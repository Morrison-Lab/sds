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Markov Chain Monte Carlo</w:t>
      </w:r>
    </w:p>
    <w:p>
      <w:pPr>
        <w:pStyle w:val="Date"/>
      </w:pPr>
      <w:del w:id="1" w:author="PR Preview" w:date="2026-01-01T00:00:00Z">
        <w:r>
          <w:delText xml:space="preserve">Last modified: 2026-10-22 15:19:15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15:45:15 (PDT)</w:t>
        </w:r>
      </w:ins>
    </w:p>
    <w:p>
      <w:pPr>
        <w:pStyle w:val="FirstParagraph"/>
      </w:pPr>
      <w:r>
        <w:t xml:space="preserve">This page explains why most posterior distributions must be simulated,</w:t>
      </w:r>
      <w:r>
        <w:t xml:space="preserve"> </w:t>
      </w:r>
      <w:r>
        <w:t xml:space="preserve">introduces Monte Carlo integration and Markov chains,</w:t>
      </w:r>
      <w:r>
        <w:t xml:space="preserve"> </w:t>
      </w:r>
      <w:r>
        <w:t xml:space="preserve">describes the Metropolis–Hastings and Gibbs samplers,</w:t>
      </w:r>
      <w:r>
        <w:t xml:space="preserve"> </w:t>
      </w:r>
      <w:r>
        <w:t xml:space="preserve">shows how to check a sampler’s output,</w:t>
      </w:r>
      <w:r>
        <w:t xml:space="preserve"> </w:t>
      </w:r>
      <w:r>
        <w:t xml:space="preserve">and presents a criterion for comparing models</w:t>
      </w:r>
      <w:r>
        <w:t xml:space="preserve"> </w:t>
      </w:r>
      <w:r>
        <w:t xml:space="preserve">[1, Ch. 13]</w:t>
      </w:r>
      <w:r>
        <w:t xml:space="preserve">.</w:t>
      </w:r>
      <w:r>
        <w:t xml:space="preserve"> </w:t>
      </w:r>
      <w:r>
        <w:t xml:space="preserve">It builds on the priors and posteriors defined on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0">
        <w:r>
          <w:rPr>
            <w:rStyle w:val="Hyperlink"/>
            <w:i/>
            <w:iCs/>
          </w:rPr>
          <w:t xml:space="preserve">MCMC and Item Response Models</w:t>
        </w:r>
      </w:hyperlink>
      <w:r>
        <w:t xml:space="preserve"> </w:t>
      </w:r>
      <w:r>
        <w:t xml:space="preserve">(Statistical Rethinking 2026, Lecture A08).</w:t>
      </w:r>
    </w:p>
    <w:bookmarkStart w:id="38" w:name="sec-foundations"/>
    <w:p>
      <w:pPr>
        <w:pStyle w:val="Heading2"/>
      </w:pPr>
      <w:r>
        <w:t xml:space="preserve">1 Foundations of MCMC</w:t>
      </w:r>
    </w:p>
    <w:p>
      <w:pPr>
        <w:pStyle w:val="FirstParagraph"/>
      </w:pPr>
      <w:r>
        <w:t xml:space="preserve">When the posterior has a known closed form,</w:t>
      </w:r>
      <w:r>
        <w:t xml:space="preserve"> </w:t>
      </w:r>
      <w:r>
        <w:t xml:space="preserve">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we can compute its summaries exactly or sample from it directly.</w:t>
      </w:r>
      <w:r>
        <w:t xml:space="preserve"> </w:t>
      </w:r>
      <w:r>
        <w:t xml:space="preserve">In most real-world models, however,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that normalizes the posterior</w:t>
      </w:r>
      <w:r>
        <w:t xml:space="preserve"> </w:t>
      </w:r>
      <w:r>
        <w:t xml:space="preserve">cannot be computed,</w:t>
      </w:r>
      <w:r>
        <w:t xml:space="preserve"> </w:t>
      </w:r>
      <w:r>
        <w:t xml:space="preserve">so neither can the posterior’s summaries.</w:t>
      </w:r>
      <w:r>
        <w:t xml:space="preserve"> </w:t>
      </w:r>
      <w:r>
        <w:t xml:space="preserve">Markov chain Monte Carlo methods get around this problem:</w:t>
      </w:r>
      <w:r>
        <w:t xml:space="preserve"> </w:t>
      </w:r>
      <w:r>
        <w:t xml:space="preserve">instead of independent draws from the posterior,</w:t>
      </w:r>
      <w:r>
        <w:t xml:space="preserve"> </w:t>
      </w:r>
      <w:r>
        <w:t xml:space="preserve">they generate a correlated sequence of draws</w:t>
      </w:r>
      <w:r>
        <w:t xml:space="preserve"> </w:t>
      </w:r>
      <w:r>
        <w:t xml:space="preserve">whose distribution converges to the posterior</w:t>
      </w:r>
      <w:r>
        <w:t xml:space="preserve"> </w:t>
      </w:r>
      <w:r>
        <w:t xml:space="preserve">[1, Ch. 13], p. 287</w:t>
      </w:r>
      <w:r>
        <w:t xml:space="preserve">.</w:t>
      </w:r>
    </w:p>
    <w:bookmarkStart w:id="13" w:name="def-mcmc"/>
    <w:p>
      <w:pPr>
        <w:pStyle w:val="BodyText"/>
      </w:pPr>
      <w:r>
        <w:rPr>
          <w:b/>
          <w:bCs/>
        </w:rPr>
        <w:t xml:space="preserve">Definition 1 (Markov chain Monte Carlo)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Markov chain Monte Carlo (MCMC)</w:t>
      </w:r>
      <w:r>
        <w:t xml:space="preserve"> </w:t>
      </w:r>
      <w:r>
        <w:t xml:space="preserve">method for a target distribution</w:t>
      </w:r>
      <w:r>
        <w:t xml:space="preserve"> </w:t>
      </w:r>
      <w:r>
        <w:t xml:space="preserve">generates a sequence of draws</w:t>
      </w:r>
      <w:r>
        <w:t xml:space="preserve"> </w:t>
      </w:r>
      <w:r>
        <w:t xml:space="preserve">$\mathord{\smash[b]{\underset{\raise.3ex\hbox{$\scriptstyle\sim$}}{\theta}}\vphantom{\theta}}^{(1)}, \mathord{\smash[b]{\underset{\raise.3ex\hbox{$\scriptstyle\sim$}}{\theta}}\vphantom{\theta}}^{(2)}, \ldots$</w:t>
      </w:r>
      <w:r>
        <w:t xml:space="preserve">,</w:t>
      </w:r>
      <w:r>
        <w:t xml:space="preserve"> </w:t>
      </w:r>
      <w:r>
        <w:t xml:space="preserve">each drawn from a distribution that depends on the previous draw,</w:t>
      </w:r>
      <w:r>
        <w:t xml:space="preserve"> </w:t>
      </w:r>
      <w:r>
        <w:t xml:space="preserve">such that the distribution of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converges to the target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exm-mcmc"/>
    <w:p>
      <w:pPr>
        <w:pStyle w:val="BodyText"/>
      </w:pPr>
      <w:r>
        <w:rPr>
          <w:b/>
          <w:bCs/>
        </w:rPr>
        <w:t xml:space="preserve">Example 1 (A sequence that converges to the standard Gaussian)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t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0.75</m:t>
            </m:r>
          </m:e>
        </m:d>
        <m:r>
          <m:t>​</m:t>
        </m:r>
      </m:oMath>
      <w:r>
        <w:t xml:space="preserve"> </w:t>
      </w:r>
      <w:r>
        <w:t xml:space="preserve">independent of the past.</w:t>
      </w:r>
      <w:r>
        <w:t xml:space="preserve"> </w:t>
      </w:r>
      <w:r>
        <w:t xml:space="preserve">Each draw depends on the previous one.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0.5</m:t>
        </m:r>
        <m:r>
          <m:t> </m:t>
        </m:r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  <m:r>
          <m:t> 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r>
          <m:t>0.75</m:t>
        </m:r>
      </m:oMath>
      <w:r>
        <w:t xml:space="preserve">,</w:t>
      </w:r>
      <w:r>
        <w:t xml:space="preserve"> </w:t>
      </w:r>
      <w:r>
        <w:t xml:space="preserve">so from any starting value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1</m:t>
        </m:r>
      </m:oMath>
      <w:r>
        <w:t xml:space="preserve">:</w:t>
      </w:r>
      <w:r>
        <w:t xml:space="preserve"> </w:t>
      </w:r>
      <w:r>
        <w:t xml:space="preserve">the draws’ distribution converges to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sequence is an MCMC method for sampling the standard Gaussian distribution;</w:t>
      </w:r>
      <w:r>
        <w:t xml:space="preserve"> </w:t>
      </w:r>
      <w:r>
        <w:t xml:space="preserve">its draws are correlated, unlike independent draws.</w:t>
      </w:r>
    </w:p>
    <w:bookmarkEnd w:id="14"/>
    <w:bookmarkStart w:id="15" w:name="X5c773f3fae4b172848a8a43ad8556ffccaf9882"/>
    <w:p>
      <w:pPr>
        <w:pStyle w:val="Heading3"/>
      </w:pPr>
      <w:r>
        <w:t xml:space="preserve">1.1 Why the normalizing constant is hard to compute</w:t>
      </w:r>
    </w:p>
    <w:p>
      <w:pPr>
        <w:pStyle w:val="FirstParagraph"/>
      </w:pPr>
      <w:r>
        <w:t xml:space="preserve">With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 normalizing constant of the posterior is</w:t>
      </w:r>
    </w:p>
    <w:p>
      <w:pPr>
        <w:pStyle w:val="BodyText"/>
      </w:pPr>
      <w:r>
        <w:t xml:space="preserve">$$\operatorname{p}(\mathord{\smash[b]{\underset{\raise.3ex\hbox{$\scriptstyle\sim$}}{y}}\vphantom{y}}) = \int \operatorname{p}(\mathord{\smash[b]{\underset{\raise.3ex\hbox{$\scriptstyle\sim$}}{y}}\vphantom{y}}\mid \mathord{\smash[b]{\underset{\raise.3ex\hbox{$\scriptstyle\sim$}}{\theta}}\vphantom{\theta}})\, \operatorname{p}(\mathord{\smash[b]{\underset{\raise.3ex\hbox{$\scriptstyle\sim$}}{\theta}}\vphantom{\theta}})\, d\mathord{\smash[b]{\underset{\raise.3ex\hbox{$\scriptstyle\sim$}}{\theta}}\vphantom{\theta}},$$</w:t>
      </w:r>
    </w:p>
    <w:p>
      <w:pPr>
        <w:pStyle w:val="FirstParagraph"/>
      </w:pPr>
      <w:r>
        <w:t xml:space="preserve">an integral over every dimension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typically has no closed form.</w:t>
      </w:r>
      <w:r>
        <w:t xml:space="preserve"> </w:t>
      </w:r>
      <w:r>
        <w:t xml:space="preserve">Computing it numerically becomes infeasible as the dimension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grows</w:t>
      </w:r>
      <w:r>
        <w:t xml:space="preserve"> </w:t>
      </w:r>
      <w:r>
        <w:t xml:space="preserve">[1, Ch. 13], p. 287</w:t>
      </w:r>
      <w:r>
        <w:t xml:space="preserve">.</w:t>
      </w:r>
      <w:r>
        <w:t xml:space="preserve"> </w:t>
      </w:r>
      <w:r>
        <w:t xml:space="preserve">MCMC sidesteps the problem:</w:t>
      </w:r>
      <w:r>
        <w:t xml:space="preserve"> </w:t>
      </w:r>
      <w:r>
        <w:t xml:space="preserve">MCMC samplers use the posterior only through ratios</w:t>
      </w:r>
      <w:r>
        <w:t xml:space="preserve"> </w:t>
      </w:r>
      <w:r>
        <w:t xml:space="preserve">$\operatorname{p}(\mathord{\smash[b]{\underset{\raise.3ex\hbox{$\scriptstyle\sim$}}{\theta}}\vphantom{\theta}}^* \mid \mathord{\smash[b]{\underset{\raise.3ex\hbox{$\scriptstyle\sim$}}{y}}\vphantom{y}}) / \operatorname{p}(\mathord{\smash[b]{\underset{\raise.3ex\hbox{$\scriptstyle\sim$}}{\theta}}\vphantom{\theta}}\mid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in which the normalizing constant cancels.</w:t>
      </w:r>
    </w:p>
    <w:bookmarkEnd w:id="15"/>
    <w:bookmarkStart w:id="18" w:name="monte-carlo-integration"/>
    <w:p>
      <w:pPr>
        <w:pStyle w:val="Heading3"/>
      </w:pPr>
      <w:r>
        <w:t xml:space="preserve">1.2 Monte Carlo integration</w:t>
      </w:r>
    </w:p>
    <w:bookmarkStart w:id="16" w:name="def-monte-carlo-estimate"/>
    <w:p>
      <w:pPr>
        <w:pStyle w:val="FirstParagraph"/>
      </w:pPr>
      <w:r>
        <w:rPr>
          <w:b/>
          <w:bCs/>
        </w:rPr>
        <w:t xml:space="preserve">Definition 2 (Monte Carlo estimate)</w:t>
      </w:r>
      <w:r>
        <w:t xml:space="preserve"> </w:t>
      </w:r>
      <w:r>
        <w:t xml:space="preserve">Given draws</w:t>
      </w:r>
      <w:r>
        <w:t xml:space="preserve"> </w:t>
      </w:r>
      <w:r>
        <w:t xml:space="preserve">$\mathord{\smash[b]{\underset{\raise.3ex\hbox{$\scriptstyle\sim$}}{\theta}}\vphantom{\theta}}^{(1)}, \ldots, \mathord{\smash[b]{\underset{\raise.3ex\hbox{$\scriptstyle\sim$}}{\theta}}\vphantom{\theta}}^{(M)} \ \sim_{\operatorname{iid}}\ \operatorname{p}(\mathord{\smash[b]{\underset{\raise.3ex\hbox{$\scriptstyle\sim$}}{\theta}}\vphantom{\theta}}\mid \mathord{\smash[b]{\underset{\raise.3ex\hbox{$\scriptstyle\sim$}}{y}}\vphantom{y}})$</w:t>
      </w:r>
      <w:r>
        <w:t xml:space="preserve"> </w:t>
      </w:r>
      <w:r>
        <w:t xml:space="preserve">and a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estimate</w:t>
      </w:r>
      <w:r>
        <w:t xml:space="preserve"> </w:t>
      </w:r>
      <w:r>
        <w:t xml:space="preserve">of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expectation</w:t>
      </w:r>
      <w:r>
        <w:t xml:space="preserve"> </w:t>
      </w:r>
      <w:r>
        <w:t xml:space="preserve">${\mathbb{E}\mathopen{}\left[g(\mathord{\smash[b]{\underset{\raise.3ex\hbox{$\scriptstyle\sim$}}{\theta}}\vphantom{\theta}}) \mid \mathord{\smash[b]{\underset{\raise.3ex\hbox{$\scriptstyle\sim$}}{y}}\vphantom{y}}\right]\mathclose{}}$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\frac{1}{M} \sum_{m=1}^{M} g\mathopen{}\left(\mathord{\smash[b]{\underset{\raise.3ex\hbox{$\scriptstyle\sim$}}{\theta}}\vphantom{\theta}}^{(m)}\right)\mathclose{}.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p>
      <w:pPr>
        <w:pStyle w:val="BodyText"/>
      </w:pPr>
      <w:r>
        <w:t xml:space="preserve">By the law of large numbers,</w:t>
      </w:r>
      <w:r>
        <w:t xml:space="preserve"> </w:t>
      </w:r>
      <w:r>
        <w:t xml:space="preserve">a Monte Carlo estimate converges to the posterior expectation it estimates</w:t>
      </w:r>
      <w:r>
        <w:t xml:space="preserve"> </w:t>
      </w:r>
      <w:r>
        <w:t xml:space="preserve">as the number of draws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</w:t>
      </w:r>
      <w:r>
        <w:t xml:space="preserve"> </w:t>
      </w:r>
      <w:r>
        <w:t xml:space="preserve">[1, Ch. 13], p. 288</w:t>
      </w:r>
      <w:r>
        <w:t xml:space="preserve">.</w:t>
      </w:r>
      <w:r>
        <w:t xml:space="preserve"> </w:t>
      </w:r>
      <w:r>
        <w:t xml:space="preserve">The posterior mean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θ</m:t>
        </m:r>
      </m:oMath>
      <w:r>
        <w:t xml:space="preserve">)</w:t>
      </w:r>
      <w:r>
        <w:t xml:space="preserve"> </w:t>
      </w:r>
      <w:r>
        <w:t xml:space="preserve">and posterior probabilities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θ</m:t>
            </m:r>
            <m:r>
              <m:rPr>
                <m:sty m:val="p"/>
              </m:rPr>
              <m:t>≤</m:t>
            </m:r>
            <m:r>
              <m:t>c</m:t>
            </m:r>
          </m:sub>
        </m:sSub>
      </m:oMath>
      <w:r>
        <w:t xml:space="preserve">, an indicator)</w:t>
      </w:r>
      <w:r>
        <w:t xml:space="preserve"> </w:t>
      </w:r>
      <w:r>
        <w:t xml:space="preserve">are posterior expectations,</w:t>
      </w:r>
      <w:r>
        <w:t xml:space="preserve"> </w:t>
      </w:r>
      <w:r>
        <w:t xml:space="preserve">so they are estimated by averages of the draws;</w:t>
      </w:r>
      <w:r>
        <w:t xml:space="preserve"> </w:t>
      </w:r>
      <w:r>
        <w:t xml:space="preserve">posterior quantiles, and so credible-interval endpoints,</w:t>
      </w:r>
      <w:r>
        <w:t xml:space="preserve"> </w:t>
      </w:r>
      <w:r>
        <w:t xml:space="preserve">are estimated by the corresponding quantiles of the draws.</w:t>
      </w:r>
    </w:p>
    <w:bookmarkStart w:id="17" w:name="exm-mc-bernoulli"/>
    <w:p>
      <w:pPr>
        <w:pStyle w:val="BodyText"/>
      </w:pPr>
      <w:r>
        <w:rPr>
          <w:b/>
          <w:bCs/>
        </w:rPr>
        <w:t xml:space="preserve">Example 2 (Monte Carlo posterior summaries for a Bernoulli model)</w:t>
      </w:r>
      <w:r>
        <w:t xml:space="preserve"> </w:t>
      </w:r>
      <w:r>
        <w:t xml:space="preserve">The posterior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draw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values from it,</w:t>
      </w:r>
      <w:r>
        <w:t xml:space="preserve"> </w:t>
      </w:r>
      <w:r>
        <w:t xml:space="preserve">and compare Monte Carlo estimates with the exact values: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monte_carlo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(pi_draws),</w:t>
      </w:r>
      <w:r>
        <w:br/>
      </w:r>
      <w:r>
        <w:rPr>
          <w:rStyle w:val="NormalTok"/>
        </w:rPr>
        <w:t xml:space="preserve">  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(pi_draws,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mean  lower  upper</w:t>
      </w:r>
      <w:r>
        <w:br/>
      </w:r>
      <w:r>
        <w:rPr>
          <w:rStyle w:val="CommentTok"/>
        </w:rPr>
        <w:t xml:space="preserve">#&gt; exact       0.6022 0.5014 0.6988</w:t>
      </w:r>
      <w:r>
        <w:br/>
      </w:r>
      <w:r>
        <w:rPr>
          <w:rStyle w:val="CommentTok"/>
        </w:rPr>
        <w:t xml:space="preserve">#&gt; monte_carlo 0.6022 0.5011 0.7013</w:t>
      </w:r>
    </w:p>
    <w:p>
      <w:pPr>
        <w:pStyle w:val="FirstParagraph"/>
      </w:pPr>
      <w:r>
        <w:t xml:space="preserve">The two agree to about two decimal places,</w:t>
      </w:r>
      <w:r>
        <w:t xml:space="preserve"> </w:t>
      </w:r>
      <w:r>
        <w:t xml:space="preserve">and the agreement improves 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grows.</w:t>
      </w:r>
    </w:p>
    <w:bookmarkEnd w:id="17"/>
    <w:bookmarkEnd w:id="18"/>
    <w:bookmarkStart w:id="37" w:name="markov-chains"/>
    <w:p>
      <w:pPr>
        <w:pStyle w:val="Heading3"/>
      </w:pPr>
      <w:r>
        <w:t xml:space="preserve">1.3 Markov chains</w:t>
      </w:r>
    </w:p>
    <w:bookmarkStart w:id="19" w:name="def-markov-chain"/>
    <w:p>
      <w:pPr>
        <w:pStyle w:val="FirstParagraph"/>
      </w:pPr>
      <w:r>
        <w:rPr>
          <w:b/>
          <w:bCs/>
        </w:rPr>
        <w:t xml:space="preserve">Definition 3 (Markov chain)</w:t>
      </w:r>
      <w:r>
        <w:t xml:space="preserve"> </w:t>
      </w:r>
      <w:r>
        <w:t xml:space="preserve">A sequence of random variables</w:t>
      </w:r>
      <w:r>
        <w:t xml:space="preserve"> </w:t>
      </w:r>
      <w:r>
        <w:t xml:space="preserve">$\mathord{\smash[b]{\underset{\raise.3ex\hbox{$\scriptstyle\sim$}}{\theta}}\vphantom{\theta}}^{(1)}, \mathord{\smash[b]{\underset{\raise.3ex\hbox{$\scriptstyle\sim$}}{\theta}}\vphantom{\theta}}^{(2)}, \ldots$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Markov chain</w:t>
      </w:r>
      <w:r>
        <w:t xml:space="preserve"> </w:t>
      </w:r>
      <w:r>
        <w:t xml:space="preserve">if, 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distribution of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given all the earlier values</w:t>
      </w:r>
      <w:r>
        <w:t xml:space="preserve"> </w:t>
      </w:r>
      <w:r>
        <w:t xml:space="preserve">depends only on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:</w:t>
      </w:r>
    </w:p>
    <w:p>
      <w:pPr>
        <w:pStyle w:val="BodyText"/>
      </w:pPr>
      <w:r>
        <w:t xml:space="preserve">$$
    {\operatorname{p}\mathopen{}\left(\mathord{\smash[b]{\underset{\raise.3ex\hbox{$\scriptstyle\sim$}}{\theta}}\vphantom{\theta}}^{(t+1)} \mid \mathord{\smash[b]{\underset{\raise.3ex\hbox{$\scriptstyle\sim$}}{\theta}}\vphantom{\theta}}^{(t)}, \mathord{\smash[b]{\underset{\raise.3ex\hbox{$\scriptstyle\sim$}}{\theta}}\vphantom{\theta}}^{(t-1)}, \ldots, \mathord{\smash[b]{\underset{\raise.3ex\hbox{$\scriptstyle\sim$}}{\theta}}\vphantom{\theta}}^{(1)}\right)\mathclose{}}
    =
    {\operatorname{p}\mathopen{}\left(\mathord{\smash[b]{\underset{\raise.3ex\hbox{$\scriptstyle\sim$}}{\theta}}\vphantom{\theta}}^{(t+1)} \mid \mathord{\smash[b]{\underset{\raise.3ex\hbox{$\scriptstyle\sim$}}{\theta}}\vphantom{\theta}}^{(t)}\right)\mathclose{}}.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9"/>
    <w:bookmarkStart w:id="20" w:name="def-stationary-distribution"/>
    <w:p>
      <w:pPr>
        <w:pStyle w:val="BodyText"/>
      </w:pPr>
      <w:r>
        <w:rPr>
          <w:b/>
          <w:bCs/>
        </w:rPr>
        <w:t xml:space="preserve">Definition 4 (Stationary distribution)</w:t>
      </w:r>
      <w:r>
        <w:t xml:space="preserve"> </w:t>
      </w:r>
      <w:r>
        <w:t xml:space="preserve">A distribution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stationary distribution</w:t>
      </w:r>
      <w:r>
        <w:t xml:space="preserve"> </w:t>
      </w:r>
      <w:r>
        <w:t xml:space="preserve">of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if, whenever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has distribution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also has distribution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0"/>
    <w:bookmarkStart w:id="21" w:name="exm-two-state-chain"/>
    <w:p>
      <w:pPr>
        <w:pStyle w:val="BodyText"/>
      </w:pPr>
      <w:r>
        <w:rPr>
          <w:b/>
          <w:bCs/>
        </w:rPr>
        <w:t xml:space="preserve">Example 3 (A two-state weather chain)</w:t>
      </w:r>
      <w:r>
        <w:t xml:space="preserve"> </w:t>
      </w:r>
      <w:r>
        <w:t xml:space="preserve">Each day is dry or wet.</w:t>
      </w:r>
      <w:r>
        <w:t xml:space="preserve"> </w:t>
      </w:r>
      <w:r>
        <w:t xml:space="preserve">A dry day is followed by a dry day with probability 0.9,</w:t>
      </w:r>
      <w:r>
        <w:t xml:space="preserve"> </w:t>
      </w:r>
      <w:r>
        <w:t xml:space="preserve">and a wet day is followed by a dry day with probability 0.5,</w:t>
      </w:r>
      <w:r>
        <w:t xml:space="preserve"> </w:t>
      </w:r>
      <w:r>
        <w:t xml:space="preserve">whatever the weather on earlier days.</w:t>
      </w:r>
      <w:r>
        <w:t xml:space="preserve"> </w:t>
      </w:r>
      <w:r>
        <w:t xml:space="preserve">So the daily weather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</m:oMath>
      <w:r>
        <w:t xml:space="preserve"> </w:t>
      </w:r>
      <w:r>
        <w:t xml:space="preserve">be the probability that a day is dry.</w:t>
      </w:r>
      <w:r>
        <w:t xml:space="preserve"> </w:t>
      </w:r>
      <w:r>
        <w:t xml:space="preserve">For that probability to be the same the next day,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0.9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(tomorrow is dry after a dry or a wet day)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0.4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0.6</m:t>
        </m:r>
        <m:r>
          <m:t> </m:t>
        </m:r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 </w:t>
      </w:r>
      <w:r>
        <w:t xml:space="preserve">is dry with probability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and wet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A simulated chain, started on a wet day,</w:t>
      </w:r>
      <w:r>
        <w:t xml:space="preserve"> </w:t>
      </w:r>
      <w:r>
        <w:t xml:space="preserve">spends about that fraction of its days dry: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n_days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(n_days)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n_days)) {</w:t>
      </w:r>
      <w:r>
        <w:br/>
      </w:r>
      <w:r>
        <w:rPr>
          <w:rStyle w:val="NormalTok"/>
        </w:rPr>
        <w:t xml:space="preserve">  p_dry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(dry[t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dry[t]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p_dry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(dry), </w:t>
      </w:r>
      <w:r>
        <w:rPr>
          <w:rStyle w:val="AttributeTok"/>
        </w:rPr>
        <w:t xml:space="preserve">stationary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simulated stationary </w:t>
      </w:r>
      <w:r>
        <w:br/>
      </w:r>
      <w:r>
        <w:rPr>
          <w:rStyle w:val="CommentTok"/>
        </w:rPr>
        <w:t xml:space="preserve">#&gt;      0.833      0.833</w:t>
      </w:r>
    </w:p>
    <w:bookmarkEnd w:id="21"/>
    <w:bookmarkStart w:id="23" w:name="exm-ar1-chain"/>
    <w:p>
      <w:pPr>
        <w:pStyle w:val="FirstParagraph"/>
      </w:pPr>
      <w:r>
        <w:rPr>
          <w:b/>
          <w:bCs/>
        </w:rPr>
        <w:t xml:space="preserve">Example 4 (A first-order autoregressive chain)</w:t>
      </w:r>
      <w:r>
        <w:t xml:space="preserve"> </w:t>
      </w:r>
      <w:r>
        <w:t xml:space="preserve">Let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constants,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 the starting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independent of them.</w:t>
      </w:r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</w:p>
    <w:p>
      <w:pPr>
        <w:pStyle w:val="BodyText"/>
      </w:pPr>
      <w:bookmarkStart w:id="22" w:name="eq-ar1-chain-exm"/>
      <m:oMathPara>
        <m:oMathParaPr>
          <m:jc m:val="center"/>
        </m:oMathParaPr>
        <m:oMath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ρ</m:t>
          </m:r>
          <m:r>
            <m:t> </m:t>
          </m:r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+</m:t>
          </m:r>
          <m:sSup>
            <m:e>
              <m:r>
                <m:t>ε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The sequence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first-order autoregressive</w:t>
      </w:r>
      <w:r>
        <w:t xml:space="preserve"> </w:t>
      </w:r>
      <w:r>
        <w:t xml:space="preserve">process.</w:t>
      </w:r>
      <w:r>
        <w:t xml:space="preserve"> </w:t>
      </w:r>
      <w:r>
        <w:t xml:space="preserve">Each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 function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 all of them.</w:t>
      </w:r>
      <w:r>
        <w:t xml:space="preserve"> </w:t>
      </w:r>
      <w:r>
        <w:t xml:space="preserve">So, given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 any earlier values,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r>
          <m:t>s</m:t>
        </m:r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r>
              <m:t> </m:t>
            </m:r>
            <m:r>
              <m:t>s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which depends only on the current state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sequence is therefore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  <w:r>
        <w:t xml:space="preserve"> </w:t>
      </w:r>
      <w:r>
        <w:t xml:space="preserve">Unlike the chain of</w:t>
      </w:r>
      <w:r>
        <w:t xml:space="preserve"> </w:t>
      </w:r>
      <w:hyperlink w:anchor="exm-two-state-chain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its states can be any real number,</w:t>
      </w:r>
      <w:r>
        <w:t xml:space="preserve"> </w:t>
      </w:r>
      <w:r>
        <w:t xml:space="preserve">so it has a continuous state space,</w:t>
      </w:r>
      <w:r>
        <w:t xml:space="preserve"> </w:t>
      </w:r>
      <w:r>
        <w:t xml:space="preserve">like the chains that MCMC builds for a continuous parameter,</w:t>
      </w:r>
      <w:r>
        <w:t xml:space="preserve"> </w:t>
      </w:r>
      <w:r>
        <w:t xml:space="preserve">whose values lie in the parameter space.</w:t>
      </w:r>
    </w:p>
    <w:bookmarkEnd w:id="23"/>
    <w:bookmarkStart w:id="24" w:name="exr-ar1-stationary"/>
    <w:p>
      <w:pPr>
        <w:pStyle w:val="BodyText"/>
      </w:pPr>
      <w:r>
        <w:rPr>
          <w:b/>
          <w:bCs/>
        </w:rPr>
        <w:t xml:space="preserve">Exercise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find the variance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.</w:t>
      </w:r>
    </w:p>
    <w:bookmarkEnd w:id="24"/>
    <w:bookmarkStart w:id="34" w:name="sol-ar1-stationary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Suppose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a linear combination of independent Gaussian random variables,</w:t>
      </w:r>
      <w:r>
        <w:t xml:space="preserve"> </w:t>
      </w:r>
      <w:r>
        <w:t xml:space="preserve">is Gaussian</w:t>
      </w:r>
      <w:r>
        <w:t xml:space="preserve"> </w:t>
      </w:r>
      <w:r>
        <w:t xml:space="preserve">[6], Corollary 4.6.10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its mean is</w:t>
      </w:r>
    </w:p>
    <w:p>
      <w:pPr>
        <w:pStyle w:val="BodyText"/>
      </w:pPr>
      <w:bookmarkStart w:id="26" w:name="eq-ar1-stationary-exr"/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t> 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two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Independent random variables are</w:t>
      </w:r>
      <w:r>
        <w:t xml:space="preserve"> </w:t>
      </w:r>
      <w:hyperlink r:id="rId27">
        <w:r>
          <w:rPr>
            <w:rStyle w:val="Hyperlink"/>
          </w:rPr>
          <w:t xml:space="preserve">uncorrelated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ε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28">
        <w:r>
          <w:rPr>
            <w:rStyle w:val="Hyperlink"/>
          </w:rPr>
          <w:t xml:space="preserve">variance of a sum of two random variables</w:t>
        </w:r>
      </w:hyperlink>
      <w:r>
        <w:t xml:space="preserve">,</w:t>
      </w:r>
      <w:r>
        <w:t xml:space="preserve"> </w:t>
      </w:r>
      <w:r>
        <w:t xml:space="preserve">the variance is</w:t>
      </w:r>
    </w:p>
    <w:p>
      <w:pPr>
        <w:pStyle w:val="BodyText"/>
      </w:pPr>
      <w:bookmarkStart w:id="29" w:name="eq-ar1-stationary-exr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covariance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t>v</m:t>
            </m:r>
            <m:r>
              <m:rPr>
                <m:sty m:val="p"/>
              </m:rPr>
              <m:t>+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stationary exactly when</w:t>
      </w:r>
      <w:r>
        <w:t xml:space="preserve"> </w:t>
      </w:r>
      <m:oMath>
        <m:sSup>
          <m:e>
            <m:r>
              <m:t>ρ</m:t>
            </m:r>
          </m:e>
          <m:sup>
            <m:r>
              <m:t>2</m:t>
            </m:r>
          </m:sup>
        </m:sSup>
        <m:r>
          <m:t>v</m:t>
        </m:r>
        <m:r>
          <m:rPr>
            <m:sty m:val="p"/>
          </m:rPr>
          <m:t>+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v</m:t>
        </m:r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w:bookmarkStart w:id="30" w:name="eq-ar1-stationary-exr-3"/>
      <m:oMathPara>
        <m:oMathParaPr>
          <m:jc m:val="center"/>
        </m:oMathParaPr>
        <m:oMath>
          <m:eqArr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(stationarity condition)</m:t>
              </m:r>
            </m:e>
            <m:e>
              <m:r>
                <m:t>v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both sides by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, which is positive because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ρ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0"/>
    </w:p>
    <w:p>
      <w:pPr>
        <w:pStyle w:val="FirstParagraph"/>
      </w:pPr>
      <w:r>
        <w:t xml:space="preserve">The stationary distribution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instead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r>
          <m:t>v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&lt;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distribution is stationary.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stationary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0.9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0.81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0.19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5.26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 simulated chain started far from</w:t>
      </w:r>
      <w:r>
        <w:t xml:space="preserve"> </w:t>
      </w:r>
      <m:oMath>
        <m:r>
          <m:t>0</m:t>
        </m:r>
      </m:oMath>
      <w:r>
        <w:t xml:space="preserve">, at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has mean near 0 and variance near that value once its first 1,000 values are discarded: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n_iter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NormalTok"/>
        </w:rPr>
        <w:t xml:space="preserve">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theta[t]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kept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stationary_variance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mean            variance stationary_variance </w:t>
      </w:r>
      <w:r>
        <w:br/>
      </w:r>
      <w:r>
        <w:rPr>
          <w:rStyle w:val="CommentTok"/>
        </w:rPr>
        <w:t xml:space="preserve">#&gt;                0.05                5.07                5.26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That a linear combination of independent normal random variables is normal is</w:t>
            </w:r>
            <w:r>
              <w:t xml:space="preserve"> </w:t>
            </w:r>
            <w:r>
              <w:t xml:space="preserve">Casella and Berger [6], Corollary 4.6.10</w:t>
            </w:r>
            <w:r>
              <w:t xml:space="preserve">.</w:t>
            </w:r>
          </w:p>
          <w:p/>
        </w:tc>
      </w:tr>
    </w:tbl>
    <w:bookmarkEnd w:id="34"/>
    <w:bookmarkStart w:id="36" w:name="thm-ar1-stationary"/>
    <w:p>
      <w:pPr>
        <w:pStyle w:val="BodyText"/>
      </w:pPr>
      <w:r>
        <w:rPr>
          <w:b/>
          <w:bCs/>
        </w:rPr>
        <w:t xml:space="preserve">Theorem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 normal distribution with mean 0 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:</w:t>
      </w:r>
    </w:p>
    <w:p>
      <w:pPr>
        <w:pStyle w:val="BodyText"/>
      </w:pPr>
      <w:bookmarkStart w:id="35" w:name="eq-ar1-stationary"/>
      <m:oMathPara>
        <m:oMathParaPr>
          <m:jc m:val="center"/>
        </m:oMathParaPr>
        <m:oMath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5"/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ar1-stationary">
        <w:r>
          <w:rPr>
            <w:rStyle w:val="Hyperlink"/>
          </w:rPr>
          <w:t xml:space="preserve">Exercise 1</w:t>
        </w:r>
      </w:hyperlink>
      <w:r>
        <w:t xml:space="preserve">.</w:t>
      </w:r>
    </w:p>
    <w:p>
      <w:pPr>
        <w:pStyle w:val="BodyText"/>
      </w:pPr>
      <w:r>
        <w:t xml:space="preserve">Under conditions on its transition probabilities</w:t>
      </w:r>
      <w:r>
        <w:t xml:space="preserve"> </w:t>
      </w:r>
      <w:r>
        <w:t xml:space="preserve">(irreducibility, aperiodicity and positive recurrence;</w:t>
      </w:r>
      <w:r>
        <w:t xml:space="preserve"> </w:t>
      </w:r>
      <w:r>
        <w:t xml:space="preserve">for a continuous parameter, Harris positive recurrence),</w:t>
      </w:r>
      <w:r>
        <w:t xml:space="preserve"> </w:t>
      </w:r>
      <w:r>
        <w:t xml:space="preserve">a Markov chain has a unique stationary distribution</w:t>
      </w:r>
      <w:r>
        <w:t xml:space="preserve"> </w:t>
      </w:r>
      <w:r>
        <w:t xml:space="preserve">and the distribution of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converges to it</w:t>
      </w:r>
      <w:r>
        <w:t xml:space="preserve"> </w:t>
      </w:r>
      <w:r>
        <w:t xml:space="preserve">[7, Sec. 11.2], p. 279, [8, Sec. 6.6.1], Theorem 6.51, p. 234</w:t>
      </w:r>
      <w:r>
        <w:t xml:space="preserve">.</w:t>
      </w:r>
      <w:r>
        <w:t xml:space="preserve"> </w:t>
      </w:r>
      <w:r>
        <w:t xml:space="preserve">Sample means along the chain also converge to expectations under that distribution,</w:t>
      </w:r>
      <w:r>
        <w:t xml:space="preserve"> </w:t>
      </w:r>
      <w:r>
        <w:t xml:space="preserve">even though successive values are correlated</w:t>
      </w:r>
      <w:r>
        <w:t xml:space="preserve"> </w:t>
      </w:r>
      <w:r>
        <w:t xml:space="preserve">[8, Sec. 6.7.1], Theorem 6.63, p. 241, [8, Sec. 7.2], p. 269</w:t>
      </w:r>
      <w:r>
        <w:t xml:space="preserve">.</w:t>
      </w:r>
      <w:r>
        <w:t xml:space="preserve"> </w:t>
      </w:r>
      <w:r>
        <w:t xml:space="preserve">MCMC algorithms construct a Markov chain</w:t>
      </w:r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\mathord{\smash[b]{\underset{\raise.3ex\hbox{$\scriptstyle\sim$}}{y}}\vphantom{y}})$</w:t>
      </w:r>
      <w:r>
        <w:t xml:space="preserve"> </w:t>
      </w:r>
      <w:r>
        <w:t xml:space="preserve">[7, Ch. 11], p. 275</w:t>
      </w:r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can be computed from the chain’s values</w:t>
      </w:r>
      <w:r>
        <w:t xml:space="preserve"> </w:t>
      </w:r>
      <w:r>
        <w:t xml:space="preserve">in place of independent draws.</w:t>
      </w:r>
    </w:p>
    <w:bookmarkEnd w:id="37"/>
    <w:bookmarkEnd w:id="38"/>
    <w:bookmarkStart w:id="60" w:name="sec-samplers"/>
    <w:p>
      <w:pPr>
        <w:pStyle w:val="Heading2"/>
      </w:pPr>
      <w:r>
        <w:t xml:space="preserve">2 MCMC samplers</w:t>
      </w:r>
    </w:p>
    <w:bookmarkStart w:id="47" w:name="the-metropolishastings-algorithm"/>
    <w:p>
      <w:pPr>
        <w:pStyle w:val="Heading3"/>
      </w:pPr>
      <w:r>
        <w:t xml:space="preserve">2.1 The Metropolis–Hastings algorithm</w:t>
      </w:r>
    </w:p>
    <w:bookmarkStart w:id="39" w:name="def-proposal-distribution"/>
    <w:p>
      <w:pPr>
        <w:pStyle w:val="FirstParagraph"/>
      </w:pPr>
      <w:r>
        <w:rPr>
          <w:b/>
          <w:bCs/>
        </w:rPr>
        <w:t xml:space="preserve">Definition 5 (Proposal distribution)</w:t>
      </w:r>
      <w:r>
        <w:t xml:space="preserve"> </w:t>
      </w:r>
      <w:r>
        <w:t xml:space="preserve">In a Metropolis–Hastings sampler,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proposal distribution</w:t>
      </w:r>
      <w:r>
        <w:t xml:space="preserve"> </w:t>
      </w:r>
      <w:r>
        <w:t xml:space="preserve">$q(\cdot \mid \mathord{\smash[b]{\underset{\raise.3ex\hbox{$\scriptstyle\sim$}}{\theta}}\vphantom{\theta}})$</w:t>
      </w:r>
      <w:r>
        <w:t xml:space="preserve"> </w:t>
      </w:r>
      <w:r>
        <w:t xml:space="preserve">is a conditional distribution</w:t>
      </w:r>
      <w:r>
        <w:t xml:space="preserve"> </w:t>
      </w:r>
      <w:r>
        <w:t xml:space="preserve">from which a candidate value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 </w:t>
      </w:r>
      <w:r>
        <w:t xml:space="preserve">is drawn, given the current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</w:p>
    <w:bookmarkEnd w:id="39"/>
    <w:bookmarkStart w:id="40" w:name="def-symmetric-proposal"/>
    <w:p>
      <w:pPr>
        <w:pStyle w:val="BodyText"/>
      </w:pPr>
      <w:r>
        <w:rPr>
          <w:b/>
          <w:bCs/>
        </w:rPr>
        <w:t xml:space="preserve">Definition 6 (Symmetric proposal)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w:r>
        <w:t xml:space="preserve">$q(\mathord{\smash[b]{\underset{\raise.3ex\hbox{$\scriptstyle\sim$}}{\theta}}\vphantom{\theta}}^* \mid \mathord{\smash[b]{\underset{\raise.3ex\hbox{$\scriptstyle\sim$}}{\theta}}\vphantom{\theta}}) = q(\mathord{\smash[b]{\underset{\raise.3ex\hbox{$\scriptstyle\sim$}}{\theta}}\vphantom{\theta}}\mid \mathord{\smash[b]{\underset{\raise.3ex\hbox{$\scriptstyle\sim$}}{\theta}}\vphantom{\theta}}^*)$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.</w:t>
      </w:r>
    </w:p>
    <w:bookmarkEnd w:id="40"/>
    <w:bookmarkStart w:id="41" w:name="exm-proposal-distribution"/>
    <w:p>
      <w:pPr>
        <w:pStyle w:val="BodyText"/>
      </w:pPr>
      <w:r>
        <w:rPr>
          <w:b/>
          <w:bCs/>
        </w:rPr>
        <w:t xml:space="preserve">Example 5 (A Gaussian random-walk proposal)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the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draws a candidate within about</w:t>
      </w:r>
      <w:r>
        <w:t xml:space="preserve"> </w:t>
      </w:r>
      <m:oMath>
        <m:r>
          <m:rPr>
            <m:sty m:val="p"/>
          </m:rPr>
          <m:t>±</m:t>
        </m:r>
        <m:r>
          <m:t>0.1</m:t>
        </m:r>
      </m:oMath>
      <w:r>
        <w:t xml:space="preserve"> </w:t>
      </w:r>
      <w:r>
        <w:t xml:space="preserve">of the current value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: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Gaussian density depends on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only through its square.</w:t>
      </w:r>
    </w:p>
    <w:bookmarkEnd w:id="41"/>
    <w:bookmarkStart w:id="42" w:name="def-acceptance-ratio"/>
    <w:p>
      <w:pPr>
        <w:pStyle w:val="BodyText"/>
      </w:pPr>
      <w:r>
        <w:rPr>
          <w:b/>
          <w:bCs/>
        </w:rPr>
        <w:t xml:space="preserve">Definition 7 (Acceptance ratio)</w:t>
      </w:r>
      <w:r>
        <w:t xml:space="preserve"> </w:t>
      </w:r>
      <w:r>
        <w:t xml:space="preserve">For a target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 \propto \operatorname{p}(\mathord{\smash[b]{\underset{\raise.3ex\hbox{$\scriptstyle\sim$}}{y}}\vphantom{y}}\mid \mathord{\smash[b]{\underset{\raise.3ex\hbox{$\scriptstyle\sim$}}{\theta}}\vphantom{\theta}})\, \operatorname{p}(\mathord{\smash[b]{\underset{\raise.3ex\hbox{$\scriptstyle\sim$}}{\theta}}\vphantom{\theta}})$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 current value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, and a candidate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acceptance ratio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\alpha\stackrel{\text{def}}{=}
    \frac{\operatorname{p}(\mathord{\smash[b]{\underset{\raise.3ex\hbox{$\scriptstyle\sim$}}{y}}\vphantom{y}}\mid \mathord{\smash[b]{\underset{\raise.3ex\hbox{$\scriptstyle\sim$}}{\theta}}\vphantom{\theta}}^*)\, \operatorname{p}(\mathord{\smash[b]{\underset{\raise.3ex\hbox{$\scriptstyle\sim$}}{\theta}}\vphantom{\theta}}^*)}{\operatorname{p}(\mathord{\smash[b]{\underset{\raise.3ex\hbox{$\scriptstyle\sim$}}{y}}\vphantom{y}}\mid \mathord{\smash[b]{\underset{\raise.3ex\hbox{$\scriptstyle\sim$}}{\theta}}\vphantom{\theta}}^{(t)})\, \operatorname{p}(\mathord{\smash[b]{\underset{\raise.3ex\hbox{$\scriptstyle\sim$}}{\theta}}\vphantom{\theta}}^{(t)})}
    \cdot
    \frac{q(\mathord{\smash[b]{\underset{\raise.3ex\hbox{$\scriptstyle\sim$}}{\theta}}\vphantom{\theta}}^{(t)} \mid \mathord{\smash[b]{\underset{\raise.3ex\hbox{$\scriptstyle\sim$}}{\theta}}\vphantom{\theta}}^*)}{q(\mathord{\smash[b]{\underset{\raise.3ex\hbox{$\scriptstyle\sim$}}{\theta}}\vphantom{\theta}}^* \mid \mathord{\smash[b]{\underset{\raise.3ex\hbox{$\scriptstyle\sim$}}{\theta}}\vphantom{\theta}}^{(t)})}.
    $$</w:t>
      </w:r>
    </w:p>
    <w:bookmarkEnd w:id="42"/>
    <w:bookmarkStart w:id="43" w:name="exm-acceptance-ratio"/>
    <w:p>
      <w:pPr>
        <w:pStyle w:val="FirstParagraph"/>
      </w:pPr>
      <w:r>
        <w:rPr>
          <w:b/>
          <w:bCs/>
        </w:rPr>
        <w:t xml:space="preserve">Example 6 (Acceptance ratio for a Bernoulli posterior)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a uniform prior,</w:t>
      </w:r>
      <w:r>
        <w:t xml:space="preserve"> </w:t>
      </w:r>
      <w:r>
        <w:t xml:space="preserve">and the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proposal of</w:t>
      </w:r>
      <w:r>
        <w:t xml:space="preserve"> </w:t>
      </w:r>
      <w:hyperlink w:anchor="exm-proposal-distributio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terms cancel and the prior is constant,</w:t>
      </w:r>
      <w:r>
        <w:t xml:space="preserve"> </w:t>
      </w:r>
      <w:r>
        <w:t xml:space="preserve">so moving from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α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0.6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0.4</m:t>
                      </m:r>
                    </m:e>
                    <m:sup>
                      <m:r>
                        <m:t>36</m:t>
                      </m:r>
                    </m:sup>
                  </m:sSup>
                </m:num>
                <m:den>
                  <m:sSup>
                    <m:e>
                      <m:r>
                        <m:t>0.5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0.5</m:t>
                      </m:r>
                    </m:e>
                    <m:sup>
                      <m:r>
                        <m:t>36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likelihood ratio)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1.2</m:t>
                  </m:r>
                </m:e>
                <m:sup>
                  <m:r>
                    <m:t>55</m:t>
                  </m:r>
                </m:sup>
              </m:sSup>
              <m:r>
                <m:t> </m:t>
              </m:r>
              <m:sSup>
                <m:e>
                  <m:r>
                    <m:t>0.8</m:t>
                  </m:r>
                </m:e>
                <m:sup>
                  <m:r>
                    <m:t>36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powers)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reverse move, from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0.5</m:t>
        </m:r>
      </m:oMath>
      <w:r>
        <w:t xml:space="preserve">, has</w:t>
      </w:r>
      <w:r>
        <w:t xml:space="preserve"> </w:t>
      </w:r>
      <m:oMath>
        <m:r>
          <m:t>α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/</m:t>
        </m:r>
        <m:r>
          <m:t>7.35</m:t>
        </m:r>
        <m:r>
          <m:rPr>
            <m:sty m:val="p"/>
          </m:rPr>
          <m:t>≈</m:t>
        </m:r>
        <m:r>
          <m:t>0.136</m:t>
        </m:r>
      </m:oMath>
      <w:r>
        <w:t xml:space="preserve">.</w:t>
      </w:r>
    </w:p>
    <w:bookmarkEnd w:id="43"/>
    <w:bookmarkStart w:id="44" w:name="def-mh"/>
    <w:p>
      <w:pPr>
        <w:pStyle w:val="BodyText"/>
      </w:pPr>
      <w:r>
        <w:rPr>
          <w:b/>
          <w:bCs/>
        </w:rPr>
        <w:t xml:space="preserve">Definition 8 (Metropolis–Hastings algorithm)</w:t>
      </w:r>
      <w:r>
        <w:t xml:space="preserve"> </w:t>
      </w:r>
      <w:r>
        <w:t xml:space="preserve">Given a target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$q(\cdot \mid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and a starting value</w:t>
      </w:r>
      <w:r>
        <w:t xml:space="preserve"> </w:t>
      </w:r>
      <w:r>
        <w:t xml:space="preserve">$\mathord{\smash[b]{\underset{\raise.3ex\hbox{$\scriptstyle\sim$}}{\theta}}\vphantom{\theta}}^{(1)}$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Metropolis–Hastings algorithm</w:t>
      </w:r>
      <w:r>
        <w:t xml:space="preserve"> </w:t>
      </w:r>
      <w:r>
        <w:t xml:space="preserve">produces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as follows</w:t>
      </w:r>
      <w:r>
        <w:t xml:space="preserve"> </w:t>
      </w:r>
      <w:r>
        <w:t xml:space="preserve">[1, Ch. 13], p. 291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Draw a candidate</w:t>
      </w:r>
      <w:r>
        <w:t xml:space="preserve"> </w:t>
      </w:r>
      <w:r>
        <w:t xml:space="preserve">$\mathord{\smash[b]{\underset{\raise.3ex\hbox{$\scriptstyle\sim$}}{\theta}}\vphantom{\theta}}^* \sim q(\cdot \mid \mathord{\smash[b]{\underset{\raise.3ex\hbox{$\scriptstyle\sim$}}{\theta}}\vphantom{\theta}}^{(t)})$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 the</w:t>
      </w:r>
      <w:r>
        <w:t xml:space="preserve"> </w:t>
      </w:r>
      <w:hyperlink w:anchor="def-acceptance-ratio">
        <w:r>
          <w:rPr>
            <w:rStyle w:val="Hyperlink"/>
          </w:rPr>
          <w:t xml:space="preserve">acceptance ratio</w:t>
        </w:r>
      </w:hyperlink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 set</w:t>
      </w:r>
      <w:r>
        <w:t xml:space="preserve"> </w:t>
      </w:r>
      <w:r>
        <w:t xml:space="preserve">$\mathord{\smash[b]{\underset{\raise.3ex\hbox{$\scriptstyle\sim$}}{\theta}}\vphantom{\theta}}^{(t+1)} = \mathord{\smash[b]{\underset{\raise.3ex\hbox{$\scriptstyle\sim$}}{\theta}}\vphantom{\theta}}^*$</w:t>
      </w:r>
      <w:r>
        <w:t xml:space="preserve"> </w:t>
      </w:r>
      <w:r>
        <w:t xml:space="preserve">(accept the candidate);</w:t>
      </w:r>
      <w:r>
        <w:t xml:space="preserve"> </w:t>
      </w:r>
      <w:r>
        <w:t xml:space="preserve">otherwise set</w:t>
      </w:r>
      <w:r>
        <w:t xml:space="preserve"> </w:t>
      </w:r>
      <w:r>
        <w:t xml:space="preserve">$\mathord{\smash[b]{\underset{\raise.3ex\hbox{$\scriptstyle\sim$}}{\theta}}\vphantom{\theta}}^{(t+1)} = \mathord{\smash[b]{\underset{\raise.3ex\hbox{$\scriptstyle\sim$}}{\theta}}\vphantom{\theta}}^{(t)}$</w:t>
      </w:r>
      <w:r>
        <w:t xml:space="preserve"> </w:t>
      </w:r>
      <w:r>
        <w:t xml:space="preserve">(reject it).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44"/>
    <w:p>
      <w:pPr>
        <w:pStyle w:val="BodyText"/>
      </w:pPr>
      <w:r>
        <w:t xml:space="preserve">The first factor of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 the ratio</w:t>
      </w:r>
      <w:r>
        <w:t xml:space="preserve"> </w:t>
      </w:r>
      <w:r>
        <w:t xml:space="preserve">$\operatorname{p}(\mathord{\smash[b]{\underset{\raise.3ex\hbox{$\scriptstyle\sim$}}{\theta}}\vphantom{\theta}}^* \mid \mathord{\smash[b]{\underset{\raise.3ex\hbox{$\scriptstyle\sim$}}{y}}\vphantom{y}}) / \operatorname{p}(\mathord{\smash[b]{\underset{\raise.3ex\hbox{$\scriptstyle\sim$}}{\theta}}\vphantom{\theta}}^{(t)} \mid \mathord{\smash[b]{\underset{\raise.3ex\hbox{$\scriptstyle\sim$}}{y}}\vphantom{y}})$</w:t>
      </w:r>
      <w:r>
        <w:t xml:space="preserve"> </w:t>
      </w:r>
      <w:r>
        <w:t xml:space="preserve">with the normalizing constant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canceled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the posterior equation</w:t>
        </w:r>
      </w:hyperlink>
      <w:r>
        <w:t xml:space="preserve">),</w:t>
      </w:r>
      <w:r>
        <w:t xml:space="preserve"> </w:t>
      </w:r>
      <w:r>
        <w:t xml:space="preserve">so the algorithm needs only the unnormalized posterior.</w:t>
      </w:r>
      <w:r>
        <w:t xml:space="preserve"> </w:t>
      </w:r>
      <w:r>
        <w:t xml:space="preserve">When the proposal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,</w:t>
      </w:r>
      <w:r>
        <w:t xml:space="preserve"> </w:t>
      </w:r>
      <w:r>
        <w:t xml:space="preserve">as for a random walk</w:t>
      </w:r>
      <w:r>
        <w:t xml:space="preserve"> </w:t>
      </w:r>
      <w:r>
        <w:t xml:space="preserve">$\mathord{\smash[b]{\underset{\raise.3ex\hbox{$\scriptstyle\sim$}}{\theta}}\vphantom{\theta}}^* = \mathord{\smash[b]{\underset{\raise.3ex\hbox{$\scriptstyle\sim$}}{\theta}}\vphantom{\theta}}^{(t)} + \varepsilon$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drawn from a distribution symmetric about 0,</w:t>
      </w:r>
      <w:r>
        <w:t xml:space="preserve"> </w:t>
      </w:r>
      <w:r>
        <w:t xml:space="preserve">the second factor equals 1.</w:t>
      </w:r>
      <w:r>
        <w:t xml:space="preserve"> </w:t>
      </w:r>
      <w:r>
        <w:t xml:space="preserve">Provided the proposal can reach every region where the posterior is positive,</w:t>
      </w:r>
      <w:r>
        <w:t xml:space="preserve"> </w:t>
      </w:r>
      <w:r>
        <w:t xml:space="preserve">the resulting chain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[7, Sec. 11.2], pp. 279-280, [8, Sec. 7.3.1], Theorem 7.2, p. 272</w:t>
      </w:r>
      <w:r>
        <w:t xml:space="preserve">.</w:t>
      </w:r>
    </w:p>
    <w:bookmarkStart w:id="46" w:name="exm-mh-bernoulli"/>
    <w:p>
      <w:pPr>
        <w:pStyle w:val="BodyText"/>
      </w:pPr>
      <w:r>
        <w:rPr>
          <w:b/>
          <w:bCs/>
        </w:rPr>
        <w:t xml:space="preserve">Example 7 (Metropolis–Hastings for a Bernoulli model)</w:t>
      </w:r>
      <w:r>
        <w:t xml:space="preserve"> </w:t>
      </w:r>
      <w:r>
        <w:t xml:space="preserve">We sample the 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uniform prior)</w:t>
      </w:r>
      <w:r>
        <w:t xml:space="preserve"> </w:t>
      </w:r>
      <w:r>
        <w:t xml:space="preserve">with a Gaussian random-walk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proposal is symmetric,</w:t>
      </w:r>
      <w:r>
        <w:t xml:space="preserve"> </w:t>
      </w:r>
      <w:r>
        <w:t xml:space="preserve">and the uniform prior density is 1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log of the acceptance ratio is the difference of log-likelihoods,</w:t>
      </w:r>
      <w:r>
        <w:t xml:space="preserve"> </w:t>
      </w:r>
      <w:r>
        <w:t xml:space="preserve">and a proposal outside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always rejected.</w:t>
      </w:r>
    </w:p>
    <w:p>
      <w:pPr>
        <w:pStyle w:val="SourceCode"/>
      </w:pPr>
      <w:r>
        <w:rPr>
          <w:rStyle w:val="NormalTok"/>
        </w:rPr>
        <w:t xml:space="preserve">log_post_unnorm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r, 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(pi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mh_bernoulli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r, n, pi_init, </w:t>
      </w:r>
      <w:r>
        <w:rPr>
          <w:rStyle w:val="AttributeTok"/>
        </w:rPr>
        <w:t xml:space="preserve">step_sd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  chain[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pi_init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  pi_curr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chain[t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pi_prop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pi_curr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step_sd)</w:t>
      </w:r>
      <w:r>
        <w:br/>
      </w:r>
      <w:r>
        <w:rPr>
          <w:rStyle w:val="NormalTok"/>
        </w:rPr>
        <w:t xml:space="preserve">    log_alpha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(pi_prop, r, n)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(pi_curr, r, n)</w:t>
      </w:r>
      <w:r>
        <w:br/>
      </w:r>
      <w:r>
        <w:rPr>
          <w:rStyle w:val="NormalTok"/>
        </w:rPr>
        <w:t xml:space="preserve">    accept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log_alpha</w:t>
      </w:r>
      <w:r>
        <w:br/>
      </w:r>
      <w:r>
        <w:rPr>
          <w:rStyle w:val="NormalTok"/>
        </w:rPr>
        <w:t xml:space="preserve">    chain[t]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(accept) pi_prop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pi_curr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chain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mh_chain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mh_bernoulli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pi_init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acceptance_rate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(mh_chain)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mh_mean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(mh_chain),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exact_mean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acceptance_rate         mh_mean      exact_mean </w:t>
      </w:r>
      <w:r>
        <w:br/>
      </w:r>
      <w:r>
        <w:rPr>
          <w:rStyle w:val="CommentTok"/>
        </w:rPr>
        <w:t xml:space="preserve">#&gt;           0.710           0.601           0.602</w:t>
      </w:r>
    </w:p>
    <w:p>
      <w:pPr>
        <w:pStyle w:val="FirstParagraph"/>
      </w:pPr>
      <w:r>
        <w:t xml:space="preserve">Comparing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, 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ty m:val="p"/>
          </m:rPr>
          <m:t>log</m:t>
        </m:r>
        <m:r>
          <m:t>α</m:t>
        </m:r>
      </m:oMath>
      <w:r>
        <w:t xml:space="preserve"> </w:t>
      </w:r>
      <w:r>
        <w:t xml:space="preserve">accepts 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avoids computing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which can overflow or underflow.</w:t>
      </w:r>
      <w:r>
        <w:t xml:space="preserve"> </w:t>
      </w:r>
      <w:r>
        <w:t xml:space="preserve">Every accepted proposal changes the chain’s value,</w:t>
      </w:r>
      <w:r>
        <w:t xml:space="preserve"> </w:t>
      </w:r>
      <w:r>
        <w:t xml:space="preserve">so the fraction of iterations that change estimates the acceptance rate.</w:t>
      </w:r>
      <w:r>
        <w:t xml:space="preserve"> </w:t>
      </w:r>
      <w:r>
        <w:t xml:space="preserve">The chain’s sample mean is close to the exact posterior mean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</m:oMath>
      <w:r>
        <w:t xml:space="preserve">.</w:t>
      </w:r>
    </w:p>
    <w:bookmarkEnd w:id="46"/>
    <w:bookmarkEnd w:id="47"/>
    <w:bookmarkStart w:id="55" w:name="sec-burnin"/>
    <w:p>
      <w:pPr>
        <w:pStyle w:val="Heading3"/>
      </w:pPr>
      <w:r>
        <w:t xml:space="preserve">2.2 Trace plots and burn-in</w:t>
      </w:r>
    </w:p>
    <w:bookmarkStart w:id="48" w:name="def-trace-plot"/>
    <w:p>
      <w:pPr>
        <w:pStyle w:val="FirstParagraph"/>
      </w:pPr>
      <w:r>
        <w:rPr>
          <w:b/>
          <w:bCs/>
        </w:rPr>
        <w:t xml:space="preserve">Definition 9 (Trace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trace plot</w:t>
      </w:r>
      <w:r>
        <w:t xml:space="preserve"> </w:t>
      </w:r>
      <w:r>
        <w:t xml:space="preserve">of an MCMC chain</w:t>
      </w:r>
      <w:r>
        <w:t xml:space="preserve"> </w:t>
      </w:r>
      <w:r>
        <w:t xml:space="preserve">plots each sampled value of a parameter against its iteration number.</w:t>
      </w:r>
    </w:p>
    <w:bookmarkEnd w:id="48"/>
    <w:bookmarkStart w:id="49" w:name="def-burnin"/>
    <w:p>
      <w:pPr>
        <w:pStyle w:val="BodyText"/>
      </w:pPr>
      <w:r>
        <w:rPr>
          <w:b/>
          <w:bCs/>
        </w:rPr>
        <w:t xml:space="preserve">Definition 10 (Burn-in)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burn-in</w:t>
      </w:r>
      <w:r>
        <w:t xml:space="preserve"> </w:t>
      </w:r>
      <w:r>
        <w:t xml:space="preserve">period is the initial segment of an MCMC chain</w:t>
      </w:r>
      <w:r>
        <w:t xml:space="preserve"> </w:t>
      </w:r>
      <w:r>
        <w:t xml:space="preserve">that is discarded before posterior summaries are computed</w:t>
      </w:r>
      <w:r>
        <w:t xml:space="preserve"> </w:t>
      </w:r>
      <w:r>
        <w:t xml:space="preserve">[1, Ch. 13], p. 301</w:t>
      </w:r>
      <w:r>
        <w:t xml:space="preserve">.</w:t>
      </w:r>
    </w:p>
    <w:bookmarkEnd w:id="49"/>
    <w:p>
      <w:pPr>
        <w:pStyle w:val="BodyText"/>
      </w:pPr>
      <w:r>
        <w:t xml:space="preserve">A chain started far from where the posterior puts its probability</w:t>
      </w:r>
      <w:r>
        <w:t xml:space="preserve"> </w:t>
      </w:r>
      <w:r>
        <w:t xml:space="preserve">takes some iterations to get there,</w:t>
      </w:r>
      <w:r>
        <w:t xml:space="preserve"> </w:t>
      </w:r>
      <w:r>
        <w:t xml:space="preserve">and until it does, its values are not draws from the posterior.</w:t>
      </w:r>
      <w:r>
        <w:t xml:space="preserve"> </w:t>
      </w:r>
      <w:r>
        <w:t xml:space="preserve">Burn-in removes those iterations.</w:t>
      </w:r>
      <w:r>
        <w:t xml:space="preserve"> </w:t>
      </w:r>
      <w:r>
        <w:t xml:space="preserve">Its length is chosen by inspecting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of chains started from different values:</w:t>
      </w:r>
      <w:r>
        <w:t xml:space="preserve"> </w:t>
      </w:r>
      <w:r>
        <w:t xml:space="preserve">the burn-in should end after the chains have stopped drifting</w:t>
      </w:r>
      <w:r>
        <w:t xml:space="preserve"> </w:t>
      </w:r>
      <w:r>
        <w:t xml:space="preserve">and are moving around the same region.</w:t>
      </w:r>
    </w:p>
    <w:bookmarkStart w:id="54" w:name="exm-burnin"/>
    <w:p>
      <w:pPr>
        <w:pStyle w:val="BodyText"/>
      </w:pPr>
      <w:r>
        <w:rPr>
          <w:b/>
          <w:bCs/>
        </w:rPr>
        <w:t xml:space="preserve">Example 8 (Burn-in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we start two more chains at the extreme values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0.95</m:t>
        </m:r>
      </m:oMath>
      <w:r>
        <w:t xml:space="preserve">.</w:t>
      </w:r>
      <w:r>
        <w:t xml:space="preserve"> </w:t>
      </w:r>
      <w:hyperlink w:anchor="fig-mh-burnin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their first 200 iterations.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mh-burnin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chain_low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chain_high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shown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200</w:t>
            </w:r>
            <w:r>
              <w:br/>
            </w:r>
            <w:r>
              <w:rPr>
                <w:rStyle w:val="NormalTok"/>
              </w:rPr>
              <w:t xml:space="preserve">traces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(shown,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pi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(chain_low[shown], chain_high[shown]),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start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"0.05"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"0.95"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(shown))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(traces)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iteration,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pi,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start)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(pi),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"starting value"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mcmc_files/figure-docx/unnamed-chunk-1-1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</w:t>
            </w:r>
            <w:r>
              <w:t xml:space="preserve"> </w:t>
            </w:r>
            <w:hyperlink w:anchor="def-trace-plot">
              <w:r>
                <w:rPr>
                  <w:rStyle w:val="Hyperlink"/>
                </w:rPr>
                <w:t xml:space="preserve">Trace plots</w:t>
              </w:r>
            </w:hyperlink>
            <w:r>
              <w:t xml:space="preserve"> </w:t>
            </w:r>
            <w:r>
              <w:t xml:space="preserve">of the first 200 iterations</w:t>
            </w:r>
            <w:r>
              <w:t xml:space="preserve"> </w:t>
            </w:r>
            <w:r>
              <w:t xml:space="preserve">of two Metropolis–Hastings chains for the Bernoulli model,</w:t>
            </w:r>
            <w:r>
              <w:t xml:space="preserve"> </w:t>
            </w:r>
            <w:r>
              <w:t xml:space="preserve">started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0.95</m:t>
              </m:r>
            </m:oMath>
            <w:r>
              <w:t xml:space="preserve">.</w:t>
            </w:r>
          </w:p>
          <w:bookmarkEnd w:id="53"/>
        </w:tc>
      </w:tr>
    </w:tbl>
    <w:p>
      <w:pPr>
        <w:pStyle w:val="BodyText"/>
      </w:pPr>
      <w:r>
        <w:t xml:space="preserve">Both chains reach the region around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within a few dozen iterations,</w:t>
      </w:r>
      <w:r>
        <w:t xml:space="preserve"> </w:t>
      </w:r>
      <w:r>
        <w:t xml:space="preserve">and after that the two are indistinguishable,</w:t>
      </w:r>
      <w:r>
        <w:t xml:space="preserve"> </w:t>
      </w:r>
      <w:r>
        <w:t xml:space="preserve">so discarding the first 500 iterations of each</w:t>
      </w:r>
      <w:r>
        <w:t xml:space="preserve"> </w:t>
      </w:r>
      <w:r>
        <w:t xml:space="preserve">leaves a generous margin.</w:t>
      </w:r>
    </w:p>
    <w:bookmarkEnd w:id="54"/>
    <w:bookmarkEnd w:id="55"/>
    <w:bookmarkStart w:id="59" w:name="the-gibbs-sampler"/>
    <w:p>
      <w:pPr>
        <w:pStyle w:val="Heading3"/>
      </w:pPr>
      <w:r>
        <w:t xml:space="preserve">2.3 The Gibbs sampler</w:t>
      </w:r>
    </w:p>
    <w:bookmarkStart w:id="56" w:name="def-full-conditional"/>
    <w:p>
      <w:pPr>
        <w:pStyle w:val="FirstParagraph"/>
      </w:pPr>
      <w:r>
        <w:rPr>
          <w:b/>
          <w:bCs/>
        </w:rPr>
        <w:t xml:space="preserve">Definition 11 (Full conditional distribution)</w:t>
      </w:r>
      <w:r>
        <w:t xml:space="preserve"> </w:t>
      </w:r>
      <w:r>
        <w:t xml:space="preserve">For a parameter vector</w:t>
      </w:r>
      <w:r>
        <w:t xml:space="preserve"> </w:t>
      </w:r>
      <w:r>
        <w:t xml:space="preserve">$\mathord{\smash[b]{\underset{\raise.3ex\hbox{$\scriptstyle\sim$}}{\theta}}\vphantom{\theta}}= (\theta_1, \ldots, \theta_K)$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conditional distribution</w:t>
      </w:r>
      <w:r>
        <w:t xml:space="preserve"> </w:t>
      </w:r>
      <w:r>
        <w:t xml:space="preserve">of the component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its conditional distribution given the data and all the other components,</w:t>
      </w:r>
      <w:r>
        <w:t xml:space="preserve"> </w:t>
      </w:r>
      <w:r>
        <w:t xml:space="preserve">$\operatorname{p}(\theta_k \mid \mathord{\smash[b]{\underset{\raise.3ex\hbox{$\scriptstyle\sim$}}{\theta}}\vphantom{\theta}}_{-k},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$\mathord{\smash[b]{\underset{\raise.3ex\hbox{$\scriptstyle\sim$}}{\theta}}\vphantom{\theta}}_{-k}$</w:t>
      </w:r>
      <w:r>
        <w:t xml:space="preserve"> </w:t>
      </w:r>
      <w:r>
        <w:t xml:space="preserve">denotes every component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except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56"/>
    <w:bookmarkStart w:id="57" w:name="def-gibbs-sampler"/>
    <w:p>
      <w:pPr>
        <w:pStyle w:val="BodyText"/>
      </w:pPr>
      <w:r>
        <w:rPr>
          <w:b/>
          <w:bCs/>
        </w:rPr>
        <w:t xml:space="preserve">Definition 12 (Gibbs sampler)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Gibbs sampler</w:t>
      </w:r>
      <w:r>
        <w:t xml:space="preserve"> </w:t>
      </w:r>
      <w:r>
        <w:t xml:space="preserve">produces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by updating one component at a time: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it draws</w:t>
      </w:r>
      <w:r>
        <w:t xml:space="preserve"> </w:t>
      </w:r>
      <m:oMath>
        <m:sSubSup>
          <m:e>
            <m:r>
              <m:t>θ</m:t>
            </m:r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from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with each other component set to its most recent value</w:t>
      </w:r>
      <w:r>
        <w:t xml:space="preserve"> </w:t>
      </w:r>
      <w:r>
        <w:t xml:space="preserve">[1, Ch. 13], p. 293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7"/>
    <w:p>
      <w:pPr>
        <w:pStyle w:val="BodyText"/>
      </w:pPr>
      <w:r>
        <w:t xml:space="preserve">The Gibbs sampler is a special case of the</w:t>
      </w:r>
      <w:r>
        <w:t xml:space="preserve"> </w:t>
      </w:r>
      <w:hyperlink w:anchor="def-mh">
        <w:r>
          <w:rPr>
            <w:rStyle w:val="Hyperlink"/>
          </w:rPr>
          <w:t xml:space="preserve">Metropolis–Hastings algorithm</w:t>
        </w:r>
      </w:hyperlink>
      <w:r>
        <w:t xml:space="preserve">,</w:t>
      </w:r>
      <w:r>
        <w:t xml:space="preserve"> </w:t>
      </w:r>
      <w:r>
        <w:t xml:space="preserve">one component at a time,</w:t>
      </w:r>
      <w:r>
        <w:t xml:space="preserve"> </w:t>
      </w:r>
      <w:r>
        <w:t xml:space="preserve">whose proposal is the full conditional itself;</w:t>
      </w:r>
      <w:r>
        <w:t xml:space="preserve"> </w:t>
      </w:r>
      <w:r>
        <w:t xml:space="preserve">with that proposal the acceptance ratio is always 1,</w:t>
      </w:r>
      <w:r>
        <w:t xml:space="preserve"> </w:t>
      </w:r>
      <w:r>
        <w:t xml:space="preserve">so every draw is accepted</w:t>
      </w:r>
      <w:r>
        <w:t xml:space="preserve"> </w:t>
      </w:r>
      <w:r>
        <w:t xml:space="preserve">[1, Ch. 13], p. 293</w:t>
      </w:r>
      <w:r>
        <w:t xml:space="preserve">.</w:t>
      </w:r>
      <w:r>
        <w:t xml:space="preserve"> </w:t>
      </w:r>
      <w:r>
        <w:t xml:space="preserve">It needs a way to draw from each full conditional.</w:t>
      </w:r>
      <w:r>
        <w:t xml:space="preserve"> </w:t>
      </w:r>
      <w:r>
        <w:t xml:space="preserve">JAGS (</w:t>
      </w:r>
      <w:r>
        <w:t xml:space="preserve">“Just Another Gibbs Sampler”</w:t>
      </w:r>
      <w:r>
        <w:t xml:space="preserve">)</w:t>
      </w:r>
      <w:r>
        <w:t xml:space="preserve"> </w:t>
      </w:r>
      <w:r>
        <w:t xml:space="preserve">builds a Gibbs sampler from a model’s description,</w:t>
      </w:r>
      <w:r>
        <w:t xml:space="preserve"> </w:t>
      </w:r>
      <w:r>
        <w:t xml:space="preserve">choosing a sampling method for each full conditional</w:t>
      </w:r>
      <w:r>
        <w:t xml:space="preserve"> </w:t>
      </w:r>
      <w:r>
        <w:t xml:space="preserve">[1, Ch. 13]</w:t>
      </w:r>
      <w:r>
        <w:t xml:space="preserve">.</w:t>
      </w:r>
    </w:p>
    <w:bookmarkStart w:id="58" w:name="exm-gibbs-bivariate-normal"/>
    <w:p>
      <w:pPr>
        <w:pStyle w:val="BodyText"/>
      </w:pPr>
      <w:r>
        <w:rPr>
          <w:b/>
          <w:bCs/>
        </w:rPr>
        <w:t xml:space="preserve">Example 9 (Gibbs sampling from a correlated Gaussian target)</w:t>
      </w:r>
      <w:r>
        <w:t xml:space="preserve"> </w:t>
      </w:r>
      <w:r>
        <w:t xml:space="preserve">Let the target be the bivariate Gaussian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means 0, variances 1 and correlation</w:t>
      </w:r>
      <w:r>
        <w:t xml:space="preserve"> </w:t>
      </w:r>
      <m:oMath>
        <m:r>
          <m:t>ρ</m:t>
        </m:r>
      </m:oMath>
      <w:r>
        <w:t xml:space="preserve">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bSup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ρ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Sup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</m:num>
              <m:den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ρ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[6], Definition 4.5.10</w:t>
      </w:r>
      <w:r>
        <w:t xml:space="preserve">.</w:t>
      </w:r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 symmetry that of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run the Gibbs sampler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gibbs_bvn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rho) {</w:t>
      </w:r>
      <w:r>
        <w:br/>
      </w:r>
      <w:r>
        <w:rPr>
          <w:rStyle w:val="NormalTok"/>
        </w:rPr>
        <w:t xml:space="preserve">  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n_iter,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(n_iter)) {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draws[t,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draws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draws_indep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draws_corr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lag1_autocorrelation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x[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(x)])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(draws_indep[,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rho_0.99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(draws_corr[,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rho_0 rho_0.99 </w:t>
      </w:r>
      <w:r>
        <w:br/>
      </w:r>
      <w:r>
        <w:rPr>
          <w:rStyle w:val="CommentTok"/>
        </w:rPr>
        <w:t xml:space="preserve">#&gt;    0.020    0.971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successive draws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nearly uncorrelated.</w:t>
      </w:r>
      <w:r>
        <w:t xml:space="preserve"> </w:t>
      </w: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each full conditional has standard deviation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0.99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≈</m:t>
        </m:r>
        <m:r>
          <m:t>0.14</m:t>
        </m:r>
      </m:oMath>
      <w:r>
        <w:t xml:space="preserve">,</w:t>
      </w:r>
      <w:r>
        <w:t xml:space="preserve"> </w:t>
      </w:r>
      <w:r>
        <w:t xml:space="preserve">so each update moves only a short way along the narrow ridge</w:t>
      </w:r>
      <w:r>
        <w:t xml:space="preserve"> </w:t>
      </w:r>
      <w:r>
        <w:t xml:space="preserve">where the target puts its probability,</w:t>
      </w:r>
      <w:r>
        <w:t xml:space="preserve"> </w:t>
      </w:r>
      <w:r>
        <w:t xml:space="preserve">and successive draws are almost perfectly correlated:</w:t>
      </w:r>
      <w:r>
        <w:t xml:space="preserve"> </w:t>
      </w:r>
      <w:r>
        <w:t xml:space="preserve">2,000 such draws carry far less information about the target</w:t>
      </w:r>
      <w:r>
        <w:t xml:space="preserve"> </w:t>
      </w:r>
      <w:r>
        <w:t xml:space="preserve">than 2,000 independent ones.</w:t>
      </w:r>
    </w:p>
    <w:bookmarkEnd w:id="58"/>
    <w:bookmarkEnd w:id="59"/>
    <w:bookmarkEnd w:id="60"/>
    <w:bookmarkStart w:id="68" w:name="sec-diagnostics"/>
    <w:p>
      <w:pPr>
        <w:pStyle w:val="Heading2"/>
      </w:pPr>
      <w:r>
        <w:t xml:space="preserve">3 Checking and improving MCMC</w:t>
      </w:r>
    </w:p>
    <w:p>
      <w:pPr>
        <w:pStyle w:val="FirstParagraph"/>
      </w:pPr>
      <w:r>
        <w:t xml:space="preserve">Because MCMC draws are correlated,</w:t>
      </w:r>
      <w:r>
        <w:t xml:space="preserve"> </w:t>
      </w:r>
      <w:r>
        <w:t xml:space="preserve">and a chain may take many iterations to reach its stationary distribution,</w:t>
      </w:r>
      <w:r>
        <w:t xml:space="preserve"> </w:t>
      </w:r>
      <w:r>
        <w:t xml:space="preserve">we must check whether the chains have converged</w:t>
      </w:r>
      <w:r>
        <w:t xml:space="preserve"> </w:t>
      </w:r>
      <w:r>
        <w:t xml:space="preserve">before using them for inference</w:t>
      </w:r>
      <w:r>
        <w:t xml:space="preserve"> </w:t>
      </w:r>
      <w:r>
        <w:t xml:space="preserve">[1, Ch. 13], p. 302</w:t>
      </w:r>
      <w:r>
        <w:t xml:space="preserve">.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give a visual check;</w:t>
      </w:r>
      <w:r>
        <w:t xml:space="preserve"> </w:t>
      </w:r>
      <w:r>
        <w:t xml:space="preserve">the potential scale reduction factor gives a numerical one,</w:t>
      </w:r>
      <w:r>
        <w:t xml:space="preserve"> </w:t>
      </w:r>
      <w:r>
        <w:t xml:space="preserve">by comparing several chains started from different values.</w:t>
      </w:r>
    </w:p>
    <w:bookmarkStart w:id="61" w:name="def-psrf"/>
    <w:p>
      <w:pPr>
        <w:pStyle w:val="BodyText"/>
      </w:pPr>
      <w:r>
        <w:rPr>
          <w:b/>
          <w:bCs/>
        </w:rPr>
        <w:t xml:space="preserve">Definition 13 (Potential scale reduction factor)</w:t>
      </w:r>
      <w:r>
        <w:t xml:space="preserve"> </w:t>
      </w:r>
      <w:r>
        <w:t xml:space="preserve">Suppose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chains each contribute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of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after burn-in,</w:t>
      </w:r>
      <w:r>
        <w:t xml:space="preserve"> </w:t>
      </w:r>
      <w:r>
        <w:t xml:space="preserve">with chain 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overall sample mean</w:t>
      </w:r>
      <w:r>
        <w:t xml:space="preserve"> </w:t>
      </w:r>
      <m:oMath>
        <m:acc>
          <m:accPr>
            <m:chr m:val="‾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within-chain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s</m:t>
            </m:r>
          </m:e>
          <m:sub>
            <m:r>
              <m:t>m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(within-chain variance)</m:t>
              </m:r>
            </m:e>
            <m:e>
              <m:r>
                <m:t>B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θ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(between-chain variance)</m:t>
              </m:r>
            </m:e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W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(pooled variance estimate)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Gelman–Rubin potential scale reduction factor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/</m:t>
              </m:r>
              <m:r>
                <m:t>W</m:t>
              </m:r>
            </m:e>
          </m:rad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t xml:space="preserve">If the chains have all converged to the posterior,</w:t>
      </w:r>
      <w:r>
        <w:t xml:space="preserve"> </w:t>
      </w:r>
      <m:oMath>
        <m:acc>
          <m:accPr>
            <m:chr m:val="̂"/>
          </m:accPr>
          <m:e>
            <m:r>
              <m:t>V</m:t>
            </m:r>
          </m:e>
        </m:acc>
      </m:oMath>
      <w:r>
        <w:t xml:space="preserve"> </w:t>
      </w:r>
      <w:r>
        <w:t xml:space="preserve">estimates the posterior variance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approaches it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close to 1.</w:t>
      </w:r>
      <w:r>
        <w:t xml:space="preserve"> </w:t>
      </w:r>
      <w:r>
        <w:t xml:space="preserve">If the chains are still exploring different regions,</w:t>
      </w:r>
      <w:r>
        <w:t xml:space="preserve"> </w:t>
      </w:r>
      <w:r>
        <w:t xml:space="preserve">the chain means differ,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exceeds 1</w:t>
      </w:r>
      <w:r>
        <w:t xml:space="preserve"> </w:t>
      </w:r>
      <w:r>
        <w:t xml:space="preserve">[7, Sec. 11.4], pp. 283-285</w:t>
      </w:r>
      <w:r>
        <w:t xml:space="preserve">.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follows</w:t>
      </w:r>
      <w:r>
        <w:t xml:space="preserve"> </w:t>
      </w:r>
      <w:r>
        <w:t xml:space="preserve">Gelman et al. [7, Sec. 11.4], pp. 284-285</w:t>
      </w:r>
      <w:r>
        <w:t xml:space="preserve">,</w:t>
      </w:r>
      <w:r>
        <w:t xml:space="preserve"> </w:t>
      </w:r>
      <w:r>
        <w:t xml:space="preserve">except that they first split each chain in half</w:t>
      </w:r>
      <w:r>
        <w:t xml:space="preserve"> </w:t>
      </w:r>
      <w:r>
        <w:t xml:space="preserve">and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over the half-chains,</w:t>
      </w:r>
      <w:r>
        <w:t xml:space="preserve"> </w:t>
      </w:r>
      <w:r>
        <w:t xml:space="preserve">so that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also checks each chain for stationarity</w:t>
      </w:r>
      <w:r>
        <w:t xml:space="preserve"> </w:t>
      </w:r>
      <w:r>
        <w:t xml:space="preserve">[7, Sec. 11.4], p. 285, footnote 2</w:t>
      </w:r>
      <w:r>
        <w:t xml:space="preserve">.</w:t>
      </w:r>
      <w:r>
        <w:t xml:space="preserve"> </w:t>
      </w:r>
      <w:r>
        <w:t xml:space="preserve">The statistic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Gelman–Rubin statistic</w:t>
      </w:r>
      <w:r>
        <w:t xml:space="preserve">;</w:t>
      </w:r>
      <w:r>
        <w:t xml:space="preserve"> </w:t>
      </w:r>
      <w:r>
        <w:t xml:space="preserve">it formally assesses whether several chains have converged</w:t>
      </w:r>
      <w:r>
        <w:t xml:space="preserve"> </w:t>
      </w:r>
      <w:r>
        <w:t xml:space="preserve">[1, Ch. 13], p. 306</w:t>
      </w:r>
      <w:r>
        <w:t xml:space="preserve">.</w:t>
      </w:r>
      <w:r>
        <w:t xml:space="preserve"> </w:t>
      </w:r>
      <w:r>
        <w:t xml:space="preserve">Software reports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psrf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Rhat</w:t>
      </w:r>
      <w:r>
        <w:t xml:space="preserve">;</w:t>
      </w:r>
      <w:r>
        <w:t xml:space="preserve"> </w:t>
      </w:r>
      <w:r>
        <w:rPr>
          <w:rStyle w:val="VerbatimChar"/>
        </w:rPr>
        <w:t xml:space="preserve">coda::gelman.diag()</w:t>
      </w:r>
      <w:r>
        <w:t xml:space="preserve"> </w:t>
      </w:r>
      <w:r>
        <w:t xml:space="preserve">also applies a small-sample correction,</w:t>
      </w:r>
      <w:r>
        <w:t xml:space="preserve"> </w:t>
      </w:r>
      <w:r>
        <w:t xml:space="preserve">so its value differs slightly from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’s.</w:t>
      </w:r>
      <w:r>
        <w:t xml:space="preserve"> </w:t>
      </w:r>
      <w:r>
        <w:t xml:space="preserve">A value of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near 1 does not prove convergence:</w:t>
      </w:r>
      <w:r>
        <w:t xml:space="preserve"> </w:t>
      </w:r>
      <w:r>
        <w:t xml:space="preserve">chains that are all stuck in the same wrong region also agree.</w:t>
      </w:r>
    </w:p>
    <w:bookmarkStart w:id="62" w:name="exm-psrf"/>
    <w:p>
      <w:pPr>
        <w:pStyle w:val="BodyText"/>
      </w:pPr>
      <w:r>
        <w:rPr>
          <w:b/>
          <w:bCs/>
        </w:rPr>
        <w:t xml:space="preserve">Example 10 (Potential scale reduction factor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burni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we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for the two chains,</w:t>
      </w:r>
      <w:r>
        <w:t xml:space="preserve"> </w:t>
      </w:r>
      <w:r>
        <w:t xml:space="preserve">first over their first 50 iterations, which include the burn-in,</w:t>
      </w:r>
      <w:r>
        <w:t xml:space="preserve"> </w:t>
      </w:r>
      <w:r>
        <w:t xml:space="preserve">and then over iterations 501 to 5,000:</w:t>
      </w:r>
    </w:p>
    <w:p>
      <w:pPr>
        <w:pStyle w:val="SourceCode"/>
      </w:pPr>
      <w:r>
        <w:rPr>
          <w:rStyle w:val="NormalTok"/>
        </w:rPr>
        <w:t xml:space="preserve">psrf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(chains)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(chains)</w:t>
      </w:r>
      <w:r>
        <w:br/>
      </w:r>
      <w:r>
        <w:rPr>
          <w:rStyle w:val="NormalTok"/>
        </w:rPr>
        <w:t xml:space="preserve">  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(chains,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var))</w:t>
      </w:r>
      <w:r>
        <w:br/>
      </w:r>
      <w:r>
        <w:rPr>
          <w:rStyle w:val="NormalTok"/>
        </w:rPr>
        <w:t xml:space="preserve">  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(chains))</w:t>
      </w:r>
      <w:r>
        <w:br/>
      </w:r>
      <w:r>
        <w:rPr>
          <w:rStyle w:val="NormalTok"/>
        </w:rPr>
        <w:t xml:space="preserve">  v_hat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chains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(chain_low, chain_high)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first_50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after_burnin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501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first_50 after_burnin </w:t>
      </w:r>
      <w:r>
        <w:br/>
      </w:r>
      <w:r>
        <w:rPr>
          <w:rStyle w:val="CommentTok"/>
        </w:rPr>
        <w:t xml:space="preserve">#&gt;        1.648        1.001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stats::var(colMeans(chains))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θ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is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While the chains are still approaching the posterior from opposite ends,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well above 1;</w:t>
      </w:r>
      <w:r>
        <w:t xml:space="preserve"> </w:t>
      </w:r>
      <w:r>
        <w:t xml:space="preserve">after burn-in it is essentially 1.</w:t>
      </w:r>
    </w:p>
    <w:bookmarkEnd w:id="62"/>
    <w:bookmarkStart w:id="66" w:name="sec-mcmc-vs-mle"/>
    <w:p>
      <w:pPr>
        <w:pStyle w:val="Heading3"/>
      </w:pPr>
      <w:r>
        <w:t xml:space="preserve">3.1 Comparing MCMC estimates to maximum likelihood</w:t>
      </w:r>
    </w:p>
    <w:p>
      <w:pPr>
        <w:pStyle w:val="FirstParagraph"/>
      </w:pPr>
      <w:r>
        <w:t xml:space="preserve">When the prior is weak and the sample is moderate or large,</w:t>
      </w:r>
      <w:r>
        <w:t xml:space="preserve"> </w:t>
      </w:r>
      <w:r>
        <w:t xml:space="preserve">the posterior mean from a well-mixed chain</w:t>
      </w:r>
      <w:r>
        <w:t xml:space="preserve"> </w:t>
      </w:r>
      <w:r>
        <w:t xml:space="preserve">and the</w:t>
      </w:r>
      <w:r>
        <w:t xml:space="preserve"> </w:t>
      </w:r>
      <w:hyperlink r:id="rId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typically agree closely,</w:t>
      </w:r>
      <w:r>
        <w:t xml:space="preserve"> </w:t>
      </w:r>
      <w:r>
        <w:t xml:space="preserve">and the posterior standard deviation is close to the frequentist</w:t>
      </w:r>
      <w:r>
        <w:t xml:space="preserve"> </w:t>
      </w:r>
      <w:hyperlink r:id="rId6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[1, Ch. 13], p. 302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 the likelihood dominates the prior,</w:t>
      </w:r>
      <w:r>
        <w:t xml:space="preserve"> </w:t>
      </w:r>
      <w:r>
        <w:t xml:space="preserve">so the posterior concentrates near the maximum likelihood estimate.</w:t>
      </w:r>
      <w:r>
        <w:t xml:space="preserve"> </w:t>
      </w:r>
      <w:r>
        <w:t xml:space="preserve">Comparing the two is therefore a useful check on an MCMC analysis.</w:t>
      </w:r>
    </w:p>
    <w:bookmarkStart w:id="65" w:name="exm-mcmc-vs-mle"/>
    <w:p>
      <w:pPr>
        <w:pStyle w:val="BodyText"/>
      </w:pPr>
      <w:r>
        <w:rPr>
          <w:b/>
          <w:bCs/>
        </w:rPr>
        <w:t xml:space="preserve">Example 11 (Posterior mean and maximum likelihood estimate for a Bernoulli model)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maximum likelihood estimate is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with estimated standard error</w:t>
      </w:r>
      <w:r>
        <w:t xml:space="preserve"> </w:t>
      </w:r>
      <m:oMath>
        <m:rad>
          <m:radPr>
            <m:degHide m:val="on"/>
          </m:radPr>
          <m:deg/>
          <m:e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Under the uniform prior, 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),</w:t>
      </w:r>
      <w:r>
        <w:t xml:space="preserve"> </w:t>
      </w:r>
      <w:r>
        <w:t xml:space="preserve">whose mean is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whose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  <m:r>
              <m:t>b</m:t>
            </m:r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rad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[6, Sec. 3.3], p. 107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br/>
      </w:r>
      <w:r>
        <w:rPr>
          <w:rStyle w:val="NormalTok"/>
        </w:rPr>
        <w:t xml:space="preserve">pi_hat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maximum_likelihood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pi_hat,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spread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(pi_hat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estimate spread</w:t>
      </w:r>
      <w:r>
        <w:br/>
      </w:r>
      <w:r>
        <w:rPr>
          <w:rStyle w:val="CommentTok"/>
        </w:rPr>
        <w:t xml:space="preserve">#&gt; maximum_likelihood   0.6044 0.0513</w:t>
      </w:r>
      <w:r>
        <w:br/>
      </w:r>
      <w:r>
        <w:rPr>
          <w:rStyle w:val="CommentTok"/>
        </w:rPr>
        <w:t xml:space="preserve">#&gt; posterior            0.6022 0.0505</w:t>
      </w:r>
    </w:p>
    <w:p>
      <w:pPr>
        <w:pStyle w:val="FirstParagraph"/>
      </w:pPr>
      <w:r>
        <w:t xml:space="preserve">The two estimates differ only through the prior’s pseudo-counts,</w:t>
      </w:r>
      <w:r>
        <w:t xml:space="preserve"> </w:t>
      </w:r>
      <w:r>
        <w:t xml:space="preserve">and so do the two measures of spread;</w:t>
      </w:r>
      <w:r>
        <w:t xml:space="preserve"> </w:t>
      </w:r>
      <w:r>
        <w:t xml:space="preserve">both differences vanish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The MCMC mean in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agrees with the exact posterior mean,</w:t>
      </w:r>
      <w:r>
        <w:t xml:space="preserve"> </w:t>
      </w:r>
      <w:r>
        <w:t xml:space="preserve">and so with the maximum likelihood estimate to about two decimal places.</w:t>
      </w:r>
    </w:p>
    <w:bookmarkEnd w:id="65"/>
    <w:p>
      <w:pPr>
        <w:pStyle w:val="BodyText"/>
      </w:pPr>
      <w:r>
        <w:t xml:space="preserve">A persistent discrepancy between the two</w:t>
      </w:r>
      <w:r>
        <w:t xml:space="preserve"> </w:t>
      </w:r>
      <w:r>
        <w:t xml:space="preserve">is a signal worth investigating:</w:t>
      </w:r>
      <w:r>
        <w:t xml:space="preserve"> </w:t>
      </w:r>
      <w:r>
        <w:t xml:space="preserve">it may reflect a genuinely informative prior,</w:t>
      </w:r>
      <w:r>
        <w:t xml:space="preserve"> </w:t>
      </w:r>
      <w:r>
        <w:t xml:space="preserve">an unconverged chain,</w:t>
      </w:r>
      <w:r>
        <w:t xml:space="preserve"> </w:t>
      </w:r>
      <w:r>
        <w:t xml:space="preserve">or a coding error in the model.</w:t>
      </w:r>
    </w:p>
    <w:bookmarkEnd w:id="66"/>
    <w:bookmarkStart w:id="67" w:name="sec-mcmc-parameterization"/>
    <w:p>
      <w:pPr>
        <w:pStyle w:val="Heading3"/>
      </w:pPr>
      <w:r>
        <w:t xml:space="preserve">3.2 The importance of parameterization</w:t>
      </w:r>
    </w:p>
    <w:p>
      <w:pPr>
        <w:pStyle w:val="FirstParagraph"/>
      </w:pPr>
      <w:r>
        <w:t xml:space="preserve">How a model is written affects how well its sampler mixes</w:t>
      </w:r>
      <w:r>
        <w:t xml:space="preserve"> </w:t>
      </w:r>
      <w:r>
        <w:t xml:space="preserve">[1, Ch. 13], p. 299</w:t>
      </w:r>
      <w:r>
        <w:t xml:space="preserve">.</w:t>
      </w:r>
      <w:r>
        <w:t xml:space="preserve"> </w:t>
      </w:r>
      <w:r>
        <w:t xml:space="preserve">Two algebraically equivalent parameterizations of the same model</w:t>
      </w:r>
      <w:r>
        <w:t xml:space="preserve"> </w:t>
      </w:r>
      <w:r>
        <w:t xml:space="preserve">can produce chains with very different autocorrelation.</w:t>
      </w:r>
      <w:r>
        <w:t xml:space="preserve"> </w:t>
      </w:r>
      <w:r>
        <w:t xml:space="preserve">Strong posterior correlation between parameters slows a sampler</w:t>
      </w:r>
      <w:r>
        <w:t xml:space="preserve"> </w:t>
      </w:r>
      <w:r>
        <w:t xml:space="preserve">that updates one component at a time,</w:t>
      </w:r>
      <w:r>
        <w:t xml:space="preserve"> </w:t>
      </w:r>
      <w:r>
        <w:t xml:space="preserve">because each update can move only a short way along a narrow, tilted ridge,</w:t>
      </w:r>
      <w:r>
        <w:t xml:space="preserve"> </w:t>
      </w:r>
      <w:r>
        <w:t xml:space="preserve">as</w:t>
      </w:r>
      <w:r>
        <w:t xml:space="preserve"> </w:t>
      </w:r>
      <w:hyperlink w:anchor="exm-gibbs-bivariate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shows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.</w:t>
      </w:r>
    </w:p>
    <w:p>
      <w:pPr>
        <w:pStyle w:val="BodyText"/>
      </w:pPr>
      <w:r>
        <w:t xml:space="preserve">Common remedies include</w:t>
      </w:r>
      <w:r>
        <w:t xml:space="preserve"> </w:t>
      </w:r>
      <w:r>
        <w:rPr>
          <w:i/>
          <w:iCs/>
        </w:rPr>
        <w:t xml:space="preserve">centering</w:t>
      </w:r>
      <w:r>
        <w:t xml:space="preserve"> </w:t>
      </w:r>
      <w:r>
        <w:t xml:space="preserve">predictors</w:t>
      </w:r>
      <w:r>
        <w:t xml:space="preserve"> </w:t>
      </w:r>
      <w:r>
        <w:t xml:space="preserve">(subtracting their means),</w:t>
      </w:r>
      <w:r>
        <w:t xml:space="preserve"> </w:t>
      </w:r>
      <w:r>
        <w:t xml:space="preserve">so that the intercept and slopes are less correlated,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reparameterizing</w:t>
      </w:r>
      <w:r>
        <w:t xml:space="preserve"> </w:t>
      </w:r>
      <w:r>
        <w:t xml:space="preserve">variance components</w:t>
      </w:r>
      <w:r>
        <w:t xml:space="preserve"> </w:t>
      </w:r>
      <w:r>
        <w:t xml:space="preserve">on a scale on which the posterior is more nearly symmetric.</w:t>
      </w:r>
      <w:r>
        <w:t xml:space="preserve"> </w:t>
      </w:r>
      <w:r>
        <w:t xml:space="preserve">These changes leave the model,</w:t>
      </w:r>
      <w:r>
        <w:t xml:space="preserve"> </w:t>
      </w:r>
      <w:r>
        <w:t xml:space="preserve">and so the scientific conclusions, unchanged;</w:t>
      </w:r>
      <w:r>
        <w:t xml:space="preserve"> </w:t>
      </w:r>
      <w:r>
        <w:t xml:space="preserve">they alter only the geometry the sampler must explore.</w:t>
      </w:r>
    </w:p>
    <w:bookmarkEnd w:id="67"/>
    <w:bookmarkEnd w:id="68"/>
    <w:bookmarkStart w:id="76" w:name="sec-dic"/>
    <w:p>
      <w:pPr>
        <w:pStyle w:val="Heading2"/>
      </w:pPr>
      <w:r>
        <w:t xml:space="preserve">4 Deviance information criterion</w:t>
      </w:r>
    </w:p>
    <w:p>
      <w:pPr>
        <w:pStyle w:val="FirstParagraph"/>
      </w:pPr>
      <w:r>
        <w:t xml:space="preserve">To compare models fit to the same data by Bayesian inference,</w:t>
      </w:r>
      <w:r>
        <w:t xml:space="preserve"> </w:t>
      </w:r>
      <w:r>
        <w:t xml:space="preserve">we need a measure that balances goodness of fit against complexity,</w:t>
      </w:r>
      <w:r>
        <w:t xml:space="preserve"> </w:t>
      </w:r>
      <w:r>
        <w:t xml:space="preserve">as</w:t>
      </w:r>
      <w:r>
        <w:t xml:space="preserve"> </w:t>
      </w:r>
      <w:hyperlink r:id="rId69">
        <w:r>
          <w:rPr>
            <w:rStyle w:val="Hyperlink"/>
          </w:rPr>
          <w:t xml:space="preserve">Akaike’s information criterion</w:t>
        </w:r>
      </w:hyperlink>
      <w:r>
        <w:t xml:space="preserve"> </w:t>
      </w:r>
      <w:r>
        <w:t xml:space="preserve">does for models fit by maximum likelihood.</w:t>
      </w:r>
      <w:r>
        <w:t xml:space="preserve"> </w:t>
      </w:r>
      <w:r>
        <w:t xml:space="preserve">The standard criterion computed from MCMC output</w:t>
      </w:r>
      <w:r>
        <w:t xml:space="preserve"> </w:t>
      </w:r>
      <w:r>
        <w:t xml:space="preserve">is the deviance information criterion</w:t>
      </w:r>
      <w:r>
        <w:t xml:space="preserve"> </w:t>
      </w:r>
      <w:r>
        <w:t xml:space="preserve">[1, Ch. 13], p. 306</w:t>
      </w:r>
      <w:r>
        <w:t xml:space="preserve">.</w:t>
      </w:r>
    </w:p>
    <w:bookmarkStart w:id="70" w:name="def-bayes-deviance"/>
    <w:p>
      <w:pPr>
        <w:pStyle w:val="BodyText"/>
      </w:pPr>
      <w:r>
        <w:rPr>
          <w:b/>
          <w:bCs/>
        </w:rPr>
        <w:t xml:space="preserve">Definition 14 (Deviance of a parameter value)</w:t>
      </w:r>
      <w:r>
        <w:t xml:space="preserve"> </w:t>
      </w:r>
      <w:r>
        <w:t xml:space="preserve">In the deviance information criterion,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parameter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D(\mathord{\smash[b]{\underset{\raise.3ex\hbox{$\scriptstyle\sim$}}{\theta}}\vphantom{\theta}}) \stackrel{\text{def}}{=}-2 \log \operatorname{p}(\mathord{\smash[b]{\underset{\raise.3ex\hbox{$\scriptstyle\sim$}}{y}}\vphantom{y}}\mid \mathord{\smash[b]{\underset{\raise.3ex\hbox{$\scriptstyle\sim$}}{\theta}}\vphantom{\theta}}).
    $$</w:t>
      </w:r>
    </w:p>
    <w:bookmarkEnd w:id="70"/>
    <w:bookmarkStart w:id="71" w:name="rem-bayes-deviance-constant"/>
    <w:p>
      <w:pPr>
        <w:pStyle w:val="FirstParagraph"/>
      </w:pPr>
      <w:r>
        <w:rPr>
          <w:i/>
          <w:iCs/>
        </w:rPr>
        <w:t xml:space="preserve">Remark 1</w:t>
      </w:r>
      <w:r>
        <w:t xml:space="preserve"> (Bayesian deviance and the generalized linear model deviance). </w:t>
      </w:r>
      <w:r>
        <w:t xml:space="preserve">This deviance is minus twice the log-likelihood.</w:t>
      </w:r>
      <w:r>
        <w:t xml:space="preserve"> </w:t>
      </w:r>
      <w:r>
        <w:t xml:space="preserve">A generalized linear model’s deviance subtracts the same quantity for the saturated model,</w:t>
      </w:r>
      <w:r>
        <w:t xml:space="preserve"> </w:t>
      </w:r>
      <w:r>
        <w:t xml:space="preserve">which does not depend on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so the two differ by a constant that cancels in comparisons between models of the same data.</w:t>
      </w:r>
    </w:p>
    <w:bookmarkEnd w:id="71"/>
    <w:bookmarkStart w:id="72" w:name="def-effective-parameters"/>
    <w:p>
      <w:pPr>
        <w:pStyle w:val="BodyText"/>
      </w:pPr>
      <w:r>
        <w:rPr>
          <w:b/>
          <w:bCs/>
        </w:rPr>
        <w:t xml:space="preserve">Definition 15 (Effective number of parameters)</w:t>
      </w:r>
      <w:r>
        <w:t xml:space="preserve"> </w:t>
      </w:r>
      <w:r>
        <w:t xml:space="preserve">Let</w:t>
      </w:r>
      <w:r>
        <w:t xml:space="preserve"> </w:t>
      </w:r>
      <w:r>
        <w:t xml:space="preserve">$\overline{D} \stackrel{\text{def}}{=}{\mathbb{E}\mathopen{}\left[D(\mathord{\smash[b]{\underset{\raise.3ex\hbox{$\scriptstyle\sim$}}{\theta}}\vphantom{\theta}}) \mid \mathord{\smash[b]{\underset{\raise.3ex\hbox{$\scriptstyle\sim$}}{y}}\vphantom{y}}\right]\mathclose{}}$</w:t>
      </w:r>
      <w:r>
        <w:t xml:space="preserve"> </w:t>
      </w:r>
      <w:r>
        <w:t xml:space="preserve">be the posterior mean of the</w:t>
      </w:r>
      <w:r>
        <w:t xml:space="preserve"> </w:t>
      </w:r>
      <w:hyperlink w:anchor="def-bayes-deviance">
        <w:r>
          <w:rPr>
            <w:rStyle w:val="Hyperlink"/>
          </w:rPr>
          <w:t xml:space="preserve">deviance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$\bar{\mathord{\smash[b]{\underset{\raise.3ex\hbox{$\scriptstyle\sim$}}{\theta}}\vphantom{\theta}}} \stackrel{\text{def}}{=}{\mathbb{E}\mathopen{}\left[\mathord{\smash[b]{\underset{\raise.3ex\hbox{$\scriptstyle\sim$}}{\theta}}\vphantom{\theta}}\mid \mathord{\smash[b]{\underset{\raise.3ex\hbox{$\scriptstyle\sim$}}{y}}\vphantom{y}}\right]\mathclose{}}$</w:t>
      </w:r>
      <w:r>
        <w:t xml:space="preserve"> </w:t>
      </w:r>
      <w:r>
        <w:t xml:space="preserve">be the posterior mean of the parameters.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effective number of parameters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p_D \stackrel{\text{def}}{=}\overline{D} - D(\bar{\mathord{\smash[b]{\underset{\raise.3ex\hbox{$\scriptstyle\sim$}}{\theta}}\vphantom{\theta}}}).
    $$</w:t>
      </w:r>
    </w:p>
    <w:bookmarkEnd w:id="72"/>
    <w:bookmarkStart w:id="73" w:name="def-dic"/>
    <w:p>
      <w:pPr>
        <w:pStyle w:val="FirstParagraph"/>
      </w:pPr>
      <w:r>
        <w:rPr>
          <w:b/>
          <w:bCs/>
        </w:rPr>
        <w:t xml:space="preserve">Definition 16 (Deviance information criterion)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information criterion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\operatorname{DIC} \stackrel{\text{def}}{=}D(\bar{\mathord{\smash[b]{\underset{\raise.3ex\hbox{$\scriptstyle\sim$}}{\theta}}\vphantom{\theta}}}) + 2\,p_D,
    $$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from</w:t>
      </w:r>
      <w:r>
        <w:t xml:space="preserve"> </w:t>
      </w:r>
      <w:hyperlink w:anchor="def-bayes-devianc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73"/>
    <w:p>
      <w:pPr>
        <w:pStyle w:val="BodyText"/>
      </w:pPr>
      <w:r>
        <w:t xml:space="preserve">Substituting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gives an equivalent form:</w:t>
      </w:r>
    </w:p>
    <w:p>
      <w:pPr>
        <w:pStyle w:val="BodyText"/>
      </w:pPr>
      <w:r>
        <w:t xml:space="preserve">$$
    \begin{aligned}
    \operatorname{DIC}
    &amp;= D(\bar{\mathord{\smash[b]{\underset{\raise.3ex\hbox{$\scriptstyle\sim$}}{\theta}}\vphantom{\theta}}}) + 2\mathopen{}\left(\overline{D} - D(\bar{\mathord{\smash[b]{\underset{\raise.3ex\hbox{$\scriptstyle\sim$}}{\theta}}\vphantom{\theta}}})\right)\mathclose{}
    &amp;&amp; \text{(definition of $p_D$)}\\
    &amp;= 2\overline{D} - D(\bar{\mathord{\smash[b]{\underset{\raise.3ex\hbox{$\scriptstyle\sim$}}{\theta}}\vphantom{\theta}}})
    &amp;&amp; \text{(collecting terms)}\\
    &amp;= \overline{D} + \mathopen{}\left(\overline{D} - D(\bar{\mathord{\smash[b]{\underset{\raise.3ex\hbox{$\scriptstyle\sim$}}{\theta}}\vphantom{\theta}}})\right)\mathclose{}
    &amp;&amp; \text{(splitting $2\overline{D}$)}\\
    &amp;= \overline{D} + p_D
    &amp;&amp; \text{(definition of $p_D$)}.
    \end{aligned}
    $$</w:t>
      </w:r>
    </w:p>
    <w:p>
      <w:pPr>
        <w:pStyle w:val="FirstParagraph"/>
      </w:pPr>
      <w:r>
        <w:t xml:space="preserve">The term</w:t>
      </w:r>
      <w:r>
        <w:t xml:space="preserve"> </w:t>
      </w:r>
      <w:r>
        <w:t xml:space="preserve">$D(\bar{\mathord{\smash[b]{\underset{\raise.3ex\hbox{$\scriptstyle\sim$}}{\theta}}\vphantom{\theta}}})$</w:t>
      </w:r>
      <w:r>
        <w:t xml:space="preserve"> </w:t>
      </w:r>
      <w:r>
        <w:t xml:space="preserve">rewards fit,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penalizes complexity:</w:t>
      </w:r>
      <w:r>
        <w:t xml:space="preserve"> </w:t>
      </w:r>
      <w:r>
        <w:t xml:space="preserve">it measures how much the deviance is reduced, on average,</w:t>
      </w:r>
      <w:r>
        <w:t xml:space="preserve"> </w:t>
      </w:r>
      <w:r>
        <w:t xml:space="preserve">by letting the parameters adapt to the data.</w:t>
      </w:r>
      <w:r>
        <w:t xml:space="preserve"> </w:t>
      </w:r>
      <w:r>
        <w:t xml:space="preserve">As with Akaike’s criterion, lower DIC is better,</w:t>
      </w:r>
      <w:r>
        <w:t xml:space="preserve"> </w:t>
      </w:r>
      <w:r>
        <w:t xml:space="preserve">and only differences in DIC between models fit to the same data are meaningful</w:t>
      </w:r>
      <w:r>
        <w:t xml:space="preserve"> </w:t>
      </w:r>
      <w:r>
        <w:t xml:space="preserve">[1, Ch. 13], p. 306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w:r>
        <w:t xml:space="preserve">$\bar{\mathord{\smash[b]{\underset{\raise.3ex\hbox{$\scriptstyle\sim$}}{\theta}}\vphantom{\theta}}}$</w:t>
      </w:r>
      <w:r>
        <w:t xml:space="preserve"> </w:t>
      </w:r>
      <w:r>
        <w:t xml:space="preserve">are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from the posterior draws,</w:t>
      </w:r>
      <w:r>
        <w:t xml:space="preserve"> </w:t>
      </w:r>
      <w:r>
        <w:t xml:space="preserve">so DIC is a by-product of an MCMC run.</w:t>
      </w:r>
    </w:p>
    <w:bookmarkStart w:id="74" w:name="exm-dic-bernoulli"/>
    <w:p>
      <w:pPr>
        <w:pStyle w:val="BodyText"/>
      </w:pPr>
      <w:r>
        <w:rPr>
          <w:b/>
          <w:bCs/>
        </w:rPr>
        <w:t xml:space="preserve">Example 12 (DIC for the Bernoulli model)</w:t>
      </w:r>
      <w:r>
        <w:t xml:space="preserve"> </w:t>
      </w: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log</m:t>
            </m:r>
            <m:r>
              <m:t>π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log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estimate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π</m:t>
            </m:r>
          </m:e>
        </m:acc>
      </m:oMath>
      <w:r>
        <w:t xml:space="preserve"> </w:t>
      </w:r>
      <w:r>
        <w:t xml:space="preserve">from 5,000 draws from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deviance_bernoulli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d_bar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(pi_draws))</w:t>
      </w:r>
      <w:r>
        <w:br/>
      </w:r>
      <w:r>
        <w:rPr>
          <w:rStyle w:val="NormalTok"/>
        </w:rPr>
        <w:t xml:space="preserve">d_at_mean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d_bar =</w:t>
      </w:r>
      <w:r>
        <w:rPr>
          <w:rStyle w:val="NormalTok"/>
        </w:rPr>
        <w:t xml:space="preserve"> d_bar,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d_at_mean =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p_d =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d_bar d_at_mean       p_d       dic </w:t>
      </w:r>
      <w:r>
        <w:br/>
      </w:r>
      <w:r>
        <w:rPr>
          <w:rStyle w:val="CommentTok"/>
        </w:rPr>
        <w:t xml:space="preserve">#&gt;    123.13    122.16      0.97    124.10</w:t>
      </w:r>
    </w:p>
    <w:p>
      <w:pPr>
        <w:pStyle w:val="FirstParagraph"/>
      </w:pPr>
      <w:r>
        <w:t xml:space="preserve">The model has one parameter,</w:t>
      </w:r>
      <w:r>
        <w:t xml:space="preserve"> </w:t>
      </w:r>
      <w:r>
        <w:t xml:space="preserve">and its effective number of parameters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is close to 1.</w:t>
      </w:r>
    </w:p>
    <w:bookmarkEnd w:id="74"/>
    <w:bookmarkStart w:id="75" w:name="rem-dic-caveats"/>
    <w:p>
      <w:pPr>
        <w:pStyle w:val="BodyText"/>
      </w:pPr>
      <w:r>
        <w:rPr>
          <w:i/>
          <w:iCs/>
        </w:rPr>
        <w:t xml:space="preserve">Remark 2</w:t>
      </w:r>
      <w:r>
        <w:t xml:space="preserve"> (Cautions about DIC). </w:t>
      </w:r>
      <w:r>
        <w:t xml:space="preserve">DIC should be used with care:</w:t>
      </w:r>
      <w:r>
        <w:t xml:space="preserve"> </w:t>
      </w:r>
      <w:r>
        <w:t xml:space="preserve">it can behave poorly for models with weakly identified parameters</w:t>
      </w:r>
      <w:r>
        <w:t xml:space="preserve"> </w:t>
      </w:r>
      <w:r>
        <w:t xml:space="preserve">or markedly non-Gaussian posteriors</w:t>
      </w:r>
      <w:r>
        <w:t xml:space="preserve"> </w:t>
      </w:r>
      <w:r>
        <w:t xml:space="preserve">[1, Ch. 13], p. 306</w:t>
      </w:r>
      <w:r>
        <w:t xml:space="preserve">.</w:t>
      </w:r>
    </w:p>
    <w:bookmarkEnd w:id="75"/>
    <w:bookmarkEnd w:id="76"/>
    <w:bookmarkStart w:id="100" w:name="references"/>
    <w:p>
      <w:pPr>
        <w:pStyle w:val="Heading2"/>
      </w:pPr>
      <w:r>
        <w:t xml:space="preserve">References</w:t>
      </w:r>
    </w:p>
    <w:bookmarkStart w:id="99" w:name="refs"/>
    <w:bookmarkStart w:id="78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77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78"/>
    <w:bookmarkStart w:id="80" w:name="ref-wikipedia_markov_chain_monte_carlo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 chain monte carlo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9">
        <w:r>
          <w:rPr>
            <w:rStyle w:val="Hyperlink"/>
          </w:rPr>
          <w:t xml:space="preserve">https://en.wikipedia.org/wiki/Markov_chain_Monte_Carlo</w:t>
        </w:r>
      </w:hyperlink>
    </w:p>
    <w:bookmarkEnd w:id="80"/>
    <w:bookmarkStart w:id="82" w:name="ref-wikipedia_monte_carlo_metho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“Monte carlo method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1">
        <w:r>
          <w:rPr>
            <w:rStyle w:val="Hyperlink"/>
          </w:rPr>
          <w:t xml:space="preserve">https://en.wikipedia.org/wiki/Monte_Carlo_method</w:t>
        </w:r>
      </w:hyperlink>
    </w:p>
    <w:bookmarkEnd w:id="82"/>
    <w:bookmarkStart w:id="84" w:name="ref-wikipedia_markov_chai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 chain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3">
        <w:r>
          <w:rPr>
            <w:rStyle w:val="Hyperlink"/>
          </w:rPr>
          <w:t xml:space="preserve">https://en.wikipedia.org/wiki/Markov_chain</w:t>
        </w:r>
      </w:hyperlink>
    </w:p>
    <w:bookmarkEnd w:id="84"/>
    <w:bookmarkStart w:id="86" w:name="ref-wikipedia_stationary_distribu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“Stationary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https://en.wikipedia.org/wiki/Stationary_distribution</w:t>
        </w:r>
      </w:hyperlink>
    </w:p>
    <w:bookmarkEnd w:id="86"/>
    <w:bookmarkStart w:id="88" w:name="ref-CaseBerg01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8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88"/>
    <w:bookmarkStart w:id="90" w:name="ref-gelman2013bda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A. Gelman, J. B. Carlin, H. S. Stern, D. B. Dunson, A. Vehtari, and D. B. Rubin,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, 3rd ed. in Chapman &amp; hall/CRC texts in statistical science. Boca Raton, FL: CRC Press, 2013. doi:</w:t>
      </w:r>
      <w:r>
        <w:t xml:space="preserve"> </w:t>
      </w:r>
      <w:hyperlink r:id="rId89">
        <w:r>
          <w:rPr>
            <w:rStyle w:val="Hyperlink"/>
          </w:rPr>
          <w:t xml:space="preserve">10.1201/b16018</w:t>
        </w:r>
      </w:hyperlink>
      <w:r>
        <w:t xml:space="preserve">.</w:t>
      </w:r>
    </w:p>
    <w:bookmarkEnd w:id="90"/>
    <w:bookmarkStart w:id="92" w:name="ref-robert2004mcsm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C. P. Robert and G. Casella,</w:t>
      </w:r>
      <w:r>
        <w:t xml:space="preserve"> </w:t>
      </w:r>
      <w:r>
        <w:rPr>
          <w:i/>
          <w:iCs/>
        </w:rPr>
        <w:t xml:space="preserve">Monte carlo statistical methods</w:t>
      </w:r>
      <w:r>
        <w:t xml:space="preserve">, 2nd ed. in Springer texts in statistics. New York: Springer, 2004. doi:</w:t>
      </w:r>
      <w:r>
        <w:t xml:space="preserve"> </w:t>
      </w:r>
      <w:hyperlink r:id="rId91">
        <w:r>
          <w:rPr>
            <w:rStyle w:val="Hyperlink"/>
          </w:rPr>
          <w:t xml:space="preserve">10.1007/978-1-4757-4145-2</w:t>
        </w:r>
      </w:hyperlink>
      <w:r>
        <w:t xml:space="preserve">.</w:t>
      </w:r>
    </w:p>
    <w:bookmarkEnd w:id="92"/>
    <w:bookmarkStart w:id="94" w:name="X0a397c7ca9bb93e4a8b0185e95bc53522f3477c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“Metropolis–hastings algorithm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3">
        <w:r>
          <w:rPr>
            <w:rStyle w:val="Hyperlink"/>
          </w:rPr>
          <w:t xml:space="preserve">https://en.wikipedia.org/wiki/Metropolis%E2%80%93Hastings_algorithm</w:t>
        </w:r>
      </w:hyperlink>
    </w:p>
    <w:bookmarkEnd w:id="94"/>
    <w:bookmarkStart w:id="96" w:name="ref-wikipedia_gibbs_sampling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“Gibbs sampling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5">
        <w:r>
          <w:rPr>
            <w:rStyle w:val="Hyperlink"/>
          </w:rPr>
          <w:t xml:space="preserve">https://en.wikipedia.org/wiki/Gibbs_sampling</w:t>
        </w:r>
      </w:hyperlink>
    </w:p>
    <w:bookmarkEnd w:id="96"/>
    <w:bookmarkStart w:id="98" w:name="Xd7292e24074baff789bf2200686314ff38f3ab0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“Deviance information criterion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7">
        <w:r>
          <w:rPr>
            <w:rStyle w:val="Hyperlink"/>
          </w:rPr>
          <w:t xml:space="preserve">https://en.wikipedia.org/wiki/Deviance_information_criterion</w:t>
        </w:r>
      </w:hyperlink>
    </w:p>
    <w:bookmarkEnd w:id="98"/>
    <w:bookmarkEnd w:id="99"/>
    <w:bookmarkEnd w:id="10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1" Type="http://schemas.openxmlformats.org/officeDocument/2006/relationships/image" Target="media/rId31.png"/><Relationship Id="rId50" Type="http://schemas.openxmlformats.org/officeDocument/2006/relationships/image" Target="media/rId50.png"/><Relationship Id="rId9" Type="http://schemas.openxmlformats.org/officeDocument/2006/relationships/hyperlink" Target="bayesian-inference.qmd" TargetMode="External"/><Relationship Id="rId12" Type="http://schemas.openxmlformats.org/officeDocument/2006/relationships/hyperlink" Target="bayesian-inference.qmd#def-marginal-likelihood" TargetMode="External"/><Relationship Id="rId45" Type="http://schemas.openxmlformats.org/officeDocument/2006/relationships/hyperlink" Target="bayesian-inference.qmd#eq-bayes-posterior" TargetMode="External"/><Relationship Id="rId11" Type="http://schemas.openxmlformats.org/officeDocument/2006/relationships/hyperlink" Target="bayesian-inference.qmd#exm-beta-bernoulli" TargetMode="External"/><Relationship Id="rId64" Type="http://schemas.openxmlformats.org/officeDocument/2006/relationships/hyperlink" Target="estimation.qmd#def-SE" TargetMode="External"/><Relationship Id="rId91" Type="http://schemas.openxmlformats.org/officeDocument/2006/relationships/hyperlink" Target="https://doi.org/10.1007/978-1-4757-4145-2" TargetMode="External"/><Relationship Id="rId77" Type="http://schemas.openxmlformats.org/officeDocument/2006/relationships/hyperlink" Target="https://doi.org/10.1201/9781315182780" TargetMode="External"/><Relationship Id="rId89" Type="http://schemas.openxmlformats.org/officeDocument/2006/relationships/hyperlink" Target="https://doi.org/10.1201/b16018" TargetMode="External"/><Relationship Id="rId97" Type="http://schemas.openxmlformats.org/officeDocument/2006/relationships/hyperlink" Target="https://en.wikipedia.org/wiki/Deviance_information_criterion" TargetMode="External"/><Relationship Id="rId95" Type="http://schemas.openxmlformats.org/officeDocument/2006/relationships/hyperlink" Target="https://en.wikipedia.org/wiki/Gibbs_sampling" TargetMode="External"/><Relationship Id="rId83" Type="http://schemas.openxmlformats.org/officeDocument/2006/relationships/hyperlink" Target="https://en.wikipedia.org/wiki/Markov_chain" TargetMode="External"/><Relationship Id="rId79" Type="http://schemas.openxmlformats.org/officeDocument/2006/relationships/hyperlink" Target="https://en.wikipedia.org/wiki/Markov_chain_Monte_Carlo" TargetMode="External"/><Relationship Id="rId93" Type="http://schemas.openxmlformats.org/officeDocument/2006/relationships/hyperlink" Target="https://en.wikipedia.org/wiki/Metropolis%E2%80%93Hastings_algorithm" TargetMode="External"/><Relationship Id="rId81" Type="http://schemas.openxmlformats.org/officeDocument/2006/relationships/hyperlink" Target="https://en.wikipedia.org/wiki/Monte_Carlo_method" TargetMode="External"/><Relationship Id="rId85" Type="http://schemas.openxmlformats.org/officeDocument/2006/relationships/hyperlink" Target="https://en.wikipedia.org/wiki/Stationary_distribution" TargetMode="External"/><Relationship Id="rId25" Type="http://schemas.openxmlformats.org/officeDocument/2006/relationships/hyperlink" Target="https://morrison-lab.github.io/pds/expectation.html#thm-linearity-expectation" TargetMode="External"/><Relationship Id="rId28" Type="http://schemas.openxmlformats.org/officeDocument/2006/relationships/hyperlink" Target="https://morrison-lab.github.io/pds/variance-covariance.html#cor-var-lincom2" TargetMode="External"/><Relationship Id="rId27" Type="http://schemas.openxmlformats.org/officeDocument/2006/relationships/hyperlink" Target="https://morrison-lab.github.io/pds/variance-covariance.html#thm-indpt-uncorrelated" TargetMode="External"/><Relationship Id="rId69" Type="http://schemas.openxmlformats.org/officeDocument/2006/relationships/hyperlink" Target="https://morrison-lab.github.io/rme/chapters/Linear-models-overview.html#def-aic" TargetMode="External"/><Relationship Id="rId87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https://www.youtube.com/watch?v=N_LRQUrdHag" TargetMode="External"/><Relationship Id="rId63" Type="http://schemas.openxmlformats.org/officeDocument/2006/relationships/hyperlink" Target="intro-MLEs.qmd#def-ml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yesian-inference.qmd" TargetMode="External"/><Relationship Id="rId12" Type="http://schemas.openxmlformats.org/officeDocument/2006/relationships/hyperlink" Target="bayesian-inference.qmd#def-marginal-likelihood" TargetMode="External"/><Relationship Id="rId45" Type="http://schemas.openxmlformats.org/officeDocument/2006/relationships/hyperlink" Target="bayesian-inference.qmd#eq-bayes-posterior" TargetMode="External"/><Relationship Id="rId11" Type="http://schemas.openxmlformats.org/officeDocument/2006/relationships/hyperlink" Target="bayesian-inference.qmd#exm-beta-bernoulli" TargetMode="External"/><Relationship Id="rId64" Type="http://schemas.openxmlformats.org/officeDocument/2006/relationships/hyperlink" Target="estimation.qmd#def-SE" TargetMode="External"/><Relationship Id="rId91" Type="http://schemas.openxmlformats.org/officeDocument/2006/relationships/hyperlink" Target="https://doi.org/10.1007/978-1-4757-4145-2" TargetMode="External"/><Relationship Id="rId77" Type="http://schemas.openxmlformats.org/officeDocument/2006/relationships/hyperlink" Target="https://doi.org/10.1201/9781315182780" TargetMode="External"/><Relationship Id="rId89" Type="http://schemas.openxmlformats.org/officeDocument/2006/relationships/hyperlink" Target="https://doi.org/10.1201/b16018" TargetMode="External"/><Relationship Id="rId97" Type="http://schemas.openxmlformats.org/officeDocument/2006/relationships/hyperlink" Target="https://en.wikipedia.org/wiki/Deviance_information_criterion" TargetMode="External"/><Relationship Id="rId95" Type="http://schemas.openxmlformats.org/officeDocument/2006/relationships/hyperlink" Target="https://en.wikipedia.org/wiki/Gibbs_sampling" TargetMode="External"/><Relationship Id="rId83" Type="http://schemas.openxmlformats.org/officeDocument/2006/relationships/hyperlink" Target="https://en.wikipedia.org/wiki/Markov_chain" TargetMode="External"/><Relationship Id="rId79" Type="http://schemas.openxmlformats.org/officeDocument/2006/relationships/hyperlink" Target="https://en.wikipedia.org/wiki/Markov_chain_Monte_Carlo" TargetMode="External"/><Relationship Id="rId93" Type="http://schemas.openxmlformats.org/officeDocument/2006/relationships/hyperlink" Target="https://en.wikipedia.org/wiki/Metropolis%E2%80%93Hastings_algorithm" TargetMode="External"/><Relationship Id="rId81" Type="http://schemas.openxmlformats.org/officeDocument/2006/relationships/hyperlink" Target="https://en.wikipedia.org/wiki/Monte_Carlo_method" TargetMode="External"/><Relationship Id="rId85" Type="http://schemas.openxmlformats.org/officeDocument/2006/relationships/hyperlink" Target="https://en.wikipedia.org/wiki/Stationary_distribution" TargetMode="External"/><Relationship Id="rId25" Type="http://schemas.openxmlformats.org/officeDocument/2006/relationships/hyperlink" Target="https://morrison-lab.github.io/pds/expectation.html#thm-linearity-expectation" TargetMode="External"/><Relationship Id="rId28" Type="http://schemas.openxmlformats.org/officeDocument/2006/relationships/hyperlink" Target="https://morrison-lab.github.io/pds/variance-covariance.html#cor-var-lincom2" TargetMode="External"/><Relationship Id="rId27" Type="http://schemas.openxmlformats.org/officeDocument/2006/relationships/hyperlink" Target="https://morrison-lab.github.io/pds/variance-covariance.html#thm-indpt-uncorrelated" TargetMode="External"/><Relationship Id="rId69" Type="http://schemas.openxmlformats.org/officeDocument/2006/relationships/hyperlink" Target="https://morrison-lab.github.io/rme/chapters/Linear-models-overview.html#def-aic" TargetMode="External"/><Relationship Id="rId87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https://www.youtube.com/watch?v=N_LRQUrdHag" TargetMode="External"/><Relationship Id="rId63" Type="http://schemas.openxmlformats.org/officeDocument/2006/relationships/hyperlink" Target="intro-MLEs.qmd#def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Markov Chain Monte Carlo</dc:title>
  <dc:creator/>
  <cp:keywords/>
  <dcterms:created xsi:type="dcterms:W3CDTF">2026-10-22T23:00:35Z</dcterms:created>
  <dcterms:modified xsi:type="dcterms:W3CDTF">2026-10-22T23:00:35Z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15:45:15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