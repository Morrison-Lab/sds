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13:40:01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10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25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6"/>
    <w:bookmarkStart w:id="267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1"/>
    <w:bookmarkStart w:id="286" w:name="the-score-of-one-observation"/>
    <w:p>
      <w:pPr>
        <w:pStyle w:val="Heading3"/>
      </w:pPr>
      <w:r>
        <w:t xml:space="preserve">3.4 The score of one observation</w:t>
      </w:r>
    </w:p>
    <w:bookmarkStart w:id="283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3"/>
    <w:bookmarkStart w:id="284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6"/>
    <w:bookmarkStart w:id="290" w:name="score-contributions"/>
    <w:p>
      <w:pPr>
        <w:pStyle w:val="Heading3"/>
      </w:pPr>
      <w:r>
        <w:t xml:space="preserve">3.5 Score contributions</w:t>
      </w:r>
    </w:p>
    <w:bookmarkStart w:id="287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0"/>
    <w:bookmarkStart w:id="296" w:name="the-score-function-of-the-sample"/>
    <w:p>
      <w:pPr>
        <w:pStyle w:val="Heading3"/>
      </w:pPr>
      <w:r>
        <w:t xml:space="preserve">3.6 The score function of the sample</w:t>
      </w:r>
    </w:p>
    <w:bookmarkStart w:id="293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solving-the-score-equation-1"/>
    <w:p>
      <w:pPr>
        <w:pStyle w:val="Heading3"/>
      </w:pPr>
      <w:r>
        <w:t xml:space="preserve">3.7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11" w:name="hessian-contributions"/>
    <w:p>
      <w:pPr>
        <w:pStyle w:val="Heading3"/>
      </w:pPr>
      <w:r>
        <w:t xml:space="preserve">3.8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4" w:name="X8c8339af2ad425670c84e8179c3a59730e06db9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Exercise 44 (Hessian contribution of one binary outcome as a single fraction)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In the setting of</w:t>
        </w:r>
      </w:ins>
      <w:ins w:id="6" w:author="PR Preview" w:date="2026-01-01T00:00:00Z">
        <w:r>
          <w:t xml:space="preserve"> </w:t>
        </w:r>
      </w:ins>
      <w:hyperlink w:anchor="exr-bernoulli-hessian-contribution">
        <w:ins w:id="7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write the</w:t>
        </w:r>
      </w:ins>
      <w:ins w:id="11" w:author="PR Preview" w:date="2026-01-01T00:00:00Z">
        <w:r>
          <w:t xml:space="preserve"> </w:t>
        </w:r>
      </w:ins>
      <w:hyperlink w:anchor="def-hessian">
        <w:ins w:id="12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contribution</w:t>
        </w:r>
      </w:ins>
      <w:ins w:id="15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as a single fraction, by finding a common denominator for its two terms.</w:t>
        </w:r>
      </w:ins>
    </w:p>
    <w:bookmarkEnd w:id="304"/>
    <w:bookmarkStart w:id="305" w:name="Xc7f390b0769be377b820923facf14192eed854f"/>
    <w:p>
      <w:pPr>
        <w:pStyle w:val="BodyText"/>
      </w:pPr>
      <w:ins w:id="18" w:author="PR Preview" w:date="2026-01-01T00:00:00Z">
        <w:r>
          <w:rPr>
            <w:i/>
            <w:iCs/>
          </w:rPr>
          <w:t xml:space="preserve">Solution 44</w:t>
        </w:r>
      </w:ins>
      <w:ins w:id="19" w:author="PR Preview" w:date="2026-01-01T00:00:00Z">
        <w:r>
          <w:t xml:space="preserve">. </w:t>
        </w:r>
      </w:ins>
      <w:ins w:id="20" w:author="PR Preview" w:date="2026-01-01T00:00:00Z">
        <w:r>
          <w:t xml:space="preserve">Starting from</w:t>
        </w:r>
      </w:ins>
      <w:ins w:id="21" w:author="PR Preview" w:date="2026-01-01T00:00:00Z">
        <w:r>
          <w:t xml:space="preserve"> </w:t>
        </w:r>
      </w:ins>
      <w:hyperlink w:anchor="thm-bernoulli-hessian-contribution">
        <w:ins w:id="22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4" w:author="PR Preview" w:date="2026-01-01T00:00:00Z">
        <w:r>
          <w:t xml:space="preserve">The numerator simplifies in the following steps: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5" w:author="PR Preview" w:date="2026-01-01T00:00:00Z">
        <w:r>
          <w:t xml:space="preserve">Substituting the numerator back in: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bookmarkEnd w:id="305"/>
    <w:bookmarkStart w:id="306" w:name="X62583f2cb19105f0ae0d09b97b204073b26694d"/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Corollary 2 (Hessian contribution of one binary outcome as a single fraction)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If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has observed value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its</w:t>
        </w:r>
      </w:ins>
      <w:ins w:id="36" w:author="PR Preview" w:date="2026-01-01T00:00:00Z">
        <w:r>
          <w:t xml:space="preserve"> </w:t>
        </w:r>
      </w:ins>
      <w:hyperlink w:anchor="def-hessian">
        <w:ins w:id="3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6"/>
    <w:p>
      <w:pPr>
        <w:pStyle w:val="FirstParagraph"/>
      </w:pPr>
      <w:ins w:id="40" w:author="PR Preview" w:date="2026-01-01T00:00:00Z">
        <w:r>
          <w:rPr>
            <w:i/>
            <w:iCs/>
          </w:rPr>
          <w:t xml:space="preserve">Proof</w:t>
        </w:r>
      </w:ins>
      <w:ins w:id="41" w:author="PR Preview" w:date="2026-01-01T00:00:00Z">
        <w:r>
          <w:t xml:space="preserve">. </w:t>
        </w:r>
      </w:ins>
      <w:ins w:id="42" w:author="PR Preview" w:date="2026-01-01T00:00:00Z">
        <w:r>
          <w:t xml:space="preserve">This is the solution to</w:t>
        </w:r>
      </w:ins>
      <w:ins w:id="43" w:author="PR Preview" w:date="2026-01-01T00:00:00Z">
        <w:r>
          <w:t xml:space="preserve"> </w:t>
        </w:r>
      </w:ins>
      <w:hyperlink w:anchor="X8c8339af2ad425670c84e8179c3a59730e06db9">
        <w:ins w:id="44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45" w:author="PR Preview" w:date="2026-01-01T00:00:00Z">
        <w:r>
          <w:t xml:space="preserve">, worked in</w:t>
        </w:r>
      </w:ins>
      <w:ins w:id="46" w:author="PR Preview" w:date="2026-01-01T00:00:00Z">
        <w:r>
          <w:t xml:space="preserve"> </w:t>
        </w:r>
      </w:ins>
      <w:hyperlink w:anchor="Xc7f390b0769be377b820923facf14192eed854f">
        <w:ins w:id="47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48" w:author="PR Preview" w:date="2026-01-01T00:00:00Z">
        <w:r>
          <w:t xml:space="preserve">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It follows from</w:t>
        </w:r>
      </w:ins>
      <w:ins w:id="51" w:author="PR Preview" w:date="2026-01-01T00:00:00Z">
        <w:r>
          <w:t xml:space="preserve"> </w:t>
        </w:r>
      </w:ins>
      <w:hyperlink w:anchor="thm-bernoulli-hessian-contribution">
        <w:ins w:id="52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53" w:author="PR Preview" w:date="2026-01-01T00:00:00Z">
        <w:r>
          <w:t xml:space="preserve">.</w:t>
        </w:r>
      </w:ins>
    </w:p>
    <w:bookmarkStart w:id="308" w:name="X62b4b2896bcdb95623773131c5c4760be812280"/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Exercise 45 (Hessian contribution of one binary outcome in terms of the precision and deviation)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In the setting of</w:t>
        </w:r>
      </w:ins>
      <w:ins w:id="57" w:author="PR Preview" w:date="2026-01-01T00:00:00Z">
        <w:r>
          <w:t xml:space="preserve"> </w:t>
        </w:r>
      </w:ins>
      <w:hyperlink w:anchor="exr-bernoulli-hessian-contribution">
        <w:ins w:id="58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derive the</w:t>
        </w:r>
      </w:ins>
      <w:ins w:id="62" w:author="PR Preview" w:date="2026-01-01T00:00:00Z">
        <w:r>
          <w:t xml:space="preserve"> </w:t>
        </w:r>
      </w:ins>
      <w:hyperlink w:anchor="def-hessian">
        <w:ins w:id="6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contribution</w:t>
        </w:r>
      </w:ins>
      <w:ins w:id="6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starting from the simplified</w:t>
        </w:r>
      </w:ins>
      <w:ins w:id="69" w:author="PR Preview" w:date="2026-01-01T00:00:00Z">
        <w:r>
          <w:t xml:space="preserve"> </w:t>
        </w:r>
      </w:ins>
      <w:hyperlink w:anchor="def-score">
        <w:ins w:id="7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contribution</w:t>
        </w:r>
      </w:ins>
      <w:ins w:id="73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in</w:t>
        </w:r>
      </w:ins>
      <w:ins w:id="76" w:author="PR Preview" w:date="2026-01-01T00:00:00Z">
        <w:r>
          <w:t xml:space="preserve"> </w:t>
        </w:r>
      </w:ins>
      <w:hyperlink w:anchor="thm-bernoulli-score-contribution">
        <w:ins w:id="77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with the</w:t>
        </w:r>
      </w:ins>
      <w:ins w:id="81" w:author="PR Preview" w:date="2026-01-01T00:00:00Z">
        <w:r>
          <w:t xml:space="preserve"> </w:t>
        </w:r>
      </w:ins>
      <w:hyperlink r:id="rId307">
        <w:ins w:id="8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83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 the</w:t>
        </w:r>
      </w:ins>
      <w:ins w:id="86" w:author="PR Preview" w:date="2026-01-01T00:00:00Z">
        <w:r>
          <w:t xml:space="preserve"> </w:t>
        </w:r>
      </w:ins>
      <w:hyperlink r:id="rId282">
        <w:ins w:id="87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88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89" w:author="PR Preview" w:date="2026-01-01T00:00:00Z">
        <w:r>
          <w:t xml:space="preserve">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Both</w:t>
        </w:r>
      </w:ins>
      <w:ins w:id="92" w:author="PR Preview" w:date="2026-01-01T00:00:00Z">
        <w:r>
          <w:t xml:space="preserve"> </w:t>
        </w:r>
      </w:ins>
      <m:oMath>
        <m:r>
          <m:t>τ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depend on</w:t>
        </w:r>
      </w:ins>
      <w:ins w:id="98" w:author="PR Preview" w:date="2026-01-01T00:00:00Z">
        <w:r>
          <w:t xml:space="preserve"> </w:t>
        </w:r>
      </w:ins>
      <m:oMath>
        <m:r>
          <m:t>π</m:t>
        </m:r>
      </m:oMath>
      <w:ins w:id="99" w:author="PR Preview" w:date="2026-01-01T00:00:00Z">
        <w:r>
          <w:t xml:space="preserve">, while the observed value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does not.</w:t>
        </w:r>
      </w:ins>
    </w:p>
    <w:bookmarkEnd w:id="308"/>
    <w:bookmarkStart w:id="309" w:name="X118ca6f08cfa84ccfca2ff5adbe3e35389be024"/>
    <w:p>
      <w:pPr>
        <w:pStyle w:val="BodyText"/>
      </w:pPr>
      <w:ins w:id="103" w:author="PR Preview" w:date="2026-01-01T00:00:00Z">
        <w:r>
          <w:rPr>
            <w:i/>
            <w:iCs/>
          </w:rPr>
          <w:t xml:space="preserve">Solution 45</w:t>
        </w:r>
      </w:ins>
      <w:ins w:id="104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ins w:id="105" w:author="PR Preview" w:date="2026-01-01T00:00:00Z">
        <w:r>
          <w:t xml:space="preserve">The derivative of the</w:t>
        </w:r>
      </w:ins>
      <w:ins w:id="106" w:author="PR Preview" w:date="2026-01-01T00:00:00Z">
        <w:r>
          <w:t xml:space="preserve"> </w:t>
        </w:r>
      </w:ins>
      <w:hyperlink r:id="rId282">
        <w:ins w:id="107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110" w:author="PR Preview" w:date="2026-01-01T00:00:00Z">
        <w:r>
          <w:t xml:space="preserve">The derivative of the</w:t>
        </w:r>
      </w:ins>
      <w:ins w:id="111" w:author="PR Preview" w:date="2026-01-01T00:00:00Z">
        <w:r>
          <w:t xml:space="preserve"> </w:t>
        </w:r>
      </w:ins>
      <w:hyperlink r:id="rId307">
        <w:ins w:id="11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5" w:author="PR Preview" w:date="2026-01-01T00:00:00Z">
        <w:r>
          <w:t xml:space="preserve">Substituting both derivatives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9"/>
    <w:bookmarkStart w:id="310" w:name="X843c05f3c487e1f14ee352a7d427442104f66bb"/>
    <w:p>
      <w:pPr>
        <w:pStyle w:val="FirstParagraph"/>
      </w:pPr>
      <w:ins w:id="116" w:author="PR Preview" w:date="2026-01-01T00:00:00Z">
        <w:r>
          <w:rPr>
            <w:b/>
            <w:bCs/>
          </w:rPr>
          <w:t xml:space="preserve">Corollary 3 (Hessian contribution of one binary outcome in terms of the precision and deviation)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If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has observed value</w:t>
        </w:r>
      </w:ins>
      <w:ins w:id="12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w:hyperlink r:id="rId307">
        <w:ins w:id="12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2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its</w:t>
        </w:r>
      </w:ins>
      <w:ins w:id="131" w:author="PR Preview" w:date="2026-01-01T00:00:00Z">
        <w:r>
          <w:t xml:space="preserve"> </w:t>
        </w:r>
      </w:ins>
      <w:hyperlink w:anchor="def-hessian">
        <w:ins w:id="132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contribution is, with the</w:t>
        </w:r>
      </w:ins>
      <w:ins w:id="135" w:author="PR Preview" w:date="2026-01-01T00:00:00Z">
        <w:r>
          <w:t xml:space="preserve"> </w:t>
        </w:r>
      </w:ins>
      <w:hyperlink r:id="rId282">
        <w:ins w:id="136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3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1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0"/>
    <w:p>
      <w:pPr>
        <w:pStyle w:val="FirstParagraph"/>
      </w:pPr>
      <w:ins w:id="139" w:author="PR Preview" w:date="2026-01-01T00:00:00Z">
        <w:r>
          <w:rPr>
            <w:i/>
            <w:iCs/>
          </w:rPr>
          <w:t xml:space="preserve">Proof</w:t>
        </w:r>
      </w:ins>
      <w:ins w:id="140" w:author="PR Preview" w:date="2026-01-01T00:00:00Z">
        <w:r>
          <w:t xml:space="preserve">. </w:t>
        </w:r>
      </w:ins>
      <w:ins w:id="141" w:author="PR Preview" w:date="2026-01-01T00:00:00Z">
        <w:r>
          <w:t xml:space="preserve">This is the solution to</w:t>
        </w:r>
      </w:ins>
      <w:ins w:id="142" w:author="PR Preview" w:date="2026-01-01T00:00:00Z">
        <w:r>
          <w:t xml:space="preserve"> </w:t>
        </w:r>
      </w:ins>
      <w:hyperlink w:anchor="X62b4b2896bcdb95623773131c5c4760be812280">
        <w:ins w:id="143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144" w:author="PR Preview" w:date="2026-01-01T00:00:00Z">
        <w:r>
          <w:t xml:space="preserve">, worked in</w:t>
        </w:r>
      </w:ins>
      <w:ins w:id="145" w:author="PR Preview" w:date="2026-01-01T00:00:00Z">
        <w:r>
          <w:t xml:space="preserve"> </w:t>
        </w:r>
      </w:ins>
      <w:hyperlink w:anchor="X118ca6f08cfa84ccfca2ff5adbe3e35389be024">
        <w:ins w:id="146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147" w:author="PR Preview" w:date="2026-01-01T00:00:00Z">
        <w:r>
          <w:t xml:space="preserve">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It follows from</w:t>
        </w:r>
      </w:ins>
      <w:ins w:id="150" w:author="PR Preview" w:date="2026-01-01T00:00:00Z">
        <w:r>
          <w:t xml:space="preserve"> </w:t>
        </w:r>
      </w:ins>
      <w:hyperlink w:anchor="thm-bernoulli-hessian-contribution">
        <w:ins w:id="151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152" w:author="PR Preview" w:date="2026-01-01T00:00:00Z">
        <w:r>
          <w:t xml:space="preserve">.</w:t>
        </w:r>
      </w:ins>
    </w:p>
    <w:bookmarkEnd w:id="311"/>
    <w:bookmarkStart w:id="315" w:name="the-hessian-of-the-sample"/>
    <w:p>
      <w:pPr>
        <w:pStyle w:val="Heading3"/>
      </w:pPr>
      <w:r>
        <w:t xml:space="preserve">3.9 The Hessian of the sample</w:t>
      </w:r>
    </w:p>
    <w:bookmarkStart w:id="312" w:name="exr-bernoulli-hessian-sum"/>
    <w:p>
      <w:pPr>
        <w:pStyle w:val="FirstParagraph"/>
      </w:pPr>
      <w:del w:id="153" w:author="PR Preview" w:date="2026-01-01T00:00:00Z">
        <w:r>
          <w:rPr>
            <w:b/>
            <w:bCs/>
          </w:rPr>
          <w:delText xml:space="preserve">Exercise 44 (Hessian of a binary sample)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In the setting of</w:delText>
        </w:r>
      </w:del>
      <w:del w:id="156" w:author="PR Preview" w:date="2026-01-01T00:00:00Z">
        <w:r>
          <w:delText xml:space="preserve"> </w:delText>
        </w:r>
      </w:del>
      <w:hyperlink w:anchor="exr-bernoulli-score-sum">
        <w:del w:id="157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assemble the</w:delText>
        </w:r>
      </w:del>
      <w:del w:id="161" w:author="PR Preview" w:date="2026-01-01T00:00:00Z">
        <w:r>
          <w:delText xml:space="preserve"> </w:delText>
        </w:r>
      </w:del>
      <w:hyperlink w:anchor="def-hessian">
        <w:del w:id="16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6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of the whole</w:delText>
        </w:r>
      </w:del>
      <w:del w:id="166" w:author="PR Preview" w:date="2026-01-01T00:00:00Z">
        <w:r>
          <w:delText xml:space="preserve"> </w:delText>
        </w:r>
      </w:del>
      <w:hyperlink r:id="rId292">
        <w:del w:id="167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170" w:author="PR Preview" w:date="2026-01-01T00:00:00Z">
        <w:r>
          <w:rPr>
            <w:i/>
            <w:iCs/>
          </w:rPr>
          <w:delText xml:space="preserve">Solution 44</w:delText>
        </w:r>
      </w:del>
      <w:del w:id="171" w:author="PR Preview" w:date="2026-01-01T00:00:00Z">
        <w:r>
          <w:delText xml:space="preserve">. </w:delText>
        </w:r>
      </w:del>
    </w:p>
    <w:p>
      <w:pPr>
        <w:pStyle w:val="FirstParagraph"/>
      </w:pPr>
      <w:ins w:id="172" w:author="PR Preview" w:date="2026-01-01T00:00:00Z">
        <w:r>
          <w:rPr>
            <w:b/>
            <w:bCs/>
          </w:rPr>
          <w:t xml:space="preserve">Exercise 46 (Hessian of a binary sample)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In the setting of</w:t>
        </w:r>
      </w:ins>
      <w:ins w:id="175" w:author="PR Preview" w:date="2026-01-01T00:00:00Z">
        <w:r>
          <w:t xml:space="preserve"> </w:t>
        </w:r>
      </w:ins>
      <w:hyperlink w:anchor="exr-bernoulli-score-sum">
        <w:ins w:id="176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assemble the</w:t>
        </w:r>
      </w:ins>
      <w:ins w:id="180" w:author="PR Preview" w:date="2026-01-01T00:00:00Z">
        <w:r>
          <w:t xml:space="preserve"> </w:t>
        </w:r>
      </w:ins>
      <w:hyperlink w:anchor="def-hessian">
        <w:ins w:id="18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8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of the whole</w:t>
        </w:r>
      </w:ins>
      <w:ins w:id="185" w:author="PR Preview" w:date="2026-01-01T00:00:00Z">
        <w:r>
          <w:t xml:space="preserve"> </w:t>
        </w:r>
      </w:ins>
      <w:hyperlink r:id="rId292">
        <w:ins w:id="186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from the Hessian contributions.</w:t>
        </w:r>
      </w:ins>
    </w:p>
    <w:bookmarkEnd w:id="312"/>
    <w:bookmarkStart w:id="313" w:name="sol-bernoulli-hessian-sum"/>
    <w:p>
      <w:pPr>
        <w:pStyle w:val="BodyText"/>
      </w:pPr>
      <w:ins w:id="189" w:author="PR Preview" w:date="2026-01-01T00:00:00Z">
        <w:r>
          <w:rPr>
            <w:i/>
            <w:iCs/>
          </w:rPr>
          <w:t xml:space="preserve">Solution 46</w:t>
        </w:r>
      </w:ins>
      <w:ins w:id="190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13"/>
    <w:bookmarkStart w:id="314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4"/>
    <w:p>
      <w:pPr>
        <w:pStyle w:val="FirstParagraph"/>
      </w:pPr>
      <w:del w:id="191" w:author="PR Preview" w:date="2026-01-01T00:00:00Z">
        <w:r>
          <w:rPr>
            <w:i/>
            <w:iCs/>
          </w:rPr>
          <w:delText xml:space="preserve">Proof</w:delText>
        </w:r>
      </w:del>
      <w:del w:id="192" w:author="PR Preview" w:date="2026-01-01T00:00:00Z">
        <w:r>
          <w:delText xml:space="preserve">. </w:delText>
        </w:r>
      </w:del>
      <w:del w:id="193" w:author="PR Preview" w:date="2026-01-01T00:00:00Z">
        <w:r>
          <w:delText xml:space="preserve">This is the solution to</w:delText>
        </w:r>
      </w:del>
      <w:del w:id="194" w:author="PR Preview" w:date="2026-01-01T00:00:00Z">
        <w:r>
          <w:delText xml:space="preserve"> </w:delText>
        </w:r>
      </w:del>
      <w:hyperlink w:anchor="exr-bernoulli-hessian-sum">
        <w:del w:id="195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196" w:author="PR Preview" w:date="2026-01-01T00:00:00Z">
        <w:r>
          <w:delText xml:space="preserve">, worked in</w:delText>
        </w:r>
      </w:del>
      <w:del w:id="197" w:author="PR Preview" w:date="2026-01-01T00:00:00Z">
        <w:r>
          <w:delText xml:space="preserve"> </w:delText>
        </w:r>
      </w:del>
      <w:hyperlink w:anchor="sol-bernoulli-hessian-sum">
        <w:del w:id="198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199" w:author="PR Preview" w:date="2026-01-01T00:00:00Z">
        <w:r>
          <w:delText xml:space="preserve">.</w:delText>
        </w:r>
      </w:del>
    </w:p>
    <w:p>
      <w:pPr>
        <w:pStyle w:val="FirstParagraph"/>
      </w:pPr>
      <w:ins w:id="200" w:author="PR Preview" w:date="2026-01-01T00:00:00Z">
        <w:r>
          <w:rPr>
            <w:i/>
            <w:iCs/>
          </w:rPr>
          <w:t xml:space="preserve">Proof</w:t>
        </w:r>
      </w:ins>
      <w:ins w:id="201" w:author="PR Preview" w:date="2026-01-01T00:00:00Z">
        <w:r>
          <w:t xml:space="preserve">. </w:t>
        </w:r>
      </w:ins>
      <w:ins w:id="202" w:author="PR Preview" w:date="2026-01-01T00:00:00Z">
        <w:r>
          <w:t xml:space="preserve">This is the solution to</w:t>
        </w:r>
      </w:ins>
      <w:ins w:id="203" w:author="PR Preview" w:date="2026-01-01T00:00:00Z">
        <w:r>
          <w:t xml:space="preserve"> </w:t>
        </w:r>
      </w:ins>
      <w:hyperlink w:anchor="exr-bernoulli-hessian-sum">
        <w:ins w:id="204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205" w:author="PR Preview" w:date="2026-01-01T00:00:00Z">
        <w:r>
          <w:t xml:space="preserve">, worked in</w:t>
        </w:r>
      </w:ins>
      <w:ins w:id="206" w:author="PR Preview" w:date="2026-01-01T00:00:00Z">
        <w:r>
          <w:t xml:space="preserve"> </w:t>
        </w:r>
      </w:ins>
      <w:hyperlink w:anchor="sol-bernoulli-hessian-sum">
        <w:ins w:id="207" w:author="PR Preview" w:date="2026-01-01T00:00:00Z">
          <w:r>
            <w:rPr>
              <w:rStyle w:val="Hyperlink"/>
            </w:rPr>
            <w:t xml:space="preserve">Solution 46</w:t>
          </w:r>
        </w:ins>
      </w:hyperlink>
      <w:ins w:id="208" w:author="PR Preview" w:date="2026-01-01T00:00:00Z">
        <w:r>
          <w:t xml:space="preserve">.</w:t>
        </w:r>
      </w:ins>
    </w:p>
    <w:bookmarkEnd w:id="315"/>
    <w:bookmarkStart w:id="319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16" w:name="exr-bernoulli-hessian-nd"/>
    <w:p>
      <w:pPr>
        <w:pStyle w:val="FirstParagraph"/>
      </w:pPr>
      <w:del w:id="209" w:author="PR Preview" w:date="2026-01-01T00:00:00Z">
        <w:r>
          <w:rPr>
            <w:b/>
            <w:bCs/>
          </w:rPr>
          <w:delText xml:space="preserve">Exercise 45 (Negative definiteness of the Hessian of a binary sample)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In the setting of</w:delText>
        </w:r>
      </w:del>
      <w:del w:id="212" w:author="PR Preview" w:date="2026-01-01T00:00:00Z">
        <w:r>
          <w:delText xml:space="preserve"> </w:delText>
        </w:r>
      </w:del>
      <w:hyperlink w:anchor="exr-bernoulli-hessian-sum">
        <w:del w:id="213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214" w:author="PR Preview" w:date="2026-01-01T00:00:00Z">
        <w:r>
          <w:delText xml:space="preserve">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show that the</w:delText>
        </w:r>
      </w:del>
      <w:del w:id="217" w:author="PR Preview" w:date="2026-01-01T00:00:00Z">
        <w:r>
          <w:delText xml:space="preserve"> </w:delText>
        </w:r>
      </w:del>
      <w:hyperlink w:anchor="def-hessian">
        <w:del w:id="21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1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is negative definite for every</w:delText>
        </w:r>
      </w:del>
      <w:del w:id="22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23" w:author="PR Preview" w:date="2026-01-01T00:00:00Z">
        <w:r>
          <w:delText xml:space="preserve">.</w:delText>
        </w:r>
      </w:del>
      <w:del w:id="224" w:author="PR Preview" w:date="2026-01-01T00:00:00Z">
        <w:r>
          <w:delText xml:space="preserve"> </w:delText>
        </w:r>
      </w:del>
    </w:p>
    <w:p>
      <w:pPr>
        <w:pStyle w:val="BodyText"/>
      </w:pPr>
      <w:del w:id="225" w:author="PR Preview" w:date="2026-01-01T00:00:00Z">
        <w:r>
          <w:rPr>
            <w:i/>
            <w:iCs/>
          </w:rPr>
          <w:delText xml:space="preserve">Solution 45</w:delText>
        </w:r>
      </w:del>
      <w:del w:id="226" w:author="PR Preview" w:date="2026-01-01T00:00:00Z">
        <w:r>
          <w:delText xml:space="preserve">. </w:delText>
        </w:r>
      </w:del>
      <w:del w:id="227" w:author="PR Preview" w:date="2026-01-01T00:00:00Z">
        <w:r>
          <w:delText xml:space="preserve">A</w:delText>
        </w:r>
      </w:del>
      <w:del w:id="2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matrix is negative definite exactly when its only entry is negative,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so it is enough to show</w:delText>
        </w:r>
      </w:del>
      <w:del w:id="23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235" w:author="PR Preview" w:date="2026-01-01T00:00:00Z">
        <w:r>
          <w:delText xml:space="preserve">.</w:delText>
        </w:r>
      </w:del>
    </w:p>
    <w:p>
      <w:pPr>
        <w:pStyle w:val="FirstParagraph"/>
      </w:pPr>
      <w:ins w:id="236" w:author="PR Preview" w:date="2026-01-01T00:00:00Z">
        <w:r>
          <w:rPr>
            <w:b/>
            <w:bCs/>
          </w:rPr>
          <w:t xml:space="preserve">Exercise 47 (Negative definiteness of the Hessian of a binary sample)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In the setting of</w:t>
        </w:r>
      </w:ins>
      <w:ins w:id="239" w:author="PR Preview" w:date="2026-01-01T00:00:00Z">
        <w:r>
          <w:t xml:space="preserve"> </w:t>
        </w:r>
      </w:ins>
      <w:hyperlink w:anchor="exr-bernoulli-hessian-sum">
        <w:ins w:id="240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show that the</w:t>
        </w:r>
      </w:ins>
      <w:ins w:id="244" w:author="PR Preview" w:date="2026-01-01T00:00:00Z">
        <w:r>
          <w:t xml:space="preserve"> </w:t>
        </w:r>
      </w:ins>
      <w:hyperlink w:anchor="def-hessian">
        <w:ins w:id="24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4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negative definite for every</w:t>
        </w:r>
      </w:ins>
      <w:ins w:id="24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0" w:author="PR Preview" w:date="2026-01-01T00:00:00Z">
        <w:r>
          <w:t xml:space="preserve">.</w:t>
        </w:r>
      </w:ins>
      <w:ins w:id="251" w:author="PR Preview" w:date="2026-01-01T00:00:00Z">
        <w:r>
          <w:t xml:space="preserve"> </w:t>
        </w:r>
      </w:ins>
    </w:p>
    <w:bookmarkEnd w:id="316"/>
    <w:bookmarkStart w:id="317" w:name="sol-bernoulli-hessian-nd"/>
    <w:p>
      <w:pPr>
        <w:pStyle w:val="BodyText"/>
      </w:pPr>
      <w:ins w:id="252" w:author="PR Preview" w:date="2026-01-01T00:00:00Z">
        <w:r>
          <w:rPr>
            <w:i/>
            <w:iCs/>
          </w:rPr>
          <w:t xml:space="preserve">Solution 47</w:t>
        </w:r>
      </w:ins>
      <w:ins w:id="253" w:author="PR Preview" w:date="2026-01-01T00:00:00Z">
        <w:r>
          <w:t xml:space="preserve">. </w:t>
        </w:r>
      </w:ins>
      <w:ins w:id="254" w:author="PR Preview" w:date="2026-01-01T00:00:00Z">
        <w:r>
          <w:t xml:space="preserve">A</w:t>
        </w:r>
      </w:ins>
      <w:ins w:id="25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matrix is negative definite exactly when its only entry is negative,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so it is enough to show</w:t>
        </w:r>
      </w:ins>
      <w:ins w:id="26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262" w:author="PR Preview" w:date="2026-01-01T00:00:00Z">
        <w:r>
          <w:t xml:space="preserve">.</w:t>
        </w:r>
      </w:ins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7"/>
    <w:bookmarkStart w:id="318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p>
      <w:pPr>
        <w:pStyle w:val="BodyText"/>
      </w:pPr>
      <w:del w:id="263" w:author="PR Preview" w:date="2026-01-01T00:00:00Z">
        <w:r>
          <w:rPr>
            <w:i/>
            <w:iCs/>
          </w:rPr>
          <w:delText xml:space="preserve">Proof</w:delText>
        </w:r>
      </w:del>
      <w:del w:id="264" w:author="PR Preview" w:date="2026-01-01T00:00:00Z">
        <w:r>
          <w:delText xml:space="preserve">. </w:delText>
        </w:r>
      </w:del>
      <w:del w:id="265" w:author="PR Preview" w:date="2026-01-01T00:00:00Z">
        <w:r>
          <w:delText xml:space="preserve">This is the solution to</w:delText>
        </w:r>
      </w:del>
      <w:del w:id="266" w:author="PR Preview" w:date="2026-01-01T00:00:00Z">
        <w:r>
          <w:delText xml:space="preserve"> </w:delText>
        </w:r>
      </w:del>
      <w:hyperlink w:anchor="exr-bernoulli-hessian-nd">
        <w:del w:id="267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268" w:author="PR Preview" w:date="2026-01-01T00:00:00Z">
        <w:r>
          <w:delText xml:space="preserve">, worked in</w:delText>
        </w:r>
      </w:del>
      <w:del w:id="269" w:author="PR Preview" w:date="2026-01-01T00:00:00Z">
        <w:r>
          <w:delText xml:space="preserve"> </w:delText>
        </w:r>
      </w:del>
      <w:hyperlink w:anchor="sol-bernoulli-hessian-nd">
        <w:del w:id="270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271" w:author="PR Preview" w:date="2026-01-01T00:00:00Z">
        <w:r>
          <w:delText xml:space="preserve">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It builds on</w:delText>
        </w:r>
      </w:del>
      <w:del w:id="274" w:author="PR Preview" w:date="2026-01-01T00:00:00Z">
        <w:r>
          <w:delText xml:space="preserve"> </w:delText>
        </w:r>
      </w:del>
      <w:hyperlink w:anchor="thm-bernoulli-hessian-sum">
        <w:del w:id="275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276" w:author="PR Preview" w:date="2026-01-01T00:00:00Z">
        <w:r>
          <w:delText xml:space="preserve">.</w:delText>
        </w:r>
      </w:del>
    </w:p>
    <w:p>
      <w:pPr>
        <w:pStyle w:val="BodyText"/>
      </w:pPr>
      <w:ins w:id="277" w:author="PR Preview" w:date="2026-01-01T00:00:00Z">
        <w:r>
          <w:rPr>
            <w:i/>
            <w:iCs/>
          </w:rPr>
          <w:t xml:space="preserve">Proof</w:t>
        </w:r>
      </w:ins>
      <w:ins w:id="278" w:author="PR Preview" w:date="2026-01-01T00:00:00Z">
        <w:r>
          <w:t xml:space="preserve">. </w:t>
        </w:r>
      </w:ins>
      <w:ins w:id="279" w:author="PR Preview" w:date="2026-01-01T00:00:00Z">
        <w:r>
          <w:t xml:space="preserve">This is the solution to</w:t>
        </w:r>
      </w:ins>
      <w:ins w:id="280" w:author="PR Preview" w:date="2026-01-01T00:00:00Z">
        <w:r>
          <w:t xml:space="preserve"> </w:t>
        </w:r>
      </w:ins>
      <w:hyperlink w:anchor="exr-bernoulli-hessian-nd">
        <w:ins w:id="281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282" w:author="PR Preview" w:date="2026-01-01T00:00:00Z">
        <w:r>
          <w:t xml:space="preserve">, worked in</w:t>
        </w:r>
      </w:ins>
      <w:ins w:id="283" w:author="PR Preview" w:date="2026-01-01T00:00:00Z">
        <w:r>
          <w:t xml:space="preserve"> </w:t>
        </w:r>
      </w:ins>
      <w:hyperlink w:anchor="sol-bernoulli-hessian-nd">
        <w:ins w:id="284" w:author="PR Preview" w:date="2026-01-01T00:00:00Z">
          <w:r>
            <w:rPr>
              <w:rStyle w:val="Hyperlink"/>
            </w:rPr>
            <w:t xml:space="preserve">Solution 47</w:t>
          </w:r>
        </w:ins>
      </w:hyperlink>
      <w:ins w:id="285" w:author="PR Preview" w:date="2026-01-01T00:00:00Z">
        <w:r>
          <w:t xml:space="preserve">.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It builds on</w:t>
        </w:r>
      </w:ins>
      <w:ins w:id="288" w:author="PR Preview" w:date="2026-01-01T00:00:00Z">
        <w:r>
          <w:t xml:space="preserve"> </w:t>
        </w:r>
      </w:ins>
      <w:hyperlink w:anchor="thm-bernoulli-hessian-sum">
        <w:ins w:id="289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290" w:author="PR Preview" w:date="2026-01-01T00:00:00Z">
        <w:r>
          <w:t xml:space="preserve">.</w:t>
        </w:r>
      </w:ins>
    </w:p>
    <w:bookmarkEnd w:id="319"/>
    <w:bookmarkStart w:id="324" w:name="the-maximum-likelihood-estimate-1"/>
    <w:p>
      <w:pPr>
        <w:pStyle w:val="Heading3"/>
      </w:pPr>
      <w:r>
        <w:t xml:space="preserve">3.11 The maximum likelihood estimate</w:t>
      </w:r>
    </w:p>
    <w:bookmarkStart w:id="320" w:name="exr-bernoulli-mle"/>
    <w:p>
      <w:pPr>
        <w:pStyle w:val="FirstParagraph"/>
      </w:pPr>
      <w:del w:id="291" w:author="PR Preview" w:date="2026-01-01T00:00:00Z">
        <w:r>
          <w:rPr>
            <w:b/>
            <w:bCs/>
          </w:rPr>
          <w:delText xml:space="preserve">Exercise 46 (Maximum likelihood estimate of a binary sample)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In the setting of</w:delText>
        </w:r>
      </w:del>
      <w:del w:id="294" w:author="PR Preview" w:date="2026-01-01T00:00:00Z">
        <w:r>
          <w:delText xml:space="preserve"> </w:delText>
        </w:r>
      </w:del>
      <w:hyperlink w:anchor="exr-bernoulli-score-equation">
        <w:del w:id="295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296" w:author="PR Preview" w:date="2026-01-01T00:00:00Z">
        <w:r>
          <w:delText xml:space="preserve">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use</w:delText>
        </w:r>
      </w:del>
      <w:del w:id="299" w:author="PR Preview" w:date="2026-01-01T00:00:00Z">
        <w:r>
          <w:delText xml:space="preserve"> </w:delText>
        </w:r>
      </w:del>
      <w:hyperlink w:anchor="thm-bernoulli-hessian-nd">
        <w:del w:id="300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to find the</w:delText>
        </w:r>
      </w:del>
      <w:del w:id="303" w:author="PR Preview" w:date="2026-01-01T00:00:00Z">
        <w:r>
          <w:delText xml:space="preserve"> </w:delText>
        </w:r>
      </w:del>
      <w:hyperlink w:anchor="def-mle">
        <w:del w:id="304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3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of</w:delText>
        </w:r>
      </w:del>
      <w:del w:id="308" w:author="PR Preview" w:date="2026-01-01T00:00:00Z">
        <w:r>
          <w:delText xml:space="preserve"> </w:delText>
        </w:r>
      </w:del>
      <m:oMath>
        <m:r>
          <m:t>π</m:t>
        </m:r>
      </m:oMath>
      <w:del w:id="309" w:author="PR Preview" w:date="2026-01-01T00:00:00Z">
        <w:r>
          <w:delText xml:space="preserve">.</w:delText>
        </w:r>
      </w:del>
    </w:p>
    <w:p>
      <w:pPr>
        <w:pStyle w:val="BodyText"/>
      </w:pPr>
      <w:del w:id="310" w:author="PR Preview" w:date="2026-01-01T00:00:00Z">
        <w:r>
          <w:rPr>
            <w:i/>
            <w:iCs/>
          </w:rPr>
          <w:delText xml:space="preserve">Solution 46</w:delText>
        </w:r>
      </w:del>
      <w:del w:id="311" w:author="PR Preview" w:date="2026-01-01T00:00:00Z">
        <w:r>
          <w:delText xml:space="preserve">. </w:delText>
        </w:r>
      </w:del>
      <w:del w:id="312" w:author="PR Preview" w:date="2026-01-01T00:00:00Z">
        <w:r>
          <w:delText xml:space="preserve">By</w:delText>
        </w:r>
      </w:del>
      <w:del w:id="313" w:author="PR Preview" w:date="2026-01-01T00:00:00Z">
        <w:r>
          <w:delText xml:space="preserve"> </w:delText>
        </w:r>
      </w:del>
      <w:hyperlink w:anchor="thm-bernoulli-hessian-nd">
        <w:del w:id="314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15" w:author="PR Preview" w:date="2026-01-01T00:00:00Z">
        <w:r>
          <w:delText xml:space="preserve">,</w:delText>
        </w:r>
      </w:del>
      <w:del w:id="316" w:author="PR Preview" w:date="2026-01-01T00:00:00Z">
        <w:r>
          <w:delText xml:space="preserve"> </w:delText>
        </w:r>
      </w:del>
      <m:oMath>
        <m:r>
          <m:t>ℓ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is strictly concave on</w:delText>
        </w:r>
      </w:del>
      <w:del w:id="3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20" w:author="PR Preview" w:date="2026-01-01T00:00:00Z">
        <w:r>
          <w:delText xml:space="preserve">.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 strictly concave</w:delText>
        </w:r>
      </w:del>
      <w:del w:id="323" w:author="PR Preview" w:date="2026-01-01T00:00:00Z">
        <w:r>
          <w:delText xml:space="preserve"> </w:delText>
        </w:r>
      </w:del>
      <w:hyperlink r:id="rId321">
        <w:del w:id="32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that has a</w:delText>
        </w:r>
      </w:del>
      <w:del w:id="327" w:author="PR Preview" w:date="2026-01-01T00:00:00Z">
        <w:r>
          <w:delText xml:space="preserve"> </w:delText>
        </w:r>
      </w:del>
      <w:hyperlink w:anchor="def-critical-point">
        <w:del w:id="328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is maximized there, and nowhere else.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With</w:delText>
        </w:r>
      </w:del>
      <w:del w:id="33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34" w:author="PR Preview" w:date="2026-01-01T00:00:00Z">
        <w:r>
          <w:delText xml:space="preserve">,</w:delText>
        </w:r>
      </w:del>
      <w:del w:id="335" w:author="PR Preview" w:date="2026-01-01T00:00:00Z">
        <w:r>
          <w:delText xml:space="preserve"> </w:delText>
        </w:r>
      </w:del>
      <w:hyperlink w:anchor="thm-bernoulli-score-equation">
        <w:del w:id="336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says the only critical point of</w:delText>
        </w:r>
      </w:del>
      <w:del w:id="339" w:author="PR Preview" w:date="2026-01-01T00:00:00Z">
        <w:r>
          <w:delText xml:space="preserve"> </w:delText>
        </w:r>
      </w:del>
      <m:oMath>
        <m:r>
          <m:t>ℓ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in</w:delText>
        </w:r>
      </w:del>
      <w:del w:id="3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</w:delText>
        </w:r>
      </w:del>
      <w:del w:id="34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46" w:author="PR Preview" w:date="2026-01-01T00:00:00Z">
        <w:r>
          <w:delText xml:space="preserve">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So</w:delText>
        </w:r>
      </w:del>
      <w:del w:id="349" w:author="PR Preview" w:date="2026-01-01T00:00:00Z">
        <w:r>
          <w:delText xml:space="preserve"> </w:delText>
        </w:r>
      </w:del>
      <m:oMath>
        <m:r>
          <m:t>ℓ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is maximized at</w:delText>
        </w:r>
      </w:del>
      <w:del w:id="35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353" w:author="PR Preview" w:date="2026-01-01T00:00:00Z">
        <w:r>
          <w:delText xml:space="preserve">.</w:delText>
        </w:r>
      </w:del>
    </w:p>
    <w:p>
      <w:pPr>
        <w:pStyle w:val="FirstParagraph"/>
      </w:pPr>
      <w:ins w:id="354" w:author="PR Preview" w:date="2026-01-01T00:00:00Z">
        <w:r>
          <w:rPr>
            <w:b/>
            <w:bCs/>
          </w:rPr>
          <w:t xml:space="preserve">Exercise 48 (Maximum likelihood estimate of a binary sample)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In the setting of</w:t>
        </w:r>
      </w:ins>
      <w:ins w:id="357" w:author="PR Preview" w:date="2026-01-01T00:00:00Z">
        <w:r>
          <w:t xml:space="preserve"> </w:t>
        </w:r>
      </w:ins>
      <w:hyperlink w:anchor="exr-bernoulli-score-equation">
        <w:ins w:id="358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359" w:author="PR Preview" w:date="2026-01-01T00:00:00Z">
        <w:r>
          <w:t xml:space="preserve">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use</w:t>
        </w:r>
      </w:ins>
      <w:ins w:id="362" w:author="PR Preview" w:date="2026-01-01T00:00:00Z">
        <w:r>
          <w:t xml:space="preserve"> </w:t>
        </w:r>
      </w:ins>
      <w:hyperlink w:anchor="thm-bernoulli-hessian-nd">
        <w:ins w:id="363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to find the</w:t>
        </w:r>
      </w:ins>
      <w:ins w:id="366" w:author="PR Preview" w:date="2026-01-01T00:00:00Z">
        <w:r>
          <w:t xml:space="preserve"> </w:t>
        </w:r>
      </w:ins>
      <w:hyperlink w:anchor="def-mle">
        <w:ins w:id="367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3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of</w:t>
        </w:r>
      </w:ins>
      <w:ins w:id="371" w:author="PR Preview" w:date="2026-01-01T00:00:00Z">
        <w:r>
          <w:t xml:space="preserve"> </w:t>
        </w:r>
      </w:ins>
      <m:oMath>
        <m:r>
          <m:t>π</m:t>
        </m:r>
      </m:oMath>
      <w:ins w:id="372" w:author="PR Preview" w:date="2026-01-01T00:00:00Z">
        <w:r>
          <w:t xml:space="preserve">.</w:t>
        </w:r>
      </w:ins>
    </w:p>
    <w:bookmarkEnd w:id="320"/>
    <w:bookmarkStart w:id="322" w:name="sol-bernoulli-mle"/>
    <w:p>
      <w:pPr>
        <w:pStyle w:val="BodyText"/>
      </w:pPr>
      <w:ins w:id="373" w:author="PR Preview" w:date="2026-01-01T00:00:00Z">
        <w:r>
          <w:rPr>
            <w:i/>
            <w:iCs/>
          </w:rPr>
          <w:t xml:space="preserve">Solution 48</w:t>
        </w:r>
      </w:ins>
      <w:ins w:id="374" w:author="PR Preview" w:date="2026-01-01T00:00:00Z">
        <w:r>
          <w:t xml:space="preserve">. </w:t>
        </w:r>
      </w:ins>
      <w:ins w:id="375" w:author="PR Preview" w:date="2026-01-01T00:00:00Z">
        <w:r>
          <w:t xml:space="preserve">By</w:t>
        </w:r>
      </w:ins>
      <w:ins w:id="376" w:author="PR Preview" w:date="2026-01-01T00:00:00Z">
        <w:r>
          <w:t xml:space="preserve"> </w:t>
        </w:r>
      </w:ins>
      <w:hyperlink w:anchor="thm-bernoulli-hessian-nd">
        <w:ins w:id="377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m:oMath>
        <m:r>
          <m:t>ℓ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strictly concave on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3" w:author="PR Preview" w:date="2026-01-01T00:00:00Z">
        <w:r>
          <w:t xml:space="preserve">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 strictly concave</w:t>
        </w:r>
      </w:ins>
      <w:ins w:id="386" w:author="PR Preview" w:date="2026-01-01T00:00:00Z">
        <w:r>
          <w:t xml:space="preserve"> </w:t>
        </w:r>
      </w:ins>
      <w:hyperlink r:id="rId321">
        <w:ins w:id="38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that has a</w:t>
        </w:r>
      </w:ins>
      <w:ins w:id="390" w:author="PR Preview" w:date="2026-01-01T00:00:00Z">
        <w:r>
          <w:t xml:space="preserve"> </w:t>
        </w:r>
      </w:ins>
      <w:hyperlink w:anchor="def-critical-point">
        <w:ins w:id="391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maximized there, and nowhere else.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With</w:t>
        </w:r>
      </w:ins>
      <w:ins w:id="3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397" w:author="PR Preview" w:date="2026-01-01T00:00:00Z">
        <w:r>
          <w:t xml:space="preserve">,</w:t>
        </w:r>
      </w:ins>
      <w:ins w:id="398" w:author="PR Preview" w:date="2026-01-01T00:00:00Z">
        <w:r>
          <w:t xml:space="preserve"> </w:t>
        </w:r>
      </w:ins>
      <w:hyperlink w:anchor="thm-bernoulli-score-equation">
        <w:ins w:id="399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says the only critical point of</w:t>
        </w:r>
      </w:ins>
      <w:ins w:id="402" w:author="PR Preview" w:date="2026-01-01T00:00:00Z">
        <w:r>
          <w:t xml:space="preserve"> </w:t>
        </w:r>
      </w:ins>
      <m:oMath>
        <m:r>
          <m:t>ℓ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in</w:t>
        </w:r>
      </w:ins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</w:t>
        </w:r>
      </w:ins>
      <w:ins w:id="40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409" w:author="PR Preview" w:date="2026-01-01T00:00:00Z">
        <w:r>
          <w:t xml:space="preserve">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So</w:t>
        </w:r>
      </w:ins>
      <w:ins w:id="412" w:author="PR Preview" w:date="2026-01-01T00:00:00Z">
        <w:r>
          <w:t xml:space="preserve"> </w:t>
        </w:r>
      </w:ins>
      <m:oMath>
        <m:r>
          <m:t>ℓ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maximized at</w:t>
        </w:r>
      </w:ins>
      <w:ins w:id="41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416" w:author="PR Preview" w:date="2026-01-01T00:00:00Z">
        <w:r>
          <w:t xml:space="preserve">.</w:t>
        </w:r>
      </w:ins>
    </w:p>
    <w:bookmarkEnd w:id="322"/>
    <w:bookmarkStart w:id="323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3"/>
    <w:p>
      <w:pPr>
        <w:pStyle w:val="FirstParagraph"/>
      </w:pPr>
      <w:del w:id="417" w:author="PR Preview" w:date="2026-01-01T00:00:00Z">
        <w:r>
          <w:rPr>
            <w:i/>
            <w:iCs/>
          </w:rPr>
          <w:delText xml:space="preserve">Proof</w:delText>
        </w:r>
      </w:del>
      <w:del w:id="418" w:author="PR Preview" w:date="2026-01-01T00:00:00Z">
        <w:r>
          <w:delText xml:space="preserve">. </w:delText>
        </w:r>
      </w:del>
      <w:del w:id="419" w:author="PR Preview" w:date="2026-01-01T00:00:00Z">
        <w:r>
          <w:delText xml:space="preserve">This is the solution to</w:delText>
        </w:r>
      </w:del>
      <w:del w:id="420" w:author="PR Preview" w:date="2026-01-01T00:00:00Z">
        <w:r>
          <w:delText xml:space="preserve"> </w:delText>
        </w:r>
      </w:del>
      <w:hyperlink w:anchor="exr-bernoulli-mle">
        <w:del w:id="421" w:author="PR Preview" w:date="2026-01-01T00:00:00Z">
          <w:r>
            <w:rPr>
              <w:rStyle w:val="Hyperlink"/>
            </w:rPr>
            <w:delText xml:space="preserve">Exercise 46</w:delText>
          </w:r>
        </w:del>
      </w:hyperlink>
      <w:del w:id="422" w:author="PR Preview" w:date="2026-01-01T00:00:00Z">
        <w:r>
          <w:delText xml:space="preserve">, worked in</w:delText>
        </w:r>
      </w:del>
      <w:del w:id="423" w:author="PR Preview" w:date="2026-01-01T00:00:00Z">
        <w:r>
          <w:delText xml:space="preserve"> </w:delText>
        </w:r>
      </w:del>
      <w:hyperlink w:anchor="sol-bernoulli-mle">
        <w:del w:id="424" w:author="PR Preview" w:date="2026-01-01T00:00:00Z">
          <w:r>
            <w:rPr>
              <w:rStyle w:val="Hyperlink"/>
            </w:rPr>
            <w:delText xml:space="preserve">Solution 46</w:delText>
          </w:r>
        </w:del>
      </w:hyperlink>
      <w:del w:id="425" w:author="PR Preview" w:date="2026-01-01T00:00:00Z">
        <w:r>
          <w:delText xml:space="preserve">.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It builds on</w:delText>
        </w:r>
      </w:del>
      <w:del w:id="428" w:author="PR Preview" w:date="2026-01-01T00:00:00Z">
        <w:r>
          <w:delText xml:space="preserve"> </w:delText>
        </w:r>
      </w:del>
      <w:hyperlink w:anchor="thm-bernoulli-score-equation">
        <w:del w:id="429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and</w:delText>
        </w:r>
      </w:del>
      <w:del w:id="432" w:author="PR Preview" w:date="2026-01-01T00:00:00Z">
        <w:r>
          <w:delText xml:space="preserve"> </w:delText>
        </w:r>
      </w:del>
      <w:hyperlink w:anchor="thm-bernoulli-hessian-nd">
        <w:del w:id="433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434" w:author="PR Preview" w:date="2026-01-01T00:00:00Z">
        <w:r>
          <w:delText xml:space="preserve">.</w:delText>
        </w:r>
      </w:del>
    </w:p>
    <w:p>
      <w:pPr>
        <w:pStyle w:val="FirstParagraph"/>
      </w:pPr>
      <w:ins w:id="435" w:author="PR Preview" w:date="2026-01-01T00:00:00Z">
        <w:r>
          <w:rPr>
            <w:i/>
            <w:iCs/>
          </w:rPr>
          <w:t xml:space="preserve">Proof</w:t>
        </w:r>
      </w:ins>
      <w:ins w:id="436" w:author="PR Preview" w:date="2026-01-01T00:00:00Z">
        <w:r>
          <w:t xml:space="preserve">. </w:t>
        </w:r>
      </w:ins>
      <w:ins w:id="437" w:author="PR Preview" w:date="2026-01-01T00:00:00Z">
        <w:r>
          <w:t xml:space="preserve">This is the solution to</w:t>
        </w:r>
      </w:ins>
      <w:ins w:id="438" w:author="PR Preview" w:date="2026-01-01T00:00:00Z">
        <w:r>
          <w:t xml:space="preserve"> </w:t>
        </w:r>
      </w:ins>
      <w:hyperlink w:anchor="exr-bernoulli-mle">
        <w:ins w:id="439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440" w:author="PR Preview" w:date="2026-01-01T00:00:00Z">
        <w:r>
          <w:t xml:space="preserve">, worked in</w:t>
        </w:r>
      </w:ins>
      <w:ins w:id="441" w:author="PR Preview" w:date="2026-01-01T00:00:00Z">
        <w:r>
          <w:t xml:space="preserve"> </w:t>
        </w:r>
      </w:ins>
      <w:hyperlink w:anchor="sol-bernoulli-mle">
        <w:ins w:id="442" w:author="PR Preview" w:date="2026-01-01T00:00:00Z">
          <w:r>
            <w:rPr>
              <w:rStyle w:val="Hyperlink"/>
            </w:rPr>
            <w:t xml:space="preserve">Solution 48</w:t>
          </w:r>
        </w:ins>
      </w:hyperlink>
      <w:ins w:id="443" w:author="PR Preview" w:date="2026-01-01T00:00:00Z">
        <w:r>
          <w:t xml:space="preserve">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It builds on</w:t>
        </w:r>
      </w:ins>
      <w:ins w:id="446" w:author="PR Preview" w:date="2026-01-01T00:00:00Z">
        <w:r>
          <w:t xml:space="preserve"> </w:t>
        </w:r>
      </w:ins>
      <w:hyperlink w:anchor="thm-bernoulli-score-equation">
        <w:ins w:id="447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and</w:t>
        </w:r>
      </w:ins>
      <w:ins w:id="450" w:author="PR Preview" w:date="2026-01-01T00:00:00Z">
        <w:r>
          <w:t xml:space="preserve"> </w:t>
        </w:r>
      </w:ins>
      <w:hyperlink w:anchor="thm-bernoulli-hessian-nd">
        <w:ins w:id="451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452" w:author="PR Preview" w:date="2026-01-01T00:00:00Z">
        <w:r>
          <w:t xml:space="preserve">.</w:t>
        </w:r>
      </w:ins>
    </w:p>
    <w:bookmarkEnd w:id="324"/>
    <w:bookmarkEnd w:id="325"/>
    <w:bookmarkStart w:id="33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2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6"/>
    <w:bookmarkStart w:id="32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7"/>
    <w:bookmarkStart w:id="331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3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0"/>
    <w:bookmarkEnd w:id="331"/>
    <w:bookmarkStart w:id="332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2"/>
    <w:bookmarkStart w:id="333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3"/>
    <w:bookmarkStart w:id="336" w:name="the-profile-log-likelihood"/>
    <w:p>
      <w:pPr>
        <w:pStyle w:val="Heading3"/>
      </w:pPr>
      <w:r>
        <w:t xml:space="preserve">4.6 The profile log-likelihood</w:t>
      </w:r>
    </w:p>
    <w:bookmarkStart w:id="334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4"/>
    <w:bookmarkStart w:id="335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5"/>
    <w:bookmarkEnd w:id="336"/>
    <w:bookmarkEnd w:id="337"/>
    <w:bookmarkStart w:id="38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3"/>
    <w:bookmarkStart w:id="34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8"/>
    <w:bookmarkStart w:id="36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6"/>
    <w:bookmarkEnd w:id="367"/>
    <w:bookmarkStart w:id="36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8"/>
        </w:tc>
      </w:tr>
    </w:tbl>
    <w:bookmarkEnd w:id="369"/>
    <w:bookmarkStart w:id="37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3"/>
        </w:tc>
      </w:tr>
    </w:tbl>
    <w:bookmarkEnd w:id="374"/>
    <w:bookmarkStart w:id="38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9"/>
        </w:tc>
      </w:tr>
    </w:tbl>
    <w:bookmarkStart w:id="38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0"/>
    <w:bookmarkEnd w:id="381"/>
    <w:bookmarkStart w:id="38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2"/>
    <w:bookmarkEnd w:id="383"/>
    <w:bookmarkStart w:id="394" w:name="sec-mle-practice"/>
    <w:p>
      <w:pPr>
        <w:pStyle w:val="Heading2"/>
      </w:pPr>
      <w:r>
        <w:t xml:space="preserve">6 Practice exercises</w:t>
      </w:r>
    </w:p>
    <w:bookmarkStart w:id="384" w:name="exr-prac-binom-lik"/>
    <w:p>
      <w:pPr>
        <w:pStyle w:val="FirstParagraph"/>
      </w:pPr>
      <w:del w:id="453" w:author="PR Preview" w:date="2026-01-01T00:00:00Z">
        <w:r>
          <w:rPr>
            <w:b/>
            <w:bCs/>
          </w:rPr>
          <w:delText xml:space="preserve">Exercise 47 (Binomial likelihood (adapted from</w:delText>
        </w:r>
      </w:del>
      <w:del w:id="454" w:author="PR Preview" w:date="2026-01-01T00:00:00Z">
        <w:r>
          <w:rPr>
            <w:b/>
            <w:bCs/>
          </w:rPr>
          <w:delText xml:space="preserve"> </w:delText>
        </w:r>
      </w:del>
      <w:del w:id="455" w:author="PR Preview" w:date="2026-01-01T00:00:00Z">
        <w:r>
          <w:rPr>
            <w:b/>
            <w:bCs/>
          </w:rPr>
          <w:delText xml:space="preserve">Dobson and Barnett [1]</w:delText>
        </w:r>
      </w:del>
      <w:del w:id="456" w:author="PR Preview" w:date="2026-01-01T00:00:00Z">
        <w:r>
          <w:rPr>
            <w:b/>
            <w:bCs/>
          </w:rPr>
          <w:delText xml:space="preserve">, Chapter 3))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Let</w:delText>
        </w:r>
      </w:del>
      <w:del w:id="45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so that</w:delText>
        </w:r>
      </w:del>
    </w:p>
    <w:p>
      <w:pPr>
        <w:pStyle w:val="FirstParagraph"/>
      </w:pPr>
      <w:ins w:id="463" w:author="PR Preview" w:date="2026-01-01T00:00:00Z">
        <w:r>
          <w:rPr>
            <w:b/>
            <w:bCs/>
          </w:rPr>
          <w:t xml:space="preserve">Exercise 49 (Binomial likelihood (adapted from</w:t>
        </w:r>
      </w:ins>
      <w:ins w:id="464" w:author="PR Preview" w:date="2026-01-01T00:00:00Z">
        <w:r>
          <w:rPr>
            <w:b/>
            <w:bCs/>
          </w:rPr>
          <w:t xml:space="preserve"> </w:t>
        </w:r>
      </w:ins>
      <w:ins w:id="465" w:author="PR Preview" w:date="2026-01-01T00:00:00Z">
        <w:r>
          <w:rPr>
            <w:b/>
            <w:bCs/>
          </w:rPr>
          <w:t xml:space="preserve">Dobson and Barnett [1]</w:t>
        </w:r>
      </w:ins>
      <w:ins w:id="466" w:author="PR Preview" w:date="2026-01-01T00:00:00Z">
        <w:r>
          <w:rPr>
            <w:b/>
            <w:bCs/>
          </w:rPr>
          <w:t xml:space="preserve">, Chapter 3))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Let</w:t>
        </w:r>
      </w:ins>
      <w:ins w:id="46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4"/>
    <w:bookmarkStart w:id="385" w:name="sol-prac-binom-lik"/>
    <w:p>
      <w:pPr>
        <w:pStyle w:val="BodyText"/>
      </w:pPr>
      <w:del w:id="473" w:author="PR Preview" w:date="2026-01-01T00:00:00Z">
        <w:r>
          <w:rPr>
            <w:i/>
            <w:iCs/>
          </w:rPr>
          <w:delText xml:space="preserve">Solution 47</w:delText>
        </w:r>
      </w:del>
      <w:del w:id="474" w:author="PR Preview" w:date="2026-01-01T00:00:00Z">
        <w:r>
          <w:delText xml:space="preserve">. </w:delText>
        </w:r>
      </w:del>
      <w:del w:id="475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76" w:author="PR Preview" w:date="2026-01-01T00:00:00Z">
        <w:r>
          <w:rPr>
            <w:i/>
            <w:iCs/>
          </w:rPr>
          <w:t xml:space="preserve">Solution 49</w:t>
        </w:r>
      </w:ins>
      <w:ins w:id="477" w:author="PR Preview" w:date="2026-01-01T00:00:00Z">
        <w:r>
          <w:t xml:space="preserve">. </w:t>
        </w:r>
      </w:ins>
      <w:ins w:id="47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5"/>
    <w:bookmarkStart w:id="386" w:name="exr-prac-gauss-iid-lik"/>
    <w:p>
      <w:pPr>
        <w:pStyle w:val="BodyText"/>
      </w:pPr>
      <w:del w:id="479" w:author="PR Preview" w:date="2026-01-01T00:00:00Z">
        <w:r>
          <w:rPr>
            <w:b/>
            <w:bCs/>
          </w:rPr>
          <w:delText xml:space="preserve">Exercise 48 (Gaussian log-likelihood (adapted from</w:delText>
        </w:r>
      </w:del>
      <w:del w:id="480" w:author="PR Preview" w:date="2026-01-01T00:00:00Z">
        <w:r>
          <w:rPr>
            <w:b/>
            <w:bCs/>
          </w:rPr>
          <w:delText xml:space="preserve"> </w:delText>
        </w:r>
      </w:del>
      <w:del w:id="481" w:author="PR Preview" w:date="2026-01-01T00:00:00Z">
        <w:r>
          <w:rPr>
            <w:b/>
            <w:bCs/>
          </w:rPr>
          <w:delText xml:space="preserve">Kleinbaum et al. [24]</w:delText>
        </w:r>
      </w:del>
      <w:del w:id="482" w:author="PR Preview" w:date="2026-01-01T00:00:00Z">
        <w:r>
          <w:rPr>
            <w:b/>
            <w:bCs/>
          </w:rPr>
          <w:delText xml:space="preserve">, Chapter 5))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Let</w:delText>
        </w:r>
      </w:del>
      <w:del w:id="48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486" w:author="PR Preview" w:date="2026-01-01T00:00:00Z">
        <w:r>
          <w:delText xml:space="preserve">.</w:delText>
        </w:r>
      </w:del>
    </w:p>
    <w:p>
      <w:pPr>
        <w:pStyle w:val="BodyText"/>
      </w:pPr>
      <w:ins w:id="487" w:author="PR Preview" w:date="2026-01-01T00:00:00Z">
        <w:r>
          <w:rPr>
            <w:b/>
            <w:bCs/>
          </w:rPr>
          <w:t xml:space="preserve">Exercise 50 (Gaussian log-likelihood (adapted from</w:t>
        </w:r>
      </w:ins>
      <w:ins w:id="488" w:author="PR Preview" w:date="2026-01-01T00:00:00Z">
        <w:r>
          <w:rPr>
            <w:b/>
            <w:bCs/>
          </w:rPr>
          <w:t xml:space="preserve"> </w:t>
        </w:r>
      </w:ins>
      <w:ins w:id="489" w:author="PR Preview" w:date="2026-01-01T00:00:00Z">
        <w:r>
          <w:rPr>
            <w:b/>
            <w:bCs/>
          </w:rPr>
          <w:t xml:space="preserve">Kleinbaum et al. [24]</w:t>
        </w:r>
      </w:ins>
      <w:ins w:id="490" w:author="PR Preview" w:date="2026-01-01T00:00:00Z">
        <w:r>
          <w:rPr>
            <w:b/>
            <w:bCs/>
          </w:rPr>
          <w:t xml:space="preserve">, Chapter 5))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Let</w:t>
        </w:r>
      </w:ins>
      <w:ins w:id="4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49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6"/>
    <w:bookmarkStart w:id="387" w:name="sol-prac-gauss-iid-lik"/>
    <w:p>
      <w:pPr>
        <w:pStyle w:val="BodyText"/>
      </w:pPr>
      <w:del w:id="495" w:author="PR Preview" w:date="2026-01-01T00:00:00Z">
        <w:r>
          <w:rPr>
            <w:i/>
            <w:iCs/>
          </w:rPr>
          <w:delText xml:space="preserve">Solution 48</w:delText>
        </w:r>
      </w:del>
      <w:del w:id="496" w:author="PR Preview" w:date="2026-01-01T00:00:00Z">
        <w:r>
          <w:delText xml:space="preserve">. </w:delText>
        </w:r>
      </w:del>
      <w:del w:id="49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98" w:author="PR Preview" w:date="2026-01-01T00:00:00Z">
        <w:r>
          <w:rPr>
            <w:i/>
            <w:iCs/>
          </w:rPr>
          <w:t xml:space="preserve">Solution 50</w:t>
        </w:r>
      </w:ins>
      <w:ins w:id="499" w:author="PR Preview" w:date="2026-01-01T00:00:00Z">
        <w:r>
          <w:t xml:space="preserve">. </w:t>
        </w:r>
      </w:ins>
      <w:ins w:id="500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7"/>
    <w:bookmarkStart w:id="388" w:name="exr-prac-score-zero"/>
    <w:p>
      <w:pPr>
        <w:pStyle w:val="BodyText"/>
      </w:pPr>
      <w:del w:id="501" w:author="PR Preview" w:date="2026-01-01T00:00:00Z">
        <w:r>
          <w:rPr>
            <w:b/>
            <w:bCs/>
          </w:rPr>
          <w:delText xml:space="preserve">Exercise 49 (Score at the MLE (adapted from</w:delText>
        </w:r>
      </w:del>
      <w:del w:id="502" w:author="PR Preview" w:date="2026-01-01T00:00:00Z">
        <w:r>
          <w:rPr>
            <w:b/>
            <w:bCs/>
          </w:rPr>
          <w:delText xml:space="preserve"> </w:delText>
        </w:r>
      </w:del>
      <w:del w:id="503" w:author="PR Preview" w:date="2026-01-01T00:00:00Z">
        <w:r>
          <w:rPr>
            <w:b/>
            <w:bCs/>
          </w:rPr>
          <w:delText xml:space="preserve">Dobson and Barnett [1]</w:delText>
        </w:r>
      </w:del>
      <w:del w:id="504" w:author="PR Preview" w:date="2026-01-01T00:00:00Z">
        <w:r>
          <w:rPr>
            <w:b/>
            <w:bCs/>
          </w:rPr>
          <w:delText xml:space="preserve">, Chapter 3))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Let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508" w:author="PR Preview" w:date="2026-01-01T00:00:00Z">
        <w:r>
          <w:delText xml:space="preserve">.</w:delText>
        </w:r>
      </w:del>
    </w:p>
    <w:p>
      <w:pPr>
        <w:pStyle w:val="BodyText"/>
      </w:pPr>
      <w:ins w:id="509" w:author="PR Preview" w:date="2026-01-01T00:00:00Z">
        <w:r>
          <w:rPr>
            <w:b/>
            <w:bCs/>
          </w:rPr>
          <w:t xml:space="preserve">Exercise 51 (Score at the MLE (adapted from</w:t>
        </w:r>
      </w:ins>
      <w:ins w:id="510" w:author="PR Preview" w:date="2026-01-01T00:00:00Z">
        <w:r>
          <w:rPr>
            <w:b/>
            <w:bCs/>
          </w:rPr>
          <w:t xml:space="preserve"> </w:t>
        </w:r>
      </w:ins>
      <w:ins w:id="511" w:author="PR Preview" w:date="2026-01-01T00:00:00Z">
        <w:r>
          <w:rPr>
            <w:b/>
            <w:bCs/>
          </w:rPr>
          <w:t xml:space="preserve">Dobson and Barnett [1]</w:t>
        </w:r>
      </w:ins>
      <w:ins w:id="512" w:author="PR Preview" w:date="2026-01-01T00:00:00Z">
        <w:r>
          <w:rPr>
            <w:b/>
            <w:bCs/>
          </w:rPr>
          <w:t xml:space="preserve">, Chapter 3))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Let</w:t>
        </w:r>
      </w:ins>
      <w:ins w:id="5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1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8"/>
    <w:bookmarkStart w:id="389" w:name="sol-prac-score-zero"/>
    <w:p>
      <w:pPr>
        <w:pStyle w:val="BodyText"/>
      </w:pPr>
      <w:del w:id="517" w:author="PR Preview" w:date="2026-01-01T00:00:00Z">
        <w:r>
          <w:rPr>
            <w:i/>
            <w:iCs/>
          </w:rPr>
          <w:delText xml:space="preserve">Solution 49</w:delText>
        </w:r>
      </w:del>
      <w:del w:id="518" w:author="PR Preview" w:date="2026-01-01T00:00:00Z">
        <w:r>
          <w:delText xml:space="preserve">. </w:delText>
        </w:r>
      </w:del>
      <w:del w:id="519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520" w:author="PR Preview" w:date="2026-01-01T00:00:00Z">
        <w:r>
          <w:rPr>
            <w:i/>
            <w:iCs/>
          </w:rPr>
          <w:t xml:space="preserve">Solution 51</w:t>
        </w:r>
      </w:ins>
      <w:ins w:id="521" w:author="PR Preview" w:date="2026-01-01T00:00:00Z">
        <w:r>
          <w:t xml:space="preserve">. </w:t>
        </w:r>
      </w:ins>
      <w:ins w:id="522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9"/>
    <w:bookmarkStart w:id="390" w:name="exr-prac-mle-se"/>
    <w:p>
      <w:pPr>
        <w:pStyle w:val="BodyText"/>
      </w:pPr>
      <w:del w:id="523" w:author="PR Preview" w:date="2026-01-01T00:00:00Z">
        <w:r>
          <w:rPr>
            <w:b/>
            <w:bCs/>
          </w:rPr>
          <w:delText xml:space="preserve">Exercise 50 (Standard error of an MLE (adapted from</w:delText>
        </w:r>
      </w:del>
      <w:del w:id="524" w:author="PR Preview" w:date="2026-01-01T00:00:00Z">
        <w:r>
          <w:rPr>
            <w:b/>
            <w:bCs/>
          </w:rPr>
          <w:delText xml:space="preserve"> </w:delText>
        </w:r>
      </w:del>
      <w:del w:id="525" w:author="PR Preview" w:date="2026-01-01T00:00:00Z">
        <w:r>
          <w:rPr>
            <w:b/>
            <w:bCs/>
          </w:rPr>
          <w:delText xml:space="preserve">Dobson and Barnett [1]</w:delText>
        </w:r>
      </w:del>
      <w:del w:id="526" w:author="PR Preview" w:date="2026-01-01T00:00:00Z">
        <w:r>
          <w:rPr>
            <w:b/>
            <w:bCs/>
          </w:rPr>
          <w:delText xml:space="preserve">, Chapter 5))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Let</w:delText>
        </w:r>
      </w:del>
      <w:del w:id="52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530" w:author="PR Preview" w:date="2026-01-01T00:00:00Z">
        <w:r>
          <w:delText xml:space="preserve">.</w:delText>
        </w:r>
      </w:del>
    </w:p>
    <w:p>
      <w:pPr>
        <w:pStyle w:val="BodyText"/>
      </w:pPr>
      <w:ins w:id="531" w:author="PR Preview" w:date="2026-01-01T00:00:00Z">
        <w:r>
          <w:rPr>
            <w:b/>
            <w:bCs/>
          </w:rPr>
          <w:t xml:space="preserve">Exercise 52 (Standard error of an MLE (adapted from</w:t>
        </w:r>
      </w:ins>
      <w:ins w:id="532" w:author="PR Preview" w:date="2026-01-01T00:00:00Z">
        <w:r>
          <w:rPr>
            <w:b/>
            <w:bCs/>
          </w:rPr>
          <w:t xml:space="preserve"> </w:t>
        </w:r>
      </w:ins>
      <w:ins w:id="533" w:author="PR Preview" w:date="2026-01-01T00:00:00Z">
        <w:r>
          <w:rPr>
            <w:b/>
            <w:bCs/>
          </w:rPr>
          <w:t xml:space="preserve">Dobson and Barnett [1]</w:t>
        </w:r>
      </w:ins>
      <w:ins w:id="534" w:author="PR Preview" w:date="2026-01-01T00:00:00Z">
        <w:r>
          <w:rPr>
            <w:b/>
            <w:bCs/>
          </w:rPr>
          <w:t xml:space="preserve">, Chapter 5))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Let</w:t>
        </w:r>
      </w:ins>
      <w:ins w:id="5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3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0"/>
    <w:bookmarkStart w:id="391" w:name="sol-prac-mle-se"/>
    <w:p>
      <w:pPr>
        <w:pStyle w:val="BodyText"/>
      </w:pPr>
      <w:del w:id="539" w:author="PR Preview" w:date="2026-01-01T00:00:00Z">
        <w:r>
          <w:rPr>
            <w:i/>
            <w:iCs/>
          </w:rPr>
          <w:delText xml:space="preserve">Solution 50</w:delText>
        </w:r>
      </w:del>
      <w:del w:id="540" w:author="PR Preview" w:date="2026-01-01T00:00:00Z">
        <w:r>
          <w:delText xml:space="preserve">. </w:delText>
        </w:r>
      </w:del>
      <w:del w:id="54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542" w:author="PR Preview" w:date="2026-01-01T00:00:00Z">
        <w:r>
          <w:delText xml:space="preserve">From</w:delText>
        </w:r>
      </w:del>
      <w:del w:id="543" w:author="PR Preview" w:date="2026-01-01T00:00:00Z">
        <w:r>
          <w:delText xml:space="preserve"> </w:delText>
        </w:r>
      </w:del>
      <w:hyperlink w:anchor="exr-prac-score-zero">
        <w:del w:id="544" w:author="PR Preview" w:date="2026-01-01T00:00:00Z">
          <w:r>
            <w:rPr>
              <w:rStyle w:val="Hyperlink"/>
            </w:rPr>
            <w:delText xml:space="preserve">Exercise 49</w:delText>
          </w:r>
        </w:del>
      </w:hyperlink>
      <w:del w:id="545" w:author="PR Preview" w:date="2026-01-01T00:00:00Z">
        <w:r>
          <w:delText xml:space="preserve">,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548" w:author="PR Preview" w:date="2026-01-01T00:00:00Z">
        <w:r>
          <w:delText xml:space="preserve">.</w:delText>
        </w:r>
      </w:del>
    </w:p>
    <w:p>
      <w:pPr>
        <w:pStyle w:val="BodyText"/>
      </w:pPr>
      <w:ins w:id="549" w:author="PR Preview" w:date="2026-01-01T00:00:00Z">
        <w:r>
          <w:rPr>
            <w:i/>
            <w:iCs/>
          </w:rPr>
          <w:t xml:space="preserve">Solution 52</w:t>
        </w:r>
      </w:ins>
      <w:ins w:id="550" w:author="PR Preview" w:date="2026-01-01T00:00:00Z">
        <w:r>
          <w:t xml:space="preserve">. </w:t>
        </w:r>
      </w:ins>
      <w:ins w:id="551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552" w:author="PR Preview" w:date="2026-01-01T00:00:00Z">
        <w:r>
          <w:t xml:space="preserve">From</w:t>
        </w:r>
      </w:ins>
      <w:ins w:id="553" w:author="PR Preview" w:date="2026-01-01T00:00:00Z">
        <w:r>
          <w:t xml:space="preserve"> </w:t>
        </w:r>
      </w:ins>
      <w:hyperlink w:anchor="exr-prac-score-zero">
        <w:ins w:id="554" w:author="PR Preview" w:date="2026-01-01T00:00:00Z">
          <w:r>
            <w:rPr>
              <w:rStyle w:val="Hyperlink"/>
            </w:rPr>
            <w:t xml:space="preserve">Exercise 51</w:t>
          </w:r>
        </w:ins>
      </w:hyperlink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558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1"/>
    <w:bookmarkStart w:id="392" w:name="exr-prac-exp-mle"/>
    <w:p>
      <w:pPr>
        <w:pStyle w:val="FirstParagraph"/>
      </w:pPr>
      <w:del w:id="559" w:author="PR Preview" w:date="2026-01-01T00:00:00Z">
        <w:r>
          <w:rPr>
            <w:b/>
            <w:bCs/>
          </w:rPr>
          <w:delText xml:space="preserve">Exercise 51 (Exponential MLE (adapted from</w:delText>
        </w:r>
      </w:del>
      <w:del w:id="560" w:author="PR Preview" w:date="2026-01-01T00:00:00Z">
        <w:r>
          <w:rPr>
            <w:b/>
            <w:bCs/>
          </w:rPr>
          <w:delText xml:space="preserve"> </w:delText>
        </w:r>
      </w:del>
      <w:del w:id="561" w:author="PR Preview" w:date="2026-01-01T00:00:00Z">
        <w:r>
          <w:rPr>
            <w:b/>
            <w:bCs/>
          </w:rPr>
          <w:delText xml:space="preserve">Dobson and Barnett [1]</w:delText>
        </w:r>
      </w:del>
      <w:del w:id="562" w:author="PR Preview" w:date="2026-01-01T00:00:00Z">
        <w:r>
          <w:rPr>
            <w:b/>
            <w:bCs/>
          </w:rPr>
          <w:delText xml:space="preserve">, Chapter 3))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Let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so that</w:delText>
        </w:r>
      </w:del>
    </w:p>
    <w:p>
      <w:pPr>
        <w:pStyle w:val="FirstParagraph"/>
      </w:pPr>
      <w:ins w:id="569" w:author="PR Preview" w:date="2026-01-01T00:00:00Z">
        <w:r>
          <w:rPr>
            <w:b/>
            <w:bCs/>
          </w:rPr>
          <w:t xml:space="preserve">Exercise 53 (Exponential MLE (adapted from</w:t>
        </w:r>
      </w:ins>
      <w:ins w:id="570" w:author="PR Preview" w:date="2026-01-01T00:00:00Z">
        <w:r>
          <w:rPr>
            <w:b/>
            <w:bCs/>
          </w:rPr>
          <w:t xml:space="preserve"> </w:t>
        </w:r>
      </w:ins>
      <w:ins w:id="571" w:author="PR Preview" w:date="2026-01-01T00:00:00Z">
        <w:r>
          <w:rPr>
            <w:b/>
            <w:bCs/>
          </w:rPr>
          <w:t xml:space="preserve">Dobson and Barnett [1]</w:t>
        </w:r>
      </w:ins>
      <w:ins w:id="572" w:author="PR Preview" w:date="2026-01-01T00:00:00Z">
        <w:r>
          <w:rPr>
            <w:b/>
            <w:bCs/>
          </w:rPr>
          <w:t xml:space="preserve">, Chapter 3))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Let</w:t>
        </w:r>
      </w:ins>
      <w:ins w:id="5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2"/>
    <w:bookmarkStart w:id="393" w:name="sol-prac-exp-mle"/>
    <w:p>
      <w:pPr>
        <w:pStyle w:val="BodyText"/>
      </w:pPr>
      <w:del w:id="579" w:author="PR Preview" w:date="2026-01-01T00:00:00Z">
        <w:r>
          <w:rPr>
            <w:i/>
            <w:iCs/>
          </w:rPr>
          <w:delText xml:space="preserve">Solution 51</w:delText>
        </w:r>
      </w:del>
      <w:del w:id="580" w:author="PR Preview" w:date="2026-01-01T00:00:00Z">
        <w:r>
          <w:delText xml:space="preserve">. </w:delText>
        </w:r>
      </w:del>
      <w:del w:id="58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582" w:author="PR Preview" w:date="2026-01-01T00:00:00Z">
        <w:r>
          <w:rPr>
            <w:i/>
            <w:iCs/>
          </w:rPr>
          <w:t xml:space="preserve">Solution 53</w:t>
        </w:r>
      </w:ins>
      <w:ins w:id="583" w:author="PR Preview" w:date="2026-01-01T00:00:00Z">
        <w:r>
          <w:t xml:space="preserve">. </w:t>
        </w:r>
      </w:ins>
      <w:ins w:id="584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3"/>
    <w:bookmarkEnd w:id="394"/>
    <w:bookmarkStart w:id="442" w:name="references"/>
    <w:p>
      <w:pPr>
        <w:pStyle w:val="Heading2"/>
      </w:pPr>
      <w:r>
        <w:t xml:space="preserve">References</w:t>
      </w:r>
    </w:p>
    <w:bookmarkStart w:id="441" w:name="refs"/>
    <w:bookmarkStart w:id="39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6"/>
    <w:bookmarkStart w:id="39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8"/>
    <w:bookmarkStart w:id="40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0"/>
    <w:bookmarkStart w:id="40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https://en.wikipedia.org/wiki/Likelihood_function</w:t>
        </w:r>
      </w:hyperlink>
    </w:p>
    <w:bookmarkEnd w:id="402"/>
    <w:bookmarkStart w:id="40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https://en.wikipedia.org/wiki/Maximum_likelihood_estimation</w:t>
        </w:r>
      </w:hyperlink>
    </w:p>
    <w:bookmarkEnd w:id="404"/>
    <w:bookmarkStart w:id="40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6"/>
    <w:bookmarkStart w:id="40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7"/>
    <w:bookmarkStart w:id="40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8"/>
    <w:bookmarkStart w:id="41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https://en.wikipedia.org/wiki/Critical_point_%28mathematics%29</w:t>
        </w:r>
      </w:hyperlink>
    </w:p>
    <w:bookmarkEnd w:id="410"/>
    <w:bookmarkStart w:id="41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https://en.wikipedia.org/wiki/Informant_function</w:t>
        </w:r>
      </w:hyperlink>
    </w:p>
    <w:bookmarkEnd w:id="412"/>
    <w:bookmarkStart w:id="41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https://en.wikipedia.org/wiki/Hessian_matrix</w:t>
        </w:r>
      </w:hyperlink>
    </w:p>
    <w:bookmarkEnd w:id="414"/>
    <w:bookmarkStart w:id="41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https://en.wikipedia.org/wiki/Fisher_information</w:t>
        </w:r>
      </w:hyperlink>
    </w:p>
    <w:bookmarkEnd w:id="416"/>
    <w:bookmarkStart w:id="41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8"/>
    <w:bookmarkStart w:id="42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0"/>
    <w:bookmarkStart w:id="42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2"/>
    <w:bookmarkStart w:id="42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https://en.wikipedia.org/wiki/Wald_test</w:t>
        </w:r>
      </w:hyperlink>
    </w:p>
    <w:bookmarkEnd w:id="424"/>
    <w:bookmarkStart w:id="42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https://en.wikipedia.org/wiki/Likelihood-ratio_test</w:t>
        </w:r>
      </w:hyperlink>
    </w:p>
    <w:bookmarkEnd w:id="426"/>
    <w:bookmarkStart w:id="42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https://en.wikipedia.org/wiki/Wilks%27_theorem</w:t>
        </w:r>
      </w:hyperlink>
    </w:p>
    <w:bookmarkEnd w:id="428"/>
    <w:bookmarkStart w:id="43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0"/>
    <w:bookmarkStart w:id="43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https://en.wikipedia.org/wiki/Prediction_interval</w:t>
        </w:r>
      </w:hyperlink>
    </w:p>
    <w:bookmarkEnd w:id="432"/>
    <w:bookmarkStart w:id="43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4"/>
    <w:bookmarkStart w:id="43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6"/>
    <w:bookmarkStart w:id="43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8"/>
    <w:bookmarkStart w:id="44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0"/>
    <w:bookmarkEnd w:id="441"/>
    <w:bookmarkEnd w:id="4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29" Type="http://schemas.openxmlformats.org/officeDocument/2006/relationships/image" Target="media/rId229.png"/><Relationship Id="rId241" Type="http://schemas.openxmlformats.org/officeDocument/2006/relationships/image" Target="media/rId241.png"/><Relationship Id="rId245" Type="http://schemas.openxmlformats.org/officeDocument/2006/relationships/image" Target="media/rId24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8" Type="http://schemas.openxmlformats.org/officeDocument/2006/relationships/image" Target="media/rId258.png"/><Relationship Id="rId339" Type="http://schemas.openxmlformats.org/officeDocument/2006/relationships/image" Target="media/rId339.png"/><Relationship Id="rId344" Type="http://schemas.openxmlformats.org/officeDocument/2006/relationships/image" Target="media/rId344.png"/><Relationship Id="rId349" Type="http://schemas.openxmlformats.org/officeDocument/2006/relationships/image" Target="media/rId349.png"/><Relationship Id="rId353" Type="http://schemas.openxmlformats.org/officeDocument/2006/relationships/image" Target="media/rId353.png"/><Relationship Id="rId358" Type="http://schemas.openxmlformats.org/officeDocument/2006/relationships/image" Target="media/rId358.png"/><Relationship Id="rId362" Type="http://schemas.openxmlformats.org/officeDocument/2006/relationships/image" Target="media/rId362.png"/><Relationship Id="rId370" Type="http://schemas.openxmlformats.org/officeDocument/2006/relationships/image" Target="media/rId370.png"/><Relationship Id="rId376" Type="http://schemas.openxmlformats.org/officeDocument/2006/relationships/image" Target="media/rId376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329" Type="http://schemas.openxmlformats.org/officeDocument/2006/relationships/hyperlink" Target="estimation.qmd#exm-biased-variance-mle" TargetMode="External"/><Relationship Id="rId292" Type="http://schemas.openxmlformats.org/officeDocument/2006/relationships/hyperlink" Target="exploratory-descriptive.qmd#def-sample" TargetMode="External"/><Relationship Id="rId291" Type="http://schemas.openxmlformats.org/officeDocument/2006/relationships/hyperlink" Target="exploratory-descriptive.qmd#def-sample-mean" TargetMode="External"/><Relationship Id="rId433" Type="http://schemas.openxmlformats.org/officeDocument/2006/relationships/hyperlink" Target="https://doi.org/10.1001/jama.280.7.605" TargetMode="External"/><Relationship Id="rId397" Type="http://schemas.openxmlformats.org/officeDocument/2006/relationships/hyperlink" Target="https://doi.org/10.1002/9780470191613" TargetMode="External"/><Relationship Id="rId435" Type="http://schemas.openxmlformats.org/officeDocument/2006/relationships/hyperlink" Target="https://doi.org/10.1007/978-1-4614-1353-0" TargetMode="External"/><Relationship Id="rId417" Type="http://schemas.openxmlformats.org/officeDocument/2006/relationships/hyperlink" Target="https://doi.org/10.1007/b98855" TargetMode="External"/><Relationship Id="rId419" Type="http://schemas.openxmlformats.org/officeDocument/2006/relationships/hyperlink" Target="https://doi.org/10.1016/S1573-4412(05)80005-4" TargetMode="External"/><Relationship Id="rId421" Type="http://schemas.openxmlformats.org/officeDocument/2006/relationships/hyperlink" Target="https://doi.org/10.1093/biomet/65.3.457" TargetMode="External"/><Relationship Id="rId437" Type="http://schemas.openxmlformats.org/officeDocument/2006/relationships/hyperlink" Target="https://doi.org/10.1198/000313001300339897" TargetMode="External"/><Relationship Id="rId395" Type="http://schemas.openxmlformats.org/officeDocument/2006/relationships/hyperlink" Target="https://doi.org/10.1201/9781315182780" TargetMode="External"/><Relationship Id="rId429" Type="http://schemas.openxmlformats.org/officeDocument/2006/relationships/hyperlink" Target="https://doi.org/10.1214/aoms/1177732360" TargetMode="External"/><Relationship Id="rId409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15" Type="http://schemas.openxmlformats.org/officeDocument/2006/relationships/hyperlink" Target="https://en.wikipedia.org/wiki/Fisher_information" TargetMode="External"/><Relationship Id="rId413" Type="http://schemas.openxmlformats.org/officeDocument/2006/relationships/hyperlink" Target="https://en.wikipedia.org/wiki/Hessian_matrix" TargetMode="External"/><Relationship Id="rId411" Type="http://schemas.openxmlformats.org/officeDocument/2006/relationships/hyperlink" Target="https://en.wikipedia.org/wiki/Informant_function" TargetMode="External"/><Relationship Id="rId425" Type="http://schemas.openxmlformats.org/officeDocument/2006/relationships/hyperlink" Target="https://en.wikipedia.org/wiki/Likelihood-ratio_test" TargetMode="External"/><Relationship Id="rId401" Type="http://schemas.openxmlformats.org/officeDocument/2006/relationships/hyperlink" Target="https://en.wikipedia.org/wiki/Likelihood_function" TargetMode="External"/><Relationship Id="rId403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31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23" Type="http://schemas.openxmlformats.org/officeDocument/2006/relationships/hyperlink" Target="https://en.wikipedia.org/wiki/Wald_test" TargetMode="External"/><Relationship Id="rId427" Type="http://schemas.openxmlformats.org/officeDocument/2006/relationships/hyperlink" Target="https://en.wikipedia.org/wiki/Wilks%27_theorem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21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2" Type="http://schemas.openxmlformats.org/officeDocument/2006/relationships/hyperlink" Target="https://morrison-lab.github.io/pds/variance-covariance.html#def-deviation-pop-mean" TargetMode="External"/><Relationship Id="rId307" Type="http://schemas.openxmlformats.org/officeDocument/2006/relationships/hyperlink" Target="https://morrison-lab.github.io/pds/variance-covariance.html#def-precision" TargetMode="External"/><Relationship Id="rId72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39" Type="http://schemas.openxmlformats.org/officeDocument/2006/relationships/hyperlink" Target="https://www.cengage.com/c/applied-regression-analysis-and-other-multivariable-methods-5e-kleinbaum/9781285051086/" TargetMode="External"/><Relationship Id="rId399" Type="http://schemas.openxmlformats.org/officeDocument/2006/relationships/hyperlink" Target="https://www.cengage.com/c/statistical-inference-2e-casella-berger/9780534243128/" TargetMode="External"/><Relationship Id="rId405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329" Type="http://schemas.openxmlformats.org/officeDocument/2006/relationships/hyperlink" Target="estimation.qmd#exm-biased-variance-mle" TargetMode="External"/><Relationship Id="rId292" Type="http://schemas.openxmlformats.org/officeDocument/2006/relationships/hyperlink" Target="exploratory-descriptive.qmd#def-sample" TargetMode="External"/><Relationship Id="rId291" Type="http://schemas.openxmlformats.org/officeDocument/2006/relationships/hyperlink" Target="exploratory-descriptive.qmd#def-sample-mean" TargetMode="External"/><Relationship Id="rId433" Type="http://schemas.openxmlformats.org/officeDocument/2006/relationships/hyperlink" Target="https://doi.org/10.1001/jama.280.7.605" TargetMode="External"/><Relationship Id="rId397" Type="http://schemas.openxmlformats.org/officeDocument/2006/relationships/hyperlink" Target="https://doi.org/10.1002/9780470191613" TargetMode="External"/><Relationship Id="rId435" Type="http://schemas.openxmlformats.org/officeDocument/2006/relationships/hyperlink" Target="https://doi.org/10.1007/978-1-4614-1353-0" TargetMode="External"/><Relationship Id="rId417" Type="http://schemas.openxmlformats.org/officeDocument/2006/relationships/hyperlink" Target="https://doi.org/10.1007/b98855" TargetMode="External"/><Relationship Id="rId419" Type="http://schemas.openxmlformats.org/officeDocument/2006/relationships/hyperlink" Target="https://doi.org/10.1016/S1573-4412(05)80005-4" TargetMode="External"/><Relationship Id="rId421" Type="http://schemas.openxmlformats.org/officeDocument/2006/relationships/hyperlink" Target="https://doi.org/10.1093/biomet/65.3.457" TargetMode="External"/><Relationship Id="rId437" Type="http://schemas.openxmlformats.org/officeDocument/2006/relationships/hyperlink" Target="https://doi.org/10.1198/000313001300339897" TargetMode="External"/><Relationship Id="rId395" Type="http://schemas.openxmlformats.org/officeDocument/2006/relationships/hyperlink" Target="https://doi.org/10.1201/9781315182780" TargetMode="External"/><Relationship Id="rId429" Type="http://schemas.openxmlformats.org/officeDocument/2006/relationships/hyperlink" Target="https://doi.org/10.1214/aoms/1177732360" TargetMode="External"/><Relationship Id="rId409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15" Type="http://schemas.openxmlformats.org/officeDocument/2006/relationships/hyperlink" Target="https://en.wikipedia.org/wiki/Fisher_information" TargetMode="External"/><Relationship Id="rId413" Type="http://schemas.openxmlformats.org/officeDocument/2006/relationships/hyperlink" Target="https://en.wikipedia.org/wiki/Hessian_matrix" TargetMode="External"/><Relationship Id="rId411" Type="http://schemas.openxmlformats.org/officeDocument/2006/relationships/hyperlink" Target="https://en.wikipedia.org/wiki/Informant_function" TargetMode="External"/><Relationship Id="rId425" Type="http://schemas.openxmlformats.org/officeDocument/2006/relationships/hyperlink" Target="https://en.wikipedia.org/wiki/Likelihood-ratio_test" TargetMode="External"/><Relationship Id="rId401" Type="http://schemas.openxmlformats.org/officeDocument/2006/relationships/hyperlink" Target="https://en.wikipedia.org/wiki/Likelihood_function" TargetMode="External"/><Relationship Id="rId403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31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23" Type="http://schemas.openxmlformats.org/officeDocument/2006/relationships/hyperlink" Target="https://en.wikipedia.org/wiki/Wald_test" TargetMode="External"/><Relationship Id="rId427" Type="http://schemas.openxmlformats.org/officeDocument/2006/relationships/hyperlink" Target="https://en.wikipedia.org/wiki/Wilks%27_theorem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21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2" Type="http://schemas.openxmlformats.org/officeDocument/2006/relationships/hyperlink" Target="https://morrison-lab.github.io/pds/variance-covariance.html#def-deviation-pop-mean" TargetMode="External"/><Relationship Id="rId307" Type="http://schemas.openxmlformats.org/officeDocument/2006/relationships/hyperlink" Target="https://morrison-lab.github.io/pds/variance-covariance.html#def-precision" TargetMode="External"/><Relationship Id="rId72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39" Type="http://schemas.openxmlformats.org/officeDocument/2006/relationships/hyperlink" Target="https://www.cengage.com/c/applied-regression-analysis-and-other-multivariable-methods-5e-kleinbaum/9781285051086/" TargetMode="External"/><Relationship Id="rId399" Type="http://schemas.openxmlformats.org/officeDocument/2006/relationships/hyperlink" Target="https://www.cengage.com/c/statistical-inference-2e-casella-berger/9780534243128/" TargetMode="External"/><Relationship Id="rId405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2026-10-22T20:53:39Z</dcterms:created>
  <dcterms:modified xsi:type="dcterms:W3CDTF">2026-10-22T20:53:39Z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