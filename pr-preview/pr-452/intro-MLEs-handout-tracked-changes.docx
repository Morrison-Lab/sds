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del w:id="3" w:author="PR Preview" w:date="2026-01-01T00:00:00Z">
        <w:r>
          <w:delTex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delText>
        </w:r>
      </w:del>
    </w:p>
    <w:p>
      <w:pPr>
        <w:pStyle w:val="BodyText"/>
      </w:pPr>
      <w:ins w:id="4" w:author="PR Preview" w:date="2026-01-01T00:00:00Z">
        <w:r>
  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  </w:r>
      </w:ins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4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del w:id="5" w:author="PR Preview" w:date="2026-01-01T00:00:00Z">
        <w:r>
          <w:delTex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delText>
        </w:r>
      </w:del>
    </w:p>
    <w:p>
      <w:pPr>
        <w:pStyle w:val="BodyText"/>
      </w:pPr>
      <w:ins w:id="6" w:author="PR Preview" w:date="2026-01-01T00:00:00Z">
        <w:r>
  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  </w:r>
      </w:ins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5" w:name="the-score-function-of-the-sample"/>
    <w:p>
      <w:pPr>
        <w:pStyle w:val="Heading3"/>
      </w:pPr>
      <w:r>
        <w:t xml:space="preserve">3.5 The score function of the sample</w:t>
      </w:r>
    </w:p>
    <w:bookmarkStart w:id="292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2"/>
    <w:bookmarkStart w:id="293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del w:id="7" w:author="PR Preview" w:date="2026-01-01T00:00:00Z">
        <w:r>
          <w:delTex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$n$)}\\
    &amp;= n \tau{\bar{\delta}}
    &amp;&amp; \text{(definition of ${\bar{\delta}}$)}
    \end{aligned}
    $$</w:delText>
        </w:r>
      </w:del>
    </w:p>
    <w:p>
      <w:pPr>
        <w:pStyle w:val="BodyText"/>
      </w:pPr>
      <w:ins w:id="8" w:author="PR Preview" w:date="2026-01-01T00:00:00Z">
        <w:r>
  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\text{(distribute the sum over the terms)}\\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$n$)}\\
    &amp;= n \tau{\bar{\delta}}
    &amp;&amp; \text{(definition of ${\bar{\delta}}$)}
    \end{aligned}
    $$</w:t>
        </w:r>
      </w:ins>
    </w:p>
    <w:bookmarkEnd w:id="293"/>
    <w:bookmarkStart w:id="294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5"/>
    <w:bookmarkStart w:id="300" w:name="solving-the-score-equation-1"/>
    <w:p>
      <w:pPr>
        <w:pStyle w:val="Heading3"/>
      </w:pPr>
      <w:r>
        <w:t xml:space="preserve">3.6 Solving the score equation</w:t>
      </w:r>
    </w:p>
    <w:bookmarkStart w:id="296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7"/>
    <w:bookmarkStart w:id="298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9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9"/>
    <w:bookmarkEnd w:id="300"/>
    <w:bookmarkStart w:id="310" w:name="hessian-contributions"/>
    <w:p>
      <w:pPr>
        <w:pStyle w:val="Heading3"/>
      </w:pPr>
      <w:r>
        <w:t xml:space="preserve">3.7 Hessian contributions</w:t>
      </w:r>
    </w:p>
    <w:bookmarkStart w:id="301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1"/>
    <w:bookmarkStart w:id="302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2"/>
    <w:bookmarkStart w:id="303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4" w:name="X8c8339af2ad425670c84e8179c3a59730e06db9"/>
    <w:p>
      <w:pPr>
        <w:pStyle w:val="BodyText"/>
      </w:pPr>
      <w:r>
        <w:rPr>
          <w:b/>
          <w:bCs/>
        </w:rPr>
        <w:t xml:space="preserve">Exercise 44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4"/>
    <w:bookmarkStart w:id="305" w:name="Xc7f390b0769be377b820923facf14192eed854f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5"/>
    <w:bookmarkStart w:id="306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7" w:name="X62b4b2896bcdb95623773131c5c4760be812280"/>
    <w:p>
      <w:pPr>
        <w:pStyle w:val="BodyText"/>
      </w:pPr>
      <w:r>
        <w:rPr>
          <w:b/>
          <w:bCs/>
        </w:rPr>
        <w:t xml:space="preserve">Exercise 45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7"/>
    <w:bookmarkStart w:id="308" w:name="X118ca6f08cfa84ccfca2ff5adbe3e35389be024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08"/>
    <w:bookmarkStart w:id="309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0"/>
    <w:bookmarkStart w:id="314" w:name="the-hessian-of-the-sample"/>
    <w:p>
      <w:pPr>
        <w:pStyle w:val="Heading3"/>
      </w:pPr>
      <w:r>
        <w:t xml:space="preserve">3.8 The Hessian of the sample</w:t>
      </w:r>
    </w:p>
    <w:bookmarkStart w:id="311" w:name="exr-bernoulli-hessian-sum"/>
    <w:p>
      <w:pPr>
        <w:pStyle w:val="FirstParagraph"/>
      </w:pPr>
      <w:r>
        <w:rPr>
          <w:b/>
          <w:bCs/>
        </w:rPr>
        <w:t xml:space="preserve">Exercise 46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1"/>
    <w:bookmarkStart w:id="312" w:name="sol-bernoulli-hessian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w:del w:id="9" w:author="PR Preview" w:date="2026-01-01T00:00:00Z">
        <w:r>
          <w:delTex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delText>
        </w:r>
      </w:del>
    </w:p>
    <w:p>
      <w:pPr>
        <w:pStyle w:val="BodyText"/>
      </w:pPr>
      <w:ins w:id="10" w:author="PR Preview" w:date="2026-01-01T00:00:00Z">
        <w:r>
  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  </w:r>
      </w:ins>
    </w:p>
    <w:bookmarkEnd w:id="312"/>
    <w:bookmarkStart w:id="313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End w:id="314"/>
    <w:bookmarkStart w:id="318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5" w:name="exr-bernoulli-hessian-nd"/>
    <w:p>
      <w:pPr>
        <w:pStyle w:val="FirstParagraph"/>
      </w:pPr>
      <w:r>
        <w:rPr>
          <w:b/>
          <w:bCs/>
        </w:rPr>
        <w:t xml:space="preserve">Exercise 47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5"/>
    <w:bookmarkStart w:id="316" w:name="sol-bernoulli-hessian-nd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8"/>
    <w:bookmarkStart w:id="323" w:name="the-maximum-likelihood-estimate-1"/>
    <w:p>
      <w:pPr>
        <w:pStyle w:val="Heading3"/>
      </w:pPr>
      <w:r>
        <w:t xml:space="preserve">3.10 The maximum likelihood estimate</w:t>
      </w:r>
    </w:p>
    <w:bookmarkStart w:id="319" w:name="exr-bernoulli-mle"/>
    <w:p>
      <w:pPr>
        <w:pStyle w:val="FirstParagraph"/>
      </w:pPr>
      <w:r>
        <w:rPr>
          <w:b/>
          <w:bCs/>
        </w:rPr>
        <w:t xml:space="preserve">Exercise 48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9"/>
    <w:bookmarkStart w:id="321" w:name="sol-bernoulli-mle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bookmarkStart w:id="322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3"/>
    <w:bookmarkEnd w:id="324"/>
    <w:bookmarkStart w:id="33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6"/>
    <w:bookmarkStart w:id="32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7"/>
    <w:bookmarkStart w:id="330" w:name="the-profile-log-likelihood"/>
    <w:p>
      <w:pPr>
        <w:pStyle w:val="Heading3"/>
      </w:pPr>
      <w:r>
        <w:t xml:space="preserve">4.3 The profile log-likelihood</w:t>
      </w:r>
    </w:p>
    <w:bookmarkStart w:id="32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8"/>
    <w:bookmarkStart w:id="329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9"/>
    <w:bookmarkEnd w:id="330"/>
    <w:bookmarkStart w:id="33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1"/>
    <w:bookmarkStart w:id="33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3"/>
    <w:bookmarkEnd w:id="334"/>
    <w:bookmarkStart w:id="33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5"/>
    <w:bookmarkStart w:id="33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6"/>
    <w:bookmarkEnd w:id="337"/>
    <w:bookmarkStart w:id="38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3"/>
    <w:bookmarkStart w:id="34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8"/>
    <w:bookmarkStart w:id="36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6"/>
    <w:bookmarkEnd w:id="367"/>
    <w:bookmarkStart w:id="36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8"/>
        </w:tc>
      </w:tr>
    </w:tbl>
    <w:bookmarkEnd w:id="369"/>
    <w:bookmarkStart w:id="37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3"/>
        </w:tc>
      </w:tr>
    </w:tbl>
    <w:bookmarkEnd w:id="374"/>
    <w:bookmarkStart w:id="38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9"/>
        </w:tc>
      </w:tr>
    </w:tbl>
    <w:bookmarkStart w:id="38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0"/>
    <w:bookmarkEnd w:id="381"/>
    <w:bookmarkStart w:id="38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2"/>
    <w:bookmarkEnd w:id="383"/>
    <w:bookmarkStart w:id="394" w:name="sec-mle-practice"/>
    <w:p>
      <w:pPr>
        <w:pStyle w:val="Heading2"/>
      </w:pPr>
      <w:r>
        <w:t xml:space="preserve">6 Practice exercises</w:t>
      </w:r>
    </w:p>
    <w:bookmarkStart w:id="384" w:name="exr-prac-binom-lik"/>
    <w:p>
      <w:pPr>
        <w:pStyle w:val="FirstParagraph"/>
      </w:pPr>
      <w:r>
        <w:rPr>
          <w:b/>
          <w:bCs/>
        </w:rPr>
        <w:t xml:space="preserve">Exercise 49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4"/>
    <w:bookmarkStart w:id="385" w:name="sol-prac-binom-lik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5"/>
    <w:bookmarkStart w:id="386" w:name="exr-prac-gauss-iid-lik"/>
    <w:p>
      <w:pPr>
        <w:pStyle w:val="BodyText"/>
      </w:pPr>
      <w:r>
        <w:rPr>
          <w:b/>
          <w:bCs/>
        </w:rPr>
        <w:t xml:space="preserve">Exercise 50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6"/>
    <w:bookmarkStart w:id="387" w:name="sol-prac-gauss-iid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7"/>
    <w:bookmarkStart w:id="388" w:name="exr-prac-score-zero"/>
    <w:p>
      <w:pPr>
        <w:pStyle w:val="BodyText"/>
      </w:pPr>
      <w:r>
        <w:rPr>
          <w:b/>
          <w:bCs/>
        </w:rPr>
        <w:t xml:space="preserve">Exercise 51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8"/>
    <w:bookmarkStart w:id="389" w:name="sol-prac-score-zero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del w:id="11" w:author="PR Preview" w:date="2026-01-01T00:00:00Z">
        <w:r>
          <w:delTex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delText>
        </w:r>
      </w:del>
    </w:p>
    <w:p>
      <w:pPr>
        <w:pStyle w:val="BodyText"/>
      </w:pPr>
      <w:ins w:id="12" w:author="PR Preview" w:date="2026-01-01T00:00:00Z">
        <w:r>
  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  </w:r>
      </w:ins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9"/>
    <w:bookmarkStart w:id="390" w:name="exr-prac-mle-se"/>
    <w:p>
      <w:pPr>
        <w:pStyle w:val="BodyText"/>
      </w:pPr>
      <w:r>
        <w:rPr>
          <w:b/>
          <w:bCs/>
        </w:rPr>
        <w:t xml:space="preserve">Exercise 52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0"/>
    <w:bookmarkStart w:id="391" w:name="sol-prac-mle-se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1"/>
    <w:bookmarkStart w:id="392" w:name="exr-prac-exp-mle"/>
    <w:p>
      <w:pPr>
        <w:pStyle w:val="FirstParagraph"/>
      </w:pPr>
      <w:r>
        <w:rPr>
          <w:b/>
          <w:bCs/>
        </w:rPr>
        <w:t xml:space="preserve">Exercise 53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2"/>
    <w:bookmarkStart w:id="393" w:name="sol-prac-exp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del w:id="13" w:author="PR Preview" w:date="2026-01-01T00:00:00Z">
        <w:r>
          <w:delTex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delText>
        </w:r>
      </w:del>
    </w:p>
    <w:p>
      <w:pPr>
        <w:pStyle w:val="BodyText"/>
      </w:pPr>
      <w:ins w:id="14" w:author="PR Preview" w:date="2026-01-01T00:00:00Z">
        <w:r>
  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  </w:r>
      </w:ins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3"/>
    <w:bookmarkEnd w:id="394"/>
    <w:bookmarkStart w:id="442" w:name="references"/>
    <w:p>
      <w:pPr>
        <w:pStyle w:val="Heading2"/>
      </w:pPr>
      <w:r>
        <w:t xml:space="preserve">References</w:t>
      </w:r>
    </w:p>
    <w:bookmarkStart w:id="441" w:name="refs"/>
    <w:bookmarkStart w:id="39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6"/>
    <w:bookmarkStart w:id="39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8"/>
    <w:bookmarkStart w:id="40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0"/>
    <w:bookmarkStart w:id="40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https://en.wikipedia.org/wiki/Likelihood_function</w:t>
        </w:r>
      </w:hyperlink>
    </w:p>
    <w:bookmarkEnd w:id="402"/>
    <w:bookmarkStart w:id="40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https://en.wikipedia.org/wiki/Maximum_likelihood_estimation</w:t>
        </w:r>
      </w:hyperlink>
    </w:p>
    <w:bookmarkEnd w:id="404"/>
    <w:bookmarkStart w:id="40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6"/>
    <w:bookmarkStart w:id="40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7"/>
    <w:bookmarkStart w:id="40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8"/>
    <w:bookmarkStart w:id="41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https://en.wikipedia.org/wiki/Critical_point_%28mathematics%29</w:t>
        </w:r>
      </w:hyperlink>
    </w:p>
    <w:bookmarkEnd w:id="410"/>
    <w:bookmarkStart w:id="41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https://en.wikipedia.org/wiki/Informant_function</w:t>
        </w:r>
      </w:hyperlink>
    </w:p>
    <w:bookmarkEnd w:id="412"/>
    <w:bookmarkStart w:id="41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https://en.wikipedia.org/wiki/Hessian_matrix</w:t>
        </w:r>
      </w:hyperlink>
    </w:p>
    <w:bookmarkEnd w:id="414"/>
    <w:bookmarkStart w:id="41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https://en.wikipedia.org/wiki/Fisher_information</w:t>
        </w:r>
      </w:hyperlink>
    </w:p>
    <w:bookmarkEnd w:id="416"/>
    <w:bookmarkStart w:id="41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8"/>
    <w:bookmarkStart w:id="42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0"/>
    <w:bookmarkStart w:id="42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2"/>
    <w:bookmarkStart w:id="42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https://en.wikipedia.org/wiki/Wald_test</w:t>
        </w:r>
      </w:hyperlink>
    </w:p>
    <w:bookmarkEnd w:id="424"/>
    <w:bookmarkStart w:id="42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5">
        <w:r>
          <w:rPr>
            <w:rStyle w:val="Hyperlink"/>
          </w:rPr>
          <w:t xml:space="preserve">https://en.wikipedia.org/wiki/Likelihood-ratio_test</w:t>
        </w:r>
      </w:hyperlink>
    </w:p>
    <w:bookmarkEnd w:id="426"/>
    <w:bookmarkStart w:id="42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https://en.wikipedia.org/wiki/Wilks%27_theorem</w:t>
        </w:r>
      </w:hyperlink>
    </w:p>
    <w:bookmarkEnd w:id="428"/>
    <w:bookmarkStart w:id="43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0"/>
    <w:bookmarkStart w:id="43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https://en.wikipedia.org/wiki/Prediction_interval</w:t>
        </w:r>
      </w:hyperlink>
    </w:p>
    <w:bookmarkEnd w:id="432"/>
    <w:bookmarkStart w:id="43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4"/>
    <w:bookmarkStart w:id="43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6"/>
    <w:bookmarkStart w:id="43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8"/>
    <w:bookmarkStart w:id="44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0"/>
    <w:bookmarkEnd w:id="441"/>
    <w:bookmarkEnd w:id="4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1" Type="http://schemas.openxmlformats.org/officeDocument/2006/relationships/image" Target="media/rId201.png"/><Relationship Id="rId217" Type="http://schemas.openxmlformats.org/officeDocument/2006/relationships/image" Target="media/rId217.png"/><Relationship Id="rId222" Type="http://schemas.openxmlformats.org/officeDocument/2006/relationships/image" Target="media/rId222.png"/><Relationship Id="rId234" Type="http://schemas.openxmlformats.org/officeDocument/2006/relationships/image" Target="media/rId234.png"/><Relationship Id="rId238" Type="http://schemas.openxmlformats.org/officeDocument/2006/relationships/image" Target="media/rId238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1" Type="http://schemas.openxmlformats.org/officeDocument/2006/relationships/image" Target="media/rId251.png"/><Relationship Id="rId339" Type="http://schemas.openxmlformats.org/officeDocument/2006/relationships/image" Target="media/rId339.png"/><Relationship Id="rId344" Type="http://schemas.openxmlformats.org/officeDocument/2006/relationships/image" Target="media/rId344.png"/><Relationship Id="rId349" Type="http://schemas.openxmlformats.org/officeDocument/2006/relationships/image" Target="media/rId349.png"/><Relationship Id="rId353" Type="http://schemas.openxmlformats.org/officeDocument/2006/relationships/image" Target="media/rId353.png"/><Relationship Id="rId358" Type="http://schemas.openxmlformats.org/officeDocument/2006/relationships/image" Target="media/rId358.png"/><Relationship Id="rId362" Type="http://schemas.openxmlformats.org/officeDocument/2006/relationships/image" Target="media/rId362.png"/><Relationship Id="rId370" Type="http://schemas.openxmlformats.org/officeDocument/2006/relationships/image" Target="media/rId370.png"/><Relationship Id="rId376" Type="http://schemas.openxmlformats.org/officeDocument/2006/relationships/image" Target="media/rId376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174" Type="http://schemas.openxmlformats.org/officeDocument/2006/relationships/image" Target="media/rId174.png"/><Relationship Id="rId182" Type="http://schemas.openxmlformats.org/officeDocument/2006/relationships/image" Target="media/rId182.png"/><Relationship Id="rId191" Type="http://schemas.openxmlformats.org/officeDocument/2006/relationships/image" Target="media/rId191.png"/><Relationship Id="rId157" Type="http://schemas.openxmlformats.org/officeDocument/2006/relationships/hyperlink" Target="estimation.qmd#def-estimand" TargetMode="External"/><Relationship Id="rId332" Type="http://schemas.openxmlformats.org/officeDocument/2006/relationships/hyperlink" Target="estimation.qmd#exm-biased-variance-mle" TargetMode="External"/><Relationship Id="rId291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3" Type="http://schemas.openxmlformats.org/officeDocument/2006/relationships/hyperlink" Target="https://doi.org/10.1001/jama.280.7.605" TargetMode="External"/><Relationship Id="rId397" Type="http://schemas.openxmlformats.org/officeDocument/2006/relationships/hyperlink" Target="https://doi.org/10.1002/9780470191613" TargetMode="External"/><Relationship Id="rId435" Type="http://schemas.openxmlformats.org/officeDocument/2006/relationships/hyperlink" Target="https://doi.org/10.1007/978-1-4614-1353-0" TargetMode="External"/><Relationship Id="rId417" Type="http://schemas.openxmlformats.org/officeDocument/2006/relationships/hyperlink" Target="https://doi.org/10.1007/b98855" TargetMode="External"/><Relationship Id="rId419" Type="http://schemas.openxmlformats.org/officeDocument/2006/relationships/hyperlink" Target="https://doi.org/10.1016/S1573-4412(05)80005-4" TargetMode="External"/><Relationship Id="rId421" Type="http://schemas.openxmlformats.org/officeDocument/2006/relationships/hyperlink" Target="https://doi.org/10.1093/biomet/65.3.457" TargetMode="External"/><Relationship Id="rId437" Type="http://schemas.openxmlformats.org/officeDocument/2006/relationships/hyperlink" Target="https://doi.org/10.1198/000313001300339897" TargetMode="External"/><Relationship Id="rId395" Type="http://schemas.openxmlformats.org/officeDocument/2006/relationships/hyperlink" Target="https://doi.org/10.1201/9781315182780" TargetMode="External"/><Relationship Id="rId429" Type="http://schemas.openxmlformats.org/officeDocument/2006/relationships/hyperlink" Target="https://doi.org/10.1214/aoms/1177732360" TargetMode="External"/><Relationship Id="rId409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5" Type="http://schemas.openxmlformats.org/officeDocument/2006/relationships/hyperlink" Target="https://en.wikipedia.org/wiki/Fisher_information" TargetMode="External"/><Relationship Id="rId413" Type="http://schemas.openxmlformats.org/officeDocument/2006/relationships/hyperlink" Target="https://en.wikipedia.org/wiki/Hessian_matrix" TargetMode="External"/><Relationship Id="rId411" Type="http://schemas.openxmlformats.org/officeDocument/2006/relationships/hyperlink" Target="https://en.wikipedia.org/wiki/Informant_function" TargetMode="External"/><Relationship Id="rId425" Type="http://schemas.openxmlformats.org/officeDocument/2006/relationships/hyperlink" Target="https://en.wikipedia.org/wiki/Likelihood-ratio_test" TargetMode="External"/><Relationship Id="rId401" Type="http://schemas.openxmlformats.org/officeDocument/2006/relationships/hyperlink" Target="https://en.wikipedia.org/wiki/Likelihood_function" TargetMode="External"/><Relationship Id="rId40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1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3" Type="http://schemas.openxmlformats.org/officeDocument/2006/relationships/hyperlink" Target="https://en.wikipedia.org/wiki/Wald_test" TargetMode="External"/><Relationship Id="rId42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0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5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39" Type="http://schemas.openxmlformats.org/officeDocument/2006/relationships/hyperlink" Target="https://www.cengage.com/c/applied-regression-analysis-and-other-multivariable-methods-5e-kleinbaum/9781285051086/" TargetMode="External"/><Relationship Id="rId399" Type="http://schemas.openxmlformats.org/officeDocument/2006/relationships/hyperlink" Target="https://www.cengage.com/c/statistical-inference-2e-casella-berger/9780534243128/" TargetMode="External"/><Relationship Id="rId40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7" Type="http://schemas.openxmlformats.org/officeDocument/2006/relationships/hyperlink" Target="estimation.qmd#def-estimand" TargetMode="External"/><Relationship Id="rId332" Type="http://schemas.openxmlformats.org/officeDocument/2006/relationships/hyperlink" Target="estimation.qmd#exm-biased-variance-mle" TargetMode="External"/><Relationship Id="rId291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3" Type="http://schemas.openxmlformats.org/officeDocument/2006/relationships/hyperlink" Target="https://doi.org/10.1001/jama.280.7.605" TargetMode="External"/><Relationship Id="rId397" Type="http://schemas.openxmlformats.org/officeDocument/2006/relationships/hyperlink" Target="https://doi.org/10.1002/9780470191613" TargetMode="External"/><Relationship Id="rId435" Type="http://schemas.openxmlformats.org/officeDocument/2006/relationships/hyperlink" Target="https://doi.org/10.1007/978-1-4614-1353-0" TargetMode="External"/><Relationship Id="rId417" Type="http://schemas.openxmlformats.org/officeDocument/2006/relationships/hyperlink" Target="https://doi.org/10.1007/b98855" TargetMode="External"/><Relationship Id="rId419" Type="http://schemas.openxmlformats.org/officeDocument/2006/relationships/hyperlink" Target="https://doi.org/10.1016/S1573-4412(05)80005-4" TargetMode="External"/><Relationship Id="rId421" Type="http://schemas.openxmlformats.org/officeDocument/2006/relationships/hyperlink" Target="https://doi.org/10.1093/biomet/65.3.457" TargetMode="External"/><Relationship Id="rId437" Type="http://schemas.openxmlformats.org/officeDocument/2006/relationships/hyperlink" Target="https://doi.org/10.1198/000313001300339897" TargetMode="External"/><Relationship Id="rId395" Type="http://schemas.openxmlformats.org/officeDocument/2006/relationships/hyperlink" Target="https://doi.org/10.1201/9781315182780" TargetMode="External"/><Relationship Id="rId429" Type="http://schemas.openxmlformats.org/officeDocument/2006/relationships/hyperlink" Target="https://doi.org/10.1214/aoms/1177732360" TargetMode="External"/><Relationship Id="rId409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5" Type="http://schemas.openxmlformats.org/officeDocument/2006/relationships/hyperlink" Target="https://en.wikipedia.org/wiki/Fisher_information" TargetMode="External"/><Relationship Id="rId413" Type="http://schemas.openxmlformats.org/officeDocument/2006/relationships/hyperlink" Target="https://en.wikipedia.org/wiki/Hessian_matrix" TargetMode="External"/><Relationship Id="rId411" Type="http://schemas.openxmlformats.org/officeDocument/2006/relationships/hyperlink" Target="https://en.wikipedia.org/wiki/Informant_function" TargetMode="External"/><Relationship Id="rId425" Type="http://schemas.openxmlformats.org/officeDocument/2006/relationships/hyperlink" Target="https://en.wikipedia.org/wiki/Likelihood-ratio_test" TargetMode="External"/><Relationship Id="rId401" Type="http://schemas.openxmlformats.org/officeDocument/2006/relationships/hyperlink" Target="https://en.wikipedia.org/wiki/Likelihood_function" TargetMode="External"/><Relationship Id="rId40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1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3" Type="http://schemas.openxmlformats.org/officeDocument/2006/relationships/hyperlink" Target="https://en.wikipedia.org/wiki/Wald_test" TargetMode="External"/><Relationship Id="rId42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0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5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39" Type="http://schemas.openxmlformats.org/officeDocument/2006/relationships/hyperlink" Target="https://www.cengage.com/c/applied-regression-analysis-and-other-multivariable-methods-5e-kleinbaum/9781285051086/" TargetMode="External"/><Relationship Id="rId399" Type="http://schemas.openxmlformats.org/officeDocument/2006/relationships/hyperlink" Target="https://www.cengage.com/c/statistical-inference-2e-casella-berger/9780534243128/" TargetMode="External"/><Relationship Id="rId40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2026-10-23T06:31:18Z</dcterms:created>
  <dcterms:modified xsi:type="dcterms:W3CDTF">2026-10-23T06:31:18Z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