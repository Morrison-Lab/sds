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np.float64(488364.99564830225), 'held_out': np.float64(503648.7535191132)}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np.float64(488364.9956483022), 'held_out': np.float64(503648.75351911323)}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2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9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3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3"/>
    <w:bookmarkStart w:id="166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4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5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6"/>
    <w:bookmarkStart w:id="167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4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7"/>
    <w:bookmarkStart w:id="169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9"/>
    <w:bookmarkStart w:id="17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0"/>
    <w:bookmarkStart w:id="17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1"/>
    <w:bookmarkStart w:id="17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2"/>
    <w:bookmarkStart w:id="17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3"/>
    <w:bookmarkStart w:id="17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4"/>
    <w:bookmarkStart w:id="17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5"/>
    <w:bookmarkStart w:id="17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6"/>
    <w:bookmarkStart w:id="18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del w:id="185" w:author="PR Preview" w:date="2026-01-01T00:00:00Z">
        <w:r>
          <w:delText xml:space="preserve">Take the expectation of each term in turn, using</w:delText>
        </w:r>
      </w:del>
      <w:del w:id="186" w:author="PR Preview" w:date="2026-01-01T00:00:00Z">
        <w:r>
          <w:delText xml:space="preserve"> </w:delText>
        </w:r>
      </w:del>
      <w:hyperlink r:id="rId177">
        <w:del w:id="187" w:author="PR Preview" w:date="2026-01-01T00:00:00Z">
          <w:r>
            <w:rPr>
              <w:rStyle w:val="Hyperlink"/>
            </w:rPr>
            <w:delText xml:space="preserve">linearity of expectation</w:delText>
          </w:r>
        </w:del>
      </w:hyperlink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to split the sum.</w:delText>
        </w:r>
      </w:del>
    </w:p>
    <w:p>
      <w:pPr>
        <w:pStyle w:val="FirstParagraph"/>
      </w:pPr>
      <w:ins w:id="190" w:author="PR Preview" w:date="2026-01-01T00:00:00Z">
        <w:r>
          <w:t xml:space="preserve">Take the expectation of each term in turn, using</w:t>
        </w:r>
      </w:ins>
      <w:ins w:id="191" w:author="PR Preview" w:date="2026-01-01T00:00:00Z">
        <w:r>
          <w:t xml:space="preserve"> </w:t>
        </w:r>
      </w:ins>
      <w:hyperlink r:id="rId177">
        <w:ins w:id="192" w:author="PR Preview" w:date="2026-01-01T00:00:00Z">
          <w:r>
            <w:rPr>
              <w:rStyle w:val="Hyperlink"/>
            </w:rPr>
            <w:t xml:space="preserve">linearity of expectation</w:t>
          </w:r>
        </w:ins>
      </w:hyperlink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to distribute the expectation over the sum.</w:t>
        </w:r>
      </w:ins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8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9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9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0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2"/>
    <w:bookmarkStart w:id="18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3"/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5"/>
    <w:bookmarkStart w:id="18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6"/>
    <w:bookmarkStart w:id="18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8"/>
    <w:bookmarkStart w:id="19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bookmarkEnd w:id="1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1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1"/>
    <w:bookmarkStart w:id="19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4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4"/>
    <w:bookmarkStart w:id="195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5"/>
    <w:bookmarkStart w:id="19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7"/>
    <w:bookmarkStart w:id="198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8"/>
    <w:bookmarkStart w:id="199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9"/>
    <w:bookmarkStart w:id="20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1"/>
    <w:bookmarkStart w:id="202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3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3"/>
    <w:bookmarkStart w:id="20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9"/>
    <w:bookmarkEnd w:id="210"/>
    <w:bookmarkStart w:id="262" w:name="sec-data-splits"/>
    <w:p>
      <w:pPr>
        <w:pStyle w:val="Heading2"/>
      </w:pPr>
      <w:r>
        <w:t xml:space="preserve">5 Training, validation, and test sets</w:t>
      </w:r>
    </w:p>
    <w:bookmarkStart w:id="21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1"/>
    <w:bookmarkStart w:id="21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2"/>
    <w:bookmarkStart w:id="21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4"/>
    <w:bookmarkStart w:id="21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5"/>
    <w:bookmarkStart w:id="21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6"/>
    <w:bookmarkStart w:id="21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7"/>
    <w:bookmarkStart w:id="21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9"/>
    <w:bookmarkStart w:id="22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bookmarkStart w:id="22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5"/>
    <w:bookmarkStart w:id="22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9"/>
    <w:bookmarkStart w:id="23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1"/>
    <w:bookmarkStart w:id="23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3"/>
    <w:bookmarkStart w:id="237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7"/>
    <w:bookmarkStart w:id="238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8"/>
    <w:bookmarkStart w:id="26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1"/>
    <w:bookmarkEnd w:id="262"/>
    <w:bookmarkStart w:id="2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3"/>
    <w:bookmarkStart w:id="26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4"/>
    <w:bookmarkStart w:id="26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7"/>
    <w:bookmarkStart w:id="26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2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2"/>
    <w:p>
      <w:pPr>
        <w:pStyle w:val="BodyText"/>
      </w:pPr>
      <w:r>
        <w:t xml:space="preserve"> </w:t>
      </w:r>
    </w:p>
    <w:bookmarkStart w:id="27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3"/>
    </w:p>
    <w:bookmarkEnd w:id="274"/>
    <w:bookmarkStart w:id="275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5"/>
    <w:bookmarkStart w:id="27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6"/>
    <w:bookmarkStart w:id="277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7"/>
    <w:bookmarkStart w:id="27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0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1"/>
    <w:bookmarkStart w:id="28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2"/>
    <w:bookmarkStart w:id="284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6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7"/>
    <w:bookmarkStart w:id="288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8"/>
    <w:bookmarkStart w:id="289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9"/>
    <w:bookmarkStart w:id="294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4"/>
    <w:bookmarkStart w:id="297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7"/>
    <w:bookmarkEnd w:id="298"/>
    <w:bookmarkStart w:id="326" w:name="sec-loocv"/>
    <w:p>
      <w:pPr>
        <w:pStyle w:val="Heading2"/>
      </w:pPr>
      <w:r>
        <w:t xml:space="preserve">7 Leave-one-out cross-validation</w:t>
      </w:r>
    </w:p>
    <w:bookmarkStart w:id="299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9"/>
    <w:bookmarkStart w:id="300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0"/>
    <w:bookmarkStart w:id="302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2"/>
    <w:bookmarkStart w:id="30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5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4"/>
    </w:p>
    <w:bookmarkEnd w:id="305"/>
    <w:bookmarkStart w:id="307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7"/>
    <w:bookmarkStart w:id="309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8"/>
    </w:p>
    <w:bookmarkEnd w:id="309"/>
    <w:bookmarkStart w:id="311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1"/>
    <w:bookmarkStart w:id="314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4"/>
    <w:bookmarkStart w:id="317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7"/>
    <w:bookmarkStart w:id="319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9"/>
    <w:bookmarkStart w:id="322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1"/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3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3"/>
    <w:bookmarkStart w:id="324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95" w:author="PR Preview" w:date="2026-01-01T00:00:00Z">
        <w:r>
          <w:rPr>
            <w:rStyle w:val="NormalTok"/>
          </w:rPr>
          <w:delText xml:space="preserve">loocv_max_diff </w:delText>
        </w:r>
      </w:del>
      <w:del w:id="196" w:author="PR Preview" w:date="2026-01-01T00:00:00Z">
        <w:r>
          <w:rPr>
            <w:rStyle w:val="OtherTok"/>
          </w:rPr>
          <w:delText xml:space="preserve">&lt;-</w:delText>
        </w:r>
      </w:del>
      <w:del w:id="197" w:author="PR Preview" w:date="2026-01-01T00:00:00Z">
        <w:r>
          <w:rPr>
            <w:rStyle w:val="NormalTok"/>
          </w:rPr>
          <w:delText xml:space="preserve"> </w:delText>
        </w:r>
      </w:del>
      <w:del w:id="198" w:author="PR Preview" w:date="2026-01-01T00:00:00Z">
        <w:r>
          <w:rPr>
            <w:rStyle w:val="FunctionTok"/>
          </w:rPr>
          <w:delText xml:space="preserve">max</w:delText>
        </w:r>
      </w:del>
      <w:del w:id="199" w:author="PR Preview" w:date="2026-01-01T00:00:00Z">
        <w:r>
          <w:rPr>
            <w:rStyle w:val="NormalTok"/>
          </w:rPr>
          <w:delText xml:space="preserve">(</w:delText>
        </w:r>
      </w:del>
      <w:del w:id="200" w:author="PR Preview" w:date="2026-01-01T00:00:00Z">
        <w:r>
          <w:rPr>
            <w:rStyle w:val="FunctionTok"/>
          </w:rPr>
          <w:delText xml:space="preserve">abs</w:delText>
        </w:r>
      </w:del>
      <w:del w:id="201" w:author="PR Preview" w:date="2026-01-01T00:00:00Z">
        <w:r>
          <w:rPr>
            <w:rStyle w:val="NormalTok"/>
          </w:rPr>
          <w:delText xml:space="preserve">(mtcars_loocv</w:delText>
        </w:r>
      </w:del>
      <w:del w:id="202" w:author="PR Preview" w:date="2026-01-01T00:00:00Z">
        <w:r>
          <w:rPr>
            <w:rStyle w:val="SpecialCharTok"/>
          </w:rPr>
          <w:delText xml:space="preserve">$</w:delText>
        </w:r>
      </w:del>
      <w:del w:id="203" w:author="PR Preview" w:date="2026-01-01T00:00:00Z">
        <w:r>
          <w:rPr>
            <w:rStyle w:val="NormalTok"/>
          </w:rPr>
          <w:delText xml:space="preserve">refitting </w:delText>
        </w:r>
      </w:del>
      <w:del w:id="204" w:author="PR Preview" w:date="2026-01-01T00:00:00Z">
        <w:r>
          <w:rPr>
            <w:rStyle w:val="SpecialCharTok"/>
          </w:rPr>
          <w:delText xml:space="preserve">-</w:delText>
        </w:r>
      </w:del>
      <w:del w:id="205" w:author="PR Preview" w:date="2026-01-01T00:00:00Z">
        <w:r>
          <w:rPr>
            <w:rStyle w:val="NormalTok"/>
          </w:rPr>
          <w:delText xml:space="preserve"> mtcars_loocv</w:delText>
        </w:r>
      </w:del>
      <w:del w:id="206" w:author="PR Preview" w:date="2026-01-01T00:00:00Z">
        <w:r>
          <w:rPr>
            <w:rStyle w:val="SpecialCharTok"/>
          </w:rPr>
          <w:delText xml:space="preserve">$</w:delText>
        </w:r>
      </w:del>
      <w:del w:id="207" w:author="PR Preview" w:date="2026-01-01T00:00:00Z">
        <w:r>
          <w:rPr>
            <w:rStyle w:val="NormalTok"/>
          </w:rPr>
          <w:delText xml:space="preserve">formula))</w:delText>
        </w:r>
      </w:del>
      <w:del w:id="208" w:author="PR Preview" w:date="2026-01-01T00:00:00Z">
        <w:r>
          <w:br/>
        </w:r>
      </w:del>
      <w:del w:id="209" w:author="PR Preview" w:date="2026-01-01T00:00:00Z">
        <w:r>
          <w:rPr>
            <w:rStyle w:val="NormalTok"/>
          </w:rPr>
          <w:delText xml:space="preserve">mtcars_best_loocv </w:delText>
        </w:r>
      </w:del>
      <w:del w:id="210" w:author="PR Preview" w:date="2026-01-01T00:00:00Z">
        <w:r>
          <w:rPr>
            <w:rStyle w:val="OtherTok"/>
          </w:rPr>
          <w:delText xml:space="preserve">&lt;-</w:delText>
        </w:r>
      </w:del>
      <w:del w:id="211" w:author="PR Preview" w:date="2026-01-01T00:00:00Z">
        <w:r>
          <w:br/>
        </w:r>
      </w:del>
      <w:del w:id="212" w:author="PR Preview" w:date="2026-01-01T00:00:00Z">
        <w:r>
          <w:rPr>
            <w:rStyle w:val="NormalTok"/>
          </w:rPr>
          <w:delText xml:space="preserve">  mtcars_loocv</w:delText>
        </w:r>
      </w:del>
      <w:del w:id="213" w:author="PR Preview" w:date="2026-01-01T00:00:00Z">
        <w:r>
          <w:rPr>
            <w:rStyle w:val="SpecialCharTok"/>
          </w:rPr>
          <w:delText xml:space="preserve">$</w:delText>
        </w:r>
      </w:del>
      <w:del w:id="214" w:author="PR Preview" w:date="2026-01-01T00:00:00Z">
        <w:r>
          <w:rPr>
            <w:rStyle w:val="NormalTok"/>
          </w:rPr>
          <w:delText xml:space="preserve">degree[</w:delText>
        </w:r>
      </w:del>
      <w:del w:id="215" w:author="PR Preview" w:date="2026-01-01T00:00:00Z">
        <w:r>
          <w:rPr>
            <w:rStyle w:val="FunctionTok"/>
          </w:rPr>
          <w:delText xml:space="preserve">which.min</w:delText>
        </w:r>
      </w:del>
      <w:del w:id="216" w:author="PR Preview" w:date="2026-01-01T00:00:00Z">
        <w:r>
          <w:rPr>
            <w:rStyle w:val="NormalTok"/>
          </w:rPr>
          <w:delText xml:space="preserve">(mtcars_loocv</w:delText>
        </w:r>
      </w:del>
      <w:del w:id="217" w:author="PR Preview" w:date="2026-01-01T00:00:00Z">
        <w:r>
          <w:rPr>
            <w:rStyle w:val="SpecialCharTok"/>
          </w:rPr>
          <w:delText xml:space="preserve">$</w:delText>
        </w:r>
      </w:del>
      <w:del w:id="218" w:author="PR Preview" w:date="2026-01-01T00:00:00Z">
        <w:r>
          <w:rPr>
            <w:rStyle w:val="NormalTok"/>
          </w:rPr>
          <w:delText xml:space="preserve">formula)]</w:delText>
        </w:r>
      </w:del>
      <w:del w:id="219" w:author="PR Preview" w:date="2026-01-01T00:00:00Z">
        <w:r>
          <w:br/>
        </w:r>
      </w:del>
      <w:del w:id="220" w:author="PR Preview" w:date="2026-01-01T00:00:00Z">
        <w:r>
          <w:rPr>
            <w:rStyle w:val="FunctionTok"/>
          </w:rPr>
          <w:delText xml:space="preserve">c</w:delText>
        </w:r>
      </w:del>
      <w:del w:id="221" w:author="PR Preview" w:date="2026-01-01T00:00:00Z">
        <w:r>
          <w:rPr>
            <w:rStyle w:val="NormalTok"/>
          </w:rPr>
          <w:delText xml:space="preserve">(</w:delText>
        </w:r>
      </w:del>
      <w:del w:id="222" w:author="PR Preview" w:date="2026-01-01T00:00:00Z">
        <w:r>
          <w:rPr>
            <w:rStyle w:val="AttributeTok"/>
          </w:rPr>
          <w:delText xml:space="preserve">max_difference =</w:delText>
        </w:r>
      </w:del>
      <w:del w:id="223" w:author="PR Preview" w:date="2026-01-01T00:00:00Z">
        <w:r>
          <w:rPr>
            <w:rStyle w:val="NormalTok"/>
          </w:rPr>
          <w:delText xml:space="preserve"> loocv_max_diff, </w:delText>
        </w:r>
      </w:del>
      <w:del w:id="224" w:author="PR Preview" w:date="2026-01-01T00:00:00Z">
        <w:r>
          <w:rPr>
            <w:rStyle w:val="AttributeTok"/>
          </w:rPr>
          <w:delText xml:space="preserve">best_degree =</w:delText>
        </w:r>
      </w:del>
      <w:del w:id="225" w:author="PR Preview" w:date="2026-01-01T00:00:00Z">
        <w:r>
          <w:rPr>
            <w:rStyle w:val="NormalTok"/>
          </w:rPr>
          <w:delText xml:space="preserve"> mtcars_best_loocv)</w:delText>
        </w:r>
      </w:del>
      <w:del w:id="226" w:author="PR Preview" w:date="2026-01-01T00:00:00Z">
        <w:r>
          <w:br/>
        </w:r>
      </w:del>
      <w:del w:id="22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28" w:author="PR Preview" w:date="2026-01-01T00:00:00Z">
        <w:r>
          <w:br/>
        </w:r>
      </w:del>
      <w:del w:id="229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230" w:author="PR Preview" w:date="2026-01-01T00:00:00Z">
        <w:r>
          <w:delText xml:space="preserve">The two columns differ by at most 7.1e-15,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which is rounding error.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The single-fit formula needs one fit per model instead of 32.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LOOCV picks degree 2,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and because LOOCV is not random (</w:delText>
        </w:r>
      </w:del>
      <w:hyperlink w:anchor="lem-loocv-not-random">
        <w:del w:id="23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40" w:author="PR Preview" w:date="2026-01-01T00:00:00Z">
        <w:r>
          <w:delText xml:space="preserve">),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43" w:author="PR Preview" w:date="2026-01-01T00:00:00Z">
        <w:r>
          <w:rPr>
            <w:rStyle w:val="NormalTok"/>
          </w:rPr>
          <w:t xml:space="preserve">loocv_max_diff </w:t>
        </w:r>
      </w:ins>
      <w:ins w:id="244" w:author="PR Preview" w:date="2026-01-01T00:00:00Z">
        <w:r>
          <w:rPr>
            <w:rStyle w:val="OtherTok"/>
          </w:rPr>
          <w:t xml:space="preserve">&lt;-</w:t>
        </w:r>
      </w:ins>
      <w:ins w:id="245" w:author="PR Preview" w:date="2026-01-01T00:00:00Z">
        <w:r>
          <w:rPr>
            <w:rStyle w:val="NormalTok"/>
          </w:rPr>
          <w:t xml:space="preserve"> </w:t>
        </w:r>
      </w:ins>
      <w:ins w:id="246" w:author="PR Preview" w:date="2026-01-01T00:00:00Z">
        <w:r>
          <w:rPr>
            <w:rStyle w:val="FunctionTok"/>
          </w:rPr>
          <w:t xml:space="preserve">max</w:t>
        </w:r>
      </w:ins>
      <w:ins w:id="247" w:author="PR Preview" w:date="2026-01-01T00:00:00Z">
        <w:r>
          <w:rPr>
            <w:rStyle w:val="NormalTok"/>
          </w:rPr>
          <w:t xml:space="preserve">(</w:t>
        </w:r>
      </w:ins>
      <w:ins w:id="248" w:author="PR Preview" w:date="2026-01-01T00:00:00Z">
        <w:r>
          <w:rPr>
            <w:rStyle w:val="FunctionTok"/>
          </w:rPr>
          <w:t xml:space="preserve">abs</w:t>
        </w:r>
      </w:ins>
      <w:ins w:id="249" w:author="PR Preview" w:date="2026-01-01T00:00:00Z">
        <w:r>
          <w:rPr>
            <w:rStyle w:val="NormalTok"/>
          </w:rPr>
          <w:t xml:space="preserve">(mtcars_loocv</w:t>
        </w:r>
      </w:ins>
      <w:ins w:id="250" w:author="PR Preview" w:date="2026-01-01T00:00:00Z">
        <w:r>
          <w:rPr>
            <w:rStyle w:val="SpecialCharTok"/>
          </w:rPr>
          <w:t xml:space="preserve">$</w:t>
        </w:r>
      </w:ins>
      <w:ins w:id="251" w:author="PR Preview" w:date="2026-01-01T00:00:00Z">
        <w:r>
          <w:rPr>
            <w:rStyle w:val="NormalTok"/>
          </w:rPr>
          <w:t xml:space="preserve">refitting </w:t>
        </w:r>
      </w:ins>
      <w:ins w:id="252" w:author="PR Preview" w:date="2026-01-01T00:00:00Z">
        <w:r>
          <w:rPr>
            <w:rStyle w:val="SpecialCharTok"/>
          </w:rPr>
          <w:t xml:space="preserve">-</w:t>
        </w:r>
      </w:ins>
      <w:ins w:id="253" w:author="PR Preview" w:date="2026-01-01T00:00:00Z">
        <w:r>
          <w:rPr>
            <w:rStyle w:val="NormalTok"/>
          </w:rPr>
          <w:t xml:space="preserve"> mtcars_loocv</w:t>
        </w:r>
      </w:ins>
      <w:ins w:id="254" w:author="PR Preview" w:date="2026-01-01T00:00:00Z">
        <w:r>
          <w:rPr>
            <w:rStyle w:val="SpecialCharTok"/>
          </w:rPr>
          <w:t xml:space="preserve">$</w:t>
        </w:r>
      </w:ins>
      <w:ins w:id="255" w:author="PR Preview" w:date="2026-01-01T00:00:00Z">
        <w:r>
          <w:rPr>
            <w:rStyle w:val="NormalTok"/>
          </w:rPr>
          <w:t xml:space="preserve">formula))</w:t>
        </w:r>
      </w:ins>
      <w:ins w:id="256" w:author="PR Preview" w:date="2026-01-01T00:00:00Z">
        <w:r>
          <w:br/>
        </w:r>
      </w:ins>
      <w:ins w:id="257" w:author="PR Preview" w:date="2026-01-01T00:00:00Z">
        <w:r>
          <w:rPr>
            <w:rStyle w:val="NormalTok"/>
          </w:rPr>
          <w:t xml:space="preserve">mtcars_best_loocv </w:t>
        </w:r>
      </w:ins>
      <w:ins w:id="258" w:author="PR Preview" w:date="2026-01-01T00:00:00Z">
        <w:r>
          <w:rPr>
            <w:rStyle w:val="OtherTok"/>
          </w:rPr>
          <w:t xml:space="preserve">&lt;-</w:t>
        </w:r>
      </w:ins>
      <w:ins w:id="259" w:author="PR Preview" w:date="2026-01-01T00:00:00Z">
        <w:r>
          <w:br/>
        </w:r>
      </w:ins>
      <w:ins w:id="260" w:author="PR Preview" w:date="2026-01-01T00:00:00Z">
        <w:r>
          <w:rPr>
            <w:rStyle w:val="NormalTok"/>
          </w:rPr>
          <w:t xml:space="preserve">  mtcars_loocv</w:t>
        </w:r>
      </w:ins>
      <w:ins w:id="261" w:author="PR Preview" w:date="2026-01-01T00:00:00Z">
        <w:r>
          <w:rPr>
            <w:rStyle w:val="SpecialCharTok"/>
          </w:rPr>
          <w:t xml:space="preserve">$</w:t>
        </w:r>
      </w:ins>
      <w:ins w:id="262" w:author="PR Preview" w:date="2026-01-01T00:00:00Z">
        <w:r>
          <w:rPr>
            <w:rStyle w:val="NormalTok"/>
          </w:rPr>
          <w:t xml:space="preserve">degree[</w:t>
        </w:r>
      </w:ins>
      <w:ins w:id="263" w:author="PR Preview" w:date="2026-01-01T00:00:00Z">
        <w:r>
          <w:rPr>
            <w:rStyle w:val="FunctionTok"/>
          </w:rPr>
          <w:t xml:space="preserve">which.min</w:t>
        </w:r>
      </w:ins>
      <w:ins w:id="264" w:author="PR Preview" w:date="2026-01-01T00:00:00Z">
        <w:r>
          <w:rPr>
            <w:rStyle w:val="NormalTok"/>
          </w:rPr>
          <w:t xml:space="preserve">(mtcars_loocv</w:t>
        </w:r>
      </w:ins>
      <w:ins w:id="265" w:author="PR Preview" w:date="2026-01-01T00:00:00Z">
        <w:r>
          <w:rPr>
            <w:rStyle w:val="SpecialCharTok"/>
          </w:rPr>
          <w:t xml:space="preserve">$</w:t>
        </w:r>
      </w:ins>
      <w:ins w:id="266" w:author="PR Preview" w:date="2026-01-01T00:00:00Z">
        <w:r>
          <w:rPr>
            <w:rStyle w:val="NormalTok"/>
          </w:rPr>
          <w:t xml:space="preserve">formula)]</w:t>
        </w:r>
      </w:ins>
      <w:ins w:id="267" w:author="PR Preview" w:date="2026-01-01T00:00:00Z">
        <w:r>
          <w:br/>
        </w:r>
      </w:ins>
      <w:ins w:id="268" w:author="PR Preview" w:date="2026-01-01T00:00:00Z">
        <w:r>
          <w:rPr>
            <w:rStyle w:val="FunctionTok"/>
          </w:rPr>
          <w:t xml:space="preserve">c</w:t>
        </w:r>
      </w:ins>
      <w:ins w:id="269" w:author="PR Preview" w:date="2026-01-01T00:00:00Z">
        <w:r>
          <w:rPr>
            <w:rStyle w:val="NormalTok"/>
          </w:rPr>
          <w:t xml:space="preserve">(</w:t>
        </w:r>
      </w:ins>
      <w:ins w:id="270" w:author="PR Preview" w:date="2026-01-01T00:00:00Z">
        <w:r>
          <w:rPr>
            <w:rStyle w:val="AttributeTok"/>
          </w:rPr>
          <w:t xml:space="preserve">max_difference =</w:t>
        </w:r>
      </w:ins>
      <w:ins w:id="271" w:author="PR Preview" w:date="2026-01-01T00:00:00Z">
        <w:r>
          <w:rPr>
            <w:rStyle w:val="NormalTok"/>
          </w:rPr>
          <w:t xml:space="preserve"> loocv_max_diff, </w:t>
        </w:r>
      </w:ins>
      <w:ins w:id="272" w:author="PR Preview" w:date="2026-01-01T00:00:00Z">
        <w:r>
          <w:rPr>
            <w:rStyle w:val="AttributeTok"/>
          </w:rPr>
          <w:t xml:space="preserve">best_degree =</w:t>
        </w:r>
      </w:ins>
      <w:ins w:id="273" w:author="PR Preview" w:date="2026-01-01T00:00:00Z">
        <w:r>
          <w:rPr>
            <w:rStyle w:val="NormalTok"/>
          </w:rPr>
          <w:t xml:space="preserve"> mtcars_best_loocv)</w:t>
        </w:r>
      </w:ins>
      <w:ins w:id="274" w:author="PR Preview" w:date="2026-01-01T00:00:00Z">
        <w:r>
          <w:br/>
        </w:r>
      </w:ins>
      <w:ins w:id="275" w:author="PR Preview" w:date="2026-01-01T00:00:00Z">
        <w:r>
          <w:rPr>
            <w:rStyle w:val="CommentTok"/>
          </w:rPr>
          <w:t xml:space="preserve">#&gt; max_difference    best_degree </w:t>
        </w:r>
      </w:ins>
      <w:ins w:id="276" w:author="PR Preview" w:date="2026-01-01T00:00:00Z">
        <w:r>
          <w:br/>
        </w:r>
      </w:ins>
      <w:ins w:id="277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278" w:author="PR Preview" w:date="2026-01-01T00:00:00Z">
        <w:r>
          <w:t xml:space="preserve">The two columns differ by at most 8.9e-15,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which is rounding error.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The single-fit formula needs one fit per model instead of 32.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LOOCV picks degree 2,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and because LOOCV is not random (</w:t>
        </w:r>
      </w:ins>
      <w:hyperlink w:anchor="lem-loocv-not-random">
        <w:ins w:id="28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88" w:author="PR Preview" w:date="2026-01-01T00:00:00Z">
        <w:r>
          <w:t xml:space="preserve">),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rerunning it always gives the same choice.</w:t>
        </w:r>
      </w:ins>
    </w:p>
    <w:bookmarkEnd w:id="324"/>
    <w:bookmarkStart w:id="325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5"/>
    <w:bookmarkEnd w:id="326"/>
    <w:bookmarkStart w:id="355" w:name="sec-cv-model-choice"/>
    <w:p>
      <w:pPr>
        <w:pStyle w:val="Heading2"/>
      </w:pPr>
      <w:r>
        <w:t xml:space="preserve">8 Choosing a model by cross-validation</w:t>
      </w:r>
    </w:p>
    <w:bookmarkStart w:id="328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30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9"/>
    </w:p>
    <w:bookmarkEnd w:id="330"/>
    <w:bookmarkStart w:id="331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1"/>
    <w:bookmarkStart w:id="333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4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4"/>
    <w:bookmarkStart w:id="335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5"/>
    <w:bookmarkStart w:id="338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8"/>
    <w:bookmarkStart w:id="341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0"/>
    </w:p>
    <w:bookmarkEnd w:id="341"/>
    <w:bookmarkStart w:id="342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2"/>
    <w:bookmarkStart w:id="343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3"/>
    <w:bookmarkStart w:id="345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7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9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9"/>
    <w:bookmarkStart w:id="354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4"/>
    <w:bookmarkEnd w:id="355"/>
    <w:bookmarkStart w:id="371" w:name="sec-information-criteria"/>
    <w:p>
      <w:pPr>
        <w:pStyle w:val="Heading2"/>
      </w:pPr>
      <w:r>
        <w:t xml:space="preserve">9 Criteria that adjust the training error</w:t>
      </w:r>
    </w:p>
    <w:bookmarkStart w:id="357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6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7"/>
    <w:bookmarkStart w:id="360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8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9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0"/>
    <w:bookmarkStart w:id="362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2"/>
    <w:bookmarkStart w:id="363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3"/>
    <w:bookmarkStart w:id="366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6"/>
    <w:bookmarkStart w:id="367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7"/>
    <w:bookmarkStart w:id="368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8"/>
    <w:bookmarkStart w:id="369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9"/>
    <w:bookmarkStart w:id="370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0"/>
    <w:bookmarkEnd w:id="371"/>
    <w:bookmarkStart w:id="377" w:name="sec-cv-whole-procedure"/>
    <w:p>
      <w:pPr>
        <w:pStyle w:val="Heading2"/>
      </w:pPr>
      <w:r>
        <w:t xml:space="preserve">10 Cross-validating the whole procedure</w:t>
      </w:r>
    </w:p>
    <w:bookmarkStart w:id="374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4"/>
    <w:bookmarkStart w:id="375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5"/>
    <w:bookmarkStart w:id="376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6"/>
    <w:bookmarkEnd w:id="377"/>
    <w:bookmarkStart w:id="378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8"/>
    <w:bookmarkStart w:id="415" w:name="references"/>
    <w:p>
      <w:pPr>
        <w:pStyle w:val="Heading2"/>
      </w:pPr>
      <w:r>
        <w:t xml:space="preserve">References</w:t>
      </w:r>
    </w:p>
    <w:bookmarkStart w:id="414" w:name="refs"/>
    <w:bookmarkStart w:id="380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https://en.wikipedia.org/wiki/Random_seed</w:t>
        </w:r>
      </w:hyperlink>
    </w:p>
    <w:bookmarkEnd w:id="380"/>
    <w:bookmarkStart w:id="382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2"/>
    <w:bookmarkStart w:id="384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4"/>
    <w:bookmarkStart w:id="38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6"/>
    <w:bookmarkStart w:id="388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https://en.wikipedia.org/wiki/Generalization_error</w:t>
        </w:r>
      </w:hyperlink>
    </w:p>
    <w:bookmarkEnd w:id="388"/>
    <w:bookmarkStart w:id="390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0"/>
    <w:bookmarkStart w:id="391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1"/>
    <w:bookmarkStart w:id="393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3"/>
    <w:bookmarkStart w:id="395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https://en.wikipedia.org/wiki/Overfitting</w:t>
        </w:r>
      </w:hyperlink>
    </w:p>
    <w:bookmarkEnd w:id="395"/>
    <w:bookmarkStart w:id="397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6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7"/>
    <w:bookmarkStart w:id="399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https://en.wikipedia.org/wiki/Bias%E2%80%93variance_tradeoff</w:t>
        </w:r>
      </w:hyperlink>
    </w:p>
    <w:bookmarkEnd w:id="399"/>
    <w:bookmarkStart w:id="401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https://en.wikipedia.org/wiki/Model_selection</w:t>
        </w:r>
      </w:hyperlink>
    </w:p>
    <w:bookmarkEnd w:id="401"/>
    <w:bookmarkStart w:id="403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https://en.wikipedia.org/wiki/Cross-validation_%28statistics%29</w:t>
        </w:r>
      </w:hyperlink>
    </w:p>
    <w:bookmarkEnd w:id="403"/>
    <w:bookmarkStart w:id="405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4">
        <w:r>
          <w:rPr>
            <w:rStyle w:val="Hyperlink"/>
          </w:rPr>
          <w:t xml:space="preserve">https://www.gastonsanchez.com/matrix4sl/</w:t>
        </w:r>
      </w:hyperlink>
    </w:p>
    <w:bookmarkEnd w:id="405"/>
    <w:bookmarkStart w:id="407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https://en.wikipedia.org/wiki/Leverage_%28statistics%29</w:t>
        </w:r>
      </w:hyperlink>
    </w:p>
    <w:bookmarkEnd w:id="407"/>
    <w:bookmarkStart w:id="409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8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9"/>
    <w:bookmarkStart w:id="411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0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1"/>
    <w:bookmarkStart w:id="413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2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3"/>
    <w:bookmarkEnd w:id="414"/>
    <w:bookmarkEnd w:id="4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8" Type="http://schemas.openxmlformats.org/officeDocument/2006/relationships/image" Target="media/rId258.png"/><Relationship Id="rId290" Type="http://schemas.openxmlformats.org/officeDocument/2006/relationships/image" Target="media/rId290.png"/><Relationship Id="rId151" Type="http://schemas.openxmlformats.org/officeDocument/2006/relationships/image" Target="media/rId151.png"/><Relationship Id="rId350" Type="http://schemas.openxmlformats.org/officeDocument/2006/relationships/image" Target="media/rId350.png"/><Relationship Id="rId204" Type="http://schemas.openxmlformats.org/officeDocument/2006/relationships/image" Target="media/rId204.png"/><Relationship Id="rId155" Type="http://schemas.openxmlformats.org/officeDocument/2006/relationships/image" Target="media/rId155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91" Type="http://schemas.openxmlformats.org/officeDocument/2006/relationships/hyperlink" Target="basic-statistical-methods.qmd#def-linear-regression" TargetMode="External"/><Relationship Id="rId358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5" Type="http://schemas.openxmlformats.org/officeDocument/2006/relationships/hyperlink" Target="correlation-regression.qmd#def-ols" TargetMode="External"/><Relationship Id="rId359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6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56" Type="http://schemas.openxmlformats.org/officeDocument/2006/relationships/hyperlink" Target="correlation-regression.qmd#def-tss" TargetMode="External"/><Relationship Id="rId318" Type="http://schemas.openxmlformats.org/officeDocument/2006/relationships/hyperlink" Target="correlation-regression.qmd#thm-ols-slr-vector" TargetMode="External"/><Relationship Id="rId22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8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59" Type="http://schemas.openxmlformats.org/officeDocument/2006/relationships/hyperlink" Target="estimation.qmd#def-estimation-error" TargetMode="External"/><Relationship Id="rId160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0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0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39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2" Type="http://schemas.openxmlformats.org/officeDocument/2006/relationships/hyperlink" Target="https://doi.org/10.1007/978-0-387-21706-2" TargetMode="External"/><Relationship Id="rId385" Type="http://schemas.openxmlformats.org/officeDocument/2006/relationships/hyperlink" Target="https://doi.org/10.1007/978-0-387-84858-7" TargetMode="External"/><Relationship Id="rId389" Type="http://schemas.openxmlformats.org/officeDocument/2006/relationships/hyperlink" Target="https://doi.org/10.1007/978-1-0716-1418-1" TargetMode="External"/><Relationship Id="rId408" Type="http://schemas.openxmlformats.org/officeDocument/2006/relationships/hyperlink" Target="https://doi.org/10.1080/00401706.1973.10489103" TargetMode="External"/><Relationship Id="rId410" Type="http://schemas.openxmlformats.org/officeDocument/2006/relationships/hyperlink" Target="https://doi.org/10.1109/TAC.1974.1100705" TargetMode="External"/><Relationship Id="rId412" Type="http://schemas.openxmlformats.org/officeDocument/2006/relationships/hyperlink" Target="https://doi.org/10.1214/aos/1176344136" TargetMode="External"/><Relationship Id="rId396" Type="http://schemas.openxmlformats.org/officeDocument/2006/relationships/hyperlink" Target="https://doi.org/10.32614/CRAN.package.SyncRNG" TargetMode="External"/><Relationship Id="rId398" Type="http://schemas.openxmlformats.org/officeDocument/2006/relationships/hyperlink" Target="https://en.wikipedia.org/wiki/Bias%E2%80%93variance_tradeoff" TargetMode="External"/><Relationship Id="rId402" Type="http://schemas.openxmlformats.org/officeDocument/2006/relationships/hyperlink" Target="https://en.wikipedia.org/wiki/Cross-validation_%28statistics%29" TargetMode="External"/><Relationship Id="rId387" Type="http://schemas.openxmlformats.org/officeDocument/2006/relationships/hyperlink" Target="https://en.wikipedia.org/wiki/Generalization_error" TargetMode="External"/><Relationship Id="rId381" Type="http://schemas.openxmlformats.org/officeDocument/2006/relationships/hyperlink" Target="https://en.wikipedia.org/wiki/Hyperparameter_%28machine_learning%29" TargetMode="External"/><Relationship Id="rId406" Type="http://schemas.openxmlformats.org/officeDocument/2006/relationships/hyperlink" Target="https://en.wikipedia.org/wiki/Leverage_%28statistics%29" TargetMode="External"/><Relationship Id="rId400" Type="http://schemas.openxmlformats.org/officeDocument/2006/relationships/hyperlink" Target="https://en.wikipedia.org/wiki/Model_selection" TargetMode="External"/><Relationship Id="rId394" Type="http://schemas.openxmlformats.org/officeDocument/2006/relationships/hyperlink" Target="https://en.wikipedia.org/wiki/Overfitting" TargetMode="External"/><Relationship Id="rId379" Type="http://schemas.openxmlformats.org/officeDocument/2006/relationships/hyperlink" Target="https://en.wikipedia.org/wiki/Random_seed" TargetMode="External"/><Relationship Id="rId383" Type="http://schemas.openxmlformats.org/officeDocument/2006/relationships/hyperlink" Target="https://en.wikipedia.org/wiki/Training,_validation,_and_test_data_sets" TargetMode="External"/><Relationship Id="rId236" Type="http://schemas.openxmlformats.org/officeDocument/2006/relationships/hyperlink" Target="https://morrison-lab.github.io/lds/chapters/big-ideas.html#def-test-set" TargetMode="External"/><Relationship Id="rId234" Type="http://schemas.openxmlformats.org/officeDocument/2006/relationships/hyperlink" Target="https://morrison-lab.github.io/lds/chapters/big-ideas.html#def-training-set" TargetMode="External"/><Relationship Id="rId23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77" Type="http://schemas.openxmlformats.org/officeDocument/2006/relationships/hyperlink" Target="https://morrison-lab.github.io/pds/expectation.html#thm-linearity-expectation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12" Type="http://schemas.openxmlformats.org/officeDocument/2006/relationships/hyperlink" Target="https://morrison-lab.github.io/pds/random-variables.html#def-normal" TargetMode="External"/><Relationship Id="rId164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68" Type="http://schemas.openxmlformats.org/officeDocument/2006/relationships/hyperlink" Target="https://morrison-lab.github.io/pds/variance-covariance.html#def-variance" TargetMode="External"/><Relationship Id="rId178" Type="http://schemas.openxmlformats.org/officeDocument/2006/relationships/hyperlink" Target="https://morrison-lab.github.io/pds/variance-covariance.html#thm-variance" TargetMode="External"/><Relationship Id="rId404" Type="http://schemas.openxmlformats.org/officeDocument/2006/relationships/hyperlink" Target="https://www.gastonsanchez.com/matrix4sl/" TargetMode="External"/><Relationship Id="rId310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65" Type="http://schemas.openxmlformats.org/officeDocument/2006/relationships/hyperlink" Target="intro-MLEs.qmd#def-loglik" TargetMode="External"/><Relationship Id="rId364" Type="http://schemas.openxmlformats.org/officeDocument/2006/relationships/hyperlink" Target="intro-MLEs.qmd#def-mle" TargetMode="External"/><Relationship Id="rId232" Type="http://schemas.openxmlformats.org/officeDocument/2006/relationships/hyperlink" Target="logistic-inference.qmd#def-logistic-regression" TargetMode="External"/><Relationship Id="rId32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61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58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5" Type="http://schemas.openxmlformats.org/officeDocument/2006/relationships/hyperlink" Target="correlation-regression.qmd#def-ols" TargetMode="External"/><Relationship Id="rId359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6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56" Type="http://schemas.openxmlformats.org/officeDocument/2006/relationships/hyperlink" Target="correlation-regression.qmd#def-tss" TargetMode="External"/><Relationship Id="rId318" Type="http://schemas.openxmlformats.org/officeDocument/2006/relationships/hyperlink" Target="correlation-regression.qmd#thm-ols-slr-vector" TargetMode="External"/><Relationship Id="rId22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8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59" Type="http://schemas.openxmlformats.org/officeDocument/2006/relationships/hyperlink" Target="estimation.qmd#def-estimation-error" TargetMode="External"/><Relationship Id="rId160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0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0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39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2" Type="http://schemas.openxmlformats.org/officeDocument/2006/relationships/hyperlink" Target="https://doi.org/10.1007/978-0-387-21706-2" TargetMode="External"/><Relationship Id="rId385" Type="http://schemas.openxmlformats.org/officeDocument/2006/relationships/hyperlink" Target="https://doi.org/10.1007/978-0-387-84858-7" TargetMode="External"/><Relationship Id="rId389" Type="http://schemas.openxmlformats.org/officeDocument/2006/relationships/hyperlink" Target="https://doi.org/10.1007/978-1-0716-1418-1" TargetMode="External"/><Relationship Id="rId408" Type="http://schemas.openxmlformats.org/officeDocument/2006/relationships/hyperlink" Target="https://doi.org/10.1080/00401706.1973.10489103" TargetMode="External"/><Relationship Id="rId410" Type="http://schemas.openxmlformats.org/officeDocument/2006/relationships/hyperlink" Target="https://doi.org/10.1109/TAC.1974.1100705" TargetMode="External"/><Relationship Id="rId412" Type="http://schemas.openxmlformats.org/officeDocument/2006/relationships/hyperlink" Target="https://doi.org/10.1214/aos/1176344136" TargetMode="External"/><Relationship Id="rId396" Type="http://schemas.openxmlformats.org/officeDocument/2006/relationships/hyperlink" Target="https://doi.org/10.32614/CRAN.package.SyncRNG" TargetMode="External"/><Relationship Id="rId398" Type="http://schemas.openxmlformats.org/officeDocument/2006/relationships/hyperlink" Target="https://en.wikipedia.org/wiki/Bias%E2%80%93variance_tradeoff" TargetMode="External"/><Relationship Id="rId402" Type="http://schemas.openxmlformats.org/officeDocument/2006/relationships/hyperlink" Target="https://en.wikipedia.org/wiki/Cross-validation_%28statistics%29" TargetMode="External"/><Relationship Id="rId387" Type="http://schemas.openxmlformats.org/officeDocument/2006/relationships/hyperlink" Target="https://en.wikipedia.org/wiki/Generalization_error" TargetMode="External"/><Relationship Id="rId381" Type="http://schemas.openxmlformats.org/officeDocument/2006/relationships/hyperlink" Target="https://en.wikipedia.org/wiki/Hyperparameter_%28machine_learning%29" TargetMode="External"/><Relationship Id="rId406" Type="http://schemas.openxmlformats.org/officeDocument/2006/relationships/hyperlink" Target="https://en.wikipedia.org/wiki/Leverage_%28statistics%29" TargetMode="External"/><Relationship Id="rId400" Type="http://schemas.openxmlformats.org/officeDocument/2006/relationships/hyperlink" Target="https://en.wikipedia.org/wiki/Model_selection" TargetMode="External"/><Relationship Id="rId394" Type="http://schemas.openxmlformats.org/officeDocument/2006/relationships/hyperlink" Target="https://en.wikipedia.org/wiki/Overfitting" TargetMode="External"/><Relationship Id="rId379" Type="http://schemas.openxmlformats.org/officeDocument/2006/relationships/hyperlink" Target="https://en.wikipedia.org/wiki/Random_seed" TargetMode="External"/><Relationship Id="rId383" Type="http://schemas.openxmlformats.org/officeDocument/2006/relationships/hyperlink" Target="https://en.wikipedia.org/wiki/Training,_validation,_and_test_data_sets" TargetMode="External"/><Relationship Id="rId236" Type="http://schemas.openxmlformats.org/officeDocument/2006/relationships/hyperlink" Target="https://morrison-lab.github.io/lds/chapters/big-ideas.html#def-test-set" TargetMode="External"/><Relationship Id="rId234" Type="http://schemas.openxmlformats.org/officeDocument/2006/relationships/hyperlink" Target="https://morrison-lab.github.io/lds/chapters/big-ideas.html#def-training-set" TargetMode="External"/><Relationship Id="rId23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77" Type="http://schemas.openxmlformats.org/officeDocument/2006/relationships/hyperlink" Target="https://morrison-lab.github.io/pds/expectation.html#thm-linearity-expectation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12" Type="http://schemas.openxmlformats.org/officeDocument/2006/relationships/hyperlink" Target="https://morrison-lab.github.io/pds/random-variables.html#def-normal" TargetMode="External"/><Relationship Id="rId164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68" Type="http://schemas.openxmlformats.org/officeDocument/2006/relationships/hyperlink" Target="https://morrison-lab.github.io/pds/variance-covariance.html#def-variance" TargetMode="External"/><Relationship Id="rId178" Type="http://schemas.openxmlformats.org/officeDocument/2006/relationships/hyperlink" Target="https://morrison-lab.github.io/pds/variance-covariance.html#thm-variance" TargetMode="External"/><Relationship Id="rId404" Type="http://schemas.openxmlformats.org/officeDocument/2006/relationships/hyperlink" Target="https://www.gastonsanchez.com/matrix4sl/" TargetMode="External"/><Relationship Id="rId310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65" Type="http://schemas.openxmlformats.org/officeDocument/2006/relationships/hyperlink" Target="intro-MLEs.qmd#def-loglik" TargetMode="External"/><Relationship Id="rId364" Type="http://schemas.openxmlformats.org/officeDocument/2006/relationships/hyperlink" Target="intro-MLEs.qmd#def-mle" TargetMode="External"/><Relationship Id="rId232" Type="http://schemas.openxmlformats.org/officeDocument/2006/relationships/hyperlink" Target="logistic-inference.qmd#def-logistic-regression" TargetMode="External"/><Relationship Id="rId32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61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2026-10-23T06:34:25Z</dcterms:created>
  <dcterms:modified xsi:type="dcterms:W3CDTF">2026-10-23T06:34:25Z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