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19:27:54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6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8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ins w:id="3" w:author="PR Preview" w:date="2026-01-01T00:00:00Z">
        <w:r>
          <w:t xml:space="preserve">5MinuteAI covers the</w:t>
        </w:r>
      </w:ins>
      <w:ins w:id="4" w:author="PR Preview" w:date="2026-01-01T00:00:00Z">
        <w:r>
          <w:t xml:space="preserve"> </w:t>
        </w:r>
      </w:ins>
      <w:hyperlink r:id="rId97">
        <w:ins w:id="5" w:author="PR Preview" w:date="2026-01-01T00:00:00Z">
          <w:r>
            <w:rPr>
              <w:rStyle w:val="Hyperlink"/>
            </w:rPr>
            <w:t xml:space="preserve">properties of estimators</w:t>
          </w:r>
        </w:ins>
      </w:hyperlink>
      <w:ins w:id="6" w:author="PR Preview" w:date="2026-01-01T00:00:00Z">
        <w:r>
          <w:t xml:space="preserve">, including bias,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following the University of Washington’s CSE 312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(5MinuteAI, n.d.)</w:t>
        </w:r>
      </w:ins>
      <w:ins w:id="11" w:author="PR Preview" w:date="2026-01-01T00:00:00Z">
        <w:r>
          <w:t xml:space="preserve">.</w:t>
        </w:r>
      </w:ins>
    </w:p>
    <w:bookmarkEnd w:id="98"/>
    <w:bookmarkStart w:id="101" w:name="mean-absolute-error"/>
    <w:p>
      <w:pPr>
        <w:pStyle w:val="Heading3"/>
      </w:pPr>
      <w:r>
        <w:t xml:space="preserve">3.7 Mean absolute error</w:t>
      </w:r>
    </w:p>
    <w:bookmarkStart w:id="99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bookmarkStart w:id="100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0"/>
    <w:bookmarkEnd w:id="101"/>
    <w:bookmarkStart w:id="115" w:name="standard-error"/>
    <w:p>
      <w:pPr>
        <w:pStyle w:val="Heading3"/>
      </w:pPr>
      <w:r>
        <w:t xml:space="preserve">3.8 Standard error</w:t>
      </w:r>
    </w:p>
    <w:bookmarkStart w:id="103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3"/>
    <w:bookmarkStart w:id="104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4"/>
    <w:bookmarkStart w:id="105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8"/>
    <w:bookmarkStart w:id="109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9"/>
    <w:bookmarkStart w:id="110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2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2"/>
    <w:bookmarkStart w:id="113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3"/>
    <w:bookmarkStart w:id="114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5"/>
    <w:bookmarkEnd w:id="116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8" w:name="ref-fiveminuteai_probstat"/>
    <w:p>
      <w:pPr>
        <w:pStyle w:val="Bibliography"/>
      </w:pPr>
      <w:ins w:id="12" w:author="PR Preview" w:date="2026-01-01T00:00:00Z">
        <w:r>
          <w:t xml:space="preserve">5MinuteAI. n.d.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rPr>
            <w:i/>
            <w:iCs/>
          </w:rPr>
          <w:t xml:space="preserve">Probability &amp; Statistics</w:t>
        </w:r>
      </w:ins>
      <w:ins w:id="15" w:author="PR Preview" w:date="2026-01-01T00:00:00Z">
        <w:r>
          <w:t xml:space="preserve">. Video playlist on YouTube. Accessed October 12, 2026.</w:t>
        </w:r>
      </w:ins>
      <w:ins w:id="16" w:author="PR Preview" w:date="2026-01-01T00:00:00Z">
        <w:r>
          <w:t xml:space="preserve"> </w:t>
        </w:r>
      </w:ins>
      <w:hyperlink r:id="rId117">
        <w:ins w:id="17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  <w:ins w:id="18" w:author="PR Preview" w:date="2026-01-01T00:00:00Z">
        <w:r>
          <w:t xml:space="preserve">.</w:t>
        </w:r>
      </w:ins>
    </w:p>
    <w:bookmarkEnd w:id="118"/>
    <w:bookmarkStart w:id="119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9"/>
    <w:bookmarkStart w:id="121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1"/>
    <w:bookmarkStart w:id="12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2"/>
    <w:bookmarkStart w:id="12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4"/>
    <w:bookmarkStart w:id="12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6"/>
    <w:bookmarkStart w:id="12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20" Type="http://schemas.openxmlformats.org/officeDocument/2006/relationships/hyperlink" Target="https://doi.org/10.1007/978-1-4419-0118-7" TargetMode="External"/><Relationship Id="rId123" Type="http://schemas.openxmlformats.org/officeDocument/2006/relationships/hyperlink" Target="https://doi.org/10.1186/s41687-020-00218-5" TargetMode="External"/><Relationship Id="rId12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2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7" Type="http://schemas.openxmlformats.org/officeDocument/2006/relationships/hyperlink" Target="https://stefvanbuuren.name/fimd/" TargetMode="External"/><Relationship Id="rId117" Type="http://schemas.openxmlformats.org/officeDocument/2006/relationships/hyperlink" Target="https://www.youtube.com/playlist?list=PLeB45KifGiuHesi4PALNZSYZFhViVGQJK" TargetMode="External"/><Relationship Id="rId97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20" Type="http://schemas.openxmlformats.org/officeDocument/2006/relationships/hyperlink" Target="https://doi.org/10.1007/978-1-4419-0118-7" TargetMode="External"/><Relationship Id="rId123" Type="http://schemas.openxmlformats.org/officeDocument/2006/relationships/hyperlink" Target="https://doi.org/10.1186/s41687-020-00218-5" TargetMode="External"/><Relationship Id="rId12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2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7" Type="http://schemas.openxmlformats.org/officeDocument/2006/relationships/hyperlink" Target="https://stefvanbuuren.name/fimd/" TargetMode="External"/><Relationship Id="rId117" Type="http://schemas.openxmlformats.org/officeDocument/2006/relationships/hyperlink" Target="https://www.youtube.com/playlist?list=PLeB45KifGiuHesi4PALNZSYZFhViVGQJK" TargetMode="External"/><Relationship Id="rId97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2026-10-13T02:36:30Z</dcterms:created>
  <dcterms:modified xsi:type="dcterms:W3CDTF">2026-10-13T02:36:30Z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