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17:31:50 (PDT)</w:t>
        </w:r>
      </w:ins>
    </w:p>
    <w:bookmarkStart w:id="136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5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5MinuteAI explains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maximum likelihood estimation</w:t>
              </w:r>
            </w:hyperlink>
            <w:r>
              <w:t xml:space="preserve"> </w:t>
            </w:r>
            <w:r>
              <w:t xml:space="preserve">and works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examples</w:t>
              </w:r>
            </w:hyperlink>
            <w:r>
              <w:t xml:space="preserve"> </w:t>
            </w:r>
            <w:r>
              <w:t xml:space="preserve">in five minutes each,</w:t>
            </w:r>
            <w:r>
              <w:t xml:space="preserve"> </w:t>
            </w:r>
            <w:r>
              <w:t xml:space="preserve">following the University of Washington’s CSE 312</w:t>
            </w:r>
            <w:r>
              <w:t xml:space="preserve"> </w:t>
            </w:r>
            <w:r>
              <w:t xml:space="preserve">(5MinuteAI, n.d.)</w:t>
            </w:r>
            <w:r>
              <w:t xml:space="preserve">.</w:t>
            </w:r>
          </w:p>
          <w:p/>
        </w:tc>
      </w:tr>
    </w:tbl>
    <w:bookmarkEnd w:id="35"/>
    <w:bookmarkStart w:id="37" w:name="finding-the-maximum-of-a-function"/>
    <w:p>
      <w:pPr>
        <w:pStyle w:val="Heading3"/>
      </w:pPr>
      <w:r>
        <w:t xml:space="preserve">1.3 Finding the maximum of a function</w:t>
      </w:r>
    </w:p>
    <w:bookmarkStart w:id="36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6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7"/>
    <w:bookmarkStart w:id="40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8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9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40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2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1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1"/>
    </w:p>
    <w:bookmarkEnd w:id="42"/>
    <w:bookmarkStart w:id="43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3"/>
    <w:bookmarkStart w:id="44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7"/>
    <w:bookmarkStart w:id="48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9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9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1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1"/>
    <w:bookmarkStart w:id="52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2"/>
    <w:bookmarkStart w:id="54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3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5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5"/>
    <w:bookmarkStart w:id="56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End w:id="57"/>
    <w:bookmarkStart w:id="73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60"/>
    <w:bookmarkStart w:id="61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1"/>
    <w:bookmarkStart w:id="62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2"/>
    <w:bookmarkStart w:id="63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5"/>
    <w:bookmarkStart w:id="66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7"/>
    <w:bookmarkStart w:id="68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8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0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9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0"/>
    <w:bookmarkStart w:id="71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1"/>
    <w:bookmarkStart w:id="72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2"/>
    <w:bookmarkEnd w:id="73"/>
    <w:bookmarkStart w:id="101" w:name="information-matrices"/>
    <w:p>
      <w:pPr>
        <w:pStyle w:val="Heading3"/>
      </w:pPr>
      <w:r>
        <w:t xml:space="preserve">1.7 Information matrices</w:t>
      </w:r>
    </w:p>
    <w:bookmarkStart w:id="75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4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6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7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7"/>
    <w:bookmarkStart w:id="78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8"/>
    <w:bookmarkStart w:id="80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9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1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1"/>
    <w:bookmarkStart w:id="82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2"/>
    <w:bookmarkStart w:id="83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5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7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89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9"/>
    <w:bookmarkStart w:id="90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1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1"/>
    <w:bookmarkStart w:id="92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2"/>
    <w:bookmarkStart w:id="93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7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bookmarkStart w:id="96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0"/>
          <w:p/>
        </w:tc>
      </w:tr>
    </w:tbl>
    <w:bookmarkEnd w:id="101"/>
    <w:bookmarkStart w:id="10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3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2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4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4"/>
    <w:bookmarkStart w:id="10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5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6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6"/>
    <w:bookmarkEnd w:id="107"/>
    <w:bookmarkStart w:id="135" w:name="quantifying-uncertainty-about-mles"/>
    <w:p>
      <w:pPr>
        <w:pStyle w:val="Heading3"/>
      </w:pPr>
      <w:r>
        <w:t xml:space="preserve">1.9 Quantifying uncertainty about MLEs</w:t>
      </w:r>
    </w:p>
    <w:bookmarkStart w:id="110" w:name="confidence-intervals-for-mles"/>
    <w:p>
      <w:pPr>
        <w:pStyle w:val="Heading4"/>
      </w:pPr>
      <w:r>
        <w:t xml:space="preserve">1.9.1 Confidence intervals for MLEs</w:t>
      </w:r>
    </w:p>
    <w:bookmarkStart w:id="10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0"/>
    <w:bookmarkStart w:id="113" w:name="wald-tests"/>
    <w:p>
      <w:pPr>
        <w:pStyle w:val="Heading4"/>
      </w:pPr>
      <w:r>
        <w:t xml:space="preserve">1.9.2 Wald tests</w:t>
      </w:r>
    </w:p>
    <w:bookmarkStart w:id="11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End w:id="113"/>
    <w:bookmarkStart w:id="125" w:name="sec-lrt-mles"/>
    <w:p>
      <w:pPr>
        <w:pStyle w:val="Heading4"/>
      </w:pPr>
      <w:r>
        <w:t xml:space="preserve">1.9.3 Likelihood ratio tests for MLEs</w:t>
      </w:r>
    </w:p>
    <w:bookmarkStart w:id="114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4"/>
    <w:bookmarkStart w:id="11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5"/>
    <w:bookmarkStart w:id="11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6"/>
    <w:bookmarkStart w:id="117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7"/>
    <w:bookmarkStart w:id="118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8"/>
    <w:bookmarkStart w:id="119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9"/>
    <w:bookmarkStart w:id="120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0"/>
    <w:bookmarkStart w:id="121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2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2"/>
    <w:bookmarkStart w:id="123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3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5"/>
    <w:bookmarkStart w:id="129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bookmarkStart w:id="128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7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8"/>
    <w:bookmarkEnd w:id="129"/>
    <w:bookmarkStart w:id="134" w:name="prediction-intervals"/>
    <w:p>
      <w:pPr>
        <w:pStyle w:val="Heading4"/>
      </w:pPr>
      <w:r>
        <w:t xml:space="preserve">1.9.5 Prediction intervals</w:t>
      </w:r>
    </w:p>
    <w:bookmarkStart w:id="130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0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1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3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3"/>
    <w:bookmarkEnd w:id="134"/>
    <w:bookmarkEnd w:id="135"/>
    <w:bookmarkEnd w:id="136"/>
    <w:bookmarkStart w:id="250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8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7"/>
          <w:p/>
        </w:tc>
      </w:tr>
    </w:tbl>
    <w:bookmarkEnd w:id="138"/>
    <w:bookmarkStart w:id="148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2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6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7"/>
          <w:p/>
        </w:tc>
      </w:tr>
    </w:tbl>
    <w:bookmarkEnd w:id="148"/>
    <w:bookmarkStart w:id="155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9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0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0"/>
    <w:bookmarkStart w:id="151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1"/>
    <w:bookmarkStart w:id="152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2"/>
    <w:bookmarkStart w:id="154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3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End w:id="155"/>
    <w:bookmarkStart w:id="201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7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6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7"/>
    <w:bookmarkStart w:id="158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8"/>
    <w:bookmarkStart w:id="159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9"/>
    <w:bookmarkStart w:id="160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0"/>
    <w:bookmarkStart w:id="161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1"/>
    <w:bookmarkStart w:id="162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2"/>
    <w:bookmarkStart w:id="163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3"/>
    <w:bookmarkStart w:id="164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4"/>
    <w:bookmarkStart w:id="165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5"/>
    <w:bookmarkStart w:id="170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9"/>
        </w:tc>
      </w:tr>
    </w:tbl>
    <w:bookmarkEnd w:id="170"/>
    <w:bookmarkStart w:id="171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1"/>
    <w:bookmarkStart w:id="172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2"/>
    <w:bookmarkStart w:id="173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7"/>
        </w:tc>
      </w:tr>
    </w:tbl>
    <w:bookmarkEnd w:id="178"/>
    <w:bookmarkStart w:id="188" w:name="the-score-function-1"/>
    <w:p>
      <w:pPr>
        <w:pStyle w:val="Heading4"/>
      </w:pPr>
      <w:r>
        <w:t xml:space="preserve">2.4.1 The score function</w:t>
      </w:r>
    </w:p>
    <w:bookmarkStart w:id="180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0"/>
    <w:bookmarkStart w:id="181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1"/>
    <w:bookmarkStart w:id="182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2"/>
    <w:bookmarkStart w:id="187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6"/>
        </w:tc>
      </w:tr>
    </w:tbl>
    <w:bookmarkEnd w:id="187"/>
    <w:bookmarkEnd w:id="188"/>
    <w:bookmarkStart w:id="200" w:name="sec-hessian"/>
    <w:p>
      <w:pPr>
        <w:pStyle w:val="Heading4"/>
      </w:pPr>
      <w:r>
        <w:t xml:space="preserve">2.4.2 The Hessian</w:t>
      </w:r>
    </w:p>
    <w:bookmarkStart w:id="190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9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0"/>
    <w:bookmarkStart w:id="191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1"/>
    <w:bookmarkStart w:id="192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2"/>
    <w:bookmarkStart w:id="197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6"/>
        </w:tc>
      </w:tr>
    </w:tbl>
    <w:bookmarkEnd w:id="197"/>
    <w:bookmarkStart w:id="198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8"/>
    <w:bookmarkStart w:id="199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9"/>
    <w:bookmarkEnd w:id="200"/>
    <w:bookmarkEnd w:id="201"/>
    <w:bookmarkStart w:id="219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2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2"/>
    <w:bookmarkStart w:id="203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3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4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4"/>
    <w:bookmarkStart w:id="205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5"/>
    <w:bookmarkStart w:id="206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6"/>
    <w:bookmarkStart w:id="207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7"/>
    <w:bookmarkStart w:id="208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8"/>
    <w:bookmarkStart w:id="213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2"/>
        </w:tc>
      </w:tr>
    </w:tbl>
    <w:bookmarkEnd w:id="213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4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8"/>
        </w:tc>
      </w:tr>
    </w:tbl>
    <w:bookmarkEnd w:id="219"/>
    <w:bookmarkStart w:id="249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5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0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0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1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2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2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3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3"/>
    <w:bookmarkStart w:id="224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4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5"/>
    <w:bookmarkStart w:id="248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6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6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0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4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8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2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3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7"/>
        </w:tc>
      </w:tr>
    </w:tbl>
    <w:bookmarkEnd w:id="248"/>
    <w:bookmarkEnd w:id="249"/>
    <w:bookmarkEnd w:id="250"/>
    <w:bookmarkStart w:id="261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1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1"/>
    <w:bookmarkStart w:id="252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2"/>
    <w:bookmarkStart w:id="258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3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3"/>
    <w:bookmarkStart w:id="254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4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5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5"/>
    <w:bookmarkStart w:id="257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7"/>
    <w:bookmarkEnd w:id="258"/>
    <w:bookmarkStart w:id="259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9"/>
    <w:bookmarkStart w:id="260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0"/>
    <w:bookmarkEnd w:id="261"/>
    <w:bookmarkStart w:id="307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7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7"/>
    <w:bookmarkStart w:id="272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2"/>
    <w:bookmarkStart w:id="291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0"/>
    <w:bookmarkEnd w:id="291"/>
    <w:bookmarkStart w:id="293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2"/>
        </w:tc>
      </w:tr>
    </w:tbl>
    <w:bookmarkEnd w:id="293"/>
    <w:bookmarkStart w:id="298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7"/>
        </w:tc>
      </w:tr>
    </w:tbl>
    <w:bookmarkEnd w:id="298"/>
    <w:bookmarkStart w:id="305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9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3"/>
        </w:tc>
      </w:tr>
    </w:tbl>
    <w:bookmarkStart w:id="304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4"/>
    <w:bookmarkEnd w:id="305"/>
    <w:bookmarkStart w:id="306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6"/>
    <w:bookmarkEnd w:id="307"/>
    <w:bookmarkStart w:id="318" w:name="sec-mle-practice"/>
    <w:p>
      <w:pPr>
        <w:pStyle w:val="Heading2"/>
      </w:pPr>
      <w:r>
        <w:t xml:space="preserve">5 Practice exercises</w:t>
      </w:r>
    </w:p>
    <w:bookmarkStart w:id="308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8"/>
    <w:bookmarkStart w:id="309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9"/>
    <w:bookmarkStart w:id="310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0"/>
    <w:bookmarkStart w:id="311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1"/>
    <w:bookmarkStart w:id="312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2"/>
    <w:bookmarkStart w:id="313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3"/>
    <w:bookmarkStart w:id="314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4"/>
    <w:bookmarkStart w:id="315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5"/>
    <w:bookmarkStart w:id="316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6"/>
    <w:bookmarkStart w:id="317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7"/>
    <w:bookmarkEnd w:id="318"/>
    <w:bookmarkStart w:id="349" w:name="references"/>
    <w:p>
      <w:pPr>
        <w:pStyle w:val="Heading2"/>
      </w:pPr>
      <w:r>
        <w:t xml:space="preserve">References</w:t>
      </w:r>
    </w:p>
    <w:bookmarkStart w:id="348" w:name="refs"/>
    <w:bookmarkStart w:id="320" w:name="ref-fiveminuteai_probstat"/>
    <w:p>
      <w:pPr>
        <w:pStyle w:val="Bibliography"/>
      </w:pPr>
      <w:ins w:id="3" w:author="PR Preview" w:date="2026-01-01T00:00:00Z">
        <w:r>
          <w:t xml:space="preserve">5MinuteAI. n.d.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rPr>
            <w:i/>
            <w:iCs/>
          </w:rPr>
          <w:t xml:space="preserve">Probability &amp; Statistics</w:t>
        </w:r>
      </w:ins>
      <w:ins w:id="6" w:author="PR Preview" w:date="2026-01-01T00:00:00Z">
        <w:r>
          <w:t xml:space="preserve">. Video playlist on YouTube. Accessed October 12, 2026.</w:t>
        </w:r>
      </w:ins>
      <w:ins w:id="7" w:author="PR Preview" w:date="2026-01-01T00:00:00Z">
        <w:r>
          <w:t xml:space="preserve"> </w:t>
        </w:r>
      </w:ins>
      <w:hyperlink r:id="rId319">
        <w:ins w:id="8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  <w:ins w:id="9" w:author="PR Preview" w:date="2026-01-01T00:00:00Z">
        <w:r>
          <w:t xml:space="preserve">.</w:t>
        </w:r>
      </w:ins>
    </w:p>
    <w:bookmarkEnd w:id="320"/>
    <w:bookmarkStart w:id="32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2"/>
    <w:bookmarkStart w:id="32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4"/>
    <w:bookmarkStart w:id="3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6"/>
    <w:bookmarkStart w:id="328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7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8"/>
    <w:bookmarkStart w:id="330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9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0"/>
    <w:bookmarkStart w:id="3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1"/>
    <w:bookmarkStart w:id="333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2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3"/>
    <w:bookmarkStart w:id="335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5"/>
    <w:bookmarkStart w:id="337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6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7"/>
    <w:bookmarkStart w:id="339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8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9"/>
    <w:bookmarkStart w:id="341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0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1"/>
    <w:bookmarkStart w:id="3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3"/>
    <w:bookmarkStart w:id="345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4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5"/>
    <w:bookmarkStart w:id="347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6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7"/>
    <w:bookmarkEnd w:id="348"/>
    <w:bookmarkEnd w:id="3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0" Type="http://schemas.openxmlformats.org/officeDocument/2006/relationships/image" Target="media/rId30.png"/><Relationship Id="rId193" Type="http://schemas.openxmlformats.org/officeDocument/2006/relationships/image" Target="media/rId193.png"/><Relationship Id="rId209" Type="http://schemas.openxmlformats.org/officeDocument/2006/relationships/image" Target="media/rId209.png"/><Relationship Id="rId215" Type="http://schemas.openxmlformats.org/officeDocument/2006/relationships/image" Target="media/rId215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4" Type="http://schemas.openxmlformats.org/officeDocument/2006/relationships/image" Target="media/rId244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3" Type="http://schemas.openxmlformats.org/officeDocument/2006/relationships/image" Target="media/rId273.png"/><Relationship Id="rId277" Type="http://schemas.openxmlformats.org/officeDocument/2006/relationships/image" Target="media/rId277.png"/><Relationship Id="rId282" Type="http://schemas.openxmlformats.org/officeDocument/2006/relationships/image" Target="media/rId282.png"/><Relationship Id="rId286" Type="http://schemas.openxmlformats.org/officeDocument/2006/relationships/image" Target="media/rId286.png"/><Relationship Id="rId294" Type="http://schemas.openxmlformats.org/officeDocument/2006/relationships/image" Target="media/rId294.png"/><Relationship Id="rId300" Type="http://schemas.openxmlformats.org/officeDocument/2006/relationships/image" Target="media/rId300.png"/><Relationship Id="rId139" Type="http://schemas.openxmlformats.org/officeDocument/2006/relationships/image" Target="media/rId139.png"/><Relationship Id="rId143" Type="http://schemas.openxmlformats.org/officeDocument/2006/relationships/image" Target="media/rId143.png"/><Relationship Id="rId166" Type="http://schemas.openxmlformats.org/officeDocument/2006/relationships/image" Target="media/rId166.png"/><Relationship Id="rId174" Type="http://schemas.openxmlformats.org/officeDocument/2006/relationships/image" Target="media/rId174.png"/><Relationship Id="rId183" Type="http://schemas.openxmlformats.org/officeDocument/2006/relationships/image" Target="media/rId183.png"/><Relationship Id="rId149" Type="http://schemas.openxmlformats.org/officeDocument/2006/relationships/hyperlink" Target="estimation.qmd#def-estimand" TargetMode="External"/><Relationship Id="rId131" Type="http://schemas.openxmlformats.org/officeDocument/2006/relationships/hyperlink" Target="estimation.qmd#def-prediction-error" TargetMode="External"/><Relationship Id="rId256" Type="http://schemas.openxmlformats.org/officeDocument/2006/relationships/hyperlink" Target="estimation.qmd#exm-biased-variance-mle" TargetMode="External"/><Relationship Id="rId332" Type="http://schemas.openxmlformats.org/officeDocument/2006/relationships/hyperlink" Target="https://doi.org/10.1001/jama.280.7.605" TargetMode="External"/><Relationship Id="rId338" Type="http://schemas.openxmlformats.org/officeDocument/2006/relationships/hyperlink" Target="https://doi.org/10.1002/9780470191613" TargetMode="External"/><Relationship Id="rId325" Type="http://schemas.openxmlformats.org/officeDocument/2006/relationships/hyperlink" Target="https://doi.org/10.1007/978-1-4419-0118-7" TargetMode="External"/><Relationship Id="rId342" Type="http://schemas.openxmlformats.org/officeDocument/2006/relationships/hyperlink" Target="https://doi.org/10.1007/978-1-4614-1353-0" TargetMode="External"/><Relationship Id="rId336" Type="http://schemas.openxmlformats.org/officeDocument/2006/relationships/hyperlink" Target="https://doi.org/10.1007/b98855" TargetMode="External"/><Relationship Id="rId340" Type="http://schemas.openxmlformats.org/officeDocument/2006/relationships/hyperlink" Target="https://doi.org/10.1016/S1573-4412(05)80005-4" TargetMode="External"/><Relationship Id="rId327" Type="http://schemas.openxmlformats.org/officeDocument/2006/relationships/hyperlink" Target="https://doi.org/10.1093/biomet/65.3.457" TargetMode="External"/><Relationship Id="rId329" Type="http://schemas.openxmlformats.org/officeDocument/2006/relationships/hyperlink" Target="https://doi.org/10.1198/000313001300339897" TargetMode="External"/><Relationship Id="rId323" Type="http://schemas.openxmlformats.org/officeDocument/2006/relationships/hyperlink" Target="https://doi.org/10.1201/9781315182780" TargetMode="External"/><Relationship Id="rId346" Type="http://schemas.openxmlformats.org/officeDocument/2006/relationships/hyperlink" Target="https://doi.org/10.1201/9781315370279" TargetMode="External"/><Relationship Id="rId344" Type="http://schemas.openxmlformats.org/officeDocument/2006/relationships/hyperlink" Target="https://doi.org/10.1214/aoms/1177732360" TargetMode="External"/><Relationship Id="rId69" Type="http://schemas.openxmlformats.org/officeDocument/2006/relationships/hyperlink" Target="https://en.wikipedia.org/wiki/Exponential_family" TargetMode="External"/><Relationship Id="rId76" Type="http://schemas.openxmlformats.org/officeDocument/2006/relationships/hyperlink" Target="https://en.wikipedia.org/wiki/Otto_Hesse" TargetMode="External"/><Relationship Id="rId221" Type="http://schemas.openxmlformats.org/officeDocument/2006/relationships/hyperlink" Target="https://en.wikipedia.org/wiki/Taylor%27s_theorem" TargetMode="External"/><Relationship Id="rId39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4" Type="http://schemas.openxmlformats.org/officeDocument/2006/relationships/hyperlink" Target="https://online.stat.psu.edu/stat504/Lesson02" TargetMode="External"/><Relationship Id="rId334" Type="http://schemas.openxmlformats.org/officeDocument/2006/relationships/hyperlink" Target="https://www.cengage.com/c/applied-regression-analysis-and-other-multivariable-methods-5e-kleinbaum/9781285051086/" TargetMode="External"/><Relationship Id="rId321" Type="http://schemas.openxmlformats.org/officeDocument/2006/relationships/hyperlink" Target="https://www.cengage.com/c/statistical-inference-2e-casella-berger/9780534243128/" TargetMode="External"/><Relationship Id="rId319" Type="http://schemas.openxmlformats.org/officeDocument/2006/relationships/hyperlink" Target="https://www.youtube.com/playlist?list=PLeB45KifGiuHesi4PALNZSYZFhViVGQJK" TargetMode="External"/><Relationship Id="rId33" Type="http://schemas.openxmlformats.org/officeDocument/2006/relationships/hyperlink" Target="https://www.youtube.com/watch?v=Pa-GWE5JuH4" TargetMode="External"/><Relationship Id="rId34" Type="http://schemas.openxmlformats.org/officeDocument/2006/relationships/hyperlink" Target="https://www.youtube.com/watch?v=w3a08digzfw" TargetMode="External"/><Relationship Id="rId109" Type="http://schemas.openxmlformats.org/officeDocument/2006/relationships/hyperlink" Target="inference.qmd#def-approximate-ci" TargetMode="External"/><Relationship Id="rId132" Type="http://schemas.openxmlformats.org/officeDocument/2006/relationships/hyperlink" Target="inference.qmd#def-confidence-interval" TargetMode="External"/><Relationship Id="rId127" Type="http://schemas.openxmlformats.org/officeDocument/2006/relationships/hyperlink" Target="inference.qmd#sec-reference-distributions" TargetMode="External"/><Relationship Id="rId189" Type="http://schemas.openxmlformats.org/officeDocument/2006/relationships/hyperlink" Target="intro-MLEs.qmd#def-hessian" TargetMode="External"/><Relationship Id="rId156" Type="http://schemas.openxmlformats.org/officeDocument/2006/relationships/hyperlink" Target="intro-MLEs.qmd#def-lik-obs" TargetMode="External"/><Relationship Id="rId214" Type="http://schemas.openxmlformats.org/officeDocument/2006/relationships/hyperlink" Target="intro-MLEs.qmd#def-oinf" TargetMode="External"/><Relationship Id="rId179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stimation.qmd#def-estimand" TargetMode="External"/><Relationship Id="rId131" Type="http://schemas.openxmlformats.org/officeDocument/2006/relationships/hyperlink" Target="estimation.qmd#def-prediction-error" TargetMode="External"/><Relationship Id="rId256" Type="http://schemas.openxmlformats.org/officeDocument/2006/relationships/hyperlink" Target="estimation.qmd#exm-biased-variance-mle" TargetMode="External"/><Relationship Id="rId332" Type="http://schemas.openxmlformats.org/officeDocument/2006/relationships/hyperlink" Target="https://doi.org/10.1001/jama.280.7.605" TargetMode="External"/><Relationship Id="rId338" Type="http://schemas.openxmlformats.org/officeDocument/2006/relationships/hyperlink" Target="https://doi.org/10.1002/9780470191613" TargetMode="External"/><Relationship Id="rId325" Type="http://schemas.openxmlformats.org/officeDocument/2006/relationships/hyperlink" Target="https://doi.org/10.1007/978-1-4419-0118-7" TargetMode="External"/><Relationship Id="rId342" Type="http://schemas.openxmlformats.org/officeDocument/2006/relationships/hyperlink" Target="https://doi.org/10.1007/978-1-4614-1353-0" TargetMode="External"/><Relationship Id="rId336" Type="http://schemas.openxmlformats.org/officeDocument/2006/relationships/hyperlink" Target="https://doi.org/10.1007/b98855" TargetMode="External"/><Relationship Id="rId340" Type="http://schemas.openxmlformats.org/officeDocument/2006/relationships/hyperlink" Target="https://doi.org/10.1016/S1573-4412(05)80005-4" TargetMode="External"/><Relationship Id="rId327" Type="http://schemas.openxmlformats.org/officeDocument/2006/relationships/hyperlink" Target="https://doi.org/10.1093/biomet/65.3.457" TargetMode="External"/><Relationship Id="rId329" Type="http://schemas.openxmlformats.org/officeDocument/2006/relationships/hyperlink" Target="https://doi.org/10.1198/000313001300339897" TargetMode="External"/><Relationship Id="rId323" Type="http://schemas.openxmlformats.org/officeDocument/2006/relationships/hyperlink" Target="https://doi.org/10.1201/9781315182780" TargetMode="External"/><Relationship Id="rId346" Type="http://schemas.openxmlformats.org/officeDocument/2006/relationships/hyperlink" Target="https://doi.org/10.1201/9781315370279" TargetMode="External"/><Relationship Id="rId344" Type="http://schemas.openxmlformats.org/officeDocument/2006/relationships/hyperlink" Target="https://doi.org/10.1214/aoms/1177732360" TargetMode="External"/><Relationship Id="rId69" Type="http://schemas.openxmlformats.org/officeDocument/2006/relationships/hyperlink" Target="https://en.wikipedia.org/wiki/Exponential_family" TargetMode="External"/><Relationship Id="rId76" Type="http://schemas.openxmlformats.org/officeDocument/2006/relationships/hyperlink" Target="https://en.wikipedia.org/wiki/Otto_Hesse" TargetMode="External"/><Relationship Id="rId221" Type="http://schemas.openxmlformats.org/officeDocument/2006/relationships/hyperlink" Target="https://en.wikipedia.org/wiki/Taylor%27s_theorem" TargetMode="External"/><Relationship Id="rId39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4" Type="http://schemas.openxmlformats.org/officeDocument/2006/relationships/hyperlink" Target="https://online.stat.psu.edu/stat504/Lesson02" TargetMode="External"/><Relationship Id="rId334" Type="http://schemas.openxmlformats.org/officeDocument/2006/relationships/hyperlink" Target="https://www.cengage.com/c/applied-regression-analysis-and-other-multivariable-methods-5e-kleinbaum/9781285051086/" TargetMode="External"/><Relationship Id="rId321" Type="http://schemas.openxmlformats.org/officeDocument/2006/relationships/hyperlink" Target="https://www.cengage.com/c/statistical-inference-2e-casella-berger/9780534243128/" TargetMode="External"/><Relationship Id="rId319" Type="http://schemas.openxmlformats.org/officeDocument/2006/relationships/hyperlink" Target="https://www.youtube.com/playlist?list=PLeB45KifGiuHesi4PALNZSYZFhViVGQJK" TargetMode="External"/><Relationship Id="rId33" Type="http://schemas.openxmlformats.org/officeDocument/2006/relationships/hyperlink" Target="https://www.youtube.com/watch?v=Pa-GWE5JuH4" TargetMode="External"/><Relationship Id="rId34" Type="http://schemas.openxmlformats.org/officeDocument/2006/relationships/hyperlink" Target="https://www.youtube.com/watch?v=w3a08digzfw" TargetMode="External"/><Relationship Id="rId109" Type="http://schemas.openxmlformats.org/officeDocument/2006/relationships/hyperlink" Target="inference.qmd#def-approximate-ci" TargetMode="External"/><Relationship Id="rId132" Type="http://schemas.openxmlformats.org/officeDocument/2006/relationships/hyperlink" Target="inference.qmd#def-confidence-interval" TargetMode="External"/><Relationship Id="rId127" Type="http://schemas.openxmlformats.org/officeDocument/2006/relationships/hyperlink" Target="inference.qmd#sec-reference-distributions" TargetMode="External"/><Relationship Id="rId189" Type="http://schemas.openxmlformats.org/officeDocument/2006/relationships/hyperlink" Target="intro-MLEs.qmd#def-hessian" TargetMode="External"/><Relationship Id="rId156" Type="http://schemas.openxmlformats.org/officeDocument/2006/relationships/hyperlink" Target="intro-MLEs.qmd#def-lik-obs" TargetMode="External"/><Relationship Id="rId214" Type="http://schemas.openxmlformats.org/officeDocument/2006/relationships/hyperlink" Target="intro-MLEs.qmd#def-oinf" TargetMode="External"/><Relationship Id="rId179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2026-10-13T00:48:28Z</dcterms:created>
  <dcterms:modified xsi:type="dcterms:W3CDTF">2026-10-13T00:48:28Z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