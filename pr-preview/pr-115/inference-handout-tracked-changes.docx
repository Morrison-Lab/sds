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20:16:42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ins w:id="3" w:author="PR Preview" w:date="2026-01-01T00:00:00Z">
        <w:r>
          <w:t xml:space="preserve">5MinuteAI explains</w:t>
        </w:r>
      </w:ins>
      <w:ins w:id="4" w:author="PR Preview" w:date="2026-01-01T00:00:00Z">
        <w:r>
          <w:t xml:space="preserve"> </w:t>
        </w:r>
      </w:ins>
      <w:hyperlink r:id="rId26">
        <w:ins w:id="5" w:author="PR Preview" w:date="2026-01-01T00:00:00Z">
          <w:r>
            <w:rPr>
              <w:rStyle w:val="Hyperlink"/>
            </w:rPr>
            <w:t xml:space="preserve">hypothesis testing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in five minutes,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following the University of Washington’s CSE 312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(5MinuteAI, n.d.)</w:t>
        </w:r>
      </w:ins>
      <w:ins w:id="12" w:author="PR Preview" w:date="2026-01-01T00:00:00Z">
        <w:r>
          <w:t xml:space="preserve">.</w:t>
        </w:r>
      </w:ins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ins w:id="13" w:author="PR Preview" w:date="2026-01-01T00:00:00Z">
        <w:r>
          <w:t xml:space="preserve">5MinuteAI explains</w:t>
        </w:r>
      </w:ins>
      <w:ins w:id="14" w:author="PR Preview" w:date="2026-01-01T00:00:00Z">
        <w:r>
          <w:t xml:space="preserve"> </w:t>
        </w:r>
      </w:ins>
      <w:hyperlink r:id="rId44">
        <w:ins w:id="15" w:author="PR Preview" w:date="2026-01-01T00:00:00Z">
          <w:r>
            <w:rPr>
              <w:rStyle w:val="Hyperlink"/>
            </w:rPr>
            <w:t xml:space="preserve">confidence intervals</w:t>
          </w:r>
        </w:ins>
      </w:hyperlink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in five minutes,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following the University of Washington’s CSE 312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(5MinuteAI, n.d.)</w:t>
        </w:r>
      </w:ins>
      <w:ins w:id="22" w:author="PR Preview" w:date="2026-01-01T00:00:00Z">
        <w:r>
          <w:t xml:space="preserve">.</w:t>
        </w:r>
      </w:ins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ins w:id="23" w:author="PR Preview" w:date="2026-01-01T00:00:00Z">
        <w:r>
          <w:t xml:space="preserve">5MinuteAI. n.d.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rPr>
            <w:i/>
            <w:iCs/>
          </w:rPr>
          <w:t xml:space="preserve">Probability &amp; Statistics</w:t>
        </w:r>
      </w:ins>
      <w:ins w:id="26" w:author="PR Preview" w:date="2026-01-01T00:00:00Z">
        <w:r>
          <w:t xml:space="preserve">. Video playlist on YouTube. Accessed October 12, 2026.</w:t>
        </w:r>
      </w:ins>
      <w:ins w:id="27" w:author="PR Preview" w:date="2026-01-01T00:00:00Z">
        <w:r>
          <w:t xml:space="preserve"> </w:t>
        </w:r>
      </w:ins>
      <w:hyperlink r:id="rId54">
        <w:ins w:id="28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  <w:ins w:id="29" w:author="PR Preview" w:date="2026-01-01T00:00:00Z">
        <w:r>
          <w:t xml:space="preserve">.</w:t>
        </w:r>
      </w:ins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2026-10-13T03:25:08Z</dcterms:created>
  <dcterms:modified xsi:type="dcterms:W3CDTF">2026-10-13T03:25:08Z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