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Prediction</w:t>
      </w:r>
    </w:p>
    <w:p>
      <w:pPr>
        <w:pStyle w:val="Date"/>
      </w:pPr>
      <w:del w:id="1" w:author="PR Preview" w:date="2026-01-01T00:00:00Z">
        <w:r>
          <w:delText xml:space="preserve">Last modified: 2026-10-15 02:31:46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02:39:53 (PDT)</w:t>
        </w:r>
      </w:ins>
    </w:p>
    <w:bookmarkStart w:id="26" w:name="sec-predictions"/>
    <w:p>
      <w:pPr>
        <w:pStyle w:val="Heading2"/>
      </w:pPr>
      <w:r>
        <w:t xml:space="preserve">1 Predictions, fitted values, residuals, and prediction errors</w:t>
      </w:r>
    </w:p>
    <w:bookmarkStart w:id="9" w:name="def-prediction"/>
    <w:p>
      <w:pPr>
        <w:pStyle w:val="FirstParagraph"/>
      </w:pPr>
      <w:r>
        <w:rPr>
          <w:b/>
          <w:bCs/>
        </w:rPr>
        <w:t xml:space="preserve">Definition 1 (Prediction)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9"/>
    <w:bookmarkStart w:id="10" w:name="exm-prediction-cond-mean"/>
    <w:p>
      <w:pPr>
        <w:pStyle w:val="FirstParagraph"/>
      </w:pPr>
      <w:r>
        <w:rPr>
          <w:b/>
          <w:bCs/>
        </w:rPr>
        <w:t xml:space="preserve">Example 1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is an estimate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0"/>
    <w:bookmarkStart w:id="12" w:name="rem-why-cond-mean"/>
    <w:p>
      <w:pPr>
        <w:pStyle w:val="FirstParagraph"/>
      </w:pPr>
      <w:r>
        <w:rPr>
          <w:i/>
          <w:iCs/>
        </w:rPr>
        <w:t xml:space="preserve">Remark 1</w:t>
      </w:r>
      <w:r>
        <w:t xml:space="preserve"> (Why the estimated conditional mean is the usual prediction). </w:t>
      </w:r>
      <w:r>
        <w:t xml:space="preserve">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chosen</w:t>
      </w:r>
      <w:r>
        <w:t xml:space="preserve"> </w:t>
      </w:r>
      <w:r>
        <w:t xml:space="preserve">because the conditional mean is the best possible prediction under squared error loss.</w:t>
      </w:r>
      <w:r>
        <w:t xml:space="preserve"> </w:t>
      </w:r>
      <w:r>
        <w:t xml:space="preserve">Among all functions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the covariate,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the smallest expected squared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h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conditional mean minimizes squared-error risk</w:t>
        </w:r>
      </w:hyperlink>
      <w:r>
        <w:t xml:space="preserve">).</w:t>
      </w:r>
      <w:r>
        <w:t xml:space="preserve"> </w:t>
      </w:r>
      <w:r>
        <w:t xml:space="preserve">The conditional mean is unknown,</w:t>
      </w:r>
      <w:r>
        <w:t xml:space="preserve"> </w:t>
      </w:r>
      <w:r>
        <w:t xml:space="preserve">so we estimate it from data and predict with the estimate.</w:t>
      </w:r>
    </w:p>
    <w:p>
      <w:pPr>
        <w:pStyle w:val="BodyText"/>
      </w:pPr>
      <w:r>
        <w:t xml:space="preserve">The target depends on the loss.</w:t>
      </w:r>
      <w:r>
        <w:t xml:space="preserve"> </w:t>
      </w:r>
      <w:r>
        <w:t xml:space="preserve">For absolute error loss, the best prediction is the conditional median instead,</w:t>
      </w:r>
      <w:r>
        <w:t xml:space="preserve"> </w:t>
      </w:r>
      <w:r>
        <w:t xml:space="preserve">and other losses have other targets</w:t>
      </w:r>
      <w:r>
        <w:t xml:space="preserve"> </w:t>
      </w:r>
      <w:r>
        <w:t xml:space="preserve">(Hastie et al. 2009, 20)</w:t>
      </w:r>
      <w:r>
        <w:t xml:space="preserve">.</w:t>
      </w:r>
    </w:p>
    <w:bookmarkEnd w:id="12"/>
    <w:bookmarkStart w:id="13" w:name="def-fitted-value"/>
    <w:p>
      <w:pPr>
        <w:pStyle w:val="BodyText"/>
      </w:pPr>
      <w:r>
        <w:rPr>
          <w:b/>
          <w:bCs/>
        </w:rPr>
        <w:t xml:space="preserve">Definition 2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3"/>
    <w:bookmarkStart w:id="14" w:name="rem-fitted-value-cond-mean"/>
    <w:p>
      <w:pPr>
        <w:pStyle w:val="FirstParagraph"/>
      </w:pPr>
      <w:r>
        <w:rPr>
          <w:i/>
          <w:iCs/>
        </w:rPr>
        <w:t xml:space="preserve">Remark 2</w:t>
      </w:r>
      <w:r>
        <w:t xml:space="preserve"> (Why the fitted value is the estimated conditional mean). </w:t>
      </w:r>
      <w:r>
        <w:t xml:space="preserve">The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prediction at the observed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for 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it is the estimated conditional mean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;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chosen for the reason in</w:t>
      </w:r>
      <w:r>
        <w:t xml:space="preserve"> </w:t>
      </w:r>
      <w:hyperlink w:anchor="rem-why-cond-mean">
        <w:r>
          <w:rPr>
            <w:rStyle w:val="Hyperlink"/>
          </w:rPr>
          <w:t xml:space="preserve">Remark 1</w:t>
        </w:r>
      </w:hyperlink>
      <w:r>
        <w:t xml:space="preserve">:</w:t>
      </w:r>
      <w:r>
        <w:t xml:space="preserve"> </w:t>
      </w:r>
      <w:r>
        <w:t xml:space="preserve">the conditional mean is the best prediction under squared error loss.</w:t>
      </w:r>
    </w:p>
    <w:bookmarkEnd w:id="14"/>
    <w:bookmarkStart w:id="15" w:name="def-residual"/>
    <w:p>
      <w:pPr>
        <w:pStyle w:val="BodyText"/>
      </w:pPr>
      <w:r>
        <w:rPr>
          <w:b/>
          <w:bCs/>
        </w:rPr>
        <w:t xml:space="preserve">Definition 3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bookmarkEnd w:id="15"/>
    <w:bookmarkStart w:id="16" w:name="def-prediction-error"/>
    <w:p>
      <w:pPr>
        <w:pStyle w:val="FirstParagraph"/>
      </w:pPr>
      <w:r>
        <w:rPr>
          <w:b/>
          <w:bCs/>
        </w:rPr>
        <w:t xml:space="preserve">Definition 4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16"/>
    <w:bookmarkStart w:id="17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 of a fitted observation)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18"/>
    <w:bookmarkStart w:id="19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cor-residual-prediction-error"/>
    <w:p>
      <w:pPr>
        <w:pStyle w:val="BodyText"/>
      </w:pPr>
      <w:r>
        <w:rPr>
          <w:b/>
          <w:bCs/>
        </w:rPr>
        <w:t xml:space="preserve">Corollary 1 (The residual is the negative of the prediction error)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 the negative of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 both sides of</w:t>
      </w:r>
      <w:r>
        <w:t xml:space="preserve"> 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3" w:name="exm-residual-prediction-error"/>
    <w:p>
      <w:pPr>
        <w:pStyle w:val="BodyText"/>
      </w:pPr>
      <w:r>
        <w:rPr>
          <w:b/>
          <w:bCs/>
        </w:rPr>
        <w:t xml:space="preserve">Example 2 (Residuals and prediction errors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and their mothers’ weight at the last menstrual period (pounds),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.</w:t>
      </w:r>
      <w:r>
        <w:t xml:space="preserve"> </w:t>
      </w:r>
      <w:r>
        <w:t xml:space="preserve">They ship with the R package</w:t>
      </w:r>
      <w:r>
        <w:t xml:space="preserve"> </w:t>
      </w:r>
      <w:hyperlink r:id="rId21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2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The code below fits a line predicting birth weight from mother’s weight,</w:t>
      </w:r>
      <w:r>
        <w:t xml:space="preserve"> </w:t>
      </w:r>
      <w:r>
        <w:t xml:space="preserve">then compares each residual with the negative of its prediction error.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birthwt)</w:t>
      </w:r>
      <w:r>
        <w:br/>
      </w:r>
      <w:r>
        <w:rPr>
          <w:rStyle w:val="NormalTok"/>
        </w:rPr>
        <w:t xml:space="preserve">fitted_bwt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fitted_bwt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bwt 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(fitted_bwt,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(residual,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minus_prediction_error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bwt fitted residual minus_prediction_error</w:t>
      </w:r>
      <w:r>
        <w:br/>
      </w:r>
      <w:r>
        <w:rPr>
          <w:rStyle w:val="CommentTok"/>
        </w:rPr>
        <w:t xml:space="preserve">#&gt;   &lt;int&gt;  &lt;dbl&gt;    &lt;dbl&gt;                  &lt;dbl&gt;</w:t>
      </w:r>
      <w:r>
        <w:br/>
      </w:r>
      <w:r>
        <w:rPr>
          <w:rStyle w:val="CommentTok"/>
        </w:rPr>
        <w:t xml:space="preserve">#&gt; 1  2523  3176.    -653.                  -653.</w:t>
      </w:r>
      <w:r>
        <w:br/>
      </w:r>
      <w:r>
        <w:rPr>
          <w:rStyle w:val="CommentTok"/>
        </w:rPr>
        <w:t xml:space="preserve">#&gt; 2  2551  3056.    -505.                  -505.</w:t>
      </w:r>
      <w:r>
        <w:br/>
      </w:r>
      <w:r>
        <w:rPr>
          <w:rStyle w:val="CommentTok"/>
        </w:rPr>
        <w:t xml:space="preserve">#&gt; 3  2557  2835.    -278.                  -278.</w:t>
      </w:r>
      <w:r>
        <w:br/>
      </w:r>
      <w:r>
        <w:rPr>
          <w:rStyle w:val="CommentTok"/>
        </w:rPr>
        <w:t xml:space="preserve">#&gt; 4  2594  2848     -254                   -254 </w:t>
      </w:r>
      <w:r>
        <w:br/>
      </w:r>
      <w:r>
        <w:rPr>
          <w:rStyle w:val="CommentTok"/>
        </w:rPr>
        <w:t xml:space="preserve">#&gt; 5  2600  2844.    -244.                  -244.</w:t>
      </w:r>
      <w:r>
        <w:br/>
      </w:r>
      <w:r>
        <w:rPr>
          <w:rStyle w:val="CommentTok"/>
        </w:rPr>
        <w:t xml:space="preserve">#&gt; 6  2622  2919.    -297.                  -297.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prediction_error)))</w:t>
      </w:r>
      <w:r>
        <w:br/>
      </w:r>
      <w:r>
        <w:rPr>
          <w:rStyle w:val="CommentTok"/>
        </w:rPr>
        <w:t xml:space="preserve">#&gt; [1] 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(birthwt)), birthwt[</w:t>
      </w:r>
      <w:r>
        <w:rPr>
          <w:rStyle w:val="StringTok"/>
        </w:rPr>
        <w:t xml:space="preserve">"lwt"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np.linalg.lstsq(X, y,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fitted_bwt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fitted_bwt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: 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: fitted_bwt.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: residual.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"minus_prediction_error"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}).head())</w:t>
      </w:r>
      <w:r>
        <w:br/>
      </w:r>
      <w:r>
        <w:rPr>
          <w:rStyle w:val="CommentTok"/>
        </w:rPr>
        <w:t xml:space="preserve">#&gt;       bwt  fitted  residual  minus_prediction_error</w:t>
      </w:r>
      <w:r>
        <w:br/>
      </w:r>
      <w:r>
        <w:rPr>
          <w:rStyle w:val="CommentTok"/>
        </w:rPr>
        <w:t xml:space="preserve">#&gt; 0  2523.0  3175.7    -652.7                  -652.7</w:t>
      </w:r>
      <w:r>
        <w:br/>
      </w:r>
      <w:r>
        <w:rPr>
          <w:rStyle w:val="CommentTok"/>
        </w:rPr>
        <w:t xml:space="preserve">#&gt; 1  2551.0  3056.1    -505.1                  -505.1</w:t>
      </w:r>
      <w:r>
        <w:br/>
      </w:r>
      <w:r>
        <w:rPr>
          <w:rStyle w:val="CommentTok"/>
        </w:rPr>
        <w:t xml:space="preserve">#&gt; 2  2557.0  2834.7    -277.7                  -277.7</w:t>
      </w:r>
      <w:r>
        <w:br/>
      </w:r>
      <w:r>
        <w:rPr>
          <w:rStyle w:val="CommentTok"/>
        </w:rPr>
        <w:t xml:space="preserve">#&gt; 3  2594.0  2848.0    -254.0                  -254.0</w:t>
      </w:r>
      <w:r>
        <w:br/>
      </w:r>
      <w:r>
        <w:rPr>
          <w:rStyle w:val="CommentTok"/>
        </w:rPr>
        <w:t xml:space="preserve">#&gt; 4  2600.0  2843.5    -243.5                  -243.5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prediction_error))))</w:t>
      </w:r>
      <w:r>
        <w:br/>
      </w:r>
      <w:r>
        <w:rPr>
          <w:rStyle w:val="CommentTok"/>
        </w:rPr>
        <w:t xml:space="preserve">#&gt; 0.0</w:t>
      </w:r>
    </w:p>
    <w:p>
      <w:pPr>
        <w:pStyle w:val="FirstParagraph"/>
      </w:pPr>
      <w:r>
        <w:t xml:space="preserve">The last two columns agree in every row,</w:t>
      </w:r>
      <w:r>
        <w:t xml:space="preserve"> </w:t>
      </w:r>
      <w:r>
        <w:t xml:space="preserve">and the largest difference between them over all</w:t>
      </w:r>
      <w:r>
        <w:t xml:space="preserve"> </w:t>
      </w:r>
      <w:r>
        <w:t xml:space="preserve">189 babies is 0,</w:t>
      </w:r>
      <w:r>
        <w:t xml:space="preserve"> </w:t>
      </w:r>
      <w:r>
        <w:t xml:space="preserve">as</w:t>
      </w:r>
      <w:r>
        <w:t xml:space="preserve"> </w:t>
      </w:r>
      <w:hyperlink w:anchor="cor-residual-prediction-error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23"/>
    <w:bookmarkStart w:id="25" w:name="rem-prediction-error"/>
    <w:p>
      <w:pPr>
        <w:pStyle w:val="BodyText"/>
      </w:pPr>
      <w:r>
        <w:rPr>
          <w:i/>
          <w:iCs/>
        </w:rPr>
        <w:t xml:space="preserve">Remark 3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25"/>
    <w:bookmarkEnd w:id="26"/>
    <w:bookmarkStart w:id="38" w:name="sec-prediction-mse"/>
    <w:p>
      <w:pPr>
        <w:pStyle w:val="Heading2"/>
      </w:pPr>
      <w:r>
        <w:t xml:space="preserve">2 Mean squared error of predictions</w:t>
      </w:r>
    </w:p>
    <w:bookmarkStart w:id="27" w:name="def-prediction-mse"/>
    <w:p>
      <w:pPr>
        <w:pStyle w:val="FirstParagraph"/>
      </w:pPr>
      <w:r>
        <w:rPr>
          <w:b/>
          <w:bCs/>
        </w:rPr>
        <w:t xml:space="preserve">Definition 5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of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27"/>
    <w:bookmarkStart w:id="31" w:name="rem-prediction-mse"/>
    <w:p>
      <w:pPr>
        <w:pStyle w:val="FirstParagraph"/>
      </w:pPr>
      <w:r>
        <w:rPr>
          <w:i/>
          <w:iCs/>
        </w:rPr>
        <w:t xml:space="preserve">Remark 4</w:t>
      </w:r>
      <w:r>
        <w:t xml:space="preserve"> (Prediction MSE, estimator MSE and RSS). </w:t>
      </w:r>
      <w:hyperlink w:anchor="def-prediction-m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r:id="rId28">
        <w:r>
          <w:rPr>
            <w:rStyle w:val="Hyperlink"/>
          </w:rPr>
          <w:t xml:space="preserve">mean squared error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mean squared error of the fitted values is the</w:t>
      </w:r>
      <w:r>
        <w:t xml:space="preserve"> </w:t>
      </w:r>
      <w:hyperlink r:id="rId29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mean squared error and RSS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1"/>
    <w:bookmarkStart w:id="37" w:name="exm-fitted-residual-error"/>
    <w:p>
      <w:pPr>
        <w:pStyle w:val="FirstParagraph"/>
      </w:pPr>
      <w:r>
        <w:rPr>
          <w:b/>
          <w:bCs/>
        </w:rPr>
        <w:t xml:space="preserve">Example 3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32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prediction_files/figure-docx/unnamed-chunk-1-1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36"/>
        </w:tc>
      </w:tr>
    </w:tbl>
    <w:p>
      <w:pPr>
        <w:pStyle w:val="BodyText"/>
      </w:pPr>
      <w:r>
        <w:t xml:space="preserve">The mean squared error of these predictions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37"/>
    <w:bookmarkEnd w:id="38"/>
    <w:bookmarkStart w:id="49" w:name="sec-estimation-vs-prediction"/>
    <w:p>
      <w:pPr>
        <w:pStyle w:val="Heading2"/>
      </w:pPr>
      <w:r>
        <w:t xml:space="preserve">3 Estimation versus prediction</w:t>
      </w:r>
    </w:p>
    <w:bookmarkStart w:id="44" w:name="rem-estimation-vs-prediction"/>
    <w:p>
      <w:pPr>
        <w:pStyle w:val="FirstParagraph"/>
      </w:pPr>
      <w:r>
        <w:rPr>
          <w:i/>
          <w:iCs/>
        </w:rPr>
        <w:t xml:space="preserve">Remark 5</w:t>
      </w:r>
      <w:r>
        <w:t xml:space="preserve"> (Estimation versus prediction). </w:t>
      </w:r>
      <w:r>
        <w:t xml:space="preserve">Estimation and prediction both measure error as a signed difference,</w:t>
      </w:r>
      <w:r>
        <w:t xml:space="preserve"> </w:t>
      </w:r>
      <w:r>
        <w:t xml:space="preserve">and both summarize it with a mean squared error,</w:t>
      </w:r>
      <w:r>
        <w:t xml:space="preserve"> </w:t>
      </w:r>
      <w:r>
        <w:t xml:space="preserve">but they aim at different targets: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Target.</w:t>
      </w:r>
      <w:r>
        <w:t xml:space="preserve"> </w:t>
      </w:r>
      <w:r>
        <w:t xml:space="preserve">An</w:t>
      </w:r>
      <w:r>
        <w:t xml:space="preserve"> </w:t>
      </w:r>
      <w:hyperlink r:id="rId39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aims at a fixed, unknown</w:t>
      </w:r>
      <w:r>
        <w:t xml:space="preserve"> </w:t>
      </w:r>
      <w:hyperlink r:id="rId40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aims at an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which is a random quantity even when the model is known exactly.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Error.</w:t>
      </w:r>
      <w:r>
        <w:t xml:space="preserve"> </w:t>
      </w: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is the estimate minus the estimand.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 the prediction minus the outcome.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Mean squared error.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mean squared error of an estimator</w:t>
        </w:r>
      </w:hyperlink>
      <w:r>
        <w:t xml:space="preserve"> </w:t>
      </w:r>
      <w:r>
        <w:t xml:space="preserve">is an expectation over repeated samples.</w:t>
      </w:r>
      <w:r>
        <w:t xml:space="preserve"> </w:t>
      </w:r>
      <w:r>
        <w:t xml:space="preserve">The</w:t>
      </w:r>
      <w:r>
        <w:t xml:space="preserve"> </w:t>
      </w:r>
      <w:hyperlink w:anchor="def-prediction-mse">
        <w:r>
          <w:rPr>
            <w:rStyle w:val="Hyperlink"/>
          </w:rPr>
          <w:t xml:space="preserve">mean squared error of predictions</w:t>
        </w:r>
      </w:hyperlink>
      <w:r>
        <w:t xml:space="preserve"> </w:t>
      </w:r>
      <w:r>
        <w:t xml:space="preserve">is an average over observations.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What cannot be removed.</w:t>
      </w:r>
      <w:r>
        <w:t xml:space="preserve"> </w:t>
      </w:r>
      <w:r>
        <w:t xml:space="preserve">The error of a consistent estimator shrinks toward zero as the sample grows.</w:t>
      </w:r>
      <w:r>
        <w:t xml:space="preserve"> </w:t>
      </w:r>
      <w:r>
        <w:t xml:space="preserve">A prediction’s expected squared error cannot fall below the</w:t>
      </w:r>
      <w:r>
        <w:t xml:space="preserve"> </w:t>
      </w:r>
      <w:hyperlink r:id="rId42">
        <w:r>
          <w:rPr>
            <w:rStyle w:val="Hyperlink"/>
          </w:rPr>
          <w:t xml:space="preserve">irreducible error</w:t>
        </w:r>
      </w:hyperlink>
      <w:r>
        <w:t xml:space="preserve">,</w:t>
      </w:r>
      <w:r>
        <w:t xml:space="preserve"> </w:t>
      </w:r>
      <w:r>
        <w:t xml:space="preserve">the variance of the outcome around its conditional mean.</w:t>
      </w:r>
    </w:p>
    <w:p>
      <w:pPr>
        <w:pStyle w:val="FirstParagraph"/>
      </w:pPr>
      <w:hyperlink r:id="rId43">
        <w:r>
          <w:rPr>
            <w:rStyle w:val="Hyperlink"/>
          </w:rPr>
          <w:t xml:space="preserve">Validating Predictions</w:t>
        </w:r>
      </w:hyperlink>
      <w:r>
        <w:t xml:space="preserve"> </w:t>
      </w:r>
      <w:r>
        <w:t xml:space="preserve">estimates the prediction error on new observations.</w:t>
      </w:r>
    </w:p>
    <w:bookmarkEnd w:id="44"/>
    <w:bookmarkStart w:id="48" w:name="refs"/>
    <w:bookmarkStart w:id="46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5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6"/>
    <w:bookmarkStart w:id="47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47"/>
    <w:bookmarkEnd w:id="48"/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3" Type="http://schemas.openxmlformats.org/officeDocument/2006/relationships/image" Target="media/rId33.png"/><Relationship Id="rId29" Type="http://schemas.openxmlformats.org/officeDocument/2006/relationships/hyperlink" Target="correlation-regression.qmd#def-rss" TargetMode="External"/><Relationship Id="rId32" Type="http://schemas.openxmlformats.org/officeDocument/2006/relationships/hyperlink" Target="correlation-regression.qmd#exm-rss" TargetMode="External"/><Relationship Id="rId30" Type="http://schemas.openxmlformats.org/officeDocument/2006/relationships/hyperlink" Target="correlation-regression.qmd#thm-mse-rss" TargetMode="External"/><Relationship Id="rId22" Type="http://schemas.openxmlformats.org/officeDocument/2006/relationships/hyperlink" Target="data/birthwt.csv" TargetMode="External"/><Relationship Id="rId40" Type="http://schemas.openxmlformats.org/officeDocument/2006/relationships/hyperlink" Target="estimation.qmd#def-estimand" TargetMode="External"/><Relationship Id="rId39" Type="http://schemas.openxmlformats.org/officeDocument/2006/relationships/hyperlink" Target="estimation.qmd#def-estimate" TargetMode="External"/><Relationship Id="rId24" Type="http://schemas.openxmlformats.org/officeDocument/2006/relationships/hyperlink" Target="estimation.qmd#def-estimation-error" TargetMode="External"/><Relationship Id="rId28" Type="http://schemas.openxmlformats.org/officeDocument/2006/relationships/hyperlink" Target="estimation.qmd#def-mse" TargetMode="External"/><Relationship Id="rId41" Type="http://schemas.openxmlformats.org/officeDocument/2006/relationships/hyperlink" Target="estimation.qmd#mean-squared-error" TargetMode="External"/><Relationship Id="rId21" Type="http://schemas.openxmlformats.org/officeDocument/2006/relationships/hyperlink" Target="https://cran.r-project.org/package=MASS" TargetMode="External"/><Relationship Id="rId45" Type="http://schemas.openxmlformats.org/officeDocument/2006/relationships/hyperlink" Target="https://doi.org/10.1007/978-0-387-84858-7" TargetMode="External"/><Relationship Id="rId11" Type="http://schemas.openxmlformats.org/officeDocument/2006/relationships/hyperlink" Target="https://morrison-lab.github.io/pds/expectation.html#thm-best-predictor" TargetMode="External"/><Relationship Id="rId43" Type="http://schemas.openxmlformats.org/officeDocument/2006/relationships/hyperlink" Target="model-validation.qmd" TargetMode="External"/><Relationship Id="rId42" Type="http://schemas.openxmlformats.org/officeDocument/2006/relationships/hyperlink" Target="model-validation.qmd#def-irreducible-error" TargetMode="External"/></Relationships>
</file>

<file path=word/_rels/footnotes.xml.rels><?xml version='1.0' encoding='UTF-8' standalone='yes'?>
<Relationships xmlns="http://schemas.openxmlformats.org/package/2006/relationships"><Relationship Id="rId29" Type="http://schemas.openxmlformats.org/officeDocument/2006/relationships/hyperlink" Target="correlation-regression.qmd#def-rss" TargetMode="External"/><Relationship Id="rId32" Type="http://schemas.openxmlformats.org/officeDocument/2006/relationships/hyperlink" Target="correlation-regression.qmd#exm-rss" TargetMode="External"/><Relationship Id="rId30" Type="http://schemas.openxmlformats.org/officeDocument/2006/relationships/hyperlink" Target="correlation-regression.qmd#thm-mse-rss" TargetMode="External"/><Relationship Id="rId22" Type="http://schemas.openxmlformats.org/officeDocument/2006/relationships/hyperlink" Target="data/birthwt.csv" TargetMode="External"/><Relationship Id="rId40" Type="http://schemas.openxmlformats.org/officeDocument/2006/relationships/hyperlink" Target="estimation.qmd#def-estimand" TargetMode="External"/><Relationship Id="rId39" Type="http://schemas.openxmlformats.org/officeDocument/2006/relationships/hyperlink" Target="estimation.qmd#def-estimate" TargetMode="External"/><Relationship Id="rId24" Type="http://schemas.openxmlformats.org/officeDocument/2006/relationships/hyperlink" Target="estimation.qmd#def-estimation-error" TargetMode="External"/><Relationship Id="rId28" Type="http://schemas.openxmlformats.org/officeDocument/2006/relationships/hyperlink" Target="estimation.qmd#def-mse" TargetMode="External"/><Relationship Id="rId41" Type="http://schemas.openxmlformats.org/officeDocument/2006/relationships/hyperlink" Target="estimation.qmd#mean-squared-error" TargetMode="External"/><Relationship Id="rId21" Type="http://schemas.openxmlformats.org/officeDocument/2006/relationships/hyperlink" Target="https://cran.r-project.org/package=MASS" TargetMode="External"/><Relationship Id="rId45" Type="http://schemas.openxmlformats.org/officeDocument/2006/relationships/hyperlink" Target="https://doi.org/10.1007/978-0-387-84858-7" TargetMode="External"/><Relationship Id="rId11" Type="http://schemas.openxmlformats.org/officeDocument/2006/relationships/hyperlink" Target="https://morrison-lab.github.io/pds/expectation.html#thm-best-predictor" TargetMode="External"/><Relationship Id="rId43" Type="http://schemas.openxmlformats.org/officeDocument/2006/relationships/hyperlink" Target="model-validation.qmd" TargetMode="External"/><Relationship Id="rId42" Type="http://schemas.openxmlformats.org/officeDocument/2006/relationships/hyperlink" Target="model-validation.qmd#def-irreducible-err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Prediction</dc:title>
  <dc:creator/>
  <cp:keywords/>
  <dcterms:created xsi:type="dcterms:W3CDTF">2026-10-15T09:51:35Z</dcterms:created>
  <dcterms:modified xsi:type="dcterms:W3CDTF">2026-10-15T09:51:35Z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02:39:53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