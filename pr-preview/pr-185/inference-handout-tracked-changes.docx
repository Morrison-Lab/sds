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10 (t-distribution)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Z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have the standard Gaussian distribution,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m:oMath>
        <m:r>
          <m:t>V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have the</w:delText>
        </w:r>
      </w:del>
      <w:del w:id="14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distribution (</w:delText>
        </w:r>
      </w:del>
      <w:hyperlink w:anchor="def-chi-square-dist">
        <w:del w:id="1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" w:author="PR Preview" w:date="2026-01-01T00:00:00Z">
        <w:r>
          <w:delText xml:space="preserve">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let</w:delText>
        </w:r>
      </w:del>
      <w:del w:id="21" w:author="PR Preview" w:date="2026-01-01T00:00:00Z">
        <w:r>
          <w:delText xml:space="preserve"> </w:delText>
        </w:r>
      </w:del>
      <m:oMath>
        <m:r>
          <m:t>Z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</w:delText>
        </w:r>
      </w:del>
      <w:del w:id="24" w:author="PR Preview" w:date="2026-01-01T00:00:00Z">
        <w:r>
          <w:delText xml:space="preserve"> </w:delText>
        </w:r>
      </w:del>
      <m:oMath>
        <m:r>
          <m:t>V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be independent.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distribution of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10 (t-distribution (Student’s t-distribution))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Let</w:t>
        </w:r>
      </w:ins>
      <w:ins w:id="32" w:author="PR Preview" w:date="2026-01-01T00:00:00Z">
        <w:r>
          <w:t xml:space="preserve"> </w:t>
        </w:r>
      </w:ins>
      <m:oMath>
        <m:r>
          <m:t>Z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have the standard Gaussian distribution,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r>
          <m:t>V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have the</w:t>
        </w:r>
      </w:ins>
      <w:ins w:id="40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distribution (</w:t>
        </w:r>
      </w:ins>
      <w:hyperlink w:anchor="def-chi-square-dist">
        <w:ins w:id="4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let</w:t>
        </w:r>
      </w:ins>
      <w:ins w:id="47" w:author="PR Preview" w:date="2026-01-01T00:00:00Z">
        <w:r>
          <w:t xml:space="preserve"> </w:t>
        </w:r>
      </w:ins>
      <m:oMath>
        <m:r>
          <m:t>Z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m:oMath>
        <m:r>
          <m:t>V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be independent.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distribution of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2026-10-15T09:47:41Z</dcterms:created>
  <dcterms:modified xsi:type="dcterms:W3CDTF">2026-10-15T09:47:41Z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