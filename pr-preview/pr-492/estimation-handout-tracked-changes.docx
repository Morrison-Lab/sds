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del w:id="3" w:author="PR Preview" w:date="2026-01-01T00:00:00Z">
        <w:r>
          <w:rPr>
            <w:b/>
            <w:bCs/>
          </w:rPr>
          <w:delText xml:space="preserve">Prediction.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target is a new outcome, which is itself random.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model validation notes prove that</w:delText>
        </w:r>
      </w:del>
      <w:del w:id="8" w:author="PR Preview" w:date="2026-01-01T00:00:00Z">
        <w:r>
          <w:delText xml:space="preserve"> </w:delText>
        </w:r>
      </w:del>
      <w:hyperlink r:id="rId69">
        <w:del w:id="9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equals squared bias plus variance plus the noise variance,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hyperlink r:id="rId70">
        <w:del w:id="15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that outcome.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No choice of prediction can remove the extra term.</w:delText>
        </w:r>
      </w:del>
    </w:p>
    <w:p>
      <w:pPr>
        <w:pStyle w:val="Compact"/>
        <w:numPr>
          <w:ilvl w:val="0"/>
          <w:numId w:val="1003"/>
        </w:numPr>
      </w:pPr>
      <w:ins w:id="20" w:author="PR Preview" w:date="2026-01-01T00:00:00Z">
        <w:r>
          <w:rPr>
            <w:b/>
            <w:bCs/>
          </w:rPr>
          <w:t xml:space="preserve">Prediction.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target is a new outcome, which is itself random.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model validation notes prove that</w:t>
        </w:r>
      </w:ins>
      <w:ins w:id="25" w:author="PR Preview" w:date="2026-01-01T00:00:00Z">
        <w:r>
          <w:t xml:space="preserve"> </w:t>
        </w:r>
      </w:ins>
      <w:hyperlink r:id="rId69">
        <w:ins w:id="26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equals squared bias plus variance plus the noise variance,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hyperlink r:id="rId70">
        <w:ins w:id="32" w:author="PR Preview" w:date="2026-01-01T00:00:00Z">
          <w:r>
            <w:rPr>
              <w:rStyle w:val="Hyperlink"/>
            </w:rPr>
            <w:t xml:space="preserve">residual variance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of that outcome.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No choice of prediction using the same</w:t>
        </w:r>
      </w:ins>
      <w:ins w:id="37" w:author="PR Preview" w:date="2026-01-01T00:00:00Z">
        <w:r>
          <w:t xml:space="preserve"> </w:t>
        </w:r>
      </w:ins>
      <w:hyperlink r:id="rId71">
        <w:ins w:id="38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can remove the extra term.</w:t>
        </w:r>
      </w:ins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2026-10-27T09:36:16Z</dcterms:created>
  <dcterms:modified xsi:type="dcterms:W3CDTF">2026-10-27T09:36:16Z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