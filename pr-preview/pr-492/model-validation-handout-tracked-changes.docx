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del w:id="185" w:author="PR Preview" w:date="2026-01-01T00:00:00Z">
        <w:r>
          <w:rPr>
            <w:b/>
            <w:bCs/>
          </w:rPr>
          <w:delText xml:space="preserve">Definition 37 (Irreducible error)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Let</w:delText>
        </w:r>
      </w:del>
      <w:del w:id="18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be the</w:delText>
        </w:r>
      </w:del>
      <w:del w:id="191" w:author="PR Preview" w:date="2026-01-01T00:00:00Z">
        <w:r>
          <w:delText xml:space="preserve"> </w:delText>
        </w:r>
      </w:del>
      <w:hyperlink w:anchor="def-covariate">
        <w:del w:id="192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and the outcome of one observation from a</w:delText>
        </w:r>
      </w:del>
      <w:del w:id="195" w:author="PR Preview" w:date="2026-01-01T00:00:00Z">
        <w:r>
          <w:delText xml:space="preserve"> </w:delText>
        </w:r>
      </w:del>
      <w:hyperlink r:id="rId63">
        <w:del w:id="196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97" w:author="PR Preview" w:date="2026-01-01T00:00:00Z">
        <w:r>
          <w:delText xml:space="preserve">,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and let</w:delText>
        </w:r>
      </w:del>
      <w:del w:id="200" w:author="PR Preview" w:date="2026-01-01T00:00:00Z">
        <w:r>
          <w:delText xml:space="preserve"> </w:delText>
        </w:r>
      </w:del>
      <m:oMath>
        <m:r>
          <m:t>ε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be its</w:delText>
        </w:r>
      </w:del>
      <w:del w:id="203" w:author="PR Preview" w:date="2026-01-01T00:00:00Z">
        <w:r>
          <w:delText xml:space="preserve"> </w:delText>
        </w:r>
      </w:del>
      <w:hyperlink w:anchor="def-noise">
        <w:del w:id="204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05" w:author="PR Preview" w:date="2026-01-01T00:00:00Z">
        <w:r>
          <w:delText xml:space="preserve">.</w:delText>
        </w:r>
      </w:del>
    </w:p>
    <w:p>
      <w:pPr>
        <w:pStyle w:val="BodyText"/>
      </w:pPr>
      <w:del w:id="206" w:author="PR Preview" w:date="2026-01-01T00:00:00Z">
        <w:r>
          <w:delText xml:space="preserve">The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rPr>
            <w:b/>
            <w:bCs/>
          </w:rPr>
          <w:delText xml:space="preserve">irreducible error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at the covariate value</w:delText>
        </w:r>
      </w:del>
      <w:del w:id="211" w:author="PR Preview" w:date="2026-01-01T00:00:00Z">
        <w:r>
          <w:delText xml:space="preserve"> </w:delText>
        </w:r>
      </w:del>
      <m:oMath>
        <m:r>
          <m:t>x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is the</w:delText>
        </w:r>
      </w:del>
      <w:del w:id="214" w:author="PR Preview" w:date="2026-01-01T00:00:00Z">
        <w:r>
          <w:delText xml:space="preserve"> </w:delText>
        </w:r>
      </w:del>
      <w:hyperlink r:id="rId171">
        <w:del w:id="215" w:author="PR Preview" w:date="2026-01-01T00:00:00Z">
          <w:r>
            <w:rPr>
              <w:rStyle w:val="Hyperlink"/>
            </w:rPr>
            <w:delText xml:space="preserve">conditional population variance</w:delText>
          </w:r>
        </w:del>
      </w:hyperlink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of the noise given</w:delText>
        </w:r>
      </w:del>
      <w:del w:id="21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19" w:author="PR Preview" w:date="2026-01-01T00:00:00Z">
        <w:r>
          <w:delText xml:space="preserve">:</w:delText>
        </w:r>
      </w:del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BodyText"/>
      </w:pPr>
      <w:ins w:id="220" w:author="PR Preview" w:date="2026-01-01T00:00:00Z">
        <w:r>
          <w:rPr>
            <w:b/>
            <w:bCs/>
          </w:rPr>
          <w:t xml:space="preserve">Definition 37 (Residual variance)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Let</w:t>
        </w:r>
      </w:ins>
      <w:ins w:id="223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be the</w:t>
        </w:r>
      </w:ins>
      <w:ins w:id="226" w:author="PR Preview" w:date="2026-01-01T00:00:00Z">
        <w:r>
          <w:t xml:space="preserve"> </w:t>
        </w:r>
      </w:ins>
      <w:hyperlink w:anchor="def-covariate">
        <w:ins w:id="227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the outcome of one observation from a</w:t>
        </w:r>
      </w:ins>
      <w:ins w:id="230" w:author="PR Preview" w:date="2026-01-01T00:00:00Z">
        <w:r>
          <w:t xml:space="preserve"> </w:t>
        </w:r>
      </w:ins>
      <w:hyperlink r:id="rId63">
        <w:ins w:id="231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32" w:author="PR Preview" w:date="2026-01-01T00:00:00Z">
        <w:r>
          <w:t xml:space="preserve">,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and let</w:t>
        </w:r>
      </w:ins>
      <w:ins w:id="235" w:author="PR Preview" w:date="2026-01-01T00:00:00Z">
        <w:r>
          <w:t xml:space="preserve"> </w:t>
        </w:r>
      </w:ins>
      <m:oMath>
        <m:r>
          <m:t>ε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be its</w:t>
        </w:r>
      </w:ins>
      <w:ins w:id="238" w:author="PR Preview" w:date="2026-01-01T00:00:00Z">
        <w:r>
          <w:t xml:space="preserve"> </w:t>
        </w:r>
      </w:ins>
      <w:hyperlink w:anchor="def-noise">
        <w:ins w:id="239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40" w:author="PR Preview" w:date="2026-01-01T00:00:00Z">
        <w:r>
          <w:t xml:space="preserve">.</w:t>
        </w:r>
      </w:ins>
    </w:p>
    <w:p>
      <w:pPr>
        <w:pStyle w:val="BodyText"/>
      </w:pPr>
      <w:ins w:id="241" w:author="PR Preview" w:date="2026-01-01T00:00:00Z">
        <w:r>
          <w:t xml:space="preserve">The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rPr>
            <w:b/>
            <w:bCs/>
          </w:rPr>
          <w:t xml:space="preserve">residual variance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(or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rPr>
            <w:b/>
            <w:bCs/>
          </w:rPr>
          <w:t xml:space="preserve">irreducible error</w:t>
        </w:r>
      </w:ins>
      <w:ins w:id="248" w:author="PR Preview" w:date="2026-01-01T00:00:00Z">
        <w:r>
          <w:t xml:space="preserve">) at the covariate value</w:t>
        </w:r>
      </w:ins>
      <w:ins w:id="249" w:author="PR Preview" w:date="2026-01-01T00:00:00Z">
        <w:r>
          <w:t xml:space="preserve"> </w:t>
        </w:r>
      </w:ins>
      <m:oMath>
        <m:r>
          <m:t>x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is the</w:t>
        </w:r>
      </w:ins>
      <w:ins w:id="252" w:author="PR Preview" w:date="2026-01-01T00:00:00Z">
        <w:r>
          <w:t xml:space="preserve"> </w:t>
        </w:r>
      </w:ins>
      <w:hyperlink r:id="rId171">
        <w:ins w:id="253" w:author="PR Preview" w:date="2026-01-01T00:00:00Z">
          <w:r>
            <w:rPr>
              <w:rStyle w:val="Hyperlink"/>
            </w:rPr>
            <w:t xml:space="preserve">conditional population variance</w:t>
          </w:r>
        </w:ins>
      </w:hyperlink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of the noise given</w:t>
        </w:r>
      </w:ins>
      <w:ins w:id="2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57" w:author="PR Preview" w:date="2026-01-01T00:00:00Z">
        <w:r>
          <w:t xml:space="preserve">:</w:t>
        </w:r>
      </w:ins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ins w:id="258" w:author="PR Preview" w:date="2026-01-01T00:00:00Z">
        <w:r>
          <w:t xml:space="preserve">It is a</w:t>
        </w:r>
      </w:ins>
      <w:ins w:id="259" w:author="PR Preview" w:date="2026-01-01T00:00:00Z">
        <w:r>
          <w:t xml:space="preserve"> </w:t>
        </w:r>
      </w:ins>
      <w:hyperlink r:id="rId173">
        <w:ins w:id="26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61" w:author="PR Preview" w:date="2026-01-01T00:00:00Z">
        <w:r>
          <w:t xml:space="preserve">, a component of the</w:t>
        </w:r>
      </w:ins>
      <w:ins w:id="262" w:author="PR Preview" w:date="2026-01-01T00:00:00Z">
        <w:r>
          <w:t xml:space="preserve"> </w:t>
        </w:r>
      </w:ins>
      <w:hyperlink w:anchor="def-epe">
        <w:ins w:id="263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64" w:author="PR Preview" w:date="2026-01-01T00:00:00Z">
        <w:r>
          <w:t xml:space="preserve">, and not an error.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It is irreducible only given the</w:t>
        </w:r>
      </w:ins>
      <w:ins w:id="267" w:author="PR Preview" w:date="2026-01-01T00:00:00Z">
        <w:r>
          <w:t xml:space="preserve"> </w:t>
        </w:r>
      </w:ins>
      <w:hyperlink w:anchor="def-covariate">
        <w:ins w:id="268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the</w:t>
        </w:r>
      </w:ins>
      <w:ins w:id="271" w:author="PR Preview" w:date="2026-01-01T00:00:00Z">
        <w:r>
          <w:t xml:space="preserve"> </w:t>
        </w:r>
      </w:ins>
      <w:hyperlink r:id="rId18">
        <w:ins w:id="27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uses: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 further covariate that</w:t>
        </w:r>
      </w:ins>
      <w:ins w:id="277" w:author="PR Preview" w:date="2026-01-01T00:00:00Z">
        <w:r>
          <w:t xml:space="preserve"> </w:t>
        </w:r>
      </w:ins>
      <w:hyperlink r:id="rId18">
        <w:ins w:id="278" w:author="PR Preview" w:date="2026-01-01T00:00:00Z">
          <w:r>
            <w:rPr>
              <w:rStyle w:val="Hyperlink"/>
            </w:rPr>
            <w:t xml:space="preserve">predicts</w:t>
          </w:r>
        </w:ins>
      </w:hyperlink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 outcome moves part of the spread out of the noise and into the</w:t>
        </w:r>
      </w:ins>
      <w:ins w:id="281" w:author="PR Preview" w:date="2026-01-01T00:00:00Z">
        <w:r>
          <w:t xml:space="preserve"> </w:t>
        </w:r>
      </w:ins>
      <w:hyperlink w:anchor="def-mean-function">
        <w:ins w:id="28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83" w:author="PR Preview" w:date="2026-01-01T00:00:00Z">
        <w:r>
          <w:t xml:space="preserve">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so the residual variance depends on which covariates are measured.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Because</w:t>
        </w:r>
      </w:ins>
      <w:ins w:id="28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the residual variance averaged over the covariate values of</w:t>
        </w:r>
      </w:ins>
      <w:ins w:id="292" w:author="PR Preview" w:date="2026-01-01T00:00:00Z">
        <w:r>
          <w:t xml:space="preserve"> </w:t>
        </w:r>
      </w:ins>
      <w:hyperlink w:anchor="def-new-observation">
        <w:ins w:id="293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</w:t>
        </w:r>
      </w:ins>
      <w:ins w:id="29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ins w:id="297" w:author="PR Preview" w:date="2026-01-01T00:00:00Z">
        <w:r>
          <w:t xml:space="preserve">.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It is a population quantity, not the</w:t>
        </w:r>
      </w:ins>
      <w:ins w:id="300" w:author="PR Preview" w:date="2026-01-01T00:00:00Z">
        <w:r>
          <w:t xml:space="preserve"> </w:t>
        </w:r>
      </w:ins>
      <w:hyperlink r:id="rId104">
        <w:ins w:id="301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computed from the</w:t>
        </w:r>
      </w:ins>
      <w:ins w:id="304" w:author="PR Preview" w:date="2026-01-01T00:00:00Z">
        <w:r>
          <w:t xml:space="preserve"> </w:t>
        </w:r>
      </w:ins>
      <w:hyperlink r:id="rId174">
        <w:ins w:id="305" w:author="PR Preview" w:date="2026-01-01T00:00:00Z">
          <w:r>
            <w:rPr>
              <w:rStyle w:val="Hyperlink"/>
            </w:rPr>
            <w:t xml:space="preserve">residuals</w:t>
          </w:r>
        </w:ins>
      </w:hyperlink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of a</w:t>
        </w:r>
      </w:ins>
      <w:ins w:id="308" w:author="PR Preview" w:date="2026-01-01T00:00:00Z">
        <w:r>
          <w:t xml:space="preserve"> </w:t>
        </w:r>
      </w:ins>
      <w:hyperlink w:anchor="def-fitted-model">
        <w:ins w:id="30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1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del w:id="311" w:author="PR Preview" w:date="2026-01-01T00:00:00Z">
        <w:r>
          <w:rPr>
            <w:b/>
            <w:bCs/>
          </w:rPr>
          <w:delText xml:space="preserve">Example 28 (The irreducible error of a normal population)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Take a</w:delText>
        </w:r>
      </w:del>
      <w:del w:id="314" w:author="PR Preview" w:date="2026-01-01T00:00:00Z">
        <w:r>
          <w:delText xml:space="preserve"> </w:delText>
        </w:r>
      </w:del>
      <w:hyperlink r:id="rId63">
        <w:del w:id="315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whose outcome given the</w:delText>
        </w:r>
      </w:del>
      <w:del w:id="318" w:author="PR Preview" w:date="2026-01-01T00:00:00Z">
        <w:r>
          <w:delText xml:space="preserve"> </w:delText>
        </w:r>
      </w:del>
      <w:hyperlink w:anchor="def-covariate">
        <w:del w:id="31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value</w:delText>
        </w:r>
      </w:del>
      <w:del w:id="322" w:author="PR Preview" w:date="2026-01-01T00:00:00Z">
        <w:r>
          <w:delText xml:space="preserve"> </w:delText>
        </w:r>
      </w:del>
      <m:oMath>
        <m:r>
          <m:t>x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has the</w:delText>
        </w:r>
      </w:del>
      <w:del w:id="325" w:author="PR Preview" w:date="2026-01-01T00:00:00Z">
        <w:r>
          <w:delText xml:space="preserve"> </w:delText>
        </w:r>
      </w:del>
      <w:hyperlink r:id="rId112">
        <w:del w:id="326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327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28" w:author="PR Preview" w:date="2026-01-01T00:00:00Z">
        <w:r>
          <w:delText xml:space="preserve">, where</w:delText>
        </w:r>
      </w:del>
      <w:del w:id="32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and</w:delText>
        </w:r>
      </w:del>
      <w:del w:id="332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33" w:author="PR Preview" w:date="2026-01-01T00:00:00Z">
        <w:r>
          <w:delText xml:space="preserve">.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Its</w:delText>
        </w:r>
      </w:del>
      <w:del w:id="336" w:author="PR Preview" w:date="2026-01-01T00:00:00Z">
        <w:r>
          <w:delText xml:space="preserve"> </w:delText>
        </w:r>
      </w:del>
      <w:hyperlink w:anchor="def-noise">
        <w:del w:id="337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3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del w:id="339" w:author="PR Preview" w:date="2026-01-01T00:00:00Z">
        <w:r>
          <w:delText xml:space="preserve">, given</w:delText>
        </w:r>
      </w:del>
      <w:del w:id="34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341" w:author="PR Preview" w:date="2026-01-01T00:00:00Z">
        <w:r>
          <w:delText xml:space="preserve">, has the normal distribution with mean</w:delText>
        </w:r>
      </w:del>
      <w:del w:id="342" w:author="PR Preview" w:date="2026-01-01T00:00:00Z">
        <w:r>
          <w:delText xml:space="preserve"> </w:delText>
        </w:r>
      </w:del>
      <m:oMath>
        <m:r>
          <m:t>0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and</w:delText>
        </w:r>
      </w:del>
      <w:del w:id="345" w:author="PR Preview" w:date="2026-01-01T00:00:00Z">
        <w:r>
          <w:delText xml:space="preserve"> </w:delText>
        </w:r>
      </w:del>
      <w:hyperlink r:id="rId171">
        <w:del w:id="346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34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48" w:author="PR Preview" w:date="2026-01-01T00:00:00Z">
        <w:r>
          <w:delText xml:space="preserve">.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The</w:delText>
        </w:r>
      </w:del>
      <w:del w:id="351" w:author="PR Preview" w:date="2026-01-01T00:00:00Z">
        <w:r>
          <w:delText xml:space="preserve"> </w:delText>
        </w:r>
      </w:del>
      <w:hyperlink w:anchor="def-irreducible-error">
        <w:del w:id="352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at every</w:delText>
        </w:r>
      </w:del>
      <w:del w:id="355" w:author="PR Preview" w:date="2026-01-01T00:00:00Z">
        <w:r>
          <w:delText xml:space="preserve"> </w:delText>
        </w:r>
      </w:del>
      <m:oMath>
        <m:r>
          <m:t>x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is therefore</w:delText>
        </w:r>
      </w:del>
      <w:del w:id="35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del w:id="359" w:author="PR Preview" w:date="2026-01-01T00:00:00Z">
        <w:r>
          <w:delText xml:space="preserve">.</w:delText>
        </w:r>
      </w:del>
    </w:p>
    <w:p>
      <w:pPr>
        <w:pStyle w:val="BodyText"/>
      </w:pPr>
      <w:del w:id="360" w:author="PR Preview" w:date="2026-01-01T00:00:00Z">
        <w:r>
          <w:rPr>
            <w:i/>
            <w:iCs/>
          </w:rPr>
          <w:delText xml:space="preserve">Remark 14</w:delText>
        </w:r>
      </w:del>
      <w:del w:id="361" w:author="PR Preview" w:date="2026-01-01T00:00:00Z">
        <w:r>
          <w:delText xml:space="preserve"> (What the irreducible error does and does not depend on). </w:delText>
        </w:r>
      </w:del>
      <w:del w:id="362" w:author="PR Preview" w:date="2026-01-01T00:00:00Z">
        <w:r>
          <w:delText xml:space="preserve">The</w:delText>
        </w:r>
      </w:del>
      <w:del w:id="363" w:author="PR Preview" w:date="2026-01-01T00:00:00Z">
        <w:r>
          <w:delText xml:space="preserve"> </w:delText>
        </w:r>
      </w:del>
      <w:hyperlink w:anchor="def-irreducible-error">
        <w:del w:id="364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36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does not depend on the</w:delText>
        </w:r>
      </w:del>
      <w:del w:id="368" w:author="PR Preview" w:date="2026-01-01T00:00:00Z">
        <w:r>
          <w:delText xml:space="preserve"> </w:delText>
        </w:r>
      </w:del>
      <w:hyperlink w:anchor="def-fitting-procedure">
        <w:del w:id="36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70" w:author="PR Preview" w:date="2026-01-01T00:00:00Z">
        <w:r>
          <w:delText xml:space="preserve"> </w:delText>
        </w:r>
      </w:del>
      <m:oMath>
        <m:r>
          <m:t>g</m:t>
        </m:r>
      </m:oMath>
      <w:del w:id="371" w:author="PR Preview" w:date="2026-01-01T00:00:00Z">
        <w:r>
          <w:delText xml:space="preserve">,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so no choice of</w:delText>
        </w:r>
      </w:del>
      <w:del w:id="374" w:author="PR Preview" w:date="2026-01-01T00:00:00Z">
        <w:r>
          <w:delText xml:space="preserve"> </w:delText>
        </w:r>
      </w:del>
      <w:hyperlink r:id="rId18">
        <w:del w:id="375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can remove it.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It is defined at the single</w:delText>
        </w:r>
      </w:del>
      <w:del w:id="380" w:author="PR Preview" w:date="2026-01-01T00:00:00Z">
        <w:r>
          <w:delText xml:space="preserve"> </w:delText>
        </w:r>
      </w:del>
      <w:hyperlink w:anchor="def-covariate">
        <w:del w:id="381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value</w:delText>
        </w:r>
      </w:del>
      <w:del w:id="384" w:author="PR Preview" w:date="2026-01-01T00:00:00Z">
        <w:r>
          <w:delText xml:space="preserve"> </w:delText>
        </w:r>
      </w:del>
      <m:oMath>
        <m:r>
          <m:t>x</m:t>
        </m:r>
      </m:oMath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so it may differ from one covariate value to another: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it does not assume constant</w:delText>
        </w:r>
      </w:del>
      <w:del w:id="390" w:author="PR Preview" w:date="2026-01-01T00:00:00Z">
        <w:r>
          <w:delText xml:space="preserve"> </w:delText>
        </w:r>
      </w:del>
      <w:hyperlink w:anchor="def-noise">
        <w:del w:id="391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92" w:author="PR Preview" w:date="2026-01-01T00:00:00Z">
        <w:r>
          <w:delText xml:space="preserve"> </w:delText>
        </w:r>
      </w:del>
      <w:hyperlink r:id="rId173">
        <w:del w:id="393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across covariate values.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For example, in</w:delText>
        </w:r>
      </w:del>
      <w:del w:id="398" w:author="PR Preview" w:date="2026-01-01T00:00:00Z">
        <w:r>
          <w:delText xml:space="preserve"> </w:delText>
        </w:r>
      </w:del>
      <w:hyperlink w:anchor="exm-irreducible-error">
        <w:del w:id="399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400" w:author="PR Preview" w:date="2026-01-01T00:00:00Z">
        <w:r>
          <w:delText xml:space="preserve">,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every prediction has</w:delText>
        </w:r>
      </w:del>
      <w:del w:id="403" w:author="PR Preview" w:date="2026-01-01T00:00:00Z">
        <w:r>
          <w:delText xml:space="preserve"> </w:delText>
        </w:r>
      </w:del>
      <w:hyperlink w:anchor="def-epe">
        <w:del w:id="404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at least</w:delText>
        </w:r>
      </w:del>
      <w:del w:id="40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08" w:author="PR Preview" w:date="2026-01-01T00:00:00Z">
        <w:r>
          <w:delText xml:space="preserve">.</w:delText>
        </w:r>
      </w:del>
    </w:p>
    <w:p>
      <w:pPr>
        <w:pStyle w:val="BodyText"/>
      </w:pPr>
      <w:ins w:id="409" w:author="PR Preview" w:date="2026-01-01T00:00:00Z">
        <w:r>
          <w:rPr>
            <w:b/>
            <w:bCs/>
          </w:rPr>
          <w:t xml:space="preserve">Example 28 (The residual variance of a normal population)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Take a</w:t>
        </w:r>
      </w:ins>
      <w:ins w:id="412" w:author="PR Preview" w:date="2026-01-01T00:00:00Z">
        <w:r>
          <w:t xml:space="preserve"> </w:t>
        </w:r>
      </w:ins>
      <w:hyperlink r:id="rId63">
        <w:ins w:id="413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whose outcome given the</w:t>
        </w:r>
      </w:ins>
      <w:ins w:id="416" w:author="PR Preview" w:date="2026-01-01T00:00:00Z">
        <w:r>
          <w:t xml:space="preserve"> </w:t>
        </w:r>
      </w:ins>
      <w:hyperlink w:anchor="def-covariate">
        <w:ins w:id="417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value</w:t>
        </w:r>
      </w:ins>
      <w:ins w:id="420" w:author="PR Preview" w:date="2026-01-01T00:00:00Z">
        <w:r>
          <w:t xml:space="preserve"> </w:t>
        </w:r>
      </w:ins>
      <m:oMath>
        <m:r>
          <m:t>x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has the</w:t>
        </w:r>
      </w:ins>
      <w:ins w:id="423" w:author="PR Preview" w:date="2026-01-01T00:00:00Z">
        <w:r>
          <w:t xml:space="preserve"> </w:t>
        </w:r>
      </w:ins>
      <w:hyperlink r:id="rId112">
        <w:ins w:id="424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425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426" w:author="PR Preview" w:date="2026-01-01T00:00:00Z">
        <w:r>
          <w:t xml:space="preserve">, where</w:t>
        </w:r>
      </w:ins>
      <w:ins w:id="42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and</w:t>
        </w:r>
      </w:ins>
      <w:ins w:id="430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431" w:author="PR Preview" w:date="2026-01-01T00:00:00Z">
        <w:r>
          <w:t xml:space="preserve">.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Its</w:t>
        </w:r>
      </w:ins>
      <w:ins w:id="434" w:author="PR Preview" w:date="2026-01-01T00:00:00Z">
        <w:r>
          <w:t xml:space="preserve"> </w:t>
        </w:r>
      </w:ins>
      <w:hyperlink w:anchor="def-noise">
        <w:ins w:id="435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43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ins w:id="437" w:author="PR Preview" w:date="2026-01-01T00:00:00Z">
        <w:r>
          <w:t xml:space="preserve">, given</w:t>
        </w:r>
      </w:ins>
      <w:ins w:id="43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439" w:author="PR Preview" w:date="2026-01-01T00:00:00Z">
        <w:r>
          <w:t xml:space="preserve">, has the normal distribution with mean</w:t>
        </w:r>
      </w:ins>
      <w:ins w:id="440" w:author="PR Preview" w:date="2026-01-01T00:00:00Z">
        <w:r>
          <w:t xml:space="preserve"> </w:t>
        </w:r>
      </w:ins>
      <m:oMath>
        <m:r>
          <m:t>0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and</w:t>
        </w:r>
      </w:ins>
      <w:ins w:id="443" w:author="PR Preview" w:date="2026-01-01T00:00:00Z">
        <w:r>
          <w:t xml:space="preserve"> </w:t>
        </w:r>
      </w:ins>
      <w:hyperlink r:id="rId171">
        <w:ins w:id="444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44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46" w:author="PR Preview" w:date="2026-01-01T00:00:00Z">
        <w:r>
          <w:t xml:space="preserve">.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The</w:t>
        </w:r>
      </w:ins>
      <w:ins w:id="449" w:author="PR Preview" w:date="2026-01-01T00:00:00Z">
        <w:r>
          <w:t xml:space="preserve"> </w:t>
        </w:r>
      </w:ins>
      <w:hyperlink w:anchor="def-irreducible-error">
        <w:ins w:id="450" w:author="PR Preview" w:date="2026-01-01T00:00:00Z">
          <w:r>
            <w:rPr>
              <w:rStyle w:val="Hyperlink"/>
            </w:rPr>
            <w:t xml:space="preserve">residual variance</w:t>
          </w:r>
        </w:ins>
      </w:hyperlink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at every</w:t>
        </w:r>
      </w:ins>
      <w:ins w:id="453" w:author="PR Preview" w:date="2026-01-01T00:00:00Z">
        <w:r>
          <w:t xml:space="preserve"> </w:t>
        </w:r>
      </w:ins>
      <m:oMath>
        <m:r>
          <m:t>x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is therefore</w:t>
        </w:r>
      </w:ins>
      <w:ins w:id="45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ins w:id="457" w:author="PR Preview" w:date="2026-01-01T00:00:00Z">
        <w:r>
          <w:t xml:space="preserve">.</w:t>
        </w:r>
      </w:ins>
    </w:p>
    <w:bookmarkEnd w:id="176"/>
    <w:bookmarkStart w:id="177" w:name="rem-irreducible-error"/>
    <w:p>
      <w:pPr>
        <w:pStyle w:val="BodyText"/>
      </w:pPr>
      <w:ins w:id="458" w:author="PR Preview" w:date="2026-01-01T00:00:00Z">
        <w:r>
          <w:rPr>
            <w:i/>
            <w:iCs/>
          </w:rPr>
          <w:t xml:space="preserve">Remark 14</w:t>
        </w:r>
      </w:ins>
      <w:ins w:id="459" w:author="PR Preview" w:date="2026-01-01T00:00:00Z">
        <w:r>
          <w:t xml:space="preserve"> (What the residual variance does and does not depend on). </w:t>
        </w:r>
      </w:ins>
      <w:ins w:id="460" w:author="PR Preview" w:date="2026-01-01T00:00:00Z">
        <w:r>
          <w:t xml:space="preserve">The</w:t>
        </w:r>
      </w:ins>
      <w:ins w:id="461" w:author="PR Preview" w:date="2026-01-01T00:00:00Z">
        <w:r>
          <w:t xml:space="preserve"> </w:t>
        </w:r>
      </w:ins>
      <w:hyperlink w:anchor="def-irreducible-error">
        <w:ins w:id="462" w:author="PR Preview" w:date="2026-01-01T00:00:00Z">
          <w:r>
            <w:rPr>
              <w:rStyle w:val="Hyperlink"/>
            </w:rPr>
            <w:t xml:space="preserve">residual variance</w:t>
          </w:r>
        </w:ins>
      </w:hyperlink>
      <w:ins w:id="46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does not depend on the</w:t>
        </w:r>
      </w:ins>
      <w:ins w:id="466" w:author="PR Preview" w:date="2026-01-01T00:00:00Z">
        <w:r>
          <w:t xml:space="preserve"> </w:t>
        </w:r>
      </w:ins>
      <w:hyperlink w:anchor="def-fitting-procedure">
        <w:ins w:id="46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68" w:author="PR Preview" w:date="2026-01-01T00:00:00Z">
        <w:r>
          <w:t xml:space="preserve"> </w:t>
        </w:r>
      </w:ins>
      <m:oMath>
        <m:r>
          <m:t>g</m:t>
        </m:r>
      </m:oMath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so no choice of</w:t>
        </w:r>
      </w:ins>
      <w:ins w:id="472" w:author="PR Preview" w:date="2026-01-01T00:00:00Z">
        <w:r>
          <w:t xml:space="preserve"> </w:t>
        </w:r>
      </w:ins>
      <w:hyperlink r:id="rId18">
        <w:ins w:id="47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using the same</w:t>
        </w:r>
      </w:ins>
      <w:ins w:id="476" w:author="PR Preview" w:date="2026-01-01T00:00:00Z">
        <w:r>
          <w:t xml:space="preserve"> </w:t>
        </w:r>
      </w:ins>
      <w:hyperlink w:anchor="def-covariate">
        <w:ins w:id="477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can remove it.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It is defined at the single</w:t>
        </w:r>
      </w:ins>
      <w:ins w:id="482" w:author="PR Preview" w:date="2026-01-01T00:00:00Z">
        <w:r>
          <w:t xml:space="preserve"> </w:t>
        </w:r>
      </w:ins>
      <w:hyperlink w:anchor="def-covariate">
        <w:ins w:id="483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value</w:t>
        </w:r>
      </w:ins>
      <w:ins w:id="486" w:author="PR Preview" w:date="2026-01-01T00:00:00Z">
        <w:r>
          <w:t xml:space="preserve"> </w:t>
        </w:r>
      </w:ins>
      <m:oMath>
        <m:r>
          <m:t>x</m:t>
        </m:r>
      </m:oMath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so it may differ from one covariate value to another: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it does not assume constant</w:t>
        </w:r>
      </w:ins>
      <w:ins w:id="492" w:author="PR Preview" w:date="2026-01-01T00:00:00Z">
        <w:r>
          <w:t xml:space="preserve"> </w:t>
        </w:r>
      </w:ins>
      <w:hyperlink w:anchor="def-noise">
        <w:ins w:id="493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494" w:author="PR Preview" w:date="2026-01-01T00:00:00Z">
        <w:r>
          <w:t xml:space="preserve"> </w:t>
        </w:r>
      </w:ins>
      <w:hyperlink r:id="rId173">
        <w:ins w:id="49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across covariate values.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For example, in</w:t>
        </w:r>
      </w:ins>
      <w:ins w:id="500" w:author="PR Preview" w:date="2026-01-01T00:00:00Z">
        <w:r>
          <w:t xml:space="preserve"> </w:t>
        </w:r>
      </w:ins>
      <w:hyperlink w:anchor="exm-irreducible-error">
        <w:ins w:id="501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every prediction has</w:t>
        </w:r>
      </w:ins>
      <w:ins w:id="505" w:author="PR Preview" w:date="2026-01-01T00:00:00Z">
        <w:r>
          <w:t xml:space="preserve"> </w:t>
        </w:r>
      </w:ins>
      <w:hyperlink w:anchor="def-epe">
        <w:ins w:id="506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at least</w:t>
        </w:r>
      </w:ins>
      <w:ins w:id="50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10" w:author="PR Preview" w:date="2026-01-01T00:00:00Z">
        <w:r>
          <w:t xml:space="preserve">.</w:t>
        </w:r>
      </w:ins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del w:id="511" w:author="PR Preview" w:date="2026-01-01T00:00:00Z">
        <w:r>
          <w:delText xml:space="preserve">Then, given</w:delText>
        </w:r>
      </w:del>
      <w:del w:id="5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513" w:author="PR Preview" w:date="2026-01-01T00:00:00Z">
        <w:r>
          <w:delText xml:space="preserve">,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the</w:delText>
        </w:r>
      </w:del>
      <w:del w:id="516" w:author="PR Preview" w:date="2026-01-01T00:00:00Z">
        <w:r>
          <w:delText xml:space="preserve"> </w:delText>
        </w:r>
      </w:del>
      <w:hyperlink w:anchor="def-epe">
        <w:del w:id="517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(ESPE) of</w:delText>
        </w:r>
      </w:del>
      <w:del w:id="52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is the sum of two terms.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 first is the</w:delText>
        </w:r>
      </w:del>
      <w:del w:id="525" w:author="PR Preview" w:date="2026-01-01T00:00:00Z">
        <w:r>
          <w:delText xml:space="preserve"> </w:delText>
        </w:r>
      </w:del>
      <w:hyperlink w:anchor="def-irreducible-error">
        <w:del w:id="526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52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28" w:author="PR Preview" w:date="2026-01-01T00:00:00Z">
        <w:r>
          <w:delText xml:space="preserve">.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The second is the</w:delText>
        </w:r>
      </w:del>
      <w:del w:id="531" w:author="PR Preview" w:date="2026-01-01T00:00:00Z">
        <w:r>
          <w:delText xml:space="preserve"> </w:delText>
        </w:r>
      </w:del>
      <w:hyperlink r:id="rId136">
        <w:del w:id="532" w:author="PR Preview" w:date="2026-01-01T00:00:00Z">
          <w:r>
            <w:rPr>
              <w:rStyle w:val="Hyperlink"/>
            </w:rPr>
            <w:delText xml:space="preserve">expected squared estimation error</w:delText>
          </w:r>
        </w:del>
      </w:hyperlink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(ESEE) of</w:delText>
        </w:r>
      </w:del>
      <w:del w:id="53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as an</w:delText>
        </w:r>
      </w:del>
      <w:del w:id="538" w:author="PR Preview" w:date="2026-01-01T00:00:00Z">
        <w:r>
          <w:delText xml:space="preserve"> </w:delText>
        </w:r>
      </w:del>
      <w:hyperlink r:id="rId185">
        <w:del w:id="539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of</w:delText>
        </w:r>
      </w:del>
      <w:del w:id="542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43" w:author="PR Preview" w:date="2026-01-01T00:00:00Z">
        <w:r>
          <w:delText xml:space="preserve">:</w:delText>
        </w:r>
      </w:del>
    </w:p>
    <w:p>
      <w:pPr>
        <w:pStyle w:val="FirstParagraph"/>
      </w:pPr>
      <w:ins w:id="544" w:author="PR Preview" w:date="2026-01-01T00:00:00Z">
        <w:r>
          <w:t xml:space="preserve">Then, given</w:t>
        </w:r>
      </w:ins>
      <w:ins w:id="5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546" w:author="PR Preview" w:date="2026-01-01T00:00:00Z">
        <w:r>
          <w:t xml:space="preserve">,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the</w:t>
        </w:r>
      </w:ins>
      <w:ins w:id="549" w:author="PR Preview" w:date="2026-01-01T00:00:00Z">
        <w:r>
          <w:t xml:space="preserve"> </w:t>
        </w:r>
      </w:ins>
      <w:hyperlink w:anchor="def-epe">
        <w:ins w:id="550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(ESPE) of</w:t>
        </w:r>
      </w:ins>
      <w:ins w:id="5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is the sum of two terms.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The first is the</w:t>
        </w:r>
      </w:ins>
      <w:ins w:id="558" w:author="PR Preview" w:date="2026-01-01T00:00:00Z">
        <w:r>
          <w:t xml:space="preserve"> </w:t>
        </w:r>
      </w:ins>
      <w:hyperlink w:anchor="def-irreducible-error">
        <w:ins w:id="559" w:author="PR Preview" w:date="2026-01-01T00:00:00Z">
          <w:r>
            <w:rPr>
              <w:rStyle w:val="Hyperlink"/>
            </w:rPr>
            <w:t xml:space="preserve">residual variance</w:t>
          </w:r>
        </w:ins>
      </w:hyperlink>
      <w:ins w:id="56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61" w:author="PR Preview" w:date="2026-01-01T00:00:00Z">
        <w:r>
          <w:t xml:space="preserve">.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The second is the</w:t>
        </w:r>
      </w:ins>
      <w:ins w:id="564" w:author="PR Preview" w:date="2026-01-01T00:00:00Z">
        <w:r>
          <w:t xml:space="preserve"> </w:t>
        </w:r>
      </w:ins>
      <w:hyperlink r:id="rId136">
        <w:ins w:id="565" w:author="PR Preview" w:date="2026-01-01T00:00:00Z">
          <w:r>
            <w:rPr>
              <w:rStyle w:val="Hyperlink"/>
            </w:rPr>
            <w:t xml:space="preserve">expected squared estimation error</w:t>
          </w:r>
        </w:ins>
      </w:hyperlink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(ESEE) of</w:t>
        </w:r>
      </w:ins>
      <w:ins w:id="5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as an</w:t>
        </w:r>
      </w:ins>
      <w:ins w:id="571" w:author="PR Preview" w:date="2026-01-01T00:00:00Z">
        <w:r>
          <w:t xml:space="preserve"> </w:t>
        </w:r>
      </w:ins>
      <w:hyperlink r:id="rId185">
        <w:ins w:id="572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of</w:t>
        </w:r>
      </w:ins>
      <w:ins w:id="575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76" w:author="PR Preview" w:date="2026-01-01T00:00:00Z">
        <w:r>
          <w:t xml:space="preserve">:</w:t>
        </w:r>
      </w:ins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0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2"/>
    <w:bookmarkStart w:id="294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7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7"/>
    <w:bookmarkStart w:id="298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8"/>
    <w:bookmarkStart w:id="299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9"/>
    <w:bookmarkStart w:id="30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4"/>
    <w:bookmarkStart w:id="30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7"/>
    <w:bookmarkEnd w:id="308"/>
    <w:bookmarkStart w:id="336" w:name="sec-loocv"/>
    <w:p>
      <w:pPr>
        <w:pStyle w:val="Heading2"/>
      </w:pPr>
      <w:r>
        <w:t xml:space="preserve">7 Leave-one-out cross-validation</w:t>
      </w:r>
    </w:p>
    <w:bookmarkStart w:id="30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9"/>
    <w:bookmarkStart w:id="31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0"/>
    <w:bookmarkStart w:id="31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2"/>
    <w:bookmarkStart w:id="31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4"/>
    </w:p>
    <w:bookmarkEnd w:id="315"/>
    <w:bookmarkStart w:id="317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7"/>
    <w:bookmarkStart w:id="31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8"/>
    </w:p>
    <w:bookmarkEnd w:id="319"/>
    <w:bookmarkStart w:id="321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1"/>
    <w:bookmarkStart w:id="324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4"/>
    <w:bookmarkStart w:id="32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7"/>
    <w:bookmarkStart w:id="329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9"/>
    <w:bookmarkStart w:id="332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3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3"/>
    <w:bookmarkStart w:id="33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577" w:author="PR Preview" w:date="2026-01-01T00:00:00Z">
        <w:r>
          <w:rPr>
            <w:rStyle w:val="NormalTok"/>
          </w:rPr>
          <w:delText xml:space="preserve">loocv_max_diff </w:delText>
        </w:r>
      </w:del>
      <w:del w:id="578" w:author="PR Preview" w:date="2026-01-01T00:00:00Z">
        <w:r>
          <w:rPr>
            <w:rStyle w:val="OtherTok"/>
          </w:rPr>
          <w:delText xml:space="preserve">&lt;-</w:delText>
        </w:r>
      </w:del>
      <w:del w:id="579" w:author="PR Preview" w:date="2026-01-01T00:00:00Z">
        <w:r>
          <w:rPr>
            <w:rStyle w:val="NormalTok"/>
          </w:rPr>
          <w:delText xml:space="preserve"> </w:delText>
        </w:r>
      </w:del>
      <w:del w:id="580" w:author="PR Preview" w:date="2026-01-01T00:00:00Z">
        <w:r>
          <w:rPr>
            <w:rStyle w:val="FunctionTok"/>
          </w:rPr>
          <w:delText xml:space="preserve">max</w:delText>
        </w:r>
      </w:del>
      <w:del w:id="581" w:author="PR Preview" w:date="2026-01-01T00:00:00Z">
        <w:r>
          <w:rPr>
            <w:rStyle w:val="NormalTok"/>
          </w:rPr>
          <w:delText xml:space="preserve">(</w:delText>
        </w:r>
      </w:del>
      <w:del w:id="582" w:author="PR Preview" w:date="2026-01-01T00:00:00Z">
        <w:r>
          <w:rPr>
            <w:rStyle w:val="FunctionTok"/>
          </w:rPr>
          <w:delText xml:space="preserve">abs</w:delText>
        </w:r>
      </w:del>
      <w:del w:id="583" w:author="PR Preview" w:date="2026-01-01T00:00:00Z">
        <w:r>
          <w:rPr>
            <w:rStyle w:val="NormalTok"/>
          </w:rPr>
          <w:delText xml:space="preserve">(mtcars_loocv</w:delText>
        </w:r>
      </w:del>
      <w:del w:id="584" w:author="PR Preview" w:date="2026-01-01T00:00:00Z">
        <w:r>
          <w:rPr>
            <w:rStyle w:val="SpecialCharTok"/>
          </w:rPr>
          <w:delText xml:space="preserve">$</w:delText>
        </w:r>
      </w:del>
      <w:del w:id="585" w:author="PR Preview" w:date="2026-01-01T00:00:00Z">
        <w:r>
          <w:rPr>
            <w:rStyle w:val="NormalTok"/>
          </w:rPr>
          <w:delText xml:space="preserve">refitting </w:delText>
        </w:r>
      </w:del>
      <w:del w:id="586" w:author="PR Preview" w:date="2026-01-01T00:00:00Z">
        <w:r>
          <w:rPr>
            <w:rStyle w:val="SpecialCharTok"/>
          </w:rPr>
          <w:delText xml:space="preserve">-</w:delText>
        </w:r>
      </w:del>
      <w:del w:id="587" w:author="PR Preview" w:date="2026-01-01T00:00:00Z">
        <w:r>
          <w:rPr>
            <w:rStyle w:val="NormalTok"/>
          </w:rPr>
          <w:delText xml:space="preserve"> mtcars_loocv</w:delText>
        </w:r>
      </w:del>
      <w:del w:id="588" w:author="PR Preview" w:date="2026-01-01T00:00:00Z">
        <w:r>
          <w:rPr>
            <w:rStyle w:val="SpecialCharTok"/>
          </w:rPr>
          <w:delText xml:space="preserve">$</w:delText>
        </w:r>
      </w:del>
      <w:del w:id="589" w:author="PR Preview" w:date="2026-01-01T00:00:00Z">
        <w:r>
          <w:rPr>
            <w:rStyle w:val="NormalTok"/>
          </w:rPr>
          <w:delText xml:space="preserve">formula))</w:delText>
        </w:r>
      </w:del>
      <w:del w:id="590" w:author="PR Preview" w:date="2026-01-01T00:00:00Z">
        <w:r>
          <w:br/>
        </w:r>
      </w:del>
      <w:del w:id="591" w:author="PR Preview" w:date="2026-01-01T00:00:00Z">
        <w:r>
          <w:rPr>
            <w:rStyle w:val="NormalTok"/>
          </w:rPr>
          <w:delText xml:space="preserve">mtcars_best_loocv </w:delText>
        </w:r>
      </w:del>
      <w:del w:id="592" w:author="PR Preview" w:date="2026-01-01T00:00:00Z">
        <w:r>
          <w:rPr>
            <w:rStyle w:val="OtherTok"/>
          </w:rPr>
          <w:delText xml:space="preserve">&lt;-</w:delText>
        </w:r>
      </w:del>
      <w:del w:id="593" w:author="PR Preview" w:date="2026-01-01T00:00:00Z">
        <w:r>
          <w:br/>
        </w:r>
      </w:del>
      <w:del w:id="594" w:author="PR Preview" w:date="2026-01-01T00:00:00Z">
        <w:r>
          <w:rPr>
            <w:rStyle w:val="NormalTok"/>
          </w:rPr>
          <w:delText xml:space="preserve">  mtcars_loocv</w:delText>
        </w:r>
      </w:del>
      <w:del w:id="595" w:author="PR Preview" w:date="2026-01-01T00:00:00Z">
        <w:r>
          <w:rPr>
            <w:rStyle w:val="SpecialCharTok"/>
          </w:rPr>
          <w:delText xml:space="preserve">$</w:delText>
        </w:r>
      </w:del>
      <w:del w:id="596" w:author="PR Preview" w:date="2026-01-01T00:00:00Z">
        <w:r>
          <w:rPr>
            <w:rStyle w:val="NormalTok"/>
          </w:rPr>
          <w:delText xml:space="preserve">degree[</w:delText>
        </w:r>
      </w:del>
      <w:del w:id="597" w:author="PR Preview" w:date="2026-01-01T00:00:00Z">
        <w:r>
          <w:rPr>
            <w:rStyle w:val="FunctionTok"/>
          </w:rPr>
          <w:delText xml:space="preserve">which.min</w:delText>
        </w:r>
      </w:del>
      <w:del w:id="598" w:author="PR Preview" w:date="2026-01-01T00:00:00Z">
        <w:r>
          <w:rPr>
            <w:rStyle w:val="NormalTok"/>
          </w:rPr>
          <w:delText xml:space="preserve">(mtcars_loocv</w:delText>
        </w:r>
      </w:del>
      <w:del w:id="599" w:author="PR Preview" w:date="2026-01-01T00:00:00Z">
        <w:r>
          <w:rPr>
            <w:rStyle w:val="SpecialCharTok"/>
          </w:rPr>
          <w:delText xml:space="preserve">$</w:delText>
        </w:r>
      </w:del>
      <w:del w:id="600" w:author="PR Preview" w:date="2026-01-01T00:00:00Z">
        <w:r>
          <w:rPr>
            <w:rStyle w:val="NormalTok"/>
          </w:rPr>
          <w:delText xml:space="preserve">formula)]</w:delText>
        </w:r>
      </w:del>
      <w:del w:id="601" w:author="PR Preview" w:date="2026-01-01T00:00:00Z">
        <w:r>
          <w:br/>
        </w:r>
      </w:del>
      <w:del w:id="602" w:author="PR Preview" w:date="2026-01-01T00:00:00Z">
        <w:r>
          <w:rPr>
            <w:rStyle w:val="FunctionTok"/>
          </w:rPr>
          <w:delText xml:space="preserve">c</w:delText>
        </w:r>
      </w:del>
      <w:del w:id="603" w:author="PR Preview" w:date="2026-01-01T00:00:00Z">
        <w:r>
          <w:rPr>
            <w:rStyle w:val="NormalTok"/>
          </w:rPr>
          <w:delText xml:space="preserve">(</w:delText>
        </w:r>
      </w:del>
      <w:del w:id="604" w:author="PR Preview" w:date="2026-01-01T00:00:00Z">
        <w:r>
          <w:rPr>
            <w:rStyle w:val="AttributeTok"/>
          </w:rPr>
          <w:delText xml:space="preserve">max_difference =</w:delText>
        </w:r>
      </w:del>
      <w:del w:id="605" w:author="PR Preview" w:date="2026-01-01T00:00:00Z">
        <w:r>
          <w:rPr>
            <w:rStyle w:val="NormalTok"/>
          </w:rPr>
          <w:delText xml:space="preserve"> loocv_max_diff, </w:delText>
        </w:r>
      </w:del>
      <w:del w:id="606" w:author="PR Preview" w:date="2026-01-01T00:00:00Z">
        <w:r>
          <w:rPr>
            <w:rStyle w:val="AttributeTok"/>
          </w:rPr>
          <w:delText xml:space="preserve">best_degree =</w:delText>
        </w:r>
      </w:del>
      <w:del w:id="607" w:author="PR Preview" w:date="2026-01-01T00:00:00Z">
        <w:r>
          <w:rPr>
            <w:rStyle w:val="NormalTok"/>
          </w:rPr>
          <w:delText xml:space="preserve"> mtcars_best_loocv)</w:delText>
        </w:r>
      </w:del>
      <w:del w:id="608" w:author="PR Preview" w:date="2026-01-01T00:00:00Z">
        <w:r>
          <w:br/>
        </w:r>
      </w:del>
      <w:del w:id="609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610" w:author="PR Preview" w:date="2026-01-01T00:00:00Z">
        <w:r>
          <w:br/>
        </w:r>
      </w:del>
      <w:del w:id="611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612" w:author="PR Preview" w:date="2026-01-01T00:00:00Z">
        <w:r>
          <w:delText xml:space="preserve">The two columns differ by at most 8.9e-15,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which is rounding error.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The single-fit formula needs one fit per model instead of 32.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LOOCV picks degree 2,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and because LOOCV is not random (</w:delText>
        </w:r>
      </w:del>
      <w:hyperlink w:anchor="lem-loocv-not-random">
        <w:del w:id="621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622" w:author="PR Preview" w:date="2026-01-01T00:00:00Z">
        <w:r>
          <w:delText xml:space="preserve">),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625" w:author="PR Preview" w:date="2026-01-01T00:00:00Z">
        <w:r>
          <w:rPr>
            <w:rStyle w:val="NormalTok"/>
          </w:rPr>
          <w:t xml:space="preserve">loocv_max_diff </w:t>
        </w:r>
      </w:ins>
      <w:ins w:id="626" w:author="PR Preview" w:date="2026-01-01T00:00:00Z">
        <w:r>
          <w:rPr>
            <w:rStyle w:val="OtherTok"/>
          </w:rPr>
          <w:t xml:space="preserve">&lt;-</w:t>
        </w:r>
      </w:ins>
      <w:ins w:id="627" w:author="PR Preview" w:date="2026-01-01T00:00:00Z">
        <w:r>
          <w:rPr>
            <w:rStyle w:val="NormalTok"/>
          </w:rPr>
          <w:t xml:space="preserve"> </w:t>
        </w:r>
      </w:ins>
      <w:ins w:id="628" w:author="PR Preview" w:date="2026-01-01T00:00:00Z">
        <w:r>
          <w:rPr>
            <w:rStyle w:val="FunctionTok"/>
          </w:rPr>
          <w:t xml:space="preserve">max</w:t>
        </w:r>
      </w:ins>
      <w:ins w:id="629" w:author="PR Preview" w:date="2026-01-01T00:00:00Z">
        <w:r>
          <w:rPr>
            <w:rStyle w:val="NormalTok"/>
          </w:rPr>
          <w:t xml:space="preserve">(</w:t>
        </w:r>
      </w:ins>
      <w:ins w:id="630" w:author="PR Preview" w:date="2026-01-01T00:00:00Z">
        <w:r>
          <w:rPr>
            <w:rStyle w:val="FunctionTok"/>
          </w:rPr>
          <w:t xml:space="preserve">abs</w:t>
        </w:r>
      </w:ins>
      <w:ins w:id="631" w:author="PR Preview" w:date="2026-01-01T00:00:00Z">
        <w:r>
          <w:rPr>
            <w:rStyle w:val="NormalTok"/>
          </w:rPr>
          <w:t xml:space="preserve">(mtcars_loocv</w:t>
        </w:r>
      </w:ins>
      <w:ins w:id="632" w:author="PR Preview" w:date="2026-01-01T00:00:00Z">
        <w:r>
          <w:rPr>
            <w:rStyle w:val="SpecialCharTok"/>
          </w:rPr>
          <w:t xml:space="preserve">$</w:t>
        </w:r>
      </w:ins>
      <w:ins w:id="633" w:author="PR Preview" w:date="2026-01-01T00:00:00Z">
        <w:r>
          <w:rPr>
            <w:rStyle w:val="NormalTok"/>
          </w:rPr>
          <w:t xml:space="preserve">refitting </w:t>
        </w:r>
      </w:ins>
      <w:ins w:id="634" w:author="PR Preview" w:date="2026-01-01T00:00:00Z">
        <w:r>
          <w:rPr>
            <w:rStyle w:val="SpecialCharTok"/>
          </w:rPr>
          <w:t xml:space="preserve">-</w:t>
        </w:r>
      </w:ins>
      <w:ins w:id="635" w:author="PR Preview" w:date="2026-01-01T00:00:00Z">
        <w:r>
          <w:rPr>
            <w:rStyle w:val="NormalTok"/>
          </w:rPr>
          <w:t xml:space="preserve"> mtcars_loocv</w:t>
        </w:r>
      </w:ins>
      <w:ins w:id="636" w:author="PR Preview" w:date="2026-01-01T00:00:00Z">
        <w:r>
          <w:rPr>
            <w:rStyle w:val="SpecialCharTok"/>
          </w:rPr>
          <w:t xml:space="preserve">$</w:t>
        </w:r>
      </w:ins>
      <w:ins w:id="637" w:author="PR Preview" w:date="2026-01-01T00:00:00Z">
        <w:r>
          <w:rPr>
            <w:rStyle w:val="NormalTok"/>
          </w:rPr>
          <w:t xml:space="preserve">formula))</w:t>
        </w:r>
      </w:ins>
      <w:ins w:id="638" w:author="PR Preview" w:date="2026-01-01T00:00:00Z">
        <w:r>
          <w:br/>
        </w:r>
      </w:ins>
      <w:ins w:id="639" w:author="PR Preview" w:date="2026-01-01T00:00:00Z">
        <w:r>
          <w:rPr>
            <w:rStyle w:val="NormalTok"/>
          </w:rPr>
          <w:t xml:space="preserve">mtcars_best_loocv </w:t>
        </w:r>
      </w:ins>
      <w:ins w:id="640" w:author="PR Preview" w:date="2026-01-01T00:00:00Z">
        <w:r>
          <w:rPr>
            <w:rStyle w:val="OtherTok"/>
          </w:rPr>
          <w:t xml:space="preserve">&lt;-</w:t>
        </w:r>
      </w:ins>
      <w:ins w:id="641" w:author="PR Preview" w:date="2026-01-01T00:00:00Z">
        <w:r>
          <w:br/>
        </w:r>
      </w:ins>
      <w:ins w:id="642" w:author="PR Preview" w:date="2026-01-01T00:00:00Z">
        <w:r>
          <w:rPr>
            <w:rStyle w:val="NormalTok"/>
          </w:rPr>
          <w:t xml:space="preserve">  mtcars_loocv</w:t>
        </w:r>
      </w:ins>
      <w:ins w:id="643" w:author="PR Preview" w:date="2026-01-01T00:00:00Z">
        <w:r>
          <w:rPr>
            <w:rStyle w:val="SpecialCharTok"/>
          </w:rPr>
          <w:t xml:space="preserve">$</w:t>
        </w:r>
      </w:ins>
      <w:ins w:id="644" w:author="PR Preview" w:date="2026-01-01T00:00:00Z">
        <w:r>
          <w:rPr>
            <w:rStyle w:val="NormalTok"/>
          </w:rPr>
          <w:t xml:space="preserve">degree[</w:t>
        </w:r>
      </w:ins>
      <w:ins w:id="645" w:author="PR Preview" w:date="2026-01-01T00:00:00Z">
        <w:r>
          <w:rPr>
            <w:rStyle w:val="FunctionTok"/>
          </w:rPr>
          <w:t xml:space="preserve">which.min</w:t>
        </w:r>
      </w:ins>
      <w:ins w:id="646" w:author="PR Preview" w:date="2026-01-01T00:00:00Z">
        <w:r>
          <w:rPr>
            <w:rStyle w:val="NormalTok"/>
          </w:rPr>
          <w:t xml:space="preserve">(mtcars_loocv</w:t>
        </w:r>
      </w:ins>
      <w:ins w:id="647" w:author="PR Preview" w:date="2026-01-01T00:00:00Z">
        <w:r>
          <w:rPr>
            <w:rStyle w:val="SpecialCharTok"/>
          </w:rPr>
          <w:t xml:space="preserve">$</w:t>
        </w:r>
      </w:ins>
      <w:ins w:id="648" w:author="PR Preview" w:date="2026-01-01T00:00:00Z">
        <w:r>
          <w:rPr>
            <w:rStyle w:val="NormalTok"/>
          </w:rPr>
          <w:t xml:space="preserve">formula)]</w:t>
        </w:r>
      </w:ins>
      <w:ins w:id="649" w:author="PR Preview" w:date="2026-01-01T00:00:00Z">
        <w:r>
          <w:br/>
        </w:r>
      </w:ins>
      <w:ins w:id="650" w:author="PR Preview" w:date="2026-01-01T00:00:00Z">
        <w:r>
          <w:rPr>
            <w:rStyle w:val="FunctionTok"/>
          </w:rPr>
          <w:t xml:space="preserve">c</w:t>
        </w:r>
      </w:ins>
      <w:ins w:id="651" w:author="PR Preview" w:date="2026-01-01T00:00:00Z">
        <w:r>
          <w:rPr>
            <w:rStyle w:val="NormalTok"/>
          </w:rPr>
          <w:t xml:space="preserve">(</w:t>
        </w:r>
      </w:ins>
      <w:ins w:id="652" w:author="PR Preview" w:date="2026-01-01T00:00:00Z">
        <w:r>
          <w:rPr>
            <w:rStyle w:val="AttributeTok"/>
          </w:rPr>
          <w:t xml:space="preserve">max_difference =</w:t>
        </w:r>
      </w:ins>
      <w:ins w:id="653" w:author="PR Preview" w:date="2026-01-01T00:00:00Z">
        <w:r>
          <w:rPr>
            <w:rStyle w:val="NormalTok"/>
          </w:rPr>
          <w:t xml:space="preserve"> loocv_max_diff, </w:t>
        </w:r>
      </w:ins>
      <w:ins w:id="654" w:author="PR Preview" w:date="2026-01-01T00:00:00Z">
        <w:r>
          <w:rPr>
            <w:rStyle w:val="AttributeTok"/>
          </w:rPr>
          <w:t xml:space="preserve">best_degree =</w:t>
        </w:r>
      </w:ins>
      <w:ins w:id="655" w:author="PR Preview" w:date="2026-01-01T00:00:00Z">
        <w:r>
          <w:rPr>
            <w:rStyle w:val="NormalTok"/>
          </w:rPr>
          <w:t xml:space="preserve"> mtcars_best_loocv)</w:t>
        </w:r>
      </w:ins>
      <w:ins w:id="656" w:author="PR Preview" w:date="2026-01-01T00:00:00Z">
        <w:r>
          <w:br/>
        </w:r>
      </w:ins>
      <w:ins w:id="657" w:author="PR Preview" w:date="2026-01-01T00:00:00Z">
        <w:r>
          <w:rPr>
            <w:rStyle w:val="CommentTok"/>
          </w:rPr>
          <w:t xml:space="preserve">#&gt; max_difference    best_degree </w:t>
        </w:r>
      </w:ins>
      <w:ins w:id="658" w:author="PR Preview" w:date="2026-01-01T00:00:00Z">
        <w:r>
          <w:br/>
        </w:r>
      </w:ins>
      <w:ins w:id="659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660" w:author="PR Preview" w:date="2026-01-01T00:00:00Z">
        <w:r>
          <w:t xml:space="preserve">The two columns differ by at most 7.1e-15,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which is rounding error.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The single-fit formula needs one fit per model instead of 32.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LOOCV picks degree 2,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and because LOOCV is not random (</w:t>
        </w:r>
      </w:ins>
      <w:hyperlink w:anchor="lem-loocv-not-random">
        <w:ins w:id="669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670" w:author="PR Preview" w:date="2026-01-01T00:00:00Z">
        <w:r>
          <w:t xml:space="preserve">),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rerunning it always gives the same choice.</w:t>
        </w:r>
      </w:ins>
    </w:p>
    <w:bookmarkEnd w:id="334"/>
    <w:bookmarkStart w:id="335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5"/>
    <w:bookmarkEnd w:id="336"/>
    <w:bookmarkStart w:id="365" w:name="sec-cv-model-choice"/>
    <w:p>
      <w:pPr>
        <w:pStyle w:val="Heading2"/>
      </w:pPr>
      <w:r>
        <w:t xml:space="preserve">8 Choosing a model by cross-validation</w:t>
      </w:r>
    </w:p>
    <w:bookmarkStart w:id="33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7"/>
    </w:p>
    <w:bookmarkEnd w:id="338"/>
    <w:bookmarkStart w:id="34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1"/>
    <w:bookmarkStart w:id="34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2"/>
    </w:p>
    <w:bookmarkEnd w:id="343"/>
    <w:bookmarkStart w:id="344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4"/>
    <w:bookmarkStart w:id="345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5"/>
    <w:bookmarkStart w:id="348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8"/>
    <w:bookmarkStart w:id="35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0"/>
    </w:p>
    <w:bookmarkEnd w:id="351"/>
    <w:bookmarkStart w:id="352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2"/>
    <w:bookmarkStart w:id="353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3"/>
    <w:bookmarkStart w:id="35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9"/>
    <w:bookmarkStart w:id="36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4"/>
    <w:bookmarkEnd w:id="365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7"/>
    <w:bookmarkStart w:id="37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0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8" Type="http://schemas.openxmlformats.org/officeDocument/2006/relationships/image" Target="media/rId268.png"/><Relationship Id="rId300" Type="http://schemas.openxmlformats.org/officeDocument/2006/relationships/image" Target="media/rId300.png"/><Relationship Id="rId151" Type="http://schemas.openxmlformats.org/officeDocument/2006/relationships/image" Target="media/rId151.png"/><Relationship Id="rId360" Type="http://schemas.openxmlformats.org/officeDocument/2006/relationships/image" Target="media/rId360.png"/><Relationship Id="rId214" Type="http://schemas.openxmlformats.org/officeDocument/2006/relationships/image" Target="media/rId214.png"/><Relationship Id="rId155" Type="http://schemas.openxmlformats.org/officeDocument/2006/relationships/image" Target="media/rId155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8" Type="http://schemas.openxmlformats.org/officeDocument/2006/relationships/image" Target="media/rId258.png"/><Relationship Id="rId262" Type="http://schemas.openxmlformats.org/officeDocument/2006/relationships/image" Target="media/rId262.png"/><Relationship Id="rId91" Type="http://schemas.openxmlformats.org/officeDocument/2006/relationships/hyperlink" Target="basic-statistical-methods.qmd#def-linear-regression" TargetMode="External"/><Relationship Id="rId36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5" Type="http://schemas.openxmlformats.org/officeDocument/2006/relationships/hyperlink" Target="correlation-regression.qmd#def-ols" TargetMode="External"/><Relationship Id="rId36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6" Type="http://schemas.openxmlformats.org/officeDocument/2006/relationships/hyperlink" Target="correlation-regression.qmd#def-tss" TargetMode="External"/><Relationship Id="rId328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20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5" Type="http://schemas.openxmlformats.org/officeDocument/2006/relationships/hyperlink" Target="correlation-regression.qmd#def-ols" TargetMode="External"/><Relationship Id="rId36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6" Type="http://schemas.openxmlformats.org/officeDocument/2006/relationships/hyperlink" Target="correlation-regression.qmd#def-tss" TargetMode="External"/><Relationship Id="rId328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20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2026-10-27T09:40:54Z</dcterms:created>
  <dcterms:modified xsi:type="dcterms:W3CDTF">2026-10-27T09:40:54Z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