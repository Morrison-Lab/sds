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01:54:01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del w:id="3" w:author="PR Preview" w:date="2026-01-01T00:00:00Z">
        <w:r>
          <w:rPr>
            <w:b/>
            <w:bCs/>
          </w:rPr>
          <w:delText xml:space="preserve">What cannot be removed.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 estimation error of a consistent estimator shrinks toward zero as the sample grows.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A prediction’s expected squared error cannot fall below the</w:delText>
        </w:r>
      </w:del>
      <w:del w:id="8" w:author="PR Preview" w:date="2026-01-01T00:00:00Z">
        <w:r>
          <w:delText xml:space="preserve"> </w:delText>
        </w:r>
      </w:del>
      <w:hyperlink r:id="rId43">
        <w:del w:id="9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10" w:author="PR Preview" w:date="2026-01-01T00:00:00Z">
        <w:r>
          <w:delText xml:space="preserve">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the variance of the outcome around its conditional mean.</w:delText>
        </w:r>
      </w:del>
    </w:p>
    <w:p>
      <w:pPr>
        <w:pStyle w:val="Compact"/>
        <w:numPr>
          <w:ilvl w:val="0"/>
          <w:numId w:val="1001"/>
        </w:numPr>
      </w:pPr>
      <w:ins w:id="13" w:author="PR Preview" w:date="2026-01-01T00:00:00Z">
        <w:r>
          <w:rPr>
            <w:b/>
            <w:bCs/>
          </w:rPr>
          <w:t xml:space="preserve">What cannot be removed.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The estimation error of a consistent estimator shrinks toward zero as the sample grows.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 prediction’s expected squared error, given the same</w:t>
        </w:r>
      </w:ins>
      <w:ins w:id="18" w:author="PR Preview" w:date="2026-01-01T00:00:00Z">
        <w:r>
          <w:t xml:space="preserve"> </w:t>
        </w:r>
      </w:ins>
      <w:hyperlink r:id="rId42">
        <w:ins w:id="19" w:author="PR Preview" w:date="2026-01-01T00:00:00Z">
          <w:r>
            <w:rPr>
              <w:rStyle w:val="Hyperlink"/>
            </w:rPr>
            <w:t xml:space="preserve">covariates</w:t>
          </w:r>
        </w:ins>
      </w:hyperlink>
      <w:ins w:id="20" w:author="PR Preview" w:date="2026-01-01T00:00:00Z">
        <w:r>
          <w:t xml:space="preserve">, cannot fall below the</w:t>
        </w:r>
      </w:ins>
      <w:ins w:id="21" w:author="PR Preview" w:date="2026-01-01T00:00:00Z">
        <w:r>
          <w:t xml:space="preserve"> </w:t>
        </w:r>
      </w:ins>
      <w:hyperlink r:id="rId43">
        <w:ins w:id="22" w:author="PR Preview" w:date="2026-01-01T00:00:00Z">
          <w:r>
            <w:rPr>
              <w:rStyle w:val="Hyperlink"/>
            </w:rPr>
            <w:t xml:space="preserve">residual variance</w:t>
          </w:r>
        </w:ins>
      </w:hyperlink>
      <w:ins w:id="23" w:author="PR Preview" w:date="2026-01-01T00:00:00Z">
        <w:r>
          <w:t xml:space="preserve">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the variance of the outcome around its conditional mean.</w:t>
        </w:r>
      </w:ins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2026-10-27T09:42:23Z</dcterms:created>
  <dcterms:modified xsi:type="dcterms:W3CDTF">2026-10-27T09:42:23Z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