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2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 (Optimization algorithm)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optimization algorithm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A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step-by-step procedure that searches a</w:delText>
        </w:r>
      </w:del>
      <w:del w:id="11" w:author="PR Preview" w:date="2026-01-01T00:00:00Z">
        <w:r>
          <w:delText xml:space="preserve"> </w:delText>
        </w:r>
      </w:del>
      <w:hyperlink w:anchor="def-model-family">
        <w:del w:id="1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 a member</w:delText>
        </w:r>
      </w:del>
      <w:del w:id="16" w:author="PR Preview" w:date="2026-01-01T00:00:00Z">
        <w:r>
          <w:delText xml:space="preserve"> </w:delText>
        </w:r>
      </w:del>
      <m:oMath>
        <m:r>
          <m:t>h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with a small value of an</w:delText>
        </w:r>
      </w:del>
      <w:del w:id="19" w:author="PR Preview" w:date="2026-01-01T00:00:00Z">
        <w:r>
          <w:delText xml:space="preserve"> </w:delText>
        </w:r>
      </w:del>
      <w:hyperlink w:anchor="def-objective-function">
        <w:del w:id="20" w:author="PR Preview" w:date="2026-01-01T00:00:00Z">
          <w:r>
            <w:rPr>
              <w:rStyle w:val="Hyperlink"/>
            </w:rPr>
            <w:delText xml:space="preserve">objective function</w:delText>
          </w:r>
        </w:del>
      </w:hyperlink>
      <w:del w:id="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J</m:t>
        </m:r>
      </m:oMath>
      <w:del w:id="22" w:author="PR Preview" w:date="2026-01-01T00:00:00Z">
        <w:r>
          <w:delText xml:space="preserve">:</w:delText>
        </w:r>
      </w:del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del w:id="23" w:author="PR Preview" w:date="2026-01-01T00:00:00Z">
        <w:r>
          <w:rPr>
            <w:b/>
            <w:bCs/>
          </w:rPr>
          <w:delText xml:space="preserve">Definition 9 (Random seed)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random seed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cr m:val="fraktur"/>
            <m:sty m:val="p"/>
          </m:rPr>
          <m:t>s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a number that fixes the sequence of random numbers a computer generates: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 same seed gives the same sequence.</w:delText>
        </w:r>
      </w:del>
    </w:p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8 (Random seed)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random seed</w:t>
        </w:r>
      </w:ins>
      <w:ins w:id="38" w:author="PR Preview" w:date="2026-01-01T00:00:00Z">
        <w:r>
          <w:t xml:space="preserve"> </w:t>
        </w:r>
      </w:ins>
      <m:oMath>
        <m:r>
          <m:rPr>
            <m:scr m:val="fraktur"/>
            <m:sty m:val="p"/>
          </m:rPr>
          <m:t>s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 number that fixes the sequence of random numbers a computer generates: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same seed gives the same sequence.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Definition 10 (Preprocessing)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preprocessing</w:delText>
        </w:r>
      </w:del>
      <w:del w:id="48" w:author="PR Preview" w:date="2026-01-01T00:00:00Z">
        <w:r>
          <w:delText xml:space="preserve"> </w:delText>
        </w:r>
      </w:del>
      <m:oMath>
        <m:r>
          <m:t>ϕ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of a fitting procedure is the map from</w:delText>
        </w:r>
      </w:del>
      <w:del w:id="51" w:author="PR Preview" w:date="2026-01-01T00:00:00Z">
        <w:r>
          <w:delText xml:space="preserve"> </w:delText>
        </w:r>
      </w:del>
      <w:hyperlink w:anchor="def-covariate">
        <w:del w:id="52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values</w:delText>
        </w:r>
      </w:del>
      <w:del w:id="55" w:author="PR Preview" w:date="2026-01-01T00:00:00Z">
        <w:r>
          <w:delText xml:space="preserve"> </w:delText>
        </w:r>
      </w:del>
      <m:oMath>
        <m:r>
          <m:t>x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to the features</w:delText>
        </w:r>
      </w:del>
      <w:del w:id="58" w:author="PR Preview" w:date="2026-01-01T00:00:00Z">
        <w:r>
          <w:delText xml:space="preserve"> </w:delText>
        </w:r>
      </w:del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that the procedure’s</w:delText>
        </w:r>
      </w:del>
      <w:del w:id="61" w:author="PR Preview" w:date="2026-01-01T00:00:00Z">
        <w:r>
          <w:delText xml:space="preserve"> </w:delText>
        </w:r>
      </w:del>
      <w:hyperlink w:anchor="def-model-family">
        <w:del w:id="6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uses as inputs.</w:delText>
        </w:r>
      </w:del>
    </w:p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Definition 9 (Preprocessing)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preprocessing</w:t>
        </w:r>
      </w:ins>
      <w:ins w:id="70" w:author="PR Preview" w:date="2026-01-01T00:00:00Z">
        <w:r>
          <w:t xml:space="preserve"> </w:t>
        </w:r>
      </w:ins>
      <m:oMath>
        <m:r>
          <m:t>ϕ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of a fitting procedure is the map from</w:t>
        </w:r>
      </w:ins>
      <w:ins w:id="73" w:author="PR Preview" w:date="2026-01-01T00:00:00Z">
        <w:r>
          <w:t xml:space="preserve"> </w:t>
        </w:r>
      </w:ins>
      <w:hyperlink w:anchor="def-covariate">
        <w:ins w:id="74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values</w:t>
        </w:r>
      </w:ins>
      <w:ins w:id="77" w:author="PR Preview" w:date="2026-01-01T00:00:00Z">
        <w:r>
          <w:t xml:space="preserve"> </w:t>
        </w:r>
      </w:ins>
      <m:oMath>
        <m:r>
          <m:t>x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to the features</w:t>
        </w:r>
      </w:ins>
      <w:ins w:id="80" w:author="PR Preview" w:date="2026-01-01T00:00:00Z">
        <w:r>
          <w:t xml:space="preserve"> </w:t>
        </w:r>
      </w:ins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that the procedure’s</w:t>
        </w:r>
      </w:ins>
      <w:ins w:id="83" w:author="PR Preview" w:date="2026-01-01T00:00:00Z">
        <w:r>
          <w:t xml:space="preserve"> </w:t>
        </w:r>
      </w:ins>
      <w:hyperlink w:anchor="def-model-family">
        <w:ins w:id="84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uses as inputs.</w:t>
        </w:r>
      </w:ins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itted-model"/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Definition 11 (Fitted model)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fitted model</w:delText>
        </w:r>
      </w:del>
      <w:del w:id="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is a member of a</w:delText>
        </w:r>
      </w:del>
      <w:del w:id="95" w:author="PR Preview" w:date="2026-01-01T00:00:00Z">
        <w:r>
          <w:delText xml:space="preserve"> </w:delText>
        </w:r>
      </w:del>
      <w:hyperlink w:anchor="def-model-family">
        <w:del w:id="96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that has been chosen to describe a</w:delText>
        </w:r>
      </w:del>
      <w:del w:id="100" w:author="PR Preview" w:date="2026-01-01T00:00:00Z">
        <w:r>
          <w:delText xml:space="preserve"> </w:delText>
        </w:r>
      </w:del>
      <w:hyperlink w:anchor="def-data-set">
        <w:del w:id="10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03" w:author="PR Preview" w:date="2026-01-01T00:00:00Z">
        <w:r>
          <w:delText xml:space="preserve">.</w:delText>
        </w:r>
      </w:del>
    </w:p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Definition 10 (Fitted model)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fitted model</w:t>
        </w:r>
      </w:ins>
      <w:ins w:id="1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a member of a</w:t>
        </w:r>
      </w:ins>
      <w:ins w:id="112" w:author="PR Preview" w:date="2026-01-01T00:00:00Z">
        <w:r>
          <w:t xml:space="preserve"> </w:t>
        </w:r>
      </w:ins>
      <w:hyperlink w:anchor="def-model-family">
        <w:ins w:id="113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1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that has been chosen to describe a</w:t>
        </w:r>
      </w:ins>
      <w:ins w:id="117" w:author="PR Preview" w:date="2026-01-01T00:00:00Z">
        <w:r>
          <w:t xml:space="preserve"> </w:t>
        </w:r>
      </w:ins>
      <w:hyperlink w:anchor="def-data-set">
        <w:ins w:id="11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20" w:author="PR Preview" w:date="2026-01-01T00:00:00Z">
        <w:r>
          <w:t xml:space="preserve">.</w:t>
        </w:r>
      </w:ins>
    </w:p>
    <w:bookmarkEnd w:id="37"/>
    <w:bookmarkStart w:id="38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8"/>
    <w:bookmarkStart w:id="41" w:name="def-fitting-procedure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Definition 12 (Fitting procedure)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rPr>
            <w:b/>
            <w:bCs/>
          </w:rPr>
          <w:delText xml:space="preserve">fitting procedure</w:delText>
        </w:r>
      </w:del>
      <w:del w:id="126" w:author="PR Preview" w:date="2026-01-01T00:00:00Z">
        <w:r>
          <w:delText xml:space="preserve"> </w:delText>
        </w:r>
      </w:del>
      <m:oMath>
        <m:r>
          <m:t>g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is a</w:delText>
        </w:r>
      </w:del>
      <w:del w:id="129" w:author="PR Preview" w:date="2026-01-01T00:00:00Z">
        <w:r>
          <w:delText xml:space="preserve"> </w:delText>
        </w:r>
      </w:del>
      <w:hyperlink r:id="rId39">
        <w:del w:id="13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that,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given any</w:delText>
        </w:r>
      </w:del>
      <w:del w:id="135" w:author="PR Preview" w:date="2026-01-01T00:00:00Z">
        <w:r>
          <w:delText xml:space="preserve"> </w:delText>
        </w:r>
      </w:del>
      <w:hyperlink w:anchor="def-data-set">
        <w:del w:id="136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produces the</w:delText>
        </w:r>
      </w:del>
      <w:del w:id="141" w:author="PR Preview" w:date="2026-01-01T00:00:00Z">
        <w:r>
          <w:delText xml:space="preserve"> </w:delText>
        </w:r>
      </w:del>
      <w:hyperlink w:anchor="def-fitted-model">
        <w:del w:id="14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del w:id="144" w:author="PR Preview" w:date="2026-01-01T00:00:00Z">
        <w:r>
          <w:delText xml:space="preserve">:</w:delText>
        </w:r>
      </w:del>
    </w:p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Definition 11 (Fitting procedure)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rPr>
            <w:b/>
            <w:bCs/>
          </w:rPr>
          <w:t xml:space="preserve">fitting procedure</w:t>
        </w:r>
      </w:ins>
      <w:ins w:id="150" w:author="PR Preview" w:date="2026-01-01T00:00:00Z">
        <w:r>
          <w:t xml:space="preserve"> </w:t>
        </w:r>
      </w:ins>
      <m:oMath>
        <m:r>
          <m:t>g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 a</w:t>
        </w:r>
      </w:ins>
      <w:ins w:id="153" w:author="PR Preview" w:date="2026-01-01T00:00:00Z">
        <w:r>
          <w:t xml:space="preserve"> </w:t>
        </w:r>
      </w:ins>
      <w:hyperlink r:id="rId39">
        <w:ins w:id="15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that,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given any</w:t>
        </w:r>
      </w:ins>
      <w:ins w:id="159" w:author="PR Preview" w:date="2026-01-01T00:00:00Z">
        <w:r>
          <w:t xml:space="preserve"> </w:t>
        </w:r>
      </w:ins>
      <w:hyperlink w:anchor="def-data-set">
        <w:ins w:id="160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produces the</w:t>
        </w:r>
      </w:ins>
      <w:ins w:id="165" w:author="PR Preview" w:date="2026-01-01T00:00:00Z">
        <w:r>
          <w:t xml:space="preserve"> </w:t>
        </w:r>
      </w:ins>
      <w:hyperlink w:anchor="def-fitted-model">
        <w:ins w:id="16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ins w:id="168" w:author="PR Preview" w:date="2026-01-01T00:00:00Z">
        <w:r>
          <w:t xml:space="preserve">:</w:t>
        </w:r>
      </w:ins>
    </w:p>
    <w:p>
      <w:pPr>
        <w:pStyle w:val="BodyText"/>
      </w:pPr>
      <w:bookmarkStart w:id="40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1"/>
    <w:bookmarkStart w:id="42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2"/>
    <w:bookmarkStart w:id="44" w:name="def-training-set"/>
    <w:p>
      <w:pPr>
        <w:pStyle w:val="FirstParagraph"/>
      </w:pPr>
      <w:del w:id="169" w:author="PR Preview" w:date="2026-01-01T00:00:00Z">
        <w:r>
          <w:rPr>
            <w:b/>
            <w:bCs/>
          </w:rPr>
          <w:delText xml:space="preserve">Definition 13 (Training set)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training set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is the data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to which a</w:delText>
        </w:r>
      </w:del>
      <w:del w:id="178" w:author="PR Preview" w:date="2026-01-01T00:00:00Z">
        <w:r>
          <w:delText xml:space="preserve"> </w:delText>
        </w:r>
      </w:del>
      <w:hyperlink w:anchor="def-fitting-procedure">
        <w:del w:id="17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applied:</w:delText>
        </w:r>
      </w:del>
      <w:del w:id="182" w:author="PR Preview" w:date="2026-01-01T00:00:00Z">
        <w:r>
          <w:delText xml:space="preserve"> </w:delText>
        </w:r>
      </w:del>
      <m:oMath>
        <m:r>
          <m:t>n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observations,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written as an ordered list indexed by a set</w:delText>
        </w:r>
      </w:del>
      <w:del w:id="187" w:author="PR Preview" w:date="2026-01-01T00:00:00Z">
        <w:r>
          <w:delText xml:space="preserve"> </w:delText>
        </w:r>
      </w:del>
      <m:oMath>
        <m:r>
          <m:t>I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of</w:delText>
        </w:r>
      </w:del>
      <w:del w:id="190" w:author="PR Preview" w:date="2026-01-01T00:00:00Z">
        <w:r>
          <w:delText xml:space="preserve"> </w:delText>
        </w:r>
      </w:del>
      <m:oMath>
        <m:r>
          <m:t>n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observation numbers:</w:delText>
        </w:r>
      </w:del>
    </w:p>
    <w:p>
      <w:pPr>
        <w:pStyle w:val="BodyText"/>
      </w:pPr>
      <w:bookmarkStart w:id="44" w:name="eq-training-set"/>
      <w:del w:id="193" w:author="PR Preview" w:date="2026-01-01T00:00:00Z">
        <w:r>
          <w:delTex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delText>
        </w:r>
      </w:del>
      <w:bookmarkEnd w:id="44"/>
    </w:p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Definition 12 (Training set)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training set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the data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to which a</w:t>
        </w:r>
      </w:ins>
      <w:ins w:id="203" w:author="PR Preview" w:date="2026-01-01T00:00:00Z">
        <w:r>
          <w:t xml:space="preserve"> </w:t>
        </w:r>
      </w:ins>
      <w:hyperlink w:anchor="def-fitting-procedure">
        <w:ins w:id="20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is applied:</w:t>
        </w:r>
      </w:ins>
      <w:ins w:id="207" w:author="PR Preview" w:date="2026-01-01T00:00:00Z">
        <w:r>
          <w:t xml:space="preserve"> </w:t>
        </w:r>
      </w:ins>
      <m:oMath>
        <m:r>
          <m:t>n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observations,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written as an ordered list indexed by a set</w:t>
        </w:r>
      </w:ins>
      <w:ins w:id="212" w:author="PR Preview" w:date="2026-01-01T00:00:00Z">
        <w:r>
          <w:t xml:space="preserve"> </w:t>
        </w:r>
      </w:ins>
      <m:oMath>
        <m:r>
          <m:t>I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of</w:t>
        </w:r>
      </w:ins>
      <w:ins w:id="215" w:author="PR Preview" w:date="2026-01-01T00:00:00Z">
        <w:r>
          <w:t xml:space="preserve"> </w:t>
        </w:r>
      </w:ins>
      <m:oMath>
        <m:r>
          <m:t>n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observation numbers:</w:t>
        </w:r>
      </w:ins>
    </w:p>
    <w:p>
      <w:pPr>
        <w:pStyle w:val="BodyText"/>
      </w:pPr>
      <w:bookmarkStart w:id="43" w:name="eq-training-set"/>
      <w:ins w:id="218" w:author="PR Preview" w:date="2026-01-01T00:00:00Z">
        <w:r>
  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  </w:r>
      </w:ins>
      <w:bookmarkEnd w:id="4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4"/>
    <w:bookmarkStart w:id="45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5"/>
    <w:bookmarkStart w:id="47" w:name="def-prediction-rule"/>
    <w:p>
      <w:pPr>
        <w:pStyle w:val="BodyText"/>
      </w:pPr>
      <w:del w:id="219" w:author="PR Preview" w:date="2026-01-01T00:00:00Z">
        <w:r>
          <w:rPr>
            <w:b/>
            <w:bCs/>
          </w:rPr>
          <w:delText xml:space="preserve">Definition 14 (Prediction rule)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The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rPr>
            <w:b/>
            <w:bCs/>
          </w:rPr>
          <w:delText xml:space="preserve">prediction rule</w:delText>
        </w:r>
      </w:del>
      <w:del w:id="2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is shorthand for the</w:delText>
        </w:r>
      </w:del>
      <w:del w:id="227" w:author="PR Preview" w:date="2026-01-01T00:00:00Z">
        <w:r>
          <w:delText xml:space="preserve"> </w:delText>
        </w:r>
      </w:del>
      <w:hyperlink w:anchor="def-fitted-model">
        <w:del w:id="22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that a</w:delText>
        </w:r>
      </w:del>
      <w:del w:id="232" w:author="PR Preview" w:date="2026-01-01T00:00:00Z">
        <w:r>
          <w:delText xml:space="preserve"> </w:delText>
        </w:r>
      </w:del>
      <w:hyperlink w:anchor="def-fitting-procedure">
        <w:del w:id="23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4" w:author="PR Preview" w:date="2026-01-01T00:00:00Z">
        <w:r>
          <w:delText xml:space="preserve"> </w:delText>
        </w:r>
      </w:del>
      <m:oMath>
        <m:r>
          <m:t>g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produces from the</w:delText>
        </w:r>
      </w:del>
      <w:del w:id="237" w:author="PR Preview" w:date="2026-01-01T00:00:00Z">
        <w:r>
          <w:delText xml:space="preserve"> </w:delText>
        </w:r>
      </w:del>
      <w:hyperlink w:anchor="def-training-set">
        <w:del w:id="23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written without the subscript when the training set is the one in use:</w:delText>
        </w:r>
      </w:del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del w:id="243" w:author="PR Preview" w:date="2026-01-01T00:00:00Z">
        <w:r>
          <w:rPr>
            <w:b/>
            <w:bCs/>
          </w:rPr>
          <w:delText xml:space="preserve">Definition 15 (Prediction function family (hypothesis class, hypothesis space))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b/>
            <w:bCs/>
          </w:rPr>
          <w:delText xml:space="preserve">prediction function family</w:delText>
        </w:r>
      </w:del>
      <w:del w:id="2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(also called a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rPr>
            <w:b/>
            <w:bCs/>
          </w:rPr>
          <w:delText xml:space="preserve">hypothesis class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or a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rPr>
            <w:b/>
            <w:bCs/>
          </w:rPr>
          <w:delText xml:space="preserve">hypothesis space</w:delText>
        </w:r>
      </w:del>
      <w:del w:id="257" w:author="PR Preview" w:date="2026-01-01T00:00:00Z">
        <w: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is a set of functions,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each of which maps a</w:delText>
        </w:r>
      </w:del>
      <w:del w:id="262" w:author="PR Preview" w:date="2026-01-01T00:00:00Z">
        <w:r>
          <w:delText xml:space="preserve"> </w:delText>
        </w:r>
      </w:del>
      <w:hyperlink w:anchor="def-covariate">
        <w:del w:id="263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value</w:delText>
        </w:r>
      </w:del>
      <w:del w:id="266" w:author="PR Preview" w:date="2026-01-01T00:00:00Z">
        <w:r>
          <w:delText xml:space="preserve"> </w:delText>
        </w:r>
      </w:del>
      <m:oMath>
        <m:r>
          <m:t>x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to a</w:delText>
        </w:r>
      </w:del>
      <w:del w:id="269" w:author="PR Preview" w:date="2026-01-01T00:00:00Z">
        <w:r>
          <w:delText xml:space="preserve"> </w:delText>
        </w:r>
      </w:del>
      <w:hyperlink r:id="rId18">
        <w:del w:id="27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of the outcome.</w:delText>
        </w:r>
      </w:del>
    </w:p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Definition 13 (Prediction rule)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rPr>
            <w:b/>
            <w:bCs/>
          </w:rPr>
          <w:t xml:space="preserve">prediction rule</w:t>
        </w:r>
      </w:ins>
      <w:ins w:id="27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is shorthand for the</w:t>
        </w:r>
      </w:ins>
      <w:ins w:id="281" w:author="PR Preview" w:date="2026-01-01T00:00:00Z">
        <w:r>
          <w:t xml:space="preserve"> </w:t>
        </w:r>
      </w:ins>
      <w:hyperlink w:anchor="def-fitted-model">
        <w:ins w:id="28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that a</w:t>
        </w:r>
      </w:ins>
      <w:ins w:id="286" w:author="PR Preview" w:date="2026-01-01T00:00:00Z">
        <w:r>
          <w:t xml:space="preserve"> </w:t>
        </w:r>
      </w:ins>
      <w:hyperlink w:anchor="def-fitting-procedure">
        <w:ins w:id="28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8" w:author="PR Preview" w:date="2026-01-01T00:00:00Z">
        <w:r>
          <w:t xml:space="preserve"> </w:t>
        </w:r>
      </w:ins>
      <m:oMath>
        <m:r>
          <m:t>g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produces from the</w:t>
        </w:r>
      </w:ins>
      <w:ins w:id="291" w:author="PR Preview" w:date="2026-01-01T00:00:00Z">
        <w:r>
          <w:t xml:space="preserve"> </w:t>
        </w:r>
      </w:ins>
      <w:hyperlink w:anchor="def-training-set">
        <w:ins w:id="2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4" w:author="PR Preview" w:date="2026-01-01T00:00:00Z">
        <w:r>
          <w:t xml:space="preserve">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written without the subscript when the training set is the one in use:</w:t>
        </w:r>
      </w:ins>
    </w:p>
    <w:p>
      <w:pPr>
        <w:pStyle w:val="BodyText"/>
      </w:pPr>
      <w:bookmarkStart w:id="46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def-prediction-function-family"/>
    <w:p>
      <w:pPr>
        <w:pStyle w:val="FirstParagraph"/>
      </w:pPr>
      <w:ins w:id="297" w:author="PR Preview" w:date="2026-01-01T00:00:00Z">
        <w:r>
          <w:rPr>
            <w:b/>
            <w:bCs/>
          </w:rPr>
          <w:t xml:space="preserve">Definition 14 (Prediction function family (hypothesis class, hypothesis space))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prediction function family</w:t>
        </w:r>
      </w:ins>
      <w:ins w:id="3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(also called a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hypothesis class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or a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b/>
            <w:bCs/>
          </w:rPr>
          <w:t xml:space="preserve">hypothesis space</w:t>
        </w:r>
      </w:ins>
      <w:ins w:id="311" w:author="PR Preview" w:date="2026-01-01T00:00:00Z">
        <w:r>
          <w:t xml:space="preserve">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 a set of functions,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each of which maps a</w:t>
        </w:r>
      </w:ins>
      <w:ins w:id="316" w:author="PR Preview" w:date="2026-01-01T00:00:00Z">
        <w:r>
          <w:t xml:space="preserve"> </w:t>
        </w:r>
      </w:ins>
      <w:hyperlink w:anchor="def-covariate">
        <w:ins w:id="31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value</w:t>
        </w:r>
      </w:ins>
      <w:ins w:id="320" w:author="PR Preview" w:date="2026-01-01T00:00:00Z">
        <w:r>
          <w:t xml:space="preserve"> </w:t>
        </w:r>
      </w:ins>
      <m:oMath>
        <m:r>
          <m:t>x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to a</w:t>
        </w:r>
      </w:ins>
      <w:ins w:id="323" w:author="PR Preview" w:date="2026-01-01T00:00:00Z">
        <w:r>
          <w:t xml:space="preserve"> </w:t>
        </w:r>
      </w:ins>
      <w:hyperlink r:id="rId18">
        <w:ins w:id="32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of the outcome.</w:t>
        </w:r>
      </w:ins>
    </w:p>
    <w:bookmarkEnd w:id="48"/>
    <w:bookmarkStart w:id="49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49"/>
    <w:bookmarkStart w:id="53" w:name="def-new-observation"/>
    <w:p>
      <w:pPr>
        <w:pStyle w:val="BodyText"/>
      </w:pPr>
      <w:del w:id="327" w:author="PR Preview" w:date="2026-01-01T00:00:00Z">
        <w:r>
          <w:rPr>
            <w:b/>
            <w:bCs/>
          </w:rPr>
          <w:delText xml:space="preserve">Definition 16 (New observation)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A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new observation</w:delText>
        </w:r>
      </w:del>
      <w:del w:id="3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relative to a</w:delText>
        </w:r>
      </w:del>
      <w:del w:id="335" w:author="PR Preview" w:date="2026-01-01T00:00:00Z">
        <w:r>
          <w:delText xml:space="preserve"> </w:delText>
        </w:r>
      </w:del>
      <w:hyperlink w:anchor="def-training-set">
        <w:del w:id="33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a covariate value and an outcome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drawn from the same population as the observations of</w:delText>
        </w:r>
      </w:del>
      <w:del w:id="3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</w:delText>
        </w:r>
      </w:del>
      <w:del w:id="346" w:author="PR Preview" w:date="2026-01-01T00:00:00Z">
        <w:r>
          <w:delText xml:space="preserve"> </w:delText>
        </w:r>
      </w:del>
      <w:hyperlink r:id="rId50">
        <w:del w:id="347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of</w:delText>
        </w:r>
      </w:del>
      <w:del w:id="3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 subscript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marks a quantity of the new observation,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as in</w:delText>
        </w:r>
      </w:del>
      <w:del w:id="3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and</w:delText>
        </w:r>
      </w:del>
      <w:del w:id="36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63" w:author="PR Preview" w:date="2026-01-01T00:00:00Z">
        <w:r>
          <w:delText xml:space="preserve">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and distinguishes it from the indexed observations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$(\mathord{\smash[b]{\underset{\raise.3ex\hbox{$\scriptstyle\sim$}}{x}}\vphantom{x}}_{i}, y_{i})$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of</w:delText>
        </w:r>
      </w:del>
      <w:del w:id="3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It is the</w:delText>
        </w:r>
      </w:del>
      <w:del w:id="374" w:author="PR Preview" w:date="2026-01-01T00:00:00Z">
        <w:r>
          <w:delText xml:space="preserve"> </w:delText>
        </w:r>
      </w:del>
      <w:hyperlink r:id="rId51">
        <w:del w:id="37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 the pds notes,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where the data used to choose the</w:delText>
        </w:r>
      </w:del>
      <w:del w:id="380" w:author="PR Preview" w:date="2026-01-01T00:00:00Z">
        <w:r>
          <w:delText xml:space="preserve"> </w:delText>
        </w:r>
      </w:del>
      <w:hyperlink r:id="rId52">
        <w:del w:id="381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is</w:delText>
        </w:r>
      </w:del>
      <w:del w:id="3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to which a</w:delText>
        </w:r>
      </w:del>
      <w:del w:id="388" w:author="PR Preview" w:date="2026-01-01T00:00:00Z">
        <w:r>
          <w:delText xml:space="preserve"> </w:delText>
        </w:r>
      </w:del>
      <w:hyperlink w:anchor="def-fitting-procedure">
        <w:del w:id="38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is applied.</w:delText>
        </w:r>
      </w:del>
    </w:p>
    <w:p>
      <w:pPr>
        <w:pStyle w:val="BodyText"/>
      </w:pPr>
      <w:ins w:id="392" w:author="PR Preview" w:date="2026-01-01T00:00:00Z">
        <w:r>
          <w:rPr>
            <w:b/>
            <w:bCs/>
          </w:rPr>
          <w:t xml:space="preserve">Definition 15 (New observation)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b/>
            <w:bCs/>
          </w:rPr>
          <w:t xml:space="preserve">new observation</w:t>
        </w:r>
      </w:ins>
      <w:ins w:id="3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relative to a</w:t>
        </w:r>
      </w:ins>
      <w:ins w:id="400" w:author="PR Preview" w:date="2026-01-01T00:00:00Z">
        <w:r>
          <w:t xml:space="preserve"> </w:t>
        </w:r>
      </w:ins>
      <w:hyperlink w:anchor="def-training-set">
        <w:ins w:id="40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a covariate value and an outcome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drawn from the same population as the observations of</w:t>
        </w:r>
      </w:ins>
      <w:ins w:id="4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8" w:author="PR Preview" w:date="2026-01-01T00:00:00Z">
        <w:r>
          <w:t xml:space="preserve">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and</w:t>
        </w:r>
      </w:ins>
      <w:ins w:id="411" w:author="PR Preview" w:date="2026-01-01T00:00:00Z">
        <w:r>
          <w:t xml:space="preserve"> </w:t>
        </w:r>
      </w:ins>
      <w:hyperlink r:id="rId50">
        <w:ins w:id="412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of</w:t>
        </w:r>
      </w:ins>
      <w:ins w:id="4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6" w:author="PR Preview" w:date="2026-01-01T00:00:00Z">
        <w:r>
          <w:t xml:space="preserve">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subscript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marks a quantity of the new observation,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as in</w:t>
        </w:r>
      </w:ins>
      <w:ins w:id="4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</w:t>
        </w:r>
      </w:ins>
      <w:ins w:id="42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428" w:author="PR Preview" w:date="2026-01-01T00:00:00Z">
        <w:r>
          <w:t xml:space="preserve">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 distinguishes it from the indexed observations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$(\mathord{\smash[b]{\underset{\raise.3ex\hbox{$\scriptstyle\sim$}}{x}}\vphantom{x}}_{i}, y_{i})$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</w:t>
        </w:r>
      </w:ins>
      <w:ins w:id="4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It is the</w:t>
        </w:r>
      </w:ins>
      <w:ins w:id="439" w:author="PR Preview" w:date="2026-01-01T00:00:00Z">
        <w:r>
          <w:t xml:space="preserve"> </w:t>
        </w:r>
      </w:ins>
      <w:hyperlink r:id="rId51">
        <w:ins w:id="44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of the pds notes,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where the data used to choose the</w:t>
        </w:r>
      </w:ins>
      <w:ins w:id="445" w:author="PR Preview" w:date="2026-01-01T00:00:00Z">
        <w:r>
          <w:t xml:space="preserve"> </w:t>
        </w:r>
      </w:ins>
      <w:hyperlink r:id="rId52">
        <w:ins w:id="446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is</w:t>
        </w:r>
      </w:ins>
      <w:ins w:id="4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to which a</w:t>
        </w:r>
      </w:ins>
      <w:ins w:id="453" w:author="PR Preview" w:date="2026-01-01T00:00:00Z">
        <w:r>
          <w:t xml:space="preserve"> </w:t>
        </w:r>
      </w:ins>
      <w:hyperlink w:anchor="def-fitting-procedure">
        <w:ins w:id="45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applied.</w:t>
        </w:r>
      </w:ins>
    </w:p>
    <w:bookmarkEnd w:id="53"/>
    <w:bookmarkStart w:id="54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4"/>
    <w:bookmarkStart w:id="57" w:name="def-noise"/>
    <w:p>
      <w:pPr>
        <w:pStyle w:val="BodyText"/>
      </w:pPr>
      <w:del w:id="457" w:author="PR Preview" w:date="2026-01-01T00:00:00Z">
        <w:r>
          <w:rPr>
            <w:b/>
            <w:bCs/>
          </w:rPr>
          <w:delText xml:space="preserve">Definition 17 (Noise)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The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rPr>
            <w:b/>
            <w:bCs/>
          </w:rPr>
          <w:delText xml:space="preserve">noise</w:delText>
        </w:r>
      </w:del>
      <w:del w:id="462" w:author="PR Preview" w:date="2026-01-01T00:00:00Z">
        <w:r>
          <w:delText xml:space="preserve"> </w:delText>
        </w:r>
      </w:del>
      <m:oMath>
        <m:r>
          <m:t>ν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of a</w:delText>
        </w:r>
      </w:del>
      <w:del w:id="465" w:author="PR Preview" w:date="2026-01-01T00:00:00Z">
        <w:r>
          <w:delText xml:space="preserve"> </w:delText>
        </w:r>
      </w:del>
      <w:hyperlink w:anchor="def-new-observation">
        <w:del w:id="466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4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at the</w:delText>
        </w:r>
      </w:del>
      <w:del w:id="470" w:author="PR Preview" w:date="2026-01-01T00:00:00Z">
        <w:r>
          <w:delText xml:space="preserve"> </w:delText>
        </w:r>
      </w:del>
      <w:hyperlink w:anchor="def-covariate">
        <w:del w:id="471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value</w:delText>
        </w:r>
      </w:del>
      <w:del w:id="4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is the</w:delText>
        </w:r>
      </w:del>
      <w:del w:id="477" w:author="PR Preview" w:date="2026-01-01T00:00:00Z">
        <w:r>
          <w:delText xml:space="preserve"> </w:delText>
        </w:r>
      </w:del>
      <w:hyperlink r:id="rId55">
        <w:del w:id="478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of the new outcome</w:delText>
        </w:r>
      </w:del>
      <w:del w:id="48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from the</w:delText>
        </w:r>
      </w:del>
      <w:del w:id="484" w:author="PR Preview" w:date="2026-01-01T00:00:00Z">
        <w:r>
          <w:delText xml:space="preserve"> </w:delText>
        </w:r>
      </w:del>
      <w:hyperlink w:anchor="def-mean-function">
        <w:del w:id="48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value</w:delText>
        </w:r>
      </w:del>
      <w:del w:id="48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89" w:author="PR Preview" w:date="2026-01-01T00:00:00Z">
        <w:r>
          <w:delText xml:space="preserve">:</w:delText>
        </w:r>
      </w:del>
    </w:p>
    <w:p>
      <w:pPr>
        <w:pStyle w:val="BodyText"/>
      </w:pPr>
      <w:ins w:id="490" w:author="PR Preview" w:date="2026-01-01T00:00:00Z">
        <w:r>
          <w:rPr>
            <w:b/>
            <w:bCs/>
          </w:rPr>
          <w:t xml:space="preserve">Definition 16 (Noise)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The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rPr>
            <w:b/>
            <w:bCs/>
          </w:rPr>
          <w:t xml:space="preserve">noise</w:t>
        </w:r>
      </w:ins>
      <w:ins w:id="495" w:author="PR Preview" w:date="2026-01-01T00:00:00Z">
        <w:r>
          <w:t xml:space="preserve"> </w:t>
        </w:r>
      </w:ins>
      <m:oMath>
        <m:r>
          <m:t>ν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of a</w:t>
        </w:r>
      </w:ins>
      <w:ins w:id="498" w:author="PR Preview" w:date="2026-01-01T00:00:00Z">
        <w:r>
          <w:t xml:space="preserve"> </w:t>
        </w:r>
      </w:ins>
      <w:hyperlink w:anchor="def-new-observation">
        <w:ins w:id="499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0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at the</w:t>
        </w:r>
      </w:ins>
      <w:ins w:id="503" w:author="PR Preview" w:date="2026-01-01T00:00:00Z">
        <w:r>
          <w:t xml:space="preserve"> </w:t>
        </w:r>
      </w:ins>
      <w:hyperlink w:anchor="def-covariate">
        <w:ins w:id="504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value</w:t>
        </w:r>
      </w:ins>
      <w:ins w:id="5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is the</w:t>
        </w:r>
      </w:ins>
      <w:ins w:id="510" w:author="PR Preview" w:date="2026-01-01T00:00:00Z">
        <w:r>
          <w:t xml:space="preserve"> </w:t>
        </w:r>
      </w:ins>
      <w:hyperlink r:id="rId55">
        <w:ins w:id="511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of the new outcome</w:t>
        </w:r>
      </w:ins>
      <w:ins w:id="51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from the</w:t>
        </w:r>
      </w:ins>
      <w:ins w:id="517" w:author="PR Preview" w:date="2026-01-01T00:00:00Z">
        <w:r>
          <w:t xml:space="preserve"> </w:t>
        </w:r>
      </w:ins>
      <w:hyperlink w:anchor="def-mean-function">
        <w:ins w:id="518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value</w:t>
        </w:r>
      </w:ins>
      <w:ins w:id="52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22" w:author="PR Preview" w:date="2026-01-01T00:00:00Z">
        <w:r>
          <w:t xml:space="preserve">:</w:t>
        </w:r>
      </w:ins>
    </w:p>
    <w:p>
      <w:pPr>
        <w:pStyle w:val="BodyText"/>
      </w:pPr>
      <w:bookmarkStart w:id="56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8"/>
    <w:bookmarkStart w:id="61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0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2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4"/>
    <w:bookmarkStart w:id="67" w:name="def-observation-loss"/>
    <w:p>
      <w:pPr>
        <w:pStyle w:val="BodyText"/>
      </w:pPr>
      <w:del w:id="523" w:author="PR Preview" w:date="2026-01-01T00:00:00Z">
        <w:r>
          <w:rPr>
            <w:b/>
            <w:bCs/>
          </w:rPr>
          <w:delText xml:space="preserve">Definition 18 (Loss of a prediction rule on an observation)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The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rPr>
            <w:b/>
            <w:bCs/>
          </w:rPr>
          <w:delText xml:space="preserve">loss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of a</w:delText>
        </w:r>
      </w:del>
      <w:del w:id="530" w:author="PR Preview" w:date="2026-01-01T00:00:00Z">
        <w:r>
          <w:delText xml:space="preserve"> </w:delText>
        </w:r>
      </w:del>
      <w:hyperlink w:anchor="def-prediction-rule">
        <w:del w:id="53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on an observation</w:delText>
        </w:r>
      </w:del>
      <w:del w:id="5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is the cost, under a</w:delText>
        </w:r>
      </w:del>
      <w:del w:id="538" w:author="PR Preview" w:date="2026-01-01T00:00:00Z">
        <w:r>
          <w:delText xml:space="preserve"> </w:delText>
        </w:r>
      </w:del>
      <w:hyperlink r:id="rId65">
        <w:del w:id="539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540" w:author="PR Preview" w:date="2026-01-01T00:00:00Z">
        <w:r>
          <w:delText xml:space="preserve"> </w:delText>
        </w:r>
      </w:del>
      <m:oMath>
        <m:r>
          <m:t>L</m:t>
        </m:r>
      </m:oMath>
      <w:del w:id="541" w:author="PR Preview" w:date="2026-01-01T00:00:00Z">
        <w:r>
          <w:delText xml:space="preserve">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of its prediction</w:delText>
        </w:r>
      </w:del>
      <w:del w:id="5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of the outcome</w:delText>
        </w:r>
      </w:del>
      <w:del w:id="54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48" w:author="PR Preview" w:date="2026-01-01T00:00:00Z">
        <w:r>
          <w:delText xml:space="preserve">:</w:delText>
        </w:r>
      </w:del>
    </w:p>
    <w:p>
      <w:pPr>
        <w:pStyle w:val="BodyText"/>
      </w:pPr>
      <w:ins w:id="549" w:author="PR Preview" w:date="2026-01-01T00:00:00Z">
        <w:r>
          <w:rPr>
            <w:b/>
            <w:bCs/>
          </w:rPr>
          <w:t xml:space="preserve">Definition 17 (Loss of a prediction rule on an observation)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loss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of a</w:t>
        </w:r>
      </w:ins>
      <w:ins w:id="556" w:author="PR Preview" w:date="2026-01-01T00:00:00Z">
        <w:r>
          <w:t xml:space="preserve"> </w:t>
        </w:r>
      </w:ins>
      <w:hyperlink w:anchor="def-prediction-rule">
        <w:ins w:id="55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5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on an observation</w:t>
        </w:r>
      </w:ins>
      <w:ins w:id="5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is the cost, under a</w:t>
        </w:r>
      </w:ins>
      <w:ins w:id="564" w:author="PR Preview" w:date="2026-01-01T00:00:00Z">
        <w:r>
          <w:t xml:space="preserve"> </w:t>
        </w:r>
      </w:ins>
      <w:hyperlink r:id="rId65">
        <w:ins w:id="565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566" w:author="PR Preview" w:date="2026-01-01T00:00:00Z">
        <w:r>
          <w:t xml:space="preserve"> </w:t>
        </w:r>
      </w:ins>
      <m:oMath>
        <m:r>
          <m:t>L</m:t>
        </m:r>
      </m:oMath>
      <w:ins w:id="567" w:author="PR Preview" w:date="2026-01-01T00:00:00Z">
        <w:r>
          <w:t xml:space="preserve">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of its prediction</w:t>
        </w:r>
      </w:ins>
      <w:ins w:id="5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of the outcome</w:t>
        </w:r>
      </w:ins>
      <w:ins w:id="57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74" w:author="PR Preview" w:date="2026-01-01T00:00:00Z">
        <w:r>
          <w:t xml:space="preserve">:</w:t>
        </w:r>
      </w:ins>
    </w:p>
    <w:p>
      <w:pPr>
        <w:pStyle w:val="BodyText"/>
      </w:pPr>
      <w:bookmarkStart w:id="66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7"/>
    <w:bookmarkStart w:id="69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9"/>
    <w:bookmarkStart w:id="71" w:name="def-generalization-error"/>
    <w:p>
      <w:pPr>
        <w:pStyle w:val="BodyText"/>
      </w:pPr>
      <w:del w:id="575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rPr>
            <w:b/>
            <w:bCs/>
          </w:rPr>
          <w:delText xml:space="preserve">generalization error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of a</w:delText>
        </w:r>
      </w:del>
      <w:del w:id="582" w:author="PR Preview" w:date="2026-01-01T00:00:00Z">
        <w:r>
          <w:delText xml:space="preserve"> </w:delText>
        </w:r>
      </w:del>
      <w:hyperlink w:anchor="def-prediction-rule">
        <w:del w:id="58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fitted to a</w:delText>
        </w:r>
      </w:del>
      <w:del w:id="587" w:author="PR Preview" w:date="2026-01-01T00:00:00Z">
        <w:r>
          <w:delText xml:space="preserve"> </w:delText>
        </w:r>
      </w:del>
      <w:hyperlink w:anchor="def-training-set">
        <w:del w:id="58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is its expected</w:delText>
        </w:r>
      </w:del>
      <w:del w:id="592" w:author="PR Preview" w:date="2026-01-01T00:00:00Z">
        <w:r>
          <w:delText xml:space="preserve"> </w:delText>
        </w:r>
      </w:del>
      <w:hyperlink w:anchor="def-observation-loss">
        <w:del w:id="59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9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on a</w:delText>
        </w:r>
      </w:del>
      <w:del w:id="597" w:author="PR Preview" w:date="2026-01-01T00:00:00Z">
        <w:r>
          <w:delText xml:space="preserve"> </w:delText>
        </w:r>
      </w:del>
      <w:hyperlink w:anchor="def-new-observation">
        <w:del w:id="598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5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600" w:author="PR Preview" w:date="2026-01-01T00:00:00Z">
        <w:r>
          <w:delText xml:space="preserve">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with</w:delText>
        </w:r>
      </w:del>
      <w:del w:id="6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held fixed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[4]</w:delText>
        </w:r>
      </w:del>
      <w:del w:id="608" w:author="PR Preview" w:date="2026-01-01T00:00:00Z">
        <w:r>
          <w:delText xml:space="preserve">:</w:delText>
        </w:r>
      </w:del>
    </w:p>
    <w:p>
      <w:pPr>
        <w:pStyle w:val="BodyText"/>
      </w:pPr>
      <w:ins w:id="609" w:author="PR Preview" w:date="2026-01-01T00:00:00Z">
        <w:r>
          <w:rPr>
            <w:b/>
            <w:bCs/>
          </w:rPr>
          <w:t xml:space="preserve">Definition 18 (Generalization error)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The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rPr>
            <w:b/>
            <w:bCs/>
          </w:rPr>
          <w:t xml:space="preserve">generalization error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of a</w:t>
        </w:r>
      </w:ins>
      <w:ins w:id="616" w:author="PR Preview" w:date="2026-01-01T00:00:00Z">
        <w:r>
          <w:t xml:space="preserve"> </w:t>
        </w:r>
      </w:ins>
      <w:hyperlink w:anchor="def-prediction-rule">
        <w:ins w:id="61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fitted to a</w:t>
        </w:r>
      </w:ins>
      <w:ins w:id="621" w:author="PR Preview" w:date="2026-01-01T00:00:00Z">
        <w:r>
          <w:t xml:space="preserve"> </w:t>
        </w:r>
      </w:ins>
      <w:hyperlink w:anchor="def-training-set">
        <w:ins w:id="62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 its expected</w:t>
        </w:r>
      </w:ins>
      <w:ins w:id="626" w:author="PR Preview" w:date="2026-01-01T00:00:00Z">
        <w:r>
          <w:t xml:space="preserve"> </w:t>
        </w:r>
      </w:ins>
      <w:hyperlink w:anchor="def-observation-loss">
        <w:ins w:id="62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62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on a</w:t>
        </w:r>
      </w:ins>
      <w:ins w:id="631" w:author="PR Preview" w:date="2026-01-01T00:00:00Z">
        <w:r>
          <w:t xml:space="preserve"> </w:t>
        </w:r>
      </w:ins>
      <w:hyperlink w:anchor="def-new-observation">
        <w:ins w:id="63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6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34" w:author="PR Preview" w:date="2026-01-01T00:00:00Z">
        <w:r>
          <w:t xml:space="preserve">,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with</w:t>
        </w:r>
      </w:ins>
      <w:ins w:id="6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held fixed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[4]</w:t>
        </w:r>
      </w:ins>
      <w:ins w:id="642" w:author="PR Preview" w:date="2026-01-01T00:00:00Z">
        <w:r>
          <w:t xml:space="preserve">:</w:t>
        </w:r>
      </w:ins>
    </w:p>
    <w:p>
      <w:pPr>
        <w:pStyle w:val="BodyText"/>
      </w:pPr>
      <w:bookmarkStart w:id="7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1"/>
    <w:bookmarkStart w:id="72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2"/>
    <w:bookmarkStart w:id="74" w:name="def-held-out-set"/>
    <w:p>
      <w:pPr>
        <w:pStyle w:val="BodyText"/>
      </w:pPr>
      <w:del w:id="643" w:author="PR Preview" w:date="2026-01-01T00:00:00Z">
        <w:r>
          <w:rPr>
            <w:b/>
            <w:bCs/>
          </w:rPr>
          <w:delText xml:space="preserve">Definition 20 (Held-out set (hold-out set))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rPr>
            <w:b/>
            <w:bCs/>
          </w:rPr>
          <w:delText xml:space="preserve">held-out set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for a</w:delText>
        </w:r>
      </w:del>
      <w:del w:id="650" w:author="PR Preview" w:date="2026-01-01T00:00:00Z">
        <w:r>
          <w:delText xml:space="preserve"> </w:delText>
        </w:r>
      </w:del>
      <w:hyperlink w:anchor="def-training-set">
        <w:del w:id="65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is a list of</w:delText>
        </w:r>
      </w:del>
      <w:del w:id="655" w:author="PR Preview" w:date="2026-01-01T00:00:00Z">
        <w:r>
          <w:delText xml:space="preserve"> </w:delText>
        </w:r>
      </w:del>
      <m:oMath>
        <m:r>
          <m:t>m</m:t>
        </m:r>
      </m:oMath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further observations,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none of them in</w:delText>
        </w:r>
      </w:del>
      <w:del w:id="6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61" w:author="PR Preview" w:date="2026-01-01T00:00:00Z">
        <w:r>
          <w:delText xml:space="preserve">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that the</w:delText>
        </w:r>
      </w:del>
      <w:del w:id="664" w:author="PR Preview" w:date="2026-01-01T00:00:00Z">
        <w:r>
          <w:delText xml:space="preserve"> </w:delText>
        </w:r>
      </w:del>
      <w:hyperlink w:anchor="def-fitting-procedure">
        <w:del w:id="66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does not use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and on which the</w:delText>
        </w:r>
      </w:del>
      <w:del w:id="670" w:author="PR Preview" w:date="2026-01-01T00:00:00Z">
        <w:r>
          <w:delText xml:space="preserve"> </w:delText>
        </w:r>
      </w:del>
      <w:hyperlink w:anchor="def-prediction-rule">
        <w:del w:id="67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is scored:</w:delText>
        </w:r>
      </w:del>
    </w:p>
    <w:p>
      <w:pPr>
        <w:pStyle w:val="BodyText"/>
      </w:pPr>
      <w:ins w:id="675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A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rPr>
            <w:b/>
            <w:bCs/>
          </w:rPr>
          <w:t xml:space="preserve">held-out set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for a</w:t>
        </w:r>
      </w:ins>
      <w:ins w:id="682" w:author="PR Preview" w:date="2026-01-01T00:00:00Z">
        <w:r>
          <w:t xml:space="preserve"> </w:t>
        </w:r>
      </w:ins>
      <w:hyperlink w:anchor="def-training-set">
        <w:ins w:id="68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a list of</w:t>
        </w:r>
      </w:ins>
      <w:ins w:id="687" w:author="PR Preview" w:date="2026-01-01T00:00:00Z">
        <w:r>
          <w:t xml:space="preserve"> </w:t>
        </w:r>
      </w:ins>
      <m:oMath>
        <m:r>
          <m:t>m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further observations,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none of them in</w:t>
        </w:r>
      </w:ins>
      <w:ins w:id="6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that the</w:t>
        </w:r>
      </w:ins>
      <w:ins w:id="696" w:author="PR Preview" w:date="2026-01-01T00:00:00Z">
        <w:r>
          <w:t xml:space="preserve"> </w:t>
        </w:r>
      </w:ins>
      <w:hyperlink w:anchor="def-fitting-procedure">
        <w:ins w:id="69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does not use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and on which the</w:t>
        </w:r>
      </w:ins>
      <w:ins w:id="702" w:author="PR Preview" w:date="2026-01-01T00:00:00Z">
        <w:r>
          <w:t xml:space="preserve"> </w:t>
        </w:r>
      </w:ins>
      <w:hyperlink w:anchor="def-prediction-rule">
        <w:ins w:id="70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 scored:</w:t>
        </w:r>
      </w:ins>
    </w:p>
    <w:p>
      <w:pPr>
        <w:pStyle w:val="BodyText"/>
      </w:pPr>
      <w:bookmarkStart w:id="7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5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5"/>
    <w:bookmarkStart w:id="78" w:name="def-prediction-rmse"/>
    <w:p>
      <w:pPr>
        <w:pStyle w:val="BodyText"/>
      </w:pPr>
      <w:del w:id="707" w:author="PR Preview" w:date="2026-01-01T00:00:00Z">
        <w:r>
          <w:rPr>
            <w:b/>
            <w:bCs/>
          </w:rPr>
          <w:delText xml:space="preserve">Definition 21 (Root mean squared error of predictions)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The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of predictions,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also called their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rPr>
            <w:b/>
            <w:bCs/>
          </w:rPr>
          <w:delText xml:space="preserve">root mean squared error</w:delText>
        </w:r>
      </w:del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of observed outcomes</w:delText>
        </w:r>
      </w:del>
      <w:del w:id="72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is the square root of their</w:delText>
        </w:r>
      </w:del>
      <w:del w:id="725" w:author="PR Preview" w:date="2026-01-01T00:00:00Z">
        <w:r>
          <w:delText xml:space="preserve"> </w:delText>
        </w:r>
      </w:del>
      <w:hyperlink r:id="rId76">
        <w:del w:id="726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727" w:author="PR Preview" w:date="2026-01-01T00:00:00Z">
        <w:r>
          <w:delText xml:space="preserve">:</w:delText>
        </w:r>
      </w:del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728" w:author="PR Preview" w:date="2026-01-01T00:00:00Z">
        <w:r>
          <w:rPr>
            <w:b/>
            <w:bCs/>
          </w:rPr>
          <w:delText xml:space="preserve">Definition 22 (Training error)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The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rPr>
            <w:b/>
            <w:bCs/>
          </w:rPr>
          <w:delText xml:space="preserve">training error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of a</w:delText>
        </w:r>
      </w:del>
      <w:del w:id="735" w:author="PR Preview" w:date="2026-01-01T00:00:00Z">
        <w:r>
          <w:delText xml:space="preserve"> </w:delText>
        </w:r>
      </w:del>
      <w:hyperlink w:anchor="def-prediction-rule">
        <w:del w:id="73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fitted to a</w:delText>
        </w:r>
      </w:del>
      <w:del w:id="740" w:author="PR Preview" w:date="2026-01-01T00:00:00Z">
        <w:r>
          <w:delText xml:space="preserve"> </w:delText>
        </w:r>
      </w:del>
      <w:hyperlink w:anchor="def-training-set">
        <w:del w:id="74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is its sample mean</w:delText>
        </w:r>
      </w:del>
      <w:del w:id="745" w:author="PR Preview" w:date="2026-01-01T00:00:00Z">
        <w:r>
          <w:delText xml:space="preserve"> </w:delText>
        </w:r>
      </w:del>
      <w:hyperlink w:anchor="def-observation-loss">
        <w:del w:id="74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74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on the training observations</w:delText>
        </w:r>
      </w:del>
      <w:del w:id="75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751" w:author="PR Preview" w:date="2026-01-01T00:00:00Z">
        <w:r>
          <w:delText xml:space="preserve">:</w:delText>
        </w:r>
      </w:del>
    </w:p>
    <w:p>
      <w:pPr>
        <w:pStyle w:val="BodyText"/>
      </w:pPr>
      <w:ins w:id="752" w:author="PR Preview" w:date="2026-01-01T00:00:00Z">
        <w:r>
          <w:rPr>
            <w:b/>
            <w:bCs/>
          </w:rPr>
          <w:t xml:space="preserve">Definition 20 (Root mean squared error of predictions)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The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rPr>
            <w:b/>
            <w:bCs/>
          </w:rPr>
          <w:t xml:space="preserve">sample root mean squared error (sRMSE)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of predictions,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also called their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rPr>
            <w:b/>
            <w:bCs/>
          </w:rPr>
          <w:t xml:space="preserve">root mean squared error</w:t>
        </w:r>
      </w:ins>
      <w:ins w:id="763" w:author="PR Preview" w:date="2026-01-01T00:00:00Z">
        <w:r>
          <w:t xml:space="preserve">,</w:t>
        </w:r>
      </w:ins>
      <w:ins w:id="76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of observed outcomes</w:t>
        </w:r>
      </w:ins>
      <w:ins w:id="7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is the square root of their</w:t>
        </w:r>
      </w:ins>
      <w:ins w:id="770" w:author="PR Preview" w:date="2026-01-01T00:00:00Z">
        <w:r>
          <w:t xml:space="preserve"> </w:t>
        </w:r>
      </w:ins>
      <w:hyperlink r:id="rId76">
        <w:ins w:id="77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72" w:author="PR Preview" w:date="2026-01-01T00:00:00Z">
        <w:r>
          <w:t xml:space="preserve">:</w:t>
        </w:r>
      </w:ins>
    </w:p>
    <w:p>
      <w:pPr>
        <w:pStyle w:val="BodyText"/>
      </w:pPr>
      <w:bookmarkStart w:id="7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80" w:name="def-training-mse"/>
    <w:p>
      <w:pPr>
        <w:pStyle w:val="FirstParagraph"/>
      </w:pPr>
      <w:ins w:id="773" w:author="PR Preview" w:date="2026-01-01T00:00:00Z">
        <w:r>
          <w:rPr>
            <w:b/>
            <w:bCs/>
          </w:rPr>
          <w:t xml:space="preserve">Definition 21 (Training error)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The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rPr>
            <w:b/>
            <w:bCs/>
          </w:rPr>
          <w:t xml:space="preserve">training error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of a</w:t>
        </w:r>
      </w:ins>
      <w:ins w:id="780" w:author="PR Preview" w:date="2026-01-01T00:00:00Z">
        <w:r>
          <w:t xml:space="preserve"> </w:t>
        </w:r>
      </w:ins>
      <w:hyperlink w:anchor="def-prediction-rule">
        <w:ins w:id="78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fitted to a</w:t>
        </w:r>
      </w:ins>
      <w:ins w:id="785" w:author="PR Preview" w:date="2026-01-01T00:00:00Z">
        <w:r>
          <w:t xml:space="preserve"> </w:t>
        </w:r>
      </w:ins>
      <w:hyperlink w:anchor="def-training-set">
        <w:ins w:id="78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is its sample mean</w:t>
        </w:r>
      </w:ins>
      <w:ins w:id="790" w:author="PR Preview" w:date="2026-01-01T00:00:00Z">
        <w:r>
          <w:t xml:space="preserve"> </w:t>
        </w:r>
      </w:ins>
      <w:hyperlink w:anchor="def-observation-loss">
        <w:ins w:id="79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9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on the training observations</w:t>
        </w:r>
      </w:ins>
      <w:ins w:id="79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796" w:author="PR Preview" w:date="2026-01-01T00:00:00Z">
        <w:r>
          <w:t xml:space="preserve">:</w:t>
        </w:r>
      </w:ins>
    </w:p>
    <w:p>
      <w:pPr>
        <w:pStyle w:val="BodyText"/>
      </w:pPr>
      <w:bookmarkStart w:id="7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1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1"/>
    <w:bookmarkEnd w:id="82"/>
    <w:bookmarkStart w:id="87" w:name="overfitting"/>
    <w:p>
      <w:pPr>
        <w:pStyle w:val="Heading2"/>
      </w:pPr>
      <w:r>
        <w:t xml:space="preserve">3 Overfitting</w:t>
      </w:r>
    </w:p>
    <w:bookmarkStart w:id="83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3"/>
    <w:bookmarkStart w:id="84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4"/>
    <w:bookmarkStart w:id="85" w:name="def-overfitting"/>
    <w:p>
      <w:pPr>
        <w:pStyle w:val="FirstParagraph"/>
      </w:pPr>
      <w:del w:id="797" w:author="PR Preview" w:date="2026-01-01T00:00:00Z">
        <w:r>
          <w:rPr>
            <w:b/>
            <w:bCs/>
          </w:rPr>
          <w:delText xml:space="preserve">Definition 23 (Overfitting)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rPr>
            <w:b/>
            <w:bCs/>
          </w:rPr>
          <w:delText xml:space="preserve">Overfitting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occurs when a</w:delText>
        </w:r>
      </w:del>
      <w:del w:id="802" w:author="PR Preview" w:date="2026-01-01T00:00:00Z">
        <w:r>
          <w:delText xml:space="preserve"> </w:delText>
        </w:r>
      </w:del>
      <w:hyperlink w:anchor="def-prediction-rule">
        <w:del w:id="80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fits its</w:delText>
        </w:r>
      </w:del>
      <w:del w:id="806" w:author="PR Preview" w:date="2026-01-01T00:00:00Z">
        <w:r>
          <w:delText xml:space="preserve"> </w:delText>
        </w:r>
      </w:del>
      <w:hyperlink w:anchor="def-training-set">
        <w:del w:id="80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well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but predicts poorly for new observations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[6]</w:delText>
        </w:r>
      </w:del>
      <w:del w:id="814" w:author="PR Preview" w:date="2026-01-01T00:00:00Z">
        <w:r>
          <w:delText xml:space="preserve">.</w:delText>
        </w:r>
      </w:del>
    </w:p>
    <w:p>
      <w:pPr>
        <w:pStyle w:val="FirstParagraph"/>
      </w:pPr>
      <w:ins w:id="815" w:author="PR Preview" w:date="2026-01-01T00:00:00Z">
        <w:r>
          <w:rPr>
            <w:b/>
            <w:bCs/>
          </w:rPr>
          <w:t xml:space="preserve">Definition 22 (Overfitting)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rPr>
            <w:b/>
            <w:bCs/>
          </w:rPr>
          <w:t xml:space="preserve">Overfitting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occurs when a</w:t>
        </w:r>
      </w:ins>
      <w:ins w:id="820" w:author="PR Preview" w:date="2026-01-01T00:00:00Z">
        <w:r>
          <w:t xml:space="preserve"> </w:t>
        </w:r>
      </w:ins>
      <w:hyperlink w:anchor="def-prediction-rule">
        <w:ins w:id="82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fits its</w:t>
        </w:r>
      </w:ins>
      <w:ins w:id="824" w:author="PR Preview" w:date="2026-01-01T00:00:00Z">
        <w:r>
          <w:t xml:space="preserve"> </w:t>
        </w:r>
      </w:ins>
      <w:hyperlink w:anchor="def-training-set">
        <w:ins w:id="82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well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but predicts poorly for new observations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[6]</w:t>
        </w:r>
      </w:ins>
      <w:ins w:id="832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5"/>
    <w:bookmarkStart w:id="86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6"/>
    <w:bookmarkEnd w:id="87"/>
    <w:bookmarkStart w:id="180" w:name="sec-generalization-error"/>
    <w:p>
      <w:pPr>
        <w:pStyle w:val="Heading2"/>
      </w:pPr>
      <w:r>
        <w:t xml:space="preserve">4 Generalization error</w:t>
      </w:r>
    </w:p>
    <w:bookmarkStart w:id="88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8"/>
    <w:bookmarkStart w:id="89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9"/>
    <w:bookmarkStart w:id="91" w:name="def-expected-generalization-error"/>
    <w:p>
      <w:pPr>
        <w:pStyle w:val="FirstParagraph"/>
      </w:pPr>
      <w:del w:id="833" w:author="PR Preview" w:date="2026-01-01T00:00:00Z">
        <w:r>
          <w:rPr>
            <w:b/>
            <w:bCs/>
          </w:rPr>
          <w:delText xml:space="preserve">Definition 24 (Expected generalization error (expected prediction error, expected test error))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The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rPr>
            <w:b/>
            <w:bCs/>
          </w:rPr>
          <w:delText xml:space="preserve">expected generalization error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of a</w:delText>
        </w:r>
      </w:del>
      <w:del w:id="840" w:author="PR Preview" w:date="2026-01-01T00:00:00Z">
        <w:r>
          <w:delText xml:space="preserve"> </w:delText>
        </w:r>
      </w:del>
      <w:hyperlink w:anchor="def-fitting-procedure">
        <w:del w:id="84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842" w:author="PR Preview" w:date="2026-01-01T00:00:00Z">
        <w:r>
          <w:delText xml:space="preserve"> </w:delText>
        </w:r>
      </w:del>
      <m:oMath>
        <m:r>
          <m:t>g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at training-set size</w:delText>
        </w:r>
      </w:del>
      <w:del w:id="845" w:author="PR Preview" w:date="2026-01-01T00:00:00Z">
        <w:r>
          <w:delText xml:space="preserve"> </w:delText>
        </w:r>
      </w:del>
      <m:oMath>
        <m:r>
          <m:t>n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is the mean,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over</w:delText>
        </w:r>
      </w:del>
      <w:del w:id="850" w:author="PR Preview" w:date="2026-01-01T00:00:00Z">
        <w:r>
          <w:delText xml:space="preserve"> </w:delText>
        </w:r>
      </w:del>
      <w:hyperlink w:anchor="def-training-set">
        <w:del w:id="851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8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of</w:delText>
        </w:r>
      </w:del>
      <w:del w:id="855" w:author="PR Preview" w:date="2026-01-01T00:00:00Z">
        <w:r>
          <w:delText xml:space="preserve"> </w:delText>
        </w:r>
      </w:del>
      <m:oMath>
        <m:r>
          <m:t>n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observations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drawn independently from the population,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of the</w:delText>
        </w:r>
      </w:del>
      <w:del w:id="862" w:author="PR Preview" w:date="2026-01-01T00:00:00Z">
        <w:r>
          <w:delText xml:space="preserve"> </w:delText>
        </w:r>
      </w:del>
      <w:hyperlink w:anchor="def-generalization-error">
        <w:del w:id="863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of the</w:delText>
        </w:r>
      </w:del>
      <w:del w:id="866" w:author="PR Preview" w:date="2026-01-01T00:00:00Z">
        <w:r>
          <w:delText xml:space="preserve"> </w:delText>
        </w:r>
      </w:del>
      <w:hyperlink w:anchor="def-prediction-rule">
        <w:del w:id="86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that</w:delText>
        </w:r>
      </w:del>
      <w:del w:id="870" w:author="PR Preview" w:date="2026-01-01T00:00:00Z">
        <w:r>
          <w:delText xml:space="preserve"> </w:delText>
        </w:r>
      </w:del>
      <m:oMath>
        <m:r>
          <m:t>g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produces from</w:delText>
        </w:r>
      </w:del>
      <w:del w:id="8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74" w:author="PR Preview" w:date="2026-01-01T00:00:00Z">
        <w:r>
          <w:delText xml:space="preserve">:</w:delText>
        </w:r>
      </w:del>
    </w:p>
    <w:p>
      <w:pPr>
        <w:pStyle w:val="FirstParagraph"/>
      </w:pPr>
      <w:ins w:id="875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The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rPr>
            <w:b/>
            <w:bCs/>
          </w:rPr>
          <w:t xml:space="preserve">expected generalization error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of a</w:t>
        </w:r>
      </w:ins>
      <w:ins w:id="882" w:author="PR Preview" w:date="2026-01-01T00:00:00Z">
        <w:r>
          <w:t xml:space="preserve"> </w:t>
        </w:r>
      </w:ins>
      <w:hyperlink w:anchor="def-fitting-procedure">
        <w:ins w:id="88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84" w:author="PR Preview" w:date="2026-01-01T00:00:00Z">
        <w:r>
          <w:t xml:space="preserve"> </w:t>
        </w:r>
      </w:ins>
      <m:oMath>
        <m:r>
          <m:t>g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at training-set size</w:t>
        </w:r>
      </w:ins>
      <w:ins w:id="887" w:author="PR Preview" w:date="2026-01-01T00:00:00Z">
        <w:r>
          <w:t xml:space="preserve"> </w:t>
        </w:r>
      </w:ins>
      <m:oMath>
        <m:r>
          <m:t>n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the mean,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over</w:t>
        </w:r>
      </w:ins>
      <w:ins w:id="892" w:author="PR Preview" w:date="2026-01-01T00:00:00Z">
        <w:r>
          <w:t xml:space="preserve"> </w:t>
        </w:r>
      </w:ins>
      <w:hyperlink w:anchor="def-training-set">
        <w:ins w:id="893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8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of</w:t>
        </w:r>
      </w:ins>
      <w:ins w:id="897" w:author="PR Preview" w:date="2026-01-01T00:00:00Z">
        <w:r>
          <w:t xml:space="preserve"> </w:t>
        </w:r>
      </w:ins>
      <m:oMath>
        <m:r>
          <m:t>n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observations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drawn independently from the population,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of the</w:t>
        </w:r>
      </w:ins>
      <w:ins w:id="904" w:author="PR Preview" w:date="2026-01-01T00:00:00Z">
        <w:r>
          <w:t xml:space="preserve"> </w:t>
        </w:r>
      </w:ins>
      <w:hyperlink w:anchor="def-generalization-error">
        <w:ins w:id="905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of the</w:t>
        </w:r>
      </w:ins>
      <w:ins w:id="908" w:author="PR Preview" w:date="2026-01-01T00:00:00Z">
        <w:r>
          <w:t xml:space="preserve"> </w:t>
        </w:r>
      </w:ins>
      <w:hyperlink w:anchor="def-prediction-rule">
        <w:ins w:id="90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that</w:t>
        </w:r>
      </w:ins>
      <w:ins w:id="912" w:author="PR Preview" w:date="2026-01-01T00:00:00Z">
        <w:r>
          <w:t xml:space="preserve"> </w:t>
        </w:r>
      </w:ins>
      <m:oMath>
        <m:r>
          <m:t>g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produces from</w:t>
        </w:r>
      </w:ins>
      <w:ins w:id="9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16" w:author="PR Preview" w:date="2026-01-01T00:00:00Z">
        <w:r>
          <w:t xml:space="preserve">:</w:t>
        </w:r>
      </w:ins>
    </w:p>
    <w:p>
      <w:pPr>
        <w:pStyle w:val="BodyText"/>
      </w:pPr>
      <w:bookmarkStart w:id="90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2"/>
    <w:bookmarkStart w:id="95" w:name="def-distribution-model"/>
    <w:p>
      <w:pPr>
        <w:pStyle w:val="BodyText"/>
      </w:pPr>
      <w:del w:id="917" w:author="PR Preview" w:date="2026-01-01T00:00:00Z">
        <w:r>
          <w:rPr>
            <w:b/>
            <w:bCs/>
          </w:rPr>
          <w:delText xml:space="preserve">Definition 25 (Distribution model)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rPr>
            <w:b/>
            <w:bCs/>
          </w:rPr>
          <w:delText xml:space="preserve">distribution model</w:delText>
        </w:r>
      </w:del>
      <w:del w:id="922" w:author="PR Preview" w:date="2026-01-01T00:00:00Z">
        <w:r>
          <w:delText xml:space="preserve"> </w:delText>
        </w:r>
      </w:del>
      <m:oMath>
        <m:r>
          <m:t>P</m:t>
        </m:r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for an outcome</w:delText>
        </w:r>
      </w:del>
      <w:del w:id="925" w:author="PR Preview" w:date="2026-01-01T00:00:00Z">
        <w:r>
          <w:delText xml:space="preserve"> </w:delText>
        </w:r>
      </w:del>
      <m:oMath>
        <m:r>
          <m:t>Y</m:t>
        </m:r>
      </m:oMath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given a</w:delText>
        </w:r>
      </w:del>
      <w:del w:id="928" w:author="PR Preview" w:date="2026-01-01T00:00:00Z">
        <w:r>
          <w:delText xml:space="preserve"> </w:delText>
        </w:r>
      </w:del>
      <w:hyperlink w:anchor="def-covariate">
        <w:del w:id="92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930" w:author="PR Preview" w:date="2026-01-01T00:00:00Z">
        <w:r>
          <w:delText xml:space="preserve"> </w:delText>
        </w:r>
      </w:del>
      <m:oMath>
        <m:r>
          <m:t>X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gives each covariate value</w:delText>
        </w:r>
      </w:del>
      <w:del w:id="933" w:author="PR Preview" w:date="2026-01-01T00:00:00Z">
        <w:r>
          <w:delText xml:space="preserve"> </w:delText>
        </w:r>
      </w:del>
      <m:oMath>
        <m:r>
          <m:t>x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a probability distribution for</w:delText>
        </w:r>
      </w:del>
      <w:del w:id="936" w:author="PR Preview" w:date="2026-01-01T00:00:00Z">
        <w:r>
          <w:delText xml:space="preserve"> </w:delText>
        </w:r>
      </w:del>
      <m:oMath>
        <m:r>
          <m:t>Y</m:t>
        </m:r>
      </m:oMath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given</w:delText>
        </w:r>
      </w:del>
      <w:del w:id="9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940" w:author="PR Preview" w:date="2026-01-01T00:00:00Z">
        <w:r>
          <w:delText xml:space="preserve">,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specified by its</w:delText>
        </w:r>
      </w:del>
      <w:del w:id="943" w:author="PR Preview" w:date="2026-01-01T00:00:00Z">
        <w:r>
          <w:delText xml:space="preserve"> </w:delText>
        </w:r>
      </w:del>
      <w:hyperlink r:id="rId93">
        <w:del w:id="944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945" w:author="PR Preview" w:date="2026-01-01T00:00:00Z">
        <w:r>
          <w:delText xml:space="preserve">.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The</w:delText>
        </w:r>
      </w:del>
      <w:del w:id="948" w:author="PR Preview" w:date="2026-01-01T00:00:00Z">
        <w:r>
          <w:delText xml:space="preserve"> </w:delText>
        </w:r>
      </w:del>
      <w:hyperlink w:anchor="def-mean-function">
        <w:del w:id="94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95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of</w:delText>
        </w:r>
      </w:del>
      <w:del w:id="953" w:author="PR Preview" w:date="2026-01-01T00:00:00Z">
        <w:r>
          <w:delText xml:space="preserve"> </w:delText>
        </w:r>
      </w:del>
      <m:oMath>
        <m:r>
          <m:t>P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maps each covariate value</w:delText>
        </w:r>
      </w:del>
      <w:del w:id="956" w:author="PR Preview" w:date="2026-01-01T00:00:00Z">
        <w:r>
          <w:delText xml:space="preserve"> </w:delText>
        </w:r>
      </w:del>
      <m:oMath>
        <m:r>
          <m:t>x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ins w:id="959" w:author="PR Preview" w:date="2026-01-01T00:00:00Z">
        <w:r>
          <w:rPr>
            <w:b/>
            <w:bCs/>
          </w:rPr>
          <w:t xml:space="preserve">Definition 24 (Distribution model)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A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rPr>
            <w:b/>
            <w:bCs/>
          </w:rPr>
          <w:t xml:space="preserve">distribution model</w:t>
        </w:r>
      </w:ins>
      <w:ins w:id="964" w:author="PR Preview" w:date="2026-01-01T00:00:00Z">
        <w:r>
          <w:t xml:space="preserve"> </w:t>
        </w:r>
      </w:ins>
      <m:oMath>
        <m:r>
          <m:t>P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for an outcome</w:t>
        </w:r>
      </w:ins>
      <w:ins w:id="967" w:author="PR Preview" w:date="2026-01-01T00:00:00Z">
        <w:r>
          <w:t xml:space="preserve"> </w:t>
        </w:r>
      </w:ins>
      <m:oMath>
        <m:r>
          <m:t>Y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given a</w:t>
        </w:r>
      </w:ins>
      <w:ins w:id="970" w:author="PR Preview" w:date="2026-01-01T00:00:00Z">
        <w:r>
          <w:t xml:space="preserve"> </w:t>
        </w:r>
      </w:ins>
      <w:hyperlink w:anchor="def-covariate">
        <w:ins w:id="97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72" w:author="PR Preview" w:date="2026-01-01T00:00:00Z">
        <w:r>
          <w:t xml:space="preserve"> </w:t>
        </w:r>
      </w:ins>
      <m:oMath>
        <m:r>
          <m:t>X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gives each covariate value</w:t>
        </w:r>
      </w:ins>
      <w:ins w:id="975" w:author="PR Preview" w:date="2026-01-01T00:00:00Z">
        <w:r>
          <w:t xml:space="preserve"> </w:t>
        </w:r>
      </w:ins>
      <m:oMath>
        <m:r>
          <m:t>x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a probability distribution for</w:t>
        </w:r>
      </w:ins>
      <w:ins w:id="978" w:author="PR Preview" w:date="2026-01-01T00:00:00Z">
        <w:r>
          <w:t xml:space="preserve"> </w:t>
        </w:r>
      </w:ins>
      <m:oMath>
        <m:r>
          <m:t>Y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given</w:t>
        </w:r>
      </w:ins>
      <w:ins w:id="9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specified by its</w:t>
        </w:r>
      </w:ins>
      <w:ins w:id="985" w:author="PR Preview" w:date="2026-01-01T00:00:00Z">
        <w:r>
          <w:t xml:space="preserve"> </w:t>
        </w:r>
      </w:ins>
      <w:hyperlink r:id="rId93">
        <w:ins w:id="98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987" w:author="PR Preview" w:date="2026-01-01T00:00:00Z">
        <w:r>
          <w:t xml:space="preserve">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The</w:t>
        </w:r>
      </w:ins>
      <w:ins w:id="990" w:author="PR Preview" w:date="2026-01-01T00:00:00Z">
        <w:r>
          <w:t xml:space="preserve"> </w:t>
        </w:r>
      </w:ins>
      <w:hyperlink w:anchor="def-mean-function">
        <w:ins w:id="99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9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of</w:t>
        </w:r>
      </w:ins>
      <w:ins w:id="995" w:author="PR Preview" w:date="2026-01-01T00:00:00Z">
        <w:r>
          <w:t xml:space="preserve"> </w:t>
        </w:r>
      </w:ins>
      <m:oMath>
        <m:r>
          <m:t>P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maps each covariate value</w:t>
        </w:r>
      </w:ins>
      <w:ins w:id="998" w:author="PR Preview" w:date="2026-01-01T00:00:00Z">
        <w:r>
          <w:t xml:space="preserve"> </w:t>
        </w:r>
      </w:ins>
      <m:oMath>
        <m:r>
          <m:t>x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9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4"/>
    </w:p>
    <w:bookmarkEnd w:id="95"/>
    <w:bookmarkStart w:id="99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p>
      <w:pPr>
        <w:pStyle w:val="FirstParagraph"/>
      </w:pPr>
      <w:del w:id="1001" w:author="PR Preview" w:date="2026-01-01T00:00:00Z">
        <w:r>
          <w:delText xml:space="preserve">The mean parameter of a normal distribution is its mean,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so</w:delText>
        </w:r>
      </w:del>
      <w:del w:id="1004" w:author="PR Preview" w:date="2026-01-01T00:00:00Z">
        <w:r>
          <w:delText xml:space="preserve"> </w:delText>
        </w:r>
      </w:del>
      <w:hyperlink w:anchor="eq-distribution-model-mean-function">
        <w:del w:id="1005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gives</w:delText>
        </w:r>
      </w:del>
    </w:p>
    <w:p>
      <w:pPr>
        <w:pStyle w:val="FirstParagraph"/>
      </w:pPr>
      <w:ins w:id="1008" w:author="PR Preview" w:date="2026-01-01T00:00:00Z">
        <w:r>
          <w:t xml:space="preserve">The mean parameter of a normal distribution is its mean,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so</w:t>
        </w:r>
      </w:ins>
      <w:ins w:id="1011" w:author="PR Preview" w:date="2026-01-01T00:00:00Z">
        <w:r>
          <w:t xml:space="preserve"> </w:t>
        </w:r>
      </w:ins>
      <w:hyperlink w:anchor="eq-distribution-model-mean-function">
        <w:ins w:id="1012" w:author="PR Preview" w:date="2026-01-01T00:00:00Z">
          <w:r>
            <w:rPr>
              <w:rStyle w:val="Hyperlink"/>
            </w:rPr>
            <w:t xml:space="preserve">Equation 21</w:t>
          </w:r>
        </w:ins>
      </w:hyperlink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gives</w:t>
        </w:r>
      </w:ins>
    </w:p>
    <w:p>
      <w:pPr>
        <w:pStyle w:val="BodyText"/>
      </w:pPr>
      <w:bookmarkStart w:id="9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9"/>
    <w:bookmarkStart w:id="101" w:name="def-distribution-model-family"/>
    <w:p>
      <w:pPr>
        <w:pStyle w:val="BodyText"/>
      </w:pPr>
      <w:del w:id="1015" w:author="PR Preview" w:date="2026-01-01T00:00:00Z">
        <w:r>
          <w:rPr>
            <w:b/>
            <w:bCs/>
          </w:rPr>
          <w:delText xml:space="preserve">Definition 26 (Distribution model family)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A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rPr>
            <w:b/>
            <w:bCs/>
          </w:rPr>
          <w:delText xml:space="preserve">distribution model family</w:delText>
        </w:r>
      </w:del>
      <w:del w:id="10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is a set of</w:delText>
        </w:r>
      </w:del>
      <w:del w:id="1023" w:author="PR Preview" w:date="2026-01-01T00:00:00Z">
        <w:r>
          <w:delText xml:space="preserve"> </w:delText>
        </w:r>
      </w:del>
      <w:hyperlink w:anchor="def-distribution-model">
        <w:del w:id="1024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025" w:author="PR Preview" w:date="2026-01-01T00:00:00Z">
        <w:r>
          <w:delText xml:space="preserve">.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The</w:delText>
        </w:r>
      </w:del>
      <w:del w:id="1028" w:author="PR Preview" w:date="2026-01-01T00:00:00Z">
        <w:r>
          <w:delText xml:space="preserve"> </w:delText>
        </w:r>
      </w:del>
      <w:hyperlink w:anchor="def-mean-function">
        <w:del w:id="1029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del w:id="1032" w:author="PR Preview" w:date="2026-01-01T00:00:00Z">
        <w:r>
          <w:rPr>
            <w:b/>
            <w:bCs/>
          </w:rPr>
          <w:delText xml:space="preserve">Example 16 (Normal distribution models with polynomial mean functions)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The normal distribution models of</w:delText>
        </w:r>
      </w:del>
      <w:del w:id="1035" w:author="PR Preview" w:date="2026-01-01T00:00:00Z">
        <w:r>
          <w:delText xml:space="preserve"> </w:delText>
        </w:r>
      </w:del>
      <w:hyperlink w:anchor="exm-distribution-model">
        <w:del w:id="1036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whose mean function</w:delText>
        </w:r>
      </w:del>
      <w:del w:id="1039" w:author="PR Preview" w:date="2026-01-01T00:00:00Z">
        <w:r>
          <w:delText xml:space="preserve"> </w:delText>
        </w:r>
      </w:del>
      <m:oMath>
        <m:r>
          <m:t>h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is a polynomial of degree at most</w:delText>
        </w:r>
      </w:del>
      <w:del w:id="1042" w:author="PR Preview" w:date="2026-01-01T00:00:00Z">
        <w:r>
          <w:delText xml:space="preserve"> </w:delText>
        </w:r>
      </w:del>
      <m:oMath>
        <m:r>
          <m:t>d</m:t>
        </m:r>
      </m:oMath>
      <w:del w:id="1043" w:author="PR Preview" w:date="2026-01-01T00:00:00Z">
        <w:r>
          <w:delText xml:space="preserve">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with any variance</w:delText>
        </w:r>
      </w:del>
      <w:del w:id="104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047" w:author="PR Preview" w:date="2026-01-01T00:00:00Z">
        <w:r>
          <w:delText xml:space="preserve">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form a</w:delText>
        </w:r>
      </w:del>
      <w:del w:id="1050" w:author="PR Preview" w:date="2026-01-01T00:00:00Z">
        <w:r>
          <w:delText xml:space="preserve"> </w:delText>
        </w:r>
      </w:del>
      <w:hyperlink w:anchor="def-distribution-model-family">
        <w:del w:id="1051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53" w:author="PR Preview" w:date="2026-01-01T00:00:00Z">
        <w:r>
          <w:delText xml:space="preserve">.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By</w:delText>
        </w:r>
      </w:del>
      <w:del w:id="1056" w:author="PR Preview" w:date="2026-01-01T00:00:00Z">
        <w:r>
          <w:delText xml:space="preserve"> </w:delText>
        </w:r>
      </w:del>
      <w:hyperlink w:anchor="X8ba36155c06ad6e11c129dc0138d9fa11d4bc5f">
        <w:del w:id="1057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058" w:author="PR Preview" w:date="2026-01-01T00:00:00Z">
        <w:r>
          <w:delText xml:space="preserve">,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the set of mean functions in</w:delText>
        </w:r>
      </w:del>
      <w:del w:id="1061" w:author="PR Preview" w:date="2026-01-01T00:00:00Z">
        <w:r>
          <w:delText xml:space="preserve"> </w:delText>
        </w:r>
      </w:del>
      <w:hyperlink w:anchor="X647826443046820f13eb4df9d12242bb4295448">
        <w:del w:id="1062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is the set of polynomials of degree at most</w:delText>
        </w:r>
      </w:del>
      <w:del w:id="1065" w:author="PR Preview" w:date="2026-01-01T00:00:00Z">
        <w:r>
          <w:delText xml:space="preserve"> </w:delText>
        </w:r>
      </w:del>
      <m:oMath>
        <m:r>
          <m:t>d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of</w:delText>
        </w:r>
      </w:del>
      <w:del w:id="1068" w:author="PR Preview" w:date="2026-01-01T00:00:00Z">
        <w:r>
          <w:delText xml:space="preserve"> </w:delText>
        </w:r>
      </w:del>
      <w:hyperlink w:anchor="exm-model-family">
        <w:del w:id="106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070" w:author="PR Preview" w:date="2026-01-01T00:00:00Z">
        <w:r>
          <w:delText xml:space="preserve">.</w:delText>
        </w:r>
      </w:del>
    </w:p>
    <w:p>
      <w:pPr>
        <w:pStyle w:val="BodyText"/>
      </w:pPr>
      <w:del w:id="1071" w:author="PR Preview" w:date="2026-01-01T00:00:00Z">
        <w:r>
          <w:rPr>
            <w:b/>
            <w:bCs/>
          </w:rPr>
          <w:delText xml:space="preserve">Definition 27 (Fitted distribution model)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A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rPr>
            <w:b/>
            <w:bCs/>
          </w:rPr>
          <w:delText xml:space="preserve">fitted distribution model</w:delText>
        </w:r>
      </w:del>
      <w:del w:id="107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is a member of a</w:delText>
        </w:r>
      </w:del>
      <w:del w:id="1079" w:author="PR Preview" w:date="2026-01-01T00:00:00Z">
        <w:r>
          <w:delText xml:space="preserve"> </w:delText>
        </w:r>
      </w:del>
      <w:hyperlink w:anchor="def-distribution-model-family">
        <w:del w:id="1080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that has been chosen to describe a</w:delText>
        </w:r>
      </w:del>
      <w:del w:id="1084" w:author="PR Preview" w:date="2026-01-01T00:00:00Z">
        <w:r>
          <w:delText xml:space="preserve"> </w:delText>
        </w:r>
      </w:del>
      <w:hyperlink w:anchor="def-data-set">
        <w:del w:id="1085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0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087" w:author="PR Preview" w:date="2026-01-01T00:00:00Z">
        <w:r>
          <w:delText xml:space="preserve">.</w:delText>
        </w:r>
      </w:del>
    </w:p>
    <w:p>
      <w:pPr>
        <w:pStyle w:val="BodyText"/>
      </w:pPr>
      <w:ins w:id="1088" w:author="PR Preview" w:date="2026-01-01T00:00:00Z">
        <w:r>
          <w:rPr>
            <w:b/>
            <w:bCs/>
          </w:rPr>
          <w:t xml:space="preserve">Definition 25 (Distribution model family)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A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rPr>
            <w:b/>
            <w:bCs/>
          </w:rPr>
          <w:t xml:space="preserve">distribution model family</w:t>
        </w:r>
      </w:ins>
      <w:ins w:id="10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is a set of</w:t>
        </w:r>
      </w:ins>
      <w:ins w:id="1096" w:author="PR Preview" w:date="2026-01-01T00:00:00Z">
        <w:r>
          <w:t xml:space="preserve"> </w:t>
        </w:r>
      </w:ins>
      <w:hyperlink w:anchor="def-distribution-model">
        <w:ins w:id="1097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098" w:author="PR Preview" w:date="2026-01-01T00:00:00Z">
        <w:r>
          <w:t xml:space="preserve">.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The</w:t>
        </w:r>
      </w:ins>
      <w:ins w:id="1101" w:author="PR Preview" w:date="2026-01-01T00:00:00Z">
        <w:r>
          <w:t xml:space="preserve"> </w:t>
        </w:r>
      </w:ins>
      <w:hyperlink w:anchor="def-mean-function">
        <w:ins w:id="1102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bookmarkStart w:id="102" w:name="exm-distribution-model-family"/>
    <w:p>
      <w:pPr>
        <w:pStyle w:val="FirstParagraph"/>
      </w:pPr>
      <w:ins w:id="1105" w:author="PR Preview" w:date="2026-01-01T00:00:00Z">
        <w:r>
          <w:rPr>
            <w:b/>
            <w:bCs/>
          </w:rPr>
          <w:t xml:space="preserve">Example 16 (Normal distribution models with polynomial mean functions)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The normal distribution models of</w:t>
        </w:r>
      </w:ins>
      <w:ins w:id="1108" w:author="PR Preview" w:date="2026-01-01T00:00:00Z">
        <w:r>
          <w:t xml:space="preserve"> </w:t>
        </w:r>
      </w:ins>
      <w:hyperlink w:anchor="exm-distribution-model">
        <w:ins w:id="110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whose mean function</w:t>
        </w:r>
      </w:ins>
      <w:ins w:id="1112" w:author="PR Preview" w:date="2026-01-01T00:00:00Z">
        <w:r>
          <w:t xml:space="preserve"> </w:t>
        </w:r>
      </w:ins>
      <m:oMath>
        <m:r>
          <m:t>h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is a polynomial of degree at most</w:t>
        </w:r>
      </w:ins>
      <w:ins w:id="1115" w:author="PR Preview" w:date="2026-01-01T00:00:00Z">
        <w:r>
          <w:t xml:space="preserve"> </w:t>
        </w:r>
      </w:ins>
      <m:oMath>
        <m:r>
          <m:t>d</m:t>
        </m:r>
      </m:oMath>
      <w:ins w:id="1116" w:author="PR Preview" w:date="2026-01-01T00:00:00Z">
        <w:r>
          <w:t xml:space="preserve">,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with any variance</w:t>
        </w:r>
      </w:ins>
      <w:ins w:id="111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120" w:author="PR Preview" w:date="2026-01-01T00:00:00Z">
        <w:r>
          <w:t xml:space="preserve">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form a</w:t>
        </w:r>
      </w:ins>
      <w:ins w:id="1123" w:author="PR Preview" w:date="2026-01-01T00:00:00Z">
        <w:r>
          <w:t xml:space="preserve"> </w:t>
        </w:r>
      </w:ins>
      <w:hyperlink w:anchor="def-distribution-model-family">
        <w:ins w:id="1124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1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26" w:author="PR Preview" w:date="2026-01-01T00:00:00Z">
        <w:r>
          <w:t xml:space="preserve">.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By</w:t>
        </w:r>
      </w:ins>
      <w:ins w:id="1129" w:author="PR Preview" w:date="2026-01-01T00:00:00Z">
        <w:r>
          <w:t xml:space="preserve"> </w:t>
        </w:r>
      </w:ins>
      <w:hyperlink w:anchor="X8ba36155c06ad6e11c129dc0138d9fa11d4bc5f">
        <w:ins w:id="1130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1131" w:author="PR Preview" w:date="2026-01-01T00:00:00Z">
        <w:r>
          <w:t xml:space="preserve">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the set of mean functions in</w:t>
        </w:r>
      </w:ins>
      <w:ins w:id="1134" w:author="PR Preview" w:date="2026-01-01T00:00:00Z">
        <w:r>
          <w:t xml:space="preserve"> </w:t>
        </w:r>
      </w:ins>
      <w:hyperlink w:anchor="X647826443046820f13eb4df9d12242bb4295448">
        <w:ins w:id="1135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is the set of polynomials of degree at most</w:t>
        </w:r>
      </w:ins>
      <w:ins w:id="1138" w:author="PR Preview" w:date="2026-01-01T00:00:00Z">
        <w:r>
          <w:t xml:space="preserve"> </w:t>
        </w:r>
      </w:ins>
      <m:oMath>
        <m:r>
          <m:t>d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of</w:t>
        </w:r>
      </w:ins>
      <w:ins w:id="1141" w:author="PR Preview" w:date="2026-01-01T00:00:00Z">
        <w:r>
          <w:t xml:space="preserve"> </w:t>
        </w:r>
      </w:ins>
      <w:hyperlink w:anchor="exm-model-family">
        <w:ins w:id="114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143" w:author="PR Preview" w:date="2026-01-01T00:00:00Z">
        <w:r>
          <w:t xml:space="preserve">.</w:t>
        </w:r>
      </w:ins>
    </w:p>
    <w:bookmarkEnd w:id="102"/>
    <w:bookmarkStart w:id="103" w:name="def-fitted-distribution-model"/>
    <w:p>
      <w:pPr>
        <w:pStyle w:val="BodyText"/>
      </w:pPr>
      <w:ins w:id="1144" w:author="PR Preview" w:date="2026-01-01T00:00:00Z">
        <w:r>
          <w:rPr>
            <w:b/>
            <w:bCs/>
          </w:rPr>
          <w:t xml:space="preserve">Definition 26 (Fitted distribution model)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A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rPr>
            <w:b/>
            <w:bCs/>
          </w:rPr>
          <w:t xml:space="preserve">fitted distribution model</w:t>
        </w:r>
      </w:ins>
      <w:ins w:id="11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is a member of a</w:t>
        </w:r>
      </w:ins>
      <w:ins w:id="1152" w:author="PR Preview" w:date="2026-01-01T00:00:00Z">
        <w:r>
          <w:t xml:space="preserve"> </w:t>
        </w:r>
      </w:ins>
      <w:hyperlink w:anchor="def-distribution-model-family">
        <w:ins w:id="115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1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that has been chosen to describe a</w:t>
        </w:r>
      </w:ins>
      <w:ins w:id="1157" w:author="PR Preview" w:date="2026-01-01T00:00:00Z">
        <w:r>
          <w:t xml:space="preserve"> </w:t>
        </w:r>
      </w:ins>
      <w:hyperlink w:anchor="def-data-set">
        <w:ins w:id="115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60" w:author="PR Preview" w:date="2026-01-01T00:00:00Z">
        <w:r>
          <w:t xml:space="preserve">.</w:t>
        </w:r>
      </w:ins>
    </w:p>
    <w:bookmarkEnd w:id="103"/>
    <w:bookmarkStart w:id="104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4"/>
    <w:bookmarkStart w:id="106" w:name="def-distribution-model"/>
    <w:p>
      <w:pPr>
        <w:pStyle w:val="BodyText"/>
      </w:pPr>
      <w:del w:id="1161" w:author="PR Preview" w:date="2026-01-01T00:00:00Z">
        <w:r>
          <w:rPr>
            <w:b/>
            <w:bCs/>
          </w:rPr>
          <w:delText xml:space="preserve">Definition 28 (Distribution model)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A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rPr>
            <w:b/>
            <w:bCs/>
          </w:rPr>
          <w:delText xml:space="preserve">distribution model</w:delText>
        </w:r>
      </w:del>
      <w:del w:id="1166" w:author="PR Preview" w:date="2026-01-01T00:00:00Z">
        <w:r>
          <w:delText xml:space="preserve"> </w:delText>
        </w:r>
      </w:del>
      <m:oMath>
        <m:r>
          <m:t>P</m:t>
        </m:r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for an outcome</w:delText>
        </w:r>
      </w:del>
      <w:del w:id="1169" w:author="PR Preview" w:date="2026-01-01T00:00:00Z">
        <w:r>
          <w:delText xml:space="preserve"> </w:delText>
        </w:r>
      </w:del>
      <m:oMath>
        <m:r>
          <m:t>Y</m:t>
        </m:r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given a</w:delText>
        </w:r>
      </w:del>
      <w:del w:id="1172" w:author="PR Preview" w:date="2026-01-01T00:00:00Z">
        <w:r>
          <w:delText xml:space="preserve"> </w:delText>
        </w:r>
      </w:del>
      <w:hyperlink w:anchor="def-covariate">
        <w:del w:id="1173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174" w:author="PR Preview" w:date="2026-01-01T00:00:00Z">
        <w:r>
          <w:delText xml:space="preserve"> </w:delText>
        </w:r>
      </w:del>
      <m:oMath>
        <m:r>
          <m:t>X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gives each covariate value</w:delText>
        </w:r>
      </w:del>
      <w:del w:id="1177" w:author="PR Preview" w:date="2026-01-01T00:00:00Z">
        <w:r>
          <w:delText xml:space="preserve"> </w:delText>
        </w:r>
      </w:del>
      <m:oMath>
        <m:r>
          <m:t>x</m:t>
        </m:r>
      </m:oMath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a probability distribution for</w:delText>
        </w:r>
      </w:del>
      <w:del w:id="1180" w:author="PR Preview" w:date="2026-01-01T00:00:00Z">
        <w:r>
          <w:delText xml:space="preserve"> </w:delText>
        </w:r>
      </w:del>
      <m:oMath>
        <m:r>
          <m:t>Y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given</w:delText>
        </w:r>
      </w:del>
      <w:del w:id="118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184" w:author="PR Preview" w:date="2026-01-01T00:00:00Z">
        <w:r>
          <w:delText xml:space="preserve">,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specified by its</w:delText>
        </w:r>
      </w:del>
      <w:del w:id="1187" w:author="PR Preview" w:date="2026-01-01T00:00:00Z">
        <w:r>
          <w:delText xml:space="preserve"> </w:delText>
        </w:r>
      </w:del>
      <w:hyperlink r:id="rId93">
        <w:del w:id="1188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189" w:author="PR Preview" w:date="2026-01-01T00:00:00Z">
        <w:r>
          <w:delText xml:space="preserve">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The</w:delText>
        </w:r>
      </w:del>
      <w:del w:id="1192" w:author="PR Preview" w:date="2026-01-01T00:00:00Z">
        <w:r>
          <w:delText xml:space="preserve"> </w:delText>
        </w:r>
      </w:del>
      <w:hyperlink w:anchor="def-mean-function">
        <w:del w:id="119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19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of</w:delText>
        </w:r>
      </w:del>
      <w:del w:id="1197" w:author="PR Preview" w:date="2026-01-01T00:00:00Z">
        <w:r>
          <w:delText xml:space="preserve"> </w:delText>
        </w:r>
      </w:del>
      <m:oMath>
        <m:r>
          <m:t>P</m:t>
        </m:r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maps each covariate value</w:delText>
        </w:r>
      </w:del>
      <w:del w:id="1200" w:author="PR Preview" w:date="2026-01-01T00:00:00Z">
        <w:r>
          <w:delText xml:space="preserve"> </w:delText>
        </w:r>
      </w:del>
      <m:oMath>
        <m:r>
          <m:t>x</m:t>
        </m:r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ins w:id="1203" w:author="PR Preview" w:date="2026-01-01T00:00:00Z">
        <w:r>
          <w:rPr>
            <w:b/>
            <w:bCs/>
          </w:rPr>
          <w:t xml:space="preserve">Definition 27 (Distribution model)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rPr>
            <w:b/>
            <w:bCs/>
          </w:rPr>
          <w:t xml:space="preserve">distribution model</w:t>
        </w:r>
      </w:ins>
      <w:ins w:id="1208" w:author="PR Preview" w:date="2026-01-01T00:00:00Z">
        <w:r>
          <w:t xml:space="preserve"> </w:t>
        </w:r>
      </w:ins>
      <m:oMath>
        <m:r>
          <m:t>P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for an outcome</w:t>
        </w:r>
      </w:ins>
      <w:ins w:id="1211" w:author="PR Preview" w:date="2026-01-01T00:00:00Z">
        <w:r>
          <w:t xml:space="preserve"> </w:t>
        </w:r>
      </w:ins>
      <m:oMath>
        <m:r>
          <m:t>Y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given a</w:t>
        </w:r>
      </w:ins>
      <w:ins w:id="1214" w:author="PR Preview" w:date="2026-01-01T00:00:00Z">
        <w:r>
          <w:t xml:space="preserve"> </w:t>
        </w:r>
      </w:ins>
      <w:hyperlink w:anchor="def-covariate">
        <w:ins w:id="1215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216" w:author="PR Preview" w:date="2026-01-01T00:00:00Z">
        <w:r>
          <w:t xml:space="preserve"> </w:t>
        </w:r>
      </w:ins>
      <m:oMath>
        <m:r>
          <m:t>X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gives each covariate value</w:t>
        </w:r>
      </w:ins>
      <w:ins w:id="1219" w:author="PR Preview" w:date="2026-01-01T00:00:00Z">
        <w:r>
          <w:t xml:space="preserve"> </w:t>
        </w:r>
      </w:ins>
      <m:oMath>
        <m:r>
          <m:t>x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a probability distribution for</w:t>
        </w:r>
      </w:ins>
      <w:ins w:id="1222" w:author="PR Preview" w:date="2026-01-01T00:00:00Z">
        <w:r>
          <w:t xml:space="preserve"> </w:t>
        </w:r>
      </w:ins>
      <m:oMath>
        <m:r>
          <m:t>Y</m:t>
        </m:r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given</w:t>
        </w:r>
      </w:ins>
      <w:ins w:id="12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226" w:author="PR Preview" w:date="2026-01-01T00:00:00Z">
        <w:r>
          <w:t xml:space="preserve">,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specified by its</w:t>
        </w:r>
      </w:ins>
      <w:ins w:id="1229" w:author="PR Preview" w:date="2026-01-01T00:00:00Z">
        <w:r>
          <w:t xml:space="preserve"> </w:t>
        </w:r>
      </w:ins>
      <w:hyperlink r:id="rId93">
        <w:ins w:id="1230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231" w:author="PR Preview" w:date="2026-01-01T00:00:00Z">
        <w:r>
          <w:t xml:space="preserve">.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The</w:t>
        </w:r>
      </w:ins>
      <w:ins w:id="1234" w:author="PR Preview" w:date="2026-01-01T00:00:00Z">
        <w:r>
          <w:t xml:space="preserve"> </w:t>
        </w:r>
      </w:ins>
      <w:hyperlink w:anchor="def-mean-function">
        <w:ins w:id="123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23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of</w:t>
        </w:r>
      </w:ins>
      <w:ins w:id="1239" w:author="PR Preview" w:date="2026-01-01T00:00:00Z">
        <w:r>
          <w:t xml:space="preserve"> </w:t>
        </w:r>
      </w:ins>
      <m:oMath>
        <m:r>
          <m:t>P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maps each covariate value</w:t>
        </w:r>
      </w:ins>
      <w:ins w:id="1242" w:author="PR Preview" w:date="2026-01-01T00:00:00Z">
        <w:r>
          <w:t xml:space="preserve"> </w:t>
        </w:r>
      </w:ins>
      <m:oMath>
        <m:r>
          <m:t>x</m:t>
        </m:r>
      </m:oMath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9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del w:id="1245" w:author="PR Preview" w:date="2026-01-01T00:00:00Z">
        <w:r>
          <w:delText xml:space="preserve">The mean parameter of a normal distribution is its mean,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so</w:delText>
        </w:r>
      </w:del>
      <w:del w:id="1248" w:author="PR Preview" w:date="2026-01-01T00:00:00Z">
        <w:r>
          <w:delText xml:space="preserve"> </w:delText>
        </w:r>
      </w:del>
      <w:hyperlink w:anchor="eq-distribution-model-mean-function">
        <w:del w:id="1249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gives</w:delText>
        </w:r>
      </w:del>
    </w:p>
    <w:p>
      <w:pPr>
        <w:pStyle w:val="FirstParagraph"/>
      </w:pPr>
      <w:ins w:id="1252" w:author="PR Preview" w:date="2026-01-01T00:00:00Z">
        <w:r>
          <w:t xml:space="preserve">The mean parameter of a normal distribution is its mean,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so</w:t>
        </w:r>
      </w:ins>
      <w:ins w:id="1255" w:author="PR Preview" w:date="2026-01-01T00:00:00Z">
        <w:r>
          <w:t xml:space="preserve"> </w:t>
        </w:r>
      </w:ins>
      <w:hyperlink w:anchor="eq-distribution-model-mean-function">
        <w:ins w:id="1256" w:author="PR Preview" w:date="2026-01-01T00:00:00Z">
          <w:r>
            <w:rPr>
              <w:rStyle w:val="Hyperlink"/>
            </w:rPr>
            <w:t xml:space="preserve">Equation 21</w:t>
          </w:r>
        </w:ins>
      </w:hyperlink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gives</w:t>
        </w:r>
      </w:ins>
    </w:p>
    <w:p>
      <w:pPr>
        <w:pStyle w:val="BodyText"/>
      </w:pPr>
      <w:bookmarkStart w:id="10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9"/>
    <w:bookmarkStart w:id="111" w:name="def-distribution-model-family"/>
    <w:p>
      <w:pPr>
        <w:pStyle w:val="BodyText"/>
      </w:pPr>
      <w:del w:id="1259" w:author="PR Preview" w:date="2026-01-01T00:00:00Z">
        <w:r>
          <w:rPr>
            <w:b/>
            <w:bCs/>
          </w:rPr>
          <w:delText xml:space="preserve">Definition 29 (Distribution model family)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A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rPr>
            <w:b/>
            <w:bCs/>
          </w:rPr>
          <w:delText xml:space="preserve">distribution model family</w:delText>
        </w:r>
      </w:del>
      <w:del w:id="12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is a set of</w:delText>
        </w:r>
      </w:del>
      <w:del w:id="1267" w:author="PR Preview" w:date="2026-01-01T00:00:00Z">
        <w:r>
          <w:delText xml:space="preserve"> </w:delText>
        </w:r>
      </w:del>
      <w:hyperlink w:anchor="def-distribution-model">
        <w:del w:id="1268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269" w:author="PR Preview" w:date="2026-01-01T00:00:00Z">
        <w:r>
          <w:delText xml:space="preserve">.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The</w:delText>
        </w:r>
      </w:del>
      <w:del w:id="1272" w:author="PR Preview" w:date="2026-01-01T00:00:00Z">
        <w:r>
          <w:delText xml:space="preserve"> </w:delText>
        </w:r>
      </w:del>
      <w:hyperlink w:anchor="def-mean-function">
        <w:del w:id="1273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del w:id="1276" w:author="PR Preview" w:date="2026-01-01T00:00:00Z">
        <w:r>
          <w:rPr>
            <w:b/>
            <w:bCs/>
          </w:rPr>
          <w:delText xml:space="preserve">Example 19 (Normal distribution models with polynomial mean functions)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The normal distribution models of</w:delText>
        </w:r>
      </w:del>
      <w:del w:id="1279" w:author="PR Preview" w:date="2026-01-01T00:00:00Z">
        <w:r>
          <w:delText xml:space="preserve"> </w:delText>
        </w:r>
      </w:del>
      <w:hyperlink w:anchor="exm-distribution-model">
        <w:del w:id="128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whose mean function</w:delText>
        </w:r>
      </w:del>
      <w:del w:id="1283" w:author="PR Preview" w:date="2026-01-01T00:00:00Z">
        <w:r>
          <w:delText xml:space="preserve"> </w:delText>
        </w:r>
      </w:del>
      <m:oMath>
        <m:r>
          <m:t>h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is a polynomial of degree at most</w:delText>
        </w:r>
      </w:del>
      <w:del w:id="1286" w:author="PR Preview" w:date="2026-01-01T00:00:00Z">
        <w:r>
          <w:delText xml:space="preserve"> </w:delText>
        </w:r>
      </w:del>
      <m:oMath>
        <m:r>
          <m:t>d</m:t>
        </m:r>
      </m:oMath>
      <w:del w:id="1287" w:author="PR Preview" w:date="2026-01-01T00:00:00Z">
        <w:r>
          <w:delText xml:space="preserve">,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with any variance</w:delText>
        </w:r>
      </w:del>
      <w:del w:id="129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291" w:author="PR Preview" w:date="2026-01-01T00:00:00Z">
        <w:r>
          <w:delText xml:space="preserve">,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form a</w:delText>
        </w:r>
      </w:del>
      <w:del w:id="1294" w:author="PR Preview" w:date="2026-01-01T00:00:00Z">
        <w:r>
          <w:delText xml:space="preserve"> </w:delText>
        </w:r>
      </w:del>
      <w:hyperlink w:anchor="def-distribution-model-family">
        <w:del w:id="1295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2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297" w:author="PR Preview" w:date="2026-01-01T00:00:00Z">
        <w:r>
          <w:delText xml:space="preserve">.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By</w:delText>
        </w:r>
      </w:del>
      <w:del w:id="1300" w:author="PR Preview" w:date="2026-01-01T00:00:00Z">
        <w:r>
          <w:delText xml:space="preserve"> </w:delText>
        </w:r>
      </w:del>
      <w:hyperlink w:anchor="X8ba36155c06ad6e11c129dc0138d9fa11d4bc5f">
        <w:del w:id="1301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302" w:author="PR Preview" w:date="2026-01-01T00:00:00Z">
        <w:r>
          <w:delText xml:space="preserve">,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the set of mean functions in</w:delText>
        </w:r>
      </w:del>
      <w:del w:id="1305" w:author="PR Preview" w:date="2026-01-01T00:00:00Z">
        <w:r>
          <w:delText xml:space="preserve"> </w:delText>
        </w:r>
      </w:del>
      <w:hyperlink w:anchor="X647826443046820f13eb4df9d12242bb4295448">
        <w:del w:id="1306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is the set of polynomials of degree at most</w:delText>
        </w:r>
      </w:del>
      <w:del w:id="1309" w:author="PR Preview" w:date="2026-01-01T00:00:00Z">
        <w:r>
          <w:delText xml:space="preserve"> </w:delText>
        </w:r>
      </w:del>
      <m:oMath>
        <m:r>
          <m:t>d</m:t>
        </m:r>
      </m:oMath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of</w:delText>
        </w:r>
      </w:del>
      <w:del w:id="1312" w:author="PR Preview" w:date="2026-01-01T00:00:00Z">
        <w:r>
          <w:delText xml:space="preserve"> </w:delText>
        </w:r>
      </w:del>
      <w:hyperlink w:anchor="exm-model-family">
        <w:del w:id="131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314" w:author="PR Preview" w:date="2026-01-01T00:00:00Z">
        <w:r>
          <w:delText xml:space="preserve">.</w:delText>
        </w:r>
      </w:del>
    </w:p>
    <w:p>
      <w:pPr>
        <w:pStyle w:val="BodyText"/>
      </w:pPr>
      <w:del w:id="1315" w:author="PR Preview" w:date="2026-01-01T00:00:00Z">
        <w:r>
          <w:rPr>
            <w:b/>
            <w:bCs/>
          </w:rPr>
          <w:delText xml:space="preserve">Definition 30 (Fitted distribution model)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A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rPr>
            <w:b/>
            <w:bCs/>
          </w:rPr>
          <w:delText xml:space="preserve">fitted distribution model</w:delText>
        </w:r>
      </w:del>
      <w:del w:id="132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is a member of a</w:delText>
        </w:r>
      </w:del>
      <w:del w:id="1323" w:author="PR Preview" w:date="2026-01-01T00:00:00Z">
        <w:r>
          <w:delText xml:space="preserve"> </w:delText>
        </w:r>
      </w:del>
      <w:hyperlink w:anchor="def-distribution-model-family">
        <w:del w:id="1324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3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that has been chosen to describe a</w:delText>
        </w:r>
      </w:del>
      <w:del w:id="1328" w:author="PR Preview" w:date="2026-01-01T00:00:00Z">
        <w:r>
          <w:delText xml:space="preserve"> </w:delText>
        </w:r>
      </w:del>
      <w:hyperlink w:anchor="def-data-set">
        <w:del w:id="1329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3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331" w:author="PR Preview" w:date="2026-01-01T00:00:00Z">
        <w:r>
          <w:delText xml:space="preserve">.</w:delText>
        </w:r>
      </w:del>
    </w:p>
    <w:p>
      <w:pPr>
        <w:pStyle w:val="BodyText"/>
      </w:pPr>
      <w:ins w:id="1332" w:author="PR Preview" w:date="2026-01-01T00:00:00Z">
        <w:r>
          <w:rPr>
            <w:b/>
            <w:bCs/>
          </w:rPr>
          <w:t xml:space="preserve">Definition 28 (Distribution model family)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A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rPr>
            <w:b/>
            <w:bCs/>
          </w:rPr>
          <w:t xml:space="preserve">distribution model family</w:t>
        </w:r>
      </w:ins>
      <w:ins w:id="13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 a set of</w:t>
        </w:r>
      </w:ins>
      <w:ins w:id="1340" w:author="PR Preview" w:date="2026-01-01T00:00:00Z">
        <w:r>
          <w:t xml:space="preserve"> </w:t>
        </w:r>
      </w:ins>
      <w:hyperlink w:anchor="def-distribution-model">
        <w:ins w:id="1341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342" w:author="PR Preview" w:date="2026-01-01T00:00:00Z">
        <w:r>
          <w:t xml:space="preserve">.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The</w:t>
        </w:r>
      </w:ins>
      <w:ins w:id="1345" w:author="PR Preview" w:date="2026-01-01T00:00:00Z">
        <w:r>
          <w:t xml:space="preserve"> </w:t>
        </w:r>
      </w:ins>
      <w:hyperlink w:anchor="def-mean-function">
        <w:ins w:id="1346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distribution-model-family"/>
    <w:p>
      <w:pPr>
        <w:pStyle w:val="FirstParagraph"/>
      </w:pPr>
      <w:ins w:id="1349" w:author="PR Preview" w:date="2026-01-01T00:00:00Z">
        <w:r>
          <w:rPr>
            <w:b/>
            <w:bCs/>
          </w:rPr>
          <w:t xml:space="preserve">Example 19 (Normal distribution models with polynomial mean functions)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 normal distribution models of</w:t>
        </w:r>
      </w:ins>
      <w:ins w:id="1352" w:author="PR Preview" w:date="2026-01-01T00:00:00Z">
        <w:r>
          <w:t xml:space="preserve"> </w:t>
        </w:r>
      </w:ins>
      <w:hyperlink w:anchor="exm-distribution-model">
        <w:ins w:id="135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whose mean function</w:t>
        </w:r>
      </w:ins>
      <w:ins w:id="1356" w:author="PR Preview" w:date="2026-01-01T00:00:00Z">
        <w:r>
          <w:t xml:space="preserve"> </w:t>
        </w:r>
      </w:ins>
      <m:oMath>
        <m:r>
          <m:t>h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is a polynomial of degree at most</w:t>
        </w:r>
      </w:ins>
      <w:ins w:id="1359" w:author="PR Preview" w:date="2026-01-01T00:00:00Z">
        <w:r>
          <w:t xml:space="preserve"> </w:t>
        </w:r>
      </w:ins>
      <m:oMath>
        <m:r>
          <m:t>d</m:t>
        </m:r>
      </m:oMath>
      <w:ins w:id="1360" w:author="PR Preview" w:date="2026-01-01T00:00:00Z">
        <w:r>
          <w:t xml:space="preserve">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with any variance</w:t>
        </w:r>
      </w:ins>
      <w:ins w:id="136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364" w:author="PR Preview" w:date="2026-01-01T00:00:00Z">
        <w:r>
          <w:t xml:space="preserve">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form a</w:t>
        </w:r>
      </w:ins>
      <w:ins w:id="1367" w:author="PR Preview" w:date="2026-01-01T00:00:00Z">
        <w:r>
          <w:t xml:space="preserve"> </w:t>
        </w:r>
      </w:ins>
      <w:hyperlink w:anchor="def-distribution-model-family">
        <w:ins w:id="1368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3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70" w:author="PR Preview" w:date="2026-01-01T00:00:00Z">
        <w:r>
          <w:t xml:space="preserve">.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By</w:t>
        </w:r>
      </w:ins>
      <w:ins w:id="1373" w:author="PR Preview" w:date="2026-01-01T00:00:00Z">
        <w:r>
          <w:t xml:space="preserve"> </w:t>
        </w:r>
      </w:ins>
      <w:hyperlink w:anchor="X8ba36155c06ad6e11c129dc0138d9fa11d4bc5f">
        <w:ins w:id="1374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1375" w:author="PR Preview" w:date="2026-01-01T00:00:00Z">
        <w:r>
          <w:t xml:space="preserve">,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the set of mean functions in</w:t>
        </w:r>
      </w:ins>
      <w:ins w:id="1378" w:author="PR Preview" w:date="2026-01-01T00:00:00Z">
        <w:r>
          <w:t xml:space="preserve"> </w:t>
        </w:r>
      </w:ins>
      <w:hyperlink w:anchor="X647826443046820f13eb4df9d12242bb4295448">
        <w:ins w:id="1379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is the set of polynomials of degree at most</w:t>
        </w:r>
      </w:ins>
      <w:ins w:id="1382" w:author="PR Preview" w:date="2026-01-01T00:00:00Z">
        <w:r>
          <w:t xml:space="preserve"> </w:t>
        </w:r>
      </w:ins>
      <m:oMath>
        <m:r>
          <m:t>d</m:t>
        </m:r>
      </m:oMath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of</w:t>
        </w:r>
      </w:ins>
      <w:ins w:id="1385" w:author="PR Preview" w:date="2026-01-01T00:00:00Z">
        <w:r>
          <w:t xml:space="preserve"> </w:t>
        </w:r>
      </w:ins>
      <w:hyperlink w:anchor="exm-model-family">
        <w:ins w:id="138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387" w:author="PR Preview" w:date="2026-01-01T00:00:00Z">
        <w:r>
          <w:t xml:space="preserve">.</w:t>
        </w:r>
      </w:ins>
    </w:p>
    <w:bookmarkEnd w:id="112"/>
    <w:bookmarkStart w:id="113" w:name="def-fitted-distribution-model"/>
    <w:p>
      <w:pPr>
        <w:pStyle w:val="BodyText"/>
      </w:pPr>
      <w:ins w:id="1388" w:author="PR Preview" w:date="2026-01-01T00:00:00Z">
        <w:r>
          <w:rPr>
            <w:b/>
            <w:bCs/>
          </w:rPr>
          <w:t xml:space="preserve">Definition 29 (Fitted distribution model)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A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rPr>
            <w:b/>
            <w:bCs/>
          </w:rPr>
          <w:t xml:space="preserve">fitted distribution model</w:t>
        </w:r>
      </w:ins>
      <w:ins w:id="13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is a member of a</w:t>
        </w:r>
      </w:ins>
      <w:ins w:id="1396" w:author="PR Preview" w:date="2026-01-01T00:00:00Z">
        <w:r>
          <w:t xml:space="preserve"> </w:t>
        </w:r>
      </w:ins>
      <w:hyperlink w:anchor="def-distribution-model-family">
        <w:ins w:id="1397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3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that has been chosen to describe a</w:t>
        </w:r>
      </w:ins>
      <w:ins w:id="1401" w:author="PR Preview" w:date="2026-01-01T00:00:00Z">
        <w:r>
          <w:t xml:space="preserve"> </w:t>
        </w:r>
      </w:ins>
      <w:hyperlink w:anchor="def-data-set">
        <w:ins w:id="1402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4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404" w:author="PR Preview" w:date="2026-01-01T00:00:00Z">
        <w:r>
          <w:t xml:space="preserve">.</w:t>
        </w:r>
      </w:ins>
    </w:p>
    <w:bookmarkEnd w:id="113"/>
    <w:bookmarkStart w:id="114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4"/>
    <w:bookmarkStart w:id="116" w:name="def-epl"/>
    <w:p>
      <w:pPr>
        <w:pStyle w:val="BodyText"/>
      </w:pPr>
      <w:del w:id="1405" w:author="PR Preview" w:date="2026-01-01T00:00:00Z">
        <w:r>
          <w:rPr>
            <w:b/>
            <w:bCs/>
          </w:rPr>
          <w:delText xml:space="preserve">Definition 31 (Expected prediction loss at a covariate value)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The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rPr>
            <w:b/>
            <w:bCs/>
          </w:rPr>
          <w:delText xml:space="preserve">expected prediction loss at</w:delText>
        </w:r>
      </w:del>
      <w:del w:id="1410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of a</w:delText>
        </w:r>
      </w:del>
      <w:del w:id="1413" w:author="PR Preview" w:date="2026-01-01T00:00:00Z">
        <w:r>
          <w:delText xml:space="preserve"> </w:delText>
        </w:r>
      </w:del>
      <w:hyperlink w:anchor="def-fitting-procedure">
        <w:del w:id="141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15" w:author="PR Preview" w:date="2026-01-01T00:00:00Z">
        <w:r>
          <w:delText xml:space="preserve"> </w:delText>
        </w:r>
      </w:del>
      <m:oMath>
        <m:r>
          <m:t>g</m:t>
        </m:r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at training-set size</w:delText>
        </w:r>
      </w:del>
      <w:del w:id="1418" w:author="PR Preview" w:date="2026-01-01T00:00:00Z">
        <w:r>
          <w:delText xml:space="preserve"> </w:delText>
        </w:r>
      </w:del>
      <m:oMath>
        <m:r>
          <m:t>n</m:t>
        </m:r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is the expected</w:delText>
        </w:r>
      </w:del>
      <w:del w:id="1421" w:author="PR Preview" w:date="2026-01-01T00:00:00Z">
        <w:r>
          <w:delText xml:space="preserve"> </w:delText>
        </w:r>
      </w:del>
      <w:hyperlink w:anchor="def-observation-loss">
        <w:del w:id="142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42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of the</w:delText>
        </w:r>
      </w:del>
      <w:del w:id="1426" w:author="PR Preview" w:date="2026-01-01T00:00:00Z">
        <w:r>
          <w:delText xml:space="preserve"> </w:delText>
        </w:r>
      </w:del>
      <w:hyperlink w:anchor="def-prediction-rule">
        <w:del w:id="142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42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that</w:delText>
        </w:r>
      </w:del>
      <w:del w:id="1431" w:author="PR Preview" w:date="2026-01-01T00:00:00Z">
        <w:r>
          <w:delText xml:space="preserve"> </w:delText>
        </w:r>
      </w:del>
      <m:oMath>
        <m:r>
          <m:t>g</m:t>
        </m:r>
      </m:oMath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produces from</w:delText>
        </w:r>
      </w:del>
      <w:del w:id="14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35" w:author="PR Preview" w:date="2026-01-01T00:00:00Z">
        <w:r>
          <w:delText xml:space="preserve">,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on a new outcome</w:delText>
        </w:r>
      </w:del>
      <w:del w:id="143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with</w:delText>
        </w:r>
      </w:del>
      <w:del w:id="14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442" w:author="PR Preview" w:date="2026-01-01T00:00:00Z">
        <w:r>
          <w:delText xml:space="preserve">,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averaged over random</w:delText>
        </w:r>
      </w:del>
      <w:del w:id="1445" w:author="PR Preview" w:date="2026-01-01T00:00:00Z">
        <w:r>
          <w:delText xml:space="preserve"> </w:delText>
        </w:r>
      </w:del>
      <w:hyperlink w:anchor="def-training-set">
        <w:del w:id="1446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4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of</w:delText>
        </w:r>
      </w:del>
      <w:del w:id="1450" w:author="PR Preview" w:date="2026-01-01T00:00:00Z">
        <w:r>
          <w:delText xml:space="preserve"> </w:delText>
        </w:r>
      </w:del>
      <m:oMath>
        <m:r>
          <m:t>n</m:t>
        </m:r>
      </m:oMath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observations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drawn independently of</w:delText>
        </w:r>
      </w:del>
      <w:del w:id="14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456" w:author="PR Preview" w:date="2026-01-01T00:00:00Z">
        <w:r>
          <w:delText xml:space="preserve">,</w:delText>
        </w:r>
      </w:del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and over</w:delText>
        </w:r>
      </w:del>
      <w:del w:id="145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460" w:author="PR Preview" w:date="2026-01-01T00:00:00Z">
        <w:r>
          <w:delText xml:space="preserve">.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The rule</w:delText>
        </w:r>
      </w:del>
      <w:del w:id="14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is random because</w:delText>
        </w:r>
      </w:del>
      <w:del w:id="14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is:</w:delText>
        </w:r>
      </w:del>
    </w:p>
    <w:p>
      <w:pPr>
        <w:pStyle w:val="BodyText"/>
      </w:pPr>
      <w:ins w:id="1469" w:author="PR Preview" w:date="2026-01-01T00:00:00Z">
        <w:r>
          <w:rPr>
            <w:b/>
            <w:bCs/>
          </w:rPr>
          <w:t xml:space="preserve">Definition 30 (Expected prediction loss at a covariate value)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The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rPr>
            <w:b/>
            <w:bCs/>
          </w:rPr>
          <w:t xml:space="preserve">expected prediction loss at</w:t>
        </w:r>
      </w:ins>
      <w:ins w:id="1474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of a</w:t>
        </w:r>
      </w:ins>
      <w:ins w:id="1477" w:author="PR Preview" w:date="2026-01-01T00:00:00Z">
        <w:r>
          <w:t xml:space="preserve"> </w:t>
        </w:r>
      </w:ins>
      <w:hyperlink w:anchor="def-fitting-procedure">
        <w:ins w:id="147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79" w:author="PR Preview" w:date="2026-01-01T00:00:00Z">
        <w:r>
          <w:t xml:space="preserve"> </w:t>
        </w:r>
      </w:ins>
      <m:oMath>
        <m:r>
          <m:t>g</m:t>
        </m:r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at training-set size</w:t>
        </w:r>
      </w:ins>
      <w:ins w:id="1482" w:author="PR Preview" w:date="2026-01-01T00:00:00Z">
        <w:r>
          <w:t xml:space="preserve"> </w:t>
        </w:r>
      </w:ins>
      <m:oMath>
        <m:r>
          <m:t>n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 expected</w:t>
        </w:r>
      </w:ins>
      <w:ins w:id="1485" w:author="PR Preview" w:date="2026-01-01T00:00:00Z">
        <w:r>
          <w:t xml:space="preserve"> </w:t>
        </w:r>
      </w:ins>
      <w:hyperlink w:anchor="def-observation-loss">
        <w:ins w:id="148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8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of the</w:t>
        </w:r>
      </w:ins>
      <w:ins w:id="1490" w:author="PR Preview" w:date="2026-01-01T00:00:00Z">
        <w:r>
          <w:t xml:space="preserve"> </w:t>
        </w:r>
      </w:ins>
      <w:hyperlink w:anchor="def-prediction-rule">
        <w:ins w:id="149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9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that</w:t>
        </w:r>
      </w:ins>
      <w:ins w:id="1495" w:author="PR Preview" w:date="2026-01-01T00:00:00Z">
        <w:r>
          <w:t xml:space="preserve"> </w:t>
        </w:r>
      </w:ins>
      <m:oMath>
        <m:r>
          <m:t>g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produces from</w:t>
        </w:r>
      </w:ins>
      <w:ins w:id="14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99" w:author="PR Preview" w:date="2026-01-01T00:00:00Z">
        <w:r>
          <w:t xml:space="preserve">,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on a new outcome</w:t>
        </w:r>
      </w:ins>
      <w:ins w:id="150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with</w:t>
        </w:r>
      </w:ins>
      <w:ins w:id="15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506" w:author="PR Preview" w:date="2026-01-01T00:00:00Z">
        <w:r>
          <w:t xml:space="preserve">,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averaged over random</w:t>
        </w:r>
      </w:ins>
      <w:ins w:id="1509" w:author="PR Preview" w:date="2026-01-01T00:00:00Z">
        <w:r>
          <w:t xml:space="preserve"> </w:t>
        </w:r>
      </w:ins>
      <w:hyperlink w:anchor="def-training-set">
        <w:ins w:id="1510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5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of</w:t>
        </w:r>
      </w:ins>
      <w:ins w:id="1514" w:author="PR Preview" w:date="2026-01-01T00:00:00Z">
        <w:r>
          <w:t xml:space="preserve"> </w:t>
        </w:r>
      </w:ins>
      <m:oMath>
        <m:r>
          <m:t>n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observations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drawn independently of</w:t>
        </w:r>
      </w:ins>
      <w:ins w:id="15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520" w:author="PR Preview" w:date="2026-01-01T00:00:00Z">
        <w:r>
          <w:t xml:space="preserve">,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and over</w:t>
        </w:r>
      </w:ins>
      <w:ins w:id="15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24" w:author="PR Preview" w:date="2026-01-01T00:00:00Z">
        <w:r>
          <w:t xml:space="preserve">.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 rule</w:t>
        </w:r>
      </w:ins>
      <w:ins w:id="152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is random because</w:t>
        </w:r>
      </w:ins>
      <w:ins w:id="15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is:</w:t>
        </w:r>
      </w:ins>
    </w:p>
    <w:p>
      <w:pPr>
        <w:pStyle w:val="BodyText"/>
      </w:pPr>
      <w:bookmarkStart w:id="115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7"/>
    <w:bookmarkStart w:id="119" w:name="def-epe"/>
    <w:p>
      <w:pPr>
        <w:pStyle w:val="BodyText"/>
      </w:pPr>
      <w:del w:id="1533" w:author="PR Preview" w:date="2026-01-01T00:00:00Z">
        <w:r>
          <w:rPr>
            <w:b/>
            <w:bCs/>
          </w:rPr>
          <w:delText xml:space="preserve">Definition 32 (Expected prediction error at a covariate value)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The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rPr>
            <w:b/>
            <w:bCs/>
          </w:rPr>
          <w:delText xml:space="preserve">expected prediction error at</w:delText>
        </w:r>
      </w:del>
      <w:del w:id="1538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(</w:delText>
        </w:r>
      </w:del>
      <w:del w:id="1541" w:author="PR Preview" w:date="2026-01-01T00:00:00Z">
        <w:r>
          <w:rPr>
            <w:b/>
            <w:bCs/>
          </w:rPr>
          <w:delText xml:space="preserve">EPE</w:delText>
        </w:r>
      </w:del>
      <w:del w:id="1542" w:author="PR Preview" w:date="2026-01-01T00:00:00Z">
        <w:r>
          <w:delText xml:space="preserve">; also the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545" w:author="PR Preview" w:date="2026-01-01T00:00:00Z">
        <w:r>
          <w:delText xml:space="preserve">,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rPr>
            <w:b/>
            <w:bCs/>
          </w:rPr>
          <w:delText xml:space="preserve">ESPE</w:delText>
        </w:r>
      </w:del>
      <w:del w:id="1548" w:author="PR Preview" w:date="2026-01-01T00:00:00Z">
        <w:r>
          <w:delText xml:space="preserve">)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of a</w:delText>
        </w:r>
      </w:del>
      <w:del w:id="1551" w:author="PR Preview" w:date="2026-01-01T00:00:00Z">
        <w:r>
          <w:delText xml:space="preserve"> </w:delText>
        </w:r>
      </w:del>
      <w:hyperlink w:anchor="def-fitting-procedure">
        <w:del w:id="155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53" w:author="PR Preview" w:date="2026-01-01T00:00:00Z">
        <w:r>
          <w:delText xml:space="preserve"> </w:delText>
        </w:r>
      </w:del>
      <m:oMath>
        <m:r>
          <m:t>g</m:t>
        </m:r>
      </m:oMath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at training-set size</w:delText>
        </w:r>
      </w:del>
      <w:del w:id="1556" w:author="PR Preview" w:date="2026-01-01T00:00:00Z">
        <w:r>
          <w:delText xml:space="preserve"> </w:delText>
        </w:r>
      </w:del>
      <m:oMath>
        <m:r>
          <m:t>n</m:t>
        </m:r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is its</w:delText>
        </w:r>
      </w:del>
      <w:del w:id="1559" w:author="PR Preview" w:date="2026-01-01T00:00:00Z">
        <w:r>
          <w:delText xml:space="preserve"> </w:delText>
        </w:r>
      </w:del>
      <w:hyperlink w:anchor="def-epl">
        <w:del w:id="1560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under</w:delText>
        </w:r>
      </w:del>
      <w:del w:id="1563" w:author="PR Preview" w:date="2026-01-01T00:00:00Z">
        <w:r>
          <w:delText xml:space="preserve"> </w:delText>
        </w:r>
      </w:del>
      <w:hyperlink w:anchor="rem-squared-error-loss">
        <w:del w:id="1564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565" w:author="PR Preview" w:date="2026-01-01T00:00:00Z">
        <w:r>
          <w:delText xml:space="preserve">,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the expected value of the squared</w:delText>
        </w:r>
      </w:del>
      <w:del w:id="1568" w:author="PR Preview" w:date="2026-01-01T00:00:00Z">
        <w:r>
          <w:delText xml:space="preserve"> </w:delText>
        </w:r>
      </w:del>
      <w:hyperlink r:id="rId68">
        <w:del w:id="1569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570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of the</w:delText>
        </w:r>
      </w:del>
      <w:del w:id="1573" w:author="PR Preview" w:date="2026-01-01T00:00:00Z">
        <w:r>
          <w:delText xml:space="preserve"> </w:delText>
        </w:r>
      </w:del>
      <w:hyperlink w:anchor="def-prediction-rule">
        <w:del w:id="157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5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that</w:delText>
        </w:r>
      </w:del>
      <w:del w:id="1578" w:author="PR Preview" w:date="2026-01-01T00:00:00Z">
        <w:r>
          <w:delText xml:space="preserve"> </w:delText>
        </w:r>
      </w:del>
      <m:oMath>
        <m:r>
          <m:t>g</m:t>
        </m:r>
      </m:oMath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produces from</w:delText>
        </w:r>
      </w:del>
      <w:del w:id="15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82" w:author="PR Preview" w:date="2026-01-01T00:00:00Z">
        <w:r>
          <w:delText xml:space="preserve">:</w:delText>
        </w:r>
      </w:del>
    </w:p>
    <w:p>
      <w:pPr>
        <w:pStyle w:val="BodyText"/>
      </w:pPr>
      <w:ins w:id="1583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The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rPr>
            <w:b/>
            <w:bCs/>
          </w:rPr>
          <w:t xml:space="preserve">expected prediction error at</w:t>
        </w:r>
      </w:ins>
      <w:ins w:id="1588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(</w:t>
        </w:r>
      </w:ins>
      <w:ins w:id="1591" w:author="PR Preview" w:date="2026-01-01T00:00:00Z">
        <w:r>
          <w:rPr>
            <w:b/>
            <w:bCs/>
          </w:rPr>
          <w:t xml:space="preserve">EPE</w:t>
        </w:r>
      </w:ins>
      <w:ins w:id="1592" w:author="PR Preview" w:date="2026-01-01T00:00:00Z">
        <w:r>
          <w:t xml:space="preserve">; also the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rPr>
            <w:b/>
            <w:bCs/>
          </w:rPr>
          <w:t xml:space="preserve">expected squared prediction error</w:t>
        </w:r>
      </w:ins>
      <w:ins w:id="1595" w:author="PR Preview" w:date="2026-01-01T00:00:00Z">
        <w:r>
          <w:t xml:space="preserve">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rPr>
            <w:b/>
            <w:bCs/>
          </w:rPr>
          <w:t xml:space="preserve">ESPE</w:t>
        </w:r>
      </w:ins>
      <w:ins w:id="1598" w:author="PR Preview" w:date="2026-01-01T00:00:00Z">
        <w:r>
          <w:t xml:space="preserve">)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of a</w:t>
        </w:r>
      </w:ins>
      <w:ins w:id="1601" w:author="PR Preview" w:date="2026-01-01T00:00:00Z">
        <w:r>
          <w:t xml:space="preserve"> </w:t>
        </w:r>
      </w:ins>
      <w:hyperlink w:anchor="def-fitting-procedure">
        <w:ins w:id="160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03" w:author="PR Preview" w:date="2026-01-01T00:00:00Z">
        <w:r>
          <w:t xml:space="preserve"> </w:t>
        </w:r>
      </w:ins>
      <m:oMath>
        <m:r>
          <m:t>g</m:t>
        </m:r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at training-set size</w:t>
        </w:r>
      </w:ins>
      <w:ins w:id="1606" w:author="PR Preview" w:date="2026-01-01T00:00:00Z">
        <w:r>
          <w:t xml:space="preserve"> </w:t>
        </w:r>
      </w:ins>
      <m:oMath>
        <m:r>
          <m:t>n</m:t>
        </m:r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is its</w:t>
        </w:r>
      </w:ins>
      <w:ins w:id="1609" w:author="PR Preview" w:date="2026-01-01T00:00:00Z">
        <w:r>
          <w:t xml:space="preserve"> </w:t>
        </w:r>
      </w:ins>
      <w:hyperlink w:anchor="def-epl">
        <w:ins w:id="1610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under</w:t>
        </w:r>
      </w:ins>
      <w:ins w:id="1613" w:author="PR Preview" w:date="2026-01-01T00:00:00Z">
        <w:r>
          <w:t xml:space="preserve"> </w:t>
        </w:r>
      </w:ins>
      <w:hyperlink w:anchor="rem-squared-error-loss">
        <w:ins w:id="1614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615" w:author="PR Preview" w:date="2026-01-01T00:00:00Z">
        <w:r>
          <w:t xml:space="preserve">,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the expected value of the squared</w:t>
        </w:r>
      </w:ins>
      <w:ins w:id="1618" w:author="PR Preview" w:date="2026-01-01T00:00:00Z">
        <w:r>
          <w:t xml:space="preserve"> </w:t>
        </w:r>
      </w:ins>
      <w:hyperlink r:id="rId68">
        <w:ins w:id="1619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620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of the</w:t>
        </w:r>
      </w:ins>
      <w:ins w:id="1623" w:author="PR Preview" w:date="2026-01-01T00:00:00Z">
        <w:r>
          <w:t xml:space="preserve"> </w:t>
        </w:r>
      </w:ins>
      <w:hyperlink w:anchor="def-prediction-rule">
        <w:ins w:id="162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6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that</w:t>
        </w:r>
      </w:ins>
      <w:ins w:id="1628" w:author="PR Preview" w:date="2026-01-01T00:00:00Z">
        <w:r>
          <w:t xml:space="preserve"> </w:t>
        </w:r>
      </w:ins>
      <m:oMath>
        <m:r>
          <m:t>g</m:t>
        </m:r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produces from</w:t>
        </w:r>
      </w:ins>
      <w:ins w:id="16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32" w:author="PR Preview" w:date="2026-01-01T00:00:00Z">
        <w:r>
          <w:t xml:space="preserve">:</w:t>
        </w:r>
      </w:ins>
    </w:p>
    <w:p>
      <w:pPr>
        <w:pStyle w:val="BodyText"/>
      </w:pPr>
      <w:bookmarkStart w:id="118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0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1"/>
    <w:bookmarkStart w:id="122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2"/>
    <w:bookmarkStart w:id="123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3"/>
    <w:bookmarkStart w:id="125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633" w:author="PR Preview" w:date="2026-01-01T00:00:00Z">
        <w:r>
          <w:delText xml:space="preserve">The steps labeled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“definition”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apply</w:delText>
        </w:r>
      </w:del>
      <w:del w:id="1638" w:author="PR Preview" w:date="2026-01-01T00:00:00Z">
        <w:r>
          <w:delText xml:space="preserve"> </w:delText>
        </w:r>
      </w:del>
      <w:hyperlink w:anchor="eq-expected-generalization-error">
        <w:del w:id="1639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640" w:author="PR Preview" w:date="2026-01-01T00:00:00Z">
        <w:r>
          <w:delText xml:space="preserve">,</w:delText>
        </w:r>
      </w:del>
      <w:del w:id="1641" w:author="PR Preview" w:date="2026-01-01T00:00:00Z">
        <w:r>
          <w:delText xml:space="preserve"> </w:delText>
        </w:r>
      </w:del>
      <w:hyperlink w:anchor="eq-generalization-error">
        <w:del w:id="1642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and</w:delText>
        </w:r>
      </w:del>
      <w:del w:id="1645" w:author="PR Preview" w:date="2026-01-01T00:00:00Z">
        <w:r>
          <w:delText xml:space="preserve"> </w:delText>
        </w:r>
      </w:del>
      <w:hyperlink w:anchor="eq-epl">
        <w:del w:id="1646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647" w:author="PR Preview" w:date="2026-01-01T00:00:00Z">
        <w:r>
          <w:delText xml:space="preserve">, in that order.</w:delText>
        </w:r>
      </w:del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Here</w:delText>
        </w:r>
      </w:del>
      <w:del w:id="165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abbreviates</w:delText>
        </w:r>
      </w:del>
      <w:del w:id="165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654" w:author="PR Preview" w:date="2026-01-01T00:00:00Z">
        <w:r>
          <w:delText xml:space="preserve">, the</w:delText>
        </w:r>
      </w:del>
      <w:del w:id="1655" w:author="PR Preview" w:date="2026-01-01T00:00:00Z">
        <w:r>
          <w:delText xml:space="preserve"> </w:delText>
        </w:r>
      </w:del>
      <w:hyperlink w:anchor="def-observation-loss">
        <w:del w:id="165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of the prediction rule</w:delText>
        </w:r>
      </w:del>
      <w:del w:id="165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(</w:delText>
        </w:r>
      </w:del>
      <w:hyperlink w:anchor="eq-prediction-rule">
        <w:del w:id="1662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663" w:author="PR Preview" w:date="2026-01-01T00:00:00Z">
        <w:r>
          <w:delText xml:space="preserve">)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on the new observation.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The two steps labeled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“iterated expectations”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use the</w:delText>
        </w:r>
      </w:del>
      <w:del w:id="1672" w:author="PR Preview" w:date="2026-01-01T00:00:00Z">
        <w:r>
          <w:delText xml:space="preserve"> </w:delText>
        </w:r>
      </w:del>
      <w:hyperlink r:id="rId124">
        <w:del w:id="1673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674" w:author="PR Preview" w:date="2026-01-01T00:00:00Z">
        <w:r>
          <w:delText xml:space="preserve">,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the first conditioning on</w:delText>
        </w:r>
      </w:del>
      <w:del w:id="16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and the second on</w:delText>
        </w:r>
      </w:del>
      <w:del w:id="16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681" w:author="PR Preview" w:date="2026-01-01T00:00:00Z">
        <w:r>
          <w:delText xml:space="preserve">.</w:delText>
        </w:r>
      </w:del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The last line needs</w:delText>
        </w:r>
      </w:del>
      <w:del w:id="16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to be independent of</w:delText>
        </w:r>
      </w:del>
      <w:del w:id="16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688" w:author="PR Preview" w:date="2026-01-01T00:00:00Z">
        <w:r>
          <w:delText xml:space="preserve">: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then, given</w:delText>
        </w:r>
      </w:del>
      <w:del w:id="16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692" w:author="PR Preview" w:date="2026-01-01T00:00:00Z">
        <w:r>
          <w:delText xml:space="preserve">,</w:delText>
        </w:r>
      </w:del>
      <w:del w:id="16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still has its unconditional distribution,</w:delText>
        </w:r>
      </w:del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as</w:delText>
        </w:r>
      </w:del>
      <w:del w:id="1698" w:author="PR Preview" w:date="2026-01-01T00:00:00Z">
        <w:r>
          <w:delText xml:space="preserve"> </w:delText>
        </w:r>
      </w:del>
      <w:hyperlink w:anchor="def-epl">
        <w:del w:id="1699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requires.</w:delText>
        </w:r>
      </w:del>
    </w:p>
    <w:p>
      <w:pPr>
        <w:pStyle w:val="FirstParagraph"/>
      </w:pPr>
      <w:ins w:id="1702" w:author="PR Preview" w:date="2026-01-01T00:00:00Z">
        <w:r>
          <w:t xml:space="preserve">The steps labeled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“definition”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apply</w:t>
        </w:r>
      </w:ins>
      <w:ins w:id="1707" w:author="PR Preview" w:date="2026-01-01T00:00:00Z">
        <w:r>
          <w:t xml:space="preserve"> </w:t>
        </w:r>
      </w:ins>
      <w:hyperlink w:anchor="eq-expected-generalization-error">
        <w:ins w:id="1708" w:author="PR Preview" w:date="2026-01-01T00:00:00Z">
          <w:r>
            <w:rPr>
              <w:rStyle w:val="Hyperlink"/>
            </w:rPr>
            <w:t xml:space="preserve">Equation 16</w:t>
          </w:r>
        </w:ins>
      </w:hyperlink>
      <w:ins w:id="1709" w:author="PR Preview" w:date="2026-01-01T00:00:00Z">
        <w:r>
          <w:t xml:space="preserve">,</w:t>
        </w:r>
      </w:ins>
      <w:ins w:id="1710" w:author="PR Preview" w:date="2026-01-01T00:00:00Z">
        <w:r>
          <w:t xml:space="preserve"> </w:t>
        </w:r>
      </w:ins>
      <w:hyperlink w:anchor="eq-generalization-error">
        <w:ins w:id="1711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and</w:t>
        </w:r>
      </w:ins>
      <w:ins w:id="1714" w:author="PR Preview" w:date="2026-01-01T00:00:00Z">
        <w:r>
          <w:t xml:space="preserve"> </w:t>
        </w:r>
      </w:ins>
      <w:hyperlink w:anchor="eq-epl">
        <w:ins w:id="171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716" w:author="PR Preview" w:date="2026-01-01T00:00:00Z">
        <w:r>
          <w:t xml:space="preserve">, in that order.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Here</w:t>
        </w:r>
      </w:ins>
      <w:ins w:id="171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abbreviates</w:t>
        </w:r>
      </w:ins>
      <w:ins w:id="172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723" w:author="PR Preview" w:date="2026-01-01T00:00:00Z">
        <w:r>
          <w:t xml:space="preserve">, the</w:t>
        </w:r>
      </w:ins>
      <w:ins w:id="1724" w:author="PR Preview" w:date="2026-01-01T00:00:00Z">
        <w:r>
          <w:t xml:space="preserve"> </w:t>
        </w:r>
      </w:ins>
      <w:hyperlink w:anchor="def-observation-loss">
        <w:ins w:id="172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of the prediction rule</w:t>
        </w:r>
      </w:ins>
      <w:ins w:id="172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(</w:t>
        </w:r>
      </w:ins>
      <w:hyperlink w:anchor="eq-prediction-rule">
        <w:ins w:id="1731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1732" w:author="PR Preview" w:date="2026-01-01T00:00:00Z">
        <w:r>
          <w:t xml:space="preserve">)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on the new observation.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The two steps labeled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“iterated expectations”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use the</w:t>
        </w:r>
      </w:ins>
      <w:ins w:id="1741" w:author="PR Preview" w:date="2026-01-01T00:00:00Z">
        <w:r>
          <w:t xml:space="preserve"> </w:t>
        </w:r>
      </w:ins>
      <w:hyperlink r:id="rId124">
        <w:ins w:id="1742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743" w:author="PR Preview" w:date="2026-01-01T00:00:00Z">
        <w:r>
          <w:t xml:space="preserve">,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the first conditioning on</w:t>
        </w:r>
      </w:ins>
      <w:ins w:id="17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and the second on</w:t>
        </w:r>
      </w:ins>
      <w:ins w:id="17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50" w:author="PR Preview" w:date="2026-01-01T00:00:00Z">
        <w:r>
          <w:t xml:space="preserve">.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The last line needs</w:t>
        </w:r>
      </w:ins>
      <w:ins w:id="17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to be independent of</w:t>
        </w:r>
      </w:ins>
      <w:ins w:id="17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757" w:author="PR Preview" w:date="2026-01-01T00:00:00Z">
        <w:r>
          <w:t xml:space="preserve">: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then, given</w:t>
        </w:r>
      </w:ins>
      <w:ins w:id="17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761" w:author="PR Preview" w:date="2026-01-01T00:00:00Z">
        <w:r>
          <w:t xml:space="preserve">,</w:t>
        </w:r>
      </w:ins>
      <w:ins w:id="17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still has its unconditional distribution,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as</w:t>
        </w:r>
      </w:ins>
      <w:ins w:id="1767" w:author="PR Preview" w:date="2026-01-01T00:00:00Z">
        <w:r>
          <w:t xml:space="preserve"> </w:t>
        </w:r>
      </w:ins>
      <w:hyperlink w:anchor="def-epl">
        <w:ins w:id="176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requires.</w:t>
        </w:r>
      </w:ins>
    </w:p>
    <w:bookmarkEnd w:id="125"/>
    <w:bookmarkStart w:id="127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6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def-average-fit"/>
    <w:p>
      <w:pPr>
        <w:pStyle w:val="BodyText"/>
      </w:pPr>
      <w:del w:id="1771" w:author="PR Preview" w:date="2026-01-01T00:00:00Z">
        <w:r>
          <w:rPr>
            <w:b/>
            <w:bCs/>
          </w:rPr>
          <w:delText xml:space="preserve">Definition 33 (Expected prediction)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Let</w:delText>
        </w:r>
      </w:del>
      <w:del w:id="1774" w:author="PR Preview" w:date="2026-01-01T00:00:00Z">
        <w:r>
          <w:delText xml:space="preserve"> </w:delText>
        </w:r>
      </w:del>
      <m:oMath>
        <m:r>
          <m:t>g</m:t>
        </m:r>
      </m:oMath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be a</w:delText>
        </w:r>
      </w:del>
      <w:del w:id="1777" w:author="PR Preview" w:date="2026-01-01T00:00:00Z">
        <w:r>
          <w:delText xml:space="preserve"> </w:delText>
        </w:r>
      </w:del>
      <w:hyperlink w:anchor="def-fitting-procedure">
        <w:del w:id="177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79" w:author="PR Preview" w:date="2026-01-01T00:00:00Z">
        <w:r>
          <w:delText xml:space="preserve">,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and let</w:delText>
        </w:r>
      </w:del>
      <w:del w:id="17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be a random</w:delText>
        </w:r>
      </w:del>
      <w:del w:id="1785" w:author="PR Preview" w:date="2026-01-01T00:00:00Z">
        <w:r>
          <w:delText xml:space="preserve"> </w:delText>
        </w:r>
      </w:del>
      <w:hyperlink w:anchor="def-training-set">
        <w:del w:id="17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87" w:author="PR Preview" w:date="2026-01-01T00:00:00Z">
        <w:r>
          <w:delText xml:space="preserve">.</w:delText>
        </w:r>
      </w:del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The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rPr>
            <w:b/>
            <w:bCs/>
          </w:rPr>
          <w:delText xml:space="preserve">expected prediction</w:delText>
        </w:r>
      </w:del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of</w:delText>
        </w:r>
      </w:del>
      <w:del w:id="1794" w:author="PR Preview" w:date="2026-01-01T00:00:00Z">
        <w:r>
          <w:delText xml:space="preserve"> </w:delText>
        </w:r>
      </w:del>
      <m:oMath>
        <m:r>
          <m:t>g</m:t>
        </m:r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at a covariate value</w:delText>
        </w:r>
      </w:del>
      <w:del w:id="1797" w:author="PR Preview" w:date="2026-01-01T00:00:00Z">
        <w:r>
          <w:delText xml:space="preserve"> </w:delText>
        </w:r>
      </w:del>
      <m:oMath>
        <m:r>
          <m:t>x</m:t>
        </m:r>
      </m:oMath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is the value</w:delText>
        </w:r>
      </w:del>
      <w:del w:id="18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of the</w:delText>
        </w:r>
      </w:del>
      <w:del w:id="1803" w:author="PR Preview" w:date="2026-01-01T00:00:00Z">
        <w:r>
          <w:delText xml:space="preserve"> </w:delText>
        </w:r>
      </w:del>
      <w:hyperlink w:anchor="def-prediction-rule">
        <w:del w:id="180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80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at</w:delText>
        </w:r>
      </w:del>
      <w:del w:id="1808" w:author="PR Preview" w:date="2026-01-01T00:00:00Z">
        <w:r>
          <w:delText xml:space="preserve"> </w:delText>
        </w:r>
      </w:del>
      <m:oMath>
        <m:r>
          <m:t>x</m:t>
        </m:r>
      </m:oMath>
      <w:del w:id="1809" w:author="PR Preview" w:date="2026-01-01T00:00:00Z">
        <w:r>
          <w:delText xml:space="preserve">,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812" w:author="PR Preview" w:date="2026-01-01T00:00:00Z">
        <w:r>
          <w:rPr>
            <w:b/>
            <w:bCs/>
          </w:rPr>
          <w:t xml:space="preserve">Definition 32 (Expected prediction)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Let</w:t>
        </w:r>
      </w:ins>
      <w:ins w:id="1815" w:author="PR Preview" w:date="2026-01-01T00:00:00Z">
        <w:r>
          <w:t xml:space="preserve"> </w:t>
        </w:r>
      </w:ins>
      <m:oMath>
        <m:r>
          <m:t>g</m:t>
        </m:r>
      </m:oMath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be a</w:t>
        </w:r>
      </w:ins>
      <w:ins w:id="1818" w:author="PR Preview" w:date="2026-01-01T00:00:00Z">
        <w:r>
          <w:t xml:space="preserve"> </w:t>
        </w:r>
      </w:ins>
      <w:hyperlink w:anchor="def-fitting-procedure">
        <w:ins w:id="181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20" w:author="PR Preview" w:date="2026-01-01T00:00:00Z">
        <w:r>
          <w:t xml:space="preserve">,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and let</w:t>
        </w:r>
      </w:ins>
      <w:ins w:id="18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be a random</w:t>
        </w:r>
      </w:ins>
      <w:ins w:id="1826" w:author="PR Preview" w:date="2026-01-01T00:00:00Z">
        <w:r>
          <w:t xml:space="preserve"> </w:t>
        </w:r>
      </w:ins>
      <w:hyperlink w:anchor="def-training-set">
        <w:ins w:id="182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28" w:author="PR Preview" w:date="2026-01-01T00:00:00Z">
        <w:r>
          <w:t xml:space="preserve">.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The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rPr>
            <w:b/>
            <w:bCs/>
          </w:rPr>
          <w:t xml:space="preserve">expected prediction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of</w:t>
        </w:r>
      </w:ins>
      <w:ins w:id="1835" w:author="PR Preview" w:date="2026-01-01T00:00:00Z">
        <w:r>
          <w:t xml:space="preserve"> </w:t>
        </w:r>
      </w:ins>
      <m:oMath>
        <m:r>
          <m:t>g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at a covariate value</w:t>
        </w:r>
      </w:ins>
      <w:ins w:id="1838" w:author="PR Preview" w:date="2026-01-01T00:00:00Z">
        <w:r>
          <w:t xml:space="preserve"> </w:t>
        </w:r>
      </w:ins>
      <m:oMath>
        <m:r>
          <m:t>x</m:t>
        </m:r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is the value</w:t>
        </w:r>
      </w:ins>
      <w:ins w:id="18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of the</w:t>
        </w:r>
      </w:ins>
      <w:ins w:id="1844" w:author="PR Preview" w:date="2026-01-01T00:00:00Z">
        <w:r>
          <w:t xml:space="preserve"> </w:t>
        </w:r>
      </w:ins>
      <w:hyperlink w:anchor="def-prediction-rule">
        <w:ins w:id="184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8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at</w:t>
        </w:r>
      </w:ins>
      <w:ins w:id="1849" w:author="PR Preview" w:date="2026-01-01T00:00:00Z">
        <w:r>
          <w:t xml:space="preserve"> </w:t>
        </w:r>
      </w:ins>
      <m:oMath>
        <m:r>
          <m:t>x</m:t>
        </m:r>
      </m:oMath>
      <w:ins w:id="1850" w:author="PR Preview" w:date="2026-01-01T00:00:00Z">
        <w:r>
          <w:t xml:space="preserve">,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28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0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4" w:name="def-prediction-bias"/>
    <w:p>
      <w:pPr>
        <w:pStyle w:val="FirstParagraph"/>
      </w:pPr>
      <w:del w:id="1853" w:author="PR Preview" w:date="2026-01-01T00:00:00Z">
        <w:r>
          <w:rPr>
            <w:b/>
            <w:bCs/>
          </w:rPr>
          <w:delText xml:space="preserve">Definition 34 (Bias of a prediction)</w:delText>
        </w:r>
      </w:del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Let</w:delText>
        </w:r>
      </w:del>
      <w:del w:id="1856" w:author="PR Preview" w:date="2026-01-01T00:00:00Z">
        <w:r>
          <w:delText xml:space="preserve"> </w:delText>
        </w:r>
      </w:del>
      <m:oMath>
        <m:r>
          <m:t>g</m:t>
        </m:r>
      </m:oMath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be a</w:delText>
        </w:r>
      </w:del>
      <w:del w:id="1859" w:author="PR Preview" w:date="2026-01-01T00:00:00Z">
        <w:r>
          <w:delText xml:space="preserve"> </w:delText>
        </w:r>
      </w:del>
      <w:hyperlink w:anchor="def-fitting-procedure">
        <w:del w:id="186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861" w:author="PR Preview" w:date="2026-01-01T00:00:00Z">
        <w:r>
          <w:delText xml:space="preserve">,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and let</w:delText>
        </w:r>
      </w:del>
      <w:del w:id="18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be a random</w:delText>
        </w:r>
      </w:del>
      <w:del w:id="1867" w:author="PR Preview" w:date="2026-01-01T00:00:00Z">
        <w:r>
          <w:delText xml:space="preserve"> </w:delText>
        </w:r>
      </w:del>
      <w:hyperlink w:anchor="def-training-set">
        <w:del w:id="186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869" w:author="PR Preview" w:date="2026-01-01T00:00:00Z">
        <w:r>
          <w:delText xml:space="preserve">.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At a covariate value</w:delText>
        </w:r>
      </w:del>
      <w:del w:id="1872" w:author="PR Preview" w:date="2026-01-01T00:00:00Z">
        <w:r>
          <w:delText xml:space="preserve"> </w:delText>
        </w:r>
      </w:del>
      <m:oMath>
        <m:r>
          <m:t>x</m:t>
        </m:r>
      </m:oMath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the prediction</w:delText>
        </w:r>
      </w:del>
      <w:del w:id="187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is a random variable,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because it depends on the random training data.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The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rPr>
            <w:b/>
            <w:bCs/>
          </w:rPr>
          <w:delText xml:space="preserve">bias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of the prediction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is the expected</w:delText>
        </w:r>
      </w:del>
      <w:del w:id="1889" w:author="PR Preview" w:date="2026-01-01T00:00:00Z">
        <w:r>
          <w:delText xml:space="preserve"> </w:delText>
        </w:r>
      </w:del>
      <w:hyperlink r:id="rId131">
        <w:del w:id="1890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of the prediction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as an</w:delText>
        </w:r>
      </w:del>
      <w:del w:id="1895" w:author="PR Preview" w:date="2026-01-01T00:00:00Z">
        <w:r>
          <w:delText xml:space="preserve"> </w:delText>
        </w:r>
      </w:del>
      <w:hyperlink r:id="rId132">
        <w:del w:id="189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of the</w:delText>
        </w:r>
      </w:del>
      <w:del w:id="1899" w:author="PR Preview" w:date="2026-01-01T00:00:00Z">
        <w:r>
          <w:delText xml:space="preserve"> </w:delText>
        </w:r>
      </w:del>
      <w:hyperlink w:anchor="def-mean-function">
        <w:del w:id="190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value</w:delText>
        </w:r>
      </w:del>
      <w:del w:id="190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04" w:author="PR Preview" w:date="2026-01-01T00:00:00Z">
        <w:r>
          <w:delText xml:space="preserve">,</w:delText>
        </w:r>
      </w:del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which is its estimand here, not the new outcome it predicts:</w:delText>
        </w:r>
      </w:del>
    </w:p>
    <w:p>
      <w:pPr>
        <w:pStyle w:val="FirstParagraph"/>
      </w:pPr>
      <w:ins w:id="1907" w:author="PR Preview" w:date="2026-01-01T00:00:00Z">
        <w:r>
          <w:rPr>
            <w:b/>
            <w:bCs/>
          </w:rPr>
          <w:t xml:space="preserve">Definition 33 (Bias of a prediction)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Let</w:t>
        </w:r>
      </w:ins>
      <w:ins w:id="1910" w:author="PR Preview" w:date="2026-01-01T00:00:00Z">
        <w:r>
          <w:t xml:space="preserve"> </w:t>
        </w:r>
      </w:ins>
      <m:oMath>
        <m:r>
          <m:t>g</m:t>
        </m:r>
      </m:oMath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be a</w:t>
        </w:r>
      </w:ins>
      <w:ins w:id="1913" w:author="PR Preview" w:date="2026-01-01T00:00:00Z">
        <w:r>
          <w:t xml:space="preserve"> </w:t>
        </w:r>
      </w:ins>
      <w:hyperlink w:anchor="def-fitting-procedure">
        <w:ins w:id="191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915" w:author="PR Preview" w:date="2026-01-01T00:00:00Z">
        <w:r>
          <w:t xml:space="preserve">,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and let</w:t>
        </w:r>
      </w:ins>
      <w:ins w:id="19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be a random</w:t>
        </w:r>
      </w:ins>
      <w:ins w:id="1921" w:author="PR Preview" w:date="2026-01-01T00:00:00Z">
        <w:r>
          <w:t xml:space="preserve"> </w:t>
        </w:r>
      </w:ins>
      <w:hyperlink w:anchor="def-training-set">
        <w:ins w:id="192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23" w:author="PR Preview" w:date="2026-01-01T00:00:00Z">
        <w:r>
          <w:t xml:space="preserve">.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At a covariate value</w:t>
        </w:r>
      </w:ins>
      <w:ins w:id="1926" w:author="PR Preview" w:date="2026-01-01T00:00:00Z">
        <w:r>
          <w:t xml:space="preserve"> </w:t>
        </w:r>
      </w:ins>
      <m:oMath>
        <m:r>
          <m:t>x</m:t>
        </m:r>
      </m:oMath>
      <w:ins w:id="1927" w:author="PR Preview" w:date="2026-01-01T00:00:00Z">
        <w:r>
          <w:t xml:space="preserve">,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the prediction</w:t>
        </w:r>
      </w:ins>
      <w:ins w:id="19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is a random variable,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because it depends on the random training data.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The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rPr>
            <w:b/>
            <w:bCs/>
          </w:rPr>
          <w:t xml:space="preserve">bias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of the prediction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is the expected</w:t>
        </w:r>
      </w:ins>
      <w:ins w:id="1943" w:author="PR Preview" w:date="2026-01-01T00:00:00Z">
        <w:r>
          <w:t xml:space="preserve"> </w:t>
        </w:r>
      </w:ins>
      <w:hyperlink r:id="rId131">
        <w:ins w:id="1944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of the prediction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as an</w:t>
        </w:r>
      </w:ins>
      <w:ins w:id="1949" w:author="PR Preview" w:date="2026-01-01T00:00:00Z">
        <w:r>
          <w:t xml:space="preserve"> </w:t>
        </w:r>
      </w:ins>
      <w:hyperlink r:id="rId132">
        <w:ins w:id="195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of the</w:t>
        </w:r>
      </w:ins>
      <w:ins w:id="1953" w:author="PR Preview" w:date="2026-01-01T00:00:00Z">
        <w:r>
          <w:t xml:space="preserve"> </w:t>
        </w:r>
      </w:ins>
      <w:hyperlink w:anchor="def-mean-function">
        <w:ins w:id="195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value</w:t>
        </w:r>
      </w:ins>
      <w:ins w:id="195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58" w:author="PR Preview" w:date="2026-01-01T00:00:00Z">
        <w:r>
          <w:t xml:space="preserve">,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33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5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5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7"/>
    <w:bookmarkStart w:id="13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8"/>
    <w:bookmarkStart w:id="13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39"/>
    <w:bookmarkStart w:id="14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0"/>
    <w:bookmarkStart w:id="14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6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1"/>
    <w:bookmarkStart w:id="14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2"/>
    <w:bookmarkStart w:id="14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6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3"/>
    <w:bookmarkStart w:id="15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FirstParagraph"/>
      </w:pPr>
      <w:r>
        <w:t xml:space="preserve">The noise has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1961" w:author="PR Preview" w:date="2026-01-01T00:00:00Z">
        <w:r>
          <w:delText xml:space="preserve">The algebra did not use that the new pair has the same</w:delText>
        </w:r>
      </w:del>
      <w:del w:id="1962" w:author="PR Preview" w:date="2026-01-01T00:00:00Z">
        <w:r>
          <w:delText xml:space="preserve"> </w:delText>
        </w:r>
      </w:del>
      <w:hyperlink r:id="rId147">
        <w:del w:id="1963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as the training data.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Suppose the new pair came from a</w:delText>
        </w:r>
      </w:del>
      <w:del w:id="1968" w:author="PR Preview" w:date="2026-01-01T00:00:00Z">
        <w:r>
          <w:delText xml:space="preserve"> </w:delText>
        </w:r>
      </w:del>
      <w:hyperlink r:id="rId148">
        <w:del w:id="1969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whose mean function differed from the training population’s.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Then</w:delText>
        </w:r>
      </w:del>
      <w:del w:id="1974" w:author="PR Preview" w:date="2026-01-01T00:00:00Z">
        <w:r>
          <w:delText xml:space="preserve"> </w:delText>
        </w:r>
      </w:del>
      <w:hyperlink w:anchor="eq-epe-after-noise">
        <w:del w:id="1975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would still hold, with the new population’s mean function and noise variance.</w:delText>
        </w:r>
      </w:del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delText xml:space="preserve">Its</w:delText>
        </w:r>
      </w:del>
      <w:del w:id="1980" w:author="PR Preview" w:date="2026-01-01T00:00:00Z">
        <w:r>
          <w:delText xml:space="preserve"> </w:delText>
        </w:r>
      </w:del>
      <w:hyperlink r:id="rId131">
        <w:del w:id="1981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term would include the</w:delText>
        </w:r>
      </w:del>
      <w:del w:id="1984" w:author="PR Preview" w:date="2026-01-01T00:00:00Z">
        <w:r>
          <w:delText xml:space="preserve"> </w:delText>
        </w:r>
      </w:del>
      <w:hyperlink r:id="rId149">
        <w:del w:id="198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from that difference.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So it would no longer measure how well the procedure</w:delText>
        </w:r>
      </w:del>
      <w:del w:id="1990" w:author="PR Preview" w:date="2026-01-01T00:00:00Z">
        <w:r>
          <w:delText xml:space="preserve"> </w:delText>
        </w:r>
      </w:del>
      <w:hyperlink r:id="rId150">
        <w:del w:id="1991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ins w:id="1994" w:author="PR Preview" w:date="2026-01-01T00:00:00Z">
        <w:r>
          <w:t xml:space="preserve">The algebra did not use that the new pair has the same</w:t>
        </w:r>
      </w:ins>
      <w:ins w:id="1995" w:author="PR Preview" w:date="2026-01-01T00:00:00Z">
        <w:r>
          <w:t xml:space="preserve"> </w:t>
        </w:r>
      </w:ins>
      <w:hyperlink r:id="rId147">
        <w:ins w:id="1996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as the training data.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Suppose the new pair came from a</w:t>
        </w:r>
      </w:ins>
      <w:ins w:id="2001" w:author="PR Preview" w:date="2026-01-01T00:00:00Z">
        <w:r>
          <w:t xml:space="preserve"> </w:t>
        </w:r>
      </w:ins>
      <w:hyperlink r:id="rId148">
        <w:ins w:id="200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whose mean function differed from the training population’s.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Then</w:t>
        </w:r>
      </w:ins>
      <w:ins w:id="2007" w:author="PR Preview" w:date="2026-01-01T00:00:00Z">
        <w:r>
          <w:t xml:space="preserve"> </w:t>
        </w:r>
      </w:ins>
      <w:hyperlink w:anchor="eq-epe-after-noise">
        <w:ins w:id="2008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would still hold, with the new population’s mean function and noise variance.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Its</w:t>
        </w:r>
      </w:ins>
      <w:ins w:id="2013" w:author="PR Preview" w:date="2026-01-01T00:00:00Z">
        <w:r>
          <w:t xml:space="preserve"> </w:t>
        </w:r>
      </w:ins>
      <w:hyperlink r:id="rId131">
        <w:ins w:id="2014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term would include the</w:t>
        </w:r>
      </w:ins>
      <w:ins w:id="2017" w:author="PR Preview" w:date="2026-01-01T00:00:00Z">
        <w:r>
          <w:t xml:space="preserve"> </w:t>
        </w:r>
      </w:ins>
      <w:hyperlink r:id="rId149">
        <w:ins w:id="201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from that difference.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So it would no longer measure how well the procedure</w:t>
        </w:r>
      </w:ins>
      <w:ins w:id="2023" w:author="PR Preview" w:date="2026-01-01T00:00:00Z">
        <w:r>
          <w:t xml:space="preserve"> </w:t>
        </w:r>
      </w:ins>
      <w:hyperlink r:id="rId150">
        <w:ins w:id="2024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the training population’s mean function.</w:t>
        </w:r>
      </w:ins>
    </w:p>
    <w:bookmarkEnd w:id="151"/>
    <w:bookmarkStart w:id="15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6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0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4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4"/>
    <w:bookmarkStart w:id="155" w:name="exr-epe-split-bias"/>
    <w:p>
      <w:pPr>
        <w:pStyle w:val="BodyText"/>
      </w:pPr>
      <w:del w:id="2027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2028" w:author="PR Preview" w:date="2026-01-01T00:00:00Z">
        <w:r>
          <w:delText xml:space="preserve"> </w:delText>
        </w:r>
      </w:del>
      <w:hyperlink w:anchor="eq-epe-after-noise">
        <w:del w:id="2029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2032" w:author="PR Preview" w:date="2026-01-01T00:00:00Z">
        <w:r>
          <w:rPr>
            <w:b/>
            <w:bCs/>
          </w:rPr>
          <w:t xml:space="preserve">Exercise 8 (Separate the bias)</w:t>
        </w:r>
      </w:ins>
      <w:ins w:id="2033" w:author="PR Preview" w:date="2026-01-01T00:00:00Z">
        <w:r>
          <w:t xml:space="preserve"> </w:t>
        </w:r>
      </w:ins>
      <w:hyperlink w:anchor="eq-epe-after-noise">
        <w:ins w:id="2034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2037" w:author="PR Preview" w:date="2026-01-01T00:00:00Z">
        <w:r>
          <w:delText xml:space="preserve">Split it with the same technique as before: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add and subtract the expected prediction</w:delText>
        </w:r>
      </w:del>
      <w:del w:id="204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(</w:delText>
        </w:r>
      </w:del>
      <w:hyperlink w:anchor="eq-average-fit">
        <w:del w:id="2043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2044" w:author="PR Preview" w:date="2026-01-01T00:00:00Z">
        <w:r>
          <w:delText xml:space="preserve">),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2047" w:author="PR Preview" w:date="2026-01-01T00:00:00Z">
        <w:r>
          <w:t xml:space="preserve">Split it with the same technique as before: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add and subtract the expected prediction</w:t>
        </w:r>
      </w:ins>
      <w:ins w:id="205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(</w:t>
        </w:r>
      </w:ins>
      <w:hyperlink w:anchor="eq-average-fit">
        <w:ins w:id="2053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054" w:author="PR Preview" w:date="2026-01-01T00:00:00Z">
        <w:r>
          <w:t xml:space="preserve">),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5"/>
    <w:bookmarkStart w:id="15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7"/>
    <w:bookmarkStart w:id="15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6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del w:id="2057" w:author="PR Preview" w:date="2026-01-01T00:00:00Z">
        <w:r>
          <w:rPr>
            <w:i/>
            <w:iCs/>
          </w:rPr>
          <w:delText xml:space="preserve">Proof</w:delText>
        </w:r>
      </w:del>
      <w:del w:id="2058" w:author="PR Preview" w:date="2026-01-01T00:00:00Z">
        <w:r>
          <w:delText xml:space="preserve">. </w:delText>
        </w:r>
      </w:del>
      <w:del w:id="2059" w:author="PR Preview" w:date="2026-01-01T00:00:00Z">
        <w:r>
          <w:delText xml:space="preserve">Every expectation below is conditional on</w:delText>
        </w:r>
      </w:del>
      <w:del w:id="20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061" w:author="PR Preview" w:date="2026-01-01T00:00:00Z">
        <w:r>
          <w:delText xml:space="preserve">, as in the exercises.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By</w:delText>
        </w:r>
      </w:del>
      <w:del w:id="2064" w:author="PR Preview" w:date="2026-01-01T00:00:00Z">
        <w:r>
          <w:delText xml:space="preserve"> </w:delText>
        </w:r>
      </w:del>
      <w:hyperlink w:anchor="sol-epe-split-noise">
        <w:del w:id="2065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066" w:author="PR Preview" w:date="2026-01-01T00:00:00Z">
        <w:r>
          <w:delText xml:space="preserve">, the expected squared prediction error is the noise variance plus the pMSE of the prediction, used as an</w:delText>
        </w:r>
      </w:del>
      <w:del w:id="2067" w:author="PR Preview" w:date="2026-01-01T00:00:00Z">
        <w:r>
          <w:delText xml:space="preserve"> </w:delText>
        </w:r>
      </w:del>
      <w:hyperlink r:id="rId132">
        <w:del w:id="2068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of</w:delText>
        </w:r>
      </w:del>
      <w:del w:id="207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72" w:author="PR Preview" w:date="2026-01-01T00:00:00Z">
        <w:r>
          <w:delText xml:space="preserve">.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By</w:delText>
        </w:r>
      </w:del>
      <w:del w:id="2075" w:author="PR Preview" w:date="2026-01-01T00:00:00Z">
        <w:r>
          <w:delText xml:space="preserve"> </w:delText>
        </w:r>
      </w:del>
      <w:hyperlink w:anchor="sol-epe-split-bias">
        <w:del w:id="2076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077" w:author="PR Preview" w:date="2026-01-01T00:00:00Z">
        <w:r>
          <w:delText xml:space="preserve">, that pMSE is the squared bias plus the variance.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Substituting</w:delText>
        </w:r>
      </w:del>
      <w:del w:id="2080" w:author="PR Preview" w:date="2026-01-01T00:00:00Z">
        <w:r>
          <w:delText xml:space="preserve"> </w:delText>
        </w:r>
      </w:del>
      <w:hyperlink w:anchor="eq-epe-after-bias">
        <w:del w:id="2081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into</w:delText>
        </w:r>
      </w:del>
      <w:del w:id="2084" w:author="PR Preview" w:date="2026-01-01T00:00:00Z">
        <w:r>
          <w:delText xml:space="preserve"> </w:delText>
        </w:r>
      </w:del>
      <w:hyperlink w:anchor="eq-epe-after-noise">
        <w:del w:id="2085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208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2087" w:author="PR Preview" w:date="2026-01-01T00:00:00Z">
        <w:r>
          <w:rPr>
            <w:b/>
            <w:bCs/>
          </w:rPr>
          <w:delText xml:space="preserve">Definition 35 (Irreducible error)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In</w:delText>
        </w:r>
      </w:del>
      <w:del w:id="2090" w:author="PR Preview" w:date="2026-01-01T00:00:00Z">
        <w:r>
          <w:delText xml:space="preserve"> </w:delText>
        </w:r>
      </w:del>
      <w:hyperlink w:anchor="thm-epe-decomposition">
        <w:del w:id="209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092" w:author="PR Preview" w:date="2026-01-01T00:00:00Z">
        <w:r>
          <w:delText xml:space="preserve">,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the term</w:delText>
        </w:r>
      </w:del>
      <w:del w:id="209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is the</w:delText>
        </w:r>
      </w:del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rPr>
            <w:b/>
            <w:bCs/>
          </w:rPr>
          <w:delText xml:space="preserve">irreducible error</w:delText>
        </w:r>
      </w:del>
      <w:del w:id="2100" w:author="PR Preview" w:date="2026-01-01T00:00:00Z">
        <w:r>
          <w:delText xml:space="preserve">.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It does not depend on the fitting procedure</w:delText>
        </w:r>
      </w:del>
      <w:del w:id="2103" w:author="PR Preview" w:date="2026-01-01T00:00:00Z">
        <w:r>
          <w:delText xml:space="preserve"> </w:delText>
        </w:r>
      </w:del>
      <m:oMath>
        <m:r>
          <m:t>g</m:t>
        </m:r>
      </m:oMath>
      <w:del w:id="2104" w:author="PR Preview" w:date="2026-01-01T00:00:00Z">
        <w:r>
          <w:delText xml:space="preserve">,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so no choice of prediction can remove it.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The theorem concerns the single covariate value</w:delText>
        </w:r>
      </w:del>
      <w:del w:id="2109" w:author="PR Preview" w:date="2026-01-01T00:00:00Z">
        <w:r>
          <w:delText xml:space="preserve"> </w:delText>
        </w:r>
      </w:del>
      <m:oMath>
        <m:r>
          <m:t>x</m:t>
        </m:r>
      </m:oMath>
      <w:del w:id="2110" w:author="PR Preview" w:date="2026-01-01T00:00:00Z">
        <w:r>
          <w:delText xml:space="preserve">,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so</w:delText>
        </w:r>
      </w:del>
      <w:del w:id="211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may differ from one covariate value to another: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it does not assume constant noise variance across covariate values.</w:delText>
        </w:r>
      </w:del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For example, in</w:delText>
        </w:r>
      </w:del>
      <w:del w:id="2120" w:author="PR Preview" w:date="2026-01-01T00:00:00Z">
        <w:r>
          <w:delText xml:space="preserve"> </w:delText>
        </w:r>
      </w:del>
      <w:hyperlink w:anchor="exr-epe-three-sources">
        <w:del w:id="2121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2122" w:author="PR Preview" w:date="2026-01-01T00:00:00Z">
        <w:r>
          <w:delText xml:space="preserve">,</w:delText>
        </w:r>
      </w:del>
      <w:del w:id="212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2124" w:author="PR Preview" w:date="2026-01-01T00:00:00Z">
        <w:r>
          <w:delText xml:space="preserve">,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so every prediction there has expected squared error at least</w:delText>
        </w:r>
      </w:del>
      <w:del w:id="2127" w:author="PR Preview" w:date="2026-01-01T00:00:00Z">
        <w:r>
          <w:delText xml:space="preserve"> </w:delText>
        </w:r>
      </w:del>
      <m:oMath>
        <m:r>
          <m:t>3</m:t>
        </m:r>
      </m:oMath>
      <w:del w:id="2128" w:author="PR Preview" w:date="2026-01-01T00:00:00Z">
        <w:r>
          <w:delText xml:space="preserve">.</w:delText>
        </w:r>
      </w:del>
    </w:p>
    <w:p>
      <w:pPr>
        <w:pStyle w:val="FirstParagraph"/>
      </w:pPr>
      <w:ins w:id="2129" w:author="PR Preview" w:date="2026-01-01T00:00:00Z">
        <w:r>
          <w:rPr>
            <w:i/>
            <w:iCs/>
          </w:rPr>
          <w:t xml:space="preserve">Proof</w:t>
        </w:r>
      </w:ins>
      <w:ins w:id="2130" w:author="PR Preview" w:date="2026-01-01T00:00:00Z">
        <w:r>
          <w:t xml:space="preserve">. </w:t>
        </w:r>
      </w:ins>
      <w:ins w:id="2131" w:author="PR Preview" w:date="2026-01-01T00:00:00Z">
        <w:r>
          <w:t xml:space="preserve">Every expectation below is conditional on</w:t>
        </w:r>
      </w:ins>
      <w:ins w:id="21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133" w:author="PR Preview" w:date="2026-01-01T00:00:00Z">
        <w:r>
          <w:t xml:space="preserve">, as in the exercises.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By</w:t>
        </w:r>
      </w:ins>
      <w:ins w:id="2136" w:author="PR Preview" w:date="2026-01-01T00:00:00Z">
        <w:r>
          <w:t xml:space="preserve"> </w:t>
        </w:r>
      </w:ins>
      <w:hyperlink w:anchor="sol-epe-split-noise">
        <w:ins w:id="213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138" w:author="PR Preview" w:date="2026-01-01T00:00:00Z">
        <w:r>
          <w:t xml:space="preserve">, the expected squared prediction error is the noise variance plus the pMSE of the prediction, used as an</w:t>
        </w:r>
      </w:ins>
      <w:ins w:id="2139" w:author="PR Preview" w:date="2026-01-01T00:00:00Z">
        <w:r>
          <w:t xml:space="preserve"> </w:t>
        </w:r>
      </w:ins>
      <w:hyperlink r:id="rId132">
        <w:ins w:id="214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of</w:t>
        </w:r>
      </w:ins>
      <w:ins w:id="214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44" w:author="PR Preview" w:date="2026-01-01T00:00:00Z">
        <w:r>
          <w:t xml:space="preserve">.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By</w:t>
        </w:r>
      </w:ins>
      <w:ins w:id="2147" w:author="PR Preview" w:date="2026-01-01T00:00:00Z">
        <w:r>
          <w:t xml:space="preserve"> </w:t>
        </w:r>
      </w:ins>
      <w:hyperlink w:anchor="sol-epe-split-bias">
        <w:ins w:id="2148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2149" w:author="PR Preview" w:date="2026-01-01T00:00:00Z">
        <w:r>
          <w:t xml:space="preserve">, that pMSE is the squared bias plus the variance.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Substituting</w:t>
        </w:r>
      </w:ins>
      <w:ins w:id="2152" w:author="PR Preview" w:date="2026-01-01T00:00:00Z">
        <w:r>
          <w:t xml:space="preserve"> </w:t>
        </w:r>
      </w:ins>
      <w:hyperlink w:anchor="eq-epe-after-bias">
        <w:ins w:id="2153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into</w:t>
        </w:r>
      </w:ins>
      <w:ins w:id="2156" w:author="PR Preview" w:date="2026-01-01T00:00:00Z">
        <w:r>
          <w:t xml:space="preserve"> </w:t>
        </w:r>
      </w:ins>
      <w:hyperlink w:anchor="eq-epe-after-noise">
        <w:ins w:id="2157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21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0" w:name="def-irreducible-error"/>
    <w:p>
      <w:pPr>
        <w:pStyle w:val="FirstParagraph"/>
      </w:pPr>
      <w:ins w:id="2159" w:author="PR Preview" w:date="2026-01-01T00:00:00Z">
        <w:r>
          <w:rPr>
            <w:b/>
            <w:bCs/>
          </w:rPr>
          <w:t xml:space="preserve">Definition 34 (Irreducible error)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In</w:t>
        </w:r>
      </w:ins>
      <w:ins w:id="2162" w:author="PR Preview" w:date="2026-01-01T00:00:00Z">
        <w:r>
          <w:t xml:space="preserve"> </w:t>
        </w:r>
      </w:ins>
      <w:hyperlink w:anchor="thm-epe-decomposition">
        <w:ins w:id="216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164" w:author="PR Preview" w:date="2026-01-01T00:00:00Z">
        <w:r>
          <w:t xml:space="preserve">,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the term</w:t>
        </w:r>
      </w:ins>
      <w:ins w:id="216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is the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rPr>
            <w:b/>
            <w:bCs/>
          </w:rPr>
          <w:t xml:space="preserve">irreducible error</w:t>
        </w:r>
      </w:ins>
      <w:ins w:id="2172" w:author="PR Preview" w:date="2026-01-01T00:00:00Z">
        <w:r>
          <w:t xml:space="preserve">.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It does not depend on the fitting procedure</w:t>
        </w:r>
      </w:ins>
      <w:ins w:id="2175" w:author="PR Preview" w:date="2026-01-01T00:00:00Z">
        <w:r>
          <w:t xml:space="preserve"> </w:t>
        </w:r>
      </w:ins>
      <m:oMath>
        <m:r>
          <m:t>g</m:t>
        </m:r>
      </m:oMath>
      <w:ins w:id="2176" w:author="PR Preview" w:date="2026-01-01T00:00:00Z">
        <w:r>
          <w:t xml:space="preserve">,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so no choice of prediction can remove it.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The theorem concerns the single covariate value</w:t>
        </w:r>
      </w:ins>
      <w:ins w:id="2181" w:author="PR Preview" w:date="2026-01-01T00:00:00Z">
        <w:r>
          <w:t xml:space="preserve"> </w:t>
        </w:r>
      </w:ins>
      <m:oMath>
        <m:r>
          <m:t>x</m:t>
        </m:r>
      </m:oMath>
      <w:ins w:id="2182" w:author="PR Preview" w:date="2026-01-01T00:00:00Z">
        <w:r>
          <w:t xml:space="preserve">,</w:t>
        </w:r>
      </w:ins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so</w:t>
        </w:r>
      </w:ins>
      <w:ins w:id="218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may differ from one covariate value to another: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it does not assume constant noise variance across covariate values.</w:t>
        </w:r>
      </w:ins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For example, in</w:t>
        </w:r>
      </w:ins>
      <w:ins w:id="2192" w:author="PR Preview" w:date="2026-01-01T00:00:00Z">
        <w:r>
          <w:t xml:space="preserve"> </w:t>
        </w:r>
      </w:ins>
      <w:hyperlink w:anchor="exr-epe-three-sources">
        <w:ins w:id="2193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194" w:author="PR Preview" w:date="2026-01-01T00:00:00Z">
        <w:r>
          <w:t xml:space="preserve">,</w:t>
        </w:r>
      </w:ins>
      <w:ins w:id="219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196" w:author="PR Preview" w:date="2026-01-01T00:00:00Z">
        <w:r>
          <w:t xml:space="preserve">,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so every prediction there has expected squared error at least</w:t>
        </w:r>
      </w:ins>
      <w:ins w:id="2199" w:author="PR Preview" w:date="2026-01-01T00:00:00Z">
        <w:r>
          <w:t xml:space="preserve"> </w:t>
        </w:r>
      </w:ins>
      <m:oMath>
        <m:r>
          <m:t>3</m:t>
        </m:r>
      </m:oMath>
      <w:ins w:id="220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2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5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2"/>
    <w:bookmarkStart w:id="164" w:name="def-flexibility"/>
    <w:p>
      <w:pPr>
        <w:pStyle w:val="BodyText"/>
      </w:pPr>
      <w:del w:id="2201" w:author="PR Preview" w:date="2026-01-01T00:00:00Z">
        <w:r>
          <w:rPr>
            <w:b/>
            <w:bCs/>
          </w:rPr>
          <w:delText xml:space="preserve">Definition 36 (Flexibility)</w:delText>
        </w:r>
      </w:del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Let</w:delText>
        </w:r>
      </w:del>
      <w:del w:id="220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205" w:author="PR Preview" w:date="2026-01-01T00:00:00Z">
        <w:r>
          <w:delText xml:space="preserve"> </w:delText>
        </w:r>
      </w:del>
      <w:del w:id="2206" w:author="PR Preview" w:date="2026-01-01T00:00:00Z">
        <w:r>
          <w:delText xml:space="preserve">and</w:delText>
        </w:r>
      </w:del>
      <w:del w:id="220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be</w:delText>
        </w:r>
      </w:del>
      <w:del w:id="2210" w:author="PR Preview" w:date="2026-01-01T00:00:00Z">
        <w:r>
          <w:delText xml:space="preserve"> </w:delText>
        </w:r>
      </w:del>
      <w:hyperlink w:anchor="def-fitting-procedure">
        <w:del w:id="221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that each choose, by least squares,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a</w:delText>
        </w:r>
      </w:del>
      <w:del w:id="2216" w:author="PR Preview" w:date="2026-01-01T00:00:00Z">
        <w:r>
          <w:delText xml:space="preserve"> </w:delText>
        </w:r>
      </w:del>
      <w:hyperlink w:anchor="def-prediction-rule">
        <w:del w:id="221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from a set of candidate functions,</w:delText>
        </w:r>
      </w:del>
      <w:del w:id="22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and</w:delText>
        </w:r>
      </w:del>
      <w:del w:id="22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respectively.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The procedure</w:delText>
        </w:r>
      </w:del>
      <w:del w:id="222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is</w:delText>
        </w:r>
      </w:del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rPr>
            <w:b/>
            <w:bCs/>
          </w:rPr>
          <w:delText xml:space="preserve">at least as flexible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as</w:delText>
        </w:r>
      </w:del>
      <w:del w:id="223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if every candidate of</w:delText>
        </w:r>
      </w:del>
      <w:del w:id="223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is also a candidate of</w:delText>
        </w:r>
      </w:del>
      <w:del w:id="224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242" w:author="PR Preview" w:date="2026-01-01T00:00:00Z">
        <w:r>
          <w:delText xml:space="preserve">:</w:delText>
        </w:r>
      </w:del>
    </w:p>
    <w:p>
      <w:pPr>
        <w:pStyle w:val="BodyText"/>
      </w:pPr>
      <w:ins w:id="2243" w:author="PR Preview" w:date="2026-01-01T00:00:00Z">
        <w:r>
          <w:rPr>
            <w:b/>
            <w:bCs/>
          </w:rPr>
          <w:t xml:space="preserve">Definition 35 (Flexibility)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Let</w:t>
        </w:r>
      </w:ins>
      <w:ins w:id="224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and</w:t>
        </w:r>
      </w:ins>
      <w:ins w:id="224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be</w:t>
        </w:r>
      </w:ins>
      <w:ins w:id="2252" w:author="PR Preview" w:date="2026-01-01T00:00:00Z">
        <w:r>
          <w:t xml:space="preserve"> </w:t>
        </w:r>
      </w:ins>
      <w:hyperlink w:anchor="def-fitting-procedure">
        <w:ins w:id="225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that each choose, by least squares,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a</w:t>
        </w:r>
      </w:ins>
      <w:ins w:id="2258" w:author="PR Preview" w:date="2026-01-01T00:00:00Z">
        <w:r>
          <w:t xml:space="preserve"> </w:t>
        </w:r>
      </w:ins>
      <w:hyperlink w:anchor="def-prediction-rule">
        <w:ins w:id="225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from a set of candidate functions,</w:t>
        </w:r>
      </w:ins>
      <w:ins w:id="22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and</w:t>
        </w:r>
      </w:ins>
      <w:ins w:id="22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respectively.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The procedure</w:t>
        </w:r>
      </w:ins>
      <w:ins w:id="22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is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rPr>
            <w:b/>
            <w:bCs/>
          </w:rPr>
          <w:t xml:space="preserve">at least as flexible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as</w:t>
        </w:r>
      </w:ins>
      <w:ins w:id="22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if every candidate of</w:t>
        </w:r>
      </w:ins>
      <w:ins w:id="228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is also a candidate of</w:t>
        </w:r>
      </w:ins>
      <w:ins w:id="228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284" w:author="PR Preview" w:date="2026-01-01T00:00:00Z">
        <w:r>
          <w:t xml:space="preserve">:</w:t>
        </w:r>
      </w:ins>
    </w:p>
    <w:p>
      <w:pPr>
        <w:pStyle w:val="BodyText"/>
      </w:pPr>
      <w:bookmarkStart w:id="16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5"/>
    <w:bookmarkStart w:id="166" w:name="rem-flexibility"/>
    <w:p>
      <w:pPr>
        <w:pStyle w:val="BodyText"/>
      </w:pPr>
      <w:del w:id="2285" w:author="PR Preview" w:date="2026-01-01T00:00:00Z">
        <w:r>
          <w:rPr>
            <w:i/>
            <w:iCs/>
          </w:rPr>
          <w:delText xml:space="preserve">Remark 13</w:delText>
        </w:r>
      </w:del>
      <w:del w:id="2286" w:author="PR Preview" w:date="2026-01-01T00:00:00Z">
        <w:r>
          <w:delText xml:space="preserve"> (Polynomial degree orders flexibility). </w:delText>
        </w:r>
      </w:del>
      <w:del w:id="2287" w:author="PR Preview" w:date="2026-01-01T00:00:00Z">
        <w:r>
          <w:delText xml:space="preserve">Least-squares polynomial fits are ordered by degree: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a polynomial of degree</w:delText>
        </w:r>
      </w:del>
      <w:del w:id="2290" w:author="PR Preview" w:date="2026-01-01T00:00:00Z">
        <w:r>
          <w:delText xml:space="preserve"> </w:delText>
        </w:r>
      </w:del>
      <m:oMath>
        <m:r>
          <m:t>d</m:t>
        </m:r>
      </m:oMath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delText xml:space="preserve">is also a polynomial of degree</w:delText>
        </w:r>
      </w:del>
      <w:del w:id="229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whose coefficient of</w:delText>
        </w:r>
      </w:del>
      <w:del w:id="229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is zero,</w:delText>
        </w:r>
      </w:del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so the fit of degree</w:delText>
        </w:r>
      </w:del>
      <w:del w:id="230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is</w:delText>
        </w:r>
      </w:del>
      <w:del w:id="2304" w:author="PR Preview" w:date="2026-01-01T00:00:00Z">
        <w:r>
          <w:delText xml:space="preserve"> </w:delText>
        </w:r>
      </w:del>
      <w:hyperlink w:anchor="def-flexibility">
        <w:del w:id="2305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as the fit of degree</w:delText>
        </w:r>
      </w:del>
      <w:del w:id="2308" w:author="PR Preview" w:date="2026-01-01T00:00:00Z">
        <w:r>
          <w:delText xml:space="preserve"> </w:delText>
        </w:r>
      </w:del>
      <m:oMath>
        <m:r>
          <m:t>d</m:t>
        </m:r>
      </m:oMath>
      <w:del w:id="2309" w:author="PR Preview" w:date="2026-01-01T00:00:00Z">
        <w:r>
          <w:delText xml:space="preserve">.</w:delText>
        </w:r>
      </w:del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The four fits of</w:delText>
        </w:r>
      </w:del>
      <w:del w:id="2312" w:author="PR Preview" w:date="2026-01-01T00:00:00Z">
        <w:r>
          <w:delText xml:space="preserve"> </w:delText>
        </w:r>
      </w:del>
      <w:hyperlink w:anchor="exr-overfitting">
        <w:del w:id="231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are ordered this way.</w:delText>
        </w:r>
      </w:del>
      <w:del w:id="2316" w:author="PR Preview" w:date="2026-01-01T00:00:00Z">
        <w:r>
          <w:delText xml:space="preserve"> </w:delText>
        </w:r>
      </w:del>
      <w:hyperlink w:anchor="def-flexibility">
        <w:del w:id="2317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is narrower than the informal use of the word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in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James et al. [5, Sec. 2.1.3]</w:delText>
        </w:r>
      </w:del>
      <w:del w:id="2324" w:author="PR Preview" w:date="2026-01-01T00:00:00Z">
        <w:r>
          <w:delText xml:space="preserve">: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it orders only procedures whose candidate sets are nested.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Other procedures can be compared by other measures,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such as the effective number of parameters</w:delText>
        </w:r>
      </w:del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[3, Sec. 7.6]</w:delText>
        </w:r>
      </w:del>
      <w:del w:id="2333" w:author="PR Preview" w:date="2026-01-01T00:00:00Z">
        <w:r>
          <w:delText xml:space="preserve">.</w:delText>
        </w:r>
      </w:del>
    </w:p>
    <w:p>
      <w:pPr>
        <w:pStyle w:val="BodyText"/>
      </w:pPr>
      <w:del w:id="2334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Let</w:delText>
        </w:r>
      </w:del>
      <w:del w:id="233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be</w:delText>
        </w:r>
      </w:del>
      <w:del w:id="2340" w:author="PR Preview" w:date="2026-01-01T00:00:00Z">
        <w:r>
          <w:delText xml:space="preserve"> </w:delText>
        </w:r>
      </w:del>
      <w:hyperlink w:anchor="def-fitting-procedure">
        <w:del w:id="234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342" w:author="PR Preview" w:date="2026-01-01T00:00:00Z">
        <w:r>
          <w:delText xml:space="preserve">,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each</w:delText>
        </w:r>
      </w:del>
      <w:del w:id="2345" w:author="PR Preview" w:date="2026-01-01T00:00:00Z">
        <w:r>
          <w:delText xml:space="preserve"> </w:delText>
        </w:r>
      </w:del>
      <w:hyperlink w:anchor="def-flexibility">
        <w:del w:id="234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as the one before,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and let</w:delText>
        </w:r>
      </w:del>
      <w:del w:id="23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be a random</w:delText>
        </w:r>
      </w:del>
      <w:del w:id="2354" w:author="PR Preview" w:date="2026-01-01T00:00:00Z">
        <w:r>
          <w:delText xml:space="preserve"> </w:delText>
        </w:r>
      </w:del>
      <w:hyperlink w:anchor="def-training-set">
        <w:del w:id="235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356" w:author="PR Preview" w:date="2026-01-01T00:00:00Z">
        <w:r>
          <w:delText xml:space="preserve">.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At a covariate value</w:delText>
        </w:r>
      </w:del>
      <w:del w:id="2359" w:author="PR Preview" w:date="2026-01-01T00:00:00Z">
        <w:r>
          <w:delText xml:space="preserve"> </w:delText>
        </w:r>
      </w:del>
      <m:oMath>
        <m:r>
          <m:t>x</m:t>
        </m:r>
      </m:oMath>
      <w:del w:id="2360" w:author="PR Preview" w:date="2026-01-01T00:00:00Z">
        <w:r>
          <w:delText xml:space="preserve">,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with</w:delText>
        </w:r>
      </w:del>
      <w:del w:id="2363" w:author="PR Preview" w:date="2026-01-01T00:00:00Z">
        <w:r>
          <w:delText xml:space="preserve"> </w:delText>
        </w:r>
      </w:del>
      <m:oMath>
        <m:r>
          <m:t>μ</m:t>
        </m:r>
      </m:oMath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the</w:delText>
        </w:r>
      </w:del>
      <w:del w:id="2366" w:author="PR Preview" w:date="2026-01-01T00:00:00Z">
        <w:r>
          <w:delText xml:space="preserve"> </w:delText>
        </w:r>
      </w:del>
      <w:hyperlink w:anchor="def-mean-function">
        <w:del w:id="2367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368" w:author="PR Preview" w:date="2026-01-01T00:00:00Z">
        <w:r>
          <w:delText xml:space="preserve">,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there is a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rPr>
            <w:b/>
            <w:bCs/>
          </w:rPr>
          <w:delText xml:space="preserve">bias–variance trade-off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among them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when, from each procedure to the next,</w:delText>
        </w:r>
      </w:del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the squared</w:delText>
        </w:r>
      </w:del>
      <w:del w:id="2379" w:author="PR Preview" w:date="2026-01-01T00:00:00Z">
        <w:r>
          <w:delText xml:space="preserve"> </w:delText>
        </w:r>
      </w:del>
      <w:hyperlink w:anchor="def-prediction-bias">
        <w:del w:id="2380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of the prediction, used as an</w:delText>
        </w:r>
      </w:del>
      <w:del w:id="2383" w:author="PR Preview" w:date="2026-01-01T00:00:00Z">
        <w:r>
          <w:delText xml:space="preserve"> </w:delText>
        </w:r>
      </w:del>
      <w:hyperlink r:id="rId132">
        <w:del w:id="238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of</w:delText>
        </w:r>
      </w:del>
      <w:del w:id="2387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88" w:author="PR Preview" w:date="2026-01-01T00:00:00Z">
        <w:r>
          <w:delText xml:space="preserve">, does not rise</w:delText>
        </w:r>
      </w:del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and its</w:delText>
        </w:r>
      </w:del>
      <w:del w:id="2391" w:author="PR Preview" w:date="2026-01-01T00:00:00Z">
        <w:r>
          <w:delText xml:space="preserve"> </w:delText>
        </w:r>
      </w:del>
      <w:hyperlink r:id="rId136">
        <w:del w:id="2392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does not fall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[7]</w:delText>
        </w:r>
      </w:del>
      <w:del w:id="2397" w:author="PR Preview" w:date="2026-01-01T00:00:00Z">
        <w:r>
          <w:delText xml:space="preserve">:</w:delText>
        </w:r>
      </w:del>
    </w:p>
    <w:p>
      <w:pPr>
        <w:pStyle w:val="BodyText"/>
      </w:pPr>
      <w:ins w:id="2398" w:author="PR Preview" w:date="2026-01-01T00:00:00Z">
        <w:r>
          <w:rPr>
            <w:i/>
            <w:iCs/>
          </w:rPr>
          <w:t xml:space="preserve">Remark 13</w:t>
        </w:r>
      </w:ins>
      <w:ins w:id="2399" w:author="PR Preview" w:date="2026-01-01T00:00:00Z">
        <w:r>
          <w:t xml:space="preserve"> (Polynomial degree orders flexibility). </w:t>
        </w:r>
      </w:ins>
      <w:ins w:id="2400" w:author="PR Preview" w:date="2026-01-01T00:00:00Z">
        <w:r>
          <w:t xml:space="preserve">Least-squares polynomial fits are ordered by degree: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a polynomial of degree</w:t>
        </w:r>
      </w:ins>
      <w:ins w:id="2403" w:author="PR Preview" w:date="2026-01-01T00:00:00Z">
        <w:r>
          <w:t xml:space="preserve"> </w:t>
        </w:r>
      </w:ins>
      <m:oMath>
        <m:r>
          <m:t>d</m:t>
        </m:r>
      </m:oMath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is also a polynomial of degree</w:t>
        </w:r>
      </w:ins>
      <w:ins w:id="240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whose coefficient of</w:t>
        </w:r>
      </w:ins>
      <w:ins w:id="240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is zero,</w:t>
        </w:r>
      </w:ins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so the fit of degree</w:t>
        </w:r>
      </w:ins>
      <w:ins w:id="241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is</w:t>
        </w:r>
      </w:ins>
      <w:ins w:id="2417" w:author="PR Preview" w:date="2026-01-01T00:00:00Z">
        <w:r>
          <w:t xml:space="preserve"> </w:t>
        </w:r>
      </w:ins>
      <w:hyperlink w:anchor="def-flexibility">
        <w:ins w:id="241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as the fit of degree</w:t>
        </w:r>
      </w:ins>
      <w:ins w:id="2421" w:author="PR Preview" w:date="2026-01-01T00:00:00Z">
        <w:r>
          <w:t xml:space="preserve"> </w:t>
        </w:r>
      </w:ins>
      <m:oMath>
        <m:r>
          <m:t>d</m:t>
        </m:r>
      </m:oMath>
      <w:ins w:id="2422" w:author="PR Preview" w:date="2026-01-01T00:00:00Z">
        <w:r>
          <w:t xml:space="preserve">.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The four fits of</w:t>
        </w:r>
      </w:ins>
      <w:ins w:id="2425" w:author="PR Preview" w:date="2026-01-01T00:00:00Z">
        <w:r>
          <w:t xml:space="preserve"> </w:t>
        </w:r>
      </w:ins>
      <w:hyperlink w:anchor="exr-overfitting">
        <w:ins w:id="242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are ordered this way.</w:t>
        </w:r>
      </w:ins>
      <w:ins w:id="2429" w:author="PR Preview" w:date="2026-01-01T00:00:00Z">
        <w:r>
          <w:t xml:space="preserve"> </w:t>
        </w:r>
      </w:ins>
      <w:hyperlink w:anchor="def-flexibility">
        <w:ins w:id="2430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is narrower than the informal use of the word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in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James et al. [5, Sec. 2.1.3]</w:t>
        </w:r>
      </w:ins>
      <w:ins w:id="2437" w:author="PR Preview" w:date="2026-01-01T00:00:00Z">
        <w:r>
          <w:t xml:space="preserve">: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it orders only procedures whose candidate sets are nested.</w:t>
        </w:r>
      </w:ins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Other procedures can be compared by other measures,</w:t>
        </w:r>
      </w:ins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such as the effective number of parameters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[3, Sec. 7.6]</w:t>
        </w:r>
      </w:ins>
      <w:ins w:id="2446" w:author="PR Preview" w:date="2026-01-01T00:00:00Z">
        <w:r>
          <w:t xml:space="preserve">.</w:t>
        </w:r>
      </w:ins>
    </w:p>
    <w:bookmarkEnd w:id="166"/>
    <w:bookmarkStart w:id="168" w:name="def-bias-variance-tradeoff"/>
    <w:p>
      <w:pPr>
        <w:pStyle w:val="BodyText"/>
      </w:pPr>
      <w:ins w:id="2447" w:author="PR Preview" w:date="2026-01-01T00:00:00Z">
        <w:r>
          <w:rPr>
            <w:b/>
            <w:bCs/>
          </w:rPr>
          <w:t xml:space="preserve">Definition 36 (Bias–variance trade-off)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Let</w:t>
        </w:r>
      </w:ins>
      <w:ins w:id="245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be</w:t>
        </w:r>
      </w:ins>
      <w:ins w:id="2453" w:author="PR Preview" w:date="2026-01-01T00:00:00Z">
        <w:r>
          <w:t xml:space="preserve"> </w:t>
        </w:r>
      </w:ins>
      <w:hyperlink w:anchor="def-fitting-procedure">
        <w:ins w:id="2454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455" w:author="PR Preview" w:date="2026-01-01T00:00:00Z">
        <w:r>
          <w:t xml:space="preserve">,</w:t>
        </w:r>
      </w:ins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each</w:t>
        </w:r>
      </w:ins>
      <w:ins w:id="2458" w:author="PR Preview" w:date="2026-01-01T00:00:00Z">
        <w:r>
          <w:t xml:space="preserve"> </w:t>
        </w:r>
      </w:ins>
      <w:hyperlink w:anchor="def-flexibility">
        <w:ins w:id="2459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as the one before,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and let</w:t>
        </w:r>
      </w:ins>
      <w:ins w:id="24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be a random</w:t>
        </w:r>
      </w:ins>
      <w:ins w:id="2467" w:author="PR Preview" w:date="2026-01-01T00:00:00Z">
        <w:r>
          <w:t xml:space="preserve"> </w:t>
        </w:r>
      </w:ins>
      <w:hyperlink w:anchor="def-training-set">
        <w:ins w:id="246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69" w:author="PR Preview" w:date="2026-01-01T00:00:00Z">
        <w:r>
          <w:t xml:space="preserve">.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At a covariate value</w:t>
        </w:r>
      </w:ins>
      <w:ins w:id="2472" w:author="PR Preview" w:date="2026-01-01T00:00:00Z">
        <w:r>
          <w:t xml:space="preserve"> </w:t>
        </w:r>
      </w:ins>
      <m:oMath>
        <m:r>
          <m:t>x</m:t>
        </m:r>
      </m:oMath>
      <w:ins w:id="2473" w:author="PR Preview" w:date="2026-01-01T00:00:00Z">
        <w:r>
          <w:t xml:space="preserve">,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with</w:t>
        </w:r>
      </w:ins>
      <w:ins w:id="2476" w:author="PR Preview" w:date="2026-01-01T00:00:00Z">
        <w:r>
          <w:t xml:space="preserve"> </w:t>
        </w:r>
      </w:ins>
      <m:oMath>
        <m:r>
          <m:t>μ</m:t>
        </m:r>
      </m:oMath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the</w:t>
        </w:r>
      </w:ins>
      <w:ins w:id="2479" w:author="PR Preview" w:date="2026-01-01T00:00:00Z">
        <w:r>
          <w:t xml:space="preserve"> </w:t>
        </w:r>
      </w:ins>
      <w:hyperlink w:anchor="def-mean-function">
        <w:ins w:id="248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481" w:author="PR Preview" w:date="2026-01-01T00:00:00Z">
        <w:r>
          <w:t xml:space="preserve">,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there is a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rPr>
            <w:b/>
            <w:bCs/>
          </w:rPr>
          <w:t xml:space="preserve">bias–variance trade-off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among them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when, from each procedure to the next,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the squared</w:t>
        </w:r>
      </w:ins>
      <w:ins w:id="2492" w:author="PR Preview" w:date="2026-01-01T00:00:00Z">
        <w:r>
          <w:t xml:space="preserve"> </w:t>
        </w:r>
      </w:ins>
      <w:hyperlink w:anchor="def-prediction-bias">
        <w:ins w:id="2493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of the prediction, used as an</w:t>
        </w:r>
      </w:ins>
      <w:ins w:id="2496" w:author="PR Preview" w:date="2026-01-01T00:00:00Z">
        <w:r>
          <w:t xml:space="preserve"> </w:t>
        </w:r>
      </w:ins>
      <w:hyperlink r:id="rId132">
        <w:ins w:id="249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of</w:t>
        </w:r>
      </w:ins>
      <w:ins w:id="250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501" w:author="PR Preview" w:date="2026-01-01T00:00:00Z">
        <w:r>
          <w:t xml:space="preserve">, does not rise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and its</w:t>
        </w:r>
      </w:ins>
      <w:ins w:id="2504" w:author="PR Preview" w:date="2026-01-01T00:00:00Z">
        <w:r>
          <w:t xml:space="preserve"> </w:t>
        </w:r>
      </w:ins>
      <w:hyperlink r:id="rId136">
        <w:ins w:id="250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does not fall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[7]</w:t>
        </w:r>
      </w:ins>
      <w:ins w:id="2510" w:author="PR Preview" w:date="2026-01-01T00:00:00Z">
        <w:r>
          <w:t xml:space="preserve">:</w:t>
        </w:r>
      </w:ins>
    </w:p>
    <w:p>
      <w:pPr>
        <w:pStyle w:val="BodyText"/>
      </w:pPr>
      <w:bookmarkStart w:id="16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8"/>
    <w:bookmarkStart w:id="169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9"/>
    <w:bookmarkStart w:id="170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0"/>
    <w:bookmarkStart w:id="171" w:name="exr-held-out-unbiased"/>
    <w:p>
      <w:pPr>
        <w:pStyle w:val="BodyText"/>
      </w:pPr>
      <w:del w:id="2511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A</w:delText>
        </w:r>
      </w:del>
      <w:del w:id="2514" w:author="PR Preview" w:date="2026-01-01T00:00:00Z">
        <w:r>
          <w:delText xml:space="preserve"> </w:delText>
        </w:r>
      </w:del>
      <w:hyperlink w:anchor="def-prediction-rule">
        <w:del w:id="251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5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is fitted to a</w:delText>
        </w:r>
      </w:del>
      <w:del w:id="2519" w:author="PR Preview" w:date="2026-01-01T00:00:00Z">
        <w:r>
          <w:delText xml:space="preserve"> </w:delText>
        </w:r>
      </w:del>
      <w:hyperlink w:anchor="def-training-set">
        <w:del w:id="252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5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22" w:author="PR Preview" w:date="2026-01-01T00:00:00Z">
        <w:r>
          <w:delText xml:space="preserve">.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A</w:delText>
        </w:r>
      </w:del>
      <w:del w:id="2525" w:author="PR Preview" w:date="2026-01-01T00:00:00Z">
        <w:r>
          <w:delText xml:space="preserve"> </w:delText>
        </w:r>
      </w:del>
      <w:hyperlink w:anchor="def-held-out-set">
        <w:del w:id="2526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of</w:delText>
        </w:r>
      </w:del>
      <w:del w:id="2529" w:author="PR Preview" w:date="2026-01-01T00:00:00Z">
        <w:r>
          <w:delText xml:space="preserve"> </w:delText>
        </w:r>
      </w:del>
      <m:oMath>
        <m:r>
          <m:t>m</m:t>
        </m:r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observations</w:delText>
        </w:r>
      </w:del>
      <w:del w:id="25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is drawn from the same population as the new observation</w:delText>
        </w:r>
      </w:del>
      <w:del w:id="25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of</w:delText>
        </w:r>
      </w:del>
      <w:del w:id="2538" w:author="PR Preview" w:date="2026-01-01T00:00:00Z">
        <w:r>
          <w:delText xml:space="preserve"> </w:delText>
        </w:r>
      </w:del>
      <w:hyperlink w:anchor="def-generalization-error">
        <w:del w:id="253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540" w:author="PR Preview" w:date="2026-01-01T00:00:00Z">
        <w:r>
          <w:delText xml:space="preserve">,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each independently of</w:delText>
        </w:r>
      </w:del>
      <w:del w:id="25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44" w:author="PR Preview" w:date="2026-01-01T00:00:00Z">
        <w:r>
          <w:delText xml:space="preserve">.</w:delText>
        </w:r>
      </w:del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Write</w:delText>
        </w:r>
      </w:del>
      <w:del w:id="254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for the</w:delText>
        </w:r>
      </w:del>
      <w:del w:id="2550" w:author="PR Preview" w:date="2026-01-01T00:00:00Z">
        <w:r>
          <w:delText xml:space="preserve"> </w:delText>
        </w:r>
      </w:del>
      <w:hyperlink w:anchor="def-observation-loss">
        <w:del w:id="255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of</w:delText>
        </w:r>
      </w:del>
      <w:del w:id="25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on held-out observation</w:delText>
        </w:r>
      </w:del>
      <w:del w:id="2557" w:author="PR Preview" w:date="2026-01-01T00:00:00Z">
        <w:r>
          <w:delText xml:space="preserve"> </w:delText>
        </w:r>
      </w:del>
      <m:oMath>
        <m:r>
          <m:t>j</m:t>
        </m:r>
      </m:oMath>
      <w:del w:id="2558" w:author="PR Preview" w:date="2026-01-01T00:00:00Z">
        <w:r>
          <w:delText xml:space="preserve">.</w:delText>
        </w:r>
      </w:del>
    </w:p>
    <w:p>
      <w:pPr>
        <w:pStyle w:val="BodyText"/>
      </w:pPr>
      <w:ins w:id="2559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A</w:t>
        </w:r>
      </w:ins>
      <w:ins w:id="2562" w:author="PR Preview" w:date="2026-01-01T00:00:00Z">
        <w:r>
          <w:t xml:space="preserve"> </w:t>
        </w:r>
      </w:ins>
      <w:hyperlink w:anchor="def-prediction-rule">
        <w:ins w:id="256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56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565" w:author="PR Preview" w:date="2026-01-01T00:00:00Z">
        <w:r>
          <w:t xml:space="preserve"> </w:t>
        </w:r>
      </w:ins>
      <w:ins w:id="2566" w:author="PR Preview" w:date="2026-01-01T00:00:00Z">
        <w:r>
          <w:t xml:space="preserve">is fitted to a</w:t>
        </w:r>
      </w:ins>
      <w:ins w:id="2567" w:author="PR Preview" w:date="2026-01-01T00:00:00Z">
        <w:r>
          <w:t xml:space="preserve"> </w:t>
        </w:r>
      </w:ins>
      <w:hyperlink w:anchor="def-training-set">
        <w:ins w:id="256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70" w:author="PR Preview" w:date="2026-01-01T00:00:00Z">
        <w:r>
          <w:t xml:space="preserve">.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A</w:t>
        </w:r>
      </w:ins>
      <w:ins w:id="2573" w:author="PR Preview" w:date="2026-01-01T00:00:00Z">
        <w:r>
          <w:t xml:space="preserve"> </w:t>
        </w:r>
      </w:ins>
      <w:hyperlink w:anchor="def-held-out-set">
        <w:ins w:id="2574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of</w:t>
        </w:r>
      </w:ins>
      <w:ins w:id="2577" w:author="PR Preview" w:date="2026-01-01T00:00:00Z">
        <w:r>
          <w:t xml:space="preserve"> </w:t>
        </w:r>
      </w:ins>
      <m:oMath>
        <m:r>
          <m:t>m</m:t>
        </m:r>
      </m:oMath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observations</w:t>
        </w:r>
      </w:ins>
      <w:ins w:id="25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is drawn from the same population as the new observation</w:t>
        </w:r>
      </w:ins>
      <w:ins w:id="25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of</w:t>
        </w:r>
      </w:ins>
      <w:ins w:id="2586" w:author="PR Preview" w:date="2026-01-01T00:00:00Z">
        <w:r>
          <w:t xml:space="preserve"> </w:t>
        </w:r>
      </w:ins>
      <w:hyperlink w:anchor="def-generalization-error">
        <w:ins w:id="258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588" w:author="PR Preview" w:date="2026-01-01T00:00:00Z">
        <w:r>
          <w:t xml:space="preserve">,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each independently of</w:t>
        </w:r>
      </w:ins>
      <w:ins w:id="25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92" w:author="PR Preview" w:date="2026-01-01T00:00:00Z">
        <w:r>
          <w:t xml:space="preserve">.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Write</w:t>
        </w:r>
      </w:ins>
      <w:ins w:id="259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for the</w:t>
        </w:r>
      </w:ins>
      <w:ins w:id="2598" w:author="PR Preview" w:date="2026-01-01T00:00:00Z">
        <w:r>
          <w:t xml:space="preserve"> </w:t>
        </w:r>
      </w:ins>
      <w:hyperlink w:anchor="def-observation-loss">
        <w:ins w:id="259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of</w:t>
        </w:r>
      </w:ins>
      <w:ins w:id="260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on held-out observation</w:t>
        </w:r>
      </w:ins>
      <w:ins w:id="2605" w:author="PR Preview" w:date="2026-01-01T00:00:00Z">
        <w:r>
          <w:t xml:space="preserve"> </w:t>
        </w:r>
      </w:ins>
      <m:oMath>
        <m:r>
          <m:t>j</m:t>
        </m:r>
      </m:oMath>
      <w:ins w:id="2606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1"/>
    <w:bookmarkStart w:id="172" w:name="sol-held-out-unbiased"/>
    <w:p>
      <w:pPr>
        <w:pStyle w:val="FirstParagraph"/>
      </w:pPr>
      <w:del w:id="2607" w:author="PR Preview" w:date="2026-01-01T00:00:00Z">
        <w:r>
          <w:rPr>
            <w:i/>
            <w:iCs/>
          </w:rPr>
          <w:delText xml:space="preserve">Solution 9</w:delText>
        </w:r>
      </w:del>
      <w:del w:id="2608" w:author="PR Preview" w:date="2026-01-01T00:00:00Z">
        <w:r>
          <w:delText xml:space="preserve">. </w:delText>
        </w:r>
      </w:del>
      <w:del w:id="2609" w:author="PR Preview" w:date="2026-01-01T00:00:00Z">
        <w:r>
          <w:delText xml:space="preserve">Given</w:delText>
        </w:r>
      </w:del>
      <w:del w:id="26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11" w:author="PR Preview" w:date="2026-01-01T00:00:00Z">
        <w:r>
          <w:delText xml:space="preserve">, the rule</w:delText>
        </w:r>
      </w:del>
      <w:del w:id="26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is fixed.</w:delText>
        </w:r>
      </w:del>
      <w:del w:id="2615" w:author="PR Preview" w:date="2026-01-01T00:00:00Z">
        <w:r>
          <w:delText xml:space="preserve"> </w:delText>
        </w:r>
      </w:del>
      <w:del w:id="2616" w:author="PR Preview" w:date="2026-01-01T00:00:00Z">
        <w:r>
          <w:delText xml:space="preserve">Each held-out pair has the same distribution as</w:delText>
        </w:r>
      </w:del>
      <w:del w:id="26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and is independent of</w:delText>
        </w:r>
      </w:del>
      <w:del w:id="26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21" w:author="PR Preview" w:date="2026-01-01T00:00:00Z">
        <w:r>
          <w:delText xml:space="preserve">,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so each loss has conditional expectation</w:delText>
        </w:r>
      </w:del>
      <w:del w:id="262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25" w:author="PR Preview" w:date="2026-01-01T00:00:00Z">
        <w:r>
          <w:delText xml:space="preserve"> </w:delText>
        </w:r>
      </w:del>
      <w:del w:id="2626" w:author="PR Preview" w:date="2026-01-01T00:00:00Z">
        <w:r>
          <w:delText xml:space="preserve">by</w:delText>
        </w:r>
      </w:del>
      <w:del w:id="2627" w:author="PR Preview" w:date="2026-01-01T00:00:00Z">
        <w:r>
          <w:delText xml:space="preserve"> </w:delText>
        </w:r>
      </w:del>
      <w:hyperlink w:anchor="eq-generalization-error">
        <w:del w:id="2628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2629" w:author="PR Preview" w:date="2026-01-01T00:00:00Z">
        <w:r>
          <w:delText xml:space="preserve">.</w:delText>
        </w:r>
      </w:del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Then</w:delText>
        </w:r>
      </w:del>
    </w:p>
    <w:p>
      <w:pPr>
        <w:pStyle w:val="FirstParagraph"/>
      </w:pPr>
      <w:ins w:id="2632" w:author="PR Preview" w:date="2026-01-01T00:00:00Z">
        <w:r>
          <w:rPr>
            <w:i/>
            <w:iCs/>
          </w:rPr>
          <w:t xml:space="preserve">Solution 9</w:t>
        </w:r>
      </w:ins>
      <w:ins w:id="2633" w:author="PR Preview" w:date="2026-01-01T00:00:00Z">
        <w:r>
          <w:t xml:space="preserve">. </w:t>
        </w:r>
      </w:ins>
      <w:ins w:id="2634" w:author="PR Preview" w:date="2026-01-01T00:00:00Z">
        <w:r>
          <w:t xml:space="preserve">Given</w:t>
        </w:r>
      </w:ins>
      <w:ins w:id="26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36" w:author="PR Preview" w:date="2026-01-01T00:00:00Z">
        <w:r>
          <w:t xml:space="preserve">, the rule</w:t>
        </w:r>
      </w:ins>
      <w:ins w:id="263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is fixed.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Each held-out pair has the same distribution as</w:t>
        </w:r>
      </w:ins>
      <w:ins w:id="26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and is independent of</w:t>
        </w:r>
      </w:ins>
      <w:ins w:id="26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46" w:author="PR Preview" w:date="2026-01-01T00:00:00Z">
        <w:r>
          <w:t xml:space="preserve">,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so each loss has conditional expectation</w:t>
        </w:r>
      </w:ins>
      <w:ins w:id="264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by</w:t>
        </w:r>
      </w:ins>
      <w:ins w:id="2652" w:author="PR Preview" w:date="2026-01-01T00:00:00Z">
        <w:r>
          <w:t xml:space="preserve"> </w:t>
        </w:r>
      </w:ins>
      <w:hyperlink w:anchor="eq-generalization-error">
        <w:ins w:id="2653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2654" w:author="PR Preview" w:date="2026-01-01T00:00:00Z">
        <w:r>
          <w:t xml:space="preserve">.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2"/>
    <w:bookmarkStart w:id="173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4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4"/>
    <w:bookmarkStart w:id="179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9"/>
    <w:bookmarkEnd w:id="180"/>
    <w:bookmarkStart w:id="229" w:name="sec-data-splits"/>
    <w:p>
      <w:pPr>
        <w:pStyle w:val="Heading2"/>
      </w:pPr>
      <w:r>
        <w:t xml:space="preserve">5 Training, validation, and test sets</w:t>
      </w:r>
    </w:p>
    <w:bookmarkStart w:id="18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1"/>
    <w:bookmarkStart w:id="18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2"/>
    <w:bookmarkStart w:id="184" w:name="def-data-splits"/>
    <w:p>
      <w:pPr>
        <w:pStyle w:val="BodyText"/>
      </w:pPr>
      <w:del w:id="2657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A</w:delText>
        </w:r>
      </w:del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divides the observations</w:delText>
        </w:r>
      </w:del>
      <w:del w:id="26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of a data set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into three disjoint sets of indices,</w:delText>
        </w:r>
      </w:del>
      <w:del w:id="266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70" w:author="PR Preview" w:date="2026-01-01T00:00:00Z">
        <w:r>
          <w:delText xml:space="preserve">,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and</w:delText>
        </w:r>
      </w:del>
      <w:del w:id="267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675" w:author="PR Preview" w:date="2026-01-01T00:00:00Z">
        <w:r>
          <w:delText xml:space="preserve">,</w:delText>
        </w:r>
      </w:del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and takes the observations in</w:delText>
        </w:r>
      </w:del>
      <w:del w:id="267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as the</w:delText>
        </w:r>
      </w:del>
      <w:del w:id="2681" w:author="PR Preview" w:date="2026-01-01T00:00:00Z">
        <w:r>
          <w:delText xml:space="preserve"> </w:delText>
        </w:r>
      </w:del>
      <w:hyperlink w:anchor="def-training-set">
        <w:del w:id="268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83" w:author="PR Preview" w:date="2026-01-01T00:00:00Z">
        <w:r>
          <w:delText xml:space="preserve">:</w:delText>
        </w:r>
      </w:del>
    </w:p>
    <w:p>
      <w:pPr>
        <w:pStyle w:val="BodyText"/>
      </w:pPr>
      <w:ins w:id="2684" w:author="PR Preview" w:date="2026-01-01T00:00:00Z">
        <w:r>
          <w:rPr>
            <w:b/>
            <w:bCs/>
          </w:rPr>
          <w:t xml:space="preserve">Definition 37 (Training/validation/test split)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A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rPr>
            <w:b/>
            <w:bCs/>
          </w:rPr>
          <w:t xml:space="preserve">training/validation/test split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divides the observations</w:t>
        </w:r>
      </w:ins>
      <w:ins w:id="26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of a data set</w:t>
        </w:r>
      </w:ins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into three disjoint sets of indices,</w:t>
        </w:r>
      </w:ins>
      <w:ins w:id="269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97" w:author="PR Preview" w:date="2026-01-01T00:00:00Z">
        <w:r>
          <w:t xml:space="preserve">,</w:t>
        </w:r>
      </w:ins>
      <w:ins w:id="269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and</w:t>
        </w:r>
      </w:ins>
      <w:ins w:id="270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702" w:author="PR Preview" w:date="2026-01-01T00:00:00Z">
        <w:r>
          <w:t xml:space="preserve">,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and takes the observations in</w:t>
        </w:r>
      </w:ins>
      <w:ins w:id="270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as the</w:t>
        </w:r>
      </w:ins>
      <w:ins w:id="2708" w:author="PR Preview" w:date="2026-01-01T00:00:00Z">
        <w:r>
          <w:t xml:space="preserve"> </w:t>
        </w:r>
      </w:ins>
      <w:hyperlink w:anchor="def-training-set">
        <w:ins w:id="270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10" w:author="PR Preview" w:date="2026-01-01T00:00:00Z">
        <w:r>
          <w:t xml:space="preserve">:</w:t>
        </w:r>
      </w:ins>
    </w:p>
    <w:p>
      <w:pPr>
        <w:pStyle w:val="BodyText"/>
      </w:pPr>
      <w:bookmarkStart w:id="18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4"/>
    <w:bookmarkStart w:id="185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5"/>
    <w:bookmarkStart w:id="187" w:name="def-tuning-parameter"/>
    <w:p>
      <w:pPr>
        <w:pStyle w:val="BodyText"/>
      </w:pPr>
      <w:del w:id="2711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A</w:delText>
        </w:r>
      </w:del>
      <w:del w:id="2714" w:author="PR Preview" w:date="2026-01-01T00:00:00Z">
        <w:r>
          <w:delText xml:space="preserve"> </w:delText>
        </w:r>
      </w:del>
      <w:del w:id="2715" w:author="PR Preview" w:date="2026-01-01T00:00:00Z">
        <w:r>
          <w:rPr>
            <w:b/>
            <w:bCs/>
          </w:rPr>
          <w:delText xml:space="preserve">tuning parameter</w:delText>
        </w:r>
      </w:del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of a</w:delText>
        </w:r>
      </w:del>
      <w:del w:id="2718" w:author="PR Preview" w:date="2026-01-01T00:00:00Z">
        <w:r>
          <w:delText xml:space="preserve"> </w:delText>
        </w:r>
      </w:del>
      <w:hyperlink w:anchor="def-fitting-procedure">
        <w:del w:id="271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is a setting</w:delText>
        </w:r>
      </w:del>
      <w:del w:id="2722" w:author="PR Preview" w:date="2026-01-01T00:00:00Z">
        <w:r>
          <w:delText xml:space="preserve"> </w:delText>
        </w:r>
      </w:del>
      <m:oMath>
        <m:r>
          <m:t>λ</m:t>
        </m:r>
      </m:oMath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that the procedure needs</w:delText>
        </w:r>
      </w:del>
      <w:del w:id="2725" w:author="PR Preview" w:date="2026-01-01T00:00:00Z">
        <w:r>
          <w:delText xml:space="preserve"> </w:delText>
        </w:r>
      </w:del>
      <w:del w:id="2726" w:author="PR Preview" w:date="2026-01-01T00:00:00Z">
        <w:r>
          <w:delText xml:space="preserve">but does not compute from the</w:delText>
        </w:r>
      </w:del>
      <w:del w:id="2727" w:author="PR Preview" w:date="2026-01-01T00:00:00Z">
        <w:r>
          <w:delText xml:space="preserve"> </w:delText>
        </w:r>
      </w:del>
      <w:hyperlink w:anchor="def-training-set">
        <w:del w:id="272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[8]</w:delText>
        </w:r>
      </w:del>
      <w:del w:id="2731" w:author="PR Preview" w:date="2026-01-01T00:00:00Z">
        <w:r>
          <w:delText xml:space="preserve">:</w:delText>
        </w:r>
      </w:del>
    </w:p>
    <w:p>
      <w:pPr>
        <w:pStyle w:val="BodyText"/>
      </w:pPr>
      <w:ins w:id="2732" w:author="PR Preview" w:date="2026-01-01T00:00:00Z">
        <w:r>
          <w:rPr>
            <w:b/>
            <w:bCs/>
          </w:rPr>
          <w:t xml:space="preserve">Definition 38 (Tuning parameter)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A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rPr>
            <w:b/>
            <w:bCs/>
          </w:rPr>
          <w:t xml:space="preserve">tuning parameter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of a</w:t>
        </w:r>
      </w:ins>
      <w:ins w:id="2739" w:author="PR Preview" w:date="2026-01-01T00:00:00Z">
        <w:r>
          <w:t xml:space="preserve"> </w:t>
        </w:r>
      </w:ins>
      <w:hyperlink w:anchor="def-fitting-procedure">
        <w:ins w:id="274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is a setting</w:t>
        </w:r>
      </w:ins>
      <w:ins w:id="2743" w:author="PR Preview" w:date="2026-01-01T00:00:00Z">
        <w:r>
          <w:t xml:space="preserve"> </w:t>
        </w:r>
      </w:ins>
      <m:oMath>
        <m:r>
          <m:t>λ</m:t>
        </m:r>
      </m:oMath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that the procedure needs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but does not compute from the</w:t>
        </w:r>
      </w:ins>
      <w:ins w:id="2748" w:author="PR Preview" w:date="2026-01-01T00:00:00Z">
        <w:r>
          <w:t xml:space="preserve"> </w:t>
        </w:r>
      </w:ins>
      <w:hyperlink w:anchor="def-training-set">
        <w:ins w:id="274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[8]</w:t>
        </w:r>
      </w:ins>
      <w:ins w:id="2752" w:author="PR Preview" w:date="2026-01-01T00:00:00Z">
        <w:r>
          <w:t xml:space="preserve">:</w:t>
        </w:r>
      </w:ins>
    </w:p>
    <w:p>
      <w:pPr>
        <w:pStyle w:val="BodyText"/>
      </w:pPr>
      <w:bookmarkStart w:id="18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7"/>
    <w:bookmarkStart w:id="188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8"/>
    <w:bookmarkStart w:id="189" w:name="def-model-selection"/>
    <w:p>
      <w:pPr>
        <w:pStyle w:val="BodyText"/>
      </w:pPr>
      <w:del w:id="2753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2754" w:author="PR Preview" w:date="2026-01-01T00:00:00Z">
        <w:r>
          <w:delText xml:space="preserve"> </w:delText>
        </w:r>
      </w:del>
      <w:del w:id="2755" w:author="PR Preview" w:date="2026-01-01T00:00:00Z">
        <w:r>
          <w:rPr>
            <w:b/>
            <w:bCs/>
          </w:rPr>
          <w:delText xml:space="preserve">Model selection</w:delText>
        </w:r>
      </w:del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is choosing one</w:delText>
        </w:r>
      </w:del>
      <w:del w:id="2758" w:author="PR Preview" w:date="2026-01-01T00:00:00Z">
        <w:r>
          <w:delText xml:space="preserve"> </w:delText>
        </w:r>
      </w:del>
      <w:hyperlink w:anchor="def-fitted-model">
        <w:del w:id="275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from a set of candidate fitted models from different</w:delText>
        </w:r>
      </w:del>
      <w:del w:id="2762" w:author="PR Preview" w:date="2026-01-01T00:00:00Z">
        <w:r>
          <w:delText xml:space="preserve"> </w:delText>
        </w:r>
      </w:del>
      <w:hyperlink w:anchor="def-model-family">
        <w:del w:id="2763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2764" w:author="PR Preview" w:date="2026-01-01T00:00:00Z">
        <w:r>
          <w:delText xml:space="preserve">,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using observations that were</w:delText>
        </w:r>
      </w:del>
      <w:del w:id="2767" w:author="PR Preview" w:date="2026-01-01T00:00:00Z">
        <w:r>
          <w:delText xml:space="preserve"> </w:delText>
        </w:r>
      </w:del>
      <w:hyperlink w:anchor="def-held-out-set">
        <w:del w:id="2768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from fitting</w:delText>
        </w:r>
      </w:del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[9]</w:delText>
        </w:r>
      </w:del>
      <w:del w:id="2773" w:author="PR Preview" w:date="2026-01-01T00:00:00Z">
        <w:r>
          <w:delText xml:space="preserve">.</w:delText>
        </w:r>
      </w:del>
    </w:p>
    <w:p>
      <w:pPr>
        <w:pStyle w:val="BodyText"/>
      </w:pPr>
      <w:ins w:id="2774" w:author="PR Preview" w:date="2026-01-01T00:00:00Z">
        <w:r>
          <w:rPr>
            <w:b/>
            <w:bCs/>
          </w:rPr>
          <w:t xml:space="preserve">Definition 39 (Model selection)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rPr>
            <w:b/>
            <w:bCs/>
          </w:rPr>
          <w:t xml:space="preserve">Model selection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is choosing one</w:t>
        </w:r>
      </w:ins>
      <w:ins w:id="2779" w:author="PR Preview" w:date="2026-01-01T00:00:00Z">
        <w:r>
          <w:t xml:space="preserve"> </w:t>
        </w:r>
      </w:ins>
      <w:hyperlink w:anchor="def-fitted-model">
        <w:ins w:id="278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from a set of candidate fitted models from different</w:t>
        </w:r>
      </w:ins>
      <w:ins w:id="2783" w:author="PR Preview" w:date="2026-01-01T00:00:00Z">
        <w:r>
          <w:t xml:space="preserve"> </w:t>
        </w:r>
      </w:ins>
      <w:hyperlink w:anchor="def-model-family">
        <w:ins w:id="2784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2785" w:author="PR Preview" w:date="2026-01-01T00:00:00Z">
        <w:r>
          <w:t xml:space="preserve">,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using observations that were</w:t>
        </w:r>
      </w:ins>
      <w:ins w:id="2788" w:author="PR Preview" w:date="2026-01-01T00:00:00Z">
        <w:r>
          <w:t xml:space="preserve"> </w:t>
        </w:r>
      </w:ins>
      <w:hyperlink w:anchor="def-held-out-set">
        <w:ins w:id="2789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from fitting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[9]</w:t>
        </w:r>
      </w:ins>
      <w:ins w:id="2794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9"/>
    <w:bookmarkStart w:id="190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0"/>
    <w:bookmarkStart w:id="192" w:name="def-validation-set"/>
    <w:p>
      <w:pPr>
        <w:pStyle w:val="BodyText"/>
      </w:pPr>
      <w:del w:id="2795" w:author="PR Preview" w:date="2026-01-01T00:00:00Z">
        <w:r>
          <w:rPr>
            <w:b/>
            <w:bCs/>
          </w:rPr>
          <w:delText xml:space="preserve">Definition 41 (Validation set)</w:delText>
        </w:r>
      </w:del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The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rPr>
            <w:b/>
            <w:bCs/>
          </w:rPr>
          <w:delText xml:space="preserve">validation set</w:delText>
        </w:r>
      </w:del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of a</w:delText>
        </w:r>
      </w:del>
      <w:del w:id="2802" w:author="PR Preview" w:date="2026-01-01T00:00:00Z">
        <w:r>
          <w:delText xml:space="preserve"> </w:delText>
        </w:r>
      </w:del>
      <w:hyperlink w:anchor="def-data-splits">
        <w:del w:id="2803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is the</w:delText>
        </w:r>
      </w:del>
      <w:del w:id="2806" w:author="PR Preview" w:date="2026-01-01T00:00:00Z">
        <w:r>
          <w:delText xml:space="preserve"> </w:delText>
        </w:r>
      </w:del>
      <w:hyperlink w:anchor="def-held-out-set">
        <w:del w:id="280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of observations indexed by</w:delText>
        </w:r>
      </w:del>
      <w:del w:id="281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11" w:author="PR Preview" w:date="2026-01-01T00:00:00Z">
        <w:r>
          <w:delText xml:space="preserve">,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delText xml:space="preserve">used for</w:delText>
        </w:r>
      </w:del>
      <w:del w:id="2814" w:author="PR Preview" w:date="2026-01-01T00:00:00Z">
        <w:r>
          <w:delText xml:space="preserve"> </w:delText>
        </w:r>
      </w:del>
      <w:hyperlink w:anchor="def-model-selection">
        <w:del w:id="2815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among candidate</w:delText>
        </w:r>
      </w:del>
      <w:del w:id="2818" w:author="PR Preview" w:date="2026-01-01T00:00:00Z">
        <w:r>
          <w:delText xml:space="preserve"> </w:delText>
        </w:r>
      </w:del>
      <w:hyperlink w:anchor="def-fitted-model">
        <w:del w:id="2819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2822" w:author="PR Preview" w:date="2026-01-01T00:00:00Z">
        <w:r>
          <w:rPr>
            <w:b/>
            <w:bCs/>
          </w:rPr>
          <w:t xml:space="preserve">Definition 40 (Validation set)</w:t>
        </w:r>
      </w:ins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The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rPr>
            <w:b/>
            <w:bCs/>
          </w:rPr>
          <w:t xml:space="preserve">validation set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of a</w:t>
        </w:r>
      </w:ins>
      <w:ins w:id="2829" w:author="PR Preview" w:date="2026-01-01T00:00:00Z">
        <w:r>
          <w:t xml:space="preserve"> </w:t>
        </w:r>
      </w:ins>
      <w:hyperlink w:anchor="def-data-splits">
        <w:ins w:id="283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is the</w:t>
        </w:r>
      </w:ins>
      <w:ins w:id="2833" w:author="PR Preview" w:date="2026-01-01T00:00:00Z">
        <w:r>
          <w:t xml:space="preserve"> </w:t>
        </w:r>
      </w:ins>
      <w:hyperlink w:anchor="def-held-out-set">
        <w:ins w:id="2834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of observations indexed by</w:t>
        </w:r>
      </w:ins>
      <w:ins w:id="283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838" w:author="PR Preview" w:date="2026-01-01T00:00:00Z">
        <w:r>
          <w:t xml:space="preserve">,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used for</w:t>
        </w:r>
      </w:ins>
      <w:ins w:id="2841" w:author="PR Preview" w:date="2026-01-01T00:00:00Z">
        <w:r>
          <w:t xml:space="preserve"> </w:t>
        </w:r>
      </w:ins>
      <w:hyperlink w:anchor="def-model-selection">
        <w:ins w:id="2842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among candidate</w:t>
        </w:r>
      </w:ins>
      <w:ins w:id="2845" w:author="PR Preview" w:date="2026-01-01T00:00:00Z">
        <w:r>
          <w:t xml:space="preserve"> </w:t>
        </w:r>
      </w:ins>
      <w:hyperlink w:anchor="def-fitted-model">
        <w:ins w:id="2846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9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2"/>
    <w:bookmarkStart w:id="194" w:name="def-validation-error"/>
    <w:p>
      <w:pPr>
        <w:pStyle w:val="BodyText"/>
      </w:pPr>
      <w:del w:id="2849" w:author="PR Preview" w:date="2026-01-01T00:00:00Z">
        <w:r>
          <w:rPr>
            <w:b/>
            <w:bCs/>
          </w:rPr>
          <w:delText xml:space="preserve">Definition 42 (Validation error)</w:delText>
        </w:r>
      </w:del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The</w:delText>
        </w:r>
      </w:del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rPr>
            <w:b/>
            <w:bCs/>
          </w:rPr>
          <w:delText xml:space="preserve">validation error</w:delText>
        </w:r>
      </w:del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of a</w:delText>
        </w:r>
      </w:del>
      <w:del w:id="2856" w:author="PR Preview" w:date="2026-01-01T00:00:00Z">
        <w:r>
          <w:delText xml:space="preserve"> </w:delText>
        </w:r>
      </w:del>
      <w:hyperlink w:anchor="def-prediction-rule">
        <w:del w:id="285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5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859" w:author="PR Preview" w:date="2026-01-01T00:00:00Z">
        <w:r>
          <w:delText xml:space="preserve"> </w:delText>
        </w:r>
      </w:del>
      <w:del w:id="2860" w:author="PR Preview" w:date="2026-01-01T00:00:00Z">
        <w:r>
          <w:delText xml:space="preserve">fitted to a</w:delText>
        </w:r>
      </w:del>
      <w:del w:id="2861" w:author="PR Preview" w:date="2026-01-01T00:00:00Z">
        <w:r>
          <w:delText xml:space="preserve"> </w:delText>
        </w:r>
      </w:del>
      <w:hyperlink w:anchor="def-training-set">
        <w:del w:id="286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8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is its sample mean</w:delText>
        </w:r>
      </w:del>
      <w:del w:id="2866" w:author="PR Preview" w:date="2026-01-01T00:00:00Z">
        <w:r>
          <w:delText xml:space="preserve"> </w:delText>
        </w:r>
      </w:del>
      <w:hyperlink w:anchor="def-observation-loss">
        <w:del w:id="286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86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869" w:author="PR Preview" w:date="2026-01-01T00:00:00Z">
        <w:r>
          <w:delText xml:space="preserve"> </w:delText>
        </w:r>
      </w:del>
      <w:del w:id="2870" w:author="PR Preview" w:date="2026-01-01T00:00:00Z">
        <w:r>
          <w:delText xml:space="preserve">on the</w:delText>
        </w:r>
      </w:del>
      <w:del w:id="2871" w:author="PR Preview" w:date="2026-01-01T00:00:00Z">
        <w:r>
          <w:delText xml:space="preserve"> </w:delText>
        </w:r>
      </w:del>
      <w:hyperlink w:anchor="def-validation-set">
        <w:del w:id="2872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873" w:author="PR Preview" w:date="2026-01-01T00:00:00Z">
        <w:r>
          <w:delText xml:space="preserve">, indexed by</w:delText>
        </w:r>
      </w:del>
      <w:del w:id="287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75" w:author="PR Preview" w:date="2026-01-01T00:00:00Z">
        <w:r>
          <w:delText xml:space="preserve">:</w:delText>
        </w:r>
      </w:del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del w:id="2876" w:author="PR Preview" w:date="2026-01-01T00:00:00Z">
        <w:r>
          <w:rPr>
            <w:b/>
            <w:bCs/>
          </w:rPr>
          <w:delText xml:space="preserve">Definition 43 (Validation choice)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Given candidate</w:delText>
        </w:r>
      </w:del>
      <w:del w:id="2879" w:author="PR Preview" w:date="2026-01-01T00:00:00Z">
        <w:r>
          <w:delText xml:space="preserve"> </w:delText>
        </w:r>
      </w:del>
      <w:hyperlink w:anchor="def-fitting-procedure">
        <w:del w:id="288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88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882" w:author="PR Preview" w:date="2026-01-01T00:00:00Z">
        <w:r>
          <w:delText xml:space="preserve">,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the</w:delText>
        </w:r>
      </w:del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rPr>
            <w:b/>
            <w:bCs/>
          </w:rPr>
          <w:delText xml:space="preserve">validation choice</w:delText>
        </w:r>
      </w:del>
      <w:del w:id="28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is the index of the candidate whose</w:delText>
        </w:r>
      </w:del>
      <w:del w:id="2890" w:author="PR Preview" w:date="2026-01-01T00:00:00Z">
        <w:r>
          <w:delText xml:space="preserve"> </w:delText>
        </w:r>
      </w:del>
      <w:hyperlink w:anchor="def-prediction-rule">
        <w:del w:id="289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92" w:author="PR Preview" w:date="2026-01-01T00:00:00Z">
        <w:r>
          <w:delText xml:space="preserve">,</w:delText>
        </w:r>
      </w:del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fitted to the training set</w:delText>
        </w:r>
      </w:del>
      <w:del w:id="28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96" w:author="PR Preview" w:date="2026-01-01T00:00:00Z">
        <w:r>
          <w:delText xml:space="preserve">,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has the smallest</w:delText>
        </w:r>
      </w:del>
      <w:del w:id="2899" w:author="PR Preview" w:date="2026-01-01T00:00:00Z">
        <w:r>
          <w:delText xml:space="preserve"> </w:delText>
        </w:r>
      </w:del>
      <w:hyperlink w:anchor="def-validation-error">
        <w:del w:id="2900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2901" w:author="PR Preview" w:date="2026-01-01T00:00:00Z">
        <w:r>
          <w:delText xml:space="preserve">:</w:delText>
        </w:r>
      </w:del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del w:id="2902" w:author="PR Preview" w:date="2026-01-01T00:00:00Z">
        <w:r>
          <w:rPr>
            <w:b/>
            <w:bCs/>
          </w:rPr>
          <w:delText xml:space="preserve">Definition 44 (Test set)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The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rPr>
            <w:b/>
            <w:bCs/>
          </w:rPr>
          <w:delText xml:space="preserve">test set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of a</w:delText>
        </w:r>
      </w:del>
      <w:del w:id="2909" w:author="PR Preview" w:date="2026-01-01T00:00:00Z">
        <w:r>
          <w:delText xml:space="preserve"> </w:delText>
        </w:r>
      </w:del>
      <w:hyperlink w:anchor="def-data-splits">
        <w:del w:id="2910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is the</w:delText>
        </w:r>
      </w:del>
      <w:del w:id="2913" w:author="PR Preview" w:date="2026-01-01T00:00:00Z">
        <w:r>
          <w:delText xml:space="preserve"> </w:delText>
        </w:r>
      </w:del>
      <w:hyperlink w:anchor="def-held-out-set">
        <w:del w:id="291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915" w:author="PR Preview" w:date="2026-01-01T00:00:00Z">
        <w:r>
          <w:delText xml:space="preserve"> </w:delText>
        </w:r>
      </w:del>
      <w:del w:id="2916" w:author="PR Preview" w:date="2026-01-01T00:00:00Z">
        <w:r>
          <w:delText xml:space="preserve">of observations indexed by</w:delText>
        </w:r>
      </w:del>
      <w:del w:id="291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918" w:author="PR Preview" w:date="2026-01-01T00:00:00Z">
        <w:r>
          <w:delText xml:space="preserve">,</w:delText>
        </w:r>
      </w:del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on which the</w:delText>
        </w:r>
      </w:del>
      <w:del w:id="2921" w:author="PR Preview" w:date="2026-01-01T00:00:00Z">
        <w:r>
          <w:delText xml:space="preserve"> </w:delText>
        </w:r>
      </w:del>
      <w:hyperlink w:anchor="def-fitted-model">
        <w:del w:id="292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9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that the</w:delText>
        </w:r>
      </w:del>
      <w:del w:id="2926" w:author="PR Preview" w:date="2026-01-01T00:00:00Z">
        <w:r>
          <w:delText xml:space="preserve"> </w:delText>
        </w:r>
      </w:del>
      <w:hyperlink w:anchor="def-validation-choice">
        <w:del w:id="2927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picks is scored:</w:delText>
        </w:r>
      </w:del>
    </w:p>
    <w:p>
      <w:pPr>
        <w:pStyle w:val="BodyText"/>
      </w:pPr>
      <w:ins w:id="2930" w:author="PR Preview" w:date="2026-01-01T00:00:00Z">
        <w:r>
          <w:rPr>
            <w:b/>
            <w:bCs/>
          </w:rPr>
          <w:t xml:space="preserve">Definition 41 (Validation error)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t xml:space="preserve">The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rPr>
            <w:b/>
            <w:bCs/>
          </w:rPr>
          <w:t xml:space="preserve">validation error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of a</w:t>
        </w:r>
      </w:ins>
      <w:ins w:id="2937" w:author="PR Preview" w:date="2026-01-01T00:00:00Z">
        <w:r>
          <w:t xml:space="preserve"> </w:t>
        </w:r>
      </w:ins>
      <w:hyperlink w:anchor="def-prediction-rule">
        <w:ins w:id="293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9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fitted to a</w:t>
        </w:r>
      </w:ins>
      <w:ins w:id="2942" w:author="PR Preview" w:date="2026-01-01T00:00:00Z">
        <w:r>
          <w:t xml:space="preserve"> </w:t>
        </w:r>
      </w:ins>
      <w:hyperlink w:anchor="def-training-set">
        <w:ins w:id="29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45" w:author="PR Preview" w:date="2026-01-01T00:00:00Z">
        <w:r>
          <w:t xml:space="preserve"> </w:t>
        </w:r>
      </w:ins>
      <w:ins w:id="2946" w:author="PR Preview" w:date="2026-01-01T00:00:00Z">
        <w:r>
          <w:t xml:space="preserve">is its sample mean</w:t>
        </w:r>
      </w:ins>
      <w:ins w:id="2947" w:author="PR Preview" w:date="2026-01-01T00:00:00Z">
        <w:r>
          <w:t xml:space="preserve"> </w:t>
        </w:r>
      </w:ins>
      <w:hyperlink w:anchor="def-observation-loss">
        <w:ins w:id="294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94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on the</w:t>
        </w:r>
      </w:ins>
      <w:ins w:id="2952" w:author="PR Preview" w:date="2026-01-01T00:00:00Z">
        <w:r>
          <w:t xml:space="preserve"> </w:t>
        </w:r>
      </w:ins>
      <w:hyperlink w:anchor="def-validation-set">
        <w:ins w:id="2953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2954" w:author="PR Preview" w:date="2026-01-01T00:00:00Z">
        <w:r>
          <w:t xml:space="preserve">, indexed by</w:t>
        </w:r>
      </w:ins>
      <w:ins w:id="295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956" w:author="PR Preview" w:date="2026-01-01T00:00:00Z">
        <w:r>
          <w:t xml:space="preserve">:</w:t>
        </w:r>
      </w:ins>
    </w:p>
    <w:p>
      <w:pPr>
        <w:pStyle w:val="BodyText"/>
      </w:pPr>
      <w:bookmarkStart w:id="19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6" w:name="def-validation-choice"/>
    <w:p>
      <w:pPr>
        <w:pStyle w:val="FirstParagraph"/>
      </w:pPr>
      <w:ins w:id="2957" w:author="PR Preview" w:date="2026-01-01T00:00:00Z">
        <w:r>
          <w:rPr>
            <w:b/>
            <w:bCs/>
          </w:rPr>
          <w:t xml:space="preserve">Definition 42 (Validation choice)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Given candidate</w:t>
        </w:r>
      </w:ins>
      <w:ins w:id="2960" w:author="PR Preview" w:date="2026-01-01T00:00:00Z">
        <w:r>
          <w:t xml:space="preserve"> </w:t>
        </w:r>
      </w:ins>
      <w:hyperlink w:anchor="def-fitting-procedure">
        <w:ins w:id="296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96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963" w:author="PR Preview" w:date="2026-01-01T00:00:00Z">
        <w:r>
          <w:t xml:space="preserve">,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the</w:t>
        </w:r>
      </w:ins>
      <w:ins w:id="2966" w:author="PR Preview" w:date="2026-01-01T00:00:00Z">
        <w:r>
          <w:t xml:space="preserve"> </w:t>
        </w:r>
      </w:ins>
      <w:ins w:id="2967" w:author="PR Preview" w:date="2026-01-01T00:00:00Z">
        <w:r>
          <w:rPr>
            <w:b/>
            <w:bCs/>
          </w:rPr>
          <w:t xml:space="preserve">validation choice</w:t>
        </w:r>
      </w:ins>
      <w:ins w:id="29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is the index of the candidate whose</w:t>
        </w:r>
      </w:ins>
      <w:ins w:id="2971" w:author="PR Preview" w:date="2026-01-01T00:00:00Z">
        <w:r>
          <w:t xml:space="preserve"> </w:t>
        </w:r>
      </w:ins>
      <w:hyperlink w:anchor="def-prediction-rule">
        <w:ins w:id="297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973" w:author="PR Preview" w:date="2026-01-01T00:00:00Z">
        <w:r>
          <w:t xml:space="preserve">,</w:t>
        </w:r>
      </w:ins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fitted to the training set</w:t>
        </w:r>
      </w:ins>
      <w:ins w:id="29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77" w:author="PR Preview" w:date="2026-01-01T00:00:00Z">
        <w:r>
          <w:t xml:space="preserve">,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has the smallest</w:t>
        </w:r>
      </w:ins>
      <w:ins w:id="2980" w:author="PR Preview" w:date="2026-01-01T00:00:00Z">
        <w:r>
          <w:t xml:space="preserve"> </w:t>
        </w:r>
      </w:ins>
      <w:hyperlink w:anchor="def-validation-error">
        <w:ins w:id="2981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2982" w:author="PR Preview" w:date="2026-01-01T00:00:00Z">
        <w:r>
          <w:t xml:space="preserve">:</w:t>
        </w:r>
      </w:ins>
    </w:p>
    <w:p>
      <w:pPr>
        <w:pStyle w:val="BodyText"/>
      </w:pPr>
      <w:bookmarkStart w:id="19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test-set"/>
    <w:p>
      <w:pPr>
        <w:pStyle w:val="FirstParagraph"/>
      </w:pPr>
      <w:ins w:id="2983" w:author="PR Preview" w:date="2026-01-01T00:00:00Z">
        <w:r>
          <w:rPr>
            <w:b/>
            <w:bCs/>
          </w:rPr>
          <w:t xml:space="preserve">Definition 43 (Test set)</w:t>
        </w:r>
      </w:ins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The</w:t>
        </w:r>
      </w:ins>
      <w:ins w:id="2986" w:author="PR Preview" w:date="2026-01-01T00:00:00Z">
        <w:r>
          <w:t xml:space="preserve"> </w:t>
        </w:r>
      </w:ins>
      <w:ins w:id="2987" w:author="PR Preview" w:date="2026-01-01T00:00:00Z">
        <w:r>
          <w:rPr>
            <w:b/>
            <w:bCs/>
          </w:rPr>
          <w:t xml:space="preserve">test set</w:t>
        </w:r>
      </w:ins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of a</w:t>
        </w:r>
      </w:ins>
      <w:ins w:id="2990" w:author="PR Preview" w:date="2026-01-01T00:00:00Z">
        <w:r>
          <w:t xml:space="preserve"> </w:t>
        </w:r>
      </w:ins>
      <w:hyperlink w:anchor="def-data-splits">
        <w:ins w:id="2991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is the</w:t>
        </w:r>
      </w:ins>
      <w:ins w:id="2994" w:author="PR Preview" w:date="2026-01-01T00:00:00Z">
        <w:r>
          <w:t xml:space="preserve"> </w:t>
        </w:r>
      </w:ins>
      <w:hyperlink w:anchor="def-held-out-set">
        <w:ins w:id="2995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of observations indexed by</w:t>
        </w:r>
      </w:ins>
      <w:ins w:id="299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999" w:author="PR Preview" w:date="2026-01-01T00:00:00Z">
        <w:r>
          <w:t xml:space="preserve">,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on which the</w:t>
        </w:r>
      </w:ins>
      <w:ins w:id="3002" w:author="PR Preview" w:date="2026-01-01T00:00:00Z">
        <w:r>
          <w:t xml:space="preserve"> </w:t>
        </w:r>
      </w:ins>
      <w:hyperlink w:anchor="def-fitted-model">
        <w:ins w:id="300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that the</w:t>
        </w:r>
      </w:ins>
      <w:ins w:id="3007" w:author="PR Preview" w:date="2026-01-01T00:00:00Z">
        <w:r>
          <w:t xml:space="preserve"> </w:t>
        </w:r>
      </w:ins>
      <w:hyperlink w:anchor="def-validation-choice">
        <w:ins w:id="3008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picks is scored:</w:t>
        </w:r>
      </w:ins>
    </w:p>
    <w:p>
      <w:pPr>
        <w:pStyle w:val="BodyText"/>
      </w:pPr>
      <w:bookmarkStart w:id="19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test-error"/>
    <w:p>
      <w:pPr>
        <w:pStyle w:val="BodyText"/>
      </w:pPr>
      <w:del w:id="3011" w:author="PR Preview" w:date="2026-01-01T00:00:00Z">
        <w:r>
          <w:rPr>
            <w:b/>
            <w:bCs/>
          </w:rPr>
          <w:delText xml:space="preserve">Definition 45 (Test error)</w:delText>
        </w:r>
      </w:del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The</w:delText>
        </w:r>
      </w:del>
      <w:del w:id="3014" w:author="PR Preview" w:date="2026-01-01T00:00:00Z">
        <w:r>
          <w:delText xml:space="preserve"> </w:delText>
        </w:r>
      </w:del>
      <w:del w:id="3015" w:author="PR Preview" w:date="2026-01-01T00:00:00Z">
        <w:r>
          <w:rPr>
            <w:b/>
            <w:bCs/>
          </w:rPr>
          <w:delText xml:space="preserve">test error</w:delText>
        </w:r>
      </w:del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of a</w:delText>
        </w:r>
      </w:del>
      <w:del w:id="3018" w:author="PR Preview" w:date="2026-01-01T00:00:00Z">
        <w:r>
          <w:delText xml:space="preserve"> </w:delText>
        </w:r>
      </w:del>
      <w:hyperlink w:anchor="def-prediction-rule">
        <w:del w:id="301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02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fitted to a</w:delText>
        </w:r>
      </w:del>
      <w:del w:id="3023" w:author="PR Preview" w:date="2026-01-01T00:00:00Z">
        <w:r>
          <w:delText xml:space="preserve"> </w:delText>
        </w:r>
      </w:del>
      <w:hyperlink w:anchor="def-training-set">
        <w:del w:id="30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26" w:author="PR Preview" w:date="2026-01-01T00:00:00Z">
        <w:r>
          <w:delText xml:space="preserve"> </w:delText>
        </w:r>
      </w:del>
      <w:del w:id="3027" w:author="PR Preview" w:date="2026-01-01T00:00:00Z">
        <w:r>
          <w:delText xml:space="preserve">is its sample mean</w:delText>
        </w:r>
      </w:del>
      <w:del w:id="3028" w:author="PR Preview" w:date="2026-01-01T00:00:00Z">
        <w:r>
          <w:delText xml:space="preserve"> </w:delText>
        </w:r>
      </w:del>
      <w:hyperlink w:anchor="def-observation-loss">
        <w:del w:id="302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03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031" w:author="PR Preview" w:date="2026-01-01T00:00:00Z">
        <w:r>
          <w:delText xml:space="preserve"> </w:delText>
        </w:r>
      </w:del>
      <w:del w:id="3032" w:author="PR Preview" w:date="2026-01-01T00:00:00Z">
        <w:r>
          <w:delText xml:space="preserve">on the</w:delText>
        </w:r>
      </w:del>
      <w:del w:id="3033" w:author="PR Preview" w:date="2026-01-01T00:00:00Z">
        <w:r>
          <w:delText xml:space="preserve"> </w:delText>
        </w:r>
      </w:del>
      <w:hyperlink w:anchor="def-test-set">
        <w:del w:id="3034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035" w:author="PR Preview" w:date="2026-01-01T00:00:00Z">
        <w:r>
          <w:delText xml:space="preserve">, indexed by</w:delText>
        </w:r>
      </w:del>
      <w:del w:id="303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037" w:author="PR Preview" w:date="2026-01-01T00:00:00Z">
        <w:r>
          <w:delText xml:space="preserve">:</w:delText>
        </w:r>
      </w:del>
    </w:p>
    <w:p>
      <w:pPr>
        <w:pStyle w:val="BodyText"/>
      </w:pPr>
      <w:ins w:id="3038" w:author="PR Preview" w:date="2026-01-01T00:00:00Z">
        <w:r>
          <w:rPr>
            <w:b/>
            <w:bCs/>
          </w:rPr>
          <w:t xml:space="preserve">Definition 44 (Test error)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The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rPr>
            <w:b/>
            <w:bCs/>
          </w:rPr>
          <w:t xml:space="preserve">test error</w:t>
        </w:r>
      </w:ins>
      <w:ins w:id="3043" w:author="PR Preview" w:date="2026-01-01T00:00:00Z">
        <w:r>
          <w:t xml:space="preserve"> </w:t>
        </w:r>
      </w:ins>
      <w:ins w:id="3044" w:author="PR Preview" w:date="2026-01-01T00:00:00Z">
        <w:r>
          <w:t xml:space="preserve">of a</w:t>
        </w:r>
      </w:ins>
      <w:ins w:id="3045" w:author="PR Preview" w:date="2026-01-01T00:00:00Z">
        <w:r>
          <w:t xml:space="preserve"> </w:t>
        </w:r>
      </w:ins>
      <w:hyperlink w:anchor="def-prediction-rule">
        <w:ins w:id="304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fitted to a</w:t>
        </w:r>
      </w:ins>
      <w:ins w:id="3050" w:author="PR Preview" w:date="2026-01-01T00:00:00Z">
        <w:r>
          <w:t xml:space="preserve"> </w:t>
        </w:r>
      </w:ins>
      <w:hyperlink w:anchor="def-training-set">
        <w:ins w:id="30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is its sample mean</w:t>
        </w:r>
      </w:ins>
      <w:ins w:id="3055" w:author="PR Preview" w:date="2026-01-01T00:00:00Z">
        <w:r>
          <w:t xml:space="preserve"> </w:t>
        </w:r>
      </w:ins>
      <w:hyperlink w:anchor="def-observation-loss">
        <w:ins w:id="305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05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on the</w:t>
        </w:r>
      </w:ins>
      <w:ins w:id="3060" w:author="PR Preview" w:date="2026-01-01T00:00:00Z">
        <w:r>
          <w:t xml:space="preserve"> </w:t>
        </w:r>
      </w:ins>
      <w:hyperlink w:anchor="def-test-set">
        <w:ins w:id="306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062" w:author="PR Preview" w:date="2026-01-01T00:00:00Z">
        <w:r>
          <w:t xml:space="preserve">, indexed by</w:t>
        </w:r>
      </w:ins>
      <w:ins w:id="306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064" w:author="PR Preview" w:date="2026-01-01T00:00:00Z">
        <w:r>
          <w:t xml:space="preserve">:</w:t>
        </w:r>
      </w:ins>
    </w:p>
    <w:p>
      <w:pPr>
        <w:pStyle w:val="BodyText"/>
      </w:pPr>
      <w:bookmarkStart w:id="19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4"/>
    <w:bookmarkStart w:id="205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5"/>
    <w:bookmarkStart w:id="228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8"/>
    <w:bookmarkEnd w:id="229"/>
    <w:bookmarkStart w:id="26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30"/>
    <w:bookmarkStart w:id="23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1"/>
    <w:bookmarkStart w:id="233" w:name="def-folds"/>
    <w:p>
      <w:pPr>
        <w:pStyle w:val="FirstParagraph"/>
      </w:pPr>
      <w:del w:id="3065" w:author="PR Preview" w:date="2026-01-01T00:00:00Z">
        <w:r>
          <w:rPr>
            <w:b/>
            <w:bCs/>
          </w:rPr>
          <w:delText xml:space="preserve">Definition 46 (Folds)</w:delText>
        </w:r>
      </w:del>
      <w:del w:id="3066" w:author="PR Preview" w:date="2026-01-01T00:00:00Z">
        <w:r>
          <w:delText xml:space="preserve"> </w:delText>
        </w:r>
      </w:del>
      <w:del w:id="3067" w:author="PR Preview" w:date="2026-01-01T00:00:00Z">
        <w:r>
          <w:delText xml:space="preserve">A division of a</w:delText>
        </w:r>
      </w:del>
      <w:del w:id="3068" w:author="PR Preview" w:date="2026-01-01T00:00:00Z">
        <w:r>
          <w:delText xml:space="preserve"> </w:delText>
        </w:r>
      </w:del>
      <w:hyperlink w:anchor="def-training-set">
        <w:del w:id="306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71" w:author="PR Preview" w:date="2026-01-01T00:00:00Z">
        <w:r>
          <w:delText xml:space="preserve">,</w:delText>
        </w:r>
      </w:del>
      <w:del w:id="3072" w:author="PR Preview" w:date="2026-01-01T00:00:00Z">
        <w:r>
          <w:delText xml:space="preserve"> </w:delText>
        </w:r>
      </w:del>
      <w:del w:id="3073" w:author="PR Preview" w:date="2026-01-01T00:00:00Z">
        <w:r>
          <w:delText xml:space="preserve">indexed by</w:delText>
        </w:r>
      </w:del>
      <w:del w:id="3074" w:author="PR Preview" w:date="2026-01-01T00:00:00Z">
        <w:r>
          <w:delText xml:space="preserve"> </w:delText>
        </w:r>
      </w:del>
      <m:oMath>
        <m:r>
          <m:t>I</m:t>
        </m:r>
      </m:oMath>
      <w:del w:id="3075" w:author="PR Preview" w:date="2026-01-01T00:00:00Z">
        <w:r>
          <w:delText xml:space="preserve">, into</w:delText>
        </w:r>
      </w:del>
      <w:del w:id="3076" w:author="PR Preview" w:date="2026-01-01T00:00:00Z">
        <w:r>
          <w:delText xml:space="preserve"> </w:delText>
        </w:r>
      </w:del>
      <m:oMath>
        <m:r>
          <m:t>k</m:t>
        </m:r>
      </m:oMath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rPr>
            <w:b/>
            <w:bCs/>
          </w:rPr>
          <w:delText xml:space="preserve">folds</w:delText>
        </w:r>
      </w:del>
      <w:del w:id="3079" w:author="PR Preview" w:date="2026-01-01T00:00:00Z">
        <w:r>
          <w:delText xml:space="preserve"> </w:delText>
        </w:r>
      </w:del>
      <w:del w:id="3080" w:author="PR Preview" w:date="2026-01-01T00:00:00Z">
        <w:r>
          <w:delText xml:space="preserve">is a partition of</w:delText>
        </w:r>
      </w:del>
      <w:del w:id="3081" w:author="PR Preview" w:date="2026-01-01T00:00:00Z">
        <w:r>
          <w:delText xml:space="preserve"> </w:delText>
        </w:r>
      </w:del>
      <m:oMath>
        <m:r>
          <m:t>I</m:t>
        </m:r>
      </m:oMath>
      <w:del w:id="3082" w:author="PR Preview" w:date="2026-01-01T00:00:00Z">
        <w:r>
          <w:delText xml:space="preserve"> </w:delText>
        </w:r>
      </w:del>
      <w:del w:id="3083" w:author="PR Preview" w:date="2026-01-01T00:00:00Z">
        <w:r>
          <w:delText xml:space="preserve">into</w:delText>
        </w:r>
      </w:del>
      <w:del w:id="3084" w:author="PR Preview" w:date="2026-01-01T00:00:00Z">
        <w:r>
          <w:delText xml:space="preserve"> </w:delText>
        </w:r>
      </w:del>
      <m:oMath>
        <m:r>
          <m:t>k</m:t>
        </m:r>
      </m:oMath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nonempty, disjoint subsets</w:delText>
        </w:r>
      </w:del>
      <w:del w:id="30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088" w:author="PR Preview" w:date="2026-01-01T00:00:00Z">
        <w:r>
          <w:delText xml:space="preserve">:</w:delText>
        </w:r>
      </w:del>
    </w:p>
    <w:p>
      <w:pPr>
        <w:pStyle w:val="FirstParagraph"/>
      </w:pPr>
      <w:ins w:id="3089" w:author="PR Preview" w:date="2026-01-01T00:00:00Z">
        <w:r>
          <w:rPr>
            <w:b/>
            <w:bCs/>
          </w:rPr>
          <w:t xml:space="preserve">Definition 45 (Folds)</w:t>
        </w:r>
      </w:ins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A division of a</w:t>
        </w:r>
      </w:ins>
      <w:ins w:id="3092" w:author="PR Preview" w:date="2026-01-01T00:00:00Z">
        <w:r>
          <w:t xml:space="preserve"> </w:t>
        </w:r>
      </w:ins>
      <w:hyperlink w:anchor="def-training-set">
        <w:ins w:id="30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95" w:author="PR Preview" w:date="2026-01-01T00:00:00Z">
        <w:r>
          <w:t xml:space="preserve">,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indexed by</w:t>
        </w:r>
      </w:ins>
      <w:ins w:id="3098" w:author="PR Preview" w:date="2026-01-01T00:00:00Z">
        <w:r>
          <w:t xml:space="preserve"> </w:t>
        </w:r>
      </w:ins>
      <m:oMath>
        <m:r>
          <m:t>I</m:t>
        </m:r>
      </m:oMath>
      <w:ins w:id="3099" w:author="PR Preview" w:date="2026-01-01T00:00:00Z">
        <w:r>
          <w:t xml:space="preserve">, into</w:t>
        </w:r>
      </w:ins>
      <w:ins w:id="3100" w:author="PR Preview" w:date="2026-01-01T00:00:00Z">
        <w:r>
          <w:t xml:space="preserve"> </w:t>
        </w:r>
      </w:ins>
      <m:oMath>
        <m:r>
          <m:t>k</m:t>
        </m:r>
      </m:oMath>
      <w:ins w:id="3101" w:author="PR Preview" w:date="2026-01-01T00:00:00Z">
        <w:r>
          <w:t xml:space="preserve"> </w:t>
        </w:r>
      </w:ins>
      <w:ins w:id="3102" w:author="PR Preview" w:date="2026-01-01T00:00:00Z">
        <w:r>
          <w:rPr>
            <w:b/>
            <w:bCs/>
          </w:rPr>
          <w:t xml:space="preserve">folds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is a partition of</w:t>
        </w:r>
      </w:ins>
      <w:ins w:id="3105" w:author="PR Preview" w:date="2026-01-01T00:00:00Z">
        <w:r>
          <w:t xml:space="preserve"> </w:t>
        </w:r>
      </w:ins>
      <m:oMath>
        <m:r>
          <m:t>I</m:t>
        </m:r>
      </m:oMath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into</w:t>
        </w:r>
      </w:ins>
      <w:ins w:id="3108" w:author="PR Preview" w:date="2026-01-01T00:00:00Z">
        <w:r>
          <w:t xml:space="preserve"> </w:t>
        </w:r>
      </w:ins>
      <m:oMath>
        <m:r>
          <m:t>k</m:t>
        </m:r>
      </m:oMath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nonempty, disjoint subsets</w:t>
        </w:r>
      </w:ins>
      <w:ins w:id="31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112" w:author="PR Preview" w:date="2026-01-01T00:00:00Z">
        <w:r>
          <w:t xml:space="preserve">:</w:t>
        </w:r>
      </w:ins>
    </w:p>
    <w:p>
      <w:pPr>
        <w:pStyle w:val="BodyText"/>
      </w:pPr>
      <w:bookmarkStart w:id="23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4"/>
    <w:bookmarkStart w:id="236" w:name="def-fold-size"/>
    <w:p>
      <w:pPr>
        <w:pStyle w:val="BodyText"/>
      </w:pPr>
      <w:del w:id="3113" w:author="PR Preview" w:date="2026-01-01T00:00:00Z">
        <w:r>
          <w:rPr>
            <w:b/>
            <w:bCs/>
          </w:rPr>
          <w:delText xml:space="preserve">Definition 47 (Fold size)</w:delText>
        </w:r>
      </w:del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The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rPr>
            <w:b/>
            <w:bCs/>
          </w:rPr>
          <w:delText xml:space="preserve">size</w:delText>
        </w:r>
      </w:del>
      <w:del w:id="3118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of</w:delText>
        </w:r>
      </w:del>
      <w:del w:id="3121" w:author="PR Preview" w:date="2026-01-01T00:00:00Z">
        <w:r>
          <w:delText xml:space="preserve"> </w:delText>
        </w:r>
      </w:del>
      <w:hyperlink w:anchor="def-folds">
        <w:del w:id="312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1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124" w:author="PR Preview" w:date="2026-01-01T00:00:00Z">
        <w:r>
          <w:delText xml:space="preserve"> </w:delText>
        </w:r>
      </w:del>
      <w:del w:id="3125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del w:id="3126" w:author="PR Preview" w:date="2026-01-01T00:00:00Z">
        <w:r>
          <w:rPr>
            <w:b/>
            <w:bCs/>
          </w:rPr>
          <w:delText xml:space="preserve">Definition 48 (Fold assignment)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Given</w:delText>
        </w:r>
      </w:del>
      <w:del w:id="3129" w:author="PR Preview" w:date="2026-01-01T00:00:00Z">
        <w:r>
          <w:delText xml:space="preserve"> </w:delText>
        </w:r>
      </w:del>
      <w:hyperlink w:anchor="def-folds">
        <w:del w:id="313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1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132" w:author="PR Preview" w:date="2026-01-01T00:00:00Z">
        <w:r>
          <w:delText xml:space="preserve">,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the</w:delText>
        </w:r>
      </w:del>
      <w:del w:id="3135" w:author="PR Preview" w:date="2026-01-01T00:00:00Z">
        <w:r>
          <w:delText xml:space="preserve"> </w:delText>
        </w:r>
      </w:del>
      <w:del w:id="3136" w:author="PR Preview" w:date="2026-01-01T00:00:00Z">
        <w:r>
          <w:rPr>
            <w:b/>
            <w:bCs/>
          </w:rPr>
          <w:delText xml:space="preserve">fold assignment</w:delText>
        </w:r>
      </w:del>
      <w:del w:id="313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138" w:author="PR Preview" w:date="2026-01-01T00:00:00Z">
        <w:r>
          <w:delText xml:space="preserve"> </w:delText>
        </w:r>
      </w:del>
      <w:del w:id="3139" w:author="PR Preview" w:date="2026-01-01T00:00:00Z">
        <w:r>
          <w:delText xml:space="preserve">of observation</w:delText>
        </w:r>
      </w:del>
      <w:del w:id="3140" w:author="PR Preview" w:date="2026-01-01T00:00:00Z">
        <w:r>
          <w:delText xml:space="preserve"> </w:delText>
        </w:r>
      </w:del>
      <m:oMath>
        <m:r>
          <m:t>i</m:t>
        </m:r>
      </m:oMath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3143" w:author="PR Preview" w:date="2026-01-01T00:00:00Z">
        <w:r>
          <w:rPr>
            <w:b/>
            <w:bCs/>
          </w:rPr>
          <w:t xml:space="preserve">Definition 46 (Fold size)</w:t>
        </w:r>
      </w:ins>
      <w:ins w:id="3144" w:author="PR Preview" w:date="2026-01-01T00:00:00Z">
        <w:r>
          <w:t xml:space="preserve"> </w:t>
        </w:r>
      </w:ins>
      <w:ins w:id="3145" w:author="PR Preview" w:date="2026-01-01T00:00:00Z">
        <w:r>
          <w:t xml:space="preserve">The</w:t>
        </w:r>
      </w:ins>
      <w:ins w:id="3146" w:author="PR Preview" w:date="2026-01-01T00:00:00Z">
        <w:r>
          <w:t xml:space="preserve"> </w:t>
        </w:r>
      </w:ins>
      <w:ins w:id="3147" w:author="PR Preview" w:date="2026-01-01T00:00:00Z">
        <w:r>
          <w:rPr>
            <w:b/>
            <w:bCs/>
          </w:rPr>
          <w:t xml:space="preserve">size</w:t>
        </w:r>
      </w:ins>
      <w:ins w:id="314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of</w:t>
        </w:r>
      </w:ins>
      <w:ins w:id="3151" w:author="PR Preview" w:date="2026-01-01T00:00:00Z">
        <w:r>
          <w:t xml:space="preserve"> </w:t>
        </w:r>
      </w:ins>
      <w:hyperlink w:anchor="def-folds">
        <w:ins w:id="315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1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3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fold-assignment"/>
    <w:p>
      <w:pPr>
        <w:pStyle w:val="FirstParagraph"/>
      </w:pPr>
      <w:ins w:id="3156" w:author="PR Preview" w:date="2026-01-01T00:00:00Z">
        <w:r>
          <w:rPr>
            <w:b/>
            <w:bCs/>
          </w:rPr>
          <w:t xml:space="preserve">Definition 47 (Fold assignment)</w:t>
        </w:r>
      </w:ins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Given</w:t>
        </w:r>
      </w:ins>
      <w:ins w:id="3159" w:author="PR Preview" w:date="2026-01-01T00:00:00Z">
        <w:r>
          <w:t xml:space="preserve"> </w:t>
        </w:r>
      </w:ins>
      <w:hyperlink w:anchor="def-folds">
        <w:ins w:id="316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1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162" w:author="PR Preview" w:date="2026-01-01T00:00:00Z">
        <w:r>
          <w:t xml:space="preserve">,</w:t>
        </w:r>
      </w:ins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the</w:t>
        </w:r>
      </w:ins>
      <w:ins w:id="3165" w:author="PR Preview" w:date="2026-01-01T00:00:00Z">
        <w:r>
          <w:t xml:space="preserve"> </w:t>
        </w:r>
      </w:ins>
      <w:ins w:id="3166" w:author="PR Preview" w:date="2026-01-01T00:00:00Z">
        <w:r>
          <w:rPr>
            <w:b/>
            <w:bCs/>
          </w:rPr>
          <w:t xml:space="preserve">fold assignment</w:t>
        </w:r>
      </w:ins>
      <w:ins w:id="316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168" w:author="PR Preview" w:date="2026-01-01T00:00:00Z">
        <w:r>
          <w:t xml:space="preserve"> </w:t>
        </w:r>
      </w:ins>
      <w:ins w:id="3169" w:author="PR Preview" w:date="2026-01-01T00:00:00Z">
        <w:r>
          <w:t xml:space="preserve">of observation</w:t>
        </w:r>
      </w:ins>
      <w:ins w:id="3170" w:author="PR Preview" w:date="2026-01-01T00:00:00Z">
        <w:r>
          <w:t xml:space="preserve"> </w:t>
        </w:r>
      </w:ins>
      <m:oMath>
        <m:r>
          <m:t>i</m:t>
        </m:r>
      </m:oMath>
      <w:ins w:id="3171" w:author="PR Preview" w:date="2026-01-01T00:00:00Z">
        <w:r>
          <w:t xml:space="preserve"> </w:t>
        </w:r>
      </w:ins>
      <w:ins w:id="3172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3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9"/>
    <w:bookmarkStart w:id="241" w:name="def-fold-out-rule"/>
    <w:p>
      <w:pPr>
        <w:pStyle w:val="BodyText"/>
      </w:pPr>
      <w:del w:id="3173" w:author="PR Preview" w:date="2026-01-01T00:00:00Z">
        <w:r>
          <w:rPr>
            <w:b/>
            <w:bCs/>
          </w:rPr>
          <w:delText xml:space="preserve">Definition 49 (Fold-out rule)</w:delText>
        </w:r>
      </w:del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For</w:delText>
        </w:r>
      </w:del>
      <w:del w:id="3176" w:author="PR Preview" w:date="2026-01-01T00:00:00Z">
        <w:r>
          <w:delText xml:space="preserve"> </w:delText>
        </w:r>
      </w:del>
      <w:hyperlink w:anchor="def-folds">
        <w:del w:id="317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1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179" w:author="PR Preview" w:date="2026-01-01T00:00:00Z">
        <w:r>
          <w:delText xml:space="preserve">,</w:delText>
        </w:r>
      </w:del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the</w:delText>
        </w:r>
      </w:del>
      <w:del w:id="3182" w:author="PR Preview" w:date="2026-01-01T00:00:00Z">
        <w:r>
          <w:delText xml:space="preserve"> </w:delText>
        </w:r>
      </w:del>
      <w:del w:id="3183" w:author="PR Preview" w:date="2026-01-01T00:00:00Z">
        <w:r>
          <w:rPr>
            <w:b/>
            <w:bCs/>
          </w:rPr>
          <w:delText xml:space="preserve">fold-out rule</w:delText>
        </w:r>
      </w:del>
      <w:del w:id="318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is the</w:delText>
        </w:r>
      </w:del>
      <w:del w:id="3187" w:author="PR Preview" w:date="2026-01-01T00:00:00Z">
        <w:r>
          <w:delText xml:space="preserve"> </w:delText>
        </w:r>
      </w:del>
      <w:hyperlink w:anchor="def-prediction-rule">
        <w:del w:id="318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that a</w:delText>
        </w:r>
      </w:del>
      <w:del w:id="3191" w:author="PR Preview" w:date="2026-01-01T00:00:00Z">
        <w:r>
          <w:delText xml:space="preserve"> </w:delText>
        </w:r>
      </w:del>
      <w:hyperlink w:anchor="def-fitting-procedure">
        <w:del w:id="319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193" w:author="PR Preview" w:date="2026-01-01T00:00:00Z">
        <w:r>
          <w:delText xml:space="preserve"> </w:delText>
        </w:r>
      </w:del>
      <m:oMath>
        <m:r>
          <m:t>g</m:t>
        </m:r>
      </m:oMath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produces</w:delText>
        </w:r>
      </w:del>
      <w:del w:id="3196" w:author="PR Preview" w:date="2026-01-01T00:00:00Z">
        <w:r>
          <w:delText xml:space="preserve"> </w:delText>
        </w:r>
      </w:del>
      <w:del w:id="3197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3198" w:author="PR Preview" w:date="2026-01-01T00:00:00Z">
        <w:r>
          <w:rPr>
            <w:b/>
            <w:bCs/>
          </w:rPr>
          <w:t xml:space="preserve">Definition 48 (Fold-out rule)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For</w:t>
        </w:r>
      </w:ins>
      <w:ins w:id="3201" w:author="PR Preview" w:date="2026-01-01T00:00:00Z">
        <w:r>
          <w:t xml:space="preserve"> </w:t>
        </w:r>
      </w:ins>
      <w:hyperlink w:anchor="def-folds">
        <w:ins w:id="320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2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204" w:author="PR Preview" w:date="2026-01-01T00:00:00Z">
        <w:r>
          <w:t xml:space="preserve">,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the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rPr>
            <w:b/>
            <w:bCs/>
          </w:rPr>
          <w:t xml:space="preserve">fold-out rule</w:t>
        </w:r>
      </w:ins>
      <w:ins w:id="320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is the</w:t>
        </w:r>
      </w:ins>
      <w:ins w:id="3212" w:author="PR Preview" w:date="2026-01-01T00:00:00Z">
        <w:r>
          <w:t xml:space="preserve"> </w:t>
        </w:r>
      </w:ins>
      <w:hyperlink w:anchor="def-prediction-rule">
        <w:ins w:id="321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that a</w:t>
        </w:r>
      </w:ins>
      <w:ins w:id="3216" w:author="PR Preview" w:date="2026-01-01T00:00:00Z">
        <w:r>
          <w:t xml:space="preserve"> </w:t>
        </w:r>
      </w:ins>
      <w:hyperlink w:anchor="def-fitting-procedure">
        <w:ins w:id="321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218" w:author="PR Preview" w:date="2026-01-01T00:00:00Z">
        <w:r>
          <w:t xml:space="preserve"> </w:t>
        </w:r>
      </w:ins>
      <m:oMath>
        <m:r>
          <m:t>g</m:t>
        </m:r>
      </m:oMath>
      <w:ins w:id="3219" w:author="PR Preview" w:date="2026-01-01T00:00:00Z">
        <w:r>
          <w:t xml:space="preserve"> </w:t>
        </w:r>
      </w:ins>
      <w:ins w:id="3220" w:author="PR Preview" w:date="2026-01-01T00:00:00Z">
        <w:r>
          <w:t xml:space="preserve">produces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4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2"/>
    <w:bookmarkStart w:id="243" w:name="def-kfold"/>
    <w:p>
      <w:pPr>
        <w:pStyle w:val="BodyText"/>
      </w:pPr>
      <w:del w:id="3223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3224" w:author="PR Preview" w:date="2026-01-01T00:00:00Z">
        <w:r>
          <w:rPr>
            <w:b/>
            <w:bCs/>
          </w:rPr>
          <w:delText xml:space="preserve">-fold cross-validation)</w:delText>
        </w:r>
      </w:del>
      <w:del w:id="3225" w:author="PR Preview" w:date="2026-01-01T00:00:00Z">
        <w:r>
          <w:delText xml:space="preserve"> </w:delText>
        </w:r>
      </w:del>
      <w:del w:id="3226" w:author="PR Preview" w:date="2026-01-01T00:00:00Z">
        <w:r>
          <w:delText xml:space="preserve">In</w:delText>
        </w:r>
      </w:del>
      <w:del w:id="3227" w:author="PR Preview" w:date="2026-01-01T00:00:00Z">
        <w:r>
          <w:delText xml:space="preserve"> </w:delText>
        </w:r>
      </w:del>
      <m:oMath>
        <m:r>
          <m:t>k</m:t>
        </m:r>
      </m:oMath>
      <w:del w:id="3228" w:author="PR Preview" w:date="2026-01-01T00:00:00Z">
        <w:r>
          <w:rPr>
            <w:b/>
            <w:bCs/>
          </w:rPr>
          <w:delText xml:space="preserve">-fold cross-validation</w:delText>
        </w:r>
      </w:del>
      <w:del w:id="3229" w:author="PR Preview" w:date="2026-01-01T00:00:00Z">
        <w:r>
          <w:delText xml:space="preserve"> </w:delText>
        </w:r>
      </w:del>
      <w:del w:id="3230" w:author="PR Preview" w:date="2026-01-01T00:00:00Z">
        <w:r>
          <w:delText xml:space="preserve">[10]</w:delText>
        </w:r>
      </w:del>
      <w:del w:id="3231" w:author="PR Preview" w:date="2026-01-01T00:00:00Z">
        <w:r>
          <w:delText xml:space="preserve">:</w:delText>
        </w:r>
      </w:del>
    </w:p>
    <w:p>
      <w:pPr>
        <w:pStyle w:val="BodyText"/>
      </w:pPr>
      <w:ins w:id="3232" w:author="PR Preview" w:date="2026-01-01T00:00:00Z">
        <w:r>
          <w:rPr>
            <w:b/>
            <w:bCs/>
          </w:rPr>
          <w:t xml:space="preserve">Definition 49 (</w:t>
        </w:r>
      </w:ins>
      <m:oMath>
        <m:r>
          <m:t>k</m:t>
        </m:r>
      </m:oMath>
      <w:ins w:id="3233" w:author="PR Preview" w:date="2026-01-01T00:00:00Z">
        <w:r>
          <w:rPr>
            <w:b/>
            <w:bCs/>
          </w:rPr>
          <w:t xml:space="preserve">-fold cross-validation)</w:t>
        </w:r>
      </w:ins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In</w:t>
        </w:r>
      </w:ins>
      <w:ins w:id="3236" w:author="PR Preview" w:date="2026-01-01T00:00:00Z">
        <w:r>
          <w:t xml:space="preserve"> </w:t>
        </w:r>
      </w:ins>
      <m:oMath>
        <m:r>
          <m:t>k</m:t>
        </m:r>
      </m:oMath>
      <w:ins w:id="3237" w:author="PR Preview" w:date="2026-01-01T00:00:00Z">
        <w:r>
          <w:rPr>
            <w:b/>
            <w:bCs/>
          </w:rPr>
          <w:t xml:space="preserve">-fold cross-validation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[10]</w:t>
        </w:r>
      </w:ins>
      <w:ins w:id="324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3"/>
    <w:bookmarkStart w:id="244" w:name="rem-kfold-vs-validation-set"/>
    <w:p>
      <w:pPr>
        <w:pStyle w:val="BodyText"/>
      </w:pPr>
      <w:del w:id="3241" w:author="PR Preview" w:date="2026-01-01T00:00:00Z">
        <w:r>
          <w:rPr>
            <w:i/>
            <w:iCs/>
          </w:rPr>
          <w:delText xml:space="preserve">Remark 22</w:delText>
        </w:r>
      </w:del>
      <w:del w:id="3242" w:author="PR Preview" w:date="2026-01-01T00:00:00Z">
        <w:r>
          <w:delText xml:space="preserve"> (Cross-validation instead of a single validation set). </w:delText>
        </w:r>
      </w:del>
      <w:del w:id="3243" w:author="PR Preview" w:date="2026-01-01T00:00:00Z">
        <w:r>
          <w:delText xml:space="preserve">If data are limited,</w:delText>
        </w:r>
      </w:del>
      <w:del w:id="3244" w:author="PR Preview" w:date="2026-01-01T00:00:00Z">
        <w:r>
          <w:delText xml:space="preserve"> </w:delText>
        </w:r>
      </w:del>
      <m:oMath>
        <m:r>
          <m:t>k</m:t>
        </m:r>
      </m:oMath>
      <w:del w:id="3245" w:author="PR Preview" w:date="2026-01-01T00:00:00Z">
        <w:r>
          <w:delText xml:space="preserve">-fold cross-validation</w:delText>
        </w:r>
      </w:del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can replace the single validation set of</w:delText>
        </w:r>
      </w:del>
      <w:del w:id="3248" w:author="PR Preview" w:date="2026-01-01T00:00:00Z">
        <w:r>
          <w:delText xml:space="preserve"> </w:delText>
        </w:r>
      </w:del>
      <w:hyperlink w:anchor="def-data-splits">
        <w:del w:id="324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for more stable tuning.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In</w:delText>
        </w:r>
      </w:del>
      <w:del w:id="3254" w:author="PR Preview" w:date="2026-01-01T00:00:00Z">
        <w:r>
          <w:delText xml:space="preserve"> </w:delText>
        </w:r>
      </w:del>
      <w:hyperlink w:anchor="exr-kfold">
        <w:del w:id="325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3256" w:author="PR Preview" w:date="2026-01-01T00:00:00Z">
        <w:r>
          <w:delText xml:space="preserve">,</w:delText>
        </w:r>
      </w:del>
      <w:del w:id="325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folds of 8 cars each</w:delText>
        </w:r>
      </w:del>
      <w:del w:id="3260" w:author="PR Preview" w:date="2026-01-01T00:00:00Z">
        <w:r>
          <w:delText xml:space="preserve"> </w:delText>
        </w:r>
      </w:del>
      <w:del w:id="3261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262" w:author="PR Preview" w:date="2026-01-01T00:00:00Z">
        <w:r>
          <w:rPr>
            <w:b/>
            <w:bCs/>
          </w:rPr>
          <w:delText xml:space="preserve">Definition 51 (Cross-validation estimate)</w:delText>
        </w:r>
      </w:del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The</w:delText>
        </w:r>
      </w:del>
      <w:del w:id="3265" w:author="PR Preview" w:date="2026-01-01T00:00:00Z">
        <w:r>
          <w:delText xml:space="preserve"> </w:delText>
        </w:r>
      </w:del>
      <m:oMath>
        <m:r>
          <m:t>k</m:t>
        </m:r>
      </m:oMath>
      <w:del w:id="3266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2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268" w:author="PR Preview" w:date="2026-01-01T00:00:00Z">
        <w:r>
          <w:delText xml:space="preserve"> </w:delText>
        </w:r>
      </w:del>
      <w:del w:id="3269" w:author="PR Preview" w:date="2026-01-01T00:00:00Z">
        <w:r>
          <w:delText xml:space="preserve">is the</w:delText>
        </w:r>
      </w:del>
      <w:del w:id="3270" w:author="PR Preview" w:date="2026-01-01T00:00:00Z">
        <w:r>
          <w:delText xml:space="preserve"> </w:delText>
        </w:r>
      </w:del>
      <w:hyperlink r:id="rId76">
        <w:del w:id="327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272" w:author="PR Preview" w:date="2026-01-01T00:00:00Z">
        <w:r>
          <w:delText xml:space="preserve"> </w:delText>
        </w:r>
      </w:del>
      <w:del w:id="3273" w:author="PR Preview" w:date="2026-01-01T00:00:00Z">
        <w:r>
          <w:delText xml:space="preserve">of the predictions that each observation</w:delText>
        </w:r>
      </w:del>
      <w:del w:id="327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of the training set receives</w:delText>
        </w:r>
      </w:del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from the</w:delText>
        </w:r>
      </w:del>
      <w:del w:id="3279" w:author="PR Preview" w:date="2026-01-01T00:00:00Z">
        <w:r>
          <w:delText xml:space="preserve"> </w:delText>
        </w:r>
      </w:del>
      <w:hyperlink w:anchor="def-fold-out-rule">
        <w:del w:id="328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281" w:author="PR Preview" w:date="2026-01-01T00:00:00Z">
        <w:r>
          <w:delText xml:space="preserve"> </w:delText>
        </w:r>
      </w:del>
      <w:del w:id="3282" w:author="PR Preview" w:date="2026-01-01T00:00:00Z">
        <w:r>
          <w:delText xml:space="preserve">of its</w:delText>
        </w:r>
      </w:del>
      <w:del w:id="3283" w:author="PR Preview" w:date="2026-01-01T00:00:00Z">
        <w:r>
          <w:delText xml:space="preserve"> </w:delText>
        </w:r>
      </w:del>
      <w:hyperlink w:anchor="def-fold-assignment">
        <w:del w:id="3284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28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in</w:delText>
        </w:r>
      </w:del>
      <w:del w:id="328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28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290" w:author="PR Preview" w:date="2026-01-01T00:00:00Z">
        <w:r>
          <w:delText xml:space="preserve">:</w:delText>
        </w:r>
      </w:del>
    </w:p>
    <w:p>
      <w:pPr>
        <w:pStyle w:val="BodyText"/>
      </w:pPr>
      <w:ins w:id="3291" w:author="PR Preview" w:date="2026-01-01T00:00:00Z">
        <w:r>
          <w:rPr>
            <w:i/>
            <w:iCs/>
          </w:rPr>
          <w:t xml:space="preserve">Remark 22</w:t>
        </w:r>
      </w:ins>
      <w:ins w:id="3292" w:author="PR Preview" w:date="2026-01-01T00:00:00Z">
        <w:r>
          <w:t xml:space="preserve"> (Cross-validation instead of a single validation set). </w:t>
        </w:r>
      </w:ins>
      <w:ins w:id="3293" w:author="PR Preview" w:date="2026-01-01T00:00:00Z">
        <w:r>
          <w:t xml:space="preserve">If data are limited,</w:t>
        </w:r>
      </w:ins>
      <w:ins w:id="3294" w:author="PR Preview" w:date="2026-01-01T00:00:00Z">
        <w:r>
          <w:t xml:space="preserve"> </w:t>
        </w:r>
      </w:ins>
      <m:oMath>
        <m:r>
          <m:t>k</m:t>
        </m:r>
      </m:oMath>
      <w:ins w:id="3295" w:author="PR Preview" w:date="2026-01-01T00:00:00Z">
        <w:r>
          <w:t xml:space="preserve">-fold cross-validation</w:t>
        </w:r>
      </w:ins>
      <w:ins w:id="3296" w:author="PR Preview" w:date="2026-01-01T00:00:00Z">
        <w:r>
          <w:t xml:space="preserve"> </w:t>
        </w:r>
      </w:ins>
      <w:ins w:id="3297" w:author="PR Preview" w:date="2026-01-01T00:00:00Z">
        <w:r>
          <w:t xml:space="preserve">can replace the single validation set of</w:t>
        </w:r>
      </w:ins>
      <w:ins w:id="3298" w:author="PR Preview" w:date="2026-01-01T00:00:00Z">
        <w:r>
          <w:t xml:space="preserve"> </w:t>
        </w:r>
      </w:ins>
      <w:hyperlink w:anchor="def-data-splits">
        <w:ins w:id="3299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300" w:author="PR Preview" w:date="2026-01-01T00:00:00Z">
        <w:r>
          <w:t xml:space="preserve"> </w:t>
        </w:r>
      </w:ins>
      <w:ins w:id="3301" w:author="PR Preview" w:date="2026-01-01T00:00:00Z">
        <w:r>
          <w:t xml:space="preserve">for more stable tuning.</w:t>
        </w:r>
      </w:ins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In</w:t>
        </w:r>
      </w:ins>
      <w:ins w:id="3304" w:author="PR Preview" w:date="2026-01-01T00:00:00Z">
        <w:r>
          <w:t xml:space="preserve"> </w:t>
        </w:r>
      </w:ins>
      <w:hyperlink w:anchor="exr-kfold">
        <w:ins w:id="3305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3306" w:author="PR Preview" w:date="2026-01-01T00:00:00Z">
        <w:r>
          <w:t xml:space="preserve">,</w:t>
        </w:r>
      </w:ins>
      <w:ins w:id="33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folds of 8 cars each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give 4 fits on 24 cars each.</w:t>
        </w:r>
      </w:ins>
    </w:p>
    <w:bookmarkEnd w:id="244"/>
    <w:bookmarkStart w:id="246" w:name="def-cv-estimate"/>
    <w:p>
      <w:pPr>
        <w:pStyle w:val="BodyText"/>
      </w:pPr>
      <w:ins w:id="3312" w:author="PR Preview" w:date="2026-01-01T00:00:00Z">
        <w:r>
          <w:rPr>
            <w:b/>
            <w:bCs/>
          </w:rPr>
          <w:t xml:space="preserve">Definition 50 (Cross-validation estimate)</w:t>
        </w:r>
      </w:ins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The</w:t>
        </w:r>
      </w:ins>
      <w:ins w:id="3315" w:author="PR Preview" w:date="2026-01-01T00:00:00Z">
        <w:r>
          <w:t xml:space="preserve"> </w:t>
        </w:r>
      </w:ins>
      <m:oMath>
        <m:r>
          <m:t>k</m:t>
        </m:r>
      </m:oMath>
      <w:ins w:id="3316" w:author="PR Preview" w:date="2026-01-01T00:00:00Z">
        <w:r>
          <w:rPr>
            <w:b/>
            <w:bCs/>
          </w:rPr>
          <w:t xml:space="preserve">-fold cross-validation estimate</w:t>
        </w:r>
      </w:ins>
      <w:ins w:id="33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is the</w:t>
        </w:r>
      </w:ins>
      <w:ins w:id="3320" w:author="PR Preview" w:date="2026-01-01T00:00:00Z">
        <w:r>
          <w:t xml:space="preserve"> </w:t>
        </w:r>
      </w:ins>
      <w:hyperlink r:id="rId76">
        <w:ins w:id="332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of the predictions that each observation</w:t>
        </w:r>
      </w:ins>
      <w:ins w:id="33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325" w:author="PR Preview" w:date="2026-01-01T00:00:00Z">
        <w:r>
          <w:t xml:space="preserve"> </w:t>
        </w:r>
      </w:ins>
      <w:ins w:id="3326" w:author="PR Preview" w:date="2026-01-01T00:00:00Z">
        <w:r>
          <w:t xml:space="preserve">of the training set receives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from the</w:t>
        </w:r>
      </w:ins>
      <w:ins w:id="3329" w:author="PR Preview" w:date="2026-01-01T00:00:00Z">
        <w:r>
          <w:t xml:space="preserve"> </w:t>
        </w:r>
      </w:ins>
      <w:hyperlink w:anchor="def-fold-out-rule">
        <w:ins w:id="3330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331" w:author="PR Preview" w:date="2026-01-01T00:00:00Z">
        <w:r>
          <w:t xml:space="preserve"> </w:t>
        </w:r>
      </w:ins>
      <w:ins w:id="3332" w:author="PR Preview" w:date="2026-01-01T00:00:00Z">
        <w:r>
          <w:t xml:space="preserve">of its</w:t>
        </w:r>
      </w:ins>
      <w:ins w:id="3333" w:author="PR Preview" w:date="2026-01-01T00:00:00Z">
        <w:r>
          <w:t xml:space="preserve"> </w:t>
        </w:r>
      </w:ins>
      <w:hyperlink w:anchor="def-fold-assignment">
        <w:ins w:id="3334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33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in</w:t>
        </w:r>
      </w:ins>
      <w:ins w:id="333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33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340" w:author="PR Preview" w:date="2026-01-01T00:00:00Z">
        <w:r>
          <w:t xml:space="preserve">:</w:t>
        </w:r>
      </w:ins>
    </w:p>
    <w:p>
      <w:pPr>
        <w:pStyle w:val="BodyText"/>
      </w:pPr>
      <w:bookmarkStart w:id="24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7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7"/>
    <w:bookmarkStart w:id="248" w:name="exr-cv-estimate-by-fold"/>
    <w:p>
      <w:pPr>
        <w:pStyle w:val="BodyText"/>
      </w:pPr>
      <w:del w:id="3341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Rewrite the</w:delText>
        </w:r>
      </w:del>
      <w:del w:id="3344" w:author="PR Preview" w:date="2026-01-01T00:00:00Z">
        <w:r>
          <w:delText xml:space="preserve"> </w:delText>
        </w:r>
      </w:del>
      <w:hyperlink w:anchor="def-cv-estimate">
        <w:del w:id="334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346" w:author="PR Preview" w:date="2026-01-01T00:00:00Z">
        <w:r>
          <w:delText xml:space="preserve"> </w:delText>
        </w:r>
      </w:del>
      <w:hyperlink w:anchor="eq-cv-estimate">
        <w:del w:id="3347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348" w:author="PR Preview" w:date="2026-01-01T00:00:00Z">
        <w:r>
          <w:delText xml:space="preserve"> </w:delText>
        </w:r>
      </w:del>
      <w:del w:id="3349" w:author="PR Preview" w:date="2026-01-01T00:00:00Z">
        <w:r>
          <w:delText xml:space="preserve">as</w:delText>
        </w:r>
      </w:del>
      <w:del w:id="335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times a double sum: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an outer sum over the fold numbers</w:delText>
        </w:r>
      </w:del>
      <w:del w:id="3355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and an inner sum over the observations</w:delText>
        </w:r>
      </w:del>
      <w:del w:id="3358" w:author="PR Preview" w:date="2026-01-01T00:00:00Z">
        <w:r>
          <w:delText xml:space="preserve"> </w:delText>
        </w:r>
      </w:del>
      <m:oMath>
        <m:r>
          <m:t>i</m:t>
        </m:r>
      </m:oMath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in</w:delText>
        </w:r>
      </w:del>
      <w:del w:id="3361" w:author="PR Preview" w:date="2026-01-01T00:00:00Z">
        <w:r>
          <w:delText xml:space="preserve"> </w:delText>
        </w:r>
      </w:del>
      <w:hyperlink w:anchor="def-folds">
        <w:del w:id="336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3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364" w:author="PR Preview" w:date="2026-01-01T00:00:00Z">
        <w:r>
          <w:delText xml:space="preserve">.</w:delText>
        </w:r>
      </w:del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delText xml:space="preserve">Then simplify the summand, so that it no longer uses the fold assignment</w:delText>
        </w:r>
      </w:del>
      <w:del w:id="336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368" w:author="PR Preview" w:date="2026-01-01T00:00:00Z">
        <w:r>
          <w:delText xml:space="preserve">.</w:delText>
        </w:r>
      </w:del>
    </w:p>
    <w:p>
      <w:pPr>
        <w:pStyle w:val="BodyText"/>
      </w:pPr>
      <w:del w:id="3369" w:author="PR Preview" w:date="2026-01-01T00:00:00Z">
        <w:r>
          <w:rPr>
            <w:i/>
            <w:iCs/>
          </w:rPr>
          <w:delText xml:space="preserve">Solution 12</w:delText>
        </w:r>
      </w:del>
      <w:del w:id="3370" w:author="PR Preview" w:date="2026-01-01T00:00:00Z">
        <w:r>
          <w:delText xml:space="preserve">. </w:delText>
        </w:r>
      </w:del>
      <w:del w:id="3371" w:author="PR Preview" w:date="2026-01-01T00:00:00Z">
        <w:r>
          <w:delText xml:space="preserve">The folds</w:delText>
        </w:r>
      </w:del>
      <w:del w:id="33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373" w:author="PR Preview" w:date="2026-01-01T00:00:00Z">
        <w:r>
          <w:delText xml:space="preserve"> </w:delText>
        </w:r>
      </w:del>
      <w:del w:id="3374" w:author="PR Preview" w:date="2026-01-01T00:00:00Z">
        <w:r>
          <w:delText xml:space="preserve">partition</w:delText>
        </w:r>
      </w:del>
      <w:del w:id="3375" w:author="PR Preview" w:date="2026-01-01T00:00:00Z">
        <w:r>
          <w:delText xml:space="preserve"> </w:delText>
        </w:r>
      </w:del>
      <m:oMath>
        <m:r>
          <m:t>I</m:t>
        </m:r>
      </m:oMath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(</w:delText>
        </w:r>
      </w:del>
      <w:hyperlink w:anchor="def-folds">
        <w:del w:id="3378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3379" w:author="PR Preview" w:date="2026-01-01T00:00:00Z">
        <w:r>
          <w:delText xml:space="preserve">),</w:delText>
        </w:r>
      </w:del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so summing over the observations of each fold and then over the folds</w:delText>
        </w:r>
      </w:del>
      <w:del w:id="3382" w:author="PR Preview" w:date="2026-01-01T00:00:00Z">
        <w:r>
          <w:delText xml:space="preserve"> </w:delText>
        </w:r>
      </w:del>
      <w:del w:id="3383" w:author="PR Preview" w:date="2026-01-01T00:00:00Z">
        <w:r>
          <w:delText xml:space="preserve">adds each term of</w:delText>
        </w:r>
      </w:del>
      <w:del w:id="3384" w:author="PR Preview" w:date="2026-01-01T00:00:00Z">
        <w:r>
          <w:delText xml:space="preserve"> </w:delText>
        </w:r>
      </w:del>
      <w:hyperlink w:anchor="eq-cv-estimate">
        <w:del w:id="3385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exactly once.</w:delText>
        </w:r>
      </w:del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For</w:delText>
        </w:r>
      </w:del>
      <w:del w:id="339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391" w:author="PR Preview" w:date="2026-01-01T00:00:00Z">
        <w:r>
          <w:delText xml:space="preserve">,</w:delText>
        </w:r>
      </w:del>
      <w:del w:id="3392" w:author="PR Preview" w:date="2026-01-01T00:00:00Z">
        <w:r>
          <w:delText xml:space="preserve"> </w:delText>
        </w:r>
      </w:del>
      <w:hyperlink w:anchor="eq-fold-assignment">
        <w:del w:id="3393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also puts</w:delText>
        </w:r>
      </w:del>
      <w:del w:id="3396" w:author="PR Preview" w:date="2026-01-01T00:00:00Z">
        <w:r>
          <w:delText xml:space="preserve"> </w:delText>
        </w:r>
      </w:del>
      <m:oMath>
        <m:r>
          <m:t>i</m:t>
        </m:r>
      </m:oMath>
      <w:del w:id="3397" w:author="PR Preview" w:date="2026-01-01T00:00:00Z">
        <w:r>
          <w:delText xml:space="preserve"> </w:delText>
        </w:r>
      </w:del>
      <w:del w:id="3398" w:author="PR Preview" w:date="2026-01-01T00:00:00Z">
        <w:r>
          <w:delText xml:space="preserve">in</w:delText>
        </w:r>
      </w:del>
      <w:del w:id="33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400" w:author="PR Preview" w:date="2026-01-01T00:00:00Z">
        <w:r>
          <w:delText xml:space="preserve">,</w:delText>
        </w:r>
      </w:del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and the folds are disjoint,</w:delText>
        </w:r>
      </w:del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so</w:delText>
        </w:r>
      </w:del>
      <w:del w:id="340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406" w:author="PR Preview" w:date="2026-01-01T00:00:00Z">
        <w:r>
          <w:delText xml:space="preserve">.</w:delText>
        </w:r>
      </w:del>
      <w:del w:id="3407" w:author="PR Preview" w:date="2026-01-01T00:00:00Z">
        <w:r>
          <w:delText xml:space="preserve"> </w:delText>
        </w:r>
      </w:del>
      <w:del w:id="3408" w:author="PR Preview" w:date="2026-01-01T00:00:00Z">
        <w:r>
          <w:delText xml:space="preserve">Then</w:delText>
        </w:r>
      </w:del>
    </w:p>
    <w:p>
      <w:pPr>
        <w:pStyle w:val="BodyText"/>
      </w:pPr>
      <w:ins w:id="3409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Rewrite the</w:t>
        </w:r>
      </w:ins>
      <w:ins w:id="3412" w:author="PR Preview" w:date="2026-01-01T00:00:00Z">
        <w:r>
          <w:t xml:space="preserve"> </w:t>
        </w:r>
      </w:ins>
      <w:hyperlink w:anchor="def-cv-estimate">
        <w:ins w:id="341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414" w:author="PR Preview" w:date="2026-01-01T00:00:00Z">
        <w:r>
          <w:t xml:space="preserve"> </w:t>
        </w:r>
      </w:ins>
      <w:hyperlink w:anchor="eq-cv-estimate">
        <w:ins w:id="3415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416" w:author="PR Preview" w:date="2026-01-01T00:00:00Z">
        <w:r>
          <w:t xml:space="preserve"> </w:t>
        </w:r>
      </w:ins>
      <w:ins w:id="3417" w:author="PR Preview" w:date="2026-01-01T00:00:00Z">
        <w:r>
          <w:t xml:space="preserve">as</w:t>
        </w:r>
      </w:ins>
      <w:ins w:id="341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times a double sum: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an outer sum over the fold numbers</w:t>
        </w:r>
      </w:ins>
      <w:ins w:id="3423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424" w:author="PR Preview" w:date="2026-01-01T00:00:00Z">
        <w:r>
          <w:t xml:space="preserve"> </w:t>
        </w:r>
      </w:ins>
      <w:ins w:id="3425" w:author="PR Preview" w:date="2026-01-01T00:00:00Z">
        <w:r>
          <w:t xml:space="preserve">and an inner sum over the observations</w:t>
        </w:r>
      </w:ins>
      <w:ins w:id="3426" w:author="PR Preview" w:date="2026-01-01T00:00:00Z">
        <w:r>
          <w:t xml:space="preserve"> </w:t>
        </w:r>
      </w:ins>
      <m:oMath>
        <m:r>
          <m:t>i</m:t>
        </m:r>
      </m:oMath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in</w:t>
        </w:r>
      </w:ins>
      <w:ins w:id="3429" w:author="PR Preview" w:date="2026-01-01T00:00:00Z">
        <w:r>
          <w:t xml:space="preserve"> </w:t>
        </w:r>
      </w:ins>
      <w:hyperlink w:anchor="def-folds">
        <w:ins w:id="343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4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432" w:author="PR Preview" w:date="2026-01-01T00:00:00Z">
        <w:r>
          <w:t xml:space="preserve">.</w:t>
        </w:r>
      </w:ins>
      <w:ins w:id="3433" w:author="PR Preview" w:date="2026-01-01T00:00:00Z">
        <w:r>
          <w:t xml:space="preserve"> </w:t>
        </w:r>
      </w:ins>
      <w:ins w:id="3434" w:author="PR Preview" w:date="2026-01-01T00:00:00Z">
        <w:r>
          <w:t xml:space="preserve">Then simplify the summand, so that it no longer uses the fold assignment</w:t>
        </w:r>
      </w:ins>
      <w:ins w:id="343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436" w:author="PR Preview" w:date="2026-01-01T00:00:00Z">
        <w:r>
          <w:t xml:space="preserve">.</w:t>
        </w:r>
      </w:ins>
    </w:p>
    <w:bookmarkEnd w:id="248"/>
    <w:bookmarkStart w:id="249" w:name="sol-cv-estimate-by-fold"/>
    <w:p>
      <w:pPr>
        <w:pStyle w:val="BodyText"/>
      </w:pPr>
      <w:ins w:id="3437" w:author="PR Preview" w:date="2026-01-01T00:00:00Z">
        <w:r>
          <w:rPr>
            <w:i/>
            <w:iCs/>
          </w:rPr>
          <w:t xml:space="preserve">Solution 12</w:t>
        </w:r>
      </w:ins>
      <w:ins w:id="3438" w:author="PR Preview" w:date="2026-01-01T00:00:00Z">
        <w:r>
          <w:t xml:space="preserve">. </w:t>
        </w:r>
      </w:ins>
      <w:ins w:id="3439" w:author="PR Preview" w:date="2026-01-01T00:00:00Z">
        <w:r>
          <w:t xml:space="preserve">The folds</w:t>
        </w:r>
      </w:ins>
      <w:ins w:id="34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441" w:author="PR Preview" w:date="2026-01-01T00:00:00Z">
        <w:r>
          <w:t xml:space="preserve"> </w:t>
        </w:r>
      </w:ins>
      <w:ins w:id="3442" w:author="PR Preview" w:date="2026-01-01T00:00:00Z">
        <w:r>
          <w:t xml:space="preserve">partition</w:t>
        </w:r>
      </w:ins>
      <w:ins w:id="3443" w:author="PR Preview" w:date="2026-01-01T00:00:00Z">
        <w:r>
          <w:t xml:space="preserve"> </w:t>
        </w:r>
      </w:ins>
      <m:oMath>
        <m:r>
          <m:t>I</m:t>
        </m:r>
      </m:oMath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(</w:t>
        </w:r>
      </w:ins>
      <w:hyperlink w:anchor="def-folds">
        <w:ins w:id="3446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3447" w:author="PR Preview" w:date="2026-01-01T00:00:00Z">
        <w:r>
          <w:t xml:space="preserve">),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so summing over the observations of each fold and then over the folds</w:t>
        </w:r>
      </w:ins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adds each term of</w:t>
        </w:r>
      </w:ins>
      <w:ins w:id="3452" w:author="PR Preview" w:date="2026-01-01T00:00:00Z">
        <w:r>
          <w:t xml:space="preserve"> </w:t>
        </w:r>
      </w:ins>
      <w:hyperlink w:anchor="eq-cv-estimate">
        <w:ins w:id="3453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exactly once.</w:t>
        </w:r>
      </w:ins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For</w:t>
        </w:r>
      </w:ins>
      <w:ins w:id="345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459" w:author="PR Preview" w:date="2026-01-01T00:00:00Z">
        <w:r>
          <w:t xml:space="preserve">,</w:t>
        </w:r>
      </w:ins>
      <w:ins w:id="3460" w:author="PR Preview" w:date="2026-01-01T00:00:00Z">
        <w:r>
          <w:t xml:space="preserve"> </w:t>
        </w:r>
      </w:ins>
      <w:hyperlink w:anchor="eq-fold-assignment">
        <w:ins w:id="3461" w:author="PR Preview" w:date="2026-01-01T00:00:00Z">
          <w:r>
            <w:rPr>
              <w:rStyle w:val="Hyperlink"/>
            </w:rPr>
            <w:t xml:space="preserve">Equation 45</w:t>
          </w:r>
        </w:ins>
      </w:hyperlink>
      <w:ins w:id="3462" w:author="PR Preview" w:date="2026-01-01T00:00:00Z">
        <w:r>
          <w:t xml:space="preserve"> </w:t>
        </w:r>
      </w:ins>
      <w:ins w:id="3463" w:author="PR Preview" w:date="2026-01-01T00:00:00Z">
        <w:r>
          <w:t xml:space="preserve">also puts</w:t>
        </w:r>
      </w:ins>
      <w:ins w:id="3464" w:author="PR Preview" w:date="2026-01-01T00:00:00Z">
        <w:r>
          <w:t xml:space="preserve"> </w:t>
        </w:r>
      </w:ins>
      <m:oMath>
        <m:r>
          <m:t>i</m:t>
        </m:r>
      </m:oMath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in</w:t>
        </w:r>
      </w:ins>
      <w:ins w:id="34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468" w:author="PR Preview" w:date="2026-01-01T00:00:00Z">
        <w:r>
          <w:t xml:space="preserve">,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and the folds are disjoint,</w:t>
        </w:r>
      </w:ins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so</w:t>
        </w:r>
      </w:ins>
      <w:ins w:id="347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474" w:author="PR Preview" w:date="2026-01-01T00:00:00Z">
        <w:r>
          <w:t xml:space="preserve">.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9"/>
    <w:bookmarkStart w:id="25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3" w:name="def-fold-mse"/>
    <w:p>
      <w:pPr>
        <w:pStyle w:val="BodyText"/>
      </w:pPr>
      <w:del w:id="3477" w:author="PR Preview" w:date="2026-01-01T00:00:00Z">
        <w:r>
          <w:rPr>
            <w:b/>
            <w:bCs/>
          </w:rPr>
          <w:delText xml:space="preserve">Definition 52 (Fold mean squared error)</w:delText>
        </w:r>
      </w:del>
      <w:del w:id="3478" w:author="PR Preview" w:date="2026-01-01T00:00:00Z">
        <w:r>
          <w:delText xml:space="preserve"> </w:delText>
        </w:r>
      </w:del>
      <w:del w:id="3479" w:author="PR Preview" w:date="2026-01-01T00:00:00Z">
        <w:r>
          <w:delText xml:space="preserve">The</w:delText>
        </w:r>
      </w:del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rPr>
            <w:b/>
            <w:bCs/>
          </w:rPr>
          <w:delText xml:space="preserve">fold mean squared error</w:delText>
        </w:r>
      </w:del>
      <w:del w:id="348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of</w:delText>
        </w:r>
      </w:del>
      <w:del w:id="3485" w:author="PR Preview" w:date="2026-01-01T00:00:00Z">
        <w:r>
          <w:delText xml:space="preserve"> </w:delText>
        </w:r>
      </w:del>
      <w:hyperlink w:anchor="def-folds">
        <w:del w:id="348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4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488" w:author="PR Preview" w:date="2026-01-01T00:00:00Z">
        <w:r>
          <w:delText xml:space="preserve"> </w:delText>
        </w:r>
      </w:del>
      <w:del w:id="3489" w:author="PR Preview" w:date="2026-01-01T00:00:00Z">
        <w:r>
          <w:delText xml:space="preserve">is the</w:delText>
        </w:r>
      </w:del>
      <w:del w:id="3490" w:author="PR Preview" w:date="2026-01-01T00:00:00Z">
        <w:r>
          <w:delText xml:space="preserve"> </w:delText>
        </w:r>
      </w:del>
      <w:hyperlink r:id="rId76">
        <w:del w:id="349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492" w:author="PR Preview" w:date="2026-01-01T00:00:00Z">
        <w:r>
          <w:delText xml:space="preserve"> </w:delText>
        </w:r>
      </w:del>
      <w:del w:id="3493" w:author="PR Preview" w:date="2026-01-01T00:00:00Z">
        <w:r>
          <w:delText xml:space="preserve">of the</w:delText>
        </w:r>
      </w:del>
      <w:del w:id="3494" w:author="PR Preview" w:date="2026-01-01T00:00:00Z">
        <w:r>
          <w:delText xml:space="preserve"> </w:delText>
        </w:r>
      </w:del>
      <w:hyperlink w:anchor="def-fold-out-rule">
        <w:del w:id="349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96" w:author="PR Preview" w:date="2026-01-01T00:00:00Z">
        <w:r>
          <w:delText xml:space="preserve">’s predictions</w:delText>
        </w:r>
      </w:del>
      <w:del w:id="3497" w:author="PR Preview" w:date="2026-01-01T00:00:00Z">
        <w:r>
          <w:delText xml:space="preserve"> </w:delText>
        </w:r>
      </w:del>
      <w:del w:id="3498" w:author="PR Preview" w:date="2026-01-01T00:00:00Z">
        <w:r>
          <w:delText xml:space="preserve">for the</w:delText>
        </w:r>
      </w:del>
      <w:del w:id="349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500" w:author="PR Preview" w:date="2026-01-01T00:00:00Z">
        <w:r>
          <w:delText xml:space="preserve"> </w:delText>
        </w:r>
      </w:del>
      <w:del w:id="3501" w:author="PR Preview" w:date="2026-01-01T00:00:00Z">
        <w:r>
          <w:delText xml:space="preserve">(</w:delText>
        </w:r>
      </w:del>
      <w:hyperlink w:anchor="def-fold-size">
        <w:del w:id="3502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503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3504" w:author="PR Preview" w:date="2026-01-01T00:00:00Z">
        <w:r>
          <w:rPr>
            <w:b/>
            <w:bCs/>
          </w:rPr>
          <w:t xml:space="preserve">Definition 51 (Fold mean squared error)</w:t>
        </w:r>
      </w:ins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The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rPr>
            <w:b/>
            <w:bCs/>
          </w:rPr>
          <w:t xml:space="preserve">fold mean squared error</w:t>
        </w:r>
      </w:ins>
      <w:ins w:id="35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of</w:t>
        </w:r>
      </w:ins>
      <w:ins w:id="3512" w:author="PR Preview" w:date="2026-01-01T00:00:00Z">
        <w:r>
          <w:t xml:space="preserve"> </w:t>
        </w:r>
      </w:ins>
      <w:hyperlink w:anchor="def-folds">
        <w:ins w:id="351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5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is the</w:t>
        </w:r>
      </w:ins>
      <w:ins w:id="3517" w:author="PR Preview" w:date="2026-01-01T00:00:00Z">
        <w:r>
          <w:t xml:space="preserve"> </w:t>
        </w:r>
      </w:ins>
      <w:hyperlink r:id="rId76">
        <w:ins w:id="3518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of the</w:t>
        </w:r>
      </w:ins>
      <w:ins w:id="3521" w:author="PR Preview" w:date="2026-01-01T00:00:00Z">
        <w:r>
          <w:t xml:space="preserve"> </w:t>
        </w:r>
      </w:ins>
      <w:hyperlink w:anchor="def-fold-out-rule">
        <w:ins w:id="352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523" w:author="PR Preview" w:date="2026-01-01T00:00:00Z">
        <w:r>
          <w:t xml:space="preserve">’s predictions</w:t>
        </w:r>
      </w:ins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for the</w:t>
        </w:r>
      </w:ins>
      <w:ins w:id="352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(</w:t>
        </w:r>
      </w:ins>
      <w:hyperlink w:anchor="def-fold-size">
        <w:ins w:id="3529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530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5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4"/>
    <w:bookmarkStart w:id="255" w:name="rem-cv-estimate"/>
    <w:p>
      <w:pPr>
        <w:pStyle w:val="BodyText"/>
      </w:pPr>
      <w:del w:id="3531" w:author="PR Preview" w:date="2026-01-01T00:00:00Z">
        <w:r>
          <w:rPr>
            <w:i/>
            <w:iCs/>
          </w:rPr>
          <w:delText xml:space="preserve">Remark 25</w:delText>
        </w:r>
      </w:del>
      <w:del w:id="3532" w:author="PR Preview" w:date="2026-01-01T00:00:00Z">
        <w:r>
          <w:delText xml:space="preserve"> (What the cross-validation estimate estimates). </w:delText>
        </w:r>
      </w:del>
      <w:del w:id="3533" w:author="PR Preview" w:date="2026-01-01T00:00:00Z">
        <w:r>
          <w:delText xml:space="preserve">Each prediction in</w:delText>
        </w:r>
      </w:del>
      <w:del w:id="3534" w:author="PR Preview" w:date="2026-01-01T00:00:00Z">
        <w:r>
          <w:delText xml:space="preserve"> </w:delText>
        </w:r>
      </w:del>
      <w:hyperlink w:anchor="eq-cv-estimate">
        <w:del w:id="3535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536" w:author="PR Preview" w:date="2026-01-01T00:00:00Z">
        <w:r>
          <w:delText xml:space="preserve"> </w:delText>
        </w:r>
      </w:del>
      <w:del w:id="3537" w:author="PR Preview" w:date="2026-01-01T00:00:00Z">
        <w:r>
          <w:delText xml:space="preserve">comes from a rule</w:delText>
        </w:r>
      </w:del>
      <w:del w:id="3538" w:author="PR Preview" w:date="2026-01-01T00:00:00Z">
        <w:r>
          <w:delText xml:space="preserve"> </w:delText>
        </w:r>
      </w:del>
      <w:del w:id="3539" w:author="PR Preview" w:date="2026-01-01T00:00:00Z">
        <w:r>
          <w:delText xml:space="preserve">that did not see the observation it predicts,</w:delText>
        </w:r>
      </w:del>
      <w:del w:id="3540" w:author="PR Preview" w:date="2026-01-01T00:00:00Z">
        <w:r>
          <w:delText xml:space="preserve"> </w:delText>
        </w:r>
      </w:del>
      <w:del w:id="3541" w:author="PR Preview" w:date="2026-01-01T00:00:00Z">
        <w:r>
          <w:delText xml:space="preserve">so each squared error is scored as in</w:delText>
        </w:r>
      </w:del>
      <w:del w:id="3542" w:author="PR Preview" w:date="2026-01-01T00:00:00Z">
        <w:r>
          <w:delText xml:space="preserve"> </w:delText>
        </w:r>
      </w:del>
      <w:hyperlink w:anchor="thm-held-out-unbiased">
        <w:del w:id="354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544" w:author="PR Preview" w:date="2026-01-01T00:00:00Z">
        <w:r>
          <w:delText xml:space="preserve">.</w:delText>
        </w:r>
      </w:del>
      <w:del w:id="3545" w:author="PR Preview" w:date="2026-01-01T00:00:00Z">
        <w:r>
          <w:delText xml:space="preserve"> </w:delText>
        </w:r>
      </w:del>
      <w:del w:id="3546" w:author="PR Preview" w:date="2026-01-01T00:00:00Z">
        <w:r>
          <w:delText xml:space="preserve">But the rule for fold</w:delText>
        </w:r>
      </w:del>
      <w:del w:id="35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48" w:author="PR Preview" w:date="2026-01-01T00:00:00Z">
        <w:r>
          <w:delText xml:space="preserve"> </w:delText>
        </w:r>
      </w:del>
      <w:del w:id="3549" w:author="PR Preview" w:date="2026-01-01T00:00:00Z">
        <w:r>
          <w:delText xml:space="preserve">was fitted to</w:delText>
        </w:r>
      </w:del>
      <w:del w:id="355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observations,</w:delText>
        </w:r>
      </w:del>
      <w:del w:id="3553" w:author="PR Preview" w:date="2026-01-01T00:00:00Z">
        <w:r>
          <w:delText xml:space="preserve"> </w:delText>
        </w:r>
      </w:del>
      <w:del w:id="3554" w:author="PR Preview" w:date="2026-01-01T00:00:00Z">
        <w:r>
          <w:delText xml:space="preserve">not</w:delText>
        </w:r>
      </w:del>
      <w:del w:id="3555" w:author="PR Preview" w:date="2026-01-01T00:00:00Z">
        <w:r>
          <w:delText xml:space="preserve"> </w:delText>
        </w:r>
      </w:del>
      <m:oMath>
        <m:r>
          <m:t>n</m:t>
        </m:r>
      </m:oMath>
      <w:del w:id="3556" w:author="PR Preview" w:date="2026-01-01T00:00:00Z">
        <w:r>
          <w:delText xml:space="preserve">,</w:delText>
        </w:r>
      </w:del>
      <w:del w:id="3557" w:author="PR Preview" w:date="2026-01-01T00:00:00Z">
        <w:r>
          <w:delText xml:space="preserve"> </w:delText>
        </w:r>
      </w:del>
      <w:del w:id="3558" w:author="PR Preview" w:date="2026-01-01T00:00:00Z">
        <w:r>
          <w:delText xml:space="preserve">and the</w:delText>
        </w:r>
      </w:del>
      <w:del w:id="3559" w:author="PR Preview" w:date="2026-01-01T00:00:00Z">
        <w:r>
          <w:delText xml:space="preserve"> </w:delText>
        </w:r>
      </w:del>
      <m:oMath>
        <m:r>
          <m:t>k</m:t>
        </m:r>
      </m:oMath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rules differ from one another and from the rule fitted to all</w:delText>
        </w:r>
      </w:del>
      <w:del w:id="3562" w:author="PR Preview" w:date="2026-01-01T00:00:00Z">
        <w:r>
          <w:delText xml:space="preserve"> </w:delText>
        </w:r>
      </w:del>
      <m:oMath>
        <m:r>
          <m:t>n</m:t>
        </m:r>
      </m:oMath>
      <w:del w:id="3563" w:author="PR Preview" w:date="2026-01-01T00:00:00Z">
        <w:r>
          <w:delText xml:space="preserve">.</w:delText>
        </w:r>
      </w:del>
      <w:del w:id="3564" w:author="PR Preview" w:date="2026-01-01T00:00:00Z">
        <w:r>
          <w:delText xml:space="preserve"> </w:delText>
        </w:r>
      </w:del>
      <w:del w:id="3565" w:author="PR Preview" w:date="2026-01-01T00:00:00Z">
        <w:r>
          <w:delText xml:space="preserve">So</w:delText>
        </w:r>
      </w:del>
      <w:del w:id="35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delText xml:space="preserve">estimates the</w:delText>
        </w:r>
      </w:del>
      <w:del w:id="3569" w:author="PR Preview" w:date="2026-01-01T00:00:00Z">
        <w:r>
          <w:delText xml:space="preserve"> </w:delText>
        </w:r>
      </w:del>
      <w:hyperlink w:anchor="def-expected-generalization-error">
        <w:del w:id="357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of the fitting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rPr>
            <w:i/>
            <w:iCs/>
          </w:rPr>
          <w:delText xml:space="preserve">procedure</w:delText>
        </w:r>
      </w:del>
      <w:del w:id="3575" w:author="PR Preview" w:date="2026-01-01T00:00:00Z">
        <w:r>
          <w:delText xml:space="preserve"> </w:delText>
        </w:r>
      </w:del>
      <m:oMath>
        <m:r>
          <m:t>g</m:t>
        </m:r>
      </m:oMath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at the smaller training-set sizes</w:delText>
        </w:r>
      </w:del>
      <w:del w:id="35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579" w:author="PR Preview" w:date="2026-01-01T00:00:00Z">
        <w:r>
          <w:delText xml:space="preserve">,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which is</w:delText>
        </w:r>
      </w:del>
      <w:del w:id="35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when every fold has</w:delText>
        </w:r>
      </w:del>
      <w:del w:id="358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observations,</w:delText>
        </w:r>
      </w:del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rather than</w:delText>
        </w:r>
      </w:del>
      <w:del w:id="359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591" w:author="PR Preview" w:date="2026-01-01T00:00:00Z">
        <w:r>
          <w:delText xml:space="preserve"> </w:delText>
        </w:r>
      </w:del>
      <w:del w:id="3592" w:author="PR Preview" w:date="2026-01-01T00:00:00Z">
        <w:r>
          <w:delText xml:space="preserve">for the one rule fitted to all the data</w:delText>
        </w:r>
      </w:del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delText xml:space="preserve">[3, Sec. 7.12]</w:delText>
        </w:r>
      </w:del>
      <w:del w:id="3595" w:author="PR Preview" w:date="2026-01-01T00:00:00Z">
        <w:r>
          <w:delText xml:space="preserve">.</w:delText>
        </w:r>
      </w:del>
    </w:p>
    <w:p>
      <w:pPr>
        <w:pStyle w:val="BodyText"/>
      </w:pPr>
      <w:ins w:id="3596" w:author="PR Preview" w:date="2026-01-01T00:00:00Z">
        <w:r>
          <w:rPr>
            <w:i/>
            <w:iCs/>
          </w:rPr>
          <w:t xml:space="preserve">Remark 25</w:t>
        </w:r>
      </w:ins>
      <w:ins w:id="3597" w:author="PR Preview" w:date="2026-01-01T00:00:00Z">
        <w:r>
          <w:t xml:space="preserve"> (What the cross-validation estimate estimates). </w:t>
        </w:r>
      </w:ins>
      <w:ins w:id="3598" w:author="PR Preview" w:date="2026-01-01T00:00:00Z">
        <w:r>
          <w:t xml:space="preserve">Each prediction in</w:t>
        </w:r>
      </w:ins>
      <w:ins w:id="3599" w:author="PR Preview" w:date="2026-01-01T00:00:00Z">
        <w:r>
          <w:t xml:space="preserve"> </w:t>
        </w:r>
      </w:ins>
      <w:hyperlink w:anchor="eq-cv-estimate">
        <w:ins w:id="3600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comes from a rule</w:t>
        </w:r>
      </w:ins>
      <w:ins w:id="3603" w:author="PR Preview" w:date="2026-01-01T00:00:00Z">
        <w:r>
          <w:t xml:space="preserve"> </w:t>
        </w:r>
      </w:ins>
      <w:ins w:id="3604" w:author="PR Preview" w:date="2026-01-01T00:00:00Z">
        <w:r>
          <w:t xml:space="preserve">that did not see the observation it predicts,</w:t>
        </w:r>
      </w:ins>
      <w:ins w:id="3605" w:author="PR Preview" w:date="2026-01-01T00:00:00Z">
        <w:r>
          <w:t xml:space="preserve"> </w:t>
        </w:r>
      </w:ins>
      <w:ins w:id="3606" w:author="PR Preview" w:date="2026-01-01T00:00:00Z">
        <w:r>
          <w:t xml:space="preserve">so each squared error is scored as in</w:t>
        </w:r>
      </w:ins>
      <w:ins w:id="3607" w:author="PR Preview" w:date="2026-01-01T00:00:00Z">
        <w:r>
          <w:t xml:space="preserve"> </w:t>
        </w:r>
      </w:ins>
      <w:hyperlink w:anchor="thm-held-out-unbiased">
        <w:ins w:id="360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609" w:author="PR Preview" w:date="2026-01-01T00:00:00Z">
        <w:r>
          <w:t xml:space="preserve">.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But the rule for fold</w:t>
        </w:r>
      </w:ins>
      <w:ins w:id="36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was fitted to</w:t>
        </w:r>
      </w:ins>
      <w:ins w:id="36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observations,</w:t>
        </w:r>
      </w:ins>
      <w:ins w:id="3618" w:author="PR Preview" w:date="2026-01-01T00:00:00Z">
        <w:r>
          <w:t xml:space="preserve"> </w:t>
        </w:r>
      </w:ins>
      <w:ins w:id="3619" w:author="PR Preview" w:date="2026-01-01T00:00:00Z">
        <w:r>
          <w:t xml:space="preserve">not</w:t>
        </w:r>
      </w:ins>
      <w:ins w:id="3620" w:author="PR Preview" w:date="2026-01-01T00:00:00Z">
        <w:r>
          <w:t xml:space="preserve"> </w:t>
        </w:r>
      </w:ins>
      <m:oMath>
        <m:r>
          <m:t>n</m:t>
        </m:r>
      </m:oMath>
      <w:ins w:id="3621" w:author="PR Preview" w:date="2026-01-01T00:00:00Z">
        <w:r>
          <w:t xml:space="preserve">,</w:t>
        </w:r>
      </w:ins>
      <w:ins w:id="3622" w:author="PR Preview" w:date="2026-01-01T00:00:00Z">
        <w:r>
          <w:t xml:space="preserve"> </w:t>
        </w:r>
      </w:ins>
      <w:ins w:id="3623" w:author="PR Preview" w:date="2026-01-01T00:00:00Z">
        <w:r>
          <w:t xml:space="preserve">and the</w:t>
        </w:r>
      </w:ins>
      <w:ins w:id="3624" w:author="PR Preview" w:date="2026-01-01T00:00:00Z">
        <w:r>
          <w:t xml:space="preserve"> </w:t>
        </w:r>
      </w:ins>
      <m:oMath>
        <m:r>
          <m:t>k</m:t>
        </m:r>
      </m:oMath>
      <w:ins w:id="3625" w:author="PR Preview" w:date="2026-01-01T00:00:00Z">
        <w:r>
          <w:t xml:space="preserve"> </w:t>
        </w:r>
      </w:ins>
      <w:ins w:id="3626" w:author="PR Preview" w:date="2026-01-01T00:00:00Z">
        <w:r>
          <w:t xml:space="preserve">rules differ from one another and from the rule fitted to all</w:t>
        </w:r>
      </w:ins>
      <w:ins w:id="3627" w:author="PR Preview" w:date="2026-01-01T00:00:00Z">
        <w:r>
          <w:t xml:space="preserve"> </w:t>
        </w:r>
      </w:ins>
      <m:oMath>
        <m:r>
          <m:t>n</m:t>
        </m:r>
      </m:oMath>
      <w:ins w:id="3628" w:author="PR Preview" w:date="2026-01-01T00:00:00Z">
        <w:r>
          <w:t xml:space="preserve">.</w:t>
        </w:r>
      </w:ins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So</w:t>
        </w:r>
      </w:ins>
      <w:ins w:id="363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estimates the</w:t>
        </w:r>
      </w:ins>
      <w:ins w:id="3634" w:author="PR Preview" w:date="2026-01-01T00:00:00Z">
        <w:r>
          <w:t xml:space="preserve"> </w:t>
        </w:r>
      </w:ins>
      <w:hyperlink w:anchor="def-expected-generalization-error">
        <w:ins w:id="3635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636" w:author="PR Preview" w:date="2026-01-01T00:00:00Z">
        <w:r>
          <w:t xml:space="preserve"> </w:t>
        </w:r>
      </w:ins>
      <w:ins w:id="3637" w:author="PR Preview" w:date="2026-01-01T00:00:00Z">
        <w:r>
          <w:t xml:space="preserve">of the fitting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rPr>
            <w:i/>
            <w:iCs/>
          </w:rPr>
          <w:t xml:space="preserve">procedure</w:t>
        </w:r>
      </w:ins>
      <w:ins w:id="3640" w:author="PR Preview" w:date="2026-01-01T00:00:00Z">
        <w:r>
          <w:t xml:space="preserve"> </w:t>
        </w:r>
      </w:ins>
      <m:oMath>
        <m:r>
          <m:t>g</m:t>
        </m:r>
      </m:oMath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at the smaller training-set sizes</w:t>
        </w:r>
      </w:ins>
      <w:ins w:id="36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644" w:author="PR Preview" w:date="2026-01-01T00:00:00Z">
        <w:r>
          <w:t xml:space="preserve">,</w:t>
        </w:r>
      </w:ins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which is</w:t>
        </w:r>
      </w:ins>
      <w:ins w:id="364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when every fold has</w:t>
        </w:r>
      </w:ins>
      <w:ins w:id="36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observations,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rather than</w:t>
        </w:r>
      </w:ins>
      <w:ins w:id="36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656" w:author="PR Preview" w:date="2026-01-01T00:00:00Z">
        <w:r>
          <w:t xml:space="preserve"> </w:t>
        </w:r>
      </w:ins>
      <w:ins w:id="3657" w:author="PR Preview" w:date="2026-01-01T00:00:00Z">
        <w:r>
          <w:t xml:space="preserve">for the one rule fitted to all the data</w:t>
        </w:r>
      </w:ins>
      <w:ins w:id="3658" w:author="PR Preview" w:date="2026-01-01T00:00:00Z">
        <w:r>
          <w:t xml:space="preserve"> </w:t>
        </w:r>
      </w:ins>
      <w:ins w:id="3659" w:author="PR Preview" w:date="2026-01-01T00:00:00Z">
        <w:r>
          <w:t xml:space="preserve">[3, Sec. 7.12]</w:t>
        </w:r>
      </w:ins>
      <w:ins w:id="3660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5"/>
    <w:bookmarkStart w:id="256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del w:id="3661" w:author="PR Preview" w:date="2026-01-01T00:00:00Z">
        <w:r>
          <w:rPr>
            <w:b/>
            <w:bCs/>
          </w:rPr>
          <w:delText xml:space="preserve">Bias.</w:delText>
        </w:r>
      </w:del>
      <w:del w:id="3662" w:author="PR Preview" w:date="2026-01-01T00:00:00Z">
        <w:r>
          <w:delText xml:space="preserve"> </w:delText>
        </w:r>
      </w:del>
      <w:del w:id="3663" w:author="PR Preview" w:date="2026-01-01T00:00:00Z">
        <w:r>
          <w:delText xml:space="preserve">Each rule in</w:delText>
        </w:r>
      </w:del>
      <w:del w:id="3664" w:author="PR Preview" w:date="2026-01-01T00:00:00Z">
        <w:r>
          <w:delText xml:space="preserve"> </w:delText>
        </w:r>
      </w:del>
      <w:hyperlink w:anchor="eq-cv-estimate">
        <w:del w:id="3665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is fitted to about</w:delText>
        </w:r>
      </w:del>
      <w:del w:id="366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3669" w:author="PR Preview" w:date="2026-01-01T00:00:00Z">
        <w:r>
          <w:delText xml:space="preserve"> </w:delText>
        </w:r>
      </w:del>
      <w:del w:id="3670" w:author="PR Preview" w:date="2026-01-01T00:00:00Z">
        <w:r>
          <w:delText xml:space="preserve">observations.</w:delText>
        </w:r>
      </w:del>
      <w:del w:id="3671" w:author="PR Preview" w:date="2026-01-01T00:00:00Z">
        <w:r>
          <w:delText xml:space="preserve"> </w:delText>
        </w:r>
      </w:del>
      <w:del w:id="3672" w:author="PR Preview" w:date="2026-01-01T00:00:00Z">
        <w:r>
          <w:delText xml:space="preserve">A rule fitted to fewer observations usually predicts worse,</w:delText>
        </w:r>
      </w:del>
      <w:del w:id="3673" w:author="PR Preview" w:date="2026-01-01T00:00:00Z">
        <w:r>
          <w:delText xml:space="preserve"> </w:delText>
        </w:r>
      </w:del>
      <w:del w:id="3674" w:author="PR Preview" w:date="2026-01-01T00:00:00Z">
        <w:r>
          <w:delText xml:space="preserve">so</w:delText>
        </w:r>
      </w:del>
      <w:del w:id="367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tends to overstate the expected generalization error of a rule fitted to all</w:delText>
        </w:r>
      </w:del>
      <w:del w:id="3678" w:author="PR Preview" w:date="2026-01-01T00:00:00Z">
        <w:r>
          <w:delText xml:space="preserve"> </w:delText>
        </w:r>
      </w:del>
      <m:oMath>
        <m:r>
          <m:t>n</m:t>
        </m:r>
      </m:oMath>
      <w:del w:id="3679" w:author="PR Preview" w:date="2026-01-01T00:00:00Z">
        <w:r>
          <w:delText xml:space="preserve">.</w:delText>
        </w:r>
      </w:del>
      <w:del w:id="3680" w:author="PR Preview" w:date="2026-01-01T00:00:00Z">
        <w:r>
          <w:delText xml:space="preserve"> </w:delText>
        </w:r>
      </w:del>
      <w:del w:id="3681" w:author="PR Preview" w:date="2026-01-01T00:00:00Z">
        <w:r>
          <w:delText xml:space="preserve">The overstatement shrinks as</w:delText>
        </w:r>
      </w:del>
      <w:del w:id="3682" w:author="PR Preview" w:date="2026-01-01T00:00:00Z">
        <w:r>
          <w:delText xml:space="preserve"> </w:delText>
        </w:r>
      </w:del>
      <m:oMath>
        <m:r>
          <m:t>k</m:t>
        </m:r>
      </m:oMath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4"/>
        </w:numPr>
      </w:pPr>
      <w:ins w:id="3685" w:author="PR Preview" w:date="2026-01-01T00:00:00Z">
        <w:r>
          <w:rPr>
            <w:b/>
            <w:bCs/>
          </w:rPr>
          <w:t xml:space="preserve">Bias.</w:t>
        </w:r>
      </w:ins>
      <w:ins w:id="3686" w:author="PR Preview" w:date="2026-01-01T00:00:00Z">
        <w:r>
          <w:t xml:space="preserve"> </w:t>
        </w:r>
      </w:ins>
      <w:ins w:id="3687" w:author="PR Preview" w:date="2026-01-01T00:00:00Z">
        <w:r>
          <w:t xml:space="preserve">Each rule in</w:t>
        </w:r>
      </w:ins>
      <w:ins w:id="3688" w:author="PR Preview" w:date="2026-01-01T00:00:00Z">
        <w:r>
          <w:t xml:space="preserve"> </w:t>
        </w:r>
      </w:ins>
      <w:hyperlink w:anchor="eq-cv-estimate">
        <w:ins w:id="3689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is fitted to about</w:t>
        </w:r>
      </w:ins>
      <w:ins w:id="36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observations.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A rule fitted to fewer observations usually predicts worse,</w:t>
        </w:r>
      </w:ins>
      <w:ins w:id="3697" w:author="PR Preview" w:date="2026-01-01T00:00:00Z">
        <w:r>
          <w:t xml:space="preserve"> </w:t>
        </w:r>
      </w:ins>
      <w:ins w:id="3698" w:author="PR Preview" w:date="2026-01-01T00:00:00Z">
        <w:r>
          <w:t xml:space="preserve">so</w:t>
        </w:r>
      </w:ins>
      <w:ins w:id="36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700" w:author="PR Preview" w:date="2026-01-01T00:00:00Z">
        <w:r>
          <w:t xml:space="preserve"> </w:t>
        </w:r>
      </w:ins>
      <w:ins w:id="3701" w:author="PR Preview" w:date="2026-01-01T00:00:00Z">
        <w:r>
          <w:t xml:space="preserve">tends to overstate the expected generalization error of a rule fitted to all</w:t>
        </w:r>
      </w:ins>
      <w:ins w:id="3702" w:author="PR Preview" w:date="2026-01-01T00:00:00Z">
        <w:r>
          <w:t xml:space="preserve"> </w:t>
        </w:r>
      </w:ins>
      <m:oMath>
        <m:r>
          <m:t>n</m:t>
        </m:r>
      </m:oMath>
      <w:ins w:id="3703" w:author="PR Preview" w:date="2026-01-01T00:00:00Z">
        <w:r>
          <w:t xml:space="preserve">.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The overstatement shrinks as</w:t>
        </w:r>
      </w:ins>
      <w:ins w:id="3706" w:author="PR Preview" w:date="2026-01-01T00:00:00Z">
        <w:r>
          <w:t xml:space="preserve"> </w:t>
        </w:r>
      </w:ins>
      <m:oMath>
        <m:r>
          <m:t>k</m:t>
        </m:r>
      </m:oMath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6"/>
    <w:bookmarkStart w:id="261" w:name="exm-kfold-simulated"/>
    <w:p>
      <w:pPr>
        <w:pStyle w:val="BodyText"/>
      </w:pPr>
      <w:del w:id="3709" w:author="PR Preview" w:date="2026-01-01T00:00:00Z">
        <w:r>
          <w:rPr>
            <w:b/>
            <w:bCs/>
          </w:rPr>
          <w:delText xml:space="preserve">Example 29 (Cross-validation versus the generalization error)</w:delText>
        </w:r>
      </w:del>
      <w:del w:id="3710" w:author="PR Preview" w:date="2026-01-01T00:00:00Z">
        <w:r>
          <w:delText xml:space="preserve"> </w:delText>
        </w:r>
      </w:del>
      <w:del w:id="3711" w:author="PR Preview" w:date="2026-01-01T00:00:00Z">
        <w:r>
          <w:delText xml:space="preserve">This example applies</w:delText>
        </w:r>
      </w:del>
      <w:del w:id="371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71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714" w:author="PR Preview" w:date="2026-01-01T00:00:00Z">
        <w:r>
          <w:delText xml:space="preserve"> </w:delText>
        </w:r>
      </w:del>
      <w:del w:id="3715" w:author="PR Preview" w:date="2026-01-01T00:00:00Z">
        <w:r>
          <w:delText xml:space="preserve">with</w:delText>
        </w:r>
      </w:del>
      <w:del w:id="37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3717" w:author="PR Preview" w:date="2026-01-01T00:00:00Z">
        <w:r>
          <w:delText xml:space="preserve"> </w:delText>
        </w:r>
      </w:del>
      <w:del w:id="3718" w:author="PR Preview" w:date="2026-01-01T00:00:00Z">
        <w:r>
          <w:delText xml:space="preserve">to the simulated training set of</w:delText>
        </w:r>
      </w:del>
      <w:del w:id="3719" w:author="PR Preview" w:date="2026-01-01T00:00:00Z">
        <w:r>
          <w:delText xml:space="preserve"> </w:delText>
        </w:r>
      </w:del>
      <w:hyperlink w:anchor="exm-train-test-error-simulated">
        <w:del w:id="3720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721" w:author="PR Preview" w:date="2026-01-01T00:00:00Z">
        <w:r>
          <w:delText xml:space="preserve">,</w:delText>
        </w:r>
      </w:del>
      <w:del w:id="3722" w:author="PR Preview" w:date="2026-01-01T00:00:00Z">
        <w:r>
          <w:delText xml:space="preserve"> </w:delText>
        </w:r>
      </w:del>
      <w:del w:id="3723" w:author="PR Preview" w:date="2026-01-01T00:00:00Z">
        <w:r>
          <w:delText xml:space="preserve">using only those 30 observations.</w:delText>
        </w:r>
      </w:del>
      <w:del w:id="3724" w:author="PR Preview" w:date="2026-01-01T00:00:00Z">
        <w:r>
          <w:delText xml:space="preserve"> </w:delText>
        </w:r>
      </w:del>
      <w:del w:id="3725" w:author="PR Preview" w:date="2026-01-01T00:00:00Z">
        <w:r>
          <w:delText xml:space="preserve">The function</w:delText>
        </w:r>
      </w:del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rPr>
            <w:rStyle w:val="VerbatimChar"/>
          </w:rPr>
          <w:delText xml:space="preserve">assign_folds()</w:delText>
        </w:r>
      </w:del>
      <w:del w:id="3728" w:author="PR Preview" w:date="2026-01-01T00:00:00Z">
        <w:r>
          <w:delText xml:space="preserve"> </w:delText>
        </w:r>
      </w:del>
      <w:del w:id="3729" w:author="PR Preview" w:date="2026-01-01T00:00:00Z">
        <w:r>
          <w:delText xml:space="preserve">assigns each observation to a fold at random,</w:delText>
        </w:r>
      </w:del>
      <w:del w:id="3730" w:author="PR Preview" w:date="2026-01-01T00:00:00Z">
        <w:r>
          <w:delText xml:space="preserve"> </w:delText>
        </w:r>
      </w:del>
      <w:del w:id="3731" w:author="PR Preview" w:date="2026-01-01T00:00:00Z">
        <w:r>
          <w:rPr>
            <w:rStyle w:val="VerbatimChar"/>
          </w:rPr>
          <w:delText xml:space="preserve">cv_squared_errors()</w:delText>
        </w:r>
      </w:del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delText xml:space="preserve">fits the model once per fold without that fold</w:delText>
        </w:r>
      </w:del>
      <w:del w:id="3734" w:author="PR Preview" w:date="2026-01-01T00:00:00Z">
        <w:r>
          <w:delText xml:space="preserve"> </w:delText>
        </w:r>
      </w:del>
      <w:del w:id="3735" w:author="PR Preview" w:date="2026-01-01T00:00:00Z">
        <w:r>
          <w:delText xml:space="preserve">and returns each observation’s squared prediction error,</w:delText>
        </w:r>
      </w:del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and</w:delText>
        </w:r>
      </w:del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rPr>
            <w:rStyle w:val="VerbatimChar"/>
          </w:rPr>
          <w:delText xml:space="preserve">cv_mse()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averages them, which is</w:delText>
        </w:r>
      </w:del>
      <w:del w:id="3742" w:author="PR Preview" w:date="2026-01-01T00:00:00Z">
        <w:r>
          <w:delText xml:space="preserve"> </w:delText>
        </w:r>
      </w:del>
      <w:hyperlink w:anchor="eq-cv-estimate">
        <w:del w:id="3743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744" w:author="PR Preview" w:date="2026-01-01T00:00:00Z">
        <w:r>
          <w:delText xml:space="preserve">.</w:delText>
        </w:r>
      </w:del>
    </w:p>
    <w:p>
      <w:pPr>
        <w:pStyle w:val="BodyText"/>
      </w:pPr>
      <w:ins w:id="3745" w:author="PR Preview" w:date="2026-01-01T00:00:00Z">
        <w:r>
          <w:rPr>
            <w:b/>
            <w:bCs/>
          </w:rPr>
          <w:t xml:space="preserve">Example 29 (Cross-validation versus the generalization error)</w:t>
        </w:r>
      </w:ins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This example applies</w:t>
        </w:r>
      </w:ins>
      <w:ins w:id="374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74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with</w:t>
        </w:r>
      </w:ins>
      <w:ins w:id="37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to the simulated training set of</w:t>
        </w:r>
      </w:ins>
      <w:ins w:id="3755" w:author="PR Preview" w:date="2026-01-01T00:00:00Z">
        <w:r>
          <w:t xml:space="preserve"> </w:t>
        </w:r>
      </w:ins>
      <w:hyperlink w:anchor="exm-train-test-error-simulated">
        <w:ins w:id="3756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757" w:author="PR Preview" w:date="2026-01-01T00:00:00Z">
        <w:r>
          <w:t xml:space="preserve">,</w:t>
        </w:r>
      </w:ins>
      <w:ins w:id="3758" w:author="PR Preview" w:date="2026-01-01T00:00:00Z">
        <w:r>
          <w:t xml:space="preserve"> </w:t>
        </w:r>
      </w:ins>
      <w:ins w:id="3759" w:author="PR Preview" w:date="2026-01-01T00:00:00Z">
        <w:r>
          <w:t xml:space="preserve">using only those 30 observations.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The function</w:t>
        </w:r>
      </w:ins>
      <w:ins w:id="3762" w:author="PR Preview" w:date="2026-01-01T00:00:00Z">
        <w:r>
          <w:t xml:space="preserve"> </w:t>
        </w:r>
      </w:ins>
      <w:ins w:id="3763" w:author="PR Preview" w:date="2026-01-01T00:00:00Z">
        <w:r>
          <w:rPr>
            <w:rStyle w:val="VerbatimChar"/>
          </w:rPr>
          <w:t xml:space="preserve">assign_folds()</w:t>
        </w:r>
      </w:ins>
      <w:ins w:id="3764" w:author="PR Preview" w:date="2026-01-01T00:00:00Z">
        <w:r>
          <w:t xml:space="preserve"> </w:t>
        </w:r>
      </w:ins>
      <w:ins w:id="3765" w:author="PR Preview" w:date="2026-01-01T00:00:00Z">
        <w:r>
          <w:t xml:space="preserve">assigns each observation to a fold at random,</w:t>
        </w:r>
      </w:ins>
      <w:ins w:id="3766" w:author="PR Preview" w:date="2026-01-01T00:00:00Z">
        <w:r>
          <w:t xml:space="preserve"> </w:t>
        </w:r>
      </w:ins>
      <w:ins w:id="3767" w:author="PR Preview" w:date="2026-01-01T00:00:00Z">
        <w:r>
          <w:rPr>
            <w:rStyle w:val="VerbatimChar"/>
          </w:rPr>
          <w:t xml:space="preserve">cv_squared_errors()</w:t>
        </w:r>
      </w:ins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fits the model once per fold without that fold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and returns each observation’s squared prediction error,</w:t>
        </w:r>
      </w:ins>
      <w:ins w:id="3772" w:author="PR Preview" w:date="2026-01-01T00:00:00Z">
        <w:r>
          <w:t xml:space="preserve"> </w:t>
        </w:r>
      </w:ins>
      <w:ins w:id="3773" w:author="PR Preview" w:date="2026-01-01T00:00:00Z">
        <w:r>
          <w:t xml:space="preserve">and</w:t>
        </w:r>
      </w:ins>
      <w:ins w:id="3774" w:author="PR Preview" w:date="2026-01-01T00:00:00Z">
        <w:r>
          <w:t xml:space="preserve"> </w:t>
        </w:r>
      </w:ins>
      <w:ins w:id="3775" w:author="PR Preview" w:date="2026-01-01T00:00:00Z">
        <w:r>
          <w:rPr>
            <w:rStyle w:val="VerbatimChar"/>
          </w:rPr>
          <w:t xml:space="preserve">cv_mse()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averages them, which is</w:t>
        </w:r>
      </w:ins>
      <w:ins w:id="3778" w:author="PR Preview" w:date="2026-01-01T00:00:00Z">
        <w:r>
          <w:t xml:space="preserve"> </w:t>
        </w:r>
      </w:ins>
      <w:hyperlink w:anchor="eq-cv-estimate">
        <w:ins w:id="3779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780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1"/>
    <w:bookmarkStart w:id="264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3781" w:author="PR Preview" w:date="2026-01-01T00:00:00Z">
        <w:r>
          <w:delText xml:space="preserve">Each row of</w:delText>
        </w:r>
      </w:del>
      <w:del w:id="3782" w:author="PR Preview" w:date="2026-01-01T00:00:00Z">
        <w:r>
          <w:delText xml:space="preserve"> </w:delText>
        </w:r>
      </w:del>
      <w:hyperlink w:anchor="tbl-cv-mtcars-repeats">
        <w:del w:id="378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holds, for each degree,</w:delText>
        </w:r>
      </w:del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the square root of</w:delText>
        </w:r>
      </w:del>
      <w:del w:id="37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(</w:delText>
        </w:r>
      </w:del>
      <w:hyperlink w:anchor="eq-cv-estimate">
        <w:del w:id="379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792" w:author="PR Preview" w:date="2026-01-01T00:00:00Z">
        <w:r>
          <w:delText xml:space="preserve">) for one fold assignment.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Across fold assignments,</w:delText>
        </w:r>
      </w:del>
      <w:del w:id="3795" w:author="PR Preview" w:date="2026-01-01T00:00:00Z">
        <w:r>
          <w:delText xml:space="preserve"> </w:delText>
        </w:r>
      </w:del>
      <w:del w:id="3796" w:author="PR Preview" w:date="2026-01-01T00:00:00Z">
        <w:r>
          <w:delText xml:space="preserve">the estimate for one degree varied by as much as</w:delText>
        </w:r>
      </w:del>
      <w:del w:id="3797" w:author="PR Preview" w:date="2026-01-01T00:00:00Z">
        <w:r>
          <w:delText xml:space="preserve"> </w:delText>
        </w:r>
      </w:del>
      <w:del w:id="3798" w:author="PR Preview" w:date="2026-01-01T00:00:00Z">
        <w:r>
          <w:delText xml:space="preserve">0.32 mpg,</w:delText>
        </w:r>
      </w:del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but every assignment chose degree 2: the estimates moved, and the winner did not.</w:delText>
        </w:r>
      </w:del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A single run of</w:delText>
        </w:r>
      </w:del>
      <w:del w:id="3803" w:author="PR Preview" w:date="2026-01-01T00:00:00Z">
        <w:r>
          <w:delText xml:space="preserve"> </w:delText>
        </w:r>
      </w:del>
      <m:oMath>
        <m:r>
          <m:t>k</m:t>
        </m:r>
      </m:oMath>
      <w:del w:id="3804" w:author="PR Preview" w:date="2026-01-01T00:00:00Z">
        <w:r>
          <w:delText xml:space="preserve">-fold cross-validation</w:delText>
        </w:r>
      </w:del>
      <w:del w:id="3805" w:author="PR Preview" w:date="2026-01-01T00:00:00Z">
        <w:r>
          <w:delText xml:space="preserve"> </w:delText>
        </w:r>
      </w:del>
      <w:del w:id="3806" w:author="PR Preview" w:date="2026-01-01T00:00:00Z">
        <w:r>
          <w:delText xml:space="preserve">reports one of these rows,</w:delText>
        </w:r>
      </w:del>
      <w:del w:id="3807" w:author="PR Preview" w:date="2026-01-01T00:00:00Z">
        <w:r>
          <w:delText xml:space="preserve"> </w:delText>
        </w:r>
      </w:del>
      <w:del w:id="3808" w:author="PR Preview" w:date="2026-01-01T00:00:00Z">
        <w:r>
          <w:delText xml:space="preserve">so a small difference between two models’ estimates</w:delText>
        </w:r>
      </w:del>
      <w:del w:id="3809" w:author="PR Preview" w:date="2026-01-01T00:00:00Z">
        <w:r>
          <w:delText xml:space="preserve"> </w:delText>
        </w:r>
      </w:del>
      <w:del w:id="381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3811" w:author="PR Preview" w:date="2026-01-01T00:00:00Z">
        <w:r>
          <w:t xml:space="preserve">Each row of</w:t>
        </w:r>
      </w:ins>
      <w:ins w:id="3812" w:author="PR Preview" w:date="2026-01-01T00:00:00Z">
        <w:r>
          <w:t xml:space="preserve"> </w:t>
        </w:r>
      </w:ins>
      <w:hyperlink w:anchor="tbl-cv-mtcars-repeats">
        <w:ins w:id="381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holds, for each degree,</w:t>
        </w:r>
      </w:ins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the square root of</w:t>
        </w:r>
      </w:ins>
      <w:ins w:id="38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(</w:t>
        </w:r>
      </w:ins>
      <w:hyperlink w:anchor="eq-cv-estimate">
        <w:ins w:id="3821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822" w:author="PR Preview" w:date="2026-01-01T00:00:00Z">
        <w:r>
          <w:t xml:space="preserve">) for one fold assignment.</w:t>
        </w:r>
      </w:ins>
      <w:ins w:id="3823" w:author="PR Preview" w:date="2026-01-01T00:00:00Z">
        <w:r>
          <w:t xml:space="preserve"> </w:t>
        </w:r>
      </w:ins>
      <w:ins w:id="3824" w:author="PR Preview" w:date="2026-01-01T00:00:00Z">
        <w:r>
          <w:t xml:space="preserve">Across fold assignments,</w:t>
        </w:r>
      </w:ins>
      <w:ins w:id="3825" w:author="PR Preview" w:date="2026-01-01T00:00:00Z">
        <w:r>
          <w:t xml:space="preserve"> </w:t>
        </w:r>
      </w:ins>
      <w:ins w:id="3826" w:author="PR Preview" w:date="2026-01-01T00:00:00Z">
        <w:r>
          <w:t xml:space="preserve">the estimate for one degree varied by as much as</w:t>
        </w:r>
      </w:ins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0.32 mpg,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but every assignment chose degree 2: the estimates moved, and the winner did not.</w:t>
        </w:r>
      </w:ins>
      <w:ins w:id="3831" w:author="PR Preview" w:date="2026-01-01T00:00:00Z">
        <w:r>
          <w:t xml:space="preserve"> </w:t>
        </w:r>
      </w:ins>
      <w:ins w:id="3832" w:author="PR Preview" w:date="2026-01-01T00:00:00Z">
        <w:r>
          <w:t xml:space="preserve">A single run of</w:t>
        </w:r>
      </w:ins>
      <w:ins w:id="3833" w:author="PR Preview" w:date="2026-01-01T00:00:00Z">
        <w:r>
          <w:t xml:space="preserve"> </w:t>
        </w:r>
      </w:ins>
      <m:oMath>
        <m:r>
          <m:t>k</m:t>
        </m:r>
      </m:oMath>
      <w:ins w:id="3834" w:author="PR Preview" w:date="2026-01-01T00:00:00Z">
        <w:r>
          <w:t xml:space="preserve">-fold cross-validation</w:t>
        </w:r>
      </w:ins>
      <w:ins w:id="3835" w:author="PR Preview" w:date="2026-01-01T00:00:00Z">
        <w:r>
          <w:t xml:space="preserve"> </w:t>
        </w:r>
      </w:ins>
      <w:ins w:id="3836" w:author="PR Preview" w:date="2026-01-01T00:00:00Z">
        <w:r>
          <w:t xml:space="preserve">reports one of these rows,</w:t>
        </w:r>
      </w:ins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so a small difference between two models’ estimates</w:t>
        </w:r>
      </w:ins>
      <w:ins w:id="3839" w:author="PR Preview" w:date="2026-01-01T00:00:00Z">
        <w:r>
          <w:t xml:space="preserve"> </w:t>
        </w:r>
      </w:ins>
      <w:ins w:id="3840" w:author="PR Preview" w:date="2026-01-01T00:00:00Z">
        <w:r>
          <w:t xml:space="preserve">may not survive a different split.</w:t>
        </w:r>
      </w:ins>
    </w:p>
    <w:bookmarkEnd w:id="264"/>
    <w:bookmarkEnd w:id="265"/>
    <w:bookmarkStart w:id="293" w:name="sec-loocv"/>
    <w:p>
      <w:pPr>
        <w:pStyle w:val="Heading2"/>
      </w:pPr>
      <w:r>
        <w:t xml:space="preserve">7 Leave-one-out cross-validation</w:t>
      </w:r>
    </w:p>
    <w:bookmarkStart w:id="26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del w:id="3841" w:author="PR Preview" w:date="2026-01-01T00:00:00Z">
        <w:r>
          <w:delText xml:space="preserve">If we run the procedure twice,</w:delText>
        </w:r>
      </w:del>
      <w:del w:id="3842" w:author="PR Preview" w:date="2026-01-01T00:00:00Z">
        <w:r>
          <w:delText xml:space="preserve"> </w:delText>
        </w:r>
      </w:del>
      <w:del w:id="3843" w:author="PR Preview" w:date="2026-01-01T00:00:00Z">
        <w:r>
          <w:delText xml:space="preserve">with two different random fold assignments,</w:delText>
        </w:r>
      </w:del>
      <w:del w:id="3844" w:author="PR Preview" w:date="2026-01-01T00:00:00Z">
        <w:r>
          <w:delText xml:space="preserve"> </w:delText>
        </w:r>
      </w:del>
      <w:del w:id="3845" w:author="PR Preview" w:date="2026-01-01T00:00:00Z">
        <w:r>
          <w:delText xml:space="preserve">can the two values of</w:delText>
        </w:r>
      </w:del>
      <w:del w:id="38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3847" w:author="PR Preview" w:date="2026-01-01T00:00:00Z">
        <w:r>
          <w:delText xml:space="preserve"> </w:delText>
        </w:r>
      </w:del>
      <w:del w:id="3848" w:author="PR Preview" w:date="2026-01-01T00:00:00Z">
        <w:r>
          <w:delText xml:space="preserve">(</w:delText>
        </w:r>
      </w:del>
      <w:hyperlink w:anchor="eq-cv-estimate">
        <w:del w:id="384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85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5"/>
        </w:numPr>
      </w:pPr>
      <w:ins w:id="3851" w:author="PR Preview" w:date="2026-01-01T00:00:00Z">
        <w:r>
          <w:t xml:space="preserve">If we run the procedure twice,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with two different random fold assignments,</w:t>
        </w:r>
      </w:ins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can the two values of</w:t>
        </w:r>
      </w:ins>
      <w:ins w:id="38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857" w:author="PR Preview" w:date="2026-01-01T00:00:00Z">
        <w:r>
          <w:t xml:space="preserve"> </w:t>
        </w:r>
      </w:ins>
      <w:ins w:id="3858" w:author="PR Preview" w:date="2026-01-01T00:00:00Z">
        <w:r>
          <w:t xml:space="preserve">(</w:t>
        </w:r>
      </w:ins>
      <w:hyperlink w:anchor="eq-cv-estimate">
        <w:ins w:id="3859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860" w:author="PR Preview" w:date="2026-01-01T00:00:00Z">
        <w:r>
          <w:t xml:space="preserve">) differ?</w:t>
        </w:r>
      </w:ins>
    </w:p>
    <w:bookmarkEnd w:id="266"/>
    <w:bookmarkStart w:id="26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del w:id="3861" w:author="PR Preview" w:date="2026-01-01T00:00:00Z">
        <w:r>
          <w:delText xml:space="preserve">No.</w:delText>
        </w:r>
      </w:del>
      <w:del w:id="3862" w:author="PR Preview" w:date="2026-01-01T00:00:00Z">
        <w:r>
          <w:delText xml:space="preserve"> </w:delText>
        </w:r>
      </w:del>
      <w:del w:id="3863" w:author="PR Preview" w:date="2026-01-01T00:00:00Z">
        <w:r>
          <w:delText xml:space="preserve">With one car per fold,</w:delText>
        </w:r>
      </w:del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every assignment of cars to folds produces the same 32 fits,</w:delText>
        </w:r>
      </w:del>
      <w:del w:id="3866" w:author="PR Preview" w:date="2026-01-01T00:00:00Z">
        <w:r>
          <w:delText xml:space="preserve"> </w:delText>
        </w:r>
      </w:del>
      <w:del w:id="3867" w:author="PR Preview" w:date="2026-01-01T00:00:00Z">
        <w:r>
          <w:delText xml:space="preserve">only numbered differently,</w:delText>
        </w:r>
      </w:del>
      <w:del w:id="3868" w:author="PR Preview" w:date="2026-01-01T00:00:00Z">
        <w:r>
          <w:delText xml:space="preserve"> </w:delText>
        </w:r>
      </w:del>
      <w:del w:id="3869" w:author="PR Preview" w:date="2026-01-01T00:00:00Z">
        <w:r>
          <w:delText xml:space="preserve">and</w:delText>
        </w:r>
      </w:del>
      <w:del w:id="3870" w:author="PR Preview" w:date="2026-01-01T00:00:00Z">
        <w:r>
          <w:delText xml:space="preserve"> </w:delText>
        </w:r>
      </w:del>
      <w:hyperlink w:anchor="eq-cv-estimate">
        <w:del w:id="387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872" w:author="PR Preview" w:date="2026-01-01T00:00:00Z">
        <w:r>
          <w:delText xml:space="preserve"> </w:delText>
        </w:r>
      </w:del>
      <w:del w:id="3873" w:author="PR Preview" w:date="2026-01-01T00:00:00Z">
        <w:r>
          <w:delText xml:space="preserve">does not depend on the numbering.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Unlike</w:delText>
        </w:r>
      </w:del>
      <w:del w:id="3876" w:author="PR Preview" w:date="2026-01-01T00:00:00Z">
        <w:r>
          <w:delText xml:space="preserve"> </w:delText>
        </w:r>
      </w:del>
      <w:hyperlink w:anchor="exm-kfold-mtcars">
        <w:del w:id="3877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3878" w:author="PR Preview" w:date="2026-01-01T00:00:00Z">
        <w:r>
          <w:delText xml:space="preserve">,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3881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3884" w:author="PR Preview" w:date="2026-01-01T00:00:00Z">
        <w:r>
          <w:delText xml:space="preserve"> </w:delText>
        </w:r>
      </w:del>
      <w:del w:id="3885" w:author="PR Preview" w:date="2026-01-01T00:00:00Z">
        <w:r>
          <w:delText xml:space="preserve">is</w:delText>
        </w:r>
      </w:del>
      <w:del w:id="388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88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delText xml:space="preserve">with</w:delText>
        </w:r>
      </w:del>
      <w:del w:id="38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891" w:author="PR Preview" w:date="2026-01-01T00:00:00Z">
        <w:r>
          <w:delText xml:space="preserve">,</w:delText>
        </w:r>
      </w:del>
      <w:del w:id="3892" w:author="PR Preview" w:date="2026-01-01T00:00:00Z">
        <w:r>
          <w:delText xml:space="preserve"> </w:delText>
        </w:r>
      </w:del>
      <w:del w:id="3893" w:author="PR Preview" w:date="2026-01-01T00:00:00Z">
        <w:r>
          <w:delText xml:space="preserve">so that each of the</w:delText>
        </w:r>
      </w:del>
      <w:del w:id="3894" w:author="PR Preview" w:date="2026-01-01T00:00:00Z">
        <w:r>
          <w:delText xml:space="preserve"> </w:delText>
        </w:r>
      </w:del>
      <m:oMath>
        <m:r>
          <m:t>n</m:t>
        </m:r>
      </m:oMath>
      <w:del w:id="3895" w:author="PR Preview" w:date="2026-01-01T00:00:00Z">
        <w:r>
          <w:delText xml:space="preserve"> </w:delText>
        </w:r>
      </w:del>
      <w:hyperlink w:anchor="def-folds">
        <w:del w:id="389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holds one observation,</w:delText>
        </w:r>
      </w:del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and the</w:delText>
        </w:r>
      </w:del>
      <w:del w:id="3901" w:author="PR Preview" w:date="2026-01-01T00:00:00Z">
        <w:r>
          <w:delText xml:space="preserve"> </w:delText>
        </w:r>
      </w:del>
      <w:hyperlink w:anchor="def-fold-out-rule">
        <w:del w:id="390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90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904" w:author="PR Preview" w:date="2026-01-01T00:00:00Z">
        <w:r>
          <w:delText xml:space="preserve"> </w:delText>
        </w:r>
      </w:del>
      <w:del w:id="3905" w:author="PR Preview" w:date="2026-01-01T00:00:00Z">
        <w:r>
          <w:delText xml:space="preserve">of observation</w:delText>
        </w:r>
      </w:del>
      <w:del w:id="3906" w:author="PR Preview" w:date="2026-01-01T00:00:00Z">
        <w:r>
          <w:delText xml:space="preserve"> </w:delText>
        </w:r>
      </w:del>
      <m:oMath>
        <m:r>
          <m:t>i</m:t>
        </m:r>
      </m:oMath>
      <w:del w:id="3907" w:author="PR Preview" w:date="2026-01-01T00:00:00Z">
        <w:r>
          <w:delText xml:space="preserve">’s</w:delText>
        </w:r>
      </w:del>
      <w:del w:id="3908" w:author="PR Preview" w:date="2026-01-01T00:00:00Z">
        <w:r>
          <w:delText xml:space="preserve"> </w:delText>
        </w:r>
      </w:del>
      <w:hyperlink w:anchor="def-fold-assignment">
        <w:del w:id="390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is fitted to all observations except observation</w:delText>
        </w:r>
      </w:del>
      <w:del w:id="3912" w:author="PR Preview" w:date="2026-01-01T00:00:00Z">
        <w:r>
          <w:delText xml:space="preserve"> </w:delText>
        </w:r>
      </w:del>
      <m:oMath>
        <m:r>
          <m:t>i</m:t>
        </m:r>
      </m:oMath>
      <w:del w:id="3913" w:author="PR Preview" w:date="2026-01-01T00:00:00Z">
        <w:r>
          <w:delText xml:space="preserve">.</w:delText>
        </w:r>
      </w:del>
      <w:del w:id="3914" w:author="PR Preview" w:date="2026-01-01T00:00:00Z">
        <w:r>
          <w:delText xml:space="preserve"> </w:delText>
        </w:r>
      </w:del>
      <w:del w:id="3915" w:author="PR Preview" w:date="2026-01-01T00:00:00Z">
        <w:r>
          <w:delText xml:space="preserve">Its</w:delText>
        </w:r>
      </w:del>
      <w:del w:id="3916" w:author="PR Preview" w:date="2026-01-01T00:00:00Z">
        <w:r>
          <w:delText xml:space="preserve"> </w:delText>
        </w:r>
      </w:del>
      <w:hyperlink w:anchor="def-cv-estimate">
        <w:del w:id="391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918" w:author="PR Preview" w:date="2026-01-01T00:00:00Z">
        <w:r>
          <w:delText xml:space="preserve"> </w:delText>
        </w:r>
      </w:del>
      <w:del w:id="3919" w:author="PR Preview" w:date="2026-01-01T00:00:00Z">
        <w:r>
          <w:delText xml:space="preserve">(</w:delText>
        </w:r>
      </w:del>
      <w:hyperlink w:anchor="eq-cv-estimate">
        <w:del w:id="3920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with</w:delText>
        </w:r>
      </w:del>
      <w:del w:id="392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2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6"/>
        </w:numPr>
      </w:pPr>
      <w:ins w:id="3925" w:author="PR Preview" w:date="2026-01-01T00:00:00Z">
        <w:r>
          <w:t xml:space="preserve">No.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With one car per fold,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every assignment of cars to folds produces the same 32 fits,</w:t>
        </w:r>
      </w:ins>
      <w:ins w:id="3930" w:author="PR Preview" w:date="2026-01-01T00:00:00Z">
        <w:r>
          <w:t xml:space="preserve"> </w:t>
        </w:r>
      </w:ins>
      <w:ins w:id="3931" w:author="PR Preview" w:date="2026-01-01T00:00:00Z">
        <w:r>
          <w:t xml:space="preserve">only numbered differently,</w:t>
        </w:r>
      </w:ins>
      <w:ins w:id="3932" w:author="PR Preview" w:date="2026-01-01T00:00:00Z">
        <w:r>
          <w:t xml:space="preserve"> </w:t>
        </w:r>
      </w:ins>
      <w:ins w:id="3933" w:author="PR Preview" w:date="2026-01-01T00:00:00Z">
        <w:r>
          <w:t xml:space="preserve">and</w:t>
        </w:r>
      </w:ins>
      <w:ins w:id="3934" w:author="PR Preview" w:date="2026-01-01T00:00:00Z">
        <w:r>
          <w:t xml:space="preserve"> </w:t>
        </w:r>
      </w:ins>
      <w:hyperlink w:anchor="eq-cv-estimate">
        <w:ins w:id="3935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936" w:author="PR Preview" w:date="2026-01-01T00:00:00Z">
        <w:r>
          <w:t xml:space="preserve"> </w:t>
        </w:r>
      </w:ins>
      <w:ins w:id="3937" w:author="PR Preview" w:date="2026-01-01T00:00:00Z">
        <w:r>
          <w:t xml:space="preserve">does not depend on the numbering.</w:t>
        </w:r>
      </w:ins>
      <w:ins w:id="3938" w:author="PR Preview" w:date="2026-01-01T00:00:00Z">
        <w:r>
          <w:t xml:space="preserve"> </w:t>
        </w:r>
      </w:ins>
      <w:ins w:id="3939" w:author="PR Preview" w:date="2026-01-01T00:00:00Z">
        <w:r>
          <w:t xml:space="preserve">Unlike</w:t>
        </w:r>
      </w:ins>
      <w:ins w:id="3940" w:author="PR Preview" w:date="2026-01-01T00:00:00Z">
        <w:r>
          <w:t xml:space="preserve"> </w:t>
        </w:r>
      </w:ins>
      <w:hyperlink w:anchor="exm-kfold-mtcars">
        <w:ins w:id="394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942" w:author="PR Preview" w:date="2026-01-01T00:00:00Z">
        <w:r>
          <w:t xml:space="preserve">,</w:t>
        </w:r>
      </w:ins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the estimate is not random.</w:t>
        </w:r>
      </w:ins>
    </w:p>
    <w:bookmarkEnd w:id="267"/>
    <w:bookmarkStart w:id="269" w:name="def-loocv"/>
    <w:p>
      <w:pPr>
        <w:pStyle w:val="FirstParagraph"/>
      </w:pPr>
      <w:ins w:id="3945" w:author="PR Preview" w:date="2026-01-01T00:00:00Z">
        <w:r>
          <w:rPr>
            <w:b/>
            <w:bCs/>
          </w:rPr>
          <w:t xml:space="preserve">Definition 52 (Leave-one-out cross-validation)</w:t>
        </w:r>
      </w:ins>
      <w:ins w:id="3946" w:author="PR Preview" w:date="2026-01-01T00:00:00Z">
        <w:r>
          <w:t xml:space="preserve"> </w:t>
        </w:r>
      </w:ins>
      <w:ins w:id="3947" w:author="PR Preview" w:date="2026-01-01T00:00:00Z">
        <w:r>
          <w:rPr>
            <w:b/>
            <w:bCs/>
          </w:rPr>
          <w:t xml:space="preserve">Leave-one-out cross-validation (LOOCV)</w:t>
        </w:r>
      </w:ins>
      <w:ins w:id="3948" w:author="PR Preview" w:date="2026-01-01T00:00:00Z">
        <w:r>
          <w:t xml:space="preserve"> </w:t>
        </w:r>
      </w:ins>
      <w:ins w:id="3949" w:author="PR Preview" w:date="2026-01-01T00:00:00Z">
        <w:r>
          <w:t xml:space="preserve">is</w:t>
        </w:r>
      </w:ins>
      <w:ins w:id="395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95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952" w:author="PR Preview" w:date="2026-01-01T00:00:00Z">
        <w:r>
          <w:t xml:space="preserve"> </w:t>
        </w:r>
      </w:ins>
      <w:ins w:id="3953" w:author="PR Preview" w:date="2026-01-01T00:00:00Z">
        <w:r>
          <w:t xml:space="preserve">with</w:t>
        </w:r>
      </w:ins>
      <w:ins w:id="395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955" w:author="PR Preview" w:date="2026-01-01T00:00:00Z">
        <w:r>
          <w:t xml:space="preserve">,</w:t>
        </w:r>
      </w:ins>
      <w:ins w:id="3956" w:author="PR Preview" w:date="2026-01-01T00:00:00Z">
        <w:r>
          <w:t xml:space="preserve"> </w:t>
        </w:r>
      </w:ins>
      <w:ins w:id="3957" w:author="PR Preview" w:date="2026-01-01T00:00:00Z">
        <w:r>
          <w:t xml:space="preserve">so that each of the</w:t>
        </w:r>
      </w:ins>
      <w:ins w:id="3958" w:author="PR Preview" w:date="2026-01-01T00:00:00Z">
        <w:r>
          <w:t xml:space="preserve"> </w:t>
        </w:r>
      </w:ins>
      <m:oMath>
        <m:r>
          <m:t>n</m:t>
        </m:r>
      </m:oMath>
      <w:ins w:id="3959" w:author="PR Preview" w:date="2026-01-01T00:00:00Z">
        <w:r>
          <w:t xml:space="preserve"> </w:t>
        </w:r>
      </w:ins>
      <w:hyperlink w:anchor="def-folds">
        <w:ins w:id="396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961" w:author="PR Preview" w:date="2026-01-01T00:00:00Z">
        <w:r>
          <w:t xml:space="preserve"> </w:t>
        </w:r>
      </w:ins>
      <w:ins w:id="3962" w:author="PR Preview" w:date="2026-01-01T00:00:00Z">
        <w:r>
          <w:t xml:space="preserve">holds one observation,</w:t>
        </w:r>
      </w:ins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and the</w:t>
        </w:r>
      </w:ins>
      <w:ins w:id="3965" w:author="PR Preview" w:date="2026-01-01T00:00:00Z">
        <w:r>
          <w:t xml:space="preserve"> </w:t>
        </w:r>
      </w:ins>
      <w:hyperlink w:anchor="def-fold-out-rule">
        <w:ins w:id="396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96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of observation</w:t>
        </w:r>
      </w:ins>
      <w:ins w:id="3970" w:author="PR Preview" w:date="2026-01-01T00:00:00Z">
        <w:r>
          <w:t xml:space="preserve"> </w:t>
        </w:r>
      </w:ins>
      <m:oMath>
        <m:r>
          <m:t>i</m:t>
        </m:r>
      </m:oMath>
      <w:ins w:id="3971" w:author="PR Preview" w:date="2026-01-01T00:00:00Z">
        <w:r>
          <w:t xml:space="preserve">’s</w:t>
        </w:r>
      </w:ins>
      <w:ins w:id="3972" w:author="PR Preview" w:date="2026-01-01T00:00:00Z">
        <w:r>
          <w:t xml:space="preserve"> </w:t>
        </w:r>
      </w:ins>
      <w:hyperlink w:anchor="def-fold-assignment">
        <w:ins w:id="397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is fitted to all observations except observation</w:t>
        </w:r>
      </w:ins>
      <w:ins w:id="3976" w:author="PR Preview" w:date="2026-01-01T00:00:00Z">
        <w:r>
          <w:t xml:space="preserve"> </w:t>
        </w:r>
      </w:ins>
      <m:oMath>
        <m:r>
          <m:t>i</m:t>
        </m:r>
      </m:oMath>
      <w:ins w:id="3977" w:author="PR Preview" w:date="2026-01-01T00:00:00Z">
        <w:r>
          <w:t xml:space="preserve">.</w:t>
        </w:r>
      </w:ins>
      <w:ins w:id="3978" w:author="PR Preview" w:date="2026-01-01T00:00:00Z">
        <w:r>
          <w:t xml:space="preserve"> </w:t>
        </w:r>
      </w:ins>
      <w:ins w:id="3979" w:author="PR Preview" w:date="2026-01-01T00:00:00Z">
        <w:r>
          <w:t xml:space="preserve">Its</w:t>
        </w:r>
      </w:ins>
      <w:ins w:id="3980" w:author="PR Preview" w:date="2026-01-01T00:00:00Z">
        <w:r>
          <w:t xml:space="preserve"> </w:t>
        </w:r>
      </w:ins>
      <w:hyperlink w:anchor="def-cv-estimate">
        <w:ins w:id="398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982" w:author="PR Preview" w:date="2026-01-01T00:00:00Z">
        <w:r>
          <w:t xml:space="preserve"> </w:t>
        </w:r>
      </w:ins>
      <w:ins w:id="3983" w:author="PR Preview" w:date="2026-01-01T00:00:00Z">
        <w:r>
          <w:t xml:space="preserve">(</w:t>
        </w:r>
      </w:ins>
      <w:hyperlink w:anchor="eq-cv-estimate">
        <w:ins w:id="3984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with</w:t>
        </w:r>
      </w:ins>
      <w:ins w:id="398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988" w:author="PR Preview" w:date="2026-01-01T00:00:00Z">
        <w:r>
          <w:t xml:space="preserve">) is</w:t>
        </w:r>
      </w:ins>
    </w:p>
    <w:p>
      <w:pPr>
        <w:pStyle w:val="BodyText"/>
      </w:pPr>
      <w:bookmarkStart w:id="26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9"/>
    <w:bookmarkStart w:id="27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0"/>
    <w:p>
      <w:pPr>
        <w:pStyle w:val="BodyText"/>
      </w:pPr>
      <w:del w:id="3989" w:author="PR Preview" w:date="2026-01-01T00:00:00Z">
        <w:r>
          <w:rPr>
            <w:i/>
            <w:iCs/>
          </w:rPr>
          <w:delText xml:space="preserve">Proof</w:delText>
        </w:r>
      </w:del>
      <w:del w:id="3990" w:author="PR Preview" w:date="2026-01-01T00:00:00Z">
        <w:r>
          <w:delText xml:space="preserve">. </w:delText>
        </w:r>
      </w:del>
      <w:del w:id="3991" w:author="PR Preview" w:date="2026-01-01T00:00:00Z">
        <w:r>
          <w:delText xml:space="preserve">This is the solution to</w:delText>
        </w:r>
      </w:del>
      <w:del w:id="3992" w:author="PR Preview" w:date="2026-01-01T00:00:00Z">
        <w:r>
          <w:delText xml:space="preserve"> </w:delText>
        </w:r>
      </w:del>
      <w:hyperlink w:anchor="exr-loocv">
        <w:del w:id="3993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3994" w:author="PR Preview" w:date="2026-01-01T00:00:00Z">
        <w:r>
          <w:delText xml:space="preserve">, part 3, worked in</w:delText>
        </w:r>
      </w:del>
      <w:del w:id="3995" w:author="PR Preview" w:date="2026-01-01T00:00:00Z">
        <w:r>
          <w:delText xml:space="preserve"> </w:delText>
        </w:r>
      </w:del>
      <w:hyperlink w:anchor="sol-loocv">
        <w:del w:id="3996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3997" w:author="PR Preview" w:date="2026-01-01T00:00:00Z">
        <w:r>
          <w:delText xml:space="preserve">.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It uses</w:delText>
        </w:r>
      </w:del>
      <w:del w:id="4000" w:author="PR Preview" w:date="2026-01-01T00:00:00Z">
        <w:r>
          <w:delText xml:space="preserve"> </w:delText>
        </w:r>
      </w:del>
      <w:hyperlink w:anchor="eq-cv-estimate">
        <w:del w:id="400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and</w:delText>
        </w:r>
      </w:del>
      <w:del w:id="4004" w:author="PR Preview" w:date="2026-01-01T00:00:00Z">
        <w:r>
          <w:delText xml:space="preserve"> </w:delText>
        </w:r>
      </w:del>
      <w:hyperlink w:anchor="eq-fold-out-rule">
        <w:del w:id="4005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4006" w:author="PR Preview" w:date="2026-01-01T00:00:00Z">
        <w:r>
          <w:delText xml:space="preserve">.</w:delText>
        </w:r>
      </w:del>
    </w:p>
    <w:p>
      <w:pPr>
        <w:pStyle w:val="BodyText"/>
      </w:pPr>
      <w:ins w:id="4007" w:author="PR Preview" w:date="2026-01-01T00:00:00Z">
        <w:r>
          <w:rPr>
            <w:i/>
            <w:iCs/>
          </w:rPr>
          <w:t xml:space="preserve">Proof</w:t>
        </w:r>
      </w:ins>
      <w:ins w:id="4008" w:author="PR Preview" w:date="2026-01-01T00:00:00Z">
        <w:r>
          <w:t xml:space="preserve">. </w:t>
        </w:r>
      </w:ins>
      <w:ins w:id="4009" w:author="PR Preview" w:date="2026-01-01T00:00:00Z">
        <w:r>
          <w:t xml:space="preserve">This is the solution to</w:t>
        </w:r>
      </w:ins>
      <w:ins w:id="4010" w:author="PR Preview" w:date="2026-01-01T00:00:00Z">
        <w:r>
          <w:t xml:space="preserve"> </w:t>
        </w:r>
      </w:ins>
      <w:hyperlink w:anchor="exr-loocv">
        <w:ins w:id="4011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4012" w:author="PR Preview" w:date="2026-01-01T00:00:00Z">
        <w:r>
          <w:t xml:space="preserve">, part 3, worked in</w:t>
        </w:r>
      </w:ins>
      <w:ins w:id="4013" w:author="PR Preview" w:date="2026-01-01T00:00:00Z">
        <w:r>
          <w:t xml:space="preserve"> </w:t>
        </w:r>
      </w:ins>
      <w:hyperlink w:anchor="sol-loocv">
        <w:ins w:id="4014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4015" w:author="PR Preview" w:date="2026-01-01T00:00:00Z">
        <w:r>
          <w:t xml:space="preserve">.</w:t>
        </w:r>
      </w:ins>
      <w:ins w:id="4016" w:author="PR Preview" w:date="2026-01-01T00:00:00Z">
        <w:r>
          <w:t xml:space="preserve"> </w:t>
        </w:r>
      </w:ins>
      <w:ins w:id="4017" w:author="PR Preview" w:date="2026-01-01T00:00:00Z">
        <w:r>
          <w:t xml:space="preserve">It uses</w:t>
        </w:r>
      </w:ins>
      <w:ins w:id="4018" w:author="PR Preview" w:date="2026-01-01T00:00:00Z">
        <w:r>
          <w:t xml:space="preserve"> </w:t>
        </w:r>
      </w:ins>
      <w:hyperlink w:anchor="eq-cv-estimate">
        <w:ins w:id="4019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4020" w:author="PR Preview" w:date="2026-01-01T00:00:00Z">
        <w:r>
          <w:t xml:space="preserve"> </w:t>
        </w:r>
      </w:ins>
      <w:ins w:id="4021" w:author="PR Preview" w:date="2026-01-01T00:00:00Z">
        <w:r>
          <w:t xml:space="preserve">and</w:t>
        </w:r>
      </w:ins>
      <w:ins w:id="4022" w:author="PR Preview" w:date="2026-01-01T00:00:00Z">
        <w:r>
          <w:t xml:space="preserve"> </w:t>
        </w:r>
      </w:ins>
      <w:hyperlink w:anchor="eq-fold-out-rule">
        <w:ins w:id="4023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402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del w:id="4025" w:author="PR Preview" w:date="2026-01-01T00:00:00Z">
        <w:r>
          <w:delText xml:space="preserve">With</w:delText>
        </w:r>
      </w:del>
      <w:del w:id="40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027" w:author="PR Preview" w:date="2026-01-01T00:00:00Z">
        <w:r>
          <w:delText xml:space="preserve">, the</w:delText>
        </w:r>
      </w:del>
      <w:del w:id="4028" w:author="PR Preview" w:date="2026-01-01T00:00:00Z">
        <w:r>
          <w:delText xml:space="preserve"> </w:delText>
        </w:r>
      </w:del>
      <m:oMath>
        <m:r>
          <m:t>n</m:t>
        </m:r>
      </m:oMath>
      <w:del w:id="4029" w:author="PR Preview" w:date="2026-01-01T00:00:00Z">
        <w:r>
          <w:delText xml:space="preserve"> </w:delText>
        </w:r>
      </w:del>
      <w:del w:id="4030" w:author="PR Preview" w:date="2026-01-01T00:00:00Z">
        <w:r>
          <w:delText xml:space="preserve">nonempty, disjoint</w:delText>
        </w:r>
      </w:del>
      <w:del w:id="4031" w:author="PR Preview" w:date="2026-01-01T00:00:00Z">
        <w:r>
          <w:delText xml:space="preserve"> </w:delText>
        </w:r>
      </w:del>
      <w:hyperlink w:anchor="def-folds">
        <w:del w:id="403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of</w:delText>
        </w:r>
      </w:del>
      <w:del w:id="4035" w:author="PR Preview" w:date="2026-01-01T00:00:00Z">
        <w:r>
          <w:delText xml:space="preserve"> </w:delText>
        </w:r>
      </w:del>
      <w:hyperlink w:anchor="eq-folds">
        <w:del w:id="4036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partition the</w:delText>
        </w:r>
      </w:del>
      <w:del w:id="4039" w:author="PR Preview" w:date="2026-01-01T00:00:00Z">
        <w:r>
          <w:delText xml:space="preserve"> </w:delText>
        </w:r>
      </w:del>
      <m:oMath>
        <m:r>
          <m:t>n</m:t>
        </m:r>
      </m:oMath>
      <w:del w:id="4040" w:author="PR Preview" w:date="2026-01-01T00:00:00Z">
        <w:r>
          <w:delText xml:space="preserve"> </w:delText>
        </w:r>
      </w:del>
      <w:del w:id="4041" w:author="PR Preview" w:date="2026-01-01T00:00:00Z">
        <w:r>
          <w:delText xml:space="preserve">indices of</w:delText>
        </w:r>
      </w:del>
      <w:del w:id="4042" w:author="PR Preview" w:date="2026-01-01T00:00:00Z">
        <w:r>
          <w:delText xml:space="preserve"> </w:delText>
        </w:r>
      </w:del>
      <m:oMath>
        <m:r>
          <m:t>I</m:t>
        </m:r>
      </m:oMath>
      <w:del w:id="4043" w:author="PR Preview" w:date="2026-01-01T00:00:00Z">
        <w:r>
          <w:delText xml:space="preserve">,</w:delText>
        </w:r>
      </w:del>
      <w:del w:id="4044" w:author="PR Preview" w:date="2026-01-01T00:00:00Z">
        <w:r>
          <w:delText xml:space="preserve"> </w:delText>
        </w:r>
      </w:del>
      <w:del w:id="4045" w:author="PR Preview" w:date="2026-01-01T00:00:00Z">
        <w:r>
          <w:delText xml:space="preserve">so each fold holds exactly one index.</w:delText>
        </w:r>
      </w:del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(A partition of</w:delText>
        </w:r>
      </w:del>
      <w:del w:id="4048" w:author="PR Preview" w:date="2026-01-01T00:00:00Z">
        <w:r>
          <w:delText xml:space="preserve"> </w:delText>
        </w:r>
      </w:del>
      <m:oMath>
        <m:r>
          <m:t>n</m:t>
        </m:r>
      </m:oMath>
      <w:del w:id="4049" w:author="PR Preview" w:date="2026-01-01T00:00:00Z">
        <w:r>
          <w:delText xml:space="preserve"> </w:delText>
        </w:r>
      </w:del>
      <w:del w:id="4050" w:author="PR Preview" w:date="2026-01-01T00:00:00Z">
        <w:r>
          <w:delText xml:space="preserve">indices into</w:delText>
        </w:r>
      </w:del>
      <w:del w:id="4051" w:author="PR Preview" w:date="2026-01-01T00:00:00Z">
        <w:r>
          <w:delText xml:space="preserve"> </w:delText>
        </w:r>
      </w:del>
      <m:oMath>
        <m:r>
          <m:t>n</m:t>
        </m:r>
      </m:oMath>
      <w:del w:id="4052" w:author="PR Preview" w:date="2026-01-01T00:00:00Z">
        <w:r>
          <w:delText xml:space="preserve"> </w:delText>
        </w:r>
      </w:del>
      <w:del w:id="405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7"/>
        </w:numPr>
      </w:pPr>
      <w:del w:id="4054" w:author="PR Preview" w:date="2026-01-01T00:00:00Z">
        <w:r>
          <w:delText xml:space="preserve">For observation</w:delText>
        </w:r>
      </w:del>
      <w:del w:id="4055" w:author="PR Preview" w:date="2026-01-01T00:00:00Z">
        <w:r>
          <w:delText xml:space="preserve"> </w:delText>
        </w:r>
      </w:del>
      <m:oMath>
        <m:r>
          <m:t>i</m:t>
        </m:r>
      </m:oMath>
      <w:del w:id="4056" w:author="PR Preview" w:date="2026-01-01T00:00:00Z">
        <w:r>
          <w:delText xml:space="preserve">,</w:delText>
        </w:r>
      </w:del>
      <w:del w:id="4057" w:author="PR Preview" w:date="2026-01-01T00:00:00Z">
        <w:r>
          <w:delText xml:space="preserve"> </w:delText>
        </w:r>
      </w:del>
      <w:hyperlink w:anchor="eq-fold-assignment">
        <w:del w:id="4058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gives</w:delText>
        </w:r>
      </w:del>
      <w:del w:id="40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062" w:author="PR Preview" w:date="2026-01-01T00:00:00Z">
        <w:r>
          <w:delText xml:space="preserve">,</w:delText>
        </w:r>
      </w:del>
      <w:del w:id="4063" w:author="PR Preview" w:date="2026-01-01T00:00:00Z">
        <w:r>
          <w:delText xml:space="preserve"> </w:delText>
        </w:r>
      </w:del>
      <w:del w:id="4064" w:author="PR Preview" w:date="2026-01-01T00:00:00Z">
        <w:r>
          <w:delText xml:space="preserve">so</w:delText>
        </w:r>
      </w:del>
      <w:del w:id="40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066" w:author="PR Preview" w:date="2026-01-01T00:00:00Z">
        <w:r>
          <w:delText xml:space="preserve">.</w:delText>
        </w:r>
      </w:del>
      <w:del w:id="4067" w:author="PR Preview" w:date="2026-01-01T00:00:00Z">
        <w:r>
          <w:delText xml:space="preserve"> </w:delText>
        </w:r>
      </w:del>
      <w:del w:id="4068" w:author="PR Preview" w:date="2026-01-01T00:00:00Z">
        <w:r>
          <w:delText xml:space="preserve">(Fold</w:delText>
        </w:r>
      </w:del>
      <w:del w:id="406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070" w:author="PR Preview" w:date="2026-01-01T00:00:00Z">
        <w:r>
          <w:delText xml:space="preserve"> </w:delText>
        </w:r>
      </w:del>
      <w:del w:id="4071" w:author="PR Preview" w:date="2026-01-01T00:00:00Z">
        <w:r>
          <w:delText xml:space="preserve">holds one index, and that index is</w:delText>
        </w:r>
      </w:del>
      <w:del w:id="4072" w:author="PR Preview" w:date="2026-01-01T00:00:00Z">
        <w:r>
          <w:delText xml:space="preserve"> </w:delText>
        </w:r>
      </w:del>
      <m:oMath>
        <m:r>
          <m:t>i</m:t>
        </m:r>
      </m:oMath>
      <w:del w:id="407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4074" w:author="PR Preview" w:date="2026-01-01T00:00:00Z">
        <w:r>
          <w:delText xml:space="preserve">Let</w:delText>
        </w:r>
      </w:del>
      <w:del w:id="4075" w:author="PR Preview" w:date="2026-01-01T00:00:00Z">
        <w:r>
          <w:delText xml:space="preserve"> </w:delText>
        </w:r>
      </w:del>
      <m:oMath>
        <m:r>
          <m:t>g</m:t>
        </m:r>
      </m:oMath>
      <w:del w:id="4076" w:author="PR Preview" w:date="2026-01-01T00:00:00Z">
        <w:r>
          <w:delText xml:space="preserve"> </w:delText>
        </w:r>
      </w:del>
      <w:del w:id="4077" w:author="PR Preview" w:date="2026-01-01T00:00:00Z">
        <w:r>
          <w:delText xml:space="preserve">be the</w:delText>
        </w:r>
      </w:del>
      <w:del w:id="4078" w:author="PR Preview" w:date="2026-01-01T00:00:00Z">
        <w:r>
          <w:delText xml:space="preserve"> </w:delText>
        </w:r>
      </w:del>
      <w:hyperlink w:anchor="def-fitting-procedure">
        <w:del w:id="407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080" w:author="PR Preview" w:date="2026-01-01T00:00:00Z">
        <w:r>
          <w:delText xml:space="preserve">,</w:delText>
        </w:r>
      </w:del>
      <w:del w:id="4081" w:author="PR Preview" w:date="2026-01-01T00:00:00Z">
        <w:r>
          <w:delText xml:space="preserve"> </w:delText>
        </w:r>
      </w:del>
      <w:del w:id="4082" w:author="PR Preview" w:date="2026-01-01T00:00:00Z">
        <w:r>
          <w:delText xml:space="preserve">the rule that maps a training set to a fitted prediction rule.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The</w:delText>
        </w:r>
      </w:del>
      <w:del w:id="4085" w:author="PR Preview" w:date="2026-01-01T00:00:00Z">
        <w:r>
          <w:delText xml:space="preserve"> </w:delText>
        </w:r>
      </w:del>
      <w:hyperlink w:anchor="def-fold-out-rule">
        <w:del w:id="408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087" w:author="PR Preview" w:date="2026-01-01T00:00:00Z">
        <w:r>
          <w:delText xml:space="preserve"> </w:delText>
        </w:r>
      </w:del>
      <w:del w:id="4088" w:author="PR Preview" w:date="2026-01-01T00:00:00Z">
        <w:r>
          <w:delText xml:space="preserve">of observation</w:delText>
        </w:r>
      </w:del>
      <w:del w:id="4089" w:author="PR Preview" w:date="2026-01-01T00:00:00Z">
        <w:r>
          <w:delText xml:space="preserve"> </w:delText>
        </w:r>
      </w:del>
      <m:oMath>
        <m:r>
          <m:t>i</m:t>
        </m:r>
      </m:oMath>
      <w:del w:id="4090" w:author="PR Preview" w:date="2026-01-01T00:00:00Z">
        <w:r>
          <w:delText xml:space="preserve"> </w:delText>
        </w:r>
      </w:del>
      <w:del w:id="4091" w:author="PR Preview" w:date="2026-01-01T00:00:00Z">
        <w:r>
          <w:delText xml:space="preserve">is then</w:delText>
        </w:r>
      </w:del>
      <w:del w:id="409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093" w:author="PR Preview" w:date="2026-01-01T00:00:00Z">
        <w:r>
          <w:delText xml:space="preserve">.</w:delText>
        </w:r>
      </w:del>
      <w:del w:id="4094" w:author="PR Preview" w:date="2026-01-01T00:00:00Z">
        <w:r>
          <w:delText xml:space="preserve"> </w:delText>
        </w:r>
      </w:del>
      <w:del w:id="4095" w:author="PR Preview" w:date="2026-01-01T00:00:00Z">
        <w:r>
          <w:delText xml:space="preserve">(</w:delText>
        </w:r>
      </w:del>
      <w:hyperlink w:anchor="eq-fold-out-rule">
        <w:del w:id="4096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4097" w:author="PR Preview" w:date="2026-01-01T00:00:00Z">
        <w:r>
          <w:delText xml:space="preserve"> </w:delText>
        </w:r>
      </w:del>
      <w:del w:id="4098" w:author="PR Preview" w:date="2026-01-01T00:00:00Z">
        <w:r>
          <w:delText xml:space="preserve">with</w:delText>
        </w:r>
      </w:del>
      <w:del w:id="40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100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ins w:id="4101" w:author="PR Preview" w:date="2026-01-01T00:00:00Z">
        <w:r>
          <w:t xml:space="preserve">With</w:t>
        </w:r>
      </w:ins>
      <w:ins w:id="410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103" w:author="PR Preview" w:date="2026-01-01T00:00:00Z">
        <w:r>
          <w:t xml:space="preserve">, the</w:t>
        </w:r>
      </w:ins>
      <w:ins w:id="4104" w:author="PR Preview" w:date="2026-01-01T00:00:00Z">
        <w:r>
          <w:t xml:space="preserve"> </w:t>
        </w:r>
      </w:ins>
      <m:oMath>
        <m:r>
          <m:t>n</m:t>
        </m:r>
      </m:oMath>
      <w:ins w:id="4105" w:author="PR Preview" w:date="2026-01-01T00:00:00Z">
        <w:r>
          <w:t xml:space="preserve"> </w:t>
        </w:r>
      </w:ins>
      <w:ins w:id="4106" w:author="PR Preview" w:date="2026-01-01T00:00:00Z">
        <w:r>
          <w:t xml:space="preserve">nonempty, disjoint</w:t>
        </w:r>
      </w:ins>
      <w:ins w:id="4107" w:author="PR Preview" w:date="2026-01-01T00:00:00Z">
        <w:r>
          <w:t xml:space="preserve"> </w:t>
        </w:r>
      </w:ins>
      <w:hyperlink w:anchor="def-folds">
        <w:ins w:id="410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109" w:author="PR Preview" w:date="2026-01-01T00:00:00Z">
        <w:r>
          <w:t xml:space="preserve"> </w:t>
        </w:r>
      </w:ins>
      <w:ins w:id="4110" w:author="PR Preview" w:date="2026-01-01T00:00:00Z">
        <w:r>
          <w:t xml:space="preserve">of</w:t>
        </w:r>
      </w:ins>
      <w:ins w:id="4111" w:author="PR Preview" w:date="2026-01-01T00:00:00Z">
        <w:r>
          <w:t xml:space="preserve"> </w:t>
        </w:r>
      </w:ins>
      <w:hyperlink w:anchor="eq-folds">
        <w:ins w:id="4112" w:author="PR Preview" w:date="2026-01-01T00:00:00Z">
          <w:r>
            <w:rPr>
              <w:rStyle w:val="Hyperlink"/>
            </w:rPr>
            <w:t xml:space="preserve">Equation 43</w:t>
          </w:r>
        </w:ins>
      </w:hyperlink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partition the</w:t>
        </w:r>
      </w:ins>
      <w:ins w:id="4115" w:author="PR Preview" w:date="2026-01-01T00:00:00Z">
        <w:r>
          <w:t xml:space="preserve"> </w:t>
        </w:r>
      </w:ins>
      <m:oMath>
        <m:r>
          <m:t>n</m:t>
        </m:r>
      </m:oMath>
      <w:ins w:id="4116" w:author="PR Preview" w:date="2026-01-01T00:00:00Z">
        <w:r>
          <w:t xml:space="preserve"> </w:t>
        </w:r>
      </w:ins>
      <w:ins w:id="4117" w:author="PR Preview" w:date="2026-01-01T00:00:00Z">
        <w:r>
          <w:t xml:space="preserve">indices of</w:t>
        </w:r>
      </w:ins>
      <w:ins w:id="4118" w:author="PR Preview" w:date="2026-01-01T00:00:00Z">
        <w:r>
          <w:t xml:space="preserve"> </w:t>
        </w:r>
      </w:ins>
      <m:oMath>
        <m:r>
          <m:t>I</m:t>
        </m:r>
      </m:oMath>
      <w:ins w:id="4119" w:author="PR Preview" w:date="2026-01-01T00:00:00Z">
        <w:r>
          <w:t xml:space="preserve">,</w:t>
        </w:r>
      </w:ins>
      <w:ins w:id="4120" w:author="PR Preview" w:date="2026-01-01T00:00:00Z">
        <w:r>
          <w:t xml:space="preserve"> </w:t>
        </w:r>
      </w:ins>
      <w:ins w:id="4121" w:author="PR Preview" w:date="2026-01-01T00:00:00Z">
        <w:r>
          <w:t xml:space="preserve">so each fold holds exactly one index.</w:t>
        </w:r>
      </w:ins>
      <w:ins w:id="4122" w:author="PR Preview" w:date="2026-01-01T00:00:00Z">
        <w:r>
          <w:t xml:space="preserve"> </w:t>
        </w:r>
      </w:ins>
      <w:ins w:id="4123" w:author="PR Preview" w:date="2026-01-01T00:00:00Z">
        <w:r>
          <w:t xml:space="preserve">(A partition of</w:t>
        </w:r>
      </w:ins>
      <w:ins w:id="4124" w:author="PR Preview" w:date="2026-01-01T00:00:00Z">
        <w:r>
          <w:t xml:space="preserve"> </w:t>
        </w:r>
      </w:ins>
      <m:oMath>
        <m:r>
          <m:t>n</m:t>
        </m:r>
      </m:oMath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indices into</w:t>
        </w:r>
      </w:ins>
      <w:ins w:id="4127" w:author="PR Preview" w:date="2026-01-01T00:00:00Z">
        <w:r>
          <w:t xml:space="preserve"> </w:t>
        </w:r>
      </w:ins>
      <m:oMath>
        <m:r>
          <m:t>n</m:t>
        </m:r>
      </m:oMath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7"/>
        </w:numPr>
      </w:pPr>
      <w:ins w:id="4130" w:author="PR Preview" w:date="2026-01-01T00:00:00Z">
        <w:r>
          <w:t xml:space="preserve">For observation</w:t>
        </w:r>
      </w:ins>
      <w:ins w:id="4131" w:author="PR Preview" w:date="2026-01-01T00:00:00Z">
        <w:r>
          <w:t xml:space="preserve"> </w:t>
        </w:r>
      </w:ins>
      <m:oMath>
        <m:r>
          <m:t>i</m:t>
        </m:r>
      </m:oMath>
      <w:ins w:id="4132" w:author="PR Preview" w:date="2026-01-01T00:00:00Z">
        <w:r>
          <w:t xml:space="preserve">,</w:t>
        </w:r>
      </w:ins>
      <w:ins w:id="4133" w:author="PR Preview" w:date="2026-01-01T00:00:00Z">
        <w:r>
          <w:t xml:space="preserve"> </w:t>
        </w:r>
      </w:ins>
      <w:hyperlink w:anchor="eq-fold-assignment">
        <w:ins w:id="4134" w:author="PR Preview" w:date="2026-01-01T00:00:00Z">
          <w:r>
            <w:rPr>
              <w:rStyle w:val="Hyperlink"/>
            </w:rPr>
            <w:t xml:space="preserve">Equation 45</w:t>
          </w:r>
        </w:ins>
      </w:hyperlink>
      <w:ins w:id="4135" w:author="PR Preview" w:date="2026-01-01T00:00:00Z">
        <w:r>
          <w:t xml:space="preserve"> </w:t>
        </w:r>
      </w:ins>
      <w:ins w:id="4136" w:author="PR Preview" w:date="2026-01-01T00:00:00Z">
        <w:r>
          <w:t xml:space="preserve">gives</w:t>
        </w:r>
      </w:ins>
      <w:ins w:id="41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138" w:author="PR Preview" w:date="2026-01-01T00:00:00Z">
        <w:r>
          <w:t xml:space="preserve">,</w:t>
        </w:r>
      </w:ins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so</w:t>
        </w:r>
      </w:ins>
      <w:ins w:id="41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142" w:author="PR Preview" w:date="2026-01-01T00:00:00Z">
        <w:r>
          <w:t xml:space="preserve">.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(Fold</w:t>
        </w:r>
      </w:ins>
      <w:ins w:id="414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holds one index, and that index is</w:t>
        </w:r>
      </w:ins>
      <w:ins w:id="4148" w:author="PR Preview" w:date="2026-01-01T00:00:00Z">
        <w:r>
          <w:t xml:space="preserve"> </w:t>
        </w:r>
      </w:ins>
      <m:oMath>
        <m:r>
          <m:t>i</m:t>
        </m:r>
      </m:oMath>
      <w:ins w:id="4149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4150" w:author="PR Preview" w:date="2026-01-01T00:00:00Z">
        <w:r>
          <w:t xml:space="preserve">Let</w:t>
        </w:r>
      </w:ins>
      <w:ins w:id="4151" w:author="PR Preview" w:date="2026-01-01T00:00:00Z">
        <w:r>
          <w:t xml:space="preserve"> </w:t>
        </w:r>
      </w:ins>
      <m:oMath>
        <m:r>
          <m:t>g</m:t>
        </m:r>
      </m:oMath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be the</w:t>
        </w:r>
      </w:ins>
      <w:ins w:id="4154" w:author="PR Preview" w:date="2026-01-01T00:00:00Z">
        <w:r>
          <w:t xml:space="preserve"> </w:t>
        </w:r>
      </w:ins>
      <w:hyperlink w:anchor="def-fitting-procedure">
        <w:ins w:id="415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156" w:author="PR Preview" w:date="2026-01-01T00:00:00Z">
        <w:r>
          <w:t xml:space="preserve">,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the rule that maps a training set to a fitted prediction rule.</w:t>
        </w:r>
      </w:ins>
      <w:ins w:id="4159" w:author="PR Preview" w:date="2026-01-01T00:00:00Z">
        <w:r>
          <w:t xml:space="preserve"> </w:t>
        </w:r>
      </w:ins>
      <w:ins w:id="4160" w:author="PR Preview" w:date="2026-01-01T00:00:00Z">
        <w:r>
          <w:t xml:space="preserve">The</w:t>
        </w:r>
      </w:ins>
      <w:ins w:id="4161" w:author="PR Preview" w:date="2026-01-01T00:00:00Z">
        <w:r>
          <w:t xml:space="preserve"> </w:t>
        </w:r>
      </w:ins>
      <w:hyperlink w:anchor="def-fold-out-rule">
        <w:ins w:id="416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163" w:author="PR Preview" w:date="2026-01-01T00:00:00Z">
        <w:r>
          <w:t xml:space="preserve"> </w:t>
        </w:r>
      </w:ins>
      <w:ins w:id="4164" w:author="PR Preview" w:date="2026-01-01T00:00:00Z">
        <w:r>
          <w:t xml:space="preserve">of observation</w:t>
        </w:r>
      </w:ins>
      <w:ins w:id="4165" w:author="PR Preview" w:date="2026-01-01T00:00:00Z">
        <w:r>
          <w:t xml:space="preserve"> </w:t>
        </w:r>
      </w:ins>
      <m:oMath>
        <m:r>
          <m:t>i</m:t>
        </m:r>
      </m:oMath>
      <w:ins w:id="4166" w:author="PR Preview" w:date="2026-01-01T00:00:00Z">
        <w:r>
          <w:t xml:space="preserve"> </w:t>
        </w:r>
      </w:ins>
      <w:ins w:id="4167" w:author="PR Preview" w:date="2026-01-01T00:00:00Z">
        <w:r>
          <w:t xml:space="preserve">is then</w:t>
        </w:r>
      </w:ins>
      <w:ins w:id="416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169" w:author="PR Preview" w:date="2026-01-01T00:00:00Z">
        <w:r>
          <w:t xml:space="preserve">.</w:t>
        </w:r>
      </w:ins>
      <w:ins w:id="4170" w:author="PR Preview" w:date="2026-01-01T00:00:00Z">
        <w:r>
          <w:t xml:space="preserve"> </w:t>
        </w:r>
      </w:ins>
      <w:ins w:id="4171" w:author="PR Preview" w:date="2026-01-01T00:00:00Z">
        <w:r>
          <w:t xml:space="preserve">(</w:t>
        </w:r>
      </w:ins>
      <w:hyperlink w:anchor="eq-fold-out-rule">
        <w:ins w:id="4172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4173" w:author="PR Preview" w:date="2026-01-01T00:00:00Z">
        <w:r>
          <w:t xml:space="preserve"> </w:t>
        </w:r>
      </w:ins>
      <w:ins w:id="4174" w:author="PR Preview" w:date="2026-01-01T00:00:00Z">
        <w:r>
          <w:t xml:space="preserve">with</w:t>
        </w:r>
      </w:ins>
      <w:ins w:id="41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176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del w:id="4177" w:author="PR Preview" w:date="2026-01-01T00:00:00Z">
        <w:r>
          <w:delText xml:space="preserve">Hence each term</w:delText>
        </w:r>
      </w:del>
      <w:del w:id="417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of</w:delText>
        </w:r>
      </w:del>
      <w:del w:id="4181" w:author="PR Preview" w:date="2026-01-01T00:00:00Z">
        <w:r>
          <w:delText xml:space="preserve"> </w:delText>
        </w:r>
      </w:del>
      <w:hyperlink w:anchor="eq-cv-estimate">
        <w:del w:id="4182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183" w:author="PR Preview" w:date="2026-01-01T00:00:00Z">
        <w:r>
          <w:delText xml:space="preserve"> </w:delText>
        </w:r>
      </w:del>
      <w:del w:id="4184" w:author="PR Preview" w:date="2026-01-01T00:00:00Z">
        <w:r>
          <w:delText xml:space="preserve">is the same</w:delText>
        </w:r>
      </w:del>
      <w:del w:id="4185" w:author="PR Preview" w:date="2026-01-01T00:00:00Z">
        <w:r>
          <w:delText xml:space="preserve"> </w:delText>
        </w:r>
      </w:del>
      <w:del w:id="4186" w:author="PR Preview" w:date="2026-01-01T00:00:00Z">
        <w:r>
          <w:delText xml:space="preserve">for every fold assignment.</w:delText>
        </w:r>
      </w:del>
      <w:del w:id="4187" w:author="PR Preview" w:date="2026-01-01T00:00:00Z">
        <w:r>
          <w:delText xml:space="preserve"> </w:delText>
        </w:r>
      </w:del>
      <w:del w:id="4188" w:author="PR Preview" w:date="2026-01-01T00:00:00Z">
        <w:r>
          <w:delText xml:space="preserve">(Each term is a function of the rule in step 4,</w:delText>
        </w:r>
      </w:del>
      <w:del w:id="41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190" w:author="PR Preview" w:date="2026-01-01T00:00:00Z">
        <w:r>
          <w:delText xml:space="preserve"> </w:delText>
        </w:r>
      </w:del>
      <w:del w:id="4191" w:author="PR Preview" w:date="2026-01-01T00:00:00Z">
        <w:r>
          <w:delText xml:space="preserve">and</w:delText>
        </w:r>
      </w:del>
      <w:del w:id="419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19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4194" w:author="PR Preview" w:date="2026-01-01T00:00:00Z">
        <w:r>
          <w:delText xml:space="preserve">Therefore the sum over</w:delText>
        </w:r>
      </w:del>
      <w:del w:id="419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196" w:author="PR Preview" w:date="2026-01-01T00:00:00Z">
        <w:r>
          <w:delText xml:space="preserve"> </w:delText>
        </w:r>
      </w:del>
      <w:del w:id="4197" w:author="PR Preview" w:date="2026-01-01T00:00:00Z">
        <w:r>
          <w:delText xml:space="preserve">in</w:delText>
        </w:r>
      </w:del>
      <w:del w:id="4198" w:author="PR Preview" w:date="2026-01-01T00:00:00Z">
        <w:r>
          <w:delText xml:space="preserve"> </w:delText>
        </w:r>
      </w:del>
      <w:hyperlink w:anchor="eq-cv-estimate">
        <w:del w:id="419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200" w:author="PR Preview" w:date="2026-01-01T00:00:00Z">
        <w:r>
          <w:delText xml:space="preserve">,</w:delText>
        </w:r>
      </w:del>
      <w:del w:id="4201" w:author="PR Preview" w:date="2026-01-01T00:00:00Z">
        <w:r>
          <w:delText xml:space="preserve"> </w:delText>
        </w:r>
      </w:del>
      <w:del w:id="4202" w:author="PR Preview" w:date="2026-01-01T00:00:00Z">
        <w:r>
          <w:delText xml:space="preserve">and its factor</w:delText>
        </w:r>
      </w:del>
      <w:del w:id="420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420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7"/>
        </w:numPr>
      </w:pPr>
      <w:ins w:id="4205" w:author="PR Preview" w:date="2026-01-01T00:00:00Z">
        <w:r>
          <w:t xml:space="preserve">Hence each term</w:t>
        </w:r>
      </w:ins>
      <w:ins w:id="420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of</w:t>
        </w:r>
      </w:ins>
      <w:ins w:id="4209" w:author="PR Preview" w:date="2026-01-01T00:00:00Z">
        <w:r>
          <w:t xml:space="preserve"> </w:t>
        </w:r>
      </w:ins>
      <w:hyperlink w:anchor="eq-cv-estimate">
        <w:ins w:id="4210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4211" w:author="PR Preview" w:date="2026-01-01T00:00:00Z">
        <w:r>
          <w:t xml:space="preserve"> </w:t>
        </w:r>
      </w:ins>
      <w:ins w:id="4212" w:author="PR Preview" w:date="2026-01-01T00:00:00Z">
        <w:r>
          <w:t xml:space="preserve">is the same</w:t>
        </w:r>
      </w:ins>
      <w:ins w:id="4213" w:author="PR Preview" w:date="2026-01-01T00:00:00Z">
        <w:r>
          <w:t xml:space="preserve"> </w:t>
        </w:r>
      </w:ins>
      <w:ins w:id="4214" w:author="PR Preview" w:date="2026-01-01T00:00:00Z">
        <w:r>
          <w:t xml:space="preserve">for every fold assignment.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(Each term is a function of the rule in step 4,</w:t>
        </w:r>
      </w:ins>
      <w:ins w:id="42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and</w:t>
        </w:r>
      </w:ins>
      <w:ins w:id="42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221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4222" w:author="PR Preview" w:date="2026-01-01T00:00:00Z">
        <w:r>
          <w:t xml:space="preserve">Therefore the sum over</w:t>
        </w:r>
      </w:ins>
      <w:ins w:id="42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in</w:t>
        </w:r>
      </w:ins>
      <w:ins w:id="4226" w:author="PR Preview" w:date="2026-01-01T00:00:00Z">
        <w:r>
          <w:t xml:space="preserve"> </w:t>
        </w:r>
      </w:ins>
      <w:hyperlink w:anchor="eq-cv-estimate">
        <w:ins w:id="4227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4228" w:author="PR Preview" w:date="2026-01-01T00:00:00Z">
        <w:r>
          <w:t xml:space="preserve">,</w:t>
        </w:r>
      </w:ins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and its factor</w:t>
        </w:r>
      </w:ins>
      <w:ins w:id="423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23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2" w:name="def-term-vector"/>
    <w:p>
      <w:pPr>
        <w:pStyle w:val="FirstParagraph"/>
      </w:pPr>
      <w:del w:id="4233" w:author="PR Preview" w:date="2026-01-01T00:00:00Z">
        <w:r>
          <w:rPr>
            <w:b/>
            <w:bCs/>
          </w:rPr>
          <w:delText xml:space="preserve">Definition 54 (Term vector)</w:delText>
        </w:r>
      </w:del>
      <w:del w:id="4234" w:author="PR Preview" w:date="2026-01-01T00:00:00Z">
        <w:r>
          <w:delText xml:space="preserve"> </w:delText>
        </w:r>
      </w:del>
      <w:del w:id="4235" w:author="PR Preview" w:date="2026-01-01T00:00:00Z">
        <w:r>
          <w:delText xml:space="preserve">Consider a model whose mean is a linear combination</w:delText>
        </w:r>
      </w:del>
      <w:del w:id="4236" w:author="PR Preview" w:date="2026-01-01T00:00:00Z">
        <w:r>
          <w:delText xml:space="preserve"> </w:delText>
        </w:r>
      </w:del>
      <w:del w:id="4237" w:author="PR Preview" w:date="2026-01-01T00:00:00Z">
        <w:r>
          <w:delText xml:space="preserve">of</w:delText>
        </w:r>
      </w:del>
      <w:del w:id="423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239" w:author="PR Preview" w:date="2026-01-01T00:00:00Z">
        <w:r>
          <w:delText xml:space="preserve"> </w:delText>
        </w:r>
      </w:del>
      <w:del w:id="4240" w:author="PR Preview" w:date="2026-01-01T00:00:00Z">
        <w:r>
          <w:delText xml:space="preserve">terms</w:delText>
        </w:r>
      </w:del>
      <w:del w:id="424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242" w:author="PR Preview" w:date="2026-01-01T00:00:00Z">
        <w:r>
          <w:delText xml:space="preserve"> </w:delText>
        </w:r>
      </w:del>
      <w:del w:id="4243" w:author="PR Preview" w:date="2026-01-01T00:00:00Z">
        <w:r>
          <w:delText xml:space="preserve">of the covariate value,</w:delText>
        </w:r>
      </w:del>
      <w:del w:id="4244" w:author="PR Preview" w:date="2026-01-01T00:00:00Z">
        <w:r>
          <w:delText xml:space="preserve"> </w:delText>
        </w:r>
      </w:del>
      <w:del w:id="4245" w:author="PR Preview" w:date="2026-01-01T00:00:00Z">
        <w:r>
          <w:delText xml:space="preserve">such as</w:delText>
        </w:r>
      </w:del>
      <w:del w:id="4246" w:author="PR Preview" w:date="2026-01-01T00:00:00Z">
        <w:r>
          <w:delText xml:space="preserve"> </w:delText>
        </w:r>
      </w:del>
      <m:oMath>
        <m:r>
          <m:t>1</m:t>
        </m:r>
      </m:oMath>
      <w:del w:id="4247" w:author="PR Preview" w:date="2026-01-01T00:00:00Z">
        <w:r>
          <w:delText xml:space="preserve">,</w:delText>
        </w:r>
      </w:del>
      <w:del w:id="4248" w:author="PR Preview" w:date="2026-01-01T00:00:00Z">
        <w:r>
          <w:delText xml:space="preserve"> </w:delText>
        </w:r>
      </w:del>
      <m:oMath>
        <m:r>
          <m:t>x</m:t>
        </m:r>
      </m:oMath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and</w:delText>
        </w:r>
      </w:del>
      <w:del w:id="425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252" w:author="PR Preview" w:date="2026-01-01T00:00:00Z">
        <w:r>
          <w:delText xml:space="preserve">.</w:delText>
        </w:r>
      </w:del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The</w:delText>
        </w:r>
      </w:del>
      <w:del w:id="4255" w:author="PR Preview" w:date="2026-01-01T00:00:00Z">
        <w:r>
          <w:delText xml:space="preserve"> </w:delText>
        </w:r>
      </w:del>
      <w:del w:id="4256" w:author="PR Preview" w:date="2026-01-01T00:00:00Z">
        <w:r>
          <w:rPr>
            <w:b/>
            <w:bCs/>
          </w:rPr>
          <w:delText xml:space="preserve">term vector</w:delText>
        </w:r>
      </w:del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$\mathord{\smash[b]{\underset{\raise.3ex\hbox{$\scriptstyle\sim$}}{t}}\vphantom{t}}_{i}$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of observation</w:delText>
        </w:r>
      </w:del>
      <w:del w:id="4261" w:author="PR Preview" w:date="2026-01-01T00:00:00Z">
        <w:r>
          <w:delText xml:space="preserve"> </w:delText>
        </w:r>
      </w:del>
      <m:oMath>
        <m:r>
          <m:t>i</m:t>
        </m:r>
      </m:oMath>
      <w:del w:id="4262" w:author="PR Preview" w:date="2026-01-01T00:00:00Z">
        <w:r>
          <w:delText xml:space="preserve"> </w:delText>
        </w:r>
      </w:del>
      <w:del w:id="4263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72" w:name="eq-term-vector"/>
      <w:del w:id="4264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\qquad(52)$$</w:delText>
        </w:r>
      </w:del>
      <w:bookmarkEnd w:id="272"/>
    </w:p>
    <w:p>
      <w:pPr>
        <w:pStyle w:val="FirstParagraph"/>
      </w:pPr>
      <w:ins w:id="4265" w:author="PR Preview" w:date="2026-01-01T00:00:00Z">
        <w:r>
          <w:rPr>
            <w:b/>
            <w:bCs/>
          </w:rPr>
          <w:t xml:space="preserve">Definition 53 (Term vector)</w:t>
        </w:r>
      </w:ins>
      <w:ins w:id="4266" w:author="PR Preview" w:date="2026-01-01T00:00:00Z">
        <w:r>
          <w:t xml:space="preserve"> </w:t>
        </w:r>
      </w:ins>
      <w:ins w:id="4267" w:author="PR Preview" w:date="2026-01-01T00:00:00Z">
        <w:r>
          <w:t xml:space="preserve">Consider a model whose mean is a linear combination</w:t>
        </w:r>
      </w:ins>
      <w:ins w:id="4268" w:author="PR Preview" w:date="2026-01-01T00:00:00Z">
        <w:r>
          <w:t xml:space="preserve"> </w:t>
        </w:r>
      </w:ins>
      <w:ins w:id="4269" w:author="PR Preview" w:date="2026-01-01T00:00:00Z">
        <w:r>
          <w:t xml:space="preserve">of</w:t>
        </w:r>
      </w:ins>
      <w:ins w:id="4270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terms</w:t>
        </w:r>
      </w:ins>
      <w:ins w:id="427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of the covariate value,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such as</w:t>
        </w:r>
      </w:ins>
      <w:ins w:id="4278" w:author="PR Preview" w:date="2026-01-01T00:00:00Z">
        <w:r>
          <w:t xml:space="preserve"> </w:t>
        </w:r>
      </w:ins>
      <m:oMath>
        <m:r>
          <m:t>1</m:t>
        </m:r>
      </m:oMath>
      <w:ins w:id="4279" w:author="PR Preview" w:date="2026-01-01T00:00:00Z">
        <w:r>
          <w:t xml:space="preserve">,</w:t>
        </w:r>
      </w:ins>
      <w:ins w:id="4280" w:author="PR Preview" w:date="2026-01-01T00:00:00Z">
        <w:r>
          <w:t xml:space="preserve"> </w:t>
        </w:r>
      </w:ins>
      <m:oMath>
        <m:r>
          <m:t>x</m:t>
        </m:r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and</w:t>
        </w:r>
      </w:ins>
      <w:ins w:id="428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284" w:author="PR Preview" w:date="2026-01-01T00:00:00Z">
        <w:r>
          <w:t xml:space="preserve">.</w:t>
        </w:r>
      </w:ins>
      <w:ins w:id="4285" w:author="PR Preview" w:date="2026-01-01T00:00:00Z">
        <w:r>
          <w:t xml:space="preserve"> </w:t>
        </w:r>
      </w:ins>
      <w:ins w:id="4286" w:author="PR Preview" w:date="2026-01-01T00:00:00Z">
        <w:r>
          <w:t xml:space="preserve">The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rPr>
            <w:b/>
            <w:bCs/>
          </w:rPr>
          <w:t xml:space="preserve">term vector</w:t>
        </w:r>
      </w:ins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$\mathord{\smash[b]{\underset{\raise.3ex\hbox{$\scriptstyle\sim$}}{t}}\vphantom{t}}_{i}$</w:t>
        </w:r>
      </w:ins>
      <w:ins w:id="4291" w:author="PR Preview" w:date="2026-01-01T00:00:00Z">
        <w:r>
          <w:t xml:space="preserve"> </w:t>
        </w:r>
      </w:ins>
      <w:ins w:id="4292" w:author="PR Preview" w:date="2026-01-01T00:00:00Z">
        <w:r>
          <w:t xml:space="preserve">of observation</w:t>
        </w:r>
      </w:ins>
      <w:ins w:id="4293" w:author="PR Preview" w:date="2026-01-01T00:00:00Z">
        <w:r>
          <w:t xml:space="preserve"> </w:t>
        </w:r>
      </w:ins>
      <m:oMath>
        <m:r>
          <m:t>i</m:t>
        </m:r>
      </m:oMath>
      <w:ins w:id="4294" w:author="PR Preview" w:date="2026-01-01T00:00:00Z">
        <w:r>
          <w:t xml:space="preserve"> </w:t>
        </w:r>
      </w:ins>
      <w:ins w:id="4295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71" w:name="eq-term-vector"/>
      <w:ins w:id="4296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\qquad(51)$$</w:t>
        </w:r>
      </w:ins>
      <w:bookmarkEnd w:id="271"/>
    </w:p>
    <w:bookmarkEnd w:id="272"/>
    <w:bookmarkStart w:id="274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4"/>
    <w:bookmarkStart w:id="276" w:name="def-cross-product-matrix"/>
    <w:p>
      <w:pPr>
        <w:pStyle w:val="BodyText"/>
      </w:pPr>
      <w:del w:id="4297" w:author="PR Preview" w:date="2026-01-01T00:00:00Z">
        <w:r>
          <w:rPr>
            <w:b/>
            <w:bCs/>
          </w:rPr>
          <w:delText xml:space="preserve">Definition 55 (Cross-product matrix (sum-of-squares and cross-products matrix))</w:delText>
        </w:r>
      </w:del>
      <w:del w:id="4298" w:author="PR Preview" w:date="2026-01-01T00:00:00Z">
        <w:r>
          <w:delText xml:space="preserve"> </w:delText>
        </w:r>
      </w:del>
      <w:del w:id="4299" w:author="PR Preview" w:date="2026-01-01T00:00:00Z">
        <w:r>
          <w:delText xml:space="preserve">The</w:delText>
        </w:r>
      </w:del>
      <w:del w:id="4300" w:author="PR Preview" w:date="2026-01-01T00:00:00Z">
        <w:r>
          <w:delText xml:space="preserve"> </w:delText>
        </w:r>
      </w:del>
      <w:del w:id="4301" w:author="PR Preview" w:date="2026-01-01T00:00:00Z">
        <w:r>
          <w:rPr>
            <w:b/>
            <w:bCs/>
          </w:rPr>
          <w:delText xml:space="preserve">cross-product matrix</w:delText>
        </w:r>
      </w:del>
      <w:del w:id="4302" w:author="PR Preview" w:date="2026-01-01T00:00:00Z">
        <w:r>
          <w:delText xml:space="preserve"> </w:delText>
        </w:r>
      </w:del>
      <m:oMath>
        <m:r>
          <m:t>A</m:t>
        </m:r>
      </m:oMath>
      <w:del w:id="4303" w:author="PR Preview" w:date="2026-01-01T00:00:00Z">
        <w:r>
          <w:delText xml:space="preserve"> </w:delText>
        </w:r>
      </w:del>
      <w:del w:id="4304" w:author="PR Preview" w:date="2026-01-01T00:00:00Z">
        <w:r>
          <w:delText xml:space="preserve">of</w:delText>
        </w:r>
      </w:del>
      <w:del w:id="4305" w:author="PR Preview" w:date="2026-01-01T00:00:00Z">
        <w:r>
          <w:delText xml:space="preserve"> </w:delText>
        </w:r>
      </w:del>
      <w:hyperlink w:anchor="def-term-vector">
        <w:del w:id="430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307" w:author="PR Preview" w:date="2026-01-01T00:00:00Z">
        <w:r>
          <w:delText xml:space="preserve"> </w:delText>
        </w:r>
      </w:del>
      <w:del w:id="4308" w:author="PR Preview" w:date="2026-01-01T00:00:00Z">
        <w:r>
          <w:delText xml:space="preserve">$\mathord{\smash[b]{\underset{\raise.3ex\hbox{$\scriptstyle\sim$}}{t}}\vphantom{t}}_{i}$</w:delText>
        </w:r>
      </w:del>
      <w:del w:id="4309" w:author="PR Preview" w:date="2026-01-01T00:00:00Z">
        <w:r>
          <w:delText xml:space="preserve">,</w:delText>
        </w:r>
      </w:del>
      <w:del w:id="431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311" w:author="PR Preview" w:date="2026-01-01T00:00:00Z">
        <w:r>
          <w:delText xml:space="preserve">, of a training set indexed by</w:delText>
        </w:r>
      </w:del>
      <w:del w:id="4312" w:author="PR Preview" w:date="2026-01-01T00:00:00Z">
        <w:r>
          <w:delText xml:space="preserve"> </w:delText>
        </w:r>
      </w:del>
      <m:oMath>
        <m:r>
          <m:t>I</m:t>
        </m:r>
      </m:oMath>
      <w:del w:id="4313" w:author="PR Preview" w:date="2026-01-01T00:00:00Z">
        <w:r>
          <w:delText xml:space="preserve">,</w:delText>
        </w:r>
      </w:del>
      <w:del w:id="4314" w:author="PR Preview" w:date="2026-01-01T00:00:00Z">
        <w:r>
          <w:delText xml:space="preserve"> </w:delText>
        </w:r>
      </w:del>
      <w:del w:id="4315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76" w:name="eq-cross-product-matrix"/>
      <w:del w:id="4316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\qquad(53)$$</w:delText>
        </w:r>
      </w:del>
      <w:bookmarkEnd w:id="276"/>
    </w:p>
    <w:p>
      <w:pPr>
        <w:pStyle w:val="BodyText"/>
      </w:pPr>
      <w:ins w:id="4317" w:author="PR Preview" w:date="2026-01-01T00:00:00Z">
        <w:r>
          <w:rPr>
            <w:b/>
            <w:bCs/>
          </w:rPr>
          <w:t xml:space="preserve">Definition 54 (Cross-product matrix (sum-of-squares and cross-products matrix))</w:t>
        </w:r>
      </w:ins>
      <w:ins w:id="4318" w:author="PR Preview" w:date="2026-01-01T00:00:00Z">
        <w:r>
          <w:t xml:space="preserve"> </w:t>
        </w:r>
      </w:ins>
      <w:ins w:id="4319" w:author="PR Preview" w:date="2026-01-01T00:00:00Z">
        <w:r>
          <w:t xml:space="preserve">The</w:t>
        </w:r>
      </w:ins>
      <w:ins w:id="4320" w:author="PR Preview" w:date="2026-01-01T00:00:00Z">
        <w:r>
          <w:t xml:space="preserve"> </w:t>
        </w:r>
      </w:ins>
      <w:ins w:id="4321" w:author="PR Preview" w:date="2026-01-01T00:00:00Z">
        <w:r>
          <w:rPr>
            <w:b/>
            <w:bCs/>
          </w:rPr>
          <w:t xml:space="preserve">cross-product matrix</w:t>
        </w:r>
      </w:ins>
      <w:ins w:id="4322" w:author="PR Preview" w:date="2026-01-01T00:00:00Z">
        <w:r>
          <w:t xml:space="preserve"> </w:t>
        </w:r>
      </w:ins>
      <m:oMath>
        <m:r>
          <m:t>A</m:t>
        </m:r>
      </m:oMath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of</w:t>
        </w:r>
      </w:ins>
      <w:ins w:id="4325" w:author="PR Preview" w:date="2026-01-01T00:00:00Z">
        <w:r>
          <w:t xml:space="preserve"> </w:t>
        </w:r>
      </w:ins>
      <w:hyperlink w:anchor="def-term-vector">
        <w:ins w:id="432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$\mathord{\smash[b]{\underset{\raise.3ex\hbox{$\scriptstyle\sim$}}{t}}\vphantom{t}}_{i}$</w:t>
        </w:r>
      </w:ins>
      <w:ins w:id="4329" w:author="PR Preview" w:date="2026-01-01T00:00:00Z">
        <w:r>
          <w:t xml:space="preserve">,</w:t>
        </w:r>
      </w:ins>
      <w:ins w:id="433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331" w:author="PR Preview" w:date="2026-01-01T00:00:00Z">
        <w:r>
          <w:t xml:space="preserve">, of a training set indexed by</w:t>
        </w:r>
      </w:ins>
      <w:ins w:id="4332" w:author="PR Preview" w:date="2026-01-01T00:00:00Z">
        <w:r>
          <w:t xml:space="preserve"> </w:t>
        </w:r>
      </w:ins>
      <m:oMath>
        <m:r>
          <m:t>I</m:t>
        </m:r>
      </m:oMath>
      <w:ins w:id="4333" w:author="PR Preview" w:date="2026-01-01T00:00:00Z">
        <w:r>
          <w:t xml:space="preserve">,</w:t>
        </w:r>
      </w:ins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75" w:name="eq-cross-product-matrix"/>
      <w:ins w:id="4336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\qquad(52)$$</w:t>
        </w:r>
      </w:ins>
      <w:bookmarkEnd w:id="275"/>
    </w:p>
    <w:bookmarkEnd w:id="276"/>
    <w:bookmarkStart w:id="278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8"/>
    <w:bookmarkStart w:id="281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1"/>
    <w:bookmarkStart w:id="284" w:name="def-leverage"/>
    <w:p>
      <w:pPr>
        <w:pStyle w:val="BodyText"/>
      </w:pPr>
      <w:del w:id="4337" w:author="PR Preview" w:date="2026-01-01T00:00:00Z">
        <w:r>
          <w:rPr>
            <w:b/>
            <w:bCs/>
          </w:rPr>
          <w:delText xml:space="preserve">Definition 56 (Leverage)</w:delText>
        </w:r>
      </w:del>
      <w:del w:id="4338" w:author="PR Preview" w:date="2026-01-01T00:00:00Z">
        <w:r>
          <w:delText xml:space="preserve"> </w:delText>
        </w:r>
      </w:del>
      <w:del w:id="4339" w:author="PR Preview" w:date="2026-01-01T00:00:00Z">
        <w:r>
          <w:delText xml:space="preserve">Consider a linear model fitted by</w:delText>
        </w:r>
      </w:del>
      <w:del w:id="4340" w:author="PR Preview" w:date="2026-01-01T00:00:00Z">
        <w:r>
          <w:delText xml:space="preserve"> </w:delText>
        </w:r>
      </w:del>
      <w:hyperlink r:id="rId282">
        <w:del w:id="4341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342" w:author="PR Preview" w:date="2026-01-01T00:00:00Z">
        <w:r>
          <w:delText xml:space="preserve">,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delText xml:space="preserve">with</w:delText>
        </w:r>
      </w:del>
      <w:del w:id="4345" w:author="PR Preview" w:date="2026-01-01T00:00:00Z">
        <w:r>
          <w:delText xml:space="preserve"> </w:delText>
        </w:r>
      </w:del>
      <w:hyperlink w:anchor="def-term-vector">
        <w:del w:id="434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$\mathord{\smash[b]{\underset{\raise.3ex\hbox{$\scriptstyle\sim$}}{t}}\vphantom{t}}_{i}$</w:delText>
        </w:r>
      </w:del>
      <w:del w:id="4349" w:author="PR Preview" w:date="2026-01-01T00:00:00Z">
        <w:r>
          <w:delText xml:space="preserve">,</w:delText>
        </w:r>
      </w:del>
      <w:del w:id="435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351" w:author="PR Preview" w:date="2026-01-01T00:00:00Z">
        <w:r>
          <w:delText xml:space="preserve">,</w:delText>
        </w:r>
      </w:del>
      <w:del w:id="4352" w:author="PR Preview" w:date="2026-01-01T00:00:00Z">
        <w:r>
          <w:delText xml:space="preserve"> </w:delText>
        </w:r>
      </w:del>
      <w:del w:id="4353" w:author="PR Preview" w:date="2026-01-01T00:00:00Z">
        <w:r>
          <w:delText xml:space="preserve">and an invertible</w:delText>
        </w:r>
      </w:del>
      <w:del w:id="4354" w:author="PR Preview" w:date="2026-01-01T00:00:00Z">
        <w:r>
          <w:delText xml:space="preserve"> </w:delText>
        </w:r>
      </w:del>
      <w:hyperlink w:anchor="def-cross-product-matrix">
        <w:del w:id="4355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356" w:author="PR Preview" w:date="2026-01-01T00:00:00Z">
        <w:r>
          <w:delText xml:space="preserve"> </w:delText>
        </w:r>
      </w:del>
      <m:oMath>
        <m:r>
          <m:t>A</m:t>
        </m:r>
      </m:oMath>
      <w:del w:id="4357" w:author="PR Preview" w:date="2026-01-01T00:00:00Z">
        <w:r>
          <w:delText xml:space="preserve">.</w:delText>
        </w:r>
      </w:del>
      <w:del w:id="4358" w:author="PR Preview" w:date="2026-01-01T00:00:00Z">
        <w:r>
          <w:delText xml:space="preserve"> </w:delText>
        </w:r>
      </w:del>
      <w:del w:id="4359" w:author="PR Preview" w:date="2026-01-01T00:00:00Z">
        <w:r>
          <w:delText xml:space="preserve">The</w:delText>
        </w:r>
      </w:del>
      <w:del w:id="4360" w:author="PR Preview" w:date="2026-01-01T00:00:00Z">
        <w:r>
          <w:delText xml:space="preserve"> </w:delText>
        </w:r>
      </w:del>
      <w:del w:id="4361" w:author="PR Preview" w:date="2026-01-01T00:00:00Z">
        <w:r>
          <w:rPr>
            <w:b/>
            <w:bCs/>
          </w:rPr>
          <w:delText xml:space="preserve">leverage</w:delText>
        </w:r>
      </w:del>
      <w:del w:id="4362" w:author="PR Preview" w:date="2026-01-01T00:00:00Z">
        <w:r>
          <w:delText xml:space="preserve"> </w:delText>
        </w:r>
      </w:del>
      <w:del w:id="4363" w:author="PR Preview" w:date="2026-01-01T00:00:00Z">
        <w:r>
          <w:delText xml:space="preserve">of observation</w:delText>
        </w:r>
      </w:del>
      <w:del w:id="4364" w:author="PR Preview" w:date="2026-01-01T00:00:00Z">
        <w:r>
          <w:delText xml:space="preserve"> </w:delText>
        </w:r>
      </w:del>
      <m:oMath>
        <m:r>
          <m:t>i</m:t>
        </m:r>
      </m:oMath>
      <w:del w:id="4365" w:author="PR Preview" w:date="2026-01-01T00:00:00Z">
        <w:r>
          <w:delText xml:space="preserve"> </w:delText>
        </w:r>
      </w:del>
      <w:del w:id="4366" w:author="PR Preview" w:date="2026-01-01T00:00:00Z">
        <w:r>
          <w:delText xml:space="preserve">is</w:delText>
        </w:r>
      </w:del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[12]</w:delText>
        </w:r>
      </w:del>
    </w:p>
    <w:p>
      <w:pPr>
        <w:pStyle w:val="BodyText"/>
      </w:pPr>
      <w:bookmarkStart w:id="284" w:name="eq-leverage"/>
      <w:del w:id="4369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\qquad(54)$$</w:delText>
        </w:r>
      </w:del>
      <w:bookmarkEnd w:id="284"/>
    </w:p>
    <w:p>
      <w:pPr>
        <w:pStyle w:val="BodyText"/>
      </w:pPr>
      <w:ins w:id="4370" w:author="PR Preview" w:date="2026-01-01T00:00:00Z">
        <w:r>
          <w:rPr>
            <w:b/>
            <w:bCs/>
          </w:rPr>
          <w:t xml:space="preserve">Definition 55 (Leverage)</w:t>
        </w:r>
      </w:ins>
      <w:ins w:id="4371" w:author="PR Preview" w:date="2026-01-01T00:00:00Z">
        <w:r>
          <w:t xml:space="preserve"> </w:t>
        </w:r>
      </w:ins>
      <w:ins w:id="4372" w:author="PR Preview" w:date="2026-01-01T00:00:00Z">
        <w:r>
          <w:t xml:space="preserve">Consider a linear model fitted by</w:t>
        </w:r>
      </w:ins>
      <w:ins w:id="4373" w:author="PR Preview" w:date="2026-01-01T00:00:00Z">
        <w:r>
          <w:t xml:space="preserve"> </w:t>
        </w:r>
      </w:ins>
      <w:hyperlink r:id="rId282">
        <w:ins w:id="4374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375" w:author="PR Preview" w:date="2026-01-01T00:00:00Z">
        <w:r>
          <w:t xml:space="preserve">,</w:t>
        </w:r>
      </w:ins>
      <w:ins w:id="4376" w:author="PR Preview" w:date="2026-01-01T00:00:00Z">
        <w:r>
          <w:t xml:space="preserve"> </w:t>
        </w:r>
      </w:ins>
      <w:ins w:id="4377" w:author="PR Preview" w:date="2026-01-01T00:00:00Z">
        <w:r>
          <w:t xml:space="preserve">with</w:t>
        </w:r>
      </w:ins>
      <w:ins w:id="4378" w:author="PR Preview" w:date="2026-01-01T00:00:00Z">
        <w:r>
          <w:t xml:space="preserve"> </w:t>
        </w:r>
      </w:ins>
      <w:hyperlink w:anchor="def-term-vector">
        <w:ins w:id="4379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380" w:author="PR Preview" w:date="2026-01-01T00:00:00Z">
        <w:r>
          <w:t xml:space="preserve"> </w:t>
        </w:r>
      </w:ins>
      <w:ins w:id="4381" w:author="PR Preview" w:date="2026-01-01T00:00:00Z">
        <w:r>
          <w:t xml:space="preserve">$\mathord{\smash[b]{\underset{\raise.3ex\hbox{$\scriptstyle\sim$}}{t}}\vphantom{t}}_{i}$</w:t>
        </w:r>
      </w:ins>
      <w:ins w:id="4382" w:author="PR Preview" w:date="2026-01-01T00:00:00Z">
        <w:r>
          <w:t xml:space="preserve">,</w:t>
        </w:r>
      </w:ins>
      <w:ins w:id="43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384" w:author="PR Preview" w:date="2026-01-01T00:00:00Z">
        <w:r>
          <w:t xml:space="preserve">,</w:t>
        </w:r>
      </w:ins>
      <w:ins w:id="4385" w:author="PR Preview" w:date="2026-01-01T00:00:00Z">
        <w:r>
          <w:t xml:space="preserve"> </w:t>
        </w:r>
      </w:ins>
      <w:ins w:id="4386" w:author="PR Preview" w:date="2026-01-01T00:00:00Z">
        <w:r>
          <w:t xml:space="preserve">and an invertible</w:t>
        </w:r>
      </w:ins>
      <w:ins w:id="4387" w:author="PR Preview" w:date="2026-01-01T00:00:00Z">
        <w:r>
          <w:t xml:space="preserve"> </w:t>
        </w:r>
      </w:ins>
      <w:hyperlink w:anchor="def-cross-product-matrix">
        <w:ins w:id="4388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389" w:author="PR Preview" w:date="2026-01-01T00:00:00Z">
        <w:r>
          <w:t xml:space="preserve"> </w:t>
        </w:r>
      </w:ins>
      <m:oMath>
        <m:r>
          <m:t>A</m:t>
        </m:r>
      </m:oMath>
      <w:ins w:id="4390" w:author="PR Preview" w:date="2026-01-01T00:00:00Z">
        <w:r>
          <w:t xml:space="preserve">.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The</w:t>
        </w:r>
      </w:ins>
      <w:ins w:id="4393" w:author="PR Preview" w:date="2026-01-01T00:00:00Z">
        <w:r>
          <w:t xml:space="preserve"> </w:t>
        </w:r>
      </w:ins>
      <w:ins w:id="4394" w:author="PR Preview" w:date="2026-01-01T00:00:00Z">
        <w:r>
          <w:rPr>
            <w:b/>
            <w:bCs/>
          </w:rPr>
          <w:t xml:space="preserve">leverage</w:t>
        </w:r>
      </w:ins>
      <w:ins w:id="4395" w:author="PR Preview" w:date="2026-01-01T00:00:00Z">
        <w:r>
          <w:t xml:space="preserve"> </w:t>
        </w:r>
      </w:ins>
      <w:ins w:id="4396" w:author="PR Preview" w:date="2026-01-01T00:00:00Z">
        <w:r>
          <w:t xml:space="preserve">of observation</w:t>
        </w:r>
      </w:ins>
      <w:ins w:id="4397" w:author="PR Preview" w:date="2026-01-01T00:00:00Z">
        <w:r>
          <w:t xml:space="preserve"> </w:t>
        </w:r>
      </w:ins>
      <m:oMath>
        <m:r>
          <m:t>i</m:t>
        </m:r>
      </m:oMath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is</w:t>
        </w:r>
      </w:ins>
      <w:ins w:id="4400" w:author="PR Preview" w:date="2026-01-01T00:00:00Z">
        <w:r>
          <w:t xml:space="preserve"> </w:t>
        </w:r>
      </w:ins>
      <w:ins w:id="4401" w:author="PR Preview" w:date="2026-01-01T00:00:00Z">
        <w:r>
          <w:t xml:space="preserve">[12]</w:t>
        </w:r>
      </w:ins>
    </w:p>
    <w:p>
      <w:pPr>
        <w:pStyle w:val="BodyText"/>
      </w:pPr>
      <w:bookmarkStart w:id="283" w:name="eq-leverage"/>
      <w:ins w:id="4402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\qquad(53)$$</w:t>
        </w:r>
      </w:ins>
      <w:bookmarkEnd w:id="2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4"/>
    <w:bookmarkStart w:id="286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6"/>
    <w:bookmarkStart w:id="28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0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0"/>
    <w:bookmarkStart w:id="291" w:name="exm-loocv-shortcut"/>
    <w:p>
      <w:pPr>
        <w:pStyle w:val="BodyText"/>
      </w:pPr>
      <w:del w:id="4403" w:author="PR Preview" w:date="2026-01-01T00:00:00Z">
        <w:r>
          <w:rPr>
            <w:b/>
            <w:bCs/>
          </w:rPr>
          <w:delText xml:space="preserve">Example 31 (Leave-one-out cross-validation of the</w:delText>
        </w:r>
      </w:del>
      <w:del w:id="4404" w:author="PR Preview" w:date="2026-01-01T00:00:00Z">
        <w:r>
          <w:rPr>
            <w:b/>
            <w:bCs/>
          </w:rPr>
          <w:delText xml:space="preserve"> </w:delText>
        </w:r>
      </w:del>
      <w:del w:id="440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406" w:author="PR Preview" w:date="2026-01-01T00:00:00Z">
        <w:r>
          <w:rPr>
            <w:b/>
            <w:bCs/>
          </w:rPr>
          <w:delText xml:space="preserve"> </w:delText>
        </w:r>
      </w:del>
      <w:del w:id="4407" w:author="PR Preview" w:date="2026-01-01T00:00:00Z">
        <w:r>
          <w:rPr>
            <w:b/>
            <w:bCs/>
          </w:rPr>
          <w:delText xml:space="preserve">polynomials)</w:delText>
        </w:r>
      </w:del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This example computes</w:delText>
        </w:r>
      </w:del>
      <w:del w:id="44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411" w:author="PR Preview" w:date="2026-01-01T00:00:00Z">
        <w:r>
          <w:delText xml:space="preserve"> </w:delText>
        </w:r>
      </w:del>
      <w:del w:id="4412" w:author="PR Preview" w:date="2026-01-01T00:00:00Z">
        <w:r>
          <w:delText xml:space="preserve">for the four</w:delText>
        </w:r>
      </w:del>
      <w:del w:id="4413" w:author="PR Preview" w:date="2026-01-01T00:00:00Z">
        <w:r>
          <w:delText xml:space="preserve"> </w:delText>
        </w:r>
      </w:del>
      <w:del w:id="4414" w:author="PR Preview" w:date="2026-01-01T00:00:00Z">
        <w:r>
          <w:rPr>
            <w:rStyle w:val="VerbatimChar"/>
          </w:rPr>
          <w:delText xml:space="preserve">mtcars</w:delText>
        </w:r>
      </w:del>
      <w:del w:id="4415" w:author="PR Preview" w:date="2026-01-01T00:00:00Z">
        <w:r>
          <w:delText xml:space="preserve"> </w:delText>
        </w:r>
      </w:del>
      <w:del w:id="4416" w:author="PR Preview" w:date="2026-01-01T00:00:00Z">
        <w:r>
          <w:delText xml:space="preserve">polynomials</w:delText>
        </w:r>
      </w:del>
      <w:del w:id="4417" w:author="PR Preview" w:date="2026-01-01T00:00:00Z">
        <w:r>
          <w:delText xml:space="preserve"> </w:delText>
        </w:r>
      </w:del>
      <w:del w:id="4418" w:author="PR Preview" w:date="2026-01-01T00:00:00Z">
        <w:r>
          <w:delText xml:space="preserve">of</w:delText>
        </w:r>
      </w:del>
      <w:del w:id="4419" w:author="PR Preview" w:date="2026-01-01T00:00:00Z">
        <w:r>
          <w:delText xml:space="preserve"> </w:delText>
        </w:r>
      </w:del>
      <w:hyperlink w:anchor="exr-overfitting">
        <w:del w:id="442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421" w:author="PR Preview" w:date="2026-01-01T00:00:00Z">
        <w:r>
          <w:delText xml:space="preserve"> </w:delText>
        </w:r>
      </w:del>
      <w:del w:id="4422" w:author="PR Preview" w:date="2026-01-01T00:00:00Z">
        <w:r>
          <w:delText xml:space="preserve">in two ways:</w:delText>
        </w:r>
      </w:del>
      <w:del w:id="4423" w:author="PR Preview" w:date="2026-01-01T00:00:00Z">
        <w:r>
          <w:delText xml:space="preserve"> </w:delText>
        </w:r>
      </w:del>
      <w:del w:id="4424" w:author="PR Preview" w:date="2026-01-01T00:00:00Z">
        <w:r>
          <w:delText xml:space="preserve">by fitting each model 32 times, as in</w:delText>
        </w:r>
      </w:del>
      <w:del w:id="4425" w:author="PR Preview" w:date="2026-01-01T00:00:00Z">
        <w:r>
          <w:delText xml:space="preserve"> </w:delText>
        </w:r>
      </w:del>
      <w:hyperlink w:anchor="eq-loocv">
        <w:del w:id="4426" w:author="PR Preview" w:date="2026-01-01T00:00:00Z">
          <w:r>
            <w:rPr>
              <w:rStyle w:val="Hyperlink"/>
            </w:rPr>
            <w:delText xml:space="preserve">Equation 51</w:delText>
          </w:r>
        </w:del>
      </w:hyperlink>
      <w:del w:id="4427" w:author="PR Preview" w:date="2026-01-01T00:00:00Z">
        <w:r>
          <w:delText xml:space="preserve">,</w:delText>
        </w:r>
      </w:del>
      <w:del w:id="4428" w:author="PR Preview" w:date="2026-01-01T00:00:00Z">
        <w:r>
          <w:delText xml:space="preserve"> </w:delText>
        </w:r>
      </w:del>
      <w:del w:id="4429" w:author="PR Preview" w:date="2026-01-01T00:00:00Z">
        <w:r>
          <w:delText xml:space="preserve">and by the single-fit formula of</w:delText>
        </w:r>
      </w:del>
      <w:del w:id="4430" w:author="PR Preview" w:date="2026-01-01T00:00:00Z">
        <w:r>
          <w:delText xml:space="preserve"> </w:delText>
        </w:r>
      </w:del>
      <w:hyperlink w:anchor="thm-loocv-shortcut">
        <w:del w:id="443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432" w:author="PR Preview" w:date="2026-01-01T00:00:00Z">
        <w:r>
          <w:delText xml:space="preserve">,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with the leverages from</w:delText>
        </w:r>
      </w:del>
      <w:del w:id="4435" w:author="PR Preview" w:date="2026-01-01T00:00:00Z">
        <w:r>
          <w:delText xml:space="preserve"> </w:delText>
        </w:r>
      </w:del>
      <w:del w:id="4436" w:author="PR Preview" w:date="2026-01-01T00:00:00Z">
        <w:r>
          <w:rPr>
            <w:rStyle w:val="VerbatimChar"/>
          </w:rPr>
          <w:delText xml:space="preserve">hatvalues()</w:delText>
        </w:r>
      </w:del>
      <w:del w:id="4437" w:author="PR Preview" w:date="2026-01-01T00:00:00Z">
        <w:r>
          <w:delText xml:space="preserve">.</w:delText>
        </w:r>
      </w:del>
    </w:p>
    <w:p>
      <w:pPr>
        <w:pStyle w:val="BodyText"/>
      </w:pPr>
      <w:ins w:id="4438" w:author="PR Preview" w:date="2026-01-01T00:00:00Z">
        <w:r>
          <w:rPr>
            <w:b/>
            <w:bCs/>
          </w:rPr>
          <w:t xml:space="preserve">Example 31 (Leave-one-out cross-validation of the</w:t>
        </w:r>
      </w:ins>
      <w:ins w:id="4439" w:author="PR Preview" w:date="2026-01-01T00:00:00Z">
        <w:r>
          <w:rPr>
            <w:b/>
            <w:bCs/>
          </w:rPr>
          <w:t xml:space="preserve"> </w:t>
        </w:r>
      </w:ins>
      <w:ins w:id="4440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441" w:author="PR Preview" w:date="2026-01-01T00:00:00Z">
        <w:r>
          <w:rPr>
            <w:b/>
            <w:bCs/>
          </w:rPr>
          <w:t xml:space="preserve"> </w:t>
        </w:r>
      </w:ins>
      <w:ins w:id="4442" w:author="PR Preview" w:date="2026-01-01T00:00:00Z">
        <w:r>
          <w:rPr>
            <w:b/>
            <w:bCs/>
          </w:rPr>
          <w:t xml:space="preserve">polynomials)</w:t>
        </w:r>
      </w:ins>
      <w:ins w:id="4443" w:author="PR Preview" w:date="2026-01-01T00:00:00Z">
        <w:r>
          <w:t xml:space="preserve"> </w:t>
        </w:r>
      </w:ins>
      <w:ins w:id="4444" w:author="PR Preview" w:date="2026-01-01T00:00:00Z">
        <w:r>
          <w:t xml:space="preserve">This example computes</w:t>
        </w:r>
      </w:ins>
      <w:ins w:id="444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for the four</w:t>
        </w:r>
      </w:ins>
      <w:ins w:id="4448" w:author="PR Preview" w:date="2026-01-01T00:00:00Z">
        <w:r>
          <w:t xml:space="preserve"> </w:t>
        </w:r>
      </w:ins>
      <w:ins w:id="4449" w:author="PR Preview" w:date="2026-01-01T00:00:00Z">
        <w:r>
          <w:rPr>
            <w:rStyle w:val="VerbatimChar"/>
          </w:rPr>
          <w:t xml:space="preserve">mtcars</w:t>
        </w:r>
      </w:ins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polynomials</w:t>
        </w:r>
      </w:ins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of</w:t>
        </w:r>
      </w:ins>
      <w:ins w:id="4454" w:author="PR Preview" w:date="2026-01-01T00:00:00Z">
        <w:r>
          <w:t xml:space="preserve"> </w:t>
        </w:r>
      </w:ins>
      <w:hyperlink w:anchor="exr-overfitting">
        <w:ins w:id="445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456" w:author="PR Preview" w:date="2026-01-01T00:00:00Z">
        <w:r>
          <w:t xml:space="preserve"> </w:t>
        </w:r>
      </w:ins>
      <w:ins w:id="4457" w:author="PR Preview" w:date="2026-01-01T00:00:00Z">
        <w:r>
          <w:t xml:space="preserve">in two ways:</w:t>
        </w:r>
      </w:ins>
      <w:ins w:id="4458" w:author="PR Preview" w:date="2026-01-01T00:00:00Z">
        <w:r>
          <w:t xml:space="preserve"> </w:t>
        </w:r>
      </w:ins>
      <w:ins w:id="4459" w:author="PR Preview" w:date="2026-01-01T00:00:00Z">
        <w:r>
          <w:t xml:space="preserve">by fitting each model 32 times, as in</w:t>
        </w:r>
      </w:ins>
      <w:ins w:id="4460" w:author="PR Preview" w:date="2026-01-01T00:00:00Z">
        <w:r>
          <w:t xml:space="preserve"> </w:t>
        </w:r>
      </w:ins>
      <w:hyperlink w:anchor="eq-loocv">
        <w:ins w:id="4461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462" w:author="PR Preview" w:date="2026-01-01T00:00:00Z">
        <w:r>
          <w:t xml:space="preserve">,</w:t>
        </w:r>
      </w:ins>
      <w:ins w:id="4463" w:author="PR Preview" w:date="2026-01-01T00:00:00Z">
        <w:r>
          <w:t xml:space="preserve"> </w:t>
        </w:r>
      </w:ins>
      <w:ins w:id="4464" w:author="PR Preview" w:date="2026-01-01T00:00:00Z">
        <w:r>
          <w:t xml:space="preserve">and by the single-fit formula of</w:t>
        </w:r>
      </w:ins>
      <w:ins w:id="4465" w:author="PR Preview" w:date="2026-01-01T00:00:00Z">
        <w:r>
          <w:t xml:space="preserve"> </w:t>
        </w:r>
      </w:ins>
      <w:hyperlink w:anchor="thm-loocv-shortcut">
        <w:ins w:id="446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467" w:author="PR Preview" w:date="2026-01-01T00:00:00Z">
        <w:r>
          <w:t xml:space="preserve">,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with the leverages from</w:t>
        </w:r>
      </w:ins>
      <w:ins w:id="4470" w:author="PR Preview" w:date="2026-01-01T00:00:00Z">
        <w:r>
          <w:t xml:space="preserve"> </w:t>
        </w:r>
      </w:ins>
      <w:ins w:id="4471" w:author="PR Preview" w:date="2026-01-01T00:00:00Z">
        <w:r>
          <w:rPr>
            <w:rStyle w:val="VerbatimChar"/>
          </w:rPr>
          <w:t xml:space="preserve">hatvalues()</w:t>
        </w:r>
      </w:ins>
      <w:ins w:id="447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1"/>
    <w:bookmarkStart w:id="292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2"/>
    <w:bookmarkEnd w:id="293"/>
    <w:bookmarkStart w:id="323" w:name="sec-cv-model-choice"/>
    <w:p>
      <w:pPr>
        <w:pStyle w:val="Heading2"/>
      </w:pPr>
      <w:r>
        <w:t xml:space="preserve">8 Choosing a model by cross-validation</w:t>
      </w:r>
    </w:p>
    <w:bookmarkStart w:id="295" w:name="def-cv-estimate-indexed"/>
    <w:p>
      <w:pPr>
        <w:pStyle w:val="FirstParagraph"/>
      </w:pPr>
      <w:del w:id="4473" w:author="PR Preview" w:date="2026-01-01T00:00:00Z">
        <w:r>
          <w:rPr>
            <w:b/>
            <w:bCs/>
          </w:rPr>
          <w:delText xml:space="preserve">Definition 57 (Cross-validation estimate of a named procedure)</w:delText>
        </w:r>
      </w:del>
      <w:del w:id="4474" w:author="PR Preview" w:date="2026-01-01T00:00:00Z">
        <w:r>
          <w:delText xml:space="preserve"> </w:delText>
        </w:r>
      </w:del>
      <w:del w:id="4475" w:author="PR Preview" w:date="2026-01-01T00:00:00Z">
        <w:r>
          <w:delText xml:space="preserve">Let a</w:delText>
        </w:r>
      </w:del>
      <w:del w:id="4476" w:author="PR Preview" w:date="2026-01-01T00:00:00Z">
        <w:r>
          <w:delText xml:space="preserve"> </w:delText>
        </w:r>
      </w:del>
      <w:hyperlink w:anchor="def-training-set">
        <w:del w:id="447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79" w:author="PR Preview" w:date="2026-01-01T00:00:00Z">
        <w:r>
          <w:delText xml:space="preserve">, indexed by</w:delText>
        </w:r>
      </w:del>
      <w:del w:id="4480" w:author="PR Preview" w:date="2026-01-01T00:00:00Z">
        <w:r>
          <w:delText xml:space="preserve"> </w:delText>
        </w:r>
      </w:del>
      <m:oMath>
        <m:r>
          <m:t>I</m:t>
        </m:r>
      </m:oMath>
      <w:del w:id="4481" w:author="PR Preview" w:date="2026-01-01T00:00:00Z">
        <w:r>
          <w:delText xml:space="preserve">,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be divided into</w:delText>
        </w:r>
      </w:del>
      <w:del w:id="4484" w:author="PR Preview" w:date="2026-01-01T00:00:00Z">
        <w:r>
          <w:delText xml:space="preserve"> </w:delText>
        </w:r>
      </w:del>
      <w:hyperlink w:anchor="def-folds">
        <w:del w:id="448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4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487" w:author="PR Preview" w:date="2026-01-01T00:00:00Z">
        <w:r>
          <w:delText xml:space="preserve">.</w:delText>
        </w:r>
      </w:del>
      <w:del w:id="4488" w:author="PR Preview" w:date="2026-01-01T00:00:00Z">
        <w:r>
          <w:delText xml:space="preserve"> </w:delText>
        </w:r>
      </w:del>
      <w:del w:id="4489" w:author="PR Preview" w:date="2026-01-01T00:00:00Z">
        <w:r>
          <w:delText xml:space="preserve">The</w:delText>
        </w:r>
      </w:del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492" w:author="PR Preview" w:date="2026-01-01T00:00:00Z">
        <w:r>
          <w:delText xml:space="preserve"> </w:delText>
        </w:r>
      </w:del>
      <m:oMath>
        <m:r>
          <m:t>g</m:t>
        </m:r>
      </m:oMath>
      <w:del w:id="4493" w:author="PR Preview" w:date="2026-01-01T00:00:00Z">
        <w:r>
          <w:delText xml:space="preserve"> </w:delText>
        </w:r>
      </w:del>
      <w:del w:id="4494" w:author="PR Preview" w:date="2026-01-01T00:00:00Z">
        <w:r>
          <w:delText xml:space="preserve">on</w:delText>
        </w:r>
      </w:del>
      <w:del w:id="44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96" w:author="PR Preview" w:date="2026-01-01T00:00:00Z">
        <w:r>
          <w:delText xml:space="preserve">,</w:delText>
        </w:r>
      </w:del>
      <w:del w:id="4497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498" w:author="PR Preview" w:date="2026-01-01T00:00:00Z">
        <w:r>
          <w:delText xml:space="preserve">,</w:delText>
        </w:r>
      </w:del>
      <w:del w:id="4499" w:author="PR Preview" w:date="2026-01-01T00:00:00Z">
        <w:r>
          <w:delText xml:space="preserve"> </w:delText>
        </w:r>
      </w:del>
      <w:del w:id="4500" w:author="PR Preview" w:date="2026-01-01T00:00:00Z">
        <w:r>
          <w:delText xml:space="preserve">is the</w:delText>
        </w:r>
      </w:del>
      <w:del w:id="4501" w:author="PR Preview" w:date="2026-01-01T00:00:00Z">
        <w:r>
          <w:delText xml:space="preserve"> </w:delText>
        </w:r>
      </w:del>
      <w:hyperlink w:anchor="def-cv-estimate">
        <w:del w:id="450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03" w:author="PR Preview" w:date="2026-01-01T00:00:00Z">
        <w:r>
          <w:delText xml:space="preserve"> </w:delText>
        </w:r>
      </w:del>
      <w:del w:id="4504" w:author="PR Preview" w:date="2026-01-01T00:00:00Z">
        <w:r>
          <w:delText xml:space="preserve">computed with</w:delText>
        </w:r>
      </w:del>
      <w:del w:id="4505" w:author="PR Preview" w:date="2026-01-01T00:00:00Z">
        <w:r>
          <w:delText xml:space="preserve"> </w:delText>
        </w:r>
      </w:del>
      <w:hyperlink w:anchor="def-fold-out-rule">
        <w:del w:id="4506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507" w:author="PR Preview" w:date="2026-01-01T00:00:00Z">
        <w:r>
          <w:delText xml:space="preserve"> </w:delText>
        </w:r>
      </w:del>
      <w:del w:id="4508" w:author="PR Preview" w:date="2026-01-01T00:00:00Z">
        <w:r>
          <w:delText xml:space="preserve">that</w:delText>
        </w:r>
      </w:del>
      <w:del w:id="4509" w:author="PR Preview" w:date="2026-01-01T00:00:00Z">
        <w:r>
          <w:delText xml:space="preserve"> </w:delText>
        </w:r>
      </w:del>
      <m:oMath>
        <m:r>
          <m:t>g</m:t>
        </m:r>
      </m:oMath>
      <w:del w:id="4510" w:author="PR Preview" w:date="2026-01-01T00:00:00Z">
        <w:r>
          <w:delText xml:space="preserve"> </w:delText>
        </w:r>
      </w:del>
      <w:del w:id="4511" w:author="PR Preview" w:date="2026-01-01T00:00:00Z">
        <w:r>
          <w:delText xml:space="preserve">produces from</w:delText>
        </w:r>
      </w:del>
      <w:del w:id="45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13" w:author="PR Preview" w:date="2026-01-01T00:00:00Z">
        <w:r>
          <w:delText xml:space="preserve">:</w:delText>
        </w:r>
      </w:del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p>
      <w:pPr>
        <w:pStyle w:val="FirstParagraph"/>
      </w:pPr>
      <w:del w:id="4514" w:author="PR Preview" w:date="2026-01-01T00:00:00Z">
        <w:r>
          <w:rPr>
            <w:b/>
            <w:bCs/>
          </w:rPr>
          <w:delText xml:space="preserve">Definition 58 (Cross-validation choice procedure)</w:delText>
        </w:r>
      </w:del>
      <w:del w:id="4515" w:author="PR Preview" w:date="2026-01-01T00:00:00Z">
        <w:r>
          <w:delText xml:space="preserve"> </w:delText>
        </w:r>
      </w:del>
      <w:del w:id="4516" w:author="PR Preview" w:date="2026-01-01T00:00:00Z">
        <w:r>
          <w:delText xml:space="preserve">Given candidate</w:delText>
        </w:r>
      </w:del>
      <w:del w:id="4517" w:author="PR Preview" w:date="2026-01-01T00:00:00Z">
        <w:r>
          <w:delText xml:space="preserve"> </w:delText>
        </w:r>
      </w:del>
      <w:hyperlink w:anchor="def-fitting-procedure">
        <w:del w:id="451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51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520" w:author="PR Preview" w:date="2026-01-01T00:00:00Z">
        <w:r>
          <w:delText xml:space="preserve">,</w:delText>
        </w:r>
      </w:del>
      <w:del w:id="4521" w:author="PR Preview" w:date="2026-01-01T00:00:00Z">
        <w:r>
          <w:delText xml:space="preserve"> </w:delText>
        </w:r>
      </w:del>
      <w:del w:id="4522" w:author="PR Preview" w:date="2026-01-01T00:00:00Z">
        <w:r>
          <w:delText xml:space="preserve">the</w:delText>
        </w:r>
      </w:del>
      <w:del w:id="4523" w:author="PR Preview" w:date="2026-01-01T00:00:00Z">
        <w:r>
          <w:delText xml:space="preserve"> </w:delText>
        </w:r>
      </w:del>
      <w:del w:id="4524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52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526" w:author="PR Preview" w:date="2026-01-01T00:00:00Z">
        <w:r>
          <w:delText xml:space="preserve"> </w:delText>
        </w:r>
      </w:del>
      <w:del w:id="4527" w:author="PR Preview" w:date="2026-01-01T00:00:00Z">
        <w:r>
          <w:delText xml:space="preserve">is the fitting procedure that,</w:delText>
        </w:r>
      </w:del>
      <w:del w:id="4528" w:author="PR Preview" w:date="2026-01-01T00:00:00Z">
        <w:r>
          <w:delText xml:space="preserve"> </w:delText>
        </w:r>
      </w:del>
      <w:del w:id="4529" w:author="PR Preview" w:date="2026-01-01T00:00:00Z">
        <w:r>
          <w:delText xml:space="preserve">applied to a</w:delText>
        </w:r>
      </w:del>
      <w:del w:id="4530" w:author="PR Preview" w:date="2026-01-01T00:00:00Z">
        <w:r>
          <w:delText xml:space="preserve"> </w:delText>
        </w:r>
      </w:del>
      <w:hyperlink w:anchor="def-training-set">
        <w:del w:id="453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5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3" w:author="PR Preview" w:date="2026-01-01T00:00:00Z">
        <w:r>
          <w:delText xml:space="preserve">,</w:delText>
        </w:r>
      </w:del>
      <w:del w:id="4534" w:author="PR Preview" w:date="2026-01-01T00:00:00Z">
        <w:r>
          <w:delText xml:space="preserve"> </w:delText>
        </w:r>
      </w:del>
      <w:del w:id="4535" w:author="PR Preview" w:date="2026-01-01T00:00:00Z">
        <w:r>
          <w:delText xml:space="preserve">divides</w:delText>
        </w:r>
      </w:del>
      <w:del w:id="45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into</w:delText>
        </w:r>
      </w:del>
      <w:del w:id="4539" w:author="PR Preview" w:date="2026-01-01T00:00:00Z">
        <w:r>
          <w:delText xml:space="preserve"> </w:delText>
        </w:r>
      </w:del>
      <m:oMath>
        <m:r>
          <m:t>k</m:t>
        </m:r>
      </m:oMath>
      <w:del w:id="4540" w:author="PR Preview" w:date="2026-01-01T00:00:00Z">
        <w:r>
          <w:delText xml:space="preserve"> </w:delText>
        </w:r>
      </w:del>
      <w:hyperlink w:anchor="def-folds">
        <w:del w:id="454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542" w:author="PR Preview" w:date="2026-01-01T00:00:00Z">
        <w:r>
          <w:delText xml:space="preserve">,</w:delText>
        </w:r>
      </w:del>
      <w:del w:id="4543" w:author="PR Preview" w:date="2026-01-01T00:00:00Z">
        <w:r>
          <w:delText xml:space="preserve"> </w:delText>
        </w:r>
      </w:del>
      <w:del w:id="4544" w:author="PR Preview" w:date="2026-01-01T00:00:00Z">
        <w:r>
          <w:delText xml:space="preserve">computes each candidate’s</w:delText>
        </w:r>
      </w:del>
      <w:del w:id="4545" w:author="PR Preview" w:date="2026-01-01T00:00:00Z">
        <w:r>
          <w:delText xml:space="preserve"> </w:delText>
        </w:r>
      </w:del>
      <w:hyperlink w:anchor="def-cv-estimate-indexed">
        <w:del w:id="454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47" w:author="PR Preview" w:date="2026-01-01T00:00:00Z">
        <w:r>
          <w:delText xml:space="preserve"> </w:delText>
        </w:r>
      </w:del>
      <w:del w:id="4548" w:author="PR Preview" w:date="2026-01-01T00:00:00Z">
        <w:r>
          <w:delText xml:space="preserve">on</w:delText>
        </w:r>
      </w:del>
      <w:del w:id="45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50" w:author="PR Preview" w:date="2026-01-01T00:00:00Z">
        <w:r>
          <w:delText xml:space="preserve"> </w:delText>
        </w:r>
      </w:del>
      <w:del w:id="4551" w:author="PR Preview" w:date="2026-01-01T00:00:00Z">
        <w:r>
          <w:delText xml:space="preserve">with those folds,</w:delText>
        </w:r>
      </w:del>
      <w:del w:id="4552" w:author="PR Preview" w:date="2026-01-01T00:00:00Z">
        <w:r>
          <w:delText xml:space="preserve"> </w:delText>
        </w:r>
      </w:del>
      <w:del w:id="4553" w:author="PR Preview" w:date="2026-01-01T00:00:00Z">
        <w:r>
          <w:delText xml:space="preserve">and applies to</w:delText>
        </w:r>
      </w:del>
      <w:del w:id="45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55" w:author="PR Preview" w:date="2026-01-01T00:00:00Z">
        <w:r>
          <w:delText xml:space="preserve"> </w:delText>
        </w:r>
      </w:del>
      <w:del w:id="4556" w:author="PR Preview" w:date="2026-01-01T00:00:00Z">
        <w:r>
          <w:delText xml:space="preserve">the candidate with the smallest estimate,</w:delText>
        </w:r>
      </w:del>
      <w:del w:id="4557" w:author="PR Preview" w:date="2026-01-01T00:00:00Z">
        <w:r>
          <w:delText xml:space="preserve"> </w:delText>
        </w:r>
      </w:del>
      <w:del w:id="4558" w:author="PR Preview" w:date="2026-01-01T00:00:00Z">
        <w:r>
          <w:delText xml:space="preserve">taking the smallest</w:delText>
        </w:r>
      </w:del>
      <w:del w:id="4559" w:author="PR Preview" w:date="2026-01-01T00:00:00Z">
        <w:r>
          <w:delText xml:space="preserve"> </w:delText>
        </w:r>
      </w:del>
      <m:oMath>
        <m:r>
          <m:t>l</m:t>
        </m:r>
      </m:oMath>
      <w:del w:id="4560" w:author="PR Preview" w:date="2026-01-01T00:00:00Z">
        <w:r>
          <w:delText xml:space="preserve"> </w:delText>
        </w:r>
      </w:del>
      <w:del w:id="4561" w:author="PR Preview" w:date="2026-01-01T00:00:00Z">
        <w:r>
          <w:delText xml:space="preserve">if several tie:</w:delText>
        </w:r>
      </w:del>
    </w:p>
    <w:p>
      <w:pPr>
        <w:pStyle w:val="FirstParagraph"/>
      </w:pPr>
      <w:ins w:id="4562" w:author="PR Preview" w:date="2026-01-01T00:00:00Z">
        <w:r>
          <w:rPr>
            <w:b/>
            <w:bCs/>
          </w:rPr>
          <w:t xml:space="preserve">Definition 56 (Cross-validation estimate of a named procedure)</w:t>
        </w:r>
      </w:ins>
      <w:ins w:id="4563" w:author="PR Preview" w:date="2026-01-01T00:00:00Z">
        <w:r>
          <w:t xml:space="preserve"> </w:t>
        </w:r>
      </w:ins>
      <w:ins w:id="4564" w:author="PR Preview" w:date="2026-01-01T00:00:00Z">
        <w:r>
          <w:t xml:space="preserve">Let a</w:t>
        </w:r>
      </w:ins>
      <w:ins w:id="4565" w:author="PR Preview" w:date="2026-01-01T00:00:00Z">
        <w:r>
          <w:t xml:space="preserve"> </w:t>
        </w:r>
      </w:ins>
      <w:hyperlink w:anchor="def-training-set">
        <w:ins w:id="456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68" w:author="PR Preview" w:date="2026-01-01T00:00:00Z">
        <w:r>
          <w:t xml:space="preserve">, indexed by</w:t>
        </w:r>
      </w:ins>
      <w:ins w:id="4569" w:author="PR Preview" w:date="2026-01-01T00:00:00Z">
        <w:r>
          <w:t xml:space="preserve"> </w:t>
        </w:r>
      </w:ins>
      <m:oMath>
        <m:r>
          <m:t>I</m:t>
        </m:r>
      </m:oMath>
      <w:ins w:id="4570" w:author="PR Preview" w:date="2026-01-01T00:00:00Z">
        <w:r>
          <w:t xml:space="preserve">,</w:t>
        </w:r>
      </w:ins>
      <w:ins w:id="4571" w:author="PR Preview" w:date="2026-01-01T00:00:00Z">
        <w:r>
          <w:t xml:space="preserve"> </w:t>
        </w:r>
      </w:ins>
      <w:ins w:id="4572" w:author="PR Preview" w:date="2026-01-01T00:00:00Z">
        <w:r>
          <w:t xml:space="preserve">be divided into</w:t>
        </w:r>
      </w:ins>
      <w:ins w:id="4573" w:author="PR Preview" w:date="2026-01-01T00:00:00Z">
        <w:r>
          <w:t xml:space="preserve"> </w:t>
        </w:r>
      </w:ins>
      <w:hyperlink w:anchor="def-folds">
        <w:ins w:id="4574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5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576" w:author="PR Preview" w:date="2026-01-01T00:00:00Z">
        <w:r>
          <w:t xml:space="preserve">.</w:t>
        </w:r>
      </w:ins>
      <w:ins w:id="4577" w:author="PR Preview" w:date="2026-01-01T00:00:00Z">
        <w:r>
          <w:t xml:space="preserve"> </w:t>
        </w:r>
      </w:ins>
      <w:ins w:id="4578" w:author="PR Preview" w:date="2026-01-01T00:00:00Z">
        <w:r>
          <w:t xml:space="preserve">The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rPr>
            <w:b/>
            <w:bCs/>
          </w:rPr>
          <w:t xml:space="preserve">cross-validation estimate of procedure</w:t>
        </w:r>
      </w:ins>
      <w:ins w:id="4581" w:author="PR Preview" w:date="2026-01-01T00:00:00Z">
        <w:r>
          <w:t xml:space="preserve"> </w:t>
        </w:r>
      </w:ins>
      <m:oMath>
        <m:r>
          <m:t>g</m:t>
        </m:r>
      </m:oMath>
      <w:ins w:id="4582" w:author="PR Preview" w:date="2026-01-01T00:00:00Z">
        <w:r>
          <w:t xml:space="preserve"> </w:t>
        </w:r>
      </w:ins>
      <w:ins w:id="4583" w:author="PR Preview" w:date="2026-01-01T00:00:00Z">
        <w:r>
          <w:t xml:space="preserve">on</w:t>
        </w:r>
      </w:ins>
      <w:ins w:id="45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85" w:author="PR Preview" w:date="2026-01-01T00:00:00Z">
        <w:r>
          <w:t xml:space="preserve">,</w:t>
        </w:r>
      </w:ins>
      <w:ins w:id="4586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587" w:author="PR Preview" w:date="2026-01-01T00:00:00Z">
        <w:r>
          <w:t xml:space="preserve">,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is the</w:t>
        </w:r>
      </w:ins>
      <w:ins w:id="4590" w:author="PR Preview" w:date="2026-01-01T00:00:00Z">
        <w:r>
          <w:t xml:space="preserve"> </w:t>
        </w:r>
      </w:ins>
      <w:hyperlink w:anchor="def-cv-estimate">
        <w:ins w:id="459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computed with</w:t>
        </w:r>
      </w:ins>
      <w:ins w:id="4594" w:author="PR Preview" w:date="2026-01-01T00:00:00Z">
        <w:r>
          <w:t xml:space="preserve"> </w:t>
        </w:r>
      </w:ins>
      <w:hyperlink w:anchor="def-fold-out-rule">
        <w:ins w:id="4595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4596" w:author="PR Preview" w:date="2026-01-01T00:00:00Z">
        <w:r>
          <w:t xml:space="preserve"> </w:t>
        </w:r>
      </w:ins>
      <w:ins w:id="4597" w:author="PR Preview" w:date="2026-01-01T00:00:00Z">
        <w:r>
          <w:t xml:space="preserve">that</w:t>
        </w:r>
      </w:ins>
      <w:ins w:id="4598" w:author="PR Preview" w:date="2026-01-01T00:00:00Z">
        <w:r>
          <w:t xml:space="preserve"> </w:t>
        </w:r>
      </w:ins>
      <m:oMath>
        <m:r>
          <m:t>g</m:t>
        </m:r>
      </m:oMath>
      <w:ins w:id="4599" w:author="PR Preview" w:date="2026-01-01T00:00:00Z">
        <w:r>
          <w:t xml:space="preserve"> </w:t>
        </w:r>
      </w:ins>
      <w:ins w:id="4600" w:author="PR Preview" w:date="2026-01-01T00:00:00Z">
        <w:r>
          <w:t xml:space="preserve">produces from</w:t>
        </w:r>
      </w:ins>
      <w:ins w:id="46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02" w:author="PR Preview" w:date="2026-01-01T00:00:00Z">
        <w:r>
          <w:t xml:space="preserve">:</w:t>
        </w:r>
      </w:ins>
    </w:p>
    <w:p>
      <w:pPr>
        <w:pStyle w:val="BodyText"/>
      </w:pPr>
      <w:bookmarkStart w:id="29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7" w:name="def-cv-choice"/>
    <w:p>
      <w:pPr>
        <w:pStyle w:val="FirstParagraph"/>
      </w:pPr>
      <w:ins w:id="4603" w:author="PR Preview" w:date="2026-01-01T00:00:00Z">
        <w:r>
          <w:rPr>
            <w:b/>
            <w:bCs/>
          </w:rPr>
          <w:t xml:space="preserve">Definition 57 (Cross-validation choice procedure)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Given candidate</w:t>
        </w:r>
      </w:ins>
      <w:ins w:id="4606" w:author="PR Preview" w:date="2026-01-01T00:00:00Z">
        <w:r>
          <w:t xml:space="preserve"> </w:t>
        </w:r>
      </w:ins>
      <w:hyperlink w:anchor="def-fitting-procedure">
        <w:ins w:id="460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60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609" w:author="PR Preview" w:date="2026-01-01T00:00:00Z">
        <w:r>
          <w:t xml:space="preserve">,</w:t>
        </w:r>
      </w:ins>
      <w:ins w:id="4610" w:author="PR Preview" w:date="2026-01-01T00:00:00Z">
        <w:r>
          <w:t xml:space="preserve"> </w:t>
        </w:r>
      </w:ins>
      <w:ins w:id="4611" w:author="PR Preview" w:date="2026-01-01T00:00:00Z">
        <w:r>
          <w:t xml:space="preserve">the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rPr>
            <w:b/>
            <w:bCs/>
          </w:rPr>
          <w:t xml:space="preserve">cross-validation choice procedure</w:t>
        </w:r>
      </w:ins>
      <w:ins w:id="461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615" w:author="PR Preview" w:date="2026-01-01T00:00:00Z">
        <w:r>
          <w:t xml:space="preserve"> </w:t>
        </w:r>
      </w:ins>
      <w:ins w:id="4616" w:author="PR Preview" w:date="2026-01-01T00:00:00Z">
        <w:r>
          <w:t xml:space="preserve">is the fitting procedure that,</w:t>
        </w:r>
      </w:ins>
      <w:ins w:id="4617" w:author="PR Preview" w:date="2026-01-01T00:00:00Z">
        <w:r>
          <w:t xml:space="preserve"> </w:t>
        </w:r>
      </w:ins>
      <w:ins w:id="4618" w:author="PR Preview" w:date="2026-01-01T00:00:00Z">
        <w:r>
          <w:t xml:space="preserve">applied to a</w:t>
        </w:r>
      </w:ins>
      <w:ins w:id="4619" w:author="PR Preview" w:date="2026-01-01T00:00:00Z">
        <w:r>
          <w:t xml:space="preserve"> </w:t>
        </w:r>
      </w:ins>
      <w:hyperlink w:anchor="def-training-set">
        <w:ins w:id="462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22" w:author="PR Preview" w:date="2026-01-01T00:00:00Z">
        <w:r>
          <w:t xml:space="preserve">,</w:t>
        </w:r>
      </w:ins>
      <w:ins w:id="4623" w:author="PR Preview" w:date="2026-01-01T00:00:00Z">
        <w:r>
          <w:t xml:space="preserve"> </w:t>
        </w:r>
      </w:ins>
      <w:ins w:id="4624" w:author="PR Preview" w:date="2026-01-01T00:00:00Z">
        <w:r>
          <w:t xml:space="preserve">divides</w:t>
        </w:r>
      </w:ins>
      <w:ins w:id="46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into</w:t>
        </w:r>
      </w:ins>
      <w:ins w:id="4628" w:author="PR Preview" w:date="2026-01-01T00:00:00Z">
        <w:r>
          <w:t xml:space="preserve"> </w:t>
        </w:r>
      </w:ins>
      <m:oMath>
        <m:r>
          <m:t>k</m:t>
        </m:r>
      </m:oMath>
      <w:ins w:id="4629" w:author="PR Preview" w:date="2026-01-01T00:00:00Z">
        <w:r>
          <w:t xml:space="preserve"> </w:t>
        </w:r>
      </w:ins>
      <w:hyperlink w:anchor="def-folds">
        <w:ins w:id="463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631" w:author="PR Preview" w:date="2026-01-01T00:00:00Z">
        <w:r>
          <w:t xml:space="preserve">,</w:t>
        </w:r>
      </w:ins>
      <w:ins w:id="4632" w:author="PR Preview" w:date="2026-01-01T00:00:00Z">
        <w:r>
          <w:t xml:space="preserve"> </w:t>
        </w:r>
      </w:ins>
      <w:ins w:id="4633" w:author="PR Preview" w:date="2026-01-01T00:00:00Z">
        <w:r>
          <w:t xml:space="preserve">computes each candidate’s</w:t>
        </w:r>
      </w:ins>
      <w:ins w:id="4634" w:author="PR Preview" w:date="2026-01-01T00:00:00Z">
        <w:r>
          <w:t xml:space="preserve"> </w:t>
        </w:r>
      </w:ins>
      <w:hyperlink w:anchor="def-cv-estimate-indexed">
        <w:ins w:id="463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636" w:author="PR Preview" w:date="2026-01-01T00:00:00Z">
        <w:r>
          <w:t xml:space="preserve"> </w:t>
        </w:r>
      </w:ins>
      <w:ins w:id="4637" w:author="PR Preview" w:date="2026-01-01T00:00:00Z">
        <w:r>
          <w:t xml:space="preserve">on</w:t>
        </w:r>
      </w:ins>
      <w:ins w:id="46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39" w:author="PR Preview" w:date="2026-01-01T00:00:00Z">
        <w:r>
          <w:t xml:space="preserve"> </w:t>
        </w:r>
      </w:ins>
      <w:ins w:id="4640" w:author="PR Preview" w:date="2026-01-01T00:00:00Z">
        <w:r>
          <w:t xml:space="preserve">with those folds,</w:t>
        </w:r>
      </w:ins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and applies to</w:t>
        </w:r>
      </w:ins>
      <w:ins w:id="46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44" w:author="PR Preview" w:date="2026-01-01T00:00:00Z">
        <w:r>
          <w:t xml:space="preserve"> </w:t>
        </w:r>
      </w:ins>
      <w:ins w:id="4645" w:author="PR Preview" w:date="2026-01-01T00:00:00Z">
        <w:r>
          <w:t xml:space="preserve">the candidate with the smallest estimate,</w:t>
        </w:r>
      </w:ins>
      <w:ins w:id="4646" w:author="PR Preview" w:date="2026-01-01T00:00:00Z">
        <w:r>
          <w:t xml:space="preserve"> </w:t>
        </w:r>
      </w:ins>
      <w:ins w:id="4647" w:author="PR Preview" w:date="2026-01-01T00:00:00Z">
        <w:r>
          <w:t xml:space="preserve">taking the smallest</w:t>
        </w:r>
      </w:ins>
      <w:ins w:id="4648" w:author="PR Preview" w:date="2026-01-01T00:00:00Z">
        <w:r>
          <w:t xml:space="preserve"> </w:t>
        </w:r>
      </w:ins>
      <m:oMath>
        <m:r>
          <m:t>l</m:t>
        </m:r>
      </m:oMath>
      <w:ins w:id="4649" w:author="PR Preview" w:date="2026-01-01T00:00:00Z">
        <w:r>
          <w:t xml:space="preserve"> </w:t>
        </w:r>
      </w:ins>
      <w:ins w:id="4650" w:author="PR Preview" w:date="2026-01-01T00:00:00Z">
        <w:r>
          <w:t xml:space="preserve">if several tie:</w:t>
        </w:r>
      </w:ins>
    </w:p>
    <w:p>
      <w:pPr>
        <w:pStyle w:val="BodyText"/>
      </w:pPr>
      <w:bookmarkStart w:id="29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8"/>
    <w:bookmarkStart w:id="300" w:name="def-nested-cv"/>
    <w:p>
      <w:pPr>
        <w:pStyle w:val="FirstParagraph"/>
      </w:pPr>
      <w:del w:id="4651" w:author="PR Preview" w:date="2026-01-01T00:00:00Z">
        <w:r>
          <w:rPr>
            <w:b/>
            <w:bCs/>
          </w:rPr>
          <w:delText xml:space="preserve">Definition 59 (Nested cross-validation)</w:delText>
        </w:r>
      </w:del>
      <w:del w:id="4652" w:author="PR Preview" w:date="2026-01-01T00:00:00Z">
        <w:r>
          <w:delText xml:space="preserve"> </w:delText>
        </w:r>
      </w:del>
      <w:del w:id="4653" w:author="PR Preview" w:date="2026-01-01T00:00:00Z">
        <w:r>
          <w:rPr>
            <w:b/>
            <w:bCs/>
          </w:rPr>
          <w:delText xml:space="preserve">Nested cross-validation</w:delText>
        </w:r>
      </w:del>
      <w:del w:id="4654" w:author="PR Preview" w:date="2026-01-01T00:00:00Z">
        <w:r>
          <w:delText xml:space="preserve"> </w:delText>
        </w:r>
      </w:del>
      <w:del w:id="4655" w:author="PR Preview" w:date="2026-01-01T00:00:00Z">
        <w:r>
          <w:delText xml:space="preserve">is</w:delText>
        </w:r>
      </w:del>
      <w:del w:id="465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65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658" w:author="PR Preview" w:date="2026-01-01T00:00:00Z">
        <w:r>
          <w:delText xml:space="preserve"> </w:delText>
        </w:r>
      </w:del>
      <w:del w:id="4659" w:author="PR Preview" w:date="2026-01-01T00:00:00Z">
        <w:r>
          <w:delText xml:space="preserve">of the</w:delText>
        </w:r>
      </w:del>
      <w:del w:id="4660" w:author="PR Preview" w:date="2026-01-01T00:00:00Z">
        <w:r>
          <w:delText xml:space="preserve"> </w:delText>
        </w:r>
      </w:del>
      <w:hyperlink w:anchor="def-cv-choice">
        <w:del w:id="4661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66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63" w:author="PR Preview" w:date="2026-01-01T00:00:00Z">
        <w:r>
          <w:delText xml:space="preserve">:</w:delText>
        </w:r>
      </w:del>
      <w:del w:id="4664" w:author="PR Preview" w:date="2026-01-01T00:00:00Z">
        <w:r>
          <w:delText xml:space="preserve"> </w:delText>
        </w:r>
      </w:del>
      <w:del w:id="4665" w:author="PR Preview" w:date="2026-01-01T00:00:00Z">
        <w:r>
          <w:delText xml:space="preserve">its estimate on a training set</w:delText>
        </w:r>
      </w:del>
      <w:del w:id="46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67" w:author="PR Preview" w:date="2026-01-01T00:00:00Z">
        <w:r>
          <w:delText xml:space="preserve"> </w:delText>
        </w:r>
      </w:del>
      <w:del w:id="4668" w:author="PR Preview" w:date="2026-01-01T00:00:00Z">
        <w:r>
          <w:delText xml:space="preserve">is</w:delText>
        </w:r>
      </w:del>
    </w:p>
    <w:p>
      <w:pPr>
        <w:pStyle w:val="FirstParagraph"/>
      </w:pPr>
      <w:ins w:id="4669" w:author="PR Preview" w:date="2026-01-01T00:00:00Z">
        <w:r>
          <w:rPr>
            <w:b/>
            <w:bCs/>
          </w:rPr>
          <w:t xml:space="preserve">Definition 58 (Nested cross-validation)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rPr>
            <w:b/>
            <w:bCs/>
          </w:rPr>
          <w:t xml:space="preserve">Nested cross-validation</w:t>
        </w:r>
      </w:ins>
      <w:ins w:id="4672" w:author="PR Preview" w:date="2026-01-01T00:00:00Z">
        <w:r>
          <w:t xml:space="preserve"> </w:t>
        </w:r>
      </w:ins>
      <w:ins w:id="4673" w:author="PR Preview" w:date="2026-01-01T00:00:00Z">
        <w:r>
          <w:t xml:space="preserve">is</w:t>
        </w:r>
      </w:ins>
      <w:ins w:id="467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67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of the</w:t>
        </w:r>
      </w:ins>
      <w:ins w:id="4678" w:author="PR Preview" w:date="2026-01-01T00:00:00Z">
        <w:r>
          <w:t xml:space="preserve"> </w:t>
        </w:r>
      </w:ins>
      <w:hyperlink w:anchor="def-cv-choice">
        <w:ins w:id="4679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468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681" w:author="PR Preview" w:date="2026-01-01T00:00:00Z">
        <w:r>
          <w:t xml:space="preserve">:</w:t>
        </w:r>
      </w:ins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its estimate on a training set</w:t>
        </w:r>
      </w:ins>
      <w:ins w:id="4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is</w:t>
        </w:r>
      </w:ins>
    </w:p>
    <w:p>
      <w:pPr>
        <w:pStyle w:val="BodyText"/>
      </w:pPr>
      <w:bookmarkStart w:id="29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1"/>
    <w:bookmarkStart w:id="302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2"/>
    <w:bookmarkStart w:id="305" w:name="rem-cv-winner-optimistic"/>
    <w:p>
      <w:pPr>
        <w:pStyle w:val="BodyText"/>
      </w:pPr>
      <w:del w:id="4687" w:author="PR Preview" w:date="2026-01-01T00:00:00Z">
        <w:r>
          <w:rPr>
            <w:i/>
            <w:iCs/>
          </w:rPr>
          <w:delText xml:space="preserve">Remark 35</w:delText>
        </w:r>
      </w:del>
      <w:del w:id="4688" w:author="PR Preview" w:date="2026-01-01T00:00:00Z">
        <w:r>
          <w:delText xml:space="preserve"> (Cross-validation replaces the validation set, not the test set). </w:delText>
        </w:r>
      </w:del>
      <w:del w:id="4689" w:author="PR Preview" w:date="2026-01-01T00:00:00Z">
        <w:r>
          <w:delText xml:space="preserve">Used to choose between models,</w:delText>
        </w:r>
      </w:del>
      <w:del w:id="4690" w:author="PR Preview" w:date="2026-01-01T00:00:00Z">
        <w:r>
          <w:delText xml:space="preserve"> </w:delText>
        </w:r>
      </w:del>
      <w:del w:id="4691" w:author="PR Preview" w:date="2026-01-01T00:00:00Z">
        <w:r>
          <w:delText xml:space="preserve">cross-validation takes the place of the</w:delText>
        </w:r>
      </w:del>
      <w:del w:id="4692" w:author="PR Preview" w:date="2026-01-01T00:00:00Z">
        <w:r>
          <w:delText xml:space="preserve"> </w:delText>
        </w:r>
      </w:del>
      <w:del w:id="4693" w:author="PR Preview" w:date="2026-01-01T00:00:00Z">
        <w:r>
          <w:rPr>
            <w:i/>
            <w:iCs/>
          </w:rPr>
          <w:delText xml:space="preserve">validation</w:delText>
        </w:r>
      </w:del>
      <w:del w:id="4694" w:author="PR Preview" w:date="2026-01-01T00:00:00Z">
        <w:r>
          <w:delText xml:space="preserve"> </w:delText>
        </w:r>
      </w:del>
      <w:del w:id="4695" w:author="PR Preview" w:date="2026-01-01T00:00:00Z">
        <w:r>
          <w:delText xml:space="preserve">set</w:delText>
        </w:r>
      </w:del>
      <w:del w:id="4696" w:author="PR Preview" w:date="2026-01-01T00:00:00Z">
        <w:r>
          <w:delText xml:space="preserve"> </w:delText>
        </w:r>
      </w:del>
      <w:del w:id="4697" w:author="PR Preview" w:date="2026-01-01T00:00:00Z">
        <w:r>
          <w:delText xml:space="preserve">of</w:delText>
        </w:r>
      </w:del>
      <w:del w:id="4698" w:author="PR Preview" w:date="2026-01-01T00:00:00Z">
        <w:r>
          <w:delText xml:space="preserve"> </w:delText>
        </w:r>
      </w:del>
      <w:hyperlink w:anchor="def-data-splits">
        <w:del w:id="469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4700" w:author="PR Preview" w:date="2026-01-01T00:00:00Z">
        <w:r>
          <w:delText xml:space="preserve">,</w:delText>
        </w:r>
      </w:del>
      <w:del w:id="4701" w:author="PR Preview" w:date="2026-01-01T00:00:00Z">
        <w:r>
          <w:delText xml:space="preserve"> </w:delText>
        </w:r>
      </w:del>
      <w:del w:id="4702" w:author="PR Preview" w:date="2026-01-01T00:00:00Z">
        <w:r>
          <w:delText xml:space="preserve">the one consulted again and again,</w:delText>
        </w:r>
      </w:del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and not of the test set, which stays unused until the end.</w:delText>
        </w:r>
      </w:del>
      <w:del w:id="4705" w:author="PR Preview" w:date="2026-01-01T00:00:00Z">
        <w:r>
          <w:delText xml:space="preserve"> </w:delText>
        </w:r>
      </w:del>
      <w:del w:id="4706" w:author="PR Preview" w:date="2026-01-01T00:00:00Z">
        <w:r>
          <w:delText xml:space="preserve">The cross-validation estimate of the winning model is optimistic: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that model won partly because the particular sample and split happened to favor it,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so its estimate is the smallest of several noisy estimates.</w:delText>
        </w:r>
      </w:del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An honest estimate of the chosen model’s error needs data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that took no part in the choice</w:delText>
        </w:r>
      </w:del>
      <w:del w:id="4715" w:author="PR Preview" w:date="2026-01-01T00:00:00Z">
        <w:r>
          <w:delText xml:space="preserve"> </w:delText>
        </w:r>
      </w:del>
      <w:del w:id="4716" w:author="PR Preview" w:date="2026-01-01T00:00:00Z">
        <w:r>
          <w:delText xml:space="preserve">[3, Sec. 7.2]</w:delText>
        </w:r>
      </w:del>
      <w:del w:id="4717" w:author="PR Preview" w:date="2026-01-01T00:00:00Z">
        <w:r>
          <w:delText xml:space="preserve">,</w:delText>
        </w:r>
      </w:del>
      <w:del w:id="4718" w:author="PR Preview" w:date="2026-01-01T00:00:00Z">
        <w:r>
          <w:delText xml:space="preserve"> </w:delText>
        </w:r>
      </w:del>
      <w:del w:id="4719" w:author="PR Preview" w:date="2026-01-01T00:00:00Z">
        <w:r>
          <w:delText xml:space="preserve">such as a</w:delText>
        </w:r>
      </w:del>
      <w:del w:id="4720" w:author="PR Preview" w:date="2026-01-01T00:00:00Z">
        <w:r>
          <w:delText xml:space="preserve"> </w:delText>
        </w:r>
      </w:del>
      <w:hyperlink w:anchor="def-test-set">
        <w:del w:id="4721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722" w:author="PR Preview" w:date="2026-01-01T00:00:00Z">
        <w:r>
          <w:delText xml:space="preserve">,</w:delText>
        </w:r>
      </w:del>
      <w:del w:id="4723" w:author="PR Preview" w:date="2026-01-01T00:00:00Z">
        <w:r>
          <w:delText xml:space="preserve"> </w:delText>
        </w:r>
      </w:del>
      <w:del w:id="4724" w:author="PR Preview" w:date="2026-01-01T00:00:00Z">
        <w:r>
          <w:delText xml:space="preserve">or the outer folds of</w:delText>
        </w:r>
      </w:del>
      <w:del w:id="4725" w:author="PR Preview" w:date="2026-01-01T00:00:00Z">
        <w:r>
          <w:delText xml:space="preserve"> </w:delText>
        </w:r>
      </w:del>
      <w:hyperlink w:anchor="def-nested-cv">
        <w:del w:id="4726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4727" w:author="PR Preview" w:date="2026-01-01T00:00:00Z">
        <w:r>
          <w:delText xml:space="preserve">.</w:delText>
        </w:r>
      </w:del>
    </w:p>
    <w:p>
      <w:pPr>
        <w:pStyle w:val="BodyText"/>
      </w:pPr>
      <w:del w:id="4728" w:author="PR Preview" w:date="2026-01-01T00:00:00Z">
        <w:r>
          <w:rPr>
            <w:b/>
            <w:bCs/>
          </w:rPr>
          <w:delText xml:space="preserve">Definition 60 (Fold-based standard error)</w:delText>
        </w:r>
      </w:del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The</w:delText>
        </w:r>
      </w:del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rPr>
            <w:b/>
            <w:bCs/>
          </w:rPr>
          <w:delText xml:space="preserve">fold-based standard error</w:delText>
        </w:r>
      </w:del>
      <w:del w:id="473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delText xml:space="preserve">of a</w:delText>
        </w:r>
      </w:del>
      <w:del w:id="4736" w:author="PR Preview" w:date="2026-01-01T00:00:00Z">
        <w:r>
          <w:delText xml:space="preserve"> </w:delText>
        </w:r>
      </w:del>
      <m:oMath>
        <m:r>
          <m:t>k</m:t>
        </m:r>
      </m:oMath>
      <w:del w:id="4737" w:author="PR Preview" w:date="2026-01-01T00:00:00Z">
        <w:r>
          <w:delText xml:space="preserve">-fold</w:delText>
        </w:r>
      </w:del>
      <w:del w:id="4738" w:author="PR Preview" w:date="2026-01-01T00:00:00Z">
        <w:r>
          <w:delText xml:space="preserve"> </w:delText>
        </w:r>
      </w:del>
      <w:hyperlink w:anchor="def-cv-estimate">
        <w:del w:id="473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740" w:author="PR Preview" w:date="2026-01-01T00:00:00Z">
        <w:r>
          <w:delText xml:space="preserve"> </w:delText>
        </w:r>
      </w:del>
      <w:del w:id="4741" w:author="PR Preview" w:date="2026-01-01T00:00:00Z">
        <w:r>
          <w:delText xml:space="preserve">is the</w:delText>
        </w:r>
      </w:del>
      <w:del w:id="4742" w:author="PR Preview" w:date="2026-01-01T00:00:00Z">
        <w:r>
          <w:delText xml:space="preserve"> </w:delText>
        </w:r>
      </w:del>
      <w:hyperlink r:id="rId306">
        <w:del w:id="4743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4744" w:author="PR Preview" w:date="2026-01-01T00:00:00Z">
        <w:r>
          <w:delText xml:space="preserve"> </w:delText>
        </w:r>
      </w:del>
      <w:del w:id="4745" w:author="PR Preview" w:date="2026-01-01T00:00:00Z">
        <w:r>
          <w:delText xml:space="preserve">of the</w:delText>
        </w:r>
      </w:del>
      <w:del w:id="4746" w:author="PR Preview" w:date="2026-01-01T00:00:00Z">
        <w:r>
          <w:delText xml:space="preserve"> </w:delText>
        </w:r>
      </w:del>
      <m:oMath>
        <m:r>
          <m:t>k</m:t>
        </m:r>
      </m:oMath>
      <w:del w:id="4747" w:author="PR Preview" w:date="2026-01-01T00:00:00Z">
        <w:r>
          <w:delText xml:space="preserve"> </w:delText>
        </w:r>
      </w:del>
      <w:hyperlink w:anchor="def-fold-mse">
        <w:del w:id="4748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4749" w:author="PR Preview" w:date="2026-01-01T00:00:00Z">
        <w:r>
          <w:delText xml:space="preserve">,</w:delText>
        </w:r>
      </w:del>
      <w:del w:id="4750" w:author="PR Preview" w:date="2026-01-01T00:00:00Z">
        <w:r>
          <w:delText xml:space="preserve"> </w:delText>
        </w:r>
      </w:del>
      <w:del w:id="4751" w:author="PR Preview" w:date="2026-01-01T00:00:00Z">
        <w:r>
          <w:delText xml:space="preserve">divided by</w:delText>
        </w:r>
      </w:del>
      <w:del w:id="475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4753" w:author="PR Preview" w:date="2026-01-01T00:00:00Z">
        <w:r>
          <w:delText xml:space="preserve">:</w:delText>
        </w:r>
      </w:del>
    </w:p>
    <w:p>
      <w:pPr>
        <w:pStyle w:val="BodyText"/>
      </w:pPr>
      <w:ins w:id="4754" w:author="PR Preview" w:date="2026-01-01T00:00:00Z">
        <w:r>
          <w:rPr>
            <w:i/>
            <w:iCs/>
          </w:rPr>
          <w:t xml:space="preserve">Remark 35</w:t>
        </w:r>
      </w:ins>
      <w:ins w:id="4755" w:author="PR Preview" w:date="2026-01-01T00:00:00Z">
        <w:r>
          <w:t xml:space="preserve"> (Cross-validation replaces the validation set, not the test set). </w:t>
        </w:r>
      </w:ins>
      <w:ins w:id="4756" w:author="PR Preview" w:date="2026-01-01T00:00:00Z">
        <w:r>
          <w:t xml:space="preserve">Used to choose between models,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cross-validation takes the place of the</w:t>
        </w:r>
      </w:ins>
      <w:ins w:id="4759" w:author="PR Preview" w:date="2026-01-01T00:00:00Z">
        <w:r>
          <w:t xml:space="preserve"> </w:t>
        </w:r>
      </w:ins>
      <w:ins w:id="4760" w:author="PR Preview" w:date="2026-01-01T00:00:00Z">
        <w:r>
          <w:rPr>
            <w:i/>
            <w:iCs/>
          </w:rPr>
          <w:t xml:space="preserve">validation</w:t>
        </w:r>
      </w:ins>
      <w:ins w:id="4761" w:author="PR Preview" w:date="2026-01-01T00:00:00Z">
        <w:r>
          <w:t xml:space="preserve"> </w:t>
        </w:r>
      </w:ins>
      <w:ins w:id="4762" w:author="PR Preview" w:date="2026-01-01T00:00:00Z">
        <w:r>
          <w:t xml:space="preserve">set</w:t>
        </w:r>
      </w:ins>
      <w:ins w:id="4763" w:author="PR Preview" w:date="2026-01-01T00:00:00Z">
        <w:r>
          <w:t xml:space="preserve"> </w:t>
        </w:r>
      </w:ins>
      <w:ins w:id="4764" w:author="PR Preview" w:date="2026-01-01T00:00:00Z">
        <w:r>
          <w:t xml:space="preserve">of</w:t>
        </w:r>
      </w:ins>
      <w:ins w:id="4765" w:author="PR Preview" w:date="2026-01-01T00:00:00Z">
        <w:r>
          <w:t xml:space="preserve"> </w:t>
        </w:r>
      </w:ins>
      <w:hyperlink w:anchor="def-data-splits">
        <w:ins w:id="4766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767" w:author="PR Preview" w:date="2026-01-01T00:00:00Z">
        <w:r>
          <w:t xml:space="preserve">,</w:t>
        </w:r>
      </w:ins>
      <w:ins w:id="4768" w:author="PR Preview" w:date="2026-01-01T00:00:00Z">
        <w:r>
          <w:t xml:space="preserve"> </w:t>
        </w:r>
      </w:ins>
      <w:ins w:id="4769" w:author="PR Preview" w:date="2026-01-01T00:00:00Z">
        <w:r>
          <w:t xml:space="preserve">the one consulted again and again,</w:t>
        </w:r>
      </w:ins>
      <w:ins w:id="4770" w:author="PR Preview" w:date="2026-01-01T00:00:00Z">
        <w:r>
          <w:t xml:space="preserve"> </w:t>
        </w:r>
      </w:ins>
      <w:ins w:id="4771" w:author="PR Preview" w:date="2026-01-01T00:00:00Z">
        <w:r>
          <w:t xml:space="preserve">and not of the test set, which stays unused until the end.</w:t>
        </w:r>
      </w:ins>
      <w:ins w:id="4772" w:author="PR Preview" w:date="2026-01-01T00:00:00Z">
        <w:r>
          <w:t xml:space="preserve"> </w:t>
        </w:r>
      </w:ins>
      <w:ins w:id="4773" w:author="PR Preview" w:date="2026-01-01T00:00:00Z">
        <w:r>
          <w:t xml:space="preserve">The cross-validation estimate of the winning model is optimistic:</w:t>
        </w:r>
      </w:ins>
      <w:ins w:id="4774" w:author="PR Preview" w:date="2026-01-01T00:00:00Z">
        <w:r>
          <w:t xml:space="preserve"> </w:t>
        </w:r>
      </w:ins>
      <w:ins w:id="4775" w:author="PR Preview" w:date="2026-01-01T00:00:00Z">
        <w:r>
          <w:t xml:space="preserve">that model won partly because the particular sample and split happened to favor it,</w:t>
        </w:r>
      </w:ins>
      <w:ins w:id="4776" w:author="PR Preview" w:date="2026-01-01T00:00:00Z">
        <w:r>
          <w:t xml:space="preserve"> </w:t>
        </w:r>
      </w:ins>
      <w:ins w:id="4777" w:author="PR Preview" w:date="2026-01-01T00:00:00Z">
        <w:r>
          <w:t xml:space="preserve">so its estimate is the smallest of several noisy estimates.</w:t>
        </w:r>
      </w:ins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An honest estimate of the chosen model’s error needs data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that took no part in the choice</w:t>
        </w:r>
      </w:ins>
      <w:ins w:id="4782" w:author="PR Preview" w:date="2026-01-01T00:00:00Z">
        <w:r>
          <w:t xml:space="preserve"> </w:t>
        </w:r>
      </w:ins>
      <w:ins w:id="4783" w:author="PR Preview" w:date="2026-01-01T00:00:00Z">
        <w:r>
          <w:t xml:space="preserve">[3, Sec. 7.2]</w:t>
        </w:r>
      </w:ins>
      <w:ins w:id="4784" w:author="PR Preview" w:date="2026-01-01T00:00:00Z">
        <w:r>
          <w:t xml:space="preserve">,</w:t>
        </w:r>
      </w:ins>
      <w:ins w:id="4785" w:author="PR Preview" w:date="2026-01-01T00:00:00Z">
        <w:r>
          <w:t xml:space="preserve"> </w:t>
        </w:r>
      </w:ins>
      <w:ins w:id="4786" w:author="PR Preview" w:date="2026-01-01T00:00:00Z">
        <w:r>
          <w:t xml:space="preserve">such as a</w:t>
        </w:r>
      </w:ins>
      <w:ins w:id="4787" w:author="PR Preview" w:date="2026-01-01T00:00:00Z">
        <w:r>
          <w:t xml:space="preserve"> </w:t>
        </w:r>
      </w:ins>
      <w:hyperlink w:anchor="def-test-set">
        <w:ins w:id="4788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789" w:author="PR Preview" w:date="2026-01-01T00:00:00Z">
        <w:r>
          <w:t xml:space="preserve">,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or the outer folds of</w:t>
        </w:r>
      </w:ins>
      <w:ins w:id="4792" w:author="PR Preview" w:date="2026-01-01T00:00:00Z">
        <w:r>
          <w:t xml:space="preserve"> </w:t>
        </w:r>
      </w:ins>
      <w:hyperlink w:anchor="def-nested-cv">
        <w:ins w:id="4793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4794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5"/>
    <w:bookmarkStart w:id="308" w:name="def-cv-se"/>
    <w:p>
      <w:pPr>
        <w:pStyle w:val="BodyText"/>
      </w:pPr>
      <w:ins w:id="4795" w:author="PR Preview" w:date="2026-01-01T00:00:00Z">
        <w:r>
          <w:rPr>
            <w:b/>
            <w:bCs/>
          </w:rPr>
          <w:t xml:space="preserve">Definition 59 (Fold-based standard error)</w:t>
        </w:r>
      </w:ins>
      <w:ins w:id="4796" w:author="PR Preview" w:date="2026-01-01T00:00:00Z">
        <w:r>
          <w:t xml:space="preserve"> </w:t>
        </w:r>
      </w:ins>
      <w:ins w:id="4797" w:author="PR Preview" w:date="2026-01-01T00:00:00Z">
        <w:r>
          <w:t xml:space="preserve">The</w:t>
        </w:r>
      </w:ins>
      <w:ins w:id="4798" w:author="PR Preview" w:date="2026-01-01T00:00:00Z">
        <w:r>
          <w:t xml:space="preserve"> </w:t>
        </w:r>
      </w:ins>
      <w:ins w:id="4799" w:author="PR Preview" w:date="2026-01-01T00:00:00Z">
        <w:r>
          <w:rPr>
            <w:b/>
            <w:bCs/>
          </w:rPr>
          <w:t xml:space="preserve">fold-based standard error</w:t>
        </w:r>
      </w:ins>
      <w:ins w:id="480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of a</w:t>
        </w:r>
      </w:ins>
      <w:ins w:id="4803" w:author="PR Preview" w:date="2026-01-01T00:00:00Z">
        <w:r>
          <w:t xml:space="preserve"> </w:t>
        </w:r>
      </w:ins>
      <m:oMath>
        <m:r>
          <m:t>k</m:t>
        </m:r>
      </m:oMath>
      <w:ins w:id="4804" w:author="PR Preview" w:date="2026-01-01T00:00:00Z">
        <w:r>
          <w:t xml:space="preserve">-fold</w:t>
        </w:r>
      </w:ins>
      <w:ins w:id="4805" w:author="PR Preview" w:date="2026-01-01T00:00:00Z">
        <w:r>
          <w:t xml:space="preserve"> </w:t>
        </w:r>
      </w:ins>
      <w:hyperlink w:anchor="def-cv-estimate">
        <w:ins w:id="480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807" w:author="PR Preview" w:date="2026-01-01T00:00:00Z">
        <w:r>
          <w:t xml:space="preserve"> </w:t>
        </w:r>
      </w:ins>
      <w:ins w:id="4808" w:author="PR Preview" w:date="2026-01-01T00:00:00Z">
        <w:r>
          <w:t xml:space="preserve">is the</w:t>
        </w:r>
      </w:ins>
      <w:ins w:id="4809" w:author="PR Preview" w:date="2026-01-01T00:00:00Z">
        <w:r>
          <w:t xml:space="preserve"> </w:t>
        </w:r>
      </w:ins>
      <w:hyperlink r:id="rId306">
        <w:ins w:id="4810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4811" w:author="PR Preview" w:date="2026-01-01T00:00:00Z">
        <w:r>
          <w:t xml:space="preserve"> </w:t>
        </w:r>
      </w:ins>
      <w:ins w:id="4812" w:author="PR Preview" w:date="2026-01-01T00:00:00Z">
        <w:r>
          <w:t xml:space="preserve">of the</w:t>
        </w:r>
      </w:ins>
      <w:ins w:id="4813" w:author="PR Preview" w:date="2026-01-01T00:00:00Z">
        <w:r>
          <w:t xml:space="preserve"> </w:t>
        </w:r>
      </w:ins>
      <m:oMath>
        <m:r>
          <m:t>k</m:t>
        </m:r>
      </m:oMath>
      <w:ins w:id="4814" w:author="PR Preview" w:date="2026-01-01T00:00:00Z">
        <w:r>
          <w:t xml:space="preserve"> </w:t>
        </w:r>
      </w:ins>
      <w:hyperlink w:anchor="def-fold-mse">
        <w:ins w:id="4815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4816" w:author="PR Preview" w:date="2026-01-01T00:00:00Z">
        <w:r>
          <w:t xml:space="preserve">,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t xml:space="preserve">divided by</w:t>
        </w:r>
      </w:ins>
      <w:ins w:id="481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4820" w:author="PR Preview" w:date="2026-01-01T00:00:00Z">
        <w:r>
          <w:t xml:space="preserve">:</w:t>
        </w:r>
      </w:ins>
    </w:p>
    <w:p>
      <w:pPr>
        <w:pStyle w:val="BodyText"/>
      </w:pPr>
      <w:bookmarkStart w:id="30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7"/>
    </w:p>
    <w:bookmarkEnd w:id="308"/>
    <w:bookmarkStart w:id="309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9"/>
    <w:bookmarkStart w:id="311" w:name="rem-cv-se"/>
    <w:p>
      <w:pPr>
        <w:pStyle w:val="BodyText"/>
      </w:pPr>
      <w:del w:id="4821" w:author="PR Preview" w:date="2026-01-01T00:00:00Z">
        <w:r>
          <w:rPr>
            <w:i/>
            <w:iCs/>
          </w:rPr>
          <w:delText xml:space="preserve">Remark 37</w:delText>
        </w:r>
      </w:del>
      <w:del w:id="4822" w:author="PR Preview" w:date="2026-01-01T00:00:00Z">
        <w:r>
          <w:delText xml:space="preserve"> (The fold-based standard error is only a rough guide). </w:delText>
        </w:r>
      </w:del>
      <w:del w:id="4823" w:author="PR Preview" w:date="2026-01-01T00:00:00Z">
        <w:r>
          <w:delText xml:space="preserve">Hastie et al. [3, Sec. 7.10.1]</w:delText>
        </w:r>
      </w:del>
      <w:del w:id="4824" w:author="PR Preview" w:date="2026-01-01T00:00:00Z">
        <w:r>
          <w:delText xml:space="preserve"> </w:delText>
        </w:r>
      </w:del>
      <w:del w:id="4825" w:author="PR Preview" w:date="2026-01-01T00:00:00Z">
        <w:r>
          <w:delText xml:space="preserve">draw standard-error bars</w:delText>
        </w:r>
      </w:del>
      <w:del w:id="4826" w:author="PR Preview" w:date="2026-01-01T00:00:00Z">
        <w:r>
          <w:delText xml:space="preserve"> </w:delText>
        </w:r>
      </w:del>
      <w:del w:id="4827" w:author="PR Preview" w:date="2026-01-01T00:00:00Z">
        <w:r>
          <w:delText xml:space="preserve">computed from the per-fold errors as in</w:delText>
        </w:r>
      </w:del>
      <w:del w:id="4828" w:author="PR Preview" w:date="2026-01-01T00:00:00Z">
        <w:r>
          <w:delText xml:space="preserve"> </w:delText>
        </w:r>
      </w:del>
      <w:hyperlink w:anchor="eq-cv-se">
        <w:del w:id="4829" w:author="PR Preview" w:date="2026-01-01T00:00:00Z">
          <w:r>
            <w:rPr>
              <w:rStyle w:val="Hyperlink"/>
            </w:rPr>
            <w:delText xml:space="preserve">Equation 59</w:delText>
          </w:r>
        </w:del>
      </w:hyperlink>
      <w:del w:id="4830" w:author="PR Preview" w:date="2026-01-01T00:00:00Z">
        <w:r>
          <w:delText xml:space="preserve">.</w:delText>
        </w:r>
      </w:del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That formula treats the</w:delText>
        </w:r>
      </w:del>
      <w:del w:id="4833" w:author="PR Preview" w:date="2026-01-01T00:00:00Z">
        <w:r>
          <w:delText xml:space="preserve"> </w:delText>
        </w:r>
      </w:del>
      <m:oMath>
        <m:r>
          <m:t>k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fold errors</w:delText>
        </w:r>
      </w:del>
      <w:del w:id="4836" w:author="PR Preview" w:date="2026-01-01T00:00:00Z">
        <w:r>
          <w:delText xml:space="preserve"> </w:delText>
        </w:r>
      </w:del>
      <w:del w:id="4837" w:author="PR Preview" w:date="2026-01-01T00:00:00Z">
        <w:r>
          <w:delText xml:space="preserve">as if they were independent,</w:delText>
        </w:r>
      </w:del>
      <w:del w:id="4838" w:author="PR Preview" w:date="2026-01-01T00:00:00Z">
        <w:r>
          <w:delText xml:space="preserve"> </w:delText>
        </w:r>
      </w:del>
      <w:del w:id="4839" w:author="PR Preview" w:date="2026-01-01T00:00:00Z">
        <w:r>
          <w:delText xml:space="preserve">which they are not:</w:delText>
        </w:r>
      </w:del>
      <w:del w:id="4840" w:author="PR Preview" w:date="2026-01-01T00:00:00Z">
        <w:r>
          <w:delText xml:space="preserve"> </w:delText>
        </w:r>
      </w:del>
      <w:del w:id="4841" w:author="PR Preview" w:date="2026-01-01T00:00:00Z">
        <w:r>
          <w:delText xml:space="preserve">every pair of folds shares</w:delText>
        </w:r>
      </w:del>
      <w:del w:id="484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4843" w:author="PR Preview" w:date="2026-01-01T00:00:00Z">
        <w:r>
          <w:delText xml:space="preserve"> </w:delText>
        </w:r>
      </w:del>
      <w:del w:id="4844" w:author="PR Preview" w:date="2026-01-01T00:00:00Z">
        <w:r>
          <w:delText xml:space="preserve">folds of training data.</w:delText>
        </w:r>
      </w:del>
      <w:del w:id="4845" w:author="PR Preview" w:date="2026-01-01T00:00:00Z">
        <w:r>
          <w:delText xml:space="preserve"> </w:delText>
        </w:r>
      </w:del>
      <w:del w:id="4846" w:author="PR Preview" w:date="2026-01-01T00:00:00Z">
        <w:r>
          <w:delText xml:space="preserve">So</w:delText>
        </w:r>
      </w:del>
      <w:del w:id="484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48" w:author="PR Preview" w:date="2026-01-01T00:00:00Z">
        <w:r>
          <w:delText xml:space="preserve"> </w:delText>
        </w:r>
      </w:del>
      <w:del w:id="4849" w:author="PR Preview" w:date="2026-01-01T00:00:00Z">
        <w:r>
          <w:delText xml:space="preserve">is a rough indication</w:delText>
        </w:r>
      </w:del>
      <w:del w:id="4850" w:author="PR Preview" w:date="2026-01-01T00:00:00Z">
        <w:r>
          <w:delText xml:space="preserve"> </w:delText>
        </w:r>
      </w:del>
      <w:del w:id="4851" w:author="PR Preview" w:date="2026-01-01T00:00:00Z">
        <w:r>
          <w:delText xml:space="preserve">of how much</w:delText>
        </w:r>
      </w:del>
      <w:del w:id="48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53" w:author="PR Preview" w:date="2026-01-01T00:00:00Z">
        <w:r>
          <w:delText xml:space="preserve"> </w:delText>
        </w:r>
      </w:del>
      <w:del w:id="4854" w:author="PR Preview" w:date="2026-01-01T00:00:00Z">
        <w:r>
          <w:delText xml:space="preserve">might change with a different sample,</w:delText>
        </w:r>
      </w:del>
      <w:del w:id="4855" w:author="PR Preview" w:date="2026-01-01T00:00:00Z">
        <w:r>
          <w:delText xml:space="preserve"> </w:delText>
        </w:r>
      </w:del>
      <w:del w:id="4856" w:author="PR Preview" w:date="2026-01-01T00:00:00Z">
        <w:r>
          <w:delText xml:space="preserve">not a</w:delText>
        </w:r>
      </w:del>
      <w:del w:id="4857" w:author="PR Preview" w:date="2026-01-01T00:00:00Z">
        <w:r>
          <w:delText xml:space="preserve"> </w:delText>
        </w:r>
      </w:del>
      <w:hyperlink r:id="rId310">
        <w:del w:id="4858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of</w:delText>
        </w:r>
      </w:del>
      <w:del w:id="48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62" w:author="PR Preview" w:date="2026-01-01T00:00:00Z">
        <w:r>
          <w:delText xml:space="preserve">.</w:delText>
        </w:r>
      </w:del>
    </w:p>
    <w:p>
      <w:pPr>
        <w:pStyle w:val="BodyText"/>
      </w:pPr>
      <w:del w:id="4863" w:author="PR Preview" w:date="2026-01-01T00:00:00Z">
        <w:r>
          <w:rPr>
            <w:b/>
            <w:bCs/>
          </w:rPr>
          <w:delText xml:space="preserve">Definition 61 (Fold mean squared error of a named procedure)</w:delText>
        </w:r>
      </w:del>
      <w:del w:id="4864" w:author="PR Preview" w:date="2026-01-01T00:00:00Z">
        <w:r>
          <w:delText xml:space="preserve"> </w:delText>
        </w:r>
      </w:del>
      <w:del w:id="4865" w:author="PR Preview" w:date="2026-01-01T00:00:00Z">
        <w:r>
          <w:delText xml:space="preserve">The</w:delText>
        </w:r>
      </w:del>
      <w:del w:id="4866" w:author="PR Preview" w:date="2026-01-01T00:00:00Z">
        <w:r>
          <w:delText xml:space="preserve"> </w:delText>
        </w:r>
      </w:del>
      <w:del w:id="4867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4868" w:author="PR Preview" w:date="2026-01-01T00:00:00Z">
        <w:r>
          <w:delText xml:space="preserve"> </w:delText>
        </w:r>
      </w:del>
      <m:oMath>
        <m:r>
          <m:t>g</m:t>
        </m:r>
      </m:oMath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for</w:delText>
        </w:r>
      </w:del>
      <w:del w:id="4871" w:author="PR Preview" w:date="2026-01-01T00:00:00Z">
        <w:r>
          <w:delText xml:space="preserve"> </w:delText>
        </w:r>
      </w:del>
      <w:hyperlink w:anchor="def-folds">
        <w:del w:id="487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74" w:author="PR Preview" w:date="2026-01-01T00:00:00Z">
        <w:r>
          <w:delText xml:space="preserve"> </w:delText>
        </w:r>
      </w:del>
      <w:del w:id="4875" w:author="PR Preview" w:date="2026-01-01T00:00:00Z">
        <w:r>
          <w:delText xml:space="preserve">of a training set</w:delText>
        </w:r>
      </w:del>
      <w:del w:id="48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77" w:author="PR Preview" w:date="2026-01-01T00:00:00Z">
        <w:r>
          <w:delText xml:space="preserve">, indexed by</w:delText>
        </w:r>
      </w:del>
      <w:del w:id="4878" w:author="PR Preview" w:date="2026-01-01T00:00:00Z">
        <w:r>
          <w:delText xml:space="preserve"> </w:delText>
        </w:r>
      </w:del>
      <m:oMath>
        <m:r>
          <m:t>I</m:t>
        </m:r>
      </m:oMath>
      <w:del w:id="4879" w:author="PR Preview" w:date="2026-01-01T00:00:00Z">
        <w:r>
          <w:delText xml:space="preserve">,</w:delText>
        </w:r>
      </w:del>
      <w:del w:id="4880" w:author="PR Preview" w:date="2026-01-01T00:00:00Z">
        <w:r>
          <w:delText xml:space="preserve"> </w:delText>
        </w:r>
      </w:del>
      <w:del w:id="4881" w:author="PR Preview" w:date="2026-01-01T00:00:00Z">
        <w:r>
          <w:delText xml:space="preserve">is the</w:delText>
        </w:r>
      </w:del>
      <w:del w:id="4882" w:author="PR Preview" w:date="2026-01-01T00:00:00Z">
        <w:r>
          <w:delText xml:space="preserve"> </w:delText>
        </w:r>
      </w:del>
      <w:hyperlink w:anchor="def-fold-mse">
        <w:del w:id="4883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computed with the</w:delText>
        </w:r>
      </w:del>
      <w:del w:id="4886" w:author="PR Preview" w:date="2026-01-01T00:00:00Z">
        <w:r>
          <w:delText xml:space="preserve"> </w:delText>
        </w:r>
      </w:del>
      <w:hyperlink w:anchor="def-fold-out-rule">
        <w:del w:id="488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delText xml:space="preserve">that</w:delText>
        </w:r>
      </w:del>
      <w:del w:id="4890" w:author="PR Preview" w:date="2026-01-01T00:00:00Z">
        <w:r>
          <w:delText xml:space="preserve"> </w:delText>
        </w:r>
      </w:del>
      <m:oMath>
        <m:r>
          <m:t>g</m:t>
        </m:r>
      </m:oMath>
      <w:del w:id="4891" w:author="PR Preview" w:date="2026-01-01T00:00:00Z">
        <w:r>
          <w:delText xml:space="preserve"> </w:delText>
        </w:r>
      </w:del>
      <w:del w:id="4892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del w:id="4893" w:author="PR Preview" w:date="2026-01-01T00:00:00Z">
        <w:r>
          <w:rPr>
            <w:b/>
            <w:bCs/>
          </w:rPr>
          <w:delText xml:space="preserve">Definition 62 (Fold-based standard error of a named procedure)</w:delText>
        </w:r>
      </w:del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The</w:delText>
        </w:r>
      </w:del>
      <w:del w:id="4896" w:author="PR Preview" w:date="2026-01-01T00:00:00Z">
        <w:r>
          <w:delText xml:space="preserve"> </w:delText>
        </w:r>
      </w:del>
      <w:del w:id="4897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4898" w:author="PR Preview" w:date="2026-01-01T00:00:00Z">
        <w:r>
          <w:delText xml:space="preserve"> </w:delText>
        </w:r>
      </w:del>
      <m:oMath>
        <m:r>
          <m:t>g</m:t>
        </m:r>
      </m:oMath>
      <w:del w:id="4899" w:author="PR Preview" w:date="2026-01-01T00:00:00Z">
        <w:r>
          <w:delText xml:space="preserve"> </w:delText>
        </w:r>
      </w:del>
      <w:del w:id="4900" w:author="PR Preview" w:date="2026-01-01T00:00:00Z">
        <w:r>
          <w:delText xml:space="preserve">on a training set</w:delText>
        </w:r>
      </w:del>
      <w:del w:id="49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02" w:author="PR Preview" w:date="2026-01-01T00:00:00Z">
        <w:r>
          <w:delText xml:space="preserve">,</w:delText>
        </w:r>
      </w:del>
      <w:del w:id="490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904" w:author="PR Preview" w:date="2026-01-01T00:00:00Z">
        <w:r>
          <w:delText xml:space="preserve">,</w:delText>
        </w:r>
      </w:del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is the</w:delText>
        </w:r>
      </w:del>
      <w:del w:id="4907" w:author="PR Preview" w:date="2026-01-01T00:00:00Z">
        <w:r>
          <w:delText xml:space="preserve"> </w:delText>
        </w:r>
      </w:del>
      <w:hyperlink w:anchor="def-cv-se">
        <w:del w:id="4908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909" w:author="PR Preview" w:date="2026-01-01T00:00:00Z">
        <w:r>
          <w:delText xml:space="preserve"> </w:delText>
        </w:r>
      </w:del>
      <w:del w:id="4910" w:author="PR Preview" w:date="2026-01-01T00:00:00Z">
        <w:r>
          <w:delText xml:space="preserve">computed from the</w:delText>
        </w:r>
      </w:del>
      <w:del w:id="4911" w:author="PR Preview" w:date="2026-01-01T00:00:00Z">
        <w:r>
          <w:delText xml:space="preserve"> </w:delText>
        </w:r>
      </w:del>
      <w:hyperlink w:anchor="def-fold-mse-indexed">
        <w:del w:id="4912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491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4914" w:author="PR Preview" w:date="2026-01-01T00:00:00Z">
        <w:r>
          <w:delText xml:space="preserve">:</w:delText>
        </w:r>
      </w:del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del w:id="4915" w:author="PR Preview" w:date="2026-01-01T00:00:00Z">
        <w:r>
          <w:rPr>
            <w:b/>
            <w:bCs/>
          </w:rPr>
          <w:delText xml:space="preserve">Definition 63 (One-standard-error rule)</w:delText>
        </w:r>
      </w:del>
      <w:del w:id="4916" w:author="PR Preview" w:date="2026-01-01T00:00:00Z">
        <w:r>
          <w:delText xml:space="preserve"> </w:delText>
        </w:r>
      </w:del>
      <w:del w:id="4917" w:author="PR Preview" w:date="2026-01-01T00:00:00Z">
        <w:r>
          <w:delText xml:space="preserve">Let</w:delText>
        </w:r>
      </w:del>
      <w:del w:id="49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919" w:author="PR Preview" w:date="2026-01-01T00:00:00Z">
        <w:r>
          <w:delText xml:space="preserve"> </w:delText>
        </w:r>
      </w:del>
      <w:del w:id="4920" w:author="PR Preview" w:date="2026-01-01T00:00:00Z">
        <w:r>
          <w:delText xml:space="preserve">be candidate</w:delText>
        </w:r>
      </w:del>
      <w:del w:id="4921" w:author="PR Preview" w:date="2026-01-01T00:00:00Z">
        <w:r>
          <w:delText xml:space="preserve"> </w:delText>
        </w:r>
      </w:del>
      <w:hyperlink w:anchor="def-fitting-procedure">
        <w:del w:id="492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923" w:author="PR Preview" w:date="2026-01-01T00:00:00Z">
        <w:r>
          <w:delText xml:space="preserve">,</w:delText>
        </w:r>
      </w:del>
      <w:del w:id="4924" w:author="PR Preview" w:date="2026-01-01T00:00:00Z">
        <w:r>
          <w:delText xml:space="preserve"> </w:delText>
        </w:r>
      </w:del>
      <w:del w:id="4925" w:author="PR Preview" w:date="2026-01-01T00:00:00Z">
        <w:r>
          <w:delText xml:space="preserve">each</w:delText>
        </w:r>
      </w:del>
      <w:del w:id="4926" w:author="PR Preview" w:date="2026-01-01T00:00:00Z">
        <w:r>
          <w:delText xml:space="preserve"> </w:delText>
        </w:r>
      </w:del>
      <w:hyperlink w:anchor="def-flexibility">
        <w:del w:id="492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4928" w:author="PR Preview" w:date="2026-01-01T00:00:00Z">
        <w:r>
          <w:delText xml:space="preserve"> </w:delText>
        </w:r>
      </w:del>
      <w:del w:id="4929" w:author="PR Preview" w:date="2026-01-01T00:00:00Z">
        <w:r>
          <w:delText xml:space="preserve">as the one before,</w:delText>
        </w:r>
      </w:del>
      <w:del w:id="4930" w:author="PR Preview" w:date="2026-01-01T00:00:00Z">
        <w:r>
          <w:delText xml:space="preserve"> </w:delText>
        </w:r>
      </w:del>
      <w:del w:id="4931" w:author="PR Preview" w:date="2026-01-01T00:00:00Z">
        <w:r>
          <w:delText xml:space="preserve">cross-validated on a training set</w:delText>
        </w:r>
      </w:del>
      <w:del w:id="49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33" w:author="PR Preview" w:date="2026-01-01T00:00:00Z">
        <w:r>
          <w:delText xml:space="preserve"> </w:delText>
        </w:r>
      </w:del>
      <w:del w:id="4934" w:author="PR Preview" w:date="2026-01-01T00:00:00Z">
        <w:r>
          <w:delText xml:space="preserve">with the same folds,</w:delText>
        </w:r>
      </w:del>
      <w:del w:id="4935" w:author="PR Preview" w:date="2026-01-01T00:00:00Z">
        <w:r>
          <w:delText xml:space="preserve"> </w:delText>
        </w:r>
      </w:del>
      <w:del w:id="4936" w:author="PR Preview" w:date="2026-01-01T00:00:00Z">
        <w:r>
          <w:delText xml:space="preserve">and let</w:delText>
        </w:r>
      </w:del>
      <w:del w:id="493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4938" w:author="PR Preview" w:date="2026-01-01T00:00:00Z">
        <w:r>
          <w:delText xml:space="preserve"> </w:delText>
        </w:r>
      </w:del>
      <w:del w:id="4939" w:author="PR Preview" w:date="2026-01-01T00:00:00Z">
        <w:r>
          <w:delText xml:space="preserve">be the one with the smallest</w:delText>
        </w:r>
      </w:del>
      <w:del w:id="4940" w:author="PR Preview" w:date="2026-01-01T00:00:00Z">
        <w:r>
          <w:delText xml:space="preserve"> </w:delText>
        </w:r>
      </w:del>
      <w:hyperlink w:anchor="def-cv-estimate-indexed">
        <w:del w:id="494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942" w:author="PR Preview" w:date="2026-01-01T00:00:00Z">
        <w:r>
          <w:delText xml:space="preserve">.</w:delText>
        </w:r>
      </w:del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The</w:delText>
        </w:r>
      </w:del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rPr>
            <w:b/>
            <w:bCs/>
          </w:rPr>
          <w:delText xml:space="preserve">one-standard-error rule</w:delText>
        </w:r>
      </w:del>
      <w:del w:id="4947" w:author="PR Preview" w:date="2026-01-01T00:00:00Z">
        <w:r>
          <w:delText xml:space="preserve"> </w:delText>
        </w:r>
      </w:del>
      <w:del w:id="4948" w:author="PR Preview" w:date="2026-01-01T00:00:00Z">
        <w:r>
          <w:delText xml:space="preserve">chooses the smallest</w:delText>
        </w:r>
      </w:del>
      <w:del w:id="4949" w:author="PR Preview" w:date="2026-01-01T00:00:00Z">
        <w:r>
          <w:delText xml:space="preserve"> </w:delText>
        </w:r>
      </w:del>
      <m:oMath>
        <m:r>
          <m:t>l</m:t>
        </m:r>
      </m:oMath>
      <w:del w:id="4950" w:author="PR Preview" w:date="2026-01-01T00:00:00Z">
        <w:r>
          <w:delText xml:space="preserve"> </w:delText>
        </w:r>
      </w:del>
      <w:del w:id="4951" w:author="PR Preview" w:date="2026-01-01T00:00:00Z">
        <w:r>
          <w:delText xml:space="preserve">whose estimate is within one</w:delText>
        </w:r>
      </w:del>
      <w:del w:id="4952" w:author="PR Preview" w:date="2026-01-01T00:00:00Z">
        <w:r>
          <w:delText xml:space="preserve"> </w:delText>
        </w:r>
      </w:del>
      <w:hyperlink w:anchor="def-cv-se-indexed">
        <w:del w:id="4953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954" w:author="PR Preview" w:date="2026-01-01T00:00:00Z">
        <w:r>
          <w:delText xml:space="preserve"> </w:delText>
        </w:r>
      </w:del>
      <w:del w:id="4955" w:author="PR Preview" w:date="2026-01-01T00:00:00Z">
        <w:r>
          <w:delText xml:space="preserve">of the smallest:</w:delText>
        </w:r>
      </w:del>
    </w:p>
    <w:p>
      <w:pPr>
        <w:pStyle w:val="BodyText"/>
      </w:pPr>
      <w:ins w:id="4956" w:author="PR Preview" w:date="2026-01-01T00:00:00Z">
        <w:r>
          <w:rPr>
            <w:i/>
            <w:iCs/>
          </w:rPr>
          <w:t xml:space="preserve">Remark 37</w:t>
        </w:r>
      </w:ins>
      <w:ins w:id="4957" w:author="PR Preview" w:date="2026-01-01T00:00:00Z">
        <w:r>
          <w:t xml:space="preserve"> (The fold-based standard error is only a rough guide). </w:t>
        </w:r>
      </w:ins>
      <w:ins w:id="4958" w:author="PR Preview" w:date="2026-01-01T00:00:00Z">
        <w:r>
          <w:t xml:space="preserve">Hastie et al. [3, Sec. 7.10.1]</w:t>
        </w:r>
      </w:ins>
      <w:ins w:id="4959" w:author="PR Preview" w:date="2026-01-01T00:00:00Z">
        <w:r>
          <w:t xml:space="preserve"> </w:t>
        </w:r>
      </w:ins>
      <w:ins w:id="4960" w:author="PR Preview" w:date="2026-01-01T00:00:00Z">
        <w:r>
          <w:t xml:space="preserve">draw standard-error bars</w:t>
        </w:r>
      </w:ins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computed from the per-fold errors as in</w:t>
        </w:r>
      </w:ins>
      <w:ins w:id="4963" w:author="PR Preview" w:date="2026-01-01T00:00:00Z">
        <w:r>
          <w:t xml:space="preserve"> </w:t>
        </w:r>
      </w:ins>
      <w:hyperlink w:anchor="eq-cv-se">
        <w:ins w:id="4964" w:author="PR Preview" w:date="2026-01-01T00:00:00Z">
          <w:r>
            <w:rPr>
              <w:rStyle w:val="Hyperlink"/>
            </w:rPr>
            <w:t xml:space="preserve">Equation 58</w:t>
          </w:r>
        </w:ins>
      </w:hyperlink>
      <w:ins w:id="4965" w:author="PR Preview" w:date="2026-01-01T00:00:00Z">
        <w:r>
          <w:t xml:space="preserve">.</w:t>
        </w:r>
      </w:ins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That formula treats the</w:t>
        </w:r>
      </w:ins>
      <w:ins w:id="4968" w:author="PR Preview" w:date="2026-01-01T00:00:00Z">
        <w:r>
          <w:t xml:space="preserve"> </w:t>
        </w:r>
      </w:ins>
      <m:oMath>
        <m:r>
          <m:t>k</m:t>
        </m:r>
      </m:oMath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fold errors</w:t>
        </w:r>
      </w:ins>
      <w:ins w:id="4971" w:author="PR Preview" w:date="2026-01-01T00:00:00Z">
        <w:r>
          <w:t xml:space="preserve"> </w:t>
        </w:r>
      </w:ins>
      <w:ins w:id="4972" w:author="PR Preview" w:date="2026-01-01T00:00:00Z">
        <w:r>
          <w:t xml:space="preserve">as if they were independent,</w:t>
        </w:r>
      </w:ins>
      <w:ins w:id="4973" w:author="PR Preview" w:date="2026-01-01T00:00:00Z">
        <w:r>
          <w:t xml:space="preserve"> </w:t>
        </w:r>
      </w:ins>
      <w:ins w:id="4974" w:author="PR Preview" w:date="2026-01-01T00:00:00Z">
        <w:r>
          <w:t xml:space="preserve">which they are not: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every pair of folds shares</w:t>
        </w:r>
      </w:ins>
      <w:ins w:id="497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4978" w:author="PR Preview" w:date="2026-01-01T00:00:00Z">
        <w:r>
          <w:t xml:space="preserve"> </w:t>
        </w:r>
      </w:ins>
      <w:ins w:id="4979" w:author="PR Preview" w:date="2026-01-01T00:00:00Z">
        <w:r>
          <w:t xml:space="preserve">folds of training data.</w:t>
        </w:r>
      </w:ins>
      <w:ins w:id="4980" w:author="PR Preview" w:date="2026-01-01T00:00:00Z">
        <w:r>
          <w:t xml:space="preserve"> </w:t>
        </w:r>
      </w:ins>
      <w:ins w:id="4981" w:author="PR Preview" w:date="2026-01-01T00:00:00Z">
        <w:r>
          <w:t xml:space="preserve">So</w:t>
        </w:r>
      </w:ins>
      <w:ins w:id="498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983" w:author="PR Preview" w:date="2026-01-01T00:00:00Z">
        <w:r>
          <w:t xml:space="preserve"> </w:t>
        </w:r>
      </w:ins>
      <w:ins w:id="4984" w:author="PR Preview" w:date="2026-01-01T00:00:00Z">
        <w:r>
          <w:t xml:space="preserve">is a rough indication</w:t>
        </w:r>
      </w:ins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of how much</w:t>
        </w:r>
      </w:ins>
      <w:ins w:id="498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988" w:author="PR Preview" w:date="2026-01-01T00:00:00Z">
        <w:r>
          <w:t xml:space="preserve"> </w:t>
        </w:r>
      </w:ins>
      <w:ins w:id="4989" w:author="PR Preview" w:date="2026-01-01T00:00:00Z">
        <w:r>
          <w:t xml:space="preserve">might change with a different sample,</w:t>
        </w:r>
      </w:ins>
      <w:ins w:id="4990" w:author="PR Preview" w:date="2026-01-01T00:00:00Z">
        <w:r>
          <w:t xml:space="preserve"> </w:t>
        </w:r>
      </w:ins>
      <w:ins w:id="4991" w:author="PR Preview" w:date="2026-01-01T00:00:00Z">
        <w:r>
          <w:t xml:space="preserve">not a</w:t>
        </w:r>
      </w:ins>
      <w:ins w:id="4992" w:author="PR Preview" w:date="2026-01-01T00:00:00Z">
        <w:r>
          <w:t xml:space="preserve"> </w:t>
        </w:r>
      </w:ins>
      <w:hyperlink r:id="rId310">
        <w:ins w:id="4993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4994" w:author="PR Preview" w:date="2026-01-01T00:00:00Z">
        <w:r>
          <w:t xml:space="preserve"> </w:t>
        </w:r>
      </w:ins>
      <w:ins w:id="4995" w:author="PR Preview" w:date="2026-01-01T00:00:00Z">
        <w:r>
          <w:t xml:space="preserve">of</w:t>
        </w:r>
      </w:ins>
      <w:ins w:id="499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997" w:author="PR Preview" w:date="2026-01-01T00:00:00Z">
        <w:r>
          <w:t xml:space="preserve">.</w:t>
        </w:r>
      </w:ins>
    </w:p>
    <w:bookmarkEnd w:id="311"/>
    <w:bookmarkStart w:id="313" w:name="def-fold-mse-indexed"/>
    <w:p>
      <w:pPr>
        <w:pStyle w:val="BodyText"/>
      </w:pPr>
      <w:ins w:id="4998" w:author="PR Preview" w:date="2026-01-01T00:00:00Z">
        <w:r>
          <w:rPr>
            <w:b/>
            <w:bCs/>
          </w:rPr>
          <w:t xml:space="preserve">Definition 60 (Fold mean squared error of a named procedure)</w:t>
        </w:r>
      </w:ins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The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rPr>
            <w:b/>
            <w:bCs/>
          </w:rPr>
          <w:t xml:space="preserve">fold mean squared error of procedure</w:t>
        </w:r>
      </w:ins>
      <w:ins w:id="5003" w:author="PR Preview" w:date="2026-01-01T00:00:00Z">
        <w:r>
          <w:t xml:space="preserve"> </w:t>
        </w:r>
      </w:ins>
      <m:oMath>
        <m:r>
          <m:t>g</m:t>
        </m:r>
      </m:oMath>
      <w:ins w:id="5004" w:author="PR Preview" w:date="2026-01-01T00:00:00Z">
        <w:r>
          <w:t xml:space="preserve"> </w:t>
        </w:r>
      </w:ins>
      <w:ins w:id="5005" w:author="PR Preview" w:date="2026-01-01T00:00:00Z">
        <w:r>
          <w:t xml:space="preserve">for</w:t>
        </w:r>
      </w:ins>
      <w:ins w:id="5006" w:author="PR Preview" w:date="2026-01-01T00:00:00Z">
        <w:r>
          <w:t xml:space="preserve"> </w:t>
        </w:r>
      </w:ins>
      <w:hyperlink w:anchor="def-folds">
        <w:ins w:id="500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0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009" w:author="PR Preview" w:date="2026-01-01T00:00:00Z">
        <w:r>
          <w:t xml:space="preserve"> </w:t>
        </w:r>
      </w:ins>
      <w:ins w:id="5010" w:author="PR Preview" w:date="2026-01-01T00:00:00Z">
        <w:r>
          <w:t xml:space="preserve">of a training set</w:t>
        </w:r>
      </w:ins>
      <w:ins w:id="50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12" w:author="PR Preview" w:date="2026-01-01T00:00:00Z">
        <w:r>
          <w:t xml:space="preserve">, indexed by</w:t>
        </w:r>
      </w:ins>
      <w:ins w:id="5013" w:author="PR Preview" w:date="2026-01-01T00:00:00Z">
        <w:r>
          <w:t xml:space="preserve"> </w:t>
        </w:r>
      </w:ins>
      <m:oMath>
        <m:r>
          <m:t>I</m:t>
        </m:r>
      </m:oMath>
      <w:ins w:id="5014" w:author="PR Preview" w:date="2026-01-01T00:00:00Z">
        <w:r>
          <w:t xml:space="preserve">,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t xml:space="preserve">is the</w:t>
        </w:r>
      </w:ins>
      <w:ins w:id="5017" w:author="PR Preview" w:date="2026-01-01T00:00:00Z">
        <w:r>
          <w:t xml:space="preserve"> </w:t>
        </w:r>
      </w:ins>
      <w:hyperlink w:anchor="def-fold-mse">
        <w:ins w:id="5018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019" w:author="PR Preview" w:date="2026-01-01T00:00:00Z">
        <w:r>
          <w:t xml:space="preserve"> </w:t>
        </w:r>
      </w:ins>
      <w:ins w:id="5020" w:author="PR Preview" w:date="2026-01-01T00:00:00Z">
        <w:r>
          <w:t xml:space="preserve">computed with the</w:t>
        </w:r>
      </w:ins>
      <w:ins w:id="5021" w:author="PR Preview" w:date="2026-01-01T00:00:00Z">
        <w:r>
          <w:t xml:space="preserve"> </w:t>
        </w:r>
      </w:ins>
      <w:hyperlink w:anchor="def-fold-out-rule">
        <w:ins w:id="502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023" w:author="PR Preview" w:date="2026-01-01T00:00:00Z">
        <w:r>
          <w:t xml:space="preserve"> </w:t>
        </w:r>
      </w:ins>
      <w:ins w:id="5024" w:author="PR Preview" w:date="2026-01-01T00:00:00Z">
        <w:r>
          <w:t xml:space="preserve">that</w:t>
        </w:r>
      </w:ins>
      <w:ins w:id="5025" w:author="PR Preview" w:date="2026-01-01T00:00:00Z">
        <w:r>
          <w:t xml:space="preserve"> </w:t>
        </w:r>
      </w:ins>
      <m:oMath>
        <m:r>
          <m:t>g</m:t>
        </m:r>
      </m:oMath>
      <w:ins w:id="5026" w:author="PR Preview" w:date="2026-01-01T00:00:00Z">
        <w:r>
          <w:t xml:space="preserve"> </w:t>
        </w:r>
      </w:ins>
      <w:ins w:id="5027" w:author="PR Preview" w:date="2026-01-01T00:00:00Z">
        <w:r>
          <w:t xml:space="preserve">produces:</w:t>
        </w:r>
      </w:ins>
    </w:p>
    <w:p>
      <w:pPr>
        <w:pStyle w:val="BodyText"/>
      </w:pPr>
      <w:bookmarkStart w:id="31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2"/>
    </w:p>
    <w:bookmarkEnd w:id="313"/>
    <w:bookmarkStart w:id="315" w:name="def-cv-se-indexed"/>
    <w:p>
      <w:pPr>
        <w:pStyle w:val="FirstParagraph"/>
      </w:pPr>
      <w:ins w:id="5028" w:author="PR Preview" w:date="2026-01-01T00:00:00Z">
        <w:r>
          <w:rPr>
            <w:b/>
            <w:bCs/>
          </w:rPr>
          <w:t xml:space="preserve">Definition 61 (Fold-based standard error of a named procedure)</w:t>
        </w:r>
      </w:ins>
      <w:ins w:id="5029" w:author="PR Preview" w:date="2026-01-01T00:00:00Z">
        <w:r>
          <w:t xml:space="preserve"> </w:t>
        </w:r>
      </w:ins>
      <w:ins w:id="5030" w:author="PR Preview" w:date="2026-01-01T00:00:00Z">
        <w:r>
          <w:t xml:space="preserve">The</w:t>
        </w:r>
      </w:ins>
      <w:ins w:id="5031" w:author="PR Preview" w:date="2026-01-01T00:00:00Z">
        <w:r>
          <w:t xml:space="preserve"> </w:t>
        </w:r>
      </w:ins>
      <w:ins w:id="5032" w:author="PR Preview" w:date="2026-01-01T00:00:00Z">
        <w:r>
          <w:rPr>
            <w:b/>
            <w:bCs/>
          </w:rPr>
          <w:t xml:space="preserve">fold-based standard error of procedure</w:t>
        </w:r>
      </w:ins>
      <w:ins w:id="5033" w:author="PR Preview" w:date="2026-01-01T00:00:00Z">
        <w:r>
          <w:t xml:space="preserve"> </w:t>
        </w:r>
      </w:ins>
      <m:oMath>
        <m:r>
          <m:t>g</m:t>
        </m:r>
      </m:oMath>
      <w:ins w:id="5034" w:author="PR Preview" w:date="2026-01-01T00:00:00Z">
        <w:r>
          <w:t xml:space="preserve"> </w:t>
        </w:r>
      </w:ins>
      <w:ins w:id="5035" w:author="PR Preview" w:date="2026-01-01T00:00:00Z">
        <w:r>
          <w:t xml:space="preserve">on a training set</w:t>
        </w:r>
      </w:ins>
      <w:ins w:id="50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37" w:author="PR Preview" w:date="2026-01-01T00:00:00Z">
        <w:r>
          <w:t xml:space="preserve">,</w:t>
        </w:r>
      </w:ins>
      <w:ins w:id="503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039" w:author="PR Preview" w:date="2026-01-01T00:00:00Z">
        <w:r>
          <w:t xml:space="preserve">,</w:t>
        </w:r>
      </w:ins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is the</w:t>
        </w:r>
      </w:ins>
      <w:ins w:id="5042" w:author="PR Preview" w:date="2026-01-01T00:00:00Z">
        <w:r>
          <w:t xml:space="preserve"> </w:t>
        </w:r>
      </w:ins>
      <w:hyperlink w:anchor="def-cv-se">
        <w:ins w:id="504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044" w:author="PR Preview" w:date="2026-01-01T00:00:00Z">
        <w:r>
          <w:t xml:space="preserve"> </w:t>
        </w:r>
      </w:ins>
      <w:ins w:id="5045" w:author="PR Preview" w:date="2026-01-01T00:00:00Z">
        <w:r>
          <w:t xml:space="preserve">computed from the</w:t>
        </w:r>
      </w:ins>
      <w:ins w:id="5046" w:author="PR Preview" w:date="2026-01-01T00:00:00Z">
        <w:r>
          <w:t xml:space="preserve"> </w:t>
        </w:r>
      </w:ins>
      <w:hyperlink w:anchor="def-fold-mse-indexed">
        <w:ins w:id="5047" w:author="PR Preview" w:date="2026-01-01T00:00:00Z">
          <w:r>
            <w:rPr>
              <w:rStyle w:val="Hyperlink"/>
            </w:rPr>
            <w:t xml:space="preserve">fold sMSEs of</w:t>
          </w:r>
        </w:ins>
        <w:ins w:id="504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049" w:author="PR Preview" w:date="2026-01-01T00:00:00Z">
        <w:r>
          <w:t xml:space="preserve">:</w:t>
        </w:r>
      </w:ins>
    </w:p>
    <w:p>
      <w:pPr>
        <w:pStyle w:val="BodyText"/>
      </w:pPr>
      <w:bookmarkStart w:id="31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one-se-rule"/>
    <w:p>
      <w:pPr>
        <w:pStyle w:val="FirstParagraph"/>
      </w:pPr>
      <w:ins w:id="5050" w:author="PR Preview" w:date="2026-01-01T00:00:00Z">
        <w:r>
          <w:rPr>
            <w:b/>
            <w:bCs/>
          </w:rPr>
          <w:t xml:space="preserve">Definition 62 (One-standard-error rule)</w:t>
        </w:r>
      </w:ins>
      <w:ins w:id="5051" w:author="PR Preview" w:date="2026-01-01T00:00:00Z">
        <w:r>
          <w:t xml:space="preserve"> </w:t>
        </w:r>
      </w:ins>
      <w:ins w:id="5052" w:author="PR Preview" w:date="2026-01-01T00:00:00Z">
        <w:r>
          <w:t xml:space="preserve">Let</w:t>
        </w:r>
      </w:ins>
      <w:ins w:id="505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054" w:author="PR Preview" w:date="2026-01-01T00:00:00Z">
        <w:r>
          <w:t xml:space="preserve"> </w:t>
        </w:r>
      </w:ins>
      <w:ins w:id="5055" w:author="PR Preview" w:date="2026-01-01T00:00:00Z">
        <w:r>
          <w:t xml:space="preserve">be candidate</w:t>
        </w:r>
      </w:ins>
      <w:ins w:id="5056" w:author="PR Preview" w:date="2026-01-01T00:00:00Z">
        <w:r>
          <w:t xml:space="preserve"> </w:t>
        </w:r>
      </w:ins>
      <w:hyperlink w:anchor="def-fitting-procedure">
        <w:ins w:id="505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058" w:author="PR Preview" w:date="2026-01-01T00:00:00Z">
        <w:r>
          <w:t xml:space="preserve">,</w:t>
        </w:r>
      </w:ins>
      <w:ins w:id="5059" w:author="PR Preview" w:date="2026-01-01T00:00:00Z">
        <w:r>
          <w:t xml:space="preserve"> </w:t>
        </w:r>
      </w:ins>
      <w:ins w:id="5060" w:author="PR Preview" w:date="2026-01-01T00:00:00Z">
        <w:r>
          <w:t xml:space="preserve">each</w:t>
        </w:r>
      </w:ins>
      <w:ins w:id="5061" w:author="PR Preview" w:date="2026-01-01T00:00:00Z">
        <w:r>
          <w:t xml:space="preserve"> </w:t>
        </w:r>
      </w:ins>
      <w:hyperlink w:anchor="def-flexibility">
        <w:ins w:id="506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063" w:author="PR Preview" w:date="2026-01-01T00:00:00Z">
        <w:r>
          <w:t xml:space="preserve"> </w:t>
        </w:r>
      </w:ins>
      <w:ins w:id="5064" w:author="PR Preview" w:date="2026-01-01T00:00:00Z">
        <w:r>
          <w:t xml:space="preserve">as the one before,</w:t>
        </w:r>
      </w:ins>
      <w:ins w:id="5065" w:author="PR Preview" w:date="2026-01-01T00:00:00Z">
        <w:r>
          <w:t xml:space="preserve"> </w:t>
        </w:r>
      </w:ins>
      <w:ins w:id="5066" w:author="PR Preview" w:date="2026-01-01T00:00:00Z">
        <w:r>
          <w:t xml:space="preserve">cross-validated on a training set</w:t>
        </w:r>
      </w:ins>
      <w:ins w:id="50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68" w:author="PR Preview" w:date="2026-01-01T00:00:00Z">
        <w:r>
          <w:t xml:space="preserve"> </w:t>
        </w:r>
      </w:ins>
      <w:ins w:id="5069" w:author="PR Preview" w:date="2026-01-01T00:00:00Z">
        <w:r>
          <w:t xml:space="preserve">with the same folds,</w:t>
        </w:r>
      </w:ins>
      <w:ins w:id="5070" w:author="PR Preview" w:date="2026-01-01T00:00:00Z">
        <w:r>
          <w:t xml:space="preserve"> </w:t>
        </w:r>
      </w:ins>
      <w:ins w:id="5071" w:author="PR Preview" w:date="2026-01-01T00:00:00Z">
        <w:r>
          <w:t xml:space="preserve">and let</w:t>
        </w:r>
      </w:ins>
      <w:ins w:id="50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073" w:author="PR Preview" w:date="2026-01-01T00:00:00Z">
        <w:r>
          <w:t xml:space="preserve"> </w:t>
        </w:r>
      </w:ins>
      <w:ins w:id="5074" w:author="PR Preview" w:date="2026-01-01T00:00:00Z">
        <w:r>
          <w:t xml:space="preserve">be the one with the smallest</w:t>
        </w:r>
      </w:ins>
      <w:ins w:id="5075" w:author="PR Preview" w:date="2026-01-01T00:00:00Z">
        <w:r>
          <w:t xml:space="preserve"> </w:t>
        </w:r>
      </w:ins>
      <w:hyperlink w:anchor="def-cv-estimate-indexed">
        <w:ins w:id="507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077" w:author="PR Preview" w:date="2026-01-01T00:00:00Z">
        <w:r>
          <w:t xml:space="preserve">.</w:t>
        </w:r>
      </w:ins>
      <w:ins w:id="5078" w:author="PR Preview" w:date="2026-01-01T00:00:00Z">
        <w:r>
          <w:t xml:space="preserve"> </w:t>
        </w:r>
      </w:ins>
      <w:ins w:id="5079" w:author="PR Preview" w:date="2026-01-01T00:00:00Z">
        <w:r>
          <w:t xml:space="preserve">The</w:t>
        </w:r>
      </w:ins>
      <w:ins w:id="5080" w:author="PR Preview" w:date="2026-01-01T00:00:00Z">
        <w:r>
          <w:t xml:space="preserve"> </w:t>
        </w:r>
      </w:ins>
      <w:ins w:id="5081" w:author="PR Preview" w:date="2026-01-01T00:00:00Z">
        <w:r>
          <w:rPr>
            <w:b/>
            <w:bCs/>
          </w:rPr>
          <w:t xml:space="preserve">one-standard-error rule</w:t>
        </w:r>
      </w:ins>
      <w:ins w:id="5082" w:author="PR Preview" w:date="2026-01-01T00:00:00Z">
        <w:r>
          <w:t xml:space="preserve"> </w:t>
        </w:r>
      </w:ins>
      <w:ins w:id="5083" w:author="PR Preview" w:date="2026-01-01T00:00:00Z">
        <w:r>
          <w:t xml:space="preserve">chooses the smallest</w:t>
        </w:r>
      </w:ins>
      <w:ins w:id="5084" w:author="PR Preview" w:date="2026-01-01T00:00:00Z">
        <w:r>
          <w:t xml:space="preserve"> </w:t>
        </w:r>
      </w:ins>
      <m:oMath>
        <m:r>
          <m:t>l</m:t>
        </m:r>
      </m:oMath>
      <w:ins w:id="5085" w:author="PR Preview" w:date="2026-01-01T00:00:00Z">
        <w:r>
          <w:t xml:space="preserve"> </w:t>
        </w:r>
      </w:ins>
      <w:ins w:id="5086" w:author="PR Preview" w:date="2026-01-01T00:00:00Z">
        <w:r>
          <w:t xml:space="preserve">whose estimate is within one</w:t>
        </w:r>
      </w:ins>
      <w:ins w:id="5087" w:author="PR Preview" w:date="2026-01-01T00:00:00Z">
        <w:r>
          <w:t xml:space="preserve"> </w:t>
        </w:r>
      </w:ins>
      <w:hyperlink w:anchor="def-cv-se-indexed">
        <w:ins w:id="508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089" w:author="PR Preview" w:date="2026-01-01T00:00:00Z">
        <w:r>
          <w:t xml:space="preserve"> </w:t>
        </w:r>
      </w:ins>
      <w:ins w:id="5090" w:author="PR Preview" w:date="2026-01-01T00:00:00Z">
        <w:r>
          <w:t xml:space="preserve">of the smallest:</w:t>
        </w:r>
      </w:ins>
    </w:p>
    <w:p>
      <w:pPr>
        <w:pStyle w:val="BodyText"/>
      </w:pPr>
      <w:bookmarkStart w:id="31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7"/>
    <w:bookmarkStart w:id="322" w:name="exm-one-se-rule"/>
    <w:p>
      <w:pPr>
        <w:pStyle w:val="BodyText"/>
      </w:pPr>
      <w:del w:id="5091" w:author="PR Preview" w:date="2026-01-01T00:00:00Z">
        <w:r>
          <w:rPr>
            <w:b/>
            <w:bCs/>
          </w:rPr>
          <w:delText xml:space="preserve">Example 33 (The one-standard-error rule for the simulated polynomials)</w:delText>
        </w:r>
      </w:del>
      <w:del w:id="5092" w:author="PR Preview" w:date="2026-01-01T00:00:00Z">
        <w:r>
          <w:delText xml:space="preserve"> </w:delText>
        </w:r>
      </w:del>
      <w:del w:id="5093" w:author="PR Preview" w:date="2026-01-01T00:00:00Z">
        <w:r>
          <w:delText xml:space="preserve">This example applies 10-fold cross-validation</w:delText>
        </w:r>
      </w:del>
      <w:del w:id="5094" w:author="PR Preview" w:date="2026-01-01T00:00:00Z">
        <w:r>
          <w:delText xml:space="preserve"> </w:delText>
        </w:r>
      </w:del>
      <w:del w:id="5095" w:author="PR Preview" w:date="2026-01-01T00:00:00Z">
        <w:r>
          <w:delText xml:space="preserve">to the simulated training set of</w:delText>
        </w:r>
      </w:del>
      <w:del w:id="5096" w:author="PR Preview" w:date="2026-01-01T00:00:00Z">
        <w:r>
          <w:delText xml:space="preserve"> </w:delText>
        </w:r>
      </w:del>
      <w:hyperlink w:anchor="exm-train-test-error-simulated">
        <w:del w:id="5097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5098" w:author="PR Preview" w:date="2026-01-01T00:00:00Z">
        <w:r>
          <w:delText xml:space="preserve">,</w:delText>
        </w:r>
      </w:del>
      <w:del w:id="5099" w:author="PR Preview" w:date="2026-01-01T00:00:00Z">
        <w:r>
          <w:delText xml:space="preserve"> </w:delText>
        </w:r>
      </w:del>
      <w:del w:id="5100" w:author="PR Preview" w:date="2026-01-01T00:00:00Z">
        <w:r>
          <w:delText xml:space="preserve">records the sMSE in each fold,</w:delText>
        </w:r>
      </w:del>
      <w:del w:id="5101" w:author="PR Preview" w:date="2026-01-01T00:00:00Z">
        <w:r>
          <w:delText xml:space="preserve"> </w:delText>
        </w:r>
      </w:del>
      <w:del w:id="5102" w:author="PR Preview" w:date="2026-01-01T00:00:00Z">
        <w:r>
          <w:delText xml:space="preserve">and applies</w:delText>
        </w:r>
      </w:del>
      <w:del w:id="5103" w:author="PR Preview" w:date="2026-01-01T00:00:00Z">
        <w:r>
          <w:delText xml:space="preserve"> </w:delText>
        </w:r>
      </w:del>
      <w:hyperlink w:anchor="def-one-se-rule">
        <w:del w:id="5104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107" w:author="PR Preview" w:date="2026-01-01T00:00:00Z">
        <w:r>
          <w:rPr>
            <w:b/>
            <w:bCs/>
          </w:rPr>
          <w:t xml:space="preserve">Example 33 (The one-standard-error rule for the simulated polynomials)</w:t>
        </w:r>
      </w:ins>
      <w:ins w:id="5108" w:author="PR Preview" w:date="2026-01-01T00:00:00Z">
        <w:r>
          <w:t xml:space="preserve"> </w:t>
        </w:r>
      </w:ins>
      <w:ins w:id="5109" w:author="PR Preview" w:date="2026-01-01T00:00:00Z">
        <w:r>
          <w:t xml:space="preserve">This example applies 10-fold cross-validation</w:t>
        </w:r>
      </w:ins>
      <w:ins w:id="5110" w:author="PR Preview" w:date="2026-01-01T00:00:00Z">
        <w:r>
          <w:t xml:space="preserve"> </w:t>
        </w:r>
      </w:ins>
      <w:ins w:id="5111" w:author="PR Preview" w:date="2026-01-01T00:00:00Z">
        <w:r>
          <w:t xml:space="preserve">to the simulated training set of</w:t>
        </w:r>
      </w:ins>
      <w:ins w:id="5112" w:author="PR Preview" w:date="2026-01-01T00:00:00Z">
        <w:r>
          <w:t xml:space="preserve"> </w:t>
        </w:r>
      </w:ins>
      <w:hyperlink w:anchor="exm-train-test-error-simulated">
        <w:ins w:id="511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114" w:author="PR Preview" w:date="2026-01-01T00:00:00Z">
        <w:r>
          <w:t xml:space="preserve">,</w:t>
        </w:r>
      </w:ins>
      <w:ins w:id="5115" w:author="PR Preview" w:date="2026-01-01T00:00:00Z">
        <w:r>
          <w:t xml:space="preserve"> </w:t>
        </w:r>
      </w:ins>
      <w:ins w:id="5116" w:author="PR Preview" w:date="2026-01-01T00:00:00Z">
        <w:r>
          <w:t xml:space="preserve">records the sMSE in each fold,</w:t>
        </w:r>
      </w:ins>
      <w:ins w:id="5117" w:author="PR Preview" w:date="2026-01-01T00:00:00Z">
        <w:r>
          <w:t xml:space="preserve"> </w:t>
        </w:r>
      </w:ins>
      <w:ins w:id="5118" w:author="PR Preview" w:date="2026-01-01T00:00:00Z">
        <w:r>
          <w:t xml:space="preserve">and applies</w:t>
        </w:r>
      </w:ins>
      <w:ins w:id="5119" w:author="PR Preview" w:date="2026-01-01T00:00:00Z">
        <w:r>
          <w:t xml:space="preserve"> </w:t>
        </w:r>
      </w:ins>
      <w:hyperlink w:anchor="def-one-se-rule">
        <w:ins w:id="5120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5121" w:author="PR Preview" w:date="2026-01-01T00:00:00Z">
        <w:r>
          <w:t xml:space="preserve"> </w:t>
        </w:r>
      </w:ins>
      <w:ins w:id="5122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2"/>
    <w:bookmarkEnd w:id="323"/>
    <w:bookmarkStart w:id="329" w:name="sec-cv-whole-procedure"/>
    <w:p>
      <w:pPr>
        <w:pStyle w:val="Heading2"/>
      </w:pPr>
      <w:r>
        <w:t xml:space="preserve">9 Cross-validating the whole procedure</w:t>
      </w:r>
    </w:p>
    <w:bookmarkStart w:id="32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del w:id="5123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5124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5125" w:author="PR Preview" w:date="2026-01-01T00:00:00Z">
        <w:r>
          <w:delText xml:space="preserve">)</w:delText>
        </w:r>
      </w:del>
      <w:del w:id="5126" w:author="PR Preview" w:date="2026-01-01T00:00:00Z">
        <w:r>
          <w:delText xml:space="preserve"> </w:delText>
        </w:r>
      </w:del>
      <w:del w:id="5127" w:author="PR Preview" w:date="2026-01-01T00:00:00Z">
        <w:r>
          <w:delText xml:space="preserve">of any prediction rule for</w:delText>
        </w:r>
      </w:del>
      <w:del w:id="5128" w:author="PR Preview" w:date="2026-01-01T00:00:00Z">
        <w:r>
          <w:delText xml:space="preserve"> </w:delText>
        </w:r>
      </w:del>
      <m:oMath>
        <m:r>
          <m:t>Y</m:t>
        </m:r>
      </m:oMath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20"/>
        </w:numPr>
      </w:pPr>
      <w:ins w:id="5131" w:author="PR Preview" w:date="2026-01-01T00:00:00Z">
        <w:r>
          <w:t xml:space="preserve">What is the smallest possible generalization error (</w:t>
        </w:r>
      </w:ins>
      <w:hyperlink w:anchor="eq-generalization-error">
        <w:ins w:id="5132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5133" w:author="PR Preview" w:date="2026-01-01T00:00:00Z">
        <w:r>
          <w:t xml:space="preserve">)</w:t>
        </w:r>
      </w:ins>
      <w:ins w:id="5134" w:author="PR Preview" w:date="2026-01-01T00:00:00Z">
        <w:r>
          <w:t xml:space="preserve"> </w:t>
        </w:r>
      </w:ins>
      <w:ins w:id="5135" w:author="PR Preview" w:date="2026-01-01T00:00:00Z">
        <w:r>
          <w:t xml:space="preserve">of any prediction rule for</w:t>
        </w:r>
      </w:ins>
      <w:ins w:id="5136" w:author="PR Preview" w:date="2026-01-01T00:00:00Z">
        <w:r>
          <w:t xml:space="preserve"> </w:t>
        </w:r>
      </w:ins>
      <m:oMath>
        <m:r>
          <m:t>Y</m:t>
        </m:r>
      </m:oMath>
      <w:ins w:id="5137" w:author="PR Preview" w:date="2026-01-01T00:00:00Z">
        <w:r>
          <w:t xml:space="preserve"> </w:t>
        </w:r>
      </w:ins>
      <w:ins w:id="5138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6"/>
    <w:bookmarkStart w:id="32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7"/>
    <w:bookmarkStart w:id="328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8"/>
    <w:bookmarkEnd w:id="329"/>
    <w:bookmarkStart w:id="33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0"/>
    <w:bookmarkStart w:id="356" w:name="references"/>
    <w:p>
      <w:pPr>
        <w:pStyle w:val="Heading2"/>
      </w:pPr>
      <w:r>
        <w:t xml:space="preserve">References</w:t>
      </w:r>
    </w:p>
    <w:bookmarkStart w:id="355" w:name="refs"/>
    <w:bookmarkStart w:id="33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https://en.wikipedia.org/wiki/Random_seed</w:t>
        </w:r>
      </w:hyperlink>
    </w:p>
    <w:bookmarkEnd w:id="332"/>
    <w:bookmarkStart w:id="33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4"/>
    <w:bookmarkStart w:id="33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6"/>
    <w:bookmarkStart w:id="33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https://en.wikipedia.org/wiki/Generalization_error</w:t>
        </w:r>
      </w:hyperlink>
    </w:p>
    <w:bookmarkEnd w:id="338"/>
    <w:bookmarkStart w:id="34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0"/>
    <w:bookmarkStart w:id="342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https://en.wikipedia.org/wiki/Overfitting</w:t>
        </w:r>
      </w:hyperlink>
    </w:p>
    <w:bookmarkEnd w:id="342"/>
    <w:bookmarkStart w:id="344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https://en.wikipedia.org/wiki/Bias%E2%80%93variance_tradeoff</w:t>
        </w:r>
      </w:hyperlink>
    </w:p>
    <w:bookmarkEnd w:id="344"/>
    <w:bookmarkStart w:id="346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6"/>
    <w:bookmarkStart w:id="348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https://en.wikipedia.org/wiki/Model_selection</w:t>
        </w:r>
      </w:hyperlink>
    </w:p>
    <w:bookmarkEnd w:id="348"/>
    <w:bookmarkStart w:id="350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https://en.wikipedia.org/wiki/Cross-validation_%28statistics%29</w:t>
        </w:r>
      </w:hyperlink>
    </w:p>
    <w:bookmarkEnd w:id="350"/>
    <w:bookmarkStart w:id="352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1">
        <w:r>
          <w:rPr>
            <w:rStyle w:val="Hyperlink"/>
          </w:rPr>
          <w:t xml:space="preserve">https://www.gastonsanchez.com/matrix4sl/</w:t>
        </w:r>
      </w:hyperlink>
    </w:p>
    <w:bookmarkEnd w:id="352"/>
    <w:bookmarkStart w:id="354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https://en.wikipedia.org/wiki/Leverage_%28statistics%29</w:t>
        </w:r>
      </w:hyperlink>
    </w:p>
    <w:bookmarkEnd w:id="354"/>
    <w:bookmarkEnd w:id="355"/>
    <w:bookmarkEnd w:id="3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5" Type="http://schemas.openxmlformats.org/officeDocument/2006/relationships/image" Target="media/rId225.png"/><Relationship Id="rId257" Type="http://schemas.openxmlformats.org/officeDocument/2006/relationships/image" Target="media/rId257.png"/><Relationship Id="rId318" Type="http://schemas.openxmlformats.org/officeDocument/2006/relationships/image" Target="media/rId318.png"/><Relationship Id="rId175" Type="http://schemas.openxmlformats.org/officeDocument/2006/relationships/image" Target="media/rId175.png"/><Relationship Id="rId207" Type="http://schemas.openxmlformats.org/officeDocument/2006/relationships/image" Target="media/rId207.png"/><Relationship Id="rId211" Type="http://schemas.openxmlformats.org/officeDocument/2006/relationships/image" Target="media/rId211.png"/><Relationship Id="rId215" Type="http://schemas.openxmlformats.org/officeDocument/2006/relationships/image" Target="media/rId215.png"/><Relationship Id="rId219" Type="http://schemas.openxmlformats.org/officeDocument/2006/relationships/image" Target="media/rId219.png"/><Relationship Id="rId29" Type="http://schemas.openxmlformats.org/officeDocument/2006/relationships/hyperlink" Target="correlation-regression.qmd#def-normal-equations" TargetMode="External"/><Relationship Id="rId28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3" Type="http://schemas.openxmlformats.org/officeDocument/2006/relationships/hyperlink" Target="correlation-regression.qmd#def-slr-covariate-vector" TargetMode="External"/><Relationship Id="rId285" Type="http://schemas.openxmlformats.org/officeDocument/2006/relationships/hyperlink" Target="correlation-regression.qmd#thm-ols-slr-vector" TargetMode="External"/><Relationship Id="rId310" Type="http://schemas.openxmlformats.org/officeDocument/2006/relationships/hyperlink" Target="estimation.qmd#def-SE" TargetMode="External"/><Relationship Id="rId149" Type="http://schemas.openxmlformats.org/officeDocument/2006/relationships/hyperlink" Target="estimation.qmd#def-bias" TargetMode="External"/><Relationship Id="rId150" Type="http://schemas.openxmlformats.org/officeDocument/2006/relationships/hyperlink" Target="estimation.qmd#def-estimate" TargetMode="External"/><Relationship Id="rId131" Type="http://schemas.openxmlformats.org/officeDocument/2006/relationships/hyperlink" Target="estimation.qmd#def-estimation-error" TargetMode="External"/><Relationship Id="rId132" Type="http://schemas.openxmlformats.org/officeDocument/2006/relationships/hyperlink" Target="estimation.qmd#def-estimator" TargetMode="External"/><Relationship Id="rId120" Type="http://schemas.openxmlformats.org/officeDocument/2006/relationships/hyperlink" Target="estimation.qmd#def-mse" TargetMode="External"/><Relationship Id="rId148" Type="http://schemas.openxmlformats.org/officeDocument/2006/relationships/hyperlink" Target="exploratory-descriptive.qmd#def-population" TargetMode="External"/><Relationship Id="rId147" Type="http://schemas.openxmlformats.org/officeDocument/2006/relationships/hyperlink" Target="exploratory-descriptive.qmd#def-population-distribution" TargetMode="External"/><Relationship Id="rId30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35" Type="http://schemas.openxmlformats.org/officeDocument/2006/relationships/hyperlink" Target="https://doi.org/10.1007/978-0-387-84858-7" TargetMode="External"/><Relationship Id="rId339" Type="http://schemas.openxmlformats.org/officeDocument/2006/relationships/hyperlink" Target="https://doi.org/10.1007/978-1-0716-1418-1" TargetMode="External"/><Relationship Id="rId343" Type="http://schemas.openxmlformats.org/officeDocument/2006/relationships/hyperlink" Target="https://en.wikipedia.org/wiki/Bias%E2%80%93variance_tradeoff" TargetMode="External"/><Relationship Id="rId349" Type="http://schemas.openxmlformats.org/officeDocument/2006/relationships/hyperlink" Target="https://en.wikipedia.org/wiki/Cross-validation_%28statistics%29" TargetMode="External"/><Relationship Id="rId337" Type="http://schemas.openxmlformats.org/officeDocument/2006/relationships/hyperlink" Target="https://en.wikipedia.org/wiki/Generalization_error" TargetMode="External"/><Relationship Id="rId345" Type="http://schemas.openxmlformats.org/officeDocument/2006/relationships/hyperlink" Target="https://en.wikipedia.org/wiki/Hyperparameter_%28machine_learning%29" TargetMode="External"/><Relationship Id="rId353" Type="http://schemas.openxmlformats.org/officeDocument/2006/relationships/hyperlink" Target="https://en.wikipedia.org/wiki/Leverage_%28statistics%29" TargetMode="External"/><Relationship Id="rId347" Type="http://schemas.openxmlformats.org/officeDocument/2006/relationships/hyperlink" Target="https://en.wikipedia.org/wiki/Model_selection" TargetMode="External"/><Relationship Id="rId341" Type="http://schemas.openxmlformats.org/officeDocument/2006/relationships/hyperlink" Target="https://en.wikipedia.org/wiki/Overfitting" TargetMode="External"/><Relationship Id="rId331" Type="http://schemas.openxmlformats.org/officeDocument/2006/relationships/hyperlink" Target="https://en.wikipedia.org/wiki/Random_seed" TargetMode="External"/><Relationship Id="rId333" Type="http://schemas.openxmlformats.org/officeDocument/2006/relationships/hyperlink" Target="https://en.wikipedia.org/wiki/Training,_validation,_and_test_data_sets" TargetMode="External"/><Relationship Id="rId203" Type="http://schemas.openxmlformats.org/officeDocument/2006/relationships/hyperlink" Target="https://morrison-lab.github.io/lds/chapters/big-ideas.html#def-test-set" TargetMode="External"/><Relationship Id="rId201" Type="http://schemas.openxmlformats.org/officeDocument/2006/relationships/hyperlink" Target="https://morrison-lab.github.io/lds/chapters/big-ideas.html#def-training-set" TargetMode="External"/><Relationship Id="rId202" Type="http://schemas.openxmlformats.org/officeDocument/2006/relationships/hyperlink" Target="https://morrison-lab.github.io/lds/chapters/big-ideas.html#def-validation-set" TargetMode="External"/><Relationship Id="rId39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2" Type="http://schemas.openxmlformats.org/officeDocument/2006/relationships/hyperlink" Target="https://morrison-lab.github.io/pds/expectation.html#def-cond-expectation" TargetMode="External"/><Relationship Id="rId59" Type="http://schemas.openxmlformats.org/officeDocument/2006/relationships/hyperlink" Target="https://morrison-lab.github.io/pds/expectation.html#def-expectation" TargetMode="External"/><Relationship Id="rId65" Type="http://schemas.openxmlformats.org/officeDocument/2006/relationships/hyperlink" Target="https://morrison-lab.github.io/pds/expectation.html#def-loss-function" TargetMode="External"/><Relationship Id="rId51" Type="http://schemas.openxmlformats.org/officeDocument/2006/relationships/hyperlink" Target="https://morrison-lab.github.io/pds/expectation.html#def-new-observation" TargetMode="External"/><Relationship Id="rId52" Type="http://schemas.openxmlformats.org/officeDocument/2006/relationships/hyperlink" Target="https://morrison-lab.github.io/pds/expectation.html#def-prediction" TargetMode="External"/><Relationship Id="rId161" Type="http://schemas.openxmlformats.org/officeDocument/2006/relationships/hyperlink" Target="https://morrison-lab.github.io/pds/expectation.html#def-risk" TargetMode="External"/><Relationship Id="rId124" Type="http://schemas.openxmlformats.org/officeDocument/2006/relationships/hyperlink" Target="https://morrison-lab.github.io/pds/expectation.html#thm-lie" TargetMode="External"/><Relationship Id="rId144" Type="http://schemas.openxmlformats.org/officeDocument/2006/relationships/hyperlink" Target="https://morrison-lab.github.io/pds/expectation.html#thm-linearity-expectation" TargetMode="External"/><Relationship Id="rId50" Type="http://schemas.openxmlformats.org/officeDocument/2006/relationships/hyperlink" Target="https://morrison-lab.github.io/pds/independence.html#def-indpt" TargetMode="External"/><Relationship Id="rId63" Type="http://schemas.openxmlformats.org/officeDocument/2006/relationships/hyperlink" Target="https://morrison-lab.github.io/pds/probability-basics.html#def-probability" TargetMode="External"/><Relationship Id="rId93" Type="http://schemas.openxmlformats.org/officeDocument/2006/relationships/hyperlink" Target="https://morrison-lab.github.io/pds/random-variables.html#def-cdf" TargetMode="External"/><Relationship Id="rId96" Type="http://schemas.openxmlformats.org/officeDocument/2006/relationships/hyperlink" Target="https://morrison-lab.github.io/pds/random-variables.html#def-normal" TargetMode="External"/><Relationship Id="rId55" Type="http://schemas.openxmlformats.org/officeDocument/2006/relationships/hyperlink" Target="https://morrison-lab.github.io/pds/variance-covariance.html#def-deviation-pop-mean" TargetMode="External"/><Relationship Id="rId136" Type="http://schemas.openxmlformats.org/officeDocument/2006/relationships/hyperlink" Target="https://morrison-lab.github.io/pds/variance-covariance.html#def-variance" TargetMode="External"/><Relationship Id="rId145" Type="http://schemas.openxmlformats.org/officeDocument/2006/relationships/hyperlink" Target="https://morrison-lab.github.io/pds/variance-covariance.html#thm-variance" TargetMode="External"/><Relationship Id="rId351" Type="http://schemas.openxmlformats.org/officeDocument/2006/relationships/hyperlink" Target="https://www.gastonsanchez.com/matrix4sl/" TargetMode="External"/><Relationship Id="rId277" Type="http://schemas.openxmlformats.org/officeDocument/2006/relationships/hyperlink" Target="https://www.gastonsanchez.com/matrix4sl/cross-products.html#cross-products" TargetMode="External"/><Relationship Id="rId28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8" Type="http://schemas.openxmlformats.org/officeDocument/2006/relationships/hyperlink" Target="prediction.qmd#def-prediction-error" TargetMode="External"/><Relationship Id="rId76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8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3" Type="http://schemas.openxmlformats.org/officeDocument/2006/relationships/hyperlink" Target="correlation-regression.qmd#def-slr-covariate-vector" TargetMode="External"/><Relationship Id="rId285" Type="http://schemas.openxmlformats.org/officeDocument/2006/relationships/hyperlink" Target="correlation-regression.qmd#thm-ols-slr-vector" TargetMode="External"/><Relationship Id="rId310" Type="http://schemas.openxmlformats.org/officeDocument/2006/relationships/hyperlink" Target="estimation.qmd#def-SE" TargetMode="External"/><Relationship Id="rId149" Type="http://schemas.openxmlformats.org/officeDocument/2006/relationships/hyperlink" Target="estimation.qmd#def-bias" TargetMode="External"/><Relationship Id="rId150" Type="http://schemas.openxmlformats.org/officeDocument/2006/relationships/hyperlink" Target="estimation.qmd#def-estimate" TargetMode="External"/><Relationship Id="rId131" Type="http://schemas.openxmlformats.org/officeDocument/2006/relationships/hyperlink" Target="estimation.qmd#def-estimation-error" TargetMode="External"/><Relationship Id="rId132" Type="http://schemas.openxmlformats.org/officeDocument/2006/relationships/hyperlink" Target="estimation.qmd#def-estimator" TargetMode="External"/><Relationship Id="rId120" Type="http://schemas.openxmlformats.org/officeDocument/2006/relationships/hyperlink" Target="estimation.qmd#def-mse" TargetMode="External"/><Relationship Id="rId148" Type="http://schemas.openxmlformats.org/officeDocument/2006/relationships/hyperlink" Target="exploratory-descriptive.qmd#def-population" TargetMode="External"/><Relationship Id="rId147" Type="http://schemas.openxmlformats.org/officeDocument/2006/relationships/hyperlink" Target="exploratory-descriptive.qmd#def-population-distribution" TargetMode="External"/><Relationship Id="rId30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35" Type="http://schemas.openxmlformats.org/officeDocument/2006/relationships/hyperlink" Target="https://doi.org/10.1007/978-0-387-84858-7" TargetMode="External"/><Relationship Id="rId339" Type="http://schemas.openxmlformats.org/officeDocument/2006/relationships/hyperlink" Target="https://doi.org/10.1007/978-1-0716-1418-1" TargetMode="External"/><Relationship Id="rId343" Type="http://schemas.openxmlformats.org/officeDocument/2006/relationships/hyperlink" Target="https://en.wikipedia.org/wiki/Bias%E2%80%93variance_tradeoff" TargetMode="External"/><Relationship Id="rId349" Type="http://schemas.openxmlformats.org/officeDocument/2006/relationships/hyperlink" Target="https://en.wikipedia.org/wiki/Cross-validation_%28statistics%29" TargetMode="External"/><Relationship Id="rId337" Type="http://schemas.openxmlformats.org/officeDocument/2006/relationships/hyperlink" Target="https://en.wikipedia.org/wiki/Generalization_error" TargetMode="External"/><Relationship Id="rId345" Type="http://schemas.openxmlformats.org/officeDocument/2006/relationships/hyperlink" Target="https://en.wikipedia.org/wiki/Hyperparameter_%28machine_learning%29" TargetMode="External"/><Relationship Id="rId353" Type="http://schemas.openxmlformats.org/officeDocument/2006/relationships/hyperlink" Target="https://en.wikipedia.org/wiki/Leverage_%28statistics%29" TargetMode="External"/><Relationship Id="rId347" Type="http://schemas.openxmlformats.org/officeDocument/2006/relationships/hyperlink" Target="https://en.wikipedia.org/wiki/Model_selection" TargetMode="External"/><Relationship Id="rId341" Type="http://schemas.openxmlformats.org/officeDocument/2006/relationships/hyperlink" Target="https://en.wikipedia.org/wiki/Overfitting" TargetMode="External"/><Relationship Id="rId331" Type="http://schemas.openxmlformats.org/officeDocument/2006/relationships/hyperlink" Target="https://en.wikipedia.org/wiki/Random_seed" TargetMode="External"/><Relationship Id="rId333" Type="http://schemas.openxmlformats.org/officeDocument/2006/relationships/hyperlink" Target="https://en.wikipedia.org/wiki/Training,_validation,_and_test_data_sets" TargetMode="External"/><Relationship Id="rId203" Type="http://schemas.openxmlformats.org/officeDocument/2006/relationships/hyperlink" Target="https://morrison-lab.github.io/lds/chapters/big-ideas.html#def-test-set" TargetMode="External"/><Relationship Id="rId201" Type="http://schemas.openxmlformats.org/officeDocument/2006/relationships/hyperlink" Target="https://morrison-lab.github.io/lds/chapters/big-ideas.html#def-training-set" TargetMode="External"/><Relationship Id="rId202" Type="http://schemas.openxmlformats.org/officeDocument/2006/relationships/hyperlink" Target="https://morrison-lab.github.io/lds/chapters/big-ideas.html#def-validation-set" TargetMode="External"/><Relationship Id="rId39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2" Type="http://schemas.openxmlformats.org/officeDocument/2006/relationships/hyperlink" Target="https://morrison-lab.github.io/pds/expectation.html#def-cond-expectation" TargetMode="External"/><Relationship Id="rId59" Type="http://schemas.openxmlformats.org/officeDocument/2006/relationships/hyperlink" Target="https://morrison-lab.github.io/pds/expectation.html#def-expectation" TargetMode="External"/><Relationship Id="rId65" Type="http://schemas.openxmlformats.org/officeDocument/2006/relationships/hyperlink" Target="https://morrison-lab.github.io/pds/expectation.html#def-loss-function" TargetMode="External"/><Relationship Id="rId51" Type="http://schemas.openxmlformats.org/officeDocument/2006/relationships/hyperlink" Target="https://morrison-lab.github.io/pds/expectation.html#def-new-observation" TargetMode="External"/><Relationship Id="rId52" Type="http://schemas.openxmlformats.org/officeDocument/2006/relationships/hyperlink" Target="https://morrison-lab.github.io/pds/expectation.html#def-prediction" TargetMode="External"/><Relationship Id="rId161" Type="http://schemas.openxmlformats.org/officeDocument/2006/relationships/hyperlink" Target="https://morrison-lab.github.io/pds/expectation.html#def-risk" TargetMode="External"/><Relationship Id="rId124" Type="http://schemas.openxmlformats.org/officeDocument/2006/relationships/hyperlink" Target="https://morrison-lab.github.io/pds/expectation.html#thm-lie" TargetMode="External"/><Relationship Id="rId144" Type="http://schemas.openxmlformats.org/officeDocument/2006/relationships/hyperlink" Target="https://morrison-lab.github.io/pds/expectation.html#thm-linearity-expectation" TargetMode="External"/><Relationship Id="rId50" Type="http://schemas.openxmlformats.org/officeDocument/2006/relationships/hyperlink" Target="https://morrison-lab.github.io/pds/independence.html#def-indpt" TargetMode="External"/><Relationship Id="rId63" Type="http://schemas.openxmlformats.org/officeDocument/2006/relationships/hyperlink" Target="https://morrison-lab.github.io/pds/probability-basics.html#def-probability" TargetMode="External"/><Relationship Id="rId93" Type="http://schemas.openxmlformats.org/officeDocument/2006/relationships/hyperlink" Target="https://morrison-lab.github.io/pds/random-variables.html#def-cdf" TargetMode="External"/><Relationship Id="rId96" Type="http://schemas.openxmlformats.org/officeDocument/2006/relationships/hyperlink" Target="https://morrison-lab.github.io/pds/random-variables.html#def-normal" TargetMode="External"/><Relationship Id="rId55" Type="http://schemas.openxmlformats.org/officeDocument/2006/relationships/hyperlink" Target="https://morrison-lab.github.io/pds/variance-covariance.html#def-deviation-pop-mean" TargetMode="External"/><Relationship Id="rId136" Type="http://schemas.openxmlformats.org/officeDocument/2006/relationships/hyperlink" Target="https://morrison-lab.github.io/pds/variance-covariance.html#def-variance" TargetMode="External"/><Relationship Id="rId145" Type="http://schemas.openxmlformats.org/officeDocument/2006/relationships/hyperlink" Target="https://morrison-lab.github.io/pds/variance-covariance.html#thm-variance" TargetMode="External"/><Relationship Id="rId351" Type="http://schemas.openxmlformats.org/officeDocument/2006/relationships/hyperlink" Target="https://www.gastonsanchez.com/matrix4sl/" TargetMode="External"/><Relationship Id="rId277" Type="http://schemas.openxmlformats.org/officeDocument/2006/relationships/hyperlink" Target="https://www.gastonsanchez.com/matrix4sl/cross-products.html#cross-products" TargetMode="External"/><Relationship Id="rId28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8" Type="http://schemas.openxmlformats.org/officeDocument/2006/relationships/hyperlink" Target="prediction.qmd#def-prediction-error" TargetMode="External"/><Relationship Id="rId76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2026-10-19T07:47:28Z</dcterms:created>
  <dcterms:modified xsi:type="dcterms:W3CDTF">2026-10-19T07:47:28Z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