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Validating Predictions</w:t>
      </w:r>
    </w:p>
    <w:p>
      <w:pPr>
        <w:pStyle w:val="Date"/>
      </w:pPr>
      <w:del w:id="1" w:author="PR Preview" w:date="2026-01-01T00:00:00Z">
        <w:r>
          <w:delText xml:space="preserve">Last modified: 2026-10-14 13:15:49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13:52:56 (PDT)</w:t>
        </w:r>
      </w:ins>
    </w:p>
    <w:bookmarkStart w:id="38" w:name="sec-prediction-rules"/>
    <w:p>
      <w:pPr>
        <w:pStyle w:val="Heading2"/>
      </w:pPr>
      <w:r>
        <w:t xml:space="preserve">1 Fitting and scoring prediction rules</w:t>
      </w:r>
    </w:p>
    <w:bookmarkStart w:id="14" w:name="def-fitting-procedure"/>
    <w:p>
      <w:pPr>
        <w:pStyle w:val="FirstParagraph"/>
      </w:pPr>
      <w:r>
        <w:rPr>
          <w:b/>
          <w:bCs/>
        </w:rPr>
        <w:t xml:space="preserve">Definition 1 (Fitting procedure)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fitting procedure</w:t>
      </w:r>
      <w:r>
        <w:t xml:space="preserve"> </w:t>
      </w:r>
      <w:r>
        <w:t xml:space="preserve">is a rule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that,</w:t>
      </w:r>
      <w:r>
        <w:t xml:space="preserve"> </w:t>
      </w:r>
      <w:r>
        <w:t xml:space="preserve">given any data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</m:oMath>
      <w:r>
        <w:t xml:space="preserve"> </w:t>
      </w:r>
      <w:r>
        <w:t xml:space="preserve">and any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computes a</w:t>
      </w:r>
      <w:r>
        <w:t xml:space="preserve"> </w:t>
      </w:r>
      <w:hyperlink r:id="rId9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the outcome at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w:bookmarkStart w:id="10" w:name="eq-fitting-procedure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↦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rule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of the</w:t>
            </w:r>
            <w:r>
              <w:t xml:space="preserve"> </w:t>
            </w:r>
            <w:hyperlink r:id="rId9">
              <w:r>
                <w:rPr>
                  <w:rStyle w:val="Hyperlink"/>
                </w:rPr>
                <w:t xml:space="preserve">definition of a prediction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Hastie et al. (2009, sec. 7.2)</w:t>
            </w:r>
            <w:r>
              <w:t xml:space="preserve"> </w:t>
            </w:r>
            <w:r>
              <w:t xml:space="preserve">write the model estimated from a training set as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oMath>
            <w:r>
              <w:t xml:space="preserve">.</w:t>
            </w:r>
          </w:p>
          <w:p/>
        </w:tc>
      </w:tr>
    </w:tbl>
    <w:bookmarkEnd w:id="14"/>
    <w:bookmarkStart w:id="18" w:name="def-training-set"/>
    <w:p>
      <w:pPr>
        <w:pStyle w:val="BodyText"/>
      </w:pPr>
      <w:r>
        <w:rPr>
          <w:b/>
          <w:bCs/>
        </w:rPr>
        <w:t xml:space="preserve">Definition 2 (Training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 set</w:t>
      </w:r>
      <w:r>
        <w:t xml:space="preserve"> </w:t>
      </w:r>
      <w:r>
        <w:t xml:space="preserve">is the data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applied: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written as an ordered list indexed by a set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 numbers:</w:t>
      </w:r>
    </w:p>
    <w:p>
      <w:pPr>
        <w:pStyle w:val="BodyText"/>
      </w:pPr>
      <w:bookmarkStart w:id="15" w:name="eq-training-set"/>
      <m:oMathPara>
        <m:oMathParaPr>
          <m:jc m:val="center"/>
        </m:oMathParaPr>
        <m:oMath>
          <m:r>
            <m:rPr>
              <m:scr m:val="script"/>
              <m:sty m:val="p"/>
            </m:rP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7.2)</w:t>
            </w:r>
            <w:r>
              <w:t xml:space="preserve">, who also write the training set as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T</m:t>
              </m:r>
            </m:oMath>
            <w:r>
              <w:t xml:space="preserve">.</w:t>
            </w:r>
          </w:p>
          <w:p/>
        </w:tc>
      </w:tr>
    </w:tbl>
    <w:bookmarkEnd w:id="18"/>
    <w:bookmarkStart w:id="20" w:name="def-prediction-rule"/>
    <w:p>
      <w:pPr>
        <w:pStyle w:val="BodyText"/>
      </w:pPr>
      <w:r>
        <w:rPr>
          <w:b/>
          <w:bCs/>
        </w:rPr>
        <w:t xml:space="preserve">Definition 3 (Prediction rule)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the function that 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</w:t>
      </w:r>
      <w:r>
        <w:t xml:space="preserve"> </w:t>
      </w:r>
      <w:hyperlink r:id="rId9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computes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:</w:t>
      </w:r>
    </w:p>
    <w:p>
      <w:pPr>
        <w:pStyle w:val="BodyText"/>
      </w:pPr>
      <w:bookmarkStart w:id="19" w:name="eq-prediction-rul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9"/>
    </w:p>
    <w:bookmarkEnd w:id="20"/>
    <w:bookmarkStart w:id="25" w:name="def-generalization-error"/>
    <w:p>
      <w:pPr>
        <w:pStyle w:val="FirstParagraph"/>
      </w:pPr>
      <w:r>
        <w:rPr>
          <w:b/>
          <w:bCs/>
        </w:rPr>
        <w:t xml:space="preserve">Definition 4 (Generalization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generalization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its expected squared</w:t>
      </w:r>
      <w:r>
        <w:t xml:space="preserve"> </w:t>
      </w:r>
      <w:hyperlink r:id="rId21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 a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drawn from the same population independently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held fixed:</w:t>
      </w:r>
    </w:p>
    <w:p>
      <w:pPr>
        <w:pStyle w:val="BodyText"/>
      </w:pPr>
      <w:bookmarkStart w:id="22" w:name="eq-generalization-error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Err</m:t>
              </m:r>
            </m:e>
            <m:sub>
              <m:r>
                <m:rPr>
                  <m:scr m:val="script"/>
                  <m:sty m:val="p"/>
                </m:rPr>
                <m:t>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∣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2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risk form follows Brian Hutchinson’s Fall 2025 lecture notes;</w:t>
            </w:r>
            <w:r>
              <w:t xml:space="preserve"> </w:t>
            </w:r>
            <w:r>
              <w:t xml:space="preserve">the conditional form, with the training set held fixed,</w:t>
            </w:r>
            <w:r>
              <w:t xml:space="preserve"> </w:t>
            </w:r>
            <w:r>
              <w:t xml:space="preserve">follows</w:t>
            </w:r>
            <w:r>
              <w:t xml:space="preserve"> </w:t>
            </w:r>
            <w:r>
              <w:t xml:space="preserve">Hastie et al. (2009, sec. 7.2)</w:t>
            </w:r>
            <w:r>
              <w:t xml:space="preserve">.</w:t>
            </w:r>
          </w:p>
          <w:p/>
        </w:tc>
      </w:tr>
    </w:tbl>
    <w:bookmarkEnd w:id="25"/>
    <w:bookmarkStart w:id="29" w:name="def-held-out-set"/>
    <w:p>
      <w:pPr>
        <w:pStyle w:val="BodyText"/>
      </w:pPr>
      <w:r>
        <w:rPr>
          <w:b/>
          <w:bCs/>
        </w:rPr>
        <w:t xml:space="preserve">Definition 5 (Held-out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held-out set</w:t>
      </w:r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a list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further observations,</w:t>
      </w:r>
      <w:r>
        <w:t xml:space="preserve"> </w:t>
      </w:r>
      <w:r>
        <w:t xml:space="preserve">none of them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that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does not use</w:t>
      </w:r>
      <w:r>
        <w:t xml:space="preserve"> </w:t>
      </w:r>
      <w:r>
        <w:t xml:space="preserve">and on which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scored:</w:t>
      </w:r>
    </w:p>
    <w:p>
      <w:pPr>
        <w:pStyle w:val="BodyText"/>
      </w:pPr>
      <w:bookmarkStart w:id="26" w:name="eq-held-ou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6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5.1.1)</w:t>
            </w:r>
            <w:r>
              <w:t xml:space="preserve">, who call it a hold-out set.</w:t>
            </w:r>
          </w:p>
          <w:p/>
        </w:tc>
      </w:tr>
    </w:tbl>
    <w:bookmarkEnd w:id="29"/>
    <w:bookmarkStart w:id="32" w:name="def-prediction-rmse"/>
    <w:p>
      <w:pPr>
        <w:pStyle w:val="BodyText"/>
      </w:pPr>
      <w:r>
        <w:rPr>
          <w:b/>
          <w:bCs/>
        </w:rPr>
        <w:t xml:space="preserve">Definition 6 (Root 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 </w:t>
      </w:r>
      <w:r>
        <w:t xml:space="preserve">(RMSE) of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square root of their</w:t>
      </w:r>
      <w:r>
        <w:t xml:space="preserve"> </w:t>
      </w:r>
      <w:hyperlink r:id="rId30">
        <w:r>
          <w:rPr>
            <w:rStyle w:val="Hyperlink"/>
          </w:rPr>
          <w:t xml:space="preserve">mean squared error</w:t>
        </w:r>
      </w:hyperlink>
      <w:r>
        <w:t xml:space="preserve">:</w:t>
      </w:r>
    </w:p>
    <w:p>
      <w:pPr>
        <w:pStyle w:val="BodyText"/>
      </w:pPr>
      <w:bookmarkStart w:id="31" w:name="eq-prediction-rmse"/>
      <m:oMathPara>
        <m:oMathParaPr>
          <m:jc m:val="center"/>
        </m:oMathParaPr>
        <m:oMath>
          <m:r>
            <m:rPr>
              <m:sty m:val="p"/>
            </m:rPr>
            <m:t>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ra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31"/>
    </w:p>
    <w:bookmarkEnd w:id="32"/>
    <w:bookmarkStart w:id="37" w:name="def-training-mse"/>
    <w:p>
      <w:pPr>
        <w:pStyle w:val="FirstParagraph"/>
      </w:pPr>
      <w:r>
        <w:rPr>
          <w:b/>
          <w:bCs/>
        </w:rPr>
        <w:t xml:space="preserve">Definition 7 (Training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the</w:t>
      </w:r>
      <w:r>
        <w:t xml:space="preserve"> </w:t>
      </w:r>
      <w:hyperlink r:id="rId30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its</w:t>
      </w:r>
      <w:r>
        <w:t xml:space="preserve"> </w:t>
      </w:r>
      <w:hyperlink r:id="rId33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as predictions of the training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34" w:name="eq-training-mse"/>
      <m:oMathPara>
        <m:oMathParaPr>
          <m:jc m:val="center"/>
        </m:oMathParaPr>
        <m:oMath>
          <m:bar>
            <m:barPr>
              <m:pos m:val="top"/>
            </m:barPr>
            <m:e>
              <m:r>
                <m:rPr>
                  <m:sty m:val="p"/>
                </m:rPr>
                <m:t>err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3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7.2)</w:t>
            </w:r>
            <w:r>
              <w:t xml:space="preserve">, who write the training error as</w:t>
            </w:r>
            <w:r>
              <w:t xml:space="preserve"> </w:t>
            </w:r>
            <m:oMath>
              <m:bar>
                <m:barPr>
                  <m:pos m:val="top"/>
                </m:barPr>
                <m:e>
                  <m:r>
                    <m:rPr>
                      <m:nor/>
                      <m:sty m:val="p"/>
                    </m:rPr>
                    <m:t>err</m:t>
                  </m:r>
                </m:e>
              </m:bar>
            </m:oMath>
            <w:r>
              <w:t xml:space="preserve"> </w:t>
            </w:r>
            <w:r>
              <w:t xml:space="preserve">and define it for any loss.</w:t>
            </w:r>
          </w:p>
          <w:p/>
        </w:tc>
      </w:tr>
    </w:tbl>
    <w:bookmarkEnd w:id="37"/>
    <w:bookmarkEnd w:id="38"/>
    <w:bookmarkStart w:id="43" w:name="overfitting"/>
    <w:p>
      <w:pPr>
        <w:pStyle w:val="Heading2"/>
      </w:pPr>
      <w:r>
        <w:t xml:space="preserve">2 Overfitting</w:t>
      </w:r>
    </w:p>
    <w:bookmarkStart w:id="39" w:name="exr-overfitting"/>
    <w:p>
      <w:pPr>
        <w:pStyle w:val="FirstParagraph"/>
      </w:pPr>
      <w:r>
        <w:rPr>
          <w:b/>
          <w:bCs/>
        </w:rPr>
        <w:t xml:space="preserve">Exercise 1 (Training error versus error on new cars)</w:t>
      </w:r>
      <w:r>
        <w:t xml:space="preserve"> </w:t>
      </w:r>
      <w:r>
        <w:t xml:space="preserve">The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Fit four models for fuel efficiency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a polynomial in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,</w:t>
      </w:r>
      <w:r>
        <w:t xml:space="preserve"> </w:t>
      </w:r>
      <w:r>
        <w:t xml:space="preserve">of degree 1, 2, 3, and 4,</w:t>
      </w:r>
      <w:r>
        <w:t xml:space="preserve"> </w:t>
      </w:r>
      <w:r>
        <w:t xml:space="preserve">using only the first 20 rows 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For each model, compute the</w:t>
      </w:r>
      <w:r>
        <w:t xml:space="preserve"> </w:t>
      </w:r>
      <w:hyperlink w:anchor="def-prediction-rmse">
        <w:r>
          <w:rPr>
            <w:rStyle w:val="Hyperlink"/>
          </w:rPr>
          <w:t xml:space="preserve">RMSE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on the 20 training rows</w:t>
      </w:r>
      <w:r>
        <w:t xml:space="preserve"> </w:t>
      </w:r>
      <w:r>
        <w:t xml:space="preserve">and on the remaining 12 rows,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Which degree has the smallest training RMSE?</w:t>
      </w:r>
    </w:p>
    <w:p>
      <w:pPr>
        <w:pStyle w:val="Compact"/>
        <w:numPr>
          <w:ilvl w:val="0"/>
          <w:numId w:val="1001"/>
        </w:numPr>
      </w:pPr>
      <w:r>
        <w:t xml:space="preserve">Which degree has the smallest RMSE on the 12 held-out rows?</w:t>
      </w:r>
    </w:p>
    <w:p>
      <w:pPr>
        <w:pStyle w:val="Compact"/>
        <w:numPr>
          <w:ilvl w:val="0"/>
          <w:numId w:val="1001"/>
        </w:numPr>
      </w:pPr>
      <w:r>
        <w:t xml:space="preserve">Do the terms added beyond degree 2</w:t>
      </w:r>
      <w:r>
        <w:t xml:space="preserve"> </w:t>
      </w:r>
      <w:r>
        <w:t xml:space="preserve">improve predictions for the held-out cars?</w:t>
      </w:r>
    </w:p>
    <w:bookmarkEnd w:id="39"/>
    <w:bookmarkStart w:id="40" w:name="sol-overfitt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train_cars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held_out_cars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21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]</w:t>
      </w:r>
      <w:r>
        <w:br/>
      </w:r>
      <w:r>
        <w:br/>
      </w:r>
      <w:r>
        <w:rPr>
          <w:rStyle w:val="NormalTok"/>
        </w:rPr>
        <w:t xml:space="preserve">prediction_mse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response_only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formula</w:t>
      </w:r>
      <w:r>
        <w:rPr>
          <w:rStyle w:val="NormalTok"/>
        </w:rPr>
        <w:t xml:space="preserve">(model), .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(response_only, data))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prediction_mse</w:t>
      </w:r>
      <w:r>
        <w:rPr>
          <w:rStyle w:val="NormalTok"/>
        </w:rPr>
        <w:t xml:space="preserve">(model, data))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overfitting_results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d,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held_out_RMSE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held_out_cars)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overfitting_results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degree training_RMSE held_out_RMSE</w:t>
      </w:r>
      <w:r>
        <w:br/>
      </w:r>
      <w:r>
        <w:rPr>
          <w:rStyle w:val="CommentTok"/>
        </w:rPr>
        <w:t xml:space="preserve">#&gt;    &lt;int&gt;         &lt;dbl&gt;         &lt;dbl&gt;</w:t>
      </w:r>
      <w:r>
        <w:br/>
      </w:r>
      <w:r>
        <w:rPr>
          <w:rStyle w:val="CommentTok"/>
        </w:rPr>
        <w:t xml:space="preserve">#&gt; 1      1          2.91          3.45</w:t>
      </w:r>
      <w:r>
        <w:br/>
      </w:r>
      <w:r>
        <w:rPr>
          <w:rStyle w:val="CommentTok"/>
        </w:rPr>
        <w:t xml:space="preserve">#&gt; 2      2          2.46          3.18</w:t>
      </w:r>
      <w:r>
        <w:br/>
      </w:r>
      <w:r>
        <w:rPr>
          <w:rStyle w:val="CommentTok"/>
        </w:rPr>
        <w:t xml:space="preserve">#&gt; 3      3          2.45          3.21</w:t>
      </w:r>
      <w:r>
        <w:br/>
      </w:r>
      <w:r>
        <w:rPr>
          <w:rStyle w:val="CommentTok"/>
        </w:rPr>
        <w:t xml:space="preserve">#&gt; 4      4          2.44          3.19</w:t>
      </w:r>
    </w:p>
    <w:p>
      <w:pPr>
        <w:pStyle w:val="SourceCode"/>
      </w:pPr>
      <w:r>
        <w:rPr>
          <w:rStyle w:val="NormalTok"/>
        </w:rPr>
        <w:t xml:space="preserve">best_train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training_RMSE)</w:t>
      </w:r>
      <w:r>
        <w:br/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best_held_out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held_out_RMSE)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best_train =</w:t>
      </w:r>
      <w:r>
        <w:rPr>
          <w:rStyle w:val="NormalTok"/>
        </w:rPr>
        <w:t xml:space="preserve"> best_train, </w:t>
      </w:r>
      <w:r>
        <w:rPr>
          <w:rStyle w:val="AttributeTok"/>
        </w:rPr>
        <w:t xml:space="preserve">best_held_out =</w:t>
      </w:r>
      <w:r>
        <w:rPr>
          <w:rStyle w:val="NormalTok"/>
        </w:rPr>
        <w:t xml:space="preserve"> best_held_out)</w:t>
      </w:r>
      <w:r>
        <w:br/>
      </w:r>
      <w:r>
        <w:rPr>
          <w:rStyle w:val="CommentTok"/>
        </w:rPr>
        <w:t xml:space="preserve">#&gt;    best_train best_held_out </w:t>
      </w:r>
      <w:r>
        <w:br/>
      </w:r>
      <w:r>
        <w:rPr>
          <w:rStyle w:val="CommentTok"/>
        </w:rPr>
        <w:t xml:space="preserve">#&gt;             4             2</w:t>
      </w:r>
    </w:p>
    <w:p>
      <w:pPr>
        <w:numPr>
          <w:ilvl w:val="0"/>
          <w:numId w:val="1002"/>
        </w:numPr>
      </w:pPr>
      <w:r>
        <w:t xml:space="preserve">The smallest training RMSE is at degree 4.</w:t>
      </w:r>
      <w:r>
        <w:t xml:space="preserve"> </w:t>
      </w:r>
      <w:r>
        <w:t xml:space="preserve">Each model contains the previous one as a special case,</w:t>
      </w:r>
      <w:r>
        <w:t xml:space="preserve"> </w:t>
      </w:r>
      <w:r>
        <w:t xml:space="preserve">so its training RMSE cannot increase as the degree grows.</w:t>
      </w:r>
    </w:p>
    <w:p>
      <w:pPr>
        <w:numPr>
          <w:ilvl w:val="0"/>
          <w:numId w:val="1002"/>
        </w:numPr>
      </w:pPr>
      <w:r>
        <w:t xml:space="preserve">The smallest held-out RMSE is at degree 2.</w:t>
      </w:r>
    </w:p>
    <w:p>
      <w:pPr>
        <w:numPr>
          <w:ilvl w:val="0"/>
          <w:numId w:val="1002"/>
        </w:numPr>
      </w:pPr>
      <w:r>
        <w:t xml:space="preserve">No.</w:t>
      </w:r>
      <w:r>
        <w:t xml:space="preserve"> </w:t>
      </w:r>
      <w:r>
        <w:t xml:space="preserve">Going from degree 2 to degree 3 or 4 lowers the training RMSE a little</w:t>
      </w:r>
      <w:r>
        <w:t xml:space="preserve"> </w:t>
      </w:r>
      <w:r>
        <w:t xml:space="preserve">but leaves the held-out RMSE essentially unchanged</w:t>
      </w:r>
      <w:r>
        <w:t xml:space="preserve"> </w:t>
      </w:r>
      <w:r>
        <w:t xml:space="preserve">(it does not fall below its degree-2 value).</w:t>
      </w:r>
      <w:r>
        <w:t xml:space="preserve"> </w:t>
      </w:r>
      <w:r>
        <w:t xml:space="preserve">The terms beyond degree 2 improve the fit to the 20 training cars</w:t>
      </w:r>
      <w:r>
        <w:t xml:space="preserve"> </w:t>
      </w:r>
      <w:r>
        <w:t xml:space="preserve">without improving predictions for the 12 held-out cars.</w:t>
      </w:r>
      <w:r>
        <w:t xml:space="preserve"> </w:t>
      </w:r>
      <w:r>
        <w:t xml:space="preserve">Degree 1 to degree 2 is different:</w:t>
      </w:r>
      <w:r>
        <w:t xml:space="preserve"> </w:t>
      </w:r>
      <w:r>
        <w:t xml:space="preserve">there the held-out RMSE also falls.</w:t>
      </w:r>
    </w:p>
    <w:bookmarkEnd w:id="40"/>
    <w:bookmarkStart w:id="41" w:name="def-overfitting"/>
    <w:p>
      <w:pPr>
        <w:pStyle w:val="FirstParagraph"/>
      </w:pPr>
      <w:r>
        <w:rPr>
          <w:b/>
          <w:bCs/>
        </w:rPr>
        <w:t xml:space="preserve">Definition 8 (Overfitting)</w:t>
      </w:r>
      <w:r>
        <w:t xml:space="preserve"> </w:t>
      </w:r>
      <w:r>
        <w:rPr>
          <w:b/>
          <w:bCs/>
        </w:rPr>
        <w:t xml:space="preserve">Overfitting</w:t>
      </w:r>
      <w:r>
        <w:t xml:space="preserve"> </w:t>
      </w:r>
      <w:r>
        <w:t xml:space="preserve">occurs when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fits its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well</w:t>
      </w:r>
      <w:r>
        <w:t xml:space="preserve"> </w:t>
      </w:r>
      <w:r>
        <w:t xml:space="preserve">but predicts poorly for new observations.</w:t>
      </w:r>
    </w:p>
    <w:bookmarkEnd w:id="41"/>
    <w:bookmarkStart w:id="42" w:name="exm-overfitting-polynomial-cars"/>
    <w:p>
      <w:pPr>
        <w:pStyle w:val="BodyText"/>
      </w:pPr>
      <w:r>
        <w:rPr>
          <w:b/>
          <w:bCs/>
        </w:rPr>
        <w:t xml:space="preserve">Example 1 (Overfitting in polynomial fits to cars)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the terms beyond degree 2 fit the 20 training cars more closely</w:t>
      </w:r>
      <w:r>
        <w:t xml:space="preserve"> </w:t>
      </w:r>
      <w:r>
        <w:t xml:space="preserve">but do not predict the 12 held-out cars better.</w:t>
      </w:r>
      <w:r>
        <w:t xml:space="preserve"> </w:t>
      </w:r>
      <w:r>
        <w:t xml:space="preserve">The effect is small here:</w:t>
      </w:r>
      <w:r>
        <w:t xml:space="preserve"> </w:t>
      </w:r>
      <w:r>
        <w:t xml:space="preserve">it is the beginning of overfitting, not a dramatic case.</w:t>
      </w:r>
    </w:p>
    <w:bookmarkEnd w:id="42"/>
    <w:bookmarkEnd w:id="43"/>
    <w:bookmarkStart w:id="90" w:name="sec-generalization-error"/>
    <w:p>
      <w:pPr>
        <w:pStyle w:val="Heading2"/>
      </w:pPr>
      <w:r>
        <w:t xml:space="preserve">3 Generalization error</w:t>
      </w:r>
    </w:p>
    <w:bookmarkStart w:id="44" w:name="exr-generalization-error"/>
    <w:p>
      <w:pPr>
        <w:pStyle w:val="FirstParagraph"/>
      </w:pPr>
      <w:r>
        <w:rPr>
          <w:b/>
          <w:bCs/>
        </w:rPr>
        <w:t xml:space="preserve">Exercise 2 (Score a fitted model on a car it has not seen)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has been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such as the 20 training cars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.</w:t>
      </w:r>
      <w:r>
        <w:t xml:space="preserve"> </w:t>
      </w:r>
      <w:r>
        <w:t xml:space="preserve">A new car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then drawn from the same population,</w:t>
      </w:r>
      <w:r>
        <w:t xml:space="preserve"> </w:t>
      </w:r>
      <w:r>
        <w:t xml:space="preserve">independently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Holding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fixed,</w:t>
      </w:r>
      <w:r>
        <w:t xml:space="preserve"> </w:t>
      </w:r>
      <w:r>
        <w:t xml:space="preserve">write the average squared</w:t>
      </w:r>
      <w:r>
        <w:t xml:space="preserve"> </w:t>
      </w:r>
      <w:hyperlink r:id="rId21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would make over all such new cars,</w:t>
      </w:r>
      <w:r>
        <w:t xml:space="preserve"> </w:t>
      </w:r>
      <w:r>
        <w:t xml:space="preserve">as an expectation.</w:t>
      </w:r>
    </w:p>
    <w:p>
      <w:pPr>
        <w:pStyle w:val="Compact"/>
        <w:numPr>
          <w:ilvl w:val="0"/>
          <w:numId w:val="1003"/>
        </w:numPr>
      </w:pPr>
      <w:r>
        <w:t xml:space="preserve">Which parts of your expression do you know,</w:t>
      </w:r>
      <w:r>
        <w:t xml:space="preserve"> </w:t>
      </w:r>
      <w:r>
        <w:t xml:space="preserve">and which do you not know?</w:t>
      </w:r>
    </w:p>
    <w:p>
      <w:pPr>
        <w:pStyle w:val="Compact"/>
        <w:numPr>
          <w:ilvl w:val="0"/>
          <w:numId w:val="1003"/>
        </w:numPr>
      </w:pPr>
      <w:r>
        <w:t xml:space="preserve">The training RMSE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is the square root of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.</w:t>
      </w:r>
      <w:r>
        <w:t xml:space="preserve"> </w:t>
      </w:r>
      <w:r>
        <w:t xml:space="preserve">What does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use in place of your expectation?</w:t>
      </w:r>
    </w:p>
    <w:bookmarkEnd w:id="44"/>
    <w:bookmarkStart w:id="45" w:name="sol-generalization-error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4"/>
        </w:numPr>
      </w:pPr>
      <w:r>
        <w:t xml:space="preserve">Average the squared prediction error over the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 and so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held fixed: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∣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4"/>
        </w:numPr>
      </w:pPr>
      <w:r>
        <w:t xml:space="preserve">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known, because we fitted it.</w:t>
      </w:r>
      <w:r>
        <w:t xml:space="preserve"> </w:t>
      </w:r>
      <w:r>
        <w:t xml:space="preserve">The joint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unknown,</w:t>
      </w:r>
      <w:r>
        <w:t xml:space="preserve"> </w:t>
      </w:r>
      <w:r>
        <w:t xml:space="preserve">so the expectation cannot be computed.</w:t>
      </w:r>
      <w:r>
        <w:t xml:space="preserve"> </w:t>
      </w:r>
      <w:r>
        <w:t xml:space="preserve">If we knew that distribution,</w:t>
      </w:r>
      <w:r>
        <w:t xml:space="preserve"> </w:t>
      </w:r>
      <w:r>
        <w:t xml:space="preserve">we would not need data to build a prediction rule.</w:t>
      </w:r>
    </w:p>
    <w:p>
      <w:pPr>
        <w:numPr>
          <w:ilvl w:val="0"/>
          <w:numId w:val="1004"/>
        </w:numPr>
      </w:pPr>
      <w:r>
        <w:t xml:space="preserve">The training error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replaces the expectation</w:t>
      </w:r>
      <w:r>
        <w:t xml:space="preserve"> </w:t>
      </w:r>
      <w:r>
        <w:t xml:space="preserve">over new cars</w:t>
      </w:r>
      <w:r>
        <w:t xml:space="preserve"> </w:t>
      </w:r>
      <w:r>
        <w:t xml:space="preserve">with an average over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cars.</w:t>
      </w:r>
      <w:r>
        <w:t xml:space="preserve"> </w:t>
      </w:r>
      <w:r>
        <w:t xml:space="preserve">Those cars are draws from the same population,</w:t>
      </w:r>
      <w:r>
        <w:t xml:space="preserve"> </w:t>
      </w:r>
      <w:r>
        <w:t xml:space="preserve">but they are not independent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:</w:t>
      </w:r>
      <w:r>
        <w:t xml:space="preserve"> </w:t>
      </w:r>
      <w:r>
        <w:t xml:space="preserve">they</w:t>
      </w:r>
      <w:r>
        <w:t xml:space="preserve"> </w:t>
      </w:r>
      <w:r>
        <w:rPr>
          <w:i/>
          <w:iCs/>
        </w:rPr>
        <w:t xml:space="preserve">are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chosen to fit them.</w:t>
      </w:r>
    </w:p>
    <w:bookmarkEnd w:id="45"/>
    <w:bookmarkStart w:id="49" w:name="def-expected-generalization-error"/>
    <w:p>
      <w:pPr>
        <w:pStyle w:val="FirstParagraph"/>
      </w:pPr>
      <w:r>
        <w:rPr>
          <w:b/>
          <w:bCs/>
        </w:rPr>
        <w:t xml:space="preserve">Definition 9 (Expected generalization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mean,</w:t>
      </w:r>
      <w:r>
        <w:t xml:space="preserve"> </w:t>
      </w:r>
      <w:r>
        <w:t xml:space="preserve">over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from the population,</w:t>
      </w:r>
      <w:r>
        <w:t xml:space="preserve"> </w:t>
      </w:r>
      <w:r>
        <w:t xml:space="preserve">of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:</w:t>
      </w:r>
    </w:p>
    <w:p>
      <w:pPr>
        <w:pStyle w:val="BodyText"/>
      </w:pPr>
      <w:bookmarkStart w:id="46" w:name="eq-expected-generalization-error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r>
                    <m:rPr>
                      <m:scr m:val="script"/>
                      <m:sty m:val="p"/>
                    </m:rPr>
                    <m:t>T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rPr>
              <m:scr m:val="script"/>
              <m:sty m:val="p"/>
            </m:rPr>
            <m:t>T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46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7.2)</w:t>
            </w:r>
            <w:r>
              <w:t xml:space="preserve"> </w:t>
            </w:r>
            <w:r>
              <w:t xml:space="preserve">call this quantity the</w:t>
            </w:r>
            <w:r>
              <w:t xml:space="preserve"> </w:t>
            </w:r>
            <w:r>
              <w:rPr>
                <w:i/>
                <w:iCs/>
              </w:rPr>
              <w:t xml:space="preserve">expected prediction error</w:t>
            </w:r>
            <w:r>
              <w:t xml:space="preserve"> </w:t>
            </w:r>
            <w:r>
              <w:t xml:space="preserve">(or</w:t>
            </w:r>
            <w:r>
              <w:t xml:space="preserve"> </w:t>
            </w:r>
            <w:r>
              <w:rPr>
                <w:i/>
                <w:iCs/>
              </w:rPr>
              <w:t xml:space="preserve">expected test error</w:t>
            </w:r>
            <w:r>
              <w:t xml:space="preserve">) and write it</w:t>
            </w:r>
            <w:r>
              <w:t xml:space="preserve"> </w:t>
            </w:r>
            <m:oMath>
              <m:r>
                <m:rPr>
                  <m:sty m:val="p"/>
                </m:rPr>
                <m:t>Err</m:t>
              </m:r>
            </m:oMath>
            <w:r>
              <w:t xml:space="preserve">, without the argument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.</w:t>
            </w:r>
          </w:p>
          <w:p/>
        </w:tc>
      </w:tr>
    </w:tbl>
    <w:bookmarkEnd w:id="49"/>
    <w:bookmarkStart w:id="51" w:name="def-mean-function"/>
    <w:p>
      <w:pPr>
        <w:pStyle w:val="BodyText"/>
      </w:pPr>
      <w:r>
        <w:rPr>
          <w:b/>
          <w:bCs/>
        </w:rPr>
        <w:t xml:space="preserve">Definition 10 (Mean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 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50" w:name="eq-mean-function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50"/>
    </w:p>
    <w:bookmarkEnd w:id="51"/>
    <w:bookmarkStart w:id="55" w:name="def-epe"/>
    <w:p>
      <w:pPr>
        <w:pStyle w:val="FirstParagraph"/>
      </w:pPr>
      <w:r>
        <w:rPr>
          <w:b/>
          <w:bCs/>
        </w:rPr>
        <w:t xml:space="preserve">Definition 11 (Expected squared prediction error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squared prediction error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 squared</w:t>
      </w:r>
      <w:r>
        <w:t xml:space="preserve"> </w:t>
      </w:r>
      <w:hyperlink r:id="rId21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 prediction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averaged over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over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w:bookmarkStart w:id="52" w:name="eq-epe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r>
                            <m:rPr>
                              <m:scr m:val="script"/>
                              <m:sty m:val="p"/>
                            </m:rPr>
                            <m:t>T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52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7.3)</w:t>
            </w:r>
            <w:r>
              <w:t xml:space="preserve">, who write this quantity as</w:t>
            </w:r>
            <w:r>
              <w:t xml:space="preserve"> </w:t>
            </w:r>
            <m:oMath>
              <m:r>
                <m:rPr>
                  <m:sty m:val="p"/>
                </m:rPr>
                <m:t>Err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/>
        </w:tc>
      </w:tr>
    </w:tbl>
    <w:bookmarkEnd w:id="55"/>
    <w:bookmarkStart w:id="56" w:name="exr-expected-error-epe"/>
    <w:p>
      <w:pPr>
        <w:pStyle w:val="BodyText"/>
      </w:pPr>
      <w:r>
        <w:rPr>
          <w:b/>
          <w:bCs/>
        </w:rPr>
        <w:t xml:space="preserve">Exercise 3 (The expected generalization error, covariate value by covariate value)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be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Show that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is the mean of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56"/>
    <w:bookmarkStart w:id="58" w:name="sol-expected-error-epe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sSup>
                <m:e>
                  <m:r>
                    <m:rPr>
                      <m:sty m:val="p"/>
                    </m:rPr>
                    <m:t>Err</m:t>
                  </m:r>
                </m:e>
                <m:sup>
                  <m:r>
                    <m:t>g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0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0</m:t>
                                  </m:r>
                                </m:sub>
                              </m:sSub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0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T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0</m:t>
                                  </m:r>
                                </m:sub>
                              </m:sSub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rule)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0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r>
                                <m:rPr>
                                  <m:scr m:val="script"/>
                                  <m:sty m:val="p"/>
                                </m:rPr>
                                <m:t>T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0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T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0</m:t>
                                  </m:r>
                                </m:sub>
                              </m:sSub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EPE</m:t>
                      </m:r>
                    </m:e>
                    <m:sub>
                      <m:r>
                        <m:t>n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The steps labeled</w:t>
      </w:r>
      <w:r>
        <w:t xml:space="preserve"> </w:t>
      </w:r>
      <w:r>
        <w:t xml:space="preserve">“definition”</w:t>
      </w:r>
      <w:r>
        <w:t xml:space="preserve"> </w:t>
      </w:r>
      <w:r>
        <w:t xml:space="preserve">apply</w:t>
      </w:r>
      <w:r>
        <w:t xml:space="preserve"> </w:t>
      </w:r>
      <w:hyperlink w:anchor="eq-expected-generalization-error">
        <w:r>
          <w:rPr>
            <w:rStyle w:val="Hyperlink"/>
          </w:rPr>
          <w:t xml:space="preserve">Equation 8</w:t>
        </w:r>
      </w:hyperlink>
      <w:r>
        <w:t xml:space="preserve">,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4</w:t>
        </w:r>
      </w:hyperlink>
      <w:r>
        <w:t xml:space="preserve"> </w:t>
      </w:r>
      <w:r>
        <w:t xml:space="preserve">and</w:t>
      </w:r>
      <w:r>
        <w:t xml:space="preserve"> </w:t>
      </w:r>
      <w:hyperlink w:anchor="eq-epe">
        <w:r>
          <w:rPr>
            <w:rStyle w:val="Hyperlink"/>
          </w:rPr>
          <w:t xml:space="preserve">Equation 10</w:t>
        </w:r>
      </w:hyperlink>
      <w:r>
        <w:t xml:space="preserve">, in that order,</w:t>
      </w:r>
      <w:r>
        <w:t xml:space="preserve"> </w:t>
      </w:r>
      <w:r>
        <w:t xml:space="preserve">and the step labeled</w:t>
      </w:r>
      <w:r>
        <w:t xml:space="preserve"> </w:t>
      </w:r>
      <w:r>
        <w:t xml:space="preserve">“prediction rule”</w:t>
      </w:r>
      <w:r>
        <w:t xml:space="preserve"> </w:t>
      </w:r>
      <w:r>
        <w:t xml:space="preserve">applies</w:t>
      </w:r>
      <w:r>
        <w:t xml:space="preserve"> </w:t>
      </w:r>
      <w:hyperlink w:anchor="eq-prediction-rule">
        <w:r>
          <w:rPr>
            <w:rStyle w:val="Hyperlink"/>
          </w:rPr>
          <w:t xml:space="preserve">Equation 3</w:t>
        </w:r>
      </w:hyperlink>
      <w:r>
        <w:t xml:space="preserve">,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;</m:t>
            </m:r>
            <m:r>
              <m:rPr>
                <m:scr m:val="script"/>
                <m:sty m:val="p"/>
              </m:rPr>
              <m:t>T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two steps labeled</w:t>
      </w:r>
      <w:r>
        <w:t xml:space="preserve"> </w:t>
      </w:r>
      <w:r>
        <w:t xml:space="preserve">“iterated expectations”</w:t>
      </w:r>
      <w:r>
        <w:t xml:space="preserve"> </w:t>
      </w:r>
      <w:r>
        <w:t xml:space="preserve">use the</w:t>
      </w:r>
      <w:r>
        <w:t xml:space="preserve"> </w:t>
      </w:r>
      <w:hyperlink r:id="rId57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the first conditioning on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and the second on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 last line needs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to be independent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still has its unconditional distribution,</w:t>
      </w:r>
      <w:r>
        <w:t xml:space="preserve"> </w:t>
      </w:r>
      <w:r>
        <w:t xml:space="preserve">as</w:t>
      </w:r>
      <w:r>
        <w:t xml:space="preserve"> </w:t>
      </w:r>
      <w:hyperlink w:anchor="def-epe">
        <w:r>
          <w:rPr>
            <w:rStyle w:val="Hyperlink"/>
          </w:rPr>
          <w:t xml:space="preserve">Definition 11</w:t>
        </w:r>
      </w:hyperlink>
      <w:r>
        <w:t xml:space="preserve"> </w:t>
      </w:r>
      <w:r>
        <w:t xml:space="preserve">requires.</w:t>
      </w:r>
    </w:p>
    <w:bookmarkEnd w:id="58"/>
    <w:bookmarkStart w:id="60" w:name="thm-expected-error-epe"/>
    <w:p>
      <w:pPr>
        <w:pStyle w:val="BodyText"/>
      </w:pPr>
      <w:r>
        <w:rPr>
          <w:b/>
          <w:bCs/>
        </w:rPr>
        <w:t xml:space="preserve">Theorem 1 (The expected generalization error averages the error at each covariate value)</w:t>
      </w:r>
      <w:r>
        <w:t xml:space="preserve"> </w:t>
      </w:r>
      <w:r>
        <w:t xml:space="preserve">If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is the mean of its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w:bookmarkStart w:id="59" w:name="eq-expected-error-epe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59"/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xpected-error-epe">
        <w:r>
          <w:rPr>
            <w:rStyle w:val="Hyperlink"/>
          </w:rPr>
          <w:t xml:space="preserve">Solution 3</w:t>
        </w:r>
      </w:hyperlink>
      <w:r>
        <w:t xml:space="preserve">.</w:t>
      </w:r>
    </w:p>
    <w:bookmarkStart w:id="64" w:name="thm-epe-decomposition"/>
    <w:p>
      <w:pPr>
        <w:pStyle w:val="BodyText"/>
      </w:pPr>
      <w:r>
        <w:rPr>
          <w:b/>
          <w:bCs/>
        </w:rPr>
        <w:t xml:space="preserve">Theorem 2 (Bias, variance and noise)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of the outcome given the covariate.</w:t>
      </w:r>
      <w:r>
        <w:t xml:space="preserve"> </w:t>
      </w:r>
      <w:r>
        <w:t xml:space="preserve">Suppose that, given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is independent of the random training set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r>
                  <m:rPr>
                    <m:scr m:val="script"/>
                    <m:sty m:val="p"/>
                  </m:rPr>
                  <m:t>T</m:t>
                </m:r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is the squared</w:t>
      </w:r>
      <w:r>
        <w:t xml:space="preserve"> </w:t>
      </w:r>
      <w:hyperlink r:id="rId61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r>
              <m:rPr>
                <m:scr m:val="script"/>
                <m:sty m:val="p"/>
              </m:rPr>
              <m:t>T</m:t>
            </m:r>
          </m:e>
        </m:d>
        <m:r>
          <m:t>​</m:t>
        </m:r>
      </m:oMath>
      <w:r>
        <w:t xml:space="preserve"> </w:t>
      </w:r>
      <w:r>
        <w:t xml:space="preserve">as a prediction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plus its</w:t>
      </w:r>
      <w:r>
        <w:t xml:space="preserve"> </w:t>
      </w:r>
      <w:hyperlink r:id="rId62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63" w:name="eq-epe-decomposition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r>
                            <m:rPr>
                              <m:scr m:val="script"/>
                              <m:sty m:val="p"/>
                            </m:rPr>
                            <m:t>T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r>
                    <m:rPr>
                      <m:scr m:val="script"/>
                      <m:sty m:val="p"/>
                    </m:rPr>
                    <m:t>T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63"/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</w:t>
      </w:r>
      <w:r>
        <w:t xml:space="preserve"> </w:t>
      </w:r>
      <w:hyperlink r:id="rId65">
        <w:r>
          <w:rPr>
            <w:rStyle w:val="Hyperlink"/>
          </w:rPr>
          <w:t xml:space="preserve">expected squared prediction error theorem</w:t>
        </w:r>
      </w:hyperlink>
      <w:r>
        <w:t xml:space="preserve"> </w:t>
      </w:r>
      <w:r>
        <w:t xml:space="preserve">of the pds notes,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prediction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r>
              <m:rPr>
                <m:scr m:val="script"/>
                <m:sty m:val="p"/>
              </m:rP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noise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applied conditionally on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that noise has mean 0 by</w:t>
      </w:r>
      <w:r>
        <w:t xml:space="preserve"> </w:t>
      </w:r>
      <w:hyperlink w:anchor="eq-mean-function">
        <w:r>
          <w:rPr>
            <w:rStyle w:val="Hyperlink"/>
          </w:rPr>
          <w:t xml:space="preserve">Equation 9</w:t>
        </w:r>
      </w:hyperlink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it is independent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r>
              <m:rPr>
                <m:scr m:val="script"/>
                <m:sty m:val="p"/>
              </m:rPr>
              <m:t>T</m:t>
            </m:r>
          </m:e>
        </m:d>
        <m:r>
          <m:t>​</m:t>
        </m:r>
      </m:oMath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independent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bookmarkStart w:id="68" w:name="rem-generalization-error"/>
    <w:p>
      <w:pPr>
        <w:pStyle w:val="BodyText"/>
      </w:pPr>
      <w:r>
        <w:rPr>
          <w:i/>
          <w:iCs/>
        </w:rPr>
        <w:t xml:space="preserve">Remark 1</w:t>
      </w:r>
      <w:r>
        <w:t xml:space="preserve"> (Other names, and how the expected error splits). </w:t>
      </w:r>
      <w:r>
        <w:t xml:space="preserve">Hastie et al. (2009, sec. 7.2)</w:t>
      </w:r>
      <w:r>
        <w:t xml:space="preserve"> </w:t>
      </w:r>
      <w:r>
        <w:t xml:space="preserve">also call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test error</w:t>
      </w:r>
      <w:r>
        <w:t xml:space="preserve">,</w:t>
      </w:r>
      <w:r>
        <w:t xml:space="preserve"> </w:t>
      </w:r>
      <w:r>
        <w:t xml:space="preserve">and in sec. 7.12 the</w:t>
      </w:r>
      <w:r>
        <w:t xml:space="preserve"> </w:t>
      </w:r>
      <w:r>
        <w:rPr>
          <w:i/>
          <w:iCs/>
        </w:rPr>
        <w:t xml:space="preserve">conditional</w:t>
      </w:r>
      <w:r>
        <w:t xml:space="preserve"> </w:t>
      </w:r>
      <w:r>
        <w:t xml:space="preserve">test error.</w:t>
      </w:r>
      <w:r>
        <w:t xml:space="preserve"> </w:t>
      </w:r>
      <w:r>
        <w:t xml:space="preserve">It is the</w:t>
      </w:r>
      <w:r>
        <w:t xml:space="preserve"> </w:t>
      </w:r>
      <w:hyperlink r:id="rId66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under squared error</w:t>
      </w:r>
      <w:r>
        <w:t xml:space="preserve"> </w:t>
      </w:r>
      <w:hyperlink r:id="rId67">
        <w:r>
          <w:rPr>
            <w:rStyle w:val="Hyperlink"/>
          </w:rPr>
          <w:t xml:space="preserve">loss</w:t>
        </w:r>
      </w:hyperlink>
      <w:r>
        <w:t xml:space="preserve">,</w:t>
      </w:r>
      <w:r>
        <w:t xml:space="preserve"> </w:t>
      </w:r>
      <w:r>
        <w:t xml:space="preserve">computed with the training set held fixed.</w:t>
      </w:r>
    </w:p>
    <w:p>
      <w:pPr>
        <w:pStyle w:val="BodyText"/>
      </w:pPr>
      <w:r>
        <w:t xml:space="preserve">The argument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of a 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records that it depends on how many observations each training set has.</w:t>
      </w:r>
      <w:r>
        <w:t xml:space="preserve"> </w:t>
      </w:r>
      <w:r>
        <w:t xml:space="preserve">By</w:t>
      </w:r>
      <w:r>
        <w:t xml:space="preserve"> </w:t>
      </w:r>
      <w:hyperlink w:anchor="thm-expected-error-ep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averages</w:t>
      </w:r>
      <w:r>
        <w:t xml:space="preserve"> </w:t>
      </w:r>
      <w:r>
        <w:t xml:space="preserve">the expected squared prediction error at each covariate value,</w:t>
      </w:r>
      <w:r>
        <w:t xml:space="preserve"> </w:t>
      </w:r>
      <w:r>
        <w:t xml:space="preserve">and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splits that error</w:t>
      </w:r>
      <w:r>
        <w:t xml:space="preserve"> </w:t>
      </w:r>
      <w:r>
        <w:t xml:space="preserve">into a squared bias, a variance and a noise variance.</w:t>
      </w:r>
    </w:p>
    <w:bookmarkEnd w:id="68"/>
    <w:bookmarkStart w:id="72" w:name="def-flexibility"/>
    <w:p>
      <w:pPr>
        <w:pStyle w:val="BodyText"/>
      </w:pPr>
      <w:r>
        <w:rPr>
          <w:b/>
          <w:bCs/>
        </w:rPr>
        <w:t xml:space="preserve">Definition 12 (Flexibility)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that each choose, by least squares,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from a set of candidate functions,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respectively.</w:t>
      </w:r>
      <w:r>
        <w:t xml:space="preserve"> </w:t>
      </w:r>
      <w:r>
        <w:t xml:space="preserve">The procedure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at least as flexible</w:t>
      </w:r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if every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also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w:bookmarkStart w:id="69" w:name="eq-flexibility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⊆</m:t>
          </m:r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69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2.1.3)</w:t>
            </w:r>
            <w:r>
              <w:t xml:space="preserve"> </w:t>
            </w:r>
            <w:r>
              <w:t xml:space="preserve">use flexibility without a formal definition.</w:t>
            </w:r>
          </w:p>
          <w:p/>
        </w:tc>
      </w:tr>
    </w:tbl>
    <w:bookmarkEnd w:id="72"/>
    <w:bookmarkStart w:id="73" w:name="rem-flexibility"/>
    <w:p>
      <w:pPr>
        <w:pStyle w:val="BodyText"/>
      </w:pPr>
      <w:r>
        <w:rPr>
          <w:i/>
          <w:iCs/>
        </w:rPr>
        <w:t xml:space="preserve">Remark 2</w:t>
      </w:r>
      <w:r>
        <w:t xml:space="preserve"> (Polynomial degree orders flexibility). </w:t>
      </w:r>
      <w:r>
        <w:t xml:space="preserve">Least-squares polynomial fits are ordered by degree: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also a polynomial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whose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d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zero,</w:t>
      </w:r>
      <w:r>
        <w:t xml:space="preserve"> </w:t>
      </w:r>
      <w:r>
        <w:t xml:space="preserve">so the fit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fit of degree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The four fits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are ordered this way.</w:t>
      </w:r>
      <w:r>
        <w:t xml:space="preserve"> </w:t>
      </w:r>
      <w:hyperlink w:anchor="def-flexibility">
        <w:r>
          <w:rPr>
            <w:rStyle w:val="Hyperlink"/>
          </w:rPr>
          <w:t xml:space="preserve">Definition 12</w:t>
        </w:r>
      </w:hyperlink>
      <w:r>
        <w:t xml:space="preserve"> </w:t>
      </w:r>
      <w:r>
        <w:t xml:space="preserve">is narrower than the informal use of the word</w:t>
      </w:r>
      <w:r>
        <w:t xml:space="preserve"> </w:t>
      </w:r>
      <w:r>
        <w:t xml:space="preserve">in</w:t>
      </w:r>
      <w:r>
        <w:t xml:space="preserve"> </w:t>
      </w:r>
      <w:r>
        <w:t xml:space="preserve">James et al. (2021, sec. 2.1.3)</w:t>
      </w:r>
      <w:r>
        <w:t xml:space="preserve">:</w:t>
      </w:r>
      <w:r>
        <w:t xml:space="preserve"> </w:t>
      </w:r>
      <w:r>
        <w:t xml:space="preserve">it orders only procedures whose candidate sets are nested.</w:t>
      </w:r>
      <w:r>
        <w:t xml:space="preserve"> </w:t>
      </w:r>
      <w:r>
        <w:t xml:space="preserve">Other procedures can be compared by other measures,</w:t>
      </w:r>
      <w:r>
        <w:t xml:space="preserve"> </w:t>
      </w:r>
      <w:r>
        <w:t xml:space="preserve">such as the effective number of parameters</w:t>
      </w:r>
      <w:r>
        <w:t xml:space="preserve"> </w:t>
      </w:r>
      <w:r>
        <w:t xml:space="preserve">(Hastie et al. 2009, sec. 7.6)</w:t>
      </w:r>
      <w:r>
        <w:t xml:space="preserve">.</w:t>
      </w:r>
    </w:p>
    <w:bookmarkEnd w:id="73"/>
    <w:bookmarkStart w:id="77" w:name="def-bias-variance-tradeoff"/>
    <w:p>
      <w:pPr>
        <w:pStyle w:val="BodyText"/>
      </w:pPr>
      <w:r>
        <w:rPr>
          <w:b/>
          <w:bCs/>
        </w:rPr>
        <w:t xml:space="preserve">Definition 13 (Bias–variance trade-off)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w:r>
        <w:rPr>
          <w:b/>
          <w:bCs/>
        </w:rPr>
        <w:t xml:space="preserve">bias–variance trade-off</w:t>
      </w:r>
      <w:r>
        <w:t xml:space="preserve"> </w:t>
      </w:r>
      <w:r>
        <w:t xml:space="preserve">among them</w:t>
      </w:r>
      <w:r>
        <w:t xml:space="preserve"> </w:t>
      </w:r>
      <w:r>
        <w:t xml:space="preserve">when, from each procedure to the next,</w:t>
      </w:r>
      <w:r>
        <w:t xml:space="preserve"> </w:t>
      </w:r>
      <w:r>
        <w:t xml:space="preserve">the squared</w:t>
      </w:r>
      <w:r>
        <w:t xml:space="preserve"> </w:t>
      </w:r>
      <w:hyperlink r:id="rId61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prediction, as a prediction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does not rise</w:t>
      </w:r>
      <w:r>
        <w:t xml:space="preserve"> </w:t>
      </w:r>
      <w:r>
        <w:t xml:space="preserve">and its</w:t>
      </w:r>
      <w:r>
        <w:t xml:space="preserve"> </w:t>
      </w:r>
      <w:hyperlink r:id="rId62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does not fall:</w:t>
      </w:r>
    </w:p>
    <w:p>
      <w:pPr>
        <w:pStyle w:val="BodyText"/>
      </w:pPr>
      <w:bookmarkStart w:id="74" w:name="eq-bias-variance-tradeoff"/>
      <m:oMathPara>
        <m:oMathParaPr>
          <m:jc m:val="center"/>
        </m:oMathParaPr>
        <m:oMath>
          <m:eqAr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l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r>
                                <m:rPr>
                                  <m:scr m:val="script"/>
                                  <m:sty m:val="p"/>
                                </m:rPr>
                                <m:t>T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l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r>
                                <m:rPr>
                                  <m:scr m:val="script"/>
                                  <m:sty m:val="p"/>
                                </m:rPr>
                                <m:t>T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  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7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2.2.2)</w:t>
            </w:r>
            <w:r>
              <w:t xml:space="preserve">.</w:t>
            </w:r>
          </w:p>
          <w:p/>
        </w:tc>
      </w:tr>
    </w:tbl>
    <w:bookmarkEnd w:id="77"/>
    <w:bookmarkStart w:id="78" w:name="rem-overfitting-tradeoff"/>
    <w:p>
      <w:pPr>
        <w:pStyle w:val="BodyText"/>
      </w:pPr>
      <w:r>
        <w:rPr>
          <w:i/>
          <w:iCs/>
        </w:rPr>
        <w:t xml:space="preserve">Remark 3</w:t>
      </w:r>
      <w:r>
        <w:t xml:space="preserve"> (Overfitting and the trade-off). </w:t>
      </w:r>
      <w:r>
        <w:t xml:space="preserve">By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squared bias plus the variance 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a</w:t>
      </w:r>
      <w:r>
        <w:t xml:space="preserve"> </w:t>
      </w:r>
      <w:hyperlink w:anchor="def-bias-variance-tradeoff">
        <w:r>
          <w:rPr>
            <w:rStyle w:val="Hyperlink"/>
          </w:rPr>
          <w:t xml:space="preserve">bias–variance trade-off</w:t>
        </w:r>
      </w:hyperlink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moving from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lowers the expected squared prediction error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when the squared bias falls by more than the variance rises,</w:t>
      </w:r>
      <w:r>
        <w:t xml:space="preserve"> </w:t>
      </w:r>
      <w:r>
        <w:t xml:space="preserve">and raises it otherwise.</w:t>
      </w:r>
      <w:r>
        <w:t xml:space="preserve"> </w:t>
      </w:r>
      <w:r>
        <w:t xml:space="preserve">The smallest of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often at some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l</m:t>
        </m:r>
        <m:r>
          <m:rPr>
            <m:sty m:val="p"/>
          </m:rPr>
          <m:t>&lt;</m:t>
        </m:r>
        <m:r>
          <m:t>L</m:t>
        </m:r>
      </m:oMath>
      <w:r>
        <w:t xml:space="preserve"> </w:t>
      </w:r>
      <w:r>
        <w:t xml:space="preserve">(James et al. 2021, sec. 2.2.2)</w:t>
      </w:r>
      <w:r>
        <w:t xml:space="preserve">,</w:t>
      </w:r>
      <w:r>
        <w:t xml:space="preserve"> </w:t>
      </w:r>
      <w:r>
        <w:t xml:space="preserve">but not always:</w:t>
      </w:r>
      <w:r>
        <w:t xml:space="preserve"> </w:t>
      </w:r>
      <w:r>
        <w:t xml:space="preserve">if the 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the squared bias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can be zero,</w:t>
      </w:r>
      <w:r>
        <w:t xml:space="preserve"> </w:t>
      </w:r>
      <w:r>
        <w:t xml:space="preserve">and then no later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has a smaller squared bias</w:t>
      </w:r>
      <w:r>
        <w:t xml:space="preserve"> </w:t>
      </w:r>
      <w:r>
        <w:t xml:space="preserve">and, under the trade-off, none has a smaller variance,</w:t>
      </w:r>
      <w:r>
        <w:t xml:space="preserve"> </w:t>
      </w:r>
      <w:r>
        <w:t xml:space="preserve">so none has a smaller expected squared prediction error.</w:t>
      </w:r>
      <w:r>
        <w:t xml:space="preserve"> </w:t>
      </w:r>
      <w:r>
        <w:t xml:space="preserve">The procedures past the smallest error</w:t>
      </w:r>
      <w:r>
        <w:t xml:space="preserve"> </w:t>
      </w:r>
      <w:r>
        <w:t xml:space="preserve">have lowered their squared bias by less than they have raised their variance,</w:t>
      </w:r>
      <w:r>
        <w:t xml:space="preserve"> </w:t>
      </w:r>
      <w:r>
        <w:t xml:space="preserve">and the rules they produce tend to</w:t>
      </w:r>
      <w:r>
        <w:t xml:space="preserve"> </w:t>
      </w:r>
      <w:hyperlink w:anchor="def-overfitting">
        <w:r>
          <w:rPr>
            <w:rStyle w:val="Hyperlink"/>
          </w:rPr>
          <w:t xml:space="preserve">overfit</w:t>
        </w:r>
      </w:hyperlink>
      <w:r>
        <w:t xml:space="preserve">:</w:t>
      </w:r>
      <w:r>
        <w:t xml:space="preserve"> </w:t>
      </w:r>
      <w:r>
        <w:t xml:space="preserve">they fit their training sets more closely than the procedure with the smallest error</w:t>
      </w:r>
      <w:r>
        <w:t xml:space="preserve"> </w:t>
      </w:r>
      <w:r>
        <w:t xml:space="preserve">but predict new observations worse.</w:t>
      </w:r>
    </w:p>
    <w:bookmarkEnd w:id="78"/>
    <w:bookmarkStart w:id="79" w:name="rem-overfitting-causes"/>
    <w:p>
      <w:pPr>
        <w:pStyle w:val="BodyText"/>
      </w:pPr>
      <w:r>
        <w:rPr>
          <w:i/>
          <w:iCs/>
        </w:rPr>
        <w:t xml:space="preserve">Remark 4</w:t>
      </w:r>
      <w:r>
        <w:t xml:space="preserve"> (Coefficients per observation). </w:t>
      </w:r>
      <w:r>
        <w:t xml:space="preserve">Adding coefficients to a least-squares fit makes it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before.</w:t>
      </w:r>
      <w:r>
        <w:t xml:space="preserve"> </w:t>
      </w:r>
      <w:r>
        <w:t xml:space="preserve">With few observations per coefficient,</w:t>
      </w:r>
      <w:r>
        <w:t xml:space="preserve"> </w:t>
      </w:r>
      <w:r>
        <w:t xml:space="preserve">the variance this adds can outweigh the squared bias it removes,</w:t>
      </w:r>
      <w:r>
        <w:t xml:space="preserve"> </w:t>
      </w:r>
      <w:r>
        <w:t xml:space="preserve">which is the overfitting side of</w:t>
      </w:r>
      <w:r>
        <w:t xml:space="preserve"> </w:t>
      </w:r>
      <w:hyperlink w:anchor="rem-overfitting-tradeoff">
        <w:r>
          <w:rPr>
            <w:rStyle w:val="Hyperlink"/>
          </w:rPr>
          <w:t xml:space="preserve">Remark 3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each added power of</w:t>
      </w:r>
      <w:r>
        <w:t xml:space="preserve"> </w:t>
      </w:r>
      <w:r>
        <w:rPr>
          <w:rStyle w:val="VerbatimChar"/>
        </w:rPr>
        <w:t xml:space="preserve">wt</w:t>
      </w:r>
      <w:r>
        <w:t xml:space="preserve">, like an added predictor,</w:t>
      </w:r>
      <w:r>
        <w:t xml:space="preserve"> </w:t>
      </w:r>
      <w:r>
        <w:t xml:space="preserve">is one more coefficient fitted to the same 20 cars:</w:t>
      </w:r>
      <w:r>
        <w:t xml:space="preserve"> </w:t>
      </w:r>
      <w:r>
        <w:t xml:space="preserve">the degree-4 fit has five coefficients for those 20 cars.</w:t>
      </w:r>
    </w:p>
    <w:bookmarkEnd w:id="79"/>
    <w:bookmarkStart w:id="80" w:name="exr-held-out-unbiased"/>
    <w:p>
      <w:pPr>
        <w:pStyle w:val="BodyText"/>
      </w:pPr>
      <w:r>
        <w:rPr>
          <w:b/>
          <w:bCs/>
        </w:rPr>
        <w:t xml:space="preserve">Exercise 4 (A held-out set estimates the generalization error)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drawn from the same population as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generalization-error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p>
      <w:pPr>
        <w:pStyle w:val="BodyText"/>
      </w:pPr>
      <w:r>
        <w:t xml:space="preserve">Show that, given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the expected</w:t>
      </w:r>
      <w:r>
        <w:t xml:space="preserve"> </w:t>
      </w:r>
      <w:hyperlink r:id="rId30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held-out predictions is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0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∣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r>
                <m:rPr>
                  <m:scr m:val="script"/>
                  <m:sty m:val="p"/>
                </m:rPr>
                <m:t>T</m:t>
              </m:r>
            </m:sub>
          </m:sSub>
          <m:r>
            <m:rPr>
              <m:sty m:val="p"/>
            </m:rPr>
            <m:t>.</m:t>
          </m:r>
        </m:oMath>
      </m:oMathPara>
    </w:p>
    <w:bookmarkEnd w:id="80"/>
    <w:bookmarkStart w:id="81" w:name="sol-held-out-unbiased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Given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fixed.</w:t>
      </w:r>
      <w:r>
        <w:t xml:space="preserve"> </w:t>
      </w:r>
      <w:r>
        <w:t xml:space="preserve">Each held-out pair has the same distribution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so each squared prediction error has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Y</m:t>
                        </m:r>
                      </m:e>
                      <m:sub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</m:sSub>
                  </m:e>
                </m:d>
              </m:e>
              <m:sup>
                <m:r>
                  <m:t>2</m:t>
                </m:r>
              </m:sup>
            </m:sSup>
            <m:r>
              <m:t>​</m:t>
            </m:r>
            <m:r>
              <m:rPr>
                <m:sty m:val="p"/>
              </m:rPr>
              <m:t>∣</m:t>
            </m:r>
            <m:r>
              <m:rPr>
                <m:scr m:val="script"/>
                <m:sty m:val="p"/>
              </m:rPr>
              <m:t>T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4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r>
                        <m:t>​</m:t>
                      </m:r>
                    </m:e>
                  </m:nary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0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0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cr m:val="script"/>
                      <m:sty m:val="p"/>
                    </m:rPr>
                    <m:t>T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r>
                        <m:t>​</m:t>
                      </m:r>
                    </m:e>
                  </m:nary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0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0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cr m:val="script"/>
                      <m:sty m:val="p"/>
                    </m:rP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 out)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0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0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cr m:val="script"/>
                      <m:sty m:val="p"/>
                    </m:rP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r>
                <m:rPr>
                  <m:sty m:val="p"/>
                </m:rP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term, as above)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m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m</m:t>
                  </m:r>
                </m:e>
              </m:d>
              <m:r>
                <m:t>​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r>
                    <m:rPr>
                      <m:scr m:val="script"/>
                      <m:sty m:val="p"/>
                    </m:rPr>
                    <m:t>T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product)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r>
                    <m:rPr>
                      <m:scr m:val="script"/>
                      <m:sty m:val="p"/>
                    </m:rPr>
                    <m:t>T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⋅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r>
                    <m:rPr>
                      <m:scr m:val="script"/>
                      <m:sty m:val="p"/>
                    </m:rPr>
                    <m:t>T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 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is the one that needs the held-out set</w:t>
      </w:r>
      <w:r>
        <w:t xml:space="preserve"> </w:t>
      </w:r>
      <w:r>
        <w:t xml:space="preserve">to be independent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bookmarkEnd w:id="81"/>
    <w:bookmarkStart w:id="82" w:name="thm-held-out-unbiased"/>
    <w:p>
      <w:pPr>
        <w:pStyle w:val="BodyText"/>
      </w:pPr>
      <w:r>
        <w:rPr>
          <w:b/>
          <w:bCs/>
        </w:rPr>
        <w:t xml:space="preserve">Theorem 3 (Held-out mean squared error estimates the generalization error)</w:t>
      </w:r>
      <w:r>
        <w:t xml:space="preserve"> </w:t>
      </w:r>
      <w:r>
        <w:t xml:space="preserve">Let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be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and let 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drawn from the same population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Then, given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the expected</w:t>
      </w:r>
      <w:r>
        <w:t xml:space="preserve"> </w:t>
      </w:r>
      <w:hyperlink r:id="rId30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held-out predictions</w:t>
      </w:r>
      <w:r>
        <w:t xml:space="preserve"> </w:t>
      </w:r>
      <w:r>
        <w:t xml:space="preserve">is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0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∣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r>
                <m:rPr>
                  <m:scr m:val="script"/>
                  <m:sty m:val="p"/>
                </m:rPr>
                <m:t>T</m:t>
              </m:r>
            </m:sub>
          </m:sSub>
          <m:r>
            <m:rPr>
              <m:sty m:val="p"/>
            </m:rPr>
            <m:t>.</m:t>
          </m:r>
        </m:oMath>
      </m:oMathPara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held-out-unbiase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83" w:name="rem-training-mse-optimistic"/>
    <w:p>
      <w:pPr>
        <w:pStyle w:val="BodyText"/>
      </w:pPr>
      <w:r>
        <w:rPr>
          <w:i/>
          <w:iCs/>
        </w:rPr>
        <w:t xml:space="preserve">Remark 5</w:t>
      </w:r>
      <w:r>
        <w:t xml:space="preserve"> (Training error is optimistic). </w:t>
      </w:r>
      <w:r>
        <w:t xml:space="preserve">The same argument fails for the training set.</w:t>
      </w:r>
      <w:r>
        <w:t xml:space="preserve"> </w:t>
      </w:r>
      <w:r>
        <w:t xml:space="preserve">The training pairs are not independent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:</w:t>
      </w:r>
      <w:r>
        <w:t xml:space="preserve"> </w:t>
      </w:r>
      <w:r>
        <w:t xml:space="preserve">they are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fitted to make their prediction errors small.</w:t>
      </w:r>
      <w:r>
        <w:t xml:space="preserve"> </w:t>
      </w:r>
      <w:r>
        <w:t xml:space="preserve">So the step of</w:t>
      </w:r>
      <w:r>
        <w:t xml:space="preserve"> </w:t>
      </w:r>
      <w:hyperlink w:anchor="sol-held-out-unbiased">
        <w:r>
          <w:rPr>
            <w:rStyle w:val="Hyperlink"/>
          </w:rPr>
          <w:t xml:space="preserve">Solution 4</w:t>
        </w:r>
      </w:hyperlink>
      <w:r>
        <w:t xml:space="preserve"> </w:t>
      </w:r>
      <w:r>
        <w:t xml:space="preserve">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does not hold for them,</w:t>
      </w:r>
      <w:r>
        <w:t xml:space="preserve"> </w:t>
      </w:r>
      <w:r>
        <w:t xml:space="preserve">and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is typically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 </w:t>
      </w:r>
      <w:r>
        <w:t xml:space="preserve">(Hastie et al. 2009, sec. 7.4)</w:t>
      </w:r>
      <w:r>
        <w:t xml:space="preserve">.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shows the pattern:</w:t>
      </w:r>
      <w:r>
        <w:t xml:space="preserve"> </w:t>
      </w:r>
      <w:r>
        <w:t xml:space="preserve">training RMSE keeps falling as the degree grows,</w:t>
      </w:r>
      <w:r>
        <w:t xml:space="preserve"> </w:t>
      </w:r>
      <w:r>
        <w:t xml:space="preserve">while held-out RMSE does not.</w:t>
      </w:r>
    </w:p>
    <w:bookmarkEnd w:id="83"/>
    <w:bookmarkStart w:id="89" w:name="exm-train-test-error-simulated"/>
    <w:p>
      <w:pPr>
        <w:pStyle w:val="BodyText"/>
      </w:pPr>
      <w:r>
        <w:rPr>
          <w:b/>
          <w:bCs/>
        </w:rPr>
        <w:t xml:space="preserve">Example 2 (Training error and generalization error by degree)</w:t>
      </w:r>
      <w:r>
        <w:t xml:space="preserve"> </w:t>
      </w:r>
      <w:r>
        <w:t xml:space="preserve">Real data never reveal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but a simulation can,</w:t>
      </w:r>
      <w:r>
        <w:t xml:space="preserve"> </w:t>
      </w:r>
      <w:r>
        <w:t xml:space="preserve">because it can draw as many new observations as we like.</w:t>
      </w:r>
      <w:r>
        <w:t xml:space="preserve"> </w:t>
      </w:r>
      <w:r>
        <w:t xml:space="preserve">Here the population is known: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We draw one training set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fit a polynomial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each degree from 1 to 10 by least squares,</w:t>
      </w:r>
      <w:r>
        <w:t xml:space="preserve"> </w:t>
      </w:r>
      <w:r>
        <w:t xml:space="preserve">and score each fit on the training set</w:t>
      </w:r>
      <w:r>
        <w:t xml:space="preserve"> </w:t>
      </w:r>
      <w:r>
        <w:t xml:space="preserve">and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By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the second score has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 </w:t>
      </w:r>
      <w:r>
        <w:t xml:space="preserve">given the training set,</w:t>
      </w:r>
      <w:r>
        <w:t xml:space="preserve"> </w:t>
      </w:r>
      <w:r>
        <w:t xml:space="preserve">and with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observations it is a precise estimate of it.</w:t>
      </w:r>
    </w:p>
    <w:p>
      <w:pPr>
        <w:pStyle w:val="SourceCode"/>
      </w:pPr>
      <w:r>
        <w:rPr>
          <w:rStyle w:val="NormalTok"/>
        </w:rPr>
        <w:t xml:space="preserve">sim_sigma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sim_draw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sim_sigma))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sim_degrees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br/>
      </w:r>
      <w:r>
        <w:br/>
      </w:r>
      <w:r>
        <w:rPr>
          <w:rStyle w:val="NormalTok"/>
        </w:rPr>
        <w:t xml:space="preserve">sim_errors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(degree,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sim_new)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sim_errors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training generalization</w:t>
      </w:r>
      <w:r>
        <w:br/>
      </w:r>
      <w:r>
        <w:rPr>
          <w:rStyle w:val="CommentTok"/>
        </w:rPr>
        <w:t xml:space="preserve">#&gt;     &lt;int&gt;    &lt;dbl&gt;          &lt;dbl&gt;</w:t>
      </w:r>
      <w:r>
        <w:br/>
      </w:r>
      <w:r>
        <w:rPr>
          <w:rStyle w:val="CommentTok"/>
        </w:rPr>
        <w:t xml:space="preserve">#&gt;  1      1    0.567          0.547</w:t>
      </w:r>
      <w:r>
        <w:br/>
      </w:r>
      <w:r>
        <w:rPr>
          <w:rStyle w:val="CommentTok"/>
        </w:rPr>
        <w:t xml:space="preserve">#&gt;  2      2    0.560          0.557</w:t>
      </w:r>
      <w:r>
        <w:br/>
      </w:r>
      <w:r>
        <w:rPr>
          <w:rStyle w:val="CommentTok"/>
        </w:rPr>
        <w:t xml:space="preserve">#&gt;  3      3    0.231          0.315</w:t>
      </w:r>
      <w:r>
        <w:br/>
      </w:r>
      <w:r>
        <w:rPr>
          <w:rStyle w:val="CommentTok"/>
        </w:rPr>
        <w:t xml:space="preserve">#&gt;  4      4    0.231          0.315</w:t>
      </w:r>
      <w:r>
        <w:br/>
      </w:r>
      <w:r>
        <w:rPr>
          <w:rStyle w:val="CommentTok"/>
        </w:rPr>
        <w:t xml:space="preserve">#&gt;  5      5    0.216          0.306</w:t>
      </w:r>
      <w:r>
        <w:br/>
      </w:r>
      <w:r>
        <w:rPr>
          <w:rStyle w:val="CommentTok"/>
        </w:rPr>
        <w:t xml:space="preserve">#&gt;  6      6    0.195          0.324</w:t>
      </w:r>
      <w:r>
        <w:br/>
      </w:r>
      <w:r>
        <w:rPr>
          <w:rStyle w:val="CommentTok"/>
        </w:rPr>
        <w:t xml:space="preserve">#&gt;  7      7    0.194          0.326</w:t>
      </w:r>
      <w:r>
        <w:br/>
      </w:r>
      <w:r>
        <w:rPr>
          <w:rStyle w:val="CommentTok"/>
        </w:rPr>
        <w:t xml:space="preserve">#&gt;  8      8    0.184          0.335</w:t>
      </w:r>
      <w:r>
        <w:br/>
      </w:r>
      <w:r>
        <w:rPr>
          <w:rStyle w:val="CommentTok"/>
        </w:rPr>
        <w:t xml:space="preserve">#&gt;  9      9    0.183          0.335</w:t>
      </w:r>
      <w:r>
        <w:br/>
      </w:r>
      <w:r>
        <w:rPr>
          <w:rStyle w:val="CommentTok"/>
        </w:rPr>
        <w:t xml:space="preserve">#&gt; 10     10    0.180          0.341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8" w:name="fig-train-test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5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train-test-error-plot-1.png" id="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Training RMSE and estimated generalization error</w:t>
            </w:r>
            <w:r>
              <w:t xml:space="preserve"> </w:t>
            </w:r>
            <w:r>
              <w:t xml:space="preserve">(RMSE on</w:t>
            </w:r>
            <w:r>
              <w:t xml:space="preserve"> </w:t>
            </w: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 </w:t>
            </w:r>
            <w:r>
              <w:t xml:space="preserve">new observations)</w:t>
            </w:r>
            <w:r>
              <w:t xml:space="preserve"> </w:t>
            </w:r>
            <w:r>
              <w:t xml:space="preserve">of polynomial fits to one simulated training set of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30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dashed line is the noise standard deviation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square root of the</w:t>
            </w:r>
            <w:r>
              <w:t xml:space="preserve"> </w:t>
            </w:r>
            <w:hyperlink r:id="rId87">
              <w:r>
                <w:rPr>
                  <w:rStyle w:val="Hyperlink"/>
                </w:rPr>
                <w:t xml:space="preserve">irreducible error</w:t>
              </w:r>
            </w:hyperlink>
            <w:r>
              <w:t xml:space="preserve">.</w:t>
            </w:r>
          </w:p>
          <w:bookmarkEnd w:id="88"/>
        </w:tc>
      </w:tr>
    </w:tbl>
    <w:p>
      <w:pPr>
        <w:pStyle w:val="SourceCode"/>
      </w:pPr>
      <w:r>
        <w:rPr>
          <w:rStyle w:val="NormalTok"/>
        </w:rPr>
        <w:t xml:space="preserve">sim_best_generalization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generalization)]</w:t>
      </w:r>
      <w:r>
        <w:br/>
      </w:r>
      <w:r>
        <w:rPr>
          <w:rStyle w:val="NormalTok"/>
        </w:rPr>
        <w:t xml:space="preserve">sim_best_training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training)]</w:t>
      </w:r>
      <w:r>
        <w:br/>
      </w:r>
      <w:r>
        <w:rPr>
          <w:rStyle w:val="NormalTok"/>
        </w:rPr>
        <w:t xml:space="preserve">sim_n_below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best_by_training =</w:t>
      </w:r>
      <w:r>
        <w:rPr>
          <w:rStyle w:val="NormalTok"/>
        </w:rPr>
        <w:t xml:space="preserve"> sim_best_training,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n_below_sigma2 =</w:t>
      </w:r>
      <w:r>
        <w:rPr>
          <w:rStyle w:val="NormalTok"/>
        </w:rPr>
        <w:t xml:space="preserve"> sim_n_below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best_by_training        best_by_generalization </w:t>
      </w:r>
      <w:r>
        <w:br/>
      </w:r>
      <w:r>
        <w:rPr>
          <w:rStyle w:val="CommentTok"/>
        </w:rPr>
        <w:t xml:space="preserve">#&gt;                            10                             5 </w:t>
      </w:r>
      <w:r>
        <w:br/>
      </w:r>
      <w:r>
        <w:rPr>
          <w:rStyle w:val="CommentTok"/>
        </w:rPr>
        <w:t xml:space="preserve">#&gt;       n_below_sigma2.training n_below_sigma2.generalization </w:t>
      </w:r>
      <w:r>
        <w:br/>
      </w:r>
      <w:r>
        <w:rPr>
          <w:rStyle w:val="CommentTok"/>
        </w:rPr>
        <w:t xml:space="preserve">#&gt;                             8                             0</w:t>
      </w:r>
    </w:p>
    <w:p>
      <w:pPr>
        <w:pStyle w:val="FirstParagraph"/>
      </w:pPr>
      <w:r>
        <w:t xml:space="preserve">The training error is smallest at degree 10</w:t>
      </w:r>
      <w:r>
        <w:t xml:space="preserve"> </w:t>
      </w:r>
      <w:r>
        <w:t xml:space="preserve">and never rises as the degree grows,</w:t>
      </w:r>
      <w:r>
        <w:t xml:space="preserve"> </w:t>
      </w:r>
      <w:r>
        <w:t xml:space="preserve">because each polynomial family contains the one before it.</w:t>
      </w:r>
      <w:r>
        <w:t xml:space="preserve"> </w:t>
      </w:r>
      <w:r>
        <w:t xml:space="preserve">The estimated generalization error is smallest at degree 5.</w:t>
      </w:r>
      <w:r>
        <w:t xml:space="preserve"> </w:t>
      </w:r>
      <w:r>
        <w:t xml:space="preserve">No prediction rule can have generalization RMSE below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Yet the training RMSE falls below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at 8 of the ten degrees,</w:t>
      </w:r>
      <w:r>
        <w:t xml:space="preserve"> </w:t>
      </w:r>
      <w:r>
        <w:t xml:space="preserve">while the estimated generalization error falls below it</w:t>
      </w:r>
      <w:r>
        <w:t xml:space="preserve"> </w:t>
      </w:r>
      <w:r>
        <w:t xml:space="preserve">at 0 of them:</w:t>
      </w:r>
      <w:r>
        <w:t xml:space="preserve"> </w:t>
      </w:r>
      <w:r>
        <w:t xml:space="preserve">the training error is</w:t>
      </w:r>
      <w:r>
        <w:t xml:space="preserve"> </w:t>
      </w:r>
      <w:hyperlink w:anchor="rem-training-mse-optimistic">
        <w:r>
          <w:rPr>
            <w:rStyle w:val="Hyperlink"/>
          </w:rPr>
          <w:t xml:space="preserve">optimistic</w:t>
        </w:r>
      </w:hyperlink>
      <w:r>
        <w:t xml:space="preserve">.</w:t>
      </w:r>
    </w:p>
    <w:bookmarkEnd w:id="89"/>
    <w:bookmarkEnd w:id="90"/>
    <w:bookmarkStart w:id="133" w:name="sec-data-splits"/>
    <w:p>
      <w:pPr>
        <w:pStyle w:val="Heading2"/>
      </w:pPr>
      <w:r>
        <w:t xml:space="preserve">4 Training, validation, and test sets</w:t>
      </w:r>
    </w:p>
    <w:bookmarkStart w:id="91" w:name="exr-data-splits"/>
    <w:p>
      <w:pPr>
        <w:pStyle w:val="FirstParagraph"/>
      </w:pPr>
      <w:r>
        <w:rPr>
          <w:b/>
          <w:bCs/>
        </w:rPr>
        <w:t xml:space="preserve">Exercise 5 (Sizes of a three-way split)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Suppose we assign</w:t>
      </w:r>
      <w:r>
        <w:t xml:space="preserve"> </w:t>
      </w:r>
      <m:oMath>
        <m:r>
          <m:rPr>
            <m:sty m:val="p"/>
          </m:rPr>
          <m:t>⌊</m:t>
        </m:r>
        <m:r>
          <m:t>0.6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training set,</w:t>
      </w:r>
      <w:r>
        <w:t xml:space="preserve"> </w:t>
      </w:r>
      <m:oMath>
        <m:r>
          <m:rPr>
            <m:sty m:val="p"/>
          </m:rPr>
          <m:t>⌊</m:t>
        </m:r>
        <m:r>
          <m:t>0.2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validation set,</w:t>
      </w:r>
      <w:r>
        <w:t xml:space="preserve"> </w:t>
      </w:r>
      <w:r>
        <w:t xml:space="preserve">and all remaining cars to a test set.</w:t>
      </w:r>
      <w:r>
        <w:t xml:space="preserve"> </w:t>
      </w:r>
      <w:r>
        <w:t xml:space="preserve">How many cars are in each set?</w:t>
      </w:r>
    </w:p>
    <w:bookmarkEnd w:id="91"/>
    <w:bookmarkStart w:id="92" w:name="sol-data-splits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0.6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19.2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19</m:t>
              </m:r>
            </m:e>
          </m:eqArr>
        </m:oMath>
      </m:oMathPara>
    </w:p>
    <w:p>
      <w:pPr>
        <w:pStyle w:val="FirstParagraph"/>
      </w:pPr>
      <w:r>
        <w:t xml:space="preserve">training cars,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6.4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validation cars,</w:t>
      </w:r>
      <w:r>
        <w:t xml:space="preserve"> </w:t>
      </w:r>
      <w:r>
        <w:t xml:space="preserve">and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19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test cars.</w:t>
      </w:r>
    </w:p>
    <w:bookmarkEnd w:id="92"/>
    <w:bookmarkStart w:id="96" w:name="def-data-splits"/>
    <w:p>
      <w:pPr>
        <w:pStyle w:val="BodyText"/>
      </w:pPr>
      <w:r>
        <w:rPr>
          <w:b/>
          <w:bCs/>
        </w:rPr>
        <w:t xml:space="preserve">Definition 14 (Training/validation/test split)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training/validation/test split</w:t>
      </w:r>
      <w:r>
        <w:t xml:space="preserve"> </w:t>
      </w:r>
      <w:r>
        <w:t xml:space="preserve">divides the observations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of a data set</w:t>
      </w:r>
      <w:r>
        <w:t xml:space="preserve"> </w:t>
      </w:r>
      <w:r>
        <w:t xml:space="preserve">into three disjoint sets of indices,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and takes the observations in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93" w:name="eq-data-splits"/>
      <m:oMathPara>
        <m:oMathParaPr>
          <m:jc m:val="center"/>
        </m:oMathParaPr>
        <m:oMath>
          <m:eqArr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r>
                <m:rPr>
                  <m:scr m:val="script"/>
                  <m:sty m:val="p"/>
                </m:rPr>
                <m:t>T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9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9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198–201)</w:t>
            </w:r>
            <w:r>
              <w:t xml:space="preserve">.</w:t>
            </w:r>
          </w:p>
          <w:p/>
        </w:tc>
      </w:tr>
    </w:tbl>
    <w:bookmarkEnd w:id="96"/>
    <w:bookmarkStart w:id="97" w:name="exm-data-splits-sizes"/>
    <w:p>
      <w:pPr>
        <w:pStyle w:val="BodyText"/>
      </w:pPr>
      <w:r>
        <w:rPr>
          <w:b/>
          <w:bCs/>
        </w:rPr>
        <w:t xml:space="preserve">Example 3 (Split sizes for 32 cars)</w:t>
      </w:r>
      <w:r>
        <w:t xml:space="preserve"> </w:t>
      </w:r>
      <w:r>
        <w:t xml:space="preserve">In</w:t>
      </w:r>
      <w:r>
        <w:t xml:space="preserve"> </w:t>
      </w:r>
      <w:hyperlink w:anchor="exr-data-splits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a rule of 60% / 20% / 20% on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gives sets of 19, 6, and 7 cars,</w:t>
      </w:r>
      <w:r>
        <w:t xml:space="preserve"> </w:t>
      </w:r>
      <w:r>
        <w:t xml:space="preserve">and the 7 test cars are used only once, after the model is chosen.</w:t>
      </w:r>
    </w:p>
    <w:bookmarkEnd w:id="97"/>
    <w:bookmarkStart w:id="99" w:name="def-tuning-parameter"/>
    <w:p>
      <w:pPr>
        <w:pStyle w:val="BodyText"/>
      </w:pPr>
      <w:r>
        <w:rPr>
          <w:b/>
          <w:bCs/>
        </w:rPr>
        <w:t xml:space="preserve">Definition 15 (Tuning parameter)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tuning parameter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 setting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the procedure needs</w:t>
      </w:r>
      <w:r>
        <w:t xml:space="preserve"> </w:t>
      </w:r>
      <w:r>
        <w:t xml:space="preserve">but does not compute from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98" w:name="eq-tuning-parameter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g</m:t>
              </m:r>
            </m:e>
            <m:sub>
              <m:r>
                <m:t>λ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98"/>
    </w:p>
    <w:bookmarkEnd w:id="99"/>
    <w:bookmarkStart w:id="100" w:name="exm-tuning-parameter"/>
    <w:p>
      <w:pPr>
        <w:pStyle w:val="FirstParagraph"/>
      </w:pPr>
      <w:r>
        <w:rPr>
          <w:b/>
          <w:bCs/>
        </w:rPr>
        <w:t xml:space="preserve">Example 4 (Polynomial degree)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least squares computes the coefficients of each polynomial from the 20 training cars,</w:t>
      </w:r>
      <w:r>
        <w:t xml:space="preserve"> </w:t>
      </w:r>
      <w:r>
        <w:t xml:space="preserve">but the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fixed before the fit.</w:t>
      </w:r>
      <w:r>
        <w:t xml:space="preserve"> </w:t>
      </w:r>
      <w:r>
        <w:t xml:space="preserve">So the degree is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w:r>
        <w:t xml:space="preserve">of least-squares polynomial fitting,</w:t>
      </w:r>
      <w:r>
        <w:t xml:space="preserve"> </w:t>
      </w:r>
      <w:r>
        <w:t xml:space="preserve">and the four fits are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00"/>
    <w:bookmarkStart w:id="102" w:name="def-validation-set"/>
    <w:p>
      <w:pPr>
        <w:pStyle w:val="BodyText"/>
      </w:pPr>
      <w:r>
        <w:rPr>
          <w:b/>
          <w:bCs/>
        </w:rPr>
        <w:t xml:space="preserve">Definition 16 (Validation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,</w:t>
      </w:r>
      <w:r>
        <w:t xml:space="preserve"> </w:t>
      </w:r>
      <w:r>
        <w:t xml:space="preserve">used to choose among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fitted to the training set:</w:t>
      </w:r>
    </w:p>
    <w:p>
      <w:pPr>
        <w:pStyle w:val="BodyText"/>
      </w:pPr>
      <w:bookmarkStart w:id="101" w:name="eq-validation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101"/>
    </w:p>
    <w:bookmarkEnd w:id="102"/>
    <w:bookmarkStart w:id="104" w:name="def-validation-choice"/>
    <w:p>
      <w:pPr>
        <w:pStyle w:val="FirstParagraph"/>
      </w:pPr>
      <w:r>
        <w:rPr>
          <w:b/>
          <w:bCs/>
        </w:rPr>
        <w:t xml:space="preserve">Definition 17 (Validation choice)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choice</w:t>
      </w:r>
      <w:r>
        <w:t xml:space="preserve"> </w:t>
      </w:r>
      <m:oMath>
        <m:acc>
          <m:accPr>
            <m:chr m:val="̂"/>
          </m:accPr>
          <m:e>
            <m:r>
              <m:t>l</m:t>
            </m:r>
          </m:e>
        </m:acc>
      </m:oMath>
      <w:r>
        <w:t xml:space="preserve"> </w:t>
      </w:r>
      <w:r>
        <w:t xml:space="preserve">is the index of the candidate whose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,</w:t>
      </w:r>
      <w:r>
        <w:t xml:space="preserve"> </w:t>
      </w:r>
      <w:r>
        <w:t xml:space="preserve">fitted to the training set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has the smallest</w:t>
      </w:r>
      <w:r>
        <w:t xml:space="preserve"> </w:t>
      </w:r>
      <w:hyperlink r:id="rId30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validation-set">
        <w:r>
          <w:rPr>
            <w:rStyle w:val="Hyperlink"/>
          </w:rPr>
          <w:t xml:space="preserve">validation set</w:t>
        </w:r>
      </w:hyperlink>
      <w:r>
        <w:t xml:space="preserve">:</w:t>
      </w:r>
    </w:p>
    <w:p>
      <w:pPr>
        <w:pStyle w:val="BodyText"/>
      </w:pPr>
      <w:bookmarkStart w:id="103" w:name="eq-validation-choic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l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l</m:t>
              </m:r>
            </m:lim>
          </m:limLow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;</m:t>
                      </m:r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103"/>
    </w:p>
    <w:bookmarkEnd w:id="104"/>
    <w:bookmarkStart w:id="106" w:name="def-test-set"/>
    <w:p>
      <w:pPr>
        <w:pStyle w:val="FirstParagraph"/>
      </w:pPr>
      <w:r>
        <w:rPr>
          <w:b/>
          <w:bCs/>
        </w:rPr>
        <w:t xml:space="preserve">Definition 18 (Test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on which the rule of 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m:oMath>
        <m:sSub>
          <m:e>
            <m:r>
              <m:t>g</m:t>
            </m:r>
          </m:e>
          <m:sub>
            <m:acc>
              <m:accPr>
                <m:chr m:val="̂"/>
              </m:accPr>
              <m:e>
                <m:r>
                  <m:t>l</m:t>
                </m:r>
              </m:e>
            </m:acc>
          </m:sub>
        </m:sSub>
      </m:oMath>
      <w:r>
        <w:t xml:space="preserve"> </w:t>
      </w:r>
      <w:r>
        <w:t xml:space="preserve">is scored:</w:t>
      </w:r>
    </w:p>
    <w:p>
      <w:pPr>
        <w:pStyle w:val="BodyText"/>
      </w:pPr>
      <w:bookmarkStart w:id="105" w:name="eq-tes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105"/>
    </w:p>
    <w:bookmarkEnd w:id="106"/>
    <w:bookmarkStart w:id="110" w:name="rem-data-splits"/>
    <w:p>
      <w:pPr>
        <w:pStyle w:val="FirstParagraph"/>
      </w:pPr>
      <w:r>
        <w:rPr>
          <w:i/>
          <w:iCs/>
        </w:rPr>
        <w:t xml:space="preserve">Remark 6</w:t>
      </w:r>
      <w:r>
        <w:t xml:space="preserve"> (What each set is for). </w:t>
      </w:r>
      <w:r>
        <w:t xml:space="preserve">Each set 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has one job:</w:t>
      </w:r>
    </w:p>
    <w:p>
      <w:pPr>
        <w:pStyle w:val="Compact"/>
        <w:numPr>
          <w:ilvl w:val="0"/>
          <w:numId w:val="1005"/>
        </w:numPr>
      </w:pPr>
      <w:r>
        <w:t xml:space="preserve">the training set is used to fit each candidate procedure,</w:t>
      </w:r>
      <w:r>
        <w:t xml:space="preserve"> </w:t>
      </w:r>
      <w:r>
        <w:t xml:space="preserve">which estimates its parameters;</w:t>
      </w:r>
    </w:p>
    <w:p>
      <w:pPr>
        <w:pStyle w:val="Compact"/>
        <w:numPr>
          <w:ilvl w:val="0"/>
          <w:numId w:val="1005"/>
        </w:numPr>
      </w:pPr>
      <w:r>
        <w:t xml:space="preserve">the validation set is used to compare the candidates,</w:t>
      </w:r>
      <w:r>
        <w:t xml:space="preserve"> </w:t>
      </w:r>
      <w:r>
        <w:t xml:space="preserve">choose transformations,</w:t>
      </w:r>
      <w:r>
        <w:t xml:space="preserve"> </w:t>
      </w:r>
      <w:r>
        <w:t xml:space="preserve">or choose values of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test set is used once, after the validation choice is made,</w:t>
      </w:r>
      <w:r>
        <w:t xml:space="preserve"> </w:t>
      </w:r>
      <w:r>
        <w:t xml:space="preserve">to estimate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chosen rule.</w:t>
      </w:r>
    </w:p>
    <w:p>
      <w:pPr>
        <w:pStyle w:val="FirstParagraph"/>
      </w:pPr>
      <w:r>
        <w:t xml:space="preserve">The chosen procedure won on the validation set</w:t>
      </w:r>
      <w:r>
        <w:t xml:space="preserve"> </w:t>
      </w:r>
      <w:r>
        <w:t xml:space="preserve">partly because of that particular validation sample,</w:t>
      </w:r>
      <w:r>
        <w:t xml:space="preserve"> </w:t>
      </w:r>
      <w:r>
        <w:t xml:space="preserve">so its validation error is optimistic.</w:t>
      </w:r>
      <w:r>
        <w:t xml:space="preserve"> </w:t>
      </w:r>
      <w:r>
        <w:t xml:space="preserve">Keeping the test set out of every choice</w:t>
      </w:r>
      <w:r>
        <w:t xml:space="preserve"> </w:t>
      </w:r>
      <w:r>
        <w:t xml:space="preserve">is what makes its score free of that optimism.</w:t>
      </w:r>
    </w:p>
    <w:p>
      <w:pPr>
        <w:pStyle w:val="BodyText"/>
      </w:pPr>
      <w:r>
        <w:t xml:space="preserve">For further reading, the machine learning notes define the same three sets in their own notation:</w:t>
      </w:r>
      <w:r>
        <w:t xml:space="preserve"> </w:t>
      </w:r>
      <w:r>
        <w:t xml:space="preserve">the</w:t>
      </w:r>
      <w:r>
        <w:t xml:space="preserve"> </w:t>
      </w:r>
      <w:hyperlink r:id="rId107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08">
        <w:r>
          <w:rPr>
            <w:rStyle w:val="Hyperlink"/>
          </w:rPr>
          <w:t xml:space="preserve">validation set</w:t>
        </w:r>
      </w:hyperlink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109">
        <w:r>
          <w:rPr>
            <w:rStyle w:val="Hyperlink"/>
          </w:rPr>
          <w:t xml:space="preserve">test set</w:t>
        </w:r>
      </w:hyperlink>
      <w:r>
        <w:t xml:space="preserve">.</w:t>
      </w:r>
      <w:r>
        <w:t xml:space="preserve"> </w:t>
      </w:r>
      <w:r>
        <w:t xml:space="preserve">They use a different symbol for the training set and a parenthesized observation index, but the same three-way split.</w:t>
      </w:r>
    </w:p>
    <w:bookmarkEnd w:id="110"/>
    <w:bookmarkStart w:id="132" w:name="exm-train-validation-test-split"/>
    <w:p>
      <w:pPr>
        <w:pStyle w:val="BodyText"/>
      </w:pPr>
      <w:r>
        <w:rPr>
          <w:b/>
          <w:bCs/>
        </w:rPr>
        <w:t xml:space="preserve">Example 5 (Numerical example)</w:t>
      </w:r>
      <w:r>
        <w:t xml:space="preserve"> </w:t>
      </w:r>
      <w:r>
        <w:t xml:space="preserve">This example (</w:t>
      </w:r>
      <w:hyperlink w:anchor="exm-train-validation-test-split">
        <w:r>
          <w:rPr>
            <w:rStyle w:val="Hyperlink"/>
          </w:rPr>
          <w:t xml:space="preserve">Example 5</w:t>
        </w:r>
      </w:hyperlink>
      <w:r>
        <w:t xml:space="preserve">)</w:t>
      </w:r>
      <w:r>
        <w:t xml:space="preserve"> </w:t>
      </w:r>
      <w:r>
        <w:t xml:space="preserve">uses R’s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dataset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cars)</w:t>
      </w:r>
      <w:r>
        <w:t xml:space="preserve"> </w:t>
      </w:r>
      <w:r>
        <w:t xml:space="preserve">to predict fuel efficiency (</w:t>
      </w:r>
      <w:r>
        <w:rPr>
          <w:rStyle w:val="VerbatimChar"/>
        </w:rPr>
        <w:t xml:space="preserve">mpg</w:t>
      </w:r>
      <w:r>
        <w:t xml:space="preserve">)</w:t>
      </w:r>
      <w:r>
        <w:t xml:space="preserve"> </w:t>
      </w:r>
      <w:r>
        <w:t xml:space="preserve">from vehicle weight (</w:t>
      </w:r>
      <w:r>
        <w:rPr>
          <w:rStyle w:val="VerbatimChar"/>
        </w:rPr>
        <w:t xml:space="preserve">wt</w:t>
      </w:r>
      <w:r>
        <w:t xml:space="preserve">).</w:t>
      </w:r>
      <w:r>
        <w:t xml:space="preserve"> </w:t>
      </w:r>
      <w:r>
        <w:t xml:space="preserve">It uses one random split</w:t>
      </w:r>
      <w:r>
        <w:t xml:space="preserve"> </w:t>
      </w:r>
      <w:r>
        <w:t xml:space="preserve">to compare linear,</w:t>
      </w:r>
      <w:r>
        <w:t xml:space="preserve"> </w:t>
      </w:r>
      <w:r>
        <w:t xml:space="preserve">quadratic,</w:t>
      </w:r>
      <w:r>
        <w:t xml:space="preserve"> </w:t>
      </w:r>
      <w:r>
        <w:t xml:space="preserve">cubic,</w:t>
      </w:r>
      <w:r>
        <w:t xml:space="preserve"> </w:t>
      </w:r>
      <w:r>
        <w:t xml:space="preserve">and quartic models</w:t>
      </w:r>
      <w:r>
        <w:t xml:space="preserve"> </w:t>
      </w:r>
      <w:r>
        <w:t xml:space="preserve">(</w:t>
      </w:r>
      <w:r>
        <w:rPr>
          <w:rStyle w:val="VerbatimChar"/>
        </w:rPr>
        <w:t xml:space="preserve">mpg ~ wt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 + I(wt^3)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mpg ~ wt + I(wt^2) + I(wt^3) + I(wt^4)</w:t>
      </w:r>
      <w:r>
        <w:t xml:space="preserve">)</w:t>
      </w:r>
      <w:r>
        <w:t xml:space="preserve"> </w:t>
      </w:r>
      <w:r>
        <w:t xml:space="preserve">on a validation set,</w:t>
      </w:r>
      <w:r>
        <w:t xml:space="preserve"> </w:t>
      </w:r>
      <w:r>
        <w:t xml:space="preserve">then reports the chosen model’s test RMSE</w:t>
      </w:r>
      <w:r>
        <w:t xml:space="preserve"> </w:t>
      </w:r>
      <w:r>
        <w:t xml:space="preserve">on untouched test data</w:t>
      </w:r>
      <w:r>
        <w:t xml:space="preserve"> </w:t>
      </w:r>
      <w:r>
        <w:t xml:space="preserve">(James et al. 2021, 213)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1" w:name="tbl-train-validation-test-split-siz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Sizes of the training,</w:t>
            </w:r>
            <w:r>
              <w:t xml:space="preserve"> </w:t>
            </w:r>
            <w:r>
              <w:t xml:space="preserve">validation,</w:t>
            </w:r>
            <w:r>
              <w:t xml:space="preserve"> </w:t>
            </w:r>
            <w:r>
              <w:t xml:space="preserve">and test splits</w:t>
            </w:r>
          </w:p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0.6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rPr>
                <w:rStyle w:val="NormalTok"/>
              </w:rPr>
              <w:t xml:space="preserve">n_valid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idx_train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sample.int</w:t>
            </w:r>
            <w:r>
              <w:rPr>
                <w:rStyle w:val="NormalTok"/>
              </w:rPr>
              <w:t xml:space="preserve">(n,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n_train)</w:t>
            </w:r>
            <w:r>
              <w:br/>
            </w:r>
            <w:r>
              <w:rPr>
                <w:rStyle w:val="NormalTok"/>
              </w:rPr>
              <w:t xml:space="preserve">idx_remaining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(n), idx_train)</w:t>
            </w:r>
            <w:r>
              <w:br/>
            </w:r>
            <w:r>
              <w:rPr>
                <w:rStyle w:val="NormalTok"/>
              </w:rPr>
              <w:t xml:space="preserve">idx_valid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</w:t>
            </w:r>
            <w:r>
              <w:rPr>
                <w:rStyle w:val="NormalTok"/>
              </w:rPr>
              <w:t xml:space="preserve">(idx_remaining,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n_valid)</w:t>
            </w:r>
            <w:r>
              <w:br/>
            </w:r>
            <w:r>
              <w:rPr>
                <w:rStyle w:val="NormalTok"/>
              </w:rPr>
              <w:t xml:space="preserve">idx_test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(idx_remaining, idx_valid)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split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"validation"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"test"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(idx_train),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(idx_valid),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(idx_test))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</w:t>
            </w:r>
            <w:r>
              <w:br/>
            </w:r>
            <w:r>
              <w:rPr>
                <w:rStyle w:val="CommentTok"/>
              </w:rPr>
              <w:t xml:space="preserve">#&gt; # A tibble: 3 × 2</w:t>
            </w:r>
            <w:r>
              <w:br/>
            </w:r>
            <w:r>
              <w:rPr>
                <w:rStyle w:val="CommentTok"/>
              </w:rPr>
              <w:t xml:space="preserve">#&gt;   split          n</w:t>
            </w:r>
            <w:r>
              <w:br/>
            </w:r>
            <w:r>
              <w:rPr>
                <w:rStyle w:val="CommentTok"/>
              </w:rPr>
              <w:t xml:space="preserve">#&gt;   &lt;chr&gt;      &lt;int&gt;</w:t>
            </w:r>
            <w:r>
              <w:br/>
            </w:r>
            <w:r>
              <w:rPr>
                <w:rStyle w:val="CommentTok"/>
              </w:rPr>
              <w:t xml:space="preserve">#&gt; 1 training      19</w:t>
            </w:r>
            <w:r>
              <w:br/>
            </w:r>
            <w:r>
              <w:rPr>
                <w:rStyle w:val="CommentTok"/>
              </w:rPr>
              <w:t xml:space="preserve">#&gt; 2 validation     6</w:t>
            </w:r>
            <w:r>
              <w:br/>
            </w:r>
            <w:r>
              <w:rPr>
                <w:rStyle w:val="CommentTok"/>
              </w:rPr>
              <w:t xml:space="preserve">#&gt; 3 test           7</w:t>
            </w:r>
          </w:p>
          <w:bookmarkEnd w:id="111"/>
        </w:tc>
      </w:tr>
    </w:tbl>
    <w:p>
      <w:pPr>
        <w:pStyle w:val="SourceCode"/>
      </w:pPr>
      <w:r>
        <w:rPr>
          <w:rStyle w:val="NormalTok"/>
        </w:rPr>
        <w:t xml:space="preserve">train_dat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mtcars[idx_train, ]</w:t>
      </w:r>
      <w:r>
        <w:br/>
      </w:r>
      <w:r>
        <w:rPr>
          <w:rStyle w:val="NormalTok"/>
        </w:rPr>
        <w:t xml:space="preserve">valid_dat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mtcars[idx_valid, ]</w:t>
      </w:r>
      <w:r>
        <w:br/>
      </w:r>
      <w:r>
        <w:rPr>
          <w:rStyle w:val="NormalTok"/>
        </w:rPr>
        <w:t xml:space="preserve">test_dat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mtcars[idx_test, ]</w:t>
      </w:r>
      <w:r>
        <w:br/>
      </w:r>
      <w:r>
        <w:br/>
      </w:r>
      <w:r>
        <w:rPr>
          <w:rStyle w:val="NormalTok"/>
        </w:rPr>
        <w:t xml:space="preserve">model_linear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model_quadratic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model_cubic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model_quartic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candidate_models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model_linear,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model_quadratic,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model_cubic,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model_quartic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validation_results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(candidate_models)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train_dat)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validation_RMSE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valid_dat)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model_labels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"linear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"quadratic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"cubic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"quartic model"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validation_results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(validation_RMSE)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(model)</w:t>
      </w:r>
      <w:r>
        <w:br/>
      </w:r>
      <w:r>
        <w:br/>
      </w:r>
      <w:r>
        <w:rPr>
          <w:rStyle w:val="NormalTok"/>
        </w:rPr>
        <w:t xml:space="preserve">chosen_model_label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model_labels[[chosen_model_name]]</w:t>
      </w:r>
      <w:r>
        <w:br/>
      </w:r>
      <w:r>
        <w:br/>
      </w:r>
      <w:r>
        <w:rPr>
          <w:rStyle w:val="NormalTok"/>
        </w:rPr>
        <w:t xml:space="preserve">chosen_model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candidate_models[[chosen_model_name]]</w:t>
      </w:r>
      <w:r>
        <w:br/>
      </w:r>
      <w:r>
        <w:rPr>
          <w:rStyle w:val="NormalTok"/>
        </w:rPr>
        <w:t xml:space="preserve">chosen_model_validation_rmse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valid_dat)</w:t>
      </w:r>
      <w:r>
        <w:br/>
      </w:r>
      <w:r>
        <w:br/>
      </w:r>
      <w:r>
        <w:rPr>
          <w:rStyle w:val="NormalTok"/>
        </w:rPr>
        <w:t xml:space="preserve">performance_comparison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split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"validation"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chosen_model_name,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chosen_model_validation_rmse,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test_dat)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</w:t>
      </w:r>
      <w:r>
        <w:br/>
      </w:r>
      <w:r>
        <w:rPr>
          <w:rStyle w:val="CommentTok"/>
        </w:rPr>
        <w:t xml:space="preserve">#&gt; [1] "linear"</w:t>
      </w:r>
    </w:p>
    <w:p>
      <w:pPr>
        <w:pStyle w:val="SourceCode"/>
      </w:pPr>
      <w:r>
        <w:rPr>
          <w:rStyle w:val="NormalTok"/>
        </w:rPr>
        <w:t xml:space="preserve">partition_colors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"#1b9e77"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"#d95f02"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"#7570b3"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partition_shapes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wt))</w:t>
      </w:r>
      <w:r>
        <w:br/>
      </w:r>
      <w:r>
        <w:rPr>
          <w:rStyle w:val="NormalTok"/>
        </w:rPr>
        <w:t xml:space="preserve">mpg_range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br/>
      </w:r>
      <w:r>
        <w:rPr>
          <w:rStyle w:val="NormalTok"/>
        </w:rPr>
        <w:t xml:space="preserve">wt_grid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(wt_range[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wt_range[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train_dat,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valid_dat,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test_dat,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"series"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plot_partitions_with_fit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fit_label) {</w:t>
      </w:r>
      <w:r>
        <w:br/>
      </w:r>
      <w:r>
        <w:rPr>
          <w:rStyle w:val="NormalTok"/>
        </w:rPr>
        <w:t xml:space="preserve">  series_levels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(partition_colors), fit_label)</w:t>
      </w:r>
      <w:r>
        <w:br/>
      </w:r>
      <w:r>
        <w:rPr>
          <w:rStyle w:val="NormalTok"/>
        </w:rPr>
        <w:t xml:space="preserve">  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partition_data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(partition_data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series,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grid_data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wt_grid)</w:t>
      </w:r>
      <w:r>
        <w:br/>
      </w:r>
      <w:r>
        <w:rPr>
          <w:rStyle w:val="NormalTok"/>
        </w:rPr>
        <w:t xml:space="preserve">  fitted_curve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grid_data),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(fit_label,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start: object_usage_linter.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partition_data,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series,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series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series),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fitted_curve,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scale_color_manual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(partition_colors,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scale_shape_manual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(partition_shapes,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scale_linetype_manual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series_levels)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coord_cartesian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xlim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mpg_range)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legend.position.inside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end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mpg_range)</w:t>
      </w:r>
      <w:r>
        <w:br/>
      </w:r>
      <w:r>
        <w:rPr>
          <w:rStyle w:val="CommentTok"/>
        </w:rPr>
        <w:t xml:space="preserve">#&gt;       [,1]   [,2]</w:t>
      </w:r>
      <w:r>
        <w:br/>
      </w:r>
      <w:r>
        <w:rPr>
          <w:rStyle w:val="CommentTok"/>
        </w:rPr>
        <w:t xml:space="preserve">#&gt; wt   1.513  5.424</w:t>
      </w:r>
      <w:r>
        <w:br/>
      </w:r>
      <w:r>
        <w:rPr>
          <w:rStyle w:val="CommentTok"/>
        </w:rPr>
        <w:t xml:space="preserve">#&gt; mpg 10.400 33.900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5" w:name="fig-linear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(model_linear, </w:t>
            </w:r>
            <w:r>
              <w:rPr>
                <w:rStyle w:val="StringTok"/>
              </w:rPr>
              <w:t xml:space="preserve">"linear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3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3-1.png" id="1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Linear model fit superimposed on data partitions</w:t>
            </w:r>
          </w:p>
          <w:bookmarkEnd w:id="11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9" w:name="fig-quadra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(model_quadratic, </w:t>
            </w:r>
            <w:r>
              <w:rPr>
                <w:rStyle w:val="StringTok"/>
              </w:rPr>
              <w:t xml:space="preserve">"quadratic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7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4-1.png" id="1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Quadratic model fit superimposed on data partitions</w:t>
            </w:r>
          </w:p>
          <w:bookmarkEnd w:id="11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3" w:name="fig-cub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(model_cubic, </w:t>
            </w:r>
            <w:r>
              <w:rPr>
                <w:rStyle w:val="StringTok"/>
              </w:rPr>
              <w:t xml:space="preserve">"cubic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1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5-1.png" id="1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Cubic model fit superimposed on data partitions</w:t>
            </w:r>
          </w:p>
          <w:bookmarkEnd w:id="123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7" w:name="fig-quar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(model_quartic, </w:t>
            </w:r>
            <w:r>
              <w:rPr>
                <w:rStyle w:val="StringTok"/>
              </w:rPr>
              <w:t xml:space="preserve">"quartic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5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6-1.png" id="1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Quartic model fit superimposed on data partitions</w:t>
            </w:r>
          </w:p>
          <w:bookmarkEnd w:id="127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8" w:name="tbl-train-validation-resul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Training and validation RMSE for candidate models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validation_results</w:t>
            </w:r>
            <w:r>
              <w:br/>
            </w:r>
            <w:r>
              <w:rPr>
                <w:rStyle w:val="CommentTok"/>
              </w:rPr>
              <w:t xml:space="preserve">#&gt; # A tibble: 4 × 3</w:t>
            </w:r>
            <w:r>
              <w:br/>
            </w:r>
            <w:r>
              <w:rPr>
                <w:rStyle w:val="CommentTok"/>
              </w:rPr>
              <w:t xml:space="preserve">#&gt;   model     training_RMSE validation_RMSE</w:t>
            </w:r>
            <w:r>
              <w:br/>
            </w:r>
            <w:r>
              <w:rPr>
                <w:rStyle w:val="CommentTok"/>
              </w:rPr>
              <w:t xml:space="preserve">#&gt;   &lt;chr&gt;             &lt;dbl&gt;           &lt;dbl&gt;</w:t>
            </w:r>
            <w:r>
              <w:br/>
            </w:r>
            <w:r>
              <w:rPr>
                <w:rStyle w:val="CommentTok"/>
              </w:rPr>
              <w:t xml:space="preserve">#&gt; 1 linear             2.80            3.84</w:t>
            </w:r>
            <w:r>
              <w:br/>
            </w:r>
            <w:r>
              <w:rPr>
                <w:rStyle w:val="CommentTok"/>
              </w:rPr>
              <w:t xml:space="preserve">#&gt; 2 quadratic          1.96            4.16</w:t>
            </w:r>
            <w:r>
              <w:br/>
            </w:r>
            <w:r>
              <w:rPr>
                <w:rStyle w:val="CommentTok"/>
              </w:rPr>
              <w:t xml:space="preserve">#&gt; 3 cubic              1.91            3.98</w:t>
            </w:r>
            <w:r>
              <w:br/>
            </w:r>
            <w:r>
              <w:rPr>
                <w:rStyle w:val="CommentTok"/>
              </w:rPr>
              <w:t xml:space="preserve">#&gt; 4 quartic            1.90            3.97</w:t>
            </w:r>
          </w:p>
          <w:bookmarkEnd w:id="128"/>
        </w:tc>
      </w:tr>
    </w:tbl>
    <w:p>
      <w:pPr>
        <w:pStyle w:val="FirstParagraph"/>
      </w:pPr>
      <w:r>
        <w:t xml:space="preserve">The chosen model is</w:t>
      </w:r>
      <w:r>
        <w:t xml:space="preserve"> </w:t>
      </w:r>
      <w:r>
        <w:t xml:space="preserve">the linear model,</w:t>
      </w:r>
      <w:r>
        <w:t xml:space="preserve"> </w:t>
      </w:r>
      <w:r>
        <w:t xml:space="preserve">because it has the lowest validation RMSE of the four.</w:t>
      </w:r>
      <w:r>
        <w:t xml:space="preserve"> </w:t>
      </w:r>
      <w:r>
        <w:t xml:space="preserve">This split uses different cars from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and its validation set has only 6 cars,</w:t>
      </w:r>
      <w:r>
        <w:t xml:space="preserve"> </w:t>
      </w:r>
      <w:r>
        <w:t xml:space="preserve">so the model it picks can differ from the one chosen there.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9" w:name="tbl-train-validation-test-rm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Validation and test RMSE</w:t>
            </w:r>
            <w:r>
              <w:t xml:space="preserve"> </w:t>
            </w:r>
            <w:r>
              <w:t xml:space="preserve">for the chosen model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performance_comparison</w:t>
            </w:r>
            <w:r>
              <w:br/>
            </w:r>
            <w:r>
              <w:rPr>
                <w:rStyle w:val="CommentTok"/>
              </w:rPr>
              <w:t xml:space="preserve">#&gt; # A tibble: 2 × 3</w:t>
            </w:r>
            <w:r>
              <w:br/>
            </w:r>
            <w:r>
              <w:rPr>
                <w:rStyle w:val="CommentTok"/>
              </w:rPr>
              <w:t xml:space="preserve">#&gt;   split      model   RMSE</w:t>
            </w:r>
            <w:r>
              <w:br/>
            </w:r>
            <w:r>
              <w:rPr>
                <w:rStyle w:val="CommentTok"/>
              </w:rPr>
              <w:t xml:space="preserve">#&gt;   &lt;chr&gt;      &lt;chr&gt;  &lt;dbl&gt;</w:t>
            </w:r>
            <w:r>
              <w:br/>
            </w:r>
            <w:r>
              <w:rPr>
                <w:rStyle w:val="CommentTok"/>
              </w:rPr>
              <w:t xml:space="preserve">#&gt; 1 validation linear  3.84</w:t>
            </w:r>
            <w:r>
              <w:br/>
            </w:r>
            <w:r>
              <w:rPr>
                <w:rStyle w:val="CommentTok"/>
              </w:rPr>
              <w:t xml:space="preserve">#&gt; 2 test       linear  2.44</w:t>
            </w:r>
          </w:p>
          <w:bookmarkEnd w:id="129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validation-set lab of</w:t>
            </w:r>
            <w:r>
              <w:t xml:space="preserve"> </w:t>
            </w:r>
            <w:r>
              <w:t xml:space="preserve">James et al. (2021, 213)</w:t>
            </w:r>
            <w:r>
              <w:t xml:space="preserve">.</w:t>
            </w:r>
          </w:p>
          <w:p/>
        </w:tc>
      </w:tr>
    </w:tbl>
    <w:bookmarkEnd w:id="132"/>
    <w:bookmarkEnd w:id="133"/>
    <w:bookmarkStart w:id="174" w:name="sec-kfold"/>
    <w:p>
      <w:pPr>
        <w:pStyle w:val="Heading2"/>
      </w:pPr>
      <w:r>
        <w:t xml:space="preserve">5</w:t>
      </w:r>
      <w:r>
        <w:t xml:space="preserve"> </w:t>
      </w:r>
      <m:oMath>
        <m:r>
          <m:t>k</m:t>
        </m:r>
      </m:oMath>
      <w:r>
        <w:t xml:space="preserve">-fold cross-validation</w:t>
      </w:r>
    </w:p>
    <w:bookmarkStart w:id="134" w:name="exr-kfold"/>
    <w:p>
      <w:pPr>
        <w:pStyle w:val="FirstParagraph"/>
      </w:pPr>
      <w:r>
        <w:rPr>
          <w:b/>
          <w:bCs/>
        </w:rPr>
        <w:t xml:space="preserve">Exercise 6 (Folds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Suppose we use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-fold cross-validation 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06"/>
        </w:numPr>
      </w:pPr>
      <w:r>
        <w:t xml:space="preserve">Each time a model is fit, how many cars are used to fit it?</w:t>
      </w:r>
    </w:p>
    <w:p>
      <w:pPr>
        <w:pStyle w:val="Compact"/>
        <w:numPr>
          <w:ilvl w:val="0"/>
          <w:numId w:val="1006"/>
        </w:numPr>
      </w:pPr>
      <w:r>
        <w:t xml:space="preserve">How many models are fit in total?</w:t>
      </w:r>
    </w:p>
    <w:p>
      <w:pPr>
        <w:pStyle w:val="Compact"/>
        <w:numPr>
          <w:ilvl w:val="0"/>
          <w:numId w:val="1006"/>
        </w:numPr>
      </w:pPr>
      <w:r>
        <w:t xml:space="preserve">How many times is a given car used for fitting, and how many times for prediction?</w:t>
      </w:r>
    </w:p>
    <w:bookmarkEnd w:id="134"/>
    <w:bookmarkStart w:id="135" w:name="sol-kfold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Compact"/>
        <w:numPr>
          <w:ilvl w:val="0"/>
          <w:numId w:val="1007"/>
        </w:numPr>
      </w:pPr>
      <m:oMath>
        <m:r>
          <m:t>32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cars per fold.</w:t>
      </w:r>
    </w:p>
    <w:p>
      <w:pPr>
        <w:pStyle w:val="Compact"/>
        <w:numPr>
          <w:ilvl w:val="0"/>
          <w:numId w:val="1007"/>
        </w:numPr>
      </w:pPr>
      <w:r>
        <w:t xml:space="preserve">Each fit leaves out one fold,</w:t>
      </w:r>
      <w:r>
        <w:t xml:space="preserve"> </w:t>
      </w:r>
      <w:r>
        <w:t xml:space="preserve">so it uses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cars.</w:t>
      </w:r>
    </w:p>
    <w:p>
      <w:pPr>
        <w:pStyle w:val="Compact"/>
        <w:numPr>
          <w:ilvl w:val="0"/>
          <w:numId w:val="1007"/>
        </w:numPr>
      </w:pPr>
      <w:r>
        <w:t xml:space="preserve">One model per fold, so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models.</w:t>
      </w:r>
    </w:p>
    <w:p>
      <w:pPr>
        <w:pStyle w:val="Compact"/>
        <w:numPr>
          <w:ilvl w:val="0"/>
          <w:numId w:val="1007"/>
        </w:numPr>
      </w:pPr>
      <w:r>
        <w:t xml:space="preserve">A given car is in exactly one fold.</w:t>
      </w:r>
      <w:r>
        <w:t xml:space="preserve"> </w:t>
      </w:r>
      <w:r>
        <w:t xml:space="preserve">It is used for prediction once,</w:t>
      </w:r>
      <w:r>
        <w:t xml:space="preserve"> </w:t>
      </w:r>
      <w:r>
        <w:t xml:space="preserve">when its fold is left out,</w:t>
      </w:r>
      <w:r>
        <w:t xml:space="preserve"> </w:t>
      </w:r>
      <w:r>
        <w:t xml:space="preserve">and for fitting in the other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fits.</w:t>
      </w:r>
    </w:p>
    <w:bookmarkEnd w:id="135"/>
    <w:bookmarkStart w:id="139" w:name="def-folds"/>
    <w:p>
      <w:pPr>
        <w:pStyle w:val="FirstParagraph"/>
      </w:pPr>
      <w:r>
        <w:rPr>
          <w:b/>
          <w:bCs/>
        </w:rPr>
        <w:t xml:space="preserve">Definition 19 (Folds)</w:t>
      </w:r>
      <w:r>
        <w:t xml:space="preserve"> </w:t>
      </w:r>
      <w:r>
        <w:t xml:space="preserve">A division of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indexed by</w:t>
      </w:r>
      <w:r>
        <w:t xml:space="preserve"> </w:t>
      </w:r>
      <m:oMath>
        <m:r>
          <m:t>I</m:t>
        </m:r>
      </m:oMath>
      <w:r>
        <w:t xml:space="preserve">, into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b/>
          <w:bCs/>
        </w:rPr>
        <w:t xml:space="preserve">folds</w:t>
      </w:r>
      <w:r>
        <w:t xml:space="preserve"> </w:t>
      </w:r>
      <w:r>
        <w:t xml:space="preserve">is a partition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nonempty, disjoint subsets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BodyText"/>
      </w:pPr>
      <w:bookmarkStart w:id="136" w:name="eq-folds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136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5.1.3)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Hastie et al. (2009, sec. 7.10.1)</w:t>
            </w:r>
            <w:r>
              <w:t xml:space="preserve">,</w:t>
            </w:r>
            <w:r>
              <w:t xml:space="preserve"> </w:t>
            </w:r>
            <w:r>
              <w:t xml:space="preserve">who split the data into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roughly equal-sized parts.</w:t>
            </w:r>
          </w:p>
          <w:p/>
        </w:tc>
      </w:tr>
    </w:tbl>
    <w:bookmarkEnd w:id="139"/>
    <w:bookmarkStart w:id="141" w:name="def-fold-size"/>
    <w:p>
      <w:pPr>
        <w:pStyle w:val="BodyText"/>
      </w:pPr>
      <w:r>
        <w:rPr>
          <w:b/>
          <w:bCs/>
        </w:rPr>
        <w:t xml:space="preserve">Definition 20 (Fold size)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size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number of observations it contains:</w:t>
      </w:r>
    </w:p>
    <w:p>
      <w:pPr>
        <w:pStyle w:val="BodyText"/>
      </w:pPr>
      <w:bookmarkStart w:id="140" w:name="eq-fold-size"/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140"/>
    </w:p>
    <w:bookmarkEnd w:id="141"/>
    <w:bookmarkStart w:id="145" w:name="def-fold-assignment"/>
    <w:p>
      <w:pPr>
        <w:pStyle w:val="FirstParagraph"/>
      </w:pPr>
      <w:r>
        <w:rPr>
          <w:b/>
          <w:bCs/>
        </w:rPr>
        <w:t xml:space="preserve">Definition 21 (Fold assignment)</w:t>
      </w:r>
      <w:r>
        <w:t xml:space="preserve"> </w:t>
      </w:r>
      <w:r>
        <w:t xml:space="preserve">Given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assignment</w:t>
      </w:r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index of the fold that contains it:</w:t>
      </w:r>
    </w:p>
    <w:p>
      <w:pPr>
        <w:pStyle w:val="BodyText"/>
      </w:pPr>
      <w:bookmarkStart w:id="142" w:name="eq-fold-assignment"/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∈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142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fold-assignment function</w:t>
            </w:r>
            <w:r>
              <w:t xml:space="preserve"> </w:t>
            </w:r>
            <m:oMath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follows</w:t>
            </w:r>
            <w:r>
              <w:t xml:space="preserve"> </w:t>
            </w:r>
            <w:r>
              <w:t xml:space="preserve">Hastie et al. (2009, sec. 7.10.1)</w:t>
            </w:r>
            <w:r>
              <w:t xml:space="preserve">.</w:t>
            </w:r>
          </w:p>
          <w:p/>
        </w:tc>
      </w:tr>
    </w:tbl>
    <w:bookmarkEnd w:id="145"/>
    <w:bookmarkStart w:id="149" w:name="def-fold-out-rule"/>
    <w:p>
      <w:pPr>
        <w:pStyle w:val="BodyText"/>
      </w:pPr>
      <w:r>
        <w:rPr>
          <w:b/>
          <w:bCs/>
        </w:rPr>
        <w:t xml:space="preserve">Definition 22 (Fold-out rule)</w:t>
      </w:r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fold-out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</w:t>
      </w:r>
      <w:r>
        <w:t xml:space="preserve"> </w:t>
      </w:r>
      <w:r>
        <w:t xml:space="preserve">from the observations outside that fold:</w:t>
      </w:r>
    </w:p>
    <w:p>
      <w:pPr>
        <w:pStyle w:val="BodyText"/>
      </w:pPr>
      <w:bookmarkStart w:id="146" w:name="eq-fold-out-rule"/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j</m:t>
              </m:r>
              <m:r>
                <m:rPr>
                  <m:sty m:val="p"/>
                </m:rPr>
                <m:t>)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146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,</w:t>
            </w:r>
            <w:r>
              <w:t xml:space="preserve"> </w:t>
            </w:r>
            <w:r>
              <w:t xml:space="preserve">who write the fitted function with the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th part of the data removed as</w:t>
            </w:r>
            <w:r>
              <w:t xml:space="preserve"> </w:t>
            </w:r>
            <m:oMath>
              <m:sSup>
                <m:e>
                  <m:acc>
                    <m:accPr>
                      <m:chr m:val="̂"/>
                    </m:accPr>
                    <m:e>
                      <m:r>
                        <m:t>f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</m:sSup>
            </m:oMath>
            <w:r>
              <w:t xml:space="preserve">.</w:t>
            </w:r>
          </w:p>
          <w:p/>
        </w:tc>
      </w:tr>
    </w:tbl>
    <w:bookmarkEnd w:id="149"/>
    <w:bookmarkStart w:id="150" w:name="def-kfold"/>
    <w:p>
      <w:pPr>
        <w:pStyle w:val="BodyText"/>
      </w:pPr>
      <w:r>
        <w:rPr>
          <w:b/>
          <w:bCs/>
        </w:rPr>
        <w:t xml:space="preserve">Definition 23 (</w:t>
      </w:r>
      <m:oMath>
        <m:r>
          <m:t>k</m:t>
        </m:r>
      </m:oMath>
      <w:r>
        <w:rPr>
          <w:b/>
          <w:bCs/>
        </w:rPr>
        <w:t xml:space="preserve">-fold cross-validation)</w:t>
      </w:r>
      <w:r>
        <w:t xml:space="preserve"> </w:t>
      </w:r>
      <w:r>
        <w:t xml:space="preserve">In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</w:t>
      </w:r>
      <w:r>
        <w:t xml:space="preserve">:</w:t>
      </w:r>
    </w:p>
    <w:p>
      <w:pPr>
        <w:pStyle w:val="Compact"/>
        <w:numPr>
          <w:ilvl w:val="0"/>
          <w:numId w:val="1008"/>
        </w:numPr>
      </w:pPr>
      <w:r>
        <w:t xml:space="preserve">The data are randomly divided 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 equal, or nearly equal, size.</w:t>
      </w:r>
    </w:p>
    <w:p>
      <w:pPr>
        <w:pStyle w:val="Compact"/>
        <w:numPr>
          <w:ilvl w:val="0"/>
          <w:numId w:val="1008"/>
        </w:numPr>
      </w:pPr>
      <w:r>
        <w:t xml:space="preserve">For each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:</w:t>
      </w:r>
    </w:p>
    <w:p>
      <w:pPr>
        <w:pStyle w:val="Compact"/>
        <w:numPr>
          <w:ilvl w:val="1"/>
          <w:numId w:val="1009"/>
        </w:numPr>
      </w:pPr>
      <w:r>
        <w:t xml:space="preserve">Fit the model to all data</w:t>
      </w:r>
      <w:r>
        <w:t xml:space="preserve"> </w:t>
      </w:r>
      <w:r>
        <w:rPr>
          <w:i/>
          <w:iCs/>
        </w:rPr>
        <w:t xml:space="preserve">except</w:t>
      </w:r>
      <w:r>
        <w:t xml:space="preserve"> </w:t>
      </w:r>
      <w:r>
        <w:t xml:space="preserve">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giving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1"/>
          <w:numId w:val="1009"/>
        </w:numPr>
      </w:pPr>
      <w:r>
        <w:t xml:space="preserve">Compute predicted values for the observations in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Compute a summary prediction-error measure across all folds.</w:t>
      </w:r>
    </w:p>
    <w:bookmarkEnd w:id="150"/>
    <w:bookmarkStart w:id="151" w:name="rem-kfold-vs-validation-set"/>
    <w:p>
      <w:pPr>
        <w:pStyle w:val="FirstParagraph"/>
      </w:pPr>
      <w:r>
        <w:rPr>
          <w:i/>
          <w:iCs/>
        </w:rPr>
        <w:t xml:space="preserve">Remark 7</w:t>
      </w:r>
      <w:r>
        <w:t xml:space="preserve"> (Cross-validation instead of a single validation set). </w:t>
      </w:r>
      <w:r>
        <w:t xml:space="preserve">If data are limited,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can replace the single validation set of</w:t>
      </w:r>
      <w:r>
        <w:t xml:space="preserve"> </w:t>
      </w:r>
      <w:hyperlink w:anchor="def-data-splits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for more stable tuning.</w:t>
      </w:r>
      <w:r>
        <w:t xml:space="preserve"> </w:t>
      </w:r>
      <w:r>
        <w:t xml:space="preserve">In</w:t>
      </w:r>
      <w:r>
        <w:t xml:space="preserve"> </w:t>
      </w:r>
      <w:hyperlink w:anchor="exr-kfold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 8 cars each</w:t>
      </w:r>
      <w:r>
        <w:t xml:space="preserve"> </w:t>
      </w:r>
      <w:r>
        <w:t xml:space="preserve">give 4 fits on 24 cars each.</w:t>
      </w:r>
    </w:p>
    <w:bookmarkEnd w:id="151"/>
    <w:bookmarkStart w:id="155" w:name="def-cv-estimate"/>
    <w:p>
      <w:pPr>
        <w:pStyle w:val="BodyText"/>
      </w:pPr>
      <w:r>
        <w:rPr>
          <w:b/>
          <w:bCs/>
        </w:rPr>
        <w:t xml:space="preserve">Definition 24 (Cross-validation estimate)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 estimate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30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predictions that each observation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of the training set receives</w:t>
      </w:r>
      <w:r>
        <w:t xml:space="preserve"> </w:t>
      </w:r>
      <w:r>
        <w:t xml:space="preserve">from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:</w:t>
      </w:r>
    </w:p>
    <w:p>
      <w:pPr>
        <w:pStyle w:val="BodyText"/>
      </w:pPr>
      <w:bookmarkStart w:id="152" w:name="eq-cv-estimat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κ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152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, for the per-observation form with the fold index</w:t>
            </w:r>
            <w:r>
              <w:t xml:space="preserve"> </w:t>
            </w:r>
            <m:oMath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/>
        </w:tc>
      </w:tr>
    </w:tbl>
    <w:bookmarkEnd w:id="155"/>
    <w:bookmarkStart w:id="156" w:name="exr-cv-estimate-by-fold"/>
    <w:p>
      <w:pPr>
        <w:pStyle w:val="BodyText"/>
      </w:pPr>
      <w:r>
        <w:rPr>
          <w:b/>
          <w:bCs/>
        </w:rPr>
        <w:t xml:space="preserve">Exercise 7 (The cross-validation estimate, fold by fold)</w:t>
      </w:r>
      <w:r>
        <w:t xml:space="preserve"> </w:t>
      </w:r>
      <w:r>
        <w:t xml:space="preserve">Rewrite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times a double sum:</w:t>
      </w:r>
      <w:r>
        <w:t xml:space="preserve"> </w:t>
      </w:r>
      <w:r>
        <w:t xml:space="preserve">an outer sum over the fold numbers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and an inner sum over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Then simplify the summand, so that it no longer uses the fold assignment</w:t>
      </w:r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.</w:t>
      </w:r>
    </w:p>
    <w:bookmarkEnd w:id="156"/>
    <w:bookmarkStart w:id="157" w:name="sol-cv-estimate-by-fold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The folds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partition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def-folds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so summing over the observations of each fold and then over the folds</w:t>
      </w:r>
      <w:r>
        <w:t xml:space="preserve"> </w:t>
      </w:r>
      <w:r>
        <w:t xml:space="preserve">adds each term of</w:t>
      </w:r>
      <w:r>
        <w:t xml:space="preserve"> 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 </w:t>
      </w:r>
      <w:r>
        <w:t xml:space="preserve">exactly once.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22</w:t>
        </w:r>
      </w:hyperlink>
      <w:r>
        <w:t xml:space="preserve"> </w:t>
      </w:r>
      <w:r>
        <w:t xml:space="preserve">also puts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and the folds are disjoint,</w:t>
      </w:r>
      <w:r>
        <w:t xml:space="preserve"> </w:t>
      </w:r>
      <w:r>
        <w:t xml:space="preserve">so</w:t>
      </w:r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</m:e>
              </m:nary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by fold)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</m:e>
              </m:nary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 the last line, the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depends only on the outer index,</w:t>
      </w:r>
      <w:r>
        <w:t xml:space="preserve"> </w:t>
      </w:r>
      <w:r>
        <w:t xml:space="preserve">so each inner sum uses a single fitted rule.</w:t>
      </w:r>
    </w:p>
    <w:bookmarkEnd w:id="157"/>
    <w:bookmarkStart w:id="159" w:name="thm-cv-estimate-by-fold"/>
    <w:p>
      <w:pPr>
        <w:pStyle w:val="BodyText"/>
      </w:pPr>
      <w:r>
        <w:rPr>
          <w:b/>
          <w:bCs/>
        </w:rPr>
        <w:t xml:space="preserve">Theorem 4 (The cross-validation estimate, fold by fold)</w:t>
      </w:r>
      <w:r>
        <w:t xml:space="preserve"> </w:t>
      </w:r>
      <w:r>
        <w:t xml:space="preserve">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sums,</w:t>
      </w:r>
      <w:r>
        <w:t xml:space="preserve"> </w:t>
      </w:r>
      <w:r>
        <w:t xml:space="preserve">fold by fold,</w:t>
      </w:r>
      <w:r>
        <w:t xml:space="preserve"> </w:t>
      </w:r>
      <w:r>
        <w:t xml:space="preserve">the squared errors of each fold’s observations</w:t>
      </w:r>
      <w:r>
        <w:t xml:space="preserve"> </w:t>
      </w:r>
      <w:r>
        <w:t xml:space="preserve">under the rule fitted without that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,</w:t>
      </w:r>
      <w:r>
        <w:t xml:space="preserve"> </w:t>
      </w:r>
      <w:r>
        <w:t xml:space="preserve">and divides the total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bookmarkStart w:id="158" w:name="eq-cv-estimate-by-fol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j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158"/>
    </w:p>
    <w:bookmarkEnd w:id="1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cv-estimate-by-fold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163" w:name="def-fold-mse"/>
    <w:p>
      <w:pPr>
        <w:pStyle w:val="BodyText"/>
      </w:pPr>
      <w:r>
        <w:rPr>
          <w:b/>
          <w:bCs/>
        </w:rPr>
        <w:t xml:space="preserve">Definition 25 (Fold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</w:t>
      </w:r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30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’s predictions</w:t>
      </w:r>
      <w:r>
        <w:t xml:space="preserve"> </w:t>
      </w:r>
      <w:r>
        <w:t xml:space="preserve">for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fold-size">
        <w:r>
          <w:rPr>
            <w:rStyle w:val="Hyperlink"/>
          </w:rPr>
          <w:t xml:space="preserve">fold size</w:t>
        </w:r>
      </w:hyperlink>
      <w:r>
        <w:t xml:space="preserve">) observations in that fold:</w:t>
      </w:r>
    </w:p>
    <w:p>
      <w:pPr>
        <w:pStyle w:val="BodyText"/>
      </w:pPr>
      <w:bookmarkStart w:id="160" w:name="eq-fold-m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j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160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6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5.1.3)</w:t>
            </w:r>
            <w:r>
              <w:t xml:space="preserve">, who write the fold mean squared errors as</w:t>
            </w:r>
            <w:r>
              <w:t xml:space="preserve"> </w:t>
            </w:r>
            <m:oMath>
              <m:sSub>
                <m:e>
                  <m:r>
                    <m:rPr>
                      <m:nor/>
                      <m:sty m:val="p"/>
                    </m:rPr>
                    <m:t>MSE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rPr>
                      <m:nor/>
                      <m:sty m:val="p"/>
                    </m:rPr>
                    <m:t>MSE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.</w:t>
            </w:r>
          </w:p>
          <w:p/>
        </w:tc>
      </w:tr>
    </w:tbl>
    <w:bookmarkEnd w:id="163"/>
    <w:bookmarkStart w:id="164" w:name="rem-cv-estimate"/>
    <w:p>
      <w:pPr>
        <w:pStyle w:val="BodyText"/>
      </w:pPr>
      <w:r>
        <w:rPr>
          <w:i/>
          <w:iCs/>
        </w:rPr>
        <w:t xml:space="preserve">Remark 8</w:t>
      </w:r>
      <w:r>
        <w:t xml:space="preserve"> (What the cross-validation estimate estimates). </w:t>
      </w:r>
      <w:r>
        <w:t xml:space="preserve">Each prediction in</w:t>
      </w:r>
      <w:r>
        <w:t xml:space="preserve"> 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 </w:t>
      </w:r>
      <w:r>
        <w:t xml:space="preserve">comes from a rule</w:t>
      </w:r>
      <w:r>
        <w:t xml:space="preserve"> </w:t>
      </w:r>
      <w:r>
        <w:t xml:space="preserve">that did not see the observation it predicts,</w:t>
      </w:r>
      <w:r>
        <w:t xml:space="preserve"> </w:t>
      </w:r>
      <w:r>
        <w:t xml:space="preserve">so each squared error is scored as in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.</w:t>
      </w:r>
      <w:r>
        <w:t xml:space="preserve"> </w:t>
      </w:r>
      <w:r>
        <w:t xml:space="preserve">But the rule for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was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observations,</w:t>
      </w:r>
      <w:r>
        <w:t xml:space="preserve"> </w:t>
      </w:r>
      <w:r>
        <w:t xml:space="preserve">not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rules differ from one another and from the rule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the fitting</w:t>
      </w:r>
      <w:r>
        <w:t xml:space="preserve"> </w:t>
      </w:r>
      <w:r>
        <w:rPr>
          <w:i/>
          <w:iCs/>
        </w:rPr>
        <w:t xml:space="preserve">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the smaller training-set sizes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when every fold has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rather 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 </w:t>
      </w:r>
      <w:r>
        <w:t xml:space="preserve">for the one rule fitted to all the data</w:t>
      </w:r>
      <w:r>
        <w:t xml:space="preserve"> </w:t>
      </w:r>
      <w:r>
        <w:t xml:space="preserve">(Hastie et al. 2009, sec. 7.12)</w:t>
      </w:r>
      <w:r>
        <w:t xml:space="preserve">.</w:t>
      </w:r>
    </w:p>
    <w:p>
      <w:pPr>
        <w:pStyle w:val="BodyText"/>
      </w:pPr>
      <w:r>
        <w:t xml:space="preserve">When every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also the average 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mean squared errors</w:t>
        </w:r>
      </w:hyperlink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 form</w:t>
      </w:r>
      <w:r>
        <w:t xml:space="preserve"> </w:t>
      </w:r>
      <w:r>
        <w:t xml:space="preserve">James et al. (2021, sec. 5.1.3)</w:t>
      </w:r>
      <w:r>
        <w:t xml:space="preserve"> </w:t>
      </w:r>
      <w:r>
        <w:t xml:space="preserve">use.</w:t>
      </w:r>
    </w:p>
    <w:bookmarkEnd w:id="164"/>
    <w:bookmarkStart w:id="165" w:name="rem-choosing-k"/>
    <w:p>
      <w:pPr>
        <w:pStyle w:val="BodyText"/>
      </w:pPr>
      <w:r>
        <w:rPr>
          <w:i/>
          <w:iCs/>
        </w:rPr>
        <w:t xml:space="preserve">Remark 9</w:t>
      </w:r>
      <w:r>
        <w:t xml:space="preserve"> (Choosing the number of folds). </w:t>
      </w:r>
      <w:r>
        <w:t xml:space="preserve">The number of folds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trades bias against variance</w:t>
      </w:r>
      <w:r>
        <w:t xml:space="preserve"> </w:t>
      </w:r>
      <w:r>
        <w:t xml:space="preserve">in the cross-validation estimate itself</w:t>
      </w:r>
      <w:r>
        <w:t xml:space="preserve"> </w:t>
      </w:r>
      <w:r>
        <w:t xml:space="preserve">(James et al. 2021, sec. 5.1.4)</w:t>
      </w:r>
      <w:r>
        <w:t xml:space="preserve">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Bias.</w:t>
      </w:r>
      <w:r>
        <w:t xml:space="preserve"> </w:t>
      </w:r>
      <w:r>
        <w:t xml:space="preserve">Each rule in</w:t>
      </w:r>
      <w:r>
        <w:t xml:space="preserve"> 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 </w:t>
      </w:r>
      <w:r>
        <w:t xml:space="preserve">is fitted to about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A rule fitted to fewer observations usually predicts worse,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tends to overstate the error of a rule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overstatement shrinks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Variance.</w:t>
      </w:r>
      <w:r>
        <w:t xml:space="preserve"> </w:t>
      </w:r>
      <w:r>
        <w:t xml:space="preserve">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training sets overlap more,</w:t>
      </w:r>
      <w:r>
        <w:t xml:space="preserve"> </w:t>
      </w:r>
      <w:r>
        <w:t xml:space="preserve">so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fitted rules are more alike</w:t>
      </w:r>
      <w:r>
        <w:t xml:space="preserve"> </w:t>
      </w:r>
      <w:r>
        <w:t xml:space="preserve">and their errors are more strongly correlated.</w:t>
      </w:r>
      <w:r>
        <w:t xml:space="preserve"> </w:t>
      </w:r>
      <w:r>
        <w:t xml:space="preserve">An average of strongly correlated errors varies more</w:t>
      </w:r>
      <w:r>
        <w:t xml:space="preserve"> </w:t>
      </w:r>
      <w:r>
        <w:t xml:space="preserve">from one data set to another than an average of weakly correlated ones.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Computation.</w:t>
      </w:r>
      <w:r>
        <w:t xml:space="preserve"> </w:t>
      </w:r>
      <w:r>
        <w:t xml:space="preserve">The model is fitted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times.</w:t>
      </w:r>
    </w:p>
    <w:p>
      <w:pPr>
        <w:pStyle w:val="FirstParagraph"/>
      </w:pP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the usual compromise.</w:t>
      </w:r>
    </w:p>
    <w:bookmarkEnd w:id="165"/>
    <w:bookmarkStart w:id="170" w:name="exm-kfold-simulated"/>
    <w:p>
      <w:pPr>
        <w:pStyle w:val="BodyText"/>
      </w:pPr>
      <w:r>
        <w:rPr>
          <w:b/>
          <w:bCs/>
        </w:rPr>
        <w:t xml:space="preserve">Example 6 (Cross-validation versus the generalization error)</w:t>
      </w:r>
      <w:r>
        <w:t xml:space="preserve"> </w:t>
      </w:r>
      <w:r>
        <w:t xml:space="preserve">This example applies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using only those 30 observations.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assign_folds()</w:t>
      </w:r>
      <w:r>
        <w:t xml:space="preserve"> </w:t>
      </w:r>
      <w:r>
        <w:t xml:space="preserve">assigns each observation to a fold at random,</w:t>
      </w:r>
      <w:r>
        <w:t xml:space="preserve"> </w:t>
      </w:r>
      <w:r>
        <w:rPr>
          <w:rStyle w:val="VerbatimChar"/>
        </w:rPr>
        <w:t xml:space="preserve">cv_squared_errors()</w:t>
      </w:r>
      <w:r>
        <w:t xml:space="preserve"> </w:t>
      </w:r>
      <w:r>
        <w:t xml:space="preserve">fits the model once per fold without that fold</w:t>
      </w:r>
      <w:r>
        <w:t xml:space="preserve"> </w:t>
      </w:r>
      <w:r>
        <w:t xml:space="preserve">and returns each observation’s squared prediction error,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averages them, which is</w:t>
      </w:r>
      <w:r>
        <w:t xml:space="preserve"> 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assign_folds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k)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(k), n))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cv_squared_errors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(formula, data))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(data))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])</w:t>
      </w:r>
      <w:r>
        <w:br/>
      </w:r>
      <w:r>
        <w:rPr>
          <w:rStyle w:val="NormalTok"/>
        </w:rPr>
        <w:t xml:space="preserve">    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data[in_fold, 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(pred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(formula, data, folds))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fold =</w:t>
      </w:r>
      <w:r>
        <w:rPr>
          <w:rStyle w:val="NormalTok"/>
        </w:rPr>
        <w:t xml:space="preserve"> sim_folds)</w:t>
      </w:r>
      <w:r>
        <w:br/>
      </w:r>
      <w:r>
        <w:rPr>
          <w:rStyle w:val="CommentTok"/>
        </w:rPr>
        <w:t xml:space="preserve">#&gt; fold</w:t>
      </w:r>
      <w:r>
        <w:br/>
      </w:r>
      <w:r>
        <w:rPr>
          <w:rStyle w:val="CommentTok"/>
        </w:rPr>
        <w:t xml:space="preserve">#&gt; 1 2 3 4 5 </w:t>
      </w:r>
      <w:r>
        <w:br/>
      </w:r>
      <w:r>
        <w:rPr>
          <w:rStyle w:val="CommentTok"/>
        </w:rPr>
        <w:t xml:space="preserve">#&gt; 6 6 6 6 6</w:t>
      </w:r>
    </w:p>
    <w:p>
      <w:pPr>
        <w:pStyle w:val="FirstParagraph"/>
      </w:pPr>
      <w:r>
        <w:t xml:space="preserve">The same fold assignment is used for every degree,</w:t>
      </w:r>
      <w:r>
        <w:t xml:space="preserve"> </w:t>
      </w:r>
      <w:r>
        <w:t xml:space="preserve">so the degrees are compared on the same splits.</w:t>
      </w:r>
      <w:r>
        <w:t xml:space="preserve"> </w:t>
      </w:r>
      <w:r>
        <w:t xml:space="preserve">The table and figure report the square root of each cross-validation estimate,</w:t>
      </w:r>
      <w:r>
        <w:t xml:space="preserve"> </w:t>
      </w:r>
      <w:r>
        <w:t xml:space="preserve">so that it is in the same unit as the training and generalization 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sim_errors_cv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cv_5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sim_folds))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sim_errors_cv</w:t>
      </w:r>
      <w:r>
        <w:br/>
      </w:r>
      <w:r>
        <w:rPr>
          <w:rStyle w:val="CommentTok"/>
        </w:rPr>
        <w:t xml:space="preserve">#&gt; # A tibble: 10 × 4</w:t>
      </w:r>
      <w:r>
        <w:br/>
      </w:r>
      <w:r>
        <w:rPr>
          <w:rStyle w:val="CommentTok"/>
        </w:rPr>
        <w:t xml:space="preserve">#&gt;    degree training generalization  cv_5</w:t>
      </w:r>
      <w:r>
        <w:br/>
      </w:r>
      <w:r>
        <w:rPr>
          <w:rStyle w:val="CommentTok"/>
        </w:rPr>
        <w:t xml:space="preserve">#&gt;     &lt;int&gt;    &lt;dbl&gt;          &lt;dbl&gt; &lt;dbl&gt;</w:t>
      </w:r>
      <w:r>
        <w:br/>
      </w:r>
      <w:r>
        <w:rPr>
          <w:rStyle w:val="CommentTok"/>
        </w:rPr>
        <w:t xml:space="preserve">#&gt;  1      1    0.567          0.547 0.597</w:t>
      </w:r>
      <w:r>
        <w:br/>
      </w:r>
      <w:r>
        <w:rPr>
          <w:rStyle w:val="CommentTok"/>
        </w:rPr>
        <w:t xml:space="preserve">#&gt;  2      2    0.560          0.557 0.610</w:t>
      </w:r>
      <w:r>
        <w:br/>
      </w:r>
      <w:r>
        <w:rPr>
          <w:rStyle w:val="CommentTok"/>
        </w:rPr>
        <w:t xml:space="preserve">#&gt;  3      3    0.231          0.315 0.287</w:t>
      </w:r>
      <w:r>
        <w:br/>
      </w:r>
      <w:r>
        <w:rPr>
          <w:rStyle w:val="CommentTok"/>
        </w:rPr>
        <w:t xml:space="preserve">#&gt;  4      4    0.231          0.315 0.313</w:t>
      </w:r>
      <w:r>
        <w:br/>
      </w:r>
      <w:r>
        <w:rPr>
          <w:rStyle w:val="CommentTok"/>
        </w:rPr>
        <w:t xml:space="preserve">#&gt;  5      5    0.216          0.306 0.323</w:t>
      </w:r>
      <w:r>
        <w:br/>
      </w:r>
      <w:r>
        <w:rPr>
          <w:rStyle w:val="CommentTok"/>
        </w:rPr>
        <w:t xml:space="preserve">#&gt;  6      6    0.195          0.324 0.307</w:t>
      </w:r>
      <w:r>
        <w:br/>
      </w:r>
      <w:r>
        <w:rPr>
          <w:rStyle w:val="CommentTok"/>
        </w:rPr>
        <w:t xml:space="preserve">#&gt;  7      7    0.194          0.326 0.395</w:t>
      </w:r>
      <w:r>
        <w:br/>
      </w:r>
      <w:r>
        <w:rPr>
          <w:rStyle w:val="CommentTok"/>
        </w:rPr>
        <w:t xml:space="preserve">#&gt;  8      8    0.184          0.335 0.316</w:t>
      </w:r>
      <w:r>
        <w:br/>
      </w:r>
      <w:r>
        <w:rPr>
          <w:rStyle w:val="CommentTok"/>
        </w:rPr>
        <w:t xml:space="preserve">#&gt;  9      9    0.183          0.335 0.536</w:t>
      </w:r>
      <w:r>
        <w:br/>
      </w:r>
      <w:r>
        <w:rPr>
          <w:rStyle w:val="CommentTok"/>
        </w:rPr>
        <w:t xml:space="preserve">#&gt; 10     10    0.180          0.341 1.39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9" w:name="fig-cv-simula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generalization, cv_5),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error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error,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"cv_5"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"5-fold CV"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67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cv-simulated-plot-1.png" id="1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</w:t>
            </w:r>
            <w:r>
              <w:t xml:space="preserve"> </w:t>
            </w:r>
            <w:hyperlink w:anchor="fig-train-test-error">
              <w:r>
                <w:rPr>
                  <w:rStyle w:val="Hyperlink"/>
                </w:rPr>
                <w:t xml:space="preserve">Figure 1</w:t>
              </w:r>
            </w:hyperlink>
            <w:r>
              <w:t xml:space="preserve"> </w:t>
            </w:r>
            <w:r>
              <w:t xml:space="preserve">with the 5-fold cross-validation estimate added.</w:t>
            </w:r>
            <w:r>
              <w:t xml:space="preserve"> </w:t>
            </w:r>
            <w:r>
              <w:t xml:space="preserve">Only the training and cross-validation curves</w:t>
            </w:r>
            <w:r>
              <w:t xml:space="preserve"> </w:t>
            </w:r>
            <w:r>
              <w:t xml:space="preserve">could be computed from real data.</w:t>
            </w:r>
          </w:p>
          <w:bookmarkEnd w:id="169"/>
        </w:tc>
      </w:tr>
    </w:tbl>
    <w:p>
      <w:pPr>
        <w:pStyle w:val="SourceCode"/>
      </w:pPr>
      <w:r>
        <w:rPr>
          <w:rStyle w:val="NormalTok"/>
        </w:rPr>
        <w:t xml:space="preserve">sim_best_cv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cv_5)]</w:t>
      </w:r>
      <w:r>
        <w:br/>
      </w:r>
      <w:r>
        <w:rPr>
          <w:rStyle w:val="NormalTok"/>
        </w:rPr>
        <w:t xml:space="preserve">sim_n_fit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(sim_folds))</w:t>
      </w:r>
      <w:r>
        <w:br/>
      </w:r>
      <w:r>
        <w:rPr>
          <w:rStyle w:val="NormalTok"/>
        </w:rPr>
        <w:t xml:space="preserve">sim_top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(sim_errors_cv, degree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(sim_degrees))</w:t>
      </w:r>
      <w:r>
        <w:br/>
      </w:r>
      <w:r>
        <w:rPr>
          <w:rStyle w:val="NormalTok"/>
        </w:rPr>
        <w:t xml:space="preserve">sim_cv_ratio_top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best_by_cv =</w:t>
      </w:r>
      <w:r>
        <w:rPr>
          <w:rStyle w:val="NormalTok"/>
        </w:rPr>
        <w:t xml:space="preserve"> sim_best_cv,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n_per_fit =</w:t>
      </w:r>
      <w:r>
        <w:rPr>
          <w:rStyle w:val="NormalTok"/>
        </w:rPr>
        <w:t xml:space="preserve"> sim_n_fit,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cv_over_generalization_at_top_degree =</w:t>
      </w:r>
      <w:r>
        <w:rPr>
          <w:rStyle w:val="NormalTok"/>
        </w:rPr>
        <w:t xml:space="preserve"> sim_cv_ratio_top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best_by_cv               best_by_generalization </w:t>
      </w:r>
      <w:r>
        <w:br/>
      </w:r>
      <w:r>
        <w:rPr>
          <w:rStyle w:val="CommentTok"/>
        </w:rPr>
        <w:t xml:space="preserve">#&gt;                              3.00000                              5.00000 </w:t>
      </w:r>
      <w:r>
        <w:br/>
      </w:r>
      <w:r>
        <w:rPr>
          <w:rStyle w:val="CommentTok"/>
        </w:rPr>
        <w:t xml:space="preserve">#&gt;                            n_per_fit cv_over_generalization_at_top_degree </w:t>
      </w:r>
      <w:r>
        <w:br/>
      </w:r>
      <w:r>
        <w:rPr>
          <w:rStyle w:val="CommentTok"/>
        </w:rPr>
        <w:t xml:space="preserve">#&gt;                             24.00000                              4.07316</w:t>
      </w:r>
    </w:p>
    <w:p>
      <w:pPr>
        <w:pStyle w:val="FirstParagraph"/>
      </w:pPr>
      <w:r>
        <w:t xml:space="preserve">The cross-validation estimate is smallest at degree 3,</w:t>
      </w:r>
      <w:r>
        <w:t xml:space="preserve"> </w:t>
      </w:r>
      <w:r>
        <w:t xml:space="preserve">and the estimated generalization error at degree 5.</w:t>
      </w:r>
      <w:r>
        <w:t xml:space="preserve"> </w:t>
      </w:r>
      <w:r>
        <w:t xml:space="preserve">Unlike the training error,</w:t>
      </w:r>
      <w:r>
        <w:t xml:space="preserve"> </w:t>
      </w:r>
      <w:r>
        <w:t xml:space="preserve">the cross-validation estimate does not keep falling as the degree grows,</w:t>
      </w:r>
      <w:r>
        <w:t xml:space="preserve"> </w:t>
      </w:r>
      <w:r>
        <w:t xml:space="preserve">so it does not simply reward higher degrees.</w:t>
      </w:r>
      <w:r>
        <w:t xml:space="preserve"> </w:t>
      </w:r>
      <w:r>
        <w:t xml:space="preserve">It is not an estimate of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 </w:t>
      </w:r>
      <w:r>
        <w:t xml:space="preserve">for the fit to all 30 observations, though</w:t>
      </w:r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8</w:t>
        </w:r>
      </w:hyperlink>
      <w:r>
        <w:t xml:space="preserve">).</w:t>
      </w:r>
      <w:r>
        <w:t xml:space="preserve"> </w:t>
      </w:r>
      <w:r>
        <w:t xml:space="preserve">Each of its fits uses only 24 observations.</w:t>
      </w:r>
      <w:r>
        <w:t xml:space="preserve"> </w:t>
      </w:r>
      <w:r>
        <w:t xml:space="preserve">At degree 10,</w:t>
      </w:r>
      <w:r>
        <w:t xml:space="preserve"> </w:t>
      </w:r>
      <w:r>
        <w:t xml:space="preserve">polynomials fitted to 24 points predict their held-out points</w:t>
      </w:r>
      <w:r>
        <w:t xml:space="preserve"> </w:t>
      </w:r>
      <w:r>
        <w:t xml:space="preserve">much worse than the fit to all 30 predicts new data:</w:t>
      </w:r>
      <w:r>
        <w:t xml:space="preserve"> </w:t>
      </w:r>
      <w:r>
        <w:t xml:space="preserve">the cross-validation estimate is</w:t>
      </w:r>
      <w:r>
        <w:t xml:space="preserve"> </w:t>
      </w:r>
      <w:r>
        <w:t xml:space="preserve">4.1 times the estimated generalization RMSE.</w:t>
      </w:r>
    </w:p>
    <w:p>
      <w:pPr>
        <w:pStyle w:val="BodyText"/>
      </w:pPr>
      <w:r>
        <w:t xml:space="preserve">Part of that gap is expected: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8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the least-squares fit of a degree-10 polynomial,</w:t>
      </w:r>
      <w:r>
        <w:t xml:space="preserve"> </w:t>
      </w:r>
      <w:r>
        <w:t xml:space="preserve">the cross-validation estimate targets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the error of a fit to 30 points.</w:t>
      </w:r>
      <w:r>
        <w:t xml:space="preserve"> </w:t>
      </w:r>
      <w:r>
        <w:t xml:space="preserve">A simulation of many training sets of each size</w:t>
      </w:r>
      <w:r>
        <w:t xml:space="preserve"> </w:t>
      </w:r>
      <w:r>
        <w:t xml:space="preserve">shows how much the size alone matters at this degree.</w:t>
      </w:r>
    </w:p>
    <w:p>
      <w:pPr>
        <w:pStyle w:val="SourceCode"/>
      </w:pPr>
      <w:r>
        <w:rPr>
          <w:rStyle w:val="NormalTok"/>
        </w:rPr>
        <w:t xml:space="preserve">sim_generalization_draws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n_train, degree, n_reps, draw, new_data, score</w:t>
      </w:r>
      <w:r>
        <w:br/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(n_reps), \(r) {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degree),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draw</w:t>
      </w:r>
      <w:r>
        <w:rPr>
          <w:rStyle w:val="NormalTok"/>
        </w:rPr>
        <w:t xml:space="preserve">(n_train))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(fit, new_data)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sim_size_effect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n_train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(sim_n_fit,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draws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n_train,</w:t>
      </w:r>
      <w:r>
        <w:br/>
      </w:r>
      <w:r>
        <w:rPr>
          <w:rStyle w:val="NormalTok"/>
        </w:rPr>
        <w:t xml:space="preserve">      \(n)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sim_generalization_draws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n,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(sim_degrees), sim_n_reps,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draw =</w:t>
      </w:r>
      <w:r>
        <w:rPr>
          <w:rStyle w:val="NormalTok"/>
        </w:rPr>
        <w:t xml:space="preserve"> sim_draw, </w:t>
      </w:r>
      <w:r>
        <w:rPr>
          <w:rStyle w:val="AttributeTok"/>
        </w:rPr>
        <w:t xml:space="preserve">new_data =</w:t>
      </w:r>
      <w:r>
        <w:rPr>
          <w:rStyle w:val="NormalTok"/>
        </w:rPr>
        <w:t xml:space="preserve"> sim_new, </w:t>
      </w:r>
      <w:r>
        <w:rPr>
          <w:rStyle w:val="AttributeTok"/>
        </w:rPr>
        <w:t xml:space="preserve">score =</w:t>
      </w:r>
      <w:r>
        <w:rPr>
          <w:rStyle w:val="NormalTok"/>
        </w:rPr>
        <w:t xml:space="preserve"> prediction_mse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median),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quantile_90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\(v)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(v,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max),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top_two_share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draws,</w:t>
      </w:r>
      <w:r>
        <w:br/>
      </w:r>
      <w:r>
        <w:rPr>
          <w:rStyle w:val="NormalTok"/>
        </w:rPr>
        <w:t xml:space="preserve">      \(v)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(v,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draws)</w:t>
      </w:r>
      <w:r>
        <w:br/>
      </w:r>
      <w:r>
        <w:br/>
      </w:r>
      <w:r>
        <w:rPr>
          <w:rStyle w:val="NormalTok"/>
        </w:rPr>
        <w:t xml:space="preserve">sim_size_effect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n_train median quantile_90   mean   largest top_two_share</w:t>
      </w:r>
      <w:r>
        <w:br/>
      </w:r>
      <w:r>
        <w:rPr>
          <w:rStyle w:val="CommentTok"/>
        </w:rPr>
        <w:t xml:space="preserve">#&gt;     &lt;int&gt;  &lt;dbl&gt;       &lt;dbl&gt;  &lt;dbl&gt;     &lt;dbl&gt;         &lt;dbl&gt;</w:t>
      </w:r>
      <w:r>
        <w:br/>
      </w:r>
      <w:r>
        <w:rPr>
          <w:rStyle w:val="CommentTok"/>
        </w:rPr>
        <w:t xml:space="preserve">#&gt; 1      24  1.14        207.  39068. 18318345.         0.965</w:t>
      </w:r>
      <w:r>
        <w:br/>
      </w:r>
      <w:r>
        <w:rPr>
          <w:rStyle w:val="CommentTok"/>
        </w:rPr>
        <w:t xml:space="preserve">#&gt; 2      30  0.274        40.6   116.    24568.         0.508</w:t>
      </w:r>
    </w:p>
    <w:p>
      <w:pPr>
        <w:pStyle w:val="FirstParagraph"/>
      </w:pPr>
      <w:r>
        <w:t xml:space="preserve">Over 500 simulated training sets of each size,</w:t>
      </w:r>
      <w:r>
        <w:t xml:space="preserve"> </w:t>
      </w:r>
      <w:r>
        <w:t xml:space="preserve">degree-10 fits to 24 points</w:t>
      </w:r>
      <w:r>
        <w:t xml:space="preserve"> </w:t>
      </w:r>
      <w:r>
        <w:t xml:space="preserve">have median generalization MSE</w:t>
      </w:r>
      <w:r>
        <w:t xml:space="preserve"> </w:t>
      </w:r>
      <w:r>
        <w:t xml:space="preserve">1.14,</w:t>
      </w:r>
      <w:r>
        <w:t xml:space="preserve"> </w:t>
      </w:r>
      <w:r>
        <w:t xml:space="preserve">against 0.27</w:t>
      </w:r>
      <w:r>
        <w:t xml:space="preserve"> </w:t>
      </w:r>
      <w:r>
        <w:t xml:space="preserve">for fits to 30 points,</w:t>
      </w:r>
      <w:r>
        <w:t xml:space="preserve"> </w:t>
      </w:r>
      <w:r>
        <w:t xml:space="preserve">and 90th percentiles of</w:t>
      </w:r>
      <w:r>
        <w:t xml:space="preserve"> </w:t>
      </w:r>
      <w:r>
        <w:t xml:space="preserve">207.31</w:t>
      </w:r>
      <w:r>
        <w:t xml:space="preserve"> </w:t>
      </w:r>
      <w:r>
        <w:t xml:space="preserve">and 40.65.</w:t>
      </w:r>
      <w:r>
        <w:t xml:space="preserve"> </w:t>
      </w:r>
      <w:r>
        <w:t xml:space="preserve">The sample means are no guide to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 </w:t>
      </w:r>
      <w:r>
        <w:t xml:space="preserve">here:</w:t>
      </w:r>
      <w:r>
        <w:t xml:space="preserve"> </w:t>
      </w:r>
      <w:r>
        <w:t xml:space="preserve">the largest single value among the fits to 24 points is</w:t>
      </w:r>
      <w:r>
        <w:t xml:space="preserve"> </w:t>
      </w:r>
      <w:r>
        <w:t xml:space="preserve">18,000,000,</w:t>
      </w:r>
      <w:r>
        <w:t xml:space="preserve"> </w:t>
      </w:r>
      <w:r>
        <w:t xml:space="preserve">from one fit that is wildly wrong away from the data,</w:t>
      </w:r>
      <w:r>
        <w:t xml:space="preserve"> </w:t>
      </w:r>
      <w:r>
        <w:t xml:space="preserve">and the two largest values supply</w:t>
      </w:r>
      <w:r>
        <w:t xml:space="preserve"> </w:t>
      </w:r>
      <w:r>
        <w:t xml:space="preserve">97% and</w:t>
      </w:r>
      <w:r>
        <w:t xml:space="preserve"> </w:t>
      </w:r>
      <w:r>
        <w:t xml:space="preserve">51% of the two means.</w:t>
      </w:r>
      <w:r>
        <w:t xml:space="preserve"> </w:t>
      </w:r>
      <w:r>
        <w:t xml:space="preserve">So fits of this degree to 24 points</w:t>
      </w:r>
      <w:r>
        <w:t xml:space="preserve"> </w:t>
      </w:r>
      <w:r>
        <w:t xml:space="preserve">are much worse than fits to 30 points,</w:t>
      </w:r>
      <w:r>
        <w:t xml:space="preserve"> </w:t>
      </w:r>
      <w:r>
        <w:t xml:space="preserve">and a large cross-validation estimate here is no surprise.</w:t>
      </w:r>
      <w:r>
        <w:t xml:space="preserve"> </w:t>
      </w:r>
      <w:r>
        <w:t xml:space="preserve">How much of this particular gap comes from the training-set size,</w:t>
      </w:r>
      <w:r>
        <w:t xml:space="preserve"> </w:t>
      </w:r>
      <w:r>
        <w:t xml:space="preserve">and how much from the chance of this one data set,</w:t>
      </w:r>
      <w:r>
        <w:t xml:space="preserve"> </w:t>
      </w:r>
      <w:r>
        <w:t xml:space="preserve">a single run cannot say.</w:t>
      </w:r>
      <w:r>
        <w:t xml:space="preserve"> </w:t>
      </w:r>
      <w:r>
        <w:t xml:space="preserve">The estimate also jumps around from one degree to the next,</w:t>
      </w:r>
      <w:r>
        <w:t xml:space="preserve"> </w:t>
      </w:r>
      <w:r>
        <w:t xml:space="preserve">because it rests on only 30 observations</w:t>
      </w:r>
      <w:r>
        <w:t xml:space="preserve"> </w:t>
      </w:r>
      <w:r>
        <w:t xml:space="preserve">rather than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ones.</w:t>
      </w:r>
    </w:p>
    <w:bookmarkEnd w:id="170"/>
    <w:bookmarkStart w:id="173" w:name="exm-kfold-mtcars"/>
    <w:p>
      <w:pPr>
        <w:pStyle w:val="BodyText"/>
      </w:pPr>
      <w:r>
        <w:rPr>
          <w:b/>
          <w:bCs/>
        </w:rPr>
        <w:t xml:space="preserve">Example 7 (Four-fold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applies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</w:t>
      </w:r>
      <w:r>
        <w:t xml:space="preserve"> </w:t>
      </w:r>
      <w:hyperlink w:anchor="exr-kfold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to the four polynomial models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now using all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function of</w:t>
      </w:r>
      <w:r>
        <w:t xml:space="preserve"> </w:t>
      </w:r>
      <w:hyperlink w:anchor="exm-kfold-simulated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The fold assignment is random,</w:t>
      </w:r>
      <w:r>
        <w:t xml:space="preserve"> </w:t>
      </w:r>
      <w:r>
        <w:t xml:space="preserve">so the estimate is too;</w:t>
      </w:r>
      <w:r>
        <w:t xml:space="preserve"> </w:t>
      </w:r>
      <w:r>
        <w:t xml:space="preserve">to show how much,</w:t>
      </w:r>
      <w:r>
        <w:t xml:space="preserve"> </w:t>
      </w:r>
      <w:r>
        <w:t xml:space="preserve">we repeat the whole procedure with 5 different random fold assignments.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1" w:name="tbl-cv-mtcars-repea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Square root of the 4-fold cross-validation estimate, by degree,</w:t>
            </w:r>
            <w:r>
              <w:t xml:space="preserve"> </w:t>
            </w:r>
            <w:r>
              <w:t xml:space="preserve">for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mtcars_degrees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n_repeats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32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mtcars_cv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expand_grid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repeat_id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(n_repeats), </w:t>
            </w:r>
            <w:r>
              <w:rPr>
                <w:rStyle w:val="AttributeTok"/>
              </w:rPr>
              <w:t xml:space="preserve">degree =</w:t>
            </w:r>
            <w:r>
              <w:rPr>
                <w:rStyle w:val="NormalTok"/>
              </w:rPr>
              <w:t xml:space="preserve"> mtcars_degrees)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rmse =</w:t>
            </w:r>
            <w:r>
              <w:rPr>
                <w:rStyle w:val="NormalTok"/>
              </w:rPr>
              <w:t xml:space="preserve"> {</w:t>
            </w:r>
            <w:r>
              <w:br/>
            </w:r>
            <w:r>
              <w:rPr>
                <w:rStyle w:val="NormalTok"/>
              </w:rPr>
              <w:t xml:space="preserve">      folds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assign_folds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(mtcars), </w:t>
            </w:r>
            <w:r>
              <w:rPr>
                <w:rStyle w:val="AttributeTok"/>
              </w:rPr>
              <w:t xml:space="preserve">k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  purrr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map_dbl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degree,</w:t>
            </w:r>
            <w:r>
              <w:br/>
            </w:r>
            <w:r>
              <w:rPr>
                <w:rStyle w:val="NormalTok"/>
              </w:rPr>
              <w:t xml:space="preserve">        \(d)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cv_mse</w:t>
            </w:r>
            <w:r>
              <w:rPr>
                <w:rStyle w:val="NormalTok"/>
              </w:rPr>
              <w:t xml:space="preserve">(mpg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poly</w:t>
            </w:r>
            <w:r>
              <w:rPr>
                <w:rStyle w:val="NormalTok"/>
              </w:rPr>
              <w:t xml:space="preserve">(wt, d), mtcars, folds))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},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.by =</w:t>
            </w:r>
            <w:r>
              <w:rPr>
                <w:rStyle w:val="NormalTok"/>
              </w:rPr>
              <w:t xml:space="preserve"> repeat_id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pivot_wider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names_from =</w:t>
            </w:r>
            <w:r>
              <w:rPr>
                <w:rStyle w:val="NormalTok"/>
              </w:rPr>
              <w:t xml:space="preserve"> degree,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values_from =</w:t>
            </w:r>
            <w:r>
              <w:rPr>
                <w:rStyle w:val="NormalTok"/>
              </w:rPr>
              <w:t xml:space="preserve"> rmse,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</w:t>
            </w:r>
            <w:r>
              <w:br/>
            </w:r>
            <w:r>
              <w:rPr>
                <w:rStyle w:val="CommentTok"/>
              </w:rPr>
              <w:t xml:space="preserve">#&gt; # A tibble: 5 × 5</w:t>
            </w:r>
            <w:r>
              <w:br/>
            </w:r>
            <w:r>
              <w:rPr>
                <w:rStyle w:val="CommentTok"/>
              </w:rPr>
              <w:t xml:space="preserve">#&gt;   repeat_id degree_1 degree_2 degree_3 degree_4</w:t>
            </w:r>
            <w:r>
              <w:br/>
            </w:r>
            <w:r>
              <w:rPr>
                <w:rStyle w:val="CommentTok"/>
              </w:rPr>
              <w:t xml:space="preserve">#&gt;       &lt;int&gt;    &lt;dbl&gt;    &lt;dbl&gt;    &lt;dbl&gt;    &lt;dbl&gt;</w:t>
            </w:r>
            <w:r>
              <w:br/>
            </w:r>
            <w:r>
              <w:rPr>
                <w:rStyle w:val="CommentTok"/>
              </w:rPr>
              <w:t xml:space="preserve">#&gt; 1         1     3.42     2.67     2.69     2.92</w:t>
            </w:r>
            <w:r>
              <w:br/>
            </w:r>
            <w:r>
              <w:rPr>
                <w:rStyle w:val="CommentTok"/>
              </w:rPr>
              <w:t xml:space="preserve">#&gt; 2         2     3.10     2.73     2.74     2.82</w:t>
            </w:r>
            <w:r>
              <w:br/>
            </w:r>
            <w:r>
              <w:rPr>
                <w:rStyle w:val="CommentTok"/>
              </w:rPr>
              <w:t xml:space="preserve">#&gt; 3         3     3.14     2.82     2.86     3.00</w:t>
            </w:r>
            <w:r>
              <w:br/>
            </w:r>
            <w:r>
              <w:rPr>
                <w:rStyle w:val="CommentTok"/>
              </w:rPr>
              <w:t xml:space="preserve">#&gt; 4         4     3.18     2.65     2.76     3.00</w:t>
            </w:r>
            <w:r>
              <w:br/>
            </w:r>
            <w:r>
              <w:rPr>
                <w:rStyle w:val="CommentTok"/>
              </w:rPr>
              <w:t xml:space="preserve">#&gt; 5         5     3.38     2.74     2.78     2.81</w:t>
            </w:r>
          </w:p>
          <w:bookmarkEnd w:id="171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2" w:name="tbl-cv-mtca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Degree with the smallest 4-fold cross-validated RMSE</w:t>
            </w:r>
            <w:r>
              <w:t xml:space="preserve"> </w:t>
            </w:r>
            <w:r>
              <w:t xml:space="preserve">in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mtcars_cv_best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mtcars_cv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repeat_id,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slice_min</w:t>
            </w:r>
            <w:r>
              <w:rPr>
                <w:rStyle w:val="NormalTok"/>
              </w:rPr>
              <w:t xml:space="preserve">(rmse,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repeat_id)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mtcars_cv_best</w:t>
            </w:r>
            <w:r>
              <w:br/>
            </w:r>
            <w:r>
              <w:rPr>
                <w:rStyle w:val="CommentTok"/>
              </w:rPr>
              <w:t xml:space="preserve">#&gt; # A tibble: 5 × 3</w:t>
            </w:r>
            <w:r>
              <w:br/>
            </w:r>
            <w:r>
              <w:rPr>
                <w:rStyle w:val="CommentTok"/>
              </w:rPr>
              <w:t xml:space="preserve">#&gt;   repeat_id degree  rmse</w:t>
            </w:r>
            <w:r>
              <w:br/>
            </w:r>
            <w:r>
              <w:rPr>
                <w:rStyle w:val="CommentTok"/>
              </w:rPr>
              <w:t xml:space="preserve">#&gt;       &lt;int&gt; &lt;chr&gt;  &lt;dbl&gt;</w:t>
            </w:r>
            <w:r>
              <w:br/>
            </w:r>
            <w:r>
              <w:rPr>
                <w:rStyle w:val="CommentTok"/>
              </w:rPr>
              <w:t xml:space="preserve">#&gt; 1         1 2       2.67</w:t>
            </w:r>
            <w:r>
              <w:br/>
            </w:r>
            <w:r>
              <w:rPr>
                <w:rStyle w:val="CommentTok"/>
              </w:rPr>
              <w:t xml:space="preserve">#&gt; 2         2 2       2.73</w:t>
            </w:r>
            <w:r>
              <w:br/>
            </w:r>
            <w:r>
              <w:rPr>
                <w:rStyle w:val="CommentTok"/>
              </w:rPr>
              <w:t xml:space="preserve">#&gt; 3         3 2       2.82</w:t>
            </w:r>
            <w:r>
              <w:br/>
            </w:r>
            <w:r>
              <w:rPr>
                <w:rStyle w:val="CommentTok"/>
              </w:rPr>
              <w:t xml:space="preserve">#&gt; 4         4 2       2.65</w:t>
            </w:r>
            <w:r>
              <w:br/>
            </w:r>
            <w:r>
              <w:rPr>
                <w:rStyle w:val="CommentTok"/>
              </w:rPr>
              <w:t xml:space="preserve">#&gt; 5         5 2       2.74</w:t>
            </w:r>
          </w:p>
          <w:bookmarkEnd w:id="172"/>
        </w:tc>
      </w:tr>
    </w:tbl>
    <w:p>
      <w:pPr>
        <w:pStyle w:val="SourceCode"/>
      </w:pPr>
      <w:r>
        <w:rPr>
          <w:rStyle w:val="NormalTok"/>
        </w:rPr>
        <w:t xml:space="preserve">mtcars_cv_range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mtcars_cv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starts_with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"degree_"</w:t>
      </w:r>
      <w:r>
        <w:rPr>
          <w:rStyle w:val="NormalTok"/>
        </w:rPr>
        <w:t xml:space="preserve">), \(v)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mtcars_chosen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(mtcars_cv_best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degree))</w:t>
      </w:r>
      <w:r>
        <w:br/>
      </w:r>
      <w:r>
        <w:rPr>
          <w:rStyle w:val="NormalTok"/>
        </w:rPr>
        <w:t xml:space="preserve">mtcars_choice_text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(mtcars_chosen)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"but every assignment chose degree "</w:t>
      </w:r>
      <w:r>
        <w:rPr>
          <w:rStyle w:val="NormalTok"/>
        </w:rPr>
        <w:t xml:space="preserve">, mtcars_chosen,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": the estimates moved, and the winner did not"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"and the chosen degree was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combine_words</w:t>
      </w:r>
      <w:r>
        <w:rPr>
          <w:rStyle w:val="NormalTok"/>
        </w:rPr>
        <w:t xml:space="preserve">(mtcars_chosen, </w:t>
      </w:r>
      <w:r>
        <w:rPr>
          <w:rStyle w:val="AttributeTok"/>
        </w:rPr>
        <w:t xml:space="preserve">and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or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", depending on how the cars happened to be split"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mtcars_cv_range</w:t>
      </w:r>
      <w:r>
        <w:br/>
      </w:r>
      <w:r>
        <w:rPr>
          <w:rStyle w:val="CommentTok"/>
        </w:rPr>
        <w:t xml:space="preserve">#&gt; # A tibble: 1 × 4</w:t>
      </w:r>
      <w:r>
        <w:br/>
      </w:r>
      <w:r>
        <w:rPr>
          <w:rStyle w:val="CommentTok"/>
        </w:rPr>
        <w:t xml:space="preserve">#&gt;   degree_1 degree_2 degree_3 degree_4</w:t>
      </w:r>
      <w:r>
        <w:br/>
      </w:r>
      <w:r>
        <w:rPr>
          <w:rStyle w:val="CommentTok"/>
        </w:rPr>
        <w:t xml:space="preserve">#&gt;      &lt;dbl&gt;    &lt;dbl&gt;    &lt;dbl&gt;    &lt;dbl&gt;</w:t>
      </w:r>
      <w:r>
        <w:br/>
      </w:r>
      <w:r>
        <w:rPr>
          <w:rStyle w:val="CommentTok"/>
        </w:rPr>
        <w:t xml:space="preserve">#&gt; 1    0.320    0.168    0.164    0.195</w:t>
      </w:r>
    </w:p>
    <w:p>
      <w:pPr>
        <w:pStyle w:val="FirstParagraph"/>
      </w:pPr>
      <w:r>
        <w:t xml:space="preserve">Each row of</w:t>
      </w:r>
      <w:r>
        <w:t xml:space="preserve"> </w:t>
      </w:r>
      <w:hyperlink w:anchor="tbl-cv-mtcars-repeats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holds, for each degree,</w:t>
      </w:r>
      <w:r>
        <w:t xml:space="preserve"> </w:t>
      </w:r>
      <w:r>
        <w:t xml:space="preserve">the square root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) for one fold assignment.</w:t>
      </w:r>
      <w:r>
        <w:t xml:space="preserve"> </w:t>
      </w:r>
      <w:r>
        <w:t xml:space="preserve">Across fold assignments,</w:t>
      </w:r>
      <w:r>
        <w:t xml:space="preserve"> </w:t>
      </w:r>
      <w:r>
        <w:t xml:space="preserve">the estimate for one degree varied by as much as</w:t>
      </w:r>
      <w:r>
        <w:t xml:space="preserve"> </w:t>
      </w:r>
      <w:r>
        <w:t xml:space="preserve">0.32 mpg,</w:t>
      </w:r>
      <w:r>
        <w:t xml:space="preserve"> </w:t>
      </w:r>
      <w:r>
        <w:t xml:space="preserve">but every assignment chose degree 2: the estimates moved, and the winner did not.</w:t>
      </w:r>
      <w:r>
        <w:t xml:space="preserve"> </w:t>
      </w:r>
      <w:r>
        <w:t xml:space="preserve">A single run of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reports one of these rows,</w:t>
      </w:r>
      <w:r>
        <w:t xml:space="preserve"> </w:t>
      </w:r>
      <w:r>
        <w:t xml:space="preserve">so a small difference between two models’ estimates</w:t>
      </w:r>
      <w:r>
        <w:t xml:space="preserve"> </w:t>
      </w:r>
      <w:r>
        <w:t xml:space="preserve">may not survive a different split.</w:t>
      </w:r>
    </w:p>
    <w:bookmarkEnd w:id="173"/>
    <w:bookmarkEnd w:id="174"/>
    <w:bookmarkStart w:id="205" w:name="sec-loocv"/>
    <w:p>
      <w:pPr>
        <w:pStyle w:val="Heading2"/>
      </w:pPr>
      <w:r>
        <w:t xml:space="preserve">6 Leave-one-out cross-validation</w:t>
      </w:r>
    </w:p>
    <w:bookmarkStart w:id="175" w:name="exr-loocv"/>
    <w:p>
      <w:pPr>
        <w:pStyle w:val="FirstParagraph"/>
      </w:pPr>
      <w:r>
        <w:rPr>
          <w:b/>
          <w:bCs/>
        </w:rPr>
        <w:t xml:space="preserve">Exercise 8 (The largest number of folds)</w:t>
      </w:r>
      <w:r>
        <w:t xml:space="preserve"> </w:t>
      </w:r>
      <w:r>
        <w:t xml:space="preserve">Suppose we take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11"/>
        </w:numPr>
      </w:pPr>
      <w:r>
        <w:t xml:space="preserve">How many models are fit, and how many cars is each fitted to?</w:t>
      </w:r>
    </w:p>
    <w:p>
      <w:pPr>
        <w:pStyle w:val="Compact"/>
        <w:numPr>
          <w:ilvl w:val="0"/>
          <w:numId w:val="1011"/>
        </w:numPr>
      </w:pPr>
      <w:r>
        <w:t xml:space="preserve">If we run the procedure twice,</w:t>
      </w:r>
      <w:r>
        <w:t xml:space="preserve"> </w:t>
      </w:r>
      <w:r>
        <w:t xml:space="preserve">with two different random fold assignments,</w:t>
      </w:r>
      <w:r>
        <w:t xml:space="preserve"> </w:t>
      </w:r>
      <w:r>
        <w:t xml:space="preserve">can the two values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) differ?</w:t>
      </w:r>
    </w:p>
    <w:bookmarkEnd w:id="175"/>
    <w:bookmarkStart w:id="176" w:name="sol-loocv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Compact"/>
        <w:numPr>
          <w:ilvl w:val="0"/>
          <w:numId w:val="1012"/>
        </w:numPr>
      </w:pPr>
      <m:oMath>
        <m:r>
          <m:t>32</m:t>
        </m:r>
        <m:r>
          <m:rPr>
            <m:sty m:val="p"/>
          </m:rPr>
          <m:t>/</m:t>
        </m:r>
        <m:r>
          <m:t>32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car per fold.</w:t>
      </w:r>
    </w:p>
    <w:p>
      <w:pPr>
        <w:pStyle w:val="Compact"/>
        <w:numPr>
          <w:ilvl w:val="0"/>
          <w:numId w:val="1012"/>
        </w:numPr>
      </w:pPr>
      <w:r>
        <w:t xml:space="preserve">One model per fold, so</w:t>
      </w:r>
      <w:r>
        <w:t xml:space="preserve"> </w:t>
      </w:r>
      <m:oMath>
        <m:r>
          <m:t>32</m:t>
        </m:r>
      </m:oMath>
      <w:r>
        <w:t xml:space="preserve"> </w:t>
      </w:r>
      <w:r>
        <w:t xml:space="preserve">models,</w:t>
      </w:r>
      <w:r>
        <w:t xml:space="preserve"> </w:t>
      </w:r>
      <w:r>
        <w:t xml:space="preserve">each fitted to the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31</m:t>
        </m:r>
      </m:oMath>
      <w:r>
        <w:t xml:space="preserve"> </w:t>
      </w:r>
      <w:r>
        <w:t xml:space="preserve">other cars.</w:t>
      </w:r>
    </w:p>
    <w:p>
      <w:pPr>
        <w:pStyle w:val="Compact"/>
        <w:numPr>
          <w:ilvl w:val="0"/>
          <w:numId w:val="1012"/>
        </w:numPr>
      </w:pPr>
      <w:r>
        <w:t xml:space="preserve">No.</w:t>
      </w:r>
      <w:r>
        <w:t xml:space="preserve"> </w:t>
      </w:r>
      <w:r>
        <w:t xml:space="preserve">With one car per fold,</w:t>
      </w:r>
      <w:r>
        <w:t xml:space="preserve"> </w:t>
      </w:r>
      <w:r>
        <w:t xml:space="preserve">every assignment of cars to folds produces the same 32 fits,</w:t>
      </w:r>
      <w:r>
        <w:t xml:space="preserve"> </w:t>
      </w:r>
      <w:r>
        <w:t xml:space="preserve">only numbered differently,</w:t>
      </w:r>
      <w:r>
        <w:t xml:space="preserve"> </w:t>
      </w:r>
      <w:r>
        <w:t xml:space="preserve">and</w:t>
      </w:r>
      <w:r>
        <w:t xml:space="preserve"> 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 </w:t>
      </w:r>
      <w:r>
        <w:t xml:space="preserve">does not depend on the numbering.</w:t>
      </w:r>
      <w:r>
        <w:t xml:space="preserve"> </w:t>
      </w:r>
      <w:r>
        <w:t xml:space="preserve">Unlike</w:t>
      </w:r>
      <w:r>
        <w:t xml:space="preserve"> </w:t>
      </w:r>
      <w:hyperlink w:anchor="exm-kfold-mtcars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estimate is not random.</w:t>
      </w:r>
    </w:p>
    <w:bookmarkEnd w:id="176"/>
    <w:bookmarkStart w:id="180" w:name="def-loocv"/>
    <w:p>
      <w:pPr>
        <w:pStyle w:val="FirstParagraph"/>
      </w:pPr>
      <w:r>
        <w:rPr>
          <w:b/>
          <w:bCs/>
        </w:rPr>
        <w:t xml:space="preserve">Definition 26 (Leave-one-out cross-validation)</w:t>
      </w:r>
      <w:r>
        <w:t xml:space="preserve"> </w:t>
      </w:r>
      <w:r>
        <w:rPr>
          <w:b/>
          <w:bCs/>
        </w:rPr>
        <w:t xml:space="preserve">Leave-one-out cross-validation (LOOCV)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so that each of the</w:t>
      </w:r>
      <w:r>
        <w:t xml:space="preserve"> </w:t>
      </w:r>
      <m:oMath>
        <m:r>
          <m:t>n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holds one observation,</w:t>
      </w:r>
      <w:r>
        <w:t xml:space="preserve"> </w:t>
      </w:r>
      <w:r>
        <w:t xml:space="preserve">and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’s</w:t>
      </w:r>
      <w:r>
        <w:t xml:space="preserve"> </w:t>
      </w:r>
      <w:hyperlink w:anchor="def-fold-assignment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is fitted to all observations except observation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 is</w:t>
      </w:r>
    </w:p>
    <w:p>
      <w:pPr>
        <w:pStyle w:val="BodyText"/>
      </w:pPr>
      <w:bookmarkStart w:id="177" w:name="eq-loocv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κ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177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7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5.1.2)</w:t>
            </w:r>
            <w:r>
              <w:t xml:space="preserve">.</w:t>
            </w:r>
          </w:p>
          <w:p/>
        </w:tc>
      </w:tr>
    </w:tbl>
    <w:bookmarkEnd w:id="180"/>
    <w:bookmarkStart w:id="182" w:name="def-term-vector"/>
    <w:p>
      <w:pPr>
        <w:pStyle w:val="BodyText"/>
      </w:pPr>
      <w:r>
        <w:rPr>
          <w:b/>
          <w:bCs/>
        </w:rPr>
        <w:t xml:space="preserve">Definition 27 (Term vector)</w:t>
      </w:r>
      <w:r>
        <w:t xml:space="preserve"> </w:t>
      </w:r>
      <w:r>
        <w:t xml:space="preserve">Consider a model whose mean is a linear combination</w:t>
      </w:r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terms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covariate value,</w:t>
      </w:r>
      <w:r>
        <w:t xml:space="preserve"> </w:t>
      </w:r>
      <w:r>
        <w:t xml:space="preserve">such as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term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column of its terms:</w:t>
      </w:r>
    </w:p>
    <w:p>
      <w:pPr>
        <w:pStyle w:val="BodyText"/>
      </w:pPr>
      <w:bookmarkStart w:id="181" w:name="eq-term-vector"/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t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p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181"/>
    </w:p>
    <w:bookmarkEnd w:id="182"/>
    <w:bookmarkStart w:id="184" w:name="rem-term-vector"/>
    <w:p>
      <w:pPr>
        <w:pStyle w:val="FirstParagraph"/>
      </w:pPr>
      <w:r>
        <w:rPr>
          <w:i/>
          <w:iCs/>
        </w:rPr>
        <w:t xml:space="preserve">Remark 10</w:t>
      </w:r>
      <w:r>
        <w:t xml:space="preserve"> (The term vector of simple linear regression). </w:t>
      </w:r>
      <w:r>
        <w:t xml:space="preserve">In simple linear regression the terms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w:anchor="def-term-vector">
        <w:r>
          <w:rPr>
            <w:rStyle w:val="Hyperlink"/>
          </w:rPr>
          <w:t xml:space="preserve">term vector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83">
        <w:r>
          <w:rPr>
            <w:rStyle w:val="Hyperlink"/>
          </w:rPr>
          <w:t xml:space="preserve">covariate vector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</w:p>
    <w:bookmarkEnd w:id="184"/>
    <w:bookmarkStart w:id="189" w:name="def-cross-product-matrix"/>
    <w:p>
      <w:pPr>
        <w:pStyle w:val="BodyText"/>
      </w:pPr>
      <w:r>
        <w:rPr>
          <w:b/>
          <w:bCs/>
        </w:rPr>
        <w:t xml:space="preserve">Definition 28 (Cross-product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 of a training set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sum of their outer products:</w:t>
      </w:r>
    </w:p>
    <w:p>
      <w:pPr>
        <w:pStyle w:val="BodyText"/>
      </w:pPr>
      <w:bookmarkStart w:id="185" w:name="eq-cross-product-matrix"/>
      <m:oMathPara>
        <m:oMathParaPr>
          <m:jc m:val="center"/>
        </m:oMathParaPr>
        <m:oMath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185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Sanchez</w:t>
            </w:r>
            <w:r>
              <w:t xml:space="preserve"> </w:t>
            </w:r>
            <w:r>
              <w:t xml:space="preserve">(2020, chap. </w:t>
            </w:r>
            <w:r>
              <w:t xml:space="preserve">“Matrix Cross-Products”</w:t>
            </w:r>
            <w:r>
              <w:t xml:space="preserve">)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188">
              <w:r>
                <w:rPr>
                  <w:rStyle w:val="Hyperlink"/>
                </w:rPr>
                <w:t xml:space="preserve">the chapter online</w:t>
              </w:r>
            </w:hyperlink>
            <w:r>
              <w:t xml:space="preserve">) names this matrix a sum-of-squares and cross-products matrix.</w:t>
            </w:r>
          </w:p>
          <w:p/>
        </w:tc>
      </w:tr>
    </w:tbl>
    <w:bookmarkEnd w:id="189"/>
    <w:bookmarkStart w:id="192" w:name="rem-cross-product-matrix"/>
    <w:p>
      <w:pPr>
        <w:pStyle w:val="BodyText"/>
      </w:pPr>
      <w:r>
        <w:rPr>
          <w:i/>
          <w:iCs/>
        </w:rPr>
        <w:t xml:space="preserve">Remark 11</w:t>
      </w:r>
      <w:r>
        <w:t xml:space="preserve"> (Cross-product matrix as a matrix product). </w:t>
      </w:r>
      <w:r>
        <w:t xml:space="preserve">Let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be the matrix whose rows are the transposed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 cross-product matrix then equals the matrix product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Φ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Φ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diagonal entries are sums of squares of one term over the training set.</w:t>
      </w:r>
      <w:r>
        <w:t xml:space="preserve"> </w:t>
      </w:r>
      <w:r>
        <w:t xml:space="preserve">Its off-diagonal entries are sums of cross-products of two different terms.</w:t>
      </w:r>
      <w:r>
        <w:t xml:space="preserve"> </w:t>
      </w:r>
      <w:r>
        <w:t xml:space="preserve">Statisticians therefore call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 sum-of-squares and cross-products (SSCP) matrix of the terms.</w:t>
      </w:r>
      <w:r>
        <w:t xml:space="preserve"> </w:t>
      </w:r>
      <w:r>
        <w:t xml:space="preserve">When every column of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has mean zero,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of the terms.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 restated the SSCP reading and the covariance special case from Sanchez</w:t>
            </w:r>
            <w:r>
              <w:t xml:space="preserve"> </w:t>
            </w:r>
            <w:r>
              <w:t xml:space="preserve">(2020, chap. </w:t>
            </w:r>
            <w:r>
              <w:t xml:space="preserve">“Matrix Cross-Products”</w:t>
            </w:r>
            <w:r>
              <w:t xml:space="preserve">)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188">
              <w:r>
                <w:rPr>
                  <w:rStyle w:val="Hyperlink"/>
                </w:rPr>
                <w:t xml:space="preserve">the chapter online</w:t>
              </w:r>
            </w:hyperlink>
            <w:r>
              <w:t xml:space="preserve">) in this page’s notation.</w:t>
            </w:r>
            <w:r>
              <w:t xml:space="preserve"> </w:t>
            </w:r>
            <w:r>
              <w:t xml:space="preserve">The book carries a non-commercial, share-alike license,</w:t>
            </w:r>
            <w:r>
              <w:t xml:space="preserve"> </w:t>
            </w:r>
            <w:r>
              <w:t xml:space="preserve">so I paraphrased it and copied none of its text.</w:t>
            </w:r>
          </w:p>
          <w:p/>
        </w:tc>
      </w:tr>
    </w:tbl>
    <w:bookmarkEnd w:id="192"/>
    <w:bookmarkStart w:id="198" w:name="def-leverage"/>
    <w:p>
      <w:pPr>
        <w:pStyle w:val="BodyText"/>
      </w:pPr>
      <w:r>
        <w:rPr>
          <w:b/>
          <w:bCs/>
        </w:rPr>
        <w:t xml:space="preserve">Definition 29 (Leverage)</w:t>
      </w:r>
      <w:r>
        <w:t xml:space="preserve"> </w:t>
      </w:r>
      <w:r>
        <w:t xml:space="preserve">Consider a linear model fitted by</w:t>
      </w:r>
      <w:r>
        <w:t xml:space="preserve"> </w:t>
      </w:r>
      <w:hyperlink r:id="rId193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and an invertible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leverage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</w:p>
    <w:p>
      <w:pPr>
        <w:pStyle w:val="BodyText"/>
      </w:pPr>
      <w:bookmarkStart w:id="194" w:name="eq-leverage"/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b>
            <m:e>
              <m:acc>
                <m:accPr>
                  <m:chr m:val="̃"/>
                </m:accPr>
                <m:e>
                  <m:r>
                    <m:t>t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19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3.3.3)</w:t>
            </w:r>
            <w:r>
              <w:t xml:space="preserve">,</w:t>
            </w:r>
            <w:r>
              <w:t xml:space="preserve"> </w:t>
            </w:r>
            <w:r>
              <w:t xml:space="preserve">written here with term vectors and the matrix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as in</w:t>
            </w:r>
            <w:r>
              <w:t xml:space="preserve"> </w:t>
            </w:r>
            <w:hyperlink r:id="rId197">
              <w:r>
                <w:rPr>
                  <w:rStyle w:val="Hyperlink"/>
                </w:rPr>
                <w:t xml:space="preserve">the vector form of the OLS estimates</w:t>
              </w:r>
            </w:hyperlink>
            <w:r>
              <w:t xml:space="preserve">.</w:t>
            </w:r>
          </w:p>
          <w:p/>
        </w:tc>
      </w:tr>
    </w:tbl>
    <w:bookmarkEnd w:id="198"/>
    <w:bookmarkStart w:id="202" w:name="thm-loocv-shortcut"/>
    <w:p>
      <w:pPr>
        <w:pStyle w:val="BodyText"/>
      </w:pPr>
      <w:r>
        <w:rPr>
          <w:b/>
          <w:bCs/>
        </w:rPr>
        <w:t xml:space="preserve">Theorem 5 (Leave-one-out cross-validation for least squares)</w:t>
      </w:r>
      <w:r>
        <w:t xml:space="preserve"> </w:t>
      </w:r>
      <w:r>
        <w:t xml:space="preserve">For a linear model fitted by</w:t>
      </w:r>
      <w:r>
        <w:t xml:space="preserve"> </w:t>
      </w:r>
      <w:hyperlink r:id="rId193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with every</w:t>
      </w:r>
      <w:r>
        <w:t xml:space="preserve"> </w:t>
      </w:r>
      <w:hyperlink w:anchor="def-leverage">
        <w:r>
          <w:rPr>
            <w:rStyle w:val="Hyperlink"/>
          </w:rPr>
          <w:t xml:space="preserve">leverage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ocv">
        <w:r>
          <w:rPr>
            <w:rStyle w:val="Hyperlink"/>
          </w:rPr>
          <w:t xml:space="preserve">leave-one-out estimate</w:t>
        </w:r>
      </w:hyperlink>
      <w:r>
        <w:t xml:space="preserve"> </w:t>
      </w:r>
      <w:r>
        <w:t xml:space="preserve">can be computed from the single fit to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from its</w:t>
      </w:r>
      <w:r>
        <w:t xml:space="preserve"> </w:t>
      </w:r>
      <w:hyperlink r:id="rId33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hyperlink r:id="rId21">
        <w:r>
          <w:rPr>
            <w:rStyle w:val="Hyperlink"/>
          </w:rPr>
          <w:t xml:space="preserve">prediction errors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leverages:</w:t>
      </w:r>
    </w:p>
    <w:p>
      <w:pPr>
        <w:pStyle w:val="BodyText"/>
      </w:pPr>
      <w:bookmarkStart w:id="199" w:name="eq-loocv-shortcu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199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5.1.2)</w:t>
            </w:r>
            <w:r>
              <w:t xml:space="preserve"> </w:t>
            </w:r>
            <w:r>
              <w:t xml:space="preserve">states this formula for least squares linear or polynomial regression,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Hastie et al. (2009, sec. 7.10.1)</w:t>
            </w:r>
            <w:r>
              <w:t xml:space="preserve"> </w:t>
            </w:r>
            <w:r>
              <w:t xml:space="preserve">for many linear fitting methods.</w:t>
            </w:r>
          </w:p>
          <w:p/>
        </w:tc>
      </w:tr>
    </w:tbl>
    <w:bookmarkEnd w:id="20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Not derived here;</w:t>
      </w:r>
      <w:r>
        <w:t xml:space="preserve"> </w:t>
      </w:r>
      <w:r>
        <w:t xml:space="preserve">see the sources named under the theorem.</w:t>
      </w:r>
      <w:r>
        <w:t xml:space="preserve"> </w:t>
      </w:r>
      <w:r>
        <w:t xml:space="preserve">The derivation needs a formula for how the inverse of 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changes when one observation’s outer product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  <m:sSup>
          <m:e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removed from it</w:t>
      </w:r>
      <w:r>
        <w:t xml:space="preserve"> </w:t>
      </w:r>
      <w:r>
        <w:t xml:space="preserve">(the Sherman–Morrison formula),</w:t>
      </w:r>
      <w:r>
        <w:t xml:space="preserve"> </w:t>
      </w:r>
      <w:r>
        <w:t xml:space="preserve">which this page does not develop.</w:t>
      </w:r>
    </w:p>
    <w:bookmarkStart w:id="203" w:name="exm-loocv-shortcut"/>
    <w:p>
      <w:pPr>
        <w:pStyle w:val="BodyText"/>
      </w:pPr>
      <w:r>
        <w:rPr>
          <w:b/>
          <w:bCs/>
        </w:rPr>
        <w:t xml:space="preserve">Example 8 (Leave-one-out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computes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the four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polynomials</w:t>
      </w:r>
      <w:r>
        <w:t xml:space="preserve"> </w:t>
      </w:r>
      <w:r>
        <w:t xml:space="preserve">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in two ways:</w:t>
      </w:r>
      <w:r>
        <w:t xml:space="preserve"> </w:t>
      </w:r>
      <w:r>
        <w:t xml:space="preserve">by fitting each model 32 times, as in</w:t>
      </w:r>
      <w:r>
        <w:t xml:space="preserve"> </w:t>
      </w:r>
      <w:hyperlink w:anchor="eq-loocv">
        <w:r>
          <w:rPr>
            <w:rStyle w:val="Hyperlink"/>
          </w:rPr>
          <w:t xml:space="preserve">Equation 27</w:t>
        </w:r>
      </w:hyperlink>
      <w:r>
        <w:t xml:space="preserve">,</w:t>
      </w:r>
      <w:r>
        <w:t xml:space="preserve"> </w:t>
      </w:r>
      <w:r>
        <w:t xml:space="preserve">and by the single-fit formula of</w:t>
      </w:r>
      <w:r>
        <w:t xml:space="preserve"> </w:t>
      </w:r>
      <w:hyperlink w:anchor="thm-loocv-shortcut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with the leverages from</w:t>
      </w:r>
      <w:r>
        <w:t xml:space="preserve"> </w:t>
      </w:r>
      <w:r>
        <w:rPr>
          <w:rStyle w:val="VerbatimChar"/>
        </w:rPr>
        <w:t xml:space="preserve">hatvalues()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loocv_by_formula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data)</w:t>
      </w:r>
      <w:r>
        <w:br/>
      </w:r>
      <w:r>
        <w:rPr>
          <w:rStyle w:val="NormalTok"/>
        </w:rPr>
        <w:t xml:space="preserve">  pred_error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(fit))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((pred_error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hatvalues</w:t>
      </w:r>
      <w:r>
        <w:rPr>
          <w:rStyle w:val="NormalTok"/>
        </w:rPr>
        <w:t xml:space="preserve">(fit)))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mtcars_loocv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mtcars_degrees)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refitting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mtcars, </w:t>
      </w:r>
      <w:r>
        <w:rPr>
          <w:rStyle w:val="AttributeTok"/>
        </w:rPr>
        <w:t xml:space="preserve">folds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loocv_by_formula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loocv_rmse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(formula)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mtcars_loocv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degree refitting formula loocv_rmse</w:t>
      </w:r>
      <w:r>
        <w:br/>
      </w:r>
      <w:r>
        <w:rPr>
          <w:rStyle w:val="CommentTok"/>
        </w:rPr>
        <w:t xml:space="preserve">#&gt;    &lt;int&gt;     &lt;dbl&gt;   &lt;dbl&gt;      &lt;dbl&gt;</w:t>
      </w:r>
      <w:r>
        <w:br/>
      </w:r>
      <w:r>
        <w:rPr>
          <w:rStyle w:val="CommentTok"/>
        </w:rPr>
        <w:t xml:space="preserve">#&gt; 1      1     10.3    10.3        3.20</w:t>
      </w:r>
      <w:r>
        <w:br/>
      </w:r>
      <w:r>
        <w:rPr>
          <w:rStyle w:val="CommentTok"/>
        </w:rPr>
        <w:t xml:space="preserve">#&gt; 2      2      7.79    7.79       2.79</w:t>
      </w:r>
      <w:r>
        <w:br/>
      </w:r>
      <w:r>
        <w:rPr>
          <w:rStyle w:val="CommentTok"/>
        </w:rPr>
        <w:t xml:space="preserve">#&gt; 3      3      8.34    8.34       2.89</w:t>
      </w:r>
      <w:r>
        <w:br/>
      </w:r>
      <w:r>
        <w:rPr>
          <w:rStyle w:val="CommentTok"/>
        </w:rPr>
        <w:t xml:space="preserve">#&gt; 4      4      8.71    8.71       2.95</w:t>
      </w:r>
    </w:p>
    <w:p>
      <w:pPr>
        <w:pStyle w:val="SourceCode"/>
      </w:pPr>
      <w:r>
        <w:rPr>
          <w:rStyle w:val="NormalTok"/>
        </w:rPr>
        <w:t xml:space="preserve">loocv_max_diff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refitting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formula))</w:t>
      </w:r>
      <w:r>
        <w:br/>
      </w:r>
      <w:r>
        <w:rPr>
          <w:rStyle w:val="NormalTok"/>
        </w:rPr>
        <w:t xml:space="preserve">mtcars_best_loocv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max_difference =</w:t>
      </w:r>
      <w:r>
        <w:rPr>
          <w:rStyle w:val="NormalTok"/>
        </w:rPr>
        <w:t xml:space="preserve"> loocv_max_diff, </w:t>
      </w:r>
      <w:r>
        <w:rPr>
          <w:rStyle w:val="AttributeTok"/>
        </w:rPr>
        <w:t xml:space="preserve">best_degree =</w:t>
      </w:r>
      <w:r>
        <w:rPr>
          <w:rStyle w:val="NormalTok"/>
        </w:rPr>
        <w:t xml:space="preserve"> mtcars_best_loocv)</w:t>
      </w:r>
      <w:r>
        <w:br/>
      </w:r>
      <w:r>
        <w:rPr>
          <w:rStyle w:val="CommentTok"/>
        </w:rPr>
        <w:t xml:space="preserve">#&gt; max_difference    best_degree </w:t>
      </w:r>
      <w:r>
        <w:br/>
      </w:r>
      <w:r>
        <w:rPr>
          <w:rStyle w:val="CommentTok"/>
        </w:rPr>
        <w:t xml:space="preserve">#&gt;    7.10543e-15    2.00000e+00</w:t>
      </w:r>
    </w:p>
    <w:p>
      <w:pPr>
        <w:pStyle w:val="FirstParagraph"/>
      </w:pPr>
      <w:r>
        <w:t xml:space="preserve">The two columns differ by at most 7.1e-15,</w:t>
      </w:r>
      <w:r>
        <w:t xml:space="preserve"> </w:t>
      </w:r>
      <w:r>
        <w:t xml:space="preserve">which is rounding error.</w:t>
      </w:r>
      <w:r>
        <w:t xml:space="preserve"> </w:t>
      </w:r>
      <w:r>
        <w:t xml:space="preserve">The single-fit formula needs one fit per model instead of 32.</w:t>
      </w:r>
      <w:r>
        <w:t xml:space="preserve"> </w:t>
      </w:r>
      <w:r>
        <w:t xml:space="preserve">LOOCV picks degree 2,</w:t>
      </w:r>
      <w:r>
        <w:t xml:space="preserve"> </w:t>
      </w:r>
      <w:r>
        <w:t xml:space="preserve">and because LOOCV is not random (</w:t>
      </w:r>
      <w:hyperlink w:anchor="sol-loocv">
        <w:r>
          <w:rPr>
            <w:rStyle w:val="Hyperlink"/>
          </w:rPr>
          <w:t xml:space="preserve">Solution 8</w:t>
        </w:r>
      </w:hyperlink>
      <w:r>
        <w:t xml:space="preserve">),</w:t>
      </w:r>
      <w:r>
        <w:t xml:space="preserve"> </w:t>
      </w:r>
      <w:r>
        <w:t xml:space="preserve">rerunning it always gives the same choice.</w:t>
      </w:r>
    </w:p>
    <w:bookmarkEnd w:id="203"/>
    <w:bookmarkStart w:id="204" w:name="rem-loocv"/>
    <w:p>
      <w:pPr>
        <w:pStyle w:val="BodyText"/>
      </w:pPr>
      <w:r>
        <w:rPr>
          <w:i/>
          <w:iCs/>
        </w:rPr>
        <w:t xml:space="preserve">Remark 12</w:t>
      </w:r>
      <w:r>
        <w:t xml:space="preserve"> (When to use leave-one-out cross-validation). </w:t>
      </w:r>
      <w:r>
        <w:t xml:space="preserve">LOOCV is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end of</w:t>
      </w:r>
      <w:r>
        <w:t xml:space="preserve"> </w:t>
      </w:r>
      <w:hyperlink w:anchor="rem-choosing-k">
        <w:r>
          <w:rPr>
            <w:rStyle w:val="Hyperlink"/>
          </w:rPr>
          <w:t xml:space="preserve">Remark 9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8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for the fitting procedure</w:t>
      </w:r>
      <w:r>
        <w:t xml:space="preserve"> </w:t>
      </w:r>
      <m:oMath>
        <m:r>
          <m:t>g</m:t>
        </m:r>
      </m:oMath>
      <w:r>
        <w:t xml:space="preserve">:</w:t>
      </w:r>
      <w:r>
        <w:t xml:space="preserve"> </w:t>
      </w:r>
      <w:r>
        <w:t xml:space="preserve">each rule is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so the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as an estimate of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is the smallest of any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But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sets are nearly identical,</w:t>
      </w:r>
      <w:r>
        <w:t xml:space="preserve"> </w:t>
      </w:r>
      <w:r>
        <w:t xml:space="preserve">so the variance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can be larger than that of 5- or 10-fold cross-validation</w:t>
      </w:r>
      <w:r>
        <w:t xml:space="preserve"> </w:t>
      </w:r>
      <w:r>
        <w:t xml:space="preserve">(James et al. 2021, sec. 5.1.4)</w:t>
      </w:r>
      <w:r>
        <w:t xml:space="preserve">.</w:t>
      </w:r>
      <w:r>
        <w:t xml:space="preserve"> </w:t>
      </w:r>
      <w:r>
        <w:t xml:space="preserve">For least squares fits,</w:t>
      </w:r>
      <w:r>
        <w:t xml:space="preserve"> </w:t>
      </w:r>
      <w:hyperlink w:anchor="thm-loocv-shortcut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computes LOOCV from a single fit;</w:t>
      </w:r>
      <w:r>
        <w:t xml:space="preserve"> </w:t>
      </w:r>
      <w:r>
        <w:t xml:space="preserve">for most other fitting methods,</w:t>
      </w:r>
      <w:r>
        <w:t xml:space="preserve"> </w:t>
      </w:r>
      <w:r>
        <w:t xml:space="preserve">LOOCV requires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fits.</w:t>
      </w:r>
    </w:p>
    <w:bookmarkEnd w:id="204"/>
    <w:bookmarkEnd w:id="205"/>
    <w:bookmarkStart w:id="238" w:name="sec-cv-model-choice"/>
    <w:p>
      <w:pPr>
        <w:pStyle w:val="Heading2"/>
      </w:pPr>
      <w:r>
        <w:t xml:space="preserve">7 Choosing a model by cross-validation</w:t>
      </w:r>
    </w:p>
    <w:bookmarkStart w:id="207" w:name="def-cv-estimate-indexed"/>
    <w:p>
      <w:pPr>
        <w:pStyle w:val="FirstParagraph"/>
      </w:pPr>
      <w:r>
        <w:rPr>
          <w:b/>
          <w:bCs/>
        </w:rPr>
        <w:t xml:space="preserve">Definition 30 (Cross-validation estimate of a named procedure)</w:t>
      </w:r>
      <w:r>
        <w:t xml:space="preserve"> </w:t>
      </w:r>
      <w:r>
        <w:t xml:space="preserve">Let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 divided into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estimate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computed with</w:t>
      </w:r>
      <w:r>
        <w:t xml:space="preserve"> </w:t>
      </w:r>
      <w:hyperlink w:anchor="def-fold-out-rule">
        <w:r>
          <w:rPr>
            <w:rStyle w:val="Hyperlink"/>
          </w:rPr>
          <w:t xml:space="preserve">fold-out rules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:</w:t>
      </w:r>
    </w:p>
    <w:p>
      <w:pPr>
        <w:pStyle w:val="BodyText"/>
      </w:pPr>
      <w:bookmarkStart w:id="206" w:name="eq-cv-estimate-indexed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;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  <m:r>
                            <m:rPr>
                              <m:sty m:val="p"/>
                            </m:rPr>
                            <m:t>,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sSub>
                        <m:e>
                          <m:r>
                            <m:t>​</m:t>
                          </m:r>
                        </m:e>
                        <m:sub>
                          <m:sSup>
                            <m:e>
                              <m:r>
                                <m:t>i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∈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\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F</m:t>
                              </m:r>
                            </m:e>
                            <m:sub>
                              <m:r>
                                <m:t>κ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b>
                          </m:sSub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206"/>
    </w:p>
    <w:bookmarkEnd w:id="207"/>
    <w:bookmarkStart w:id="209" w:name="def-cv-choice"/>
    <w:p>
      <w:pPr>
        <w:pStyle w:val="FirstParagraph"/>
      </w:pPr>
      <w:r>
        <w:rPr>
          <w:b/>
          <w:bCs/>
        </w:rPr>
        <w:t xml:space="preserve">Definition 31 (Cross-validation choice procedure)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choice procedure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the fitting procedure that,</w:t>
      </w:r>
      <w:r>
        <w:t xml:space="preserve"> </w:t>
      </w:r>
      <w:r>
        <w:t xml:space="preserve">applied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divides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,</w:t>
      </w:r>
      <w:r>
        <w:t xml:space="preserve"> </w:t>
      </w:r>
      <w:r>
        <w:t xml:space="preserve">computes each candidate’s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with those folds,</w:t>
      </w:r>
      <w:r>
        <w:t xml:space="preserve"> </w:t>
      </w:r>
      <w:r>
        <w:t xml:space="preserve">and applies to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the candidate with the smallest estimate,</w:t>
      </w:r>
      <w:r>
        <w:t xml:space="preserve"> </w:t>
      </w:r>
      <w:r>
        <w:t xml:space="preserve">taking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 several tie:</w:t>
      </w:r>
    </w:p>
    <w:p>
      <w:pPr>
        <w:pStyle w:val="BodyText"/>
      </w:pPr>
      <w:bookmarkStart w:id="208" w:name="eq-cv-choice"/>
      <m:oMathPara>
        <m:oMathParaPr>
          <m:jc m:val="center"/>
        </m:oMathParaPr>
        <m:oMath>
          <m:sSup>
            <m:e>
              <m:r>
                <m:t>g</m:t>
              </m:r>
            </m:e>
            <m:sup>
              <m:r>
                <m:rPr>
                  <m:nor/>
                  <m:sty m:val="p"/>
                </m:rPr>
                <m:t>CV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g</m:t>
              </m:r>
            </m:e>
            <m:sub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l</m:t>
                  </m:r>
                </m:lim>
              </m:limLow>
              <m:sSubSup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T</m:t>
                  </m:r>
                </m:e>
              </m:d>
              <m:r>
                <m:t>​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208"/>
    </w:p>
    <w:bookmarkEnd w:id="209"/>
    <w:bookmarkStart w:id="213" w:name="def-nested-cv"/>
    <w:p>
      <w:pPr>
        <w:pStyle w:val="FirstParagraph"/>
      </w:pPr>
      <w:r>
        <w:rPr>
          <w:b/>
          <w:bCs/>
        </w:rPr>
        <w:t xml:space="preserve">Definition 32 (Nested cross-validation)</w:t>
      </w:r>
      <w:r>
        <w:t xml:space="preserve"> </w:t>
      </w:r>
      <w:r>
        <w:rPr>
          <w:b/>
          <w:bCs/>
        </w:rPr>
        <w:t xml:space="preserve">Nested cross-validation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:</w:t>
      </w:r>
      <w:r>
        <w:t xml:space="preserve"> </w:t>
      </w:r>
      <w:r>
        <w:t xml:space="preserve">its estimate on a training set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</w:t>
      </w:r>
    </w:p>
    <w:p>
      <w:pPr>
        <w:pStyle w:val="BodyText"/>
      </w:pPr>
      <w:bookmarkStart w:id="210" w:name="eq-nested-cv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p>
                <m:e>
                  <m:r>
                    <m:t>g</m:t>
                  </m:r>
                </m:e>
                <m:sup>
                  <m:r>
                    <m:rPr>
                      <m:nor/>
                      <m:sty m:val="p"/>
                    </m:rPr>
                    <m:t>CV</m:t>
                  </m:r>
                </m:sup>
              </m:sSup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210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7.10.2)</w:t>
            </w:r>
            <w:r>
              <w:t xml:space="preserve"> </w:t>
            </w:r>
            <w:r>
              <w:t xml:space="preserve">for cross-validating every step of a procedure,</w:t>
            </w:r>
            <w:r>
              <w:t xml:space="preserve"> </w:t>
            </w:r>
            <w:r>
              <w:t xml:space="preserve">choices included.</w:t>
            </w:r>
          </w:p>
          <w:p/>
        </w:tc>
      </w:tr>
    </w:tbl>
    <w:bookmarkEnd w:id="213"/>
    <w:bookmarkStart w:id="214" w:name="rem-nested-cv"/>
    <w:p>
      <w:pPr>
        <w:pStyle w:val="BodyText"/>
      </w:pPr>
      <w:r>
        <w:rPr>
          <w:i/>
          <w:iCs/>
        </w:rPr>
        <w:t xml:space="preserve">Remark 13</w:t>
      </w:r>
      <w:r>
        <w:t xml:space="preserve"> (What is nested). </w:t>
      </w:r>
      <w:r>
        <w:t xml:space="preserve">Each fold-out rule 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computed from the observations outside one outer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 whole choice,</w:t>
      </w:r>
      <w:r>
        <w:t xml:space="preserve"> </w:t>
      </w:r>
      <w:r>
        <w:t xml:space="preserve">including the cross-validation that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runs inside those observations,</w:t>
      </w:r>
      <w:r>
        <w:t xml:space="preserve"> </w:t>
      </w:r>
      <w:r>
        <w:t xml:space="preserve">never sees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That inner cross-validation is the nested one.</w:t>
      </w:r>
    </w:p>
    <w:bookmarkEnd w:id="214"/>
    <w:bookmarkStart w:id="217" w:name="rem-cv-winner-optimistic"/>
    <w:p>
      <w:pPr>
        <w:pStyle w:val="BodyText"/>
      </w:pPr>
      <w:r>
        <w:rPr>
          <w:i/>
          <w:iCs/>
        </w:rPr>
        <w:t xml:space="preserve">Remark 14</w:t>
      </w:r>
      <w:r>
        <w:t xml:space="preserve"> (Cross-validation replaces the validation set, not the test set). </w:t>
      </w:r>
      <w:r>
        <w:t xml:space="preserve">Used to choose between models,</w:t>
      </w:r>
      <w:r>
        <w:t xml:space="preserve"> </w:t>
      </w:r>
      <w:r>
        <w:t xml:space="preserve">cross-validation takes the place of the</w:t>
      </w:r>
      <w:r>
        <w:t xml:space="preserve"> </w:t>
      </w:r>
      <w:r>
        <w:rPr>
          <w:i/>
          <w:iCs/>
        </w:rPr>
        <w:t xml:space="preserve">validation</w:t>
      </w:r>
      <w:r>
        <w:t xml:space="preserve"> </w:t>
      </w:r>
      <w:r>
        <w:t xml:space="preserve">set</w:t>
      </w:r>
      <w:r>
        <w:t xml:space="preserve"> </w:t>
      </w:r>
      <w:r>
        <w:t xml:space="preserve">of</w:t>
      </w:r>
      <w:r>
        <w:t xml:space="preserve"> </w:t>
      </w:r>
      <w:hyperlink w:anchor="def-data-split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 one consulted again and again,</w:t>
      </w:r>
      <w:r>
        <w:t xml:space="preserve"> </w:t>
      </w:r>
      <w:r>
        <w:t xml:space="preserve">and not of the test set, which stays unused until the end.</w:t>
      </w:r>
      <w:r>
        <w:t xml:space="preserve"> </w:t>
      </w:r>
      <w:r>
        <w:t xml:space="preserve">The cross-validation estimate of the winning model is optimistic:</w:t>
      </w:r>
      <w:r>
        <w:t xml:space="preserve"> </w:t>
      </w:r>
      <w:r>
        <w:t xml:space="preserve">that model won partly because the particular sample and split happened to favor it,</w:t>
      </w:r>
      <w:r>
        <w:t xml:space="preserve"> </w:t>
      </w:r>
      <w:r>
        <w:t xml:space="preserve">so its estimate is the smallest of several noisy estimates.</w:t>
      </w:r>
      <w:r>
        <w:t xml:space="preserve"> </w:t>
      </w:r>
      <w:r>
        <w:t xml:space="preserve">An honest estimate of the chosen model’s error needs data</w:t>
      </w:r>
      <w:r>
        <w:t xml:space="preserve"> </w:t>
      </w:r>
      <w:r>
        <w:t xml:space="preserve">that took no part in the choice</w:t>
      </w:r>
      <w:r>
        <w:t xml:space="preserve"> </w:t>
      </w:r>
      <w:r>
        <w:t xml:space="preserve">(Hastie et al. 2009, sec. 7.2)</w:t>
      </w:r>
      <w:r>
        <w:t xml:space="preserve">,</w:t>
      </w:r>
      <w:r>
        <w:t xml:space="preserve"> </w:t>
      </w:r>
      <w:r>
        <w:t xml:space="preserve">such as a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or the outer folds of</w:t>
      </w:r>
      <w:r>
        <w:t xml:space="preserve"> </w:t>
      </w:r>
      <w:hyperlink w:anchor="def-nested-cv">
        <w:r>
          <w:rPr>
            <w:rStyle w:val="Hyperlink"/>
          </w:rPr>
          <w:t xml:space="preserve">nested cross-validation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Based on a Spring 2025 lecture on generalization by Logan Sizemore.</w:t>
            </w:r>
          </w:p>
          <w:p/>
        </w:tc>
      </w:tr>
    </w:tbl>
    <w:bookmarkEnd w:id="217"/>
    <w:bookmarkStart w:id="222" w:name="def-cv-se"/>
    <w:p>
      <w:pPr>
        <w:pStyle w:val="BodyText"/>
      </w:pPr>
      <w:r>
        <w:rPr>
          <w:b/>
          <w:bCs/>
        </w:rPr>
        <w:t xml:space="preserve">Definition 33 (Fold-based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 a</w:t>
      </w:r>
      <w:r>
        <w:t xml:space="preserve"> </w:t>
      </w:r>
      <m:oMath>
        <m:r>
          <m:t>k</m:t>
        </m:r>
      </m:oMath>
      <w:r>
        <w:t xml:space="preserve">-fold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is the</w:t>
      </w:r>
      <w:r>
        <w:t xml:space="preserve"> </w:t>
      </w:r>
      <w:hyperlink r:id="rId218">
        <w:r>
          <w:rPr>
            <w:rStyle w:val="Hyperlink"/>
          </w:rPr>
          <w:t xml:space="preserve">sample standard deviation</w:t>
        </w:r>
      </w:hyperlink>
      <w:r>
        <w:t xml:space="preserve"> </w:t>
      </w:r>
      <w:r>
        <w:t xml:space="preserve">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mean squared errors</w:t>
        </w:r>
      </w:hyperlink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ad>
          <m:radPr>
            <m:degHide m:val="on"/>
          </m:radPr>
          <m:deg/>
          <m:e>
            <m:r>
              <m:t>k</m:t>
            </m:r>
          </m:e>
        </m:rad>
      </m:oMath>
      <w:r>
        <w:t xml:space="preserve">:</w:t>
      </w:r>
    </w:p>
    <w:p>
      <w:pPr>
        <w:pStyle w:val="BodyText"/>
      </w:pPr>
      <w:bookmarkStart w:id="219" w:name="eq-cv-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219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, who call the result a standard error.</w:t>
            </w:r>
          </w:p>
          <w:p/>
        </w:tc>
      </w:tr>
    </w:tbl>
    <w:bookmarkEnd w:id="222"/>
    <w:bookmarkStart w:id="224" w:name="rem-cv-se"/>
    <w:p>
      <w:pPr>
        <w:pStyle w:val="BodyText"/>
      </w:pPr>
      <w:r>
        <w:rPr>
          <w:i/>
          <w:iCs/>
        </w:rPr>
        <w:t xml:space="preserve">Remark 15</w:t>
      </w:r>
      <w:r>
        <w:t xml:space="preserve"> (The fold-based standard error is only a rough guide). </w:t>
      </w:r>
      <w:r>
        <w:t xml:space="preserve">Hastie et al. (2009, sec. 7.10.1)</w:t>
      </w:r>
      <w:r>
        <w:t xml:space="preserve"> </w:t>
      </w:r>
      <w:r>
        <w:t xml:space="preserve">draw standard-error bars</w:t>
      </w:r>
      <w:r>
        <w:t xml:space="preserve"> </w:t>
      </w:r>
      <w:r>
        <w:t xml:space="preserve">computed from the per-fold errors as in</w:t>
      </w:r>
      <w:r>
        <w:t xml:space="preserve"> </w:t>
      </w:r>
      <w:hyperlink w:anchor="eq-cv-se">
        <w:r>
          <w:rPr>
            <w:rStyle w:val="Hyperlink"/>
          </w:rPr>
          <w:t xml:space="preserve">Equation 35</w:t>
        </w:r>
      </w:hyperlink>
      <w:r>
        <w:t xml:space="preserve">.</w:t>
      </w:r>
      <w:r>
        <w:t xml:space="preserve"> </w:t>
      </w:r>
      <w:r>
        <w:t xml:space="preserve">That formula treats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 errors</w:t>
      </w:r>
      <w:r>
        <w:t xml:space="preserve"> </w:t>
      </w:r>
      <w:r>
        <w:t xml:space="preserve">as if they were independent,</w:t>
      </w:r>
      <w:r>
        <w:t xml:space="preserve"> </w:t>
      </w:r>
      <w:r>
        <w:t xml:space="preserve">which they are not:</w:t>
      </w:r>
      <w:r>
        <w:t xml:space="preserve"> </w:t>
      </w:r>
      <w:r>
        <w:t xml:space="preserve">every pair of folds shares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folds of training data.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 rough indication</w:t>
      </w:r>
      <w:r>
        <w:t xml:space="preserve"> </w:t>
      </w:r>
      <w:r>
        <w:t xml:space="preserve">of how much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might change with a different sample,</w:t>
      </w:r>
      <w:r>
        <w:t xml:space="preserve"> </w:t>
      </w:r>
      <w:r>
        <w:t xml:space="preserve">not a</w:t>
      </w:r>
      <w:r>
        <w:t xml:space="preserve"> </w:t>
      </w:r>
      <w:hyperlink r:id="rId223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24"/>
    <w:bookmarkStart w:id="226" w:name="def-fold-mse-indexed"/>
    <w:p>
      <w:pPr>
        <w:pStyle w:val="BodyText"/>
      </w:pPr>
      <w:r>
        <w:rPr>
          <w:b/>
          <w:bCs/>
        </w:rPr>
        <w:t xml:space="preserve">Definition 34 (Fold mean squared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a training set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fold-mse">
        <w:r>
          <w:rPr>
            <w:rStyle w:val="Hyperlink"/>
          </w:rPr>
          <w:t xml:space="preserve">fold mean squared error</w:t>
        </w:r>
      </w:hyperlink>
      <w:r>
        <w:t xml:space="preserve"> </w:t>
      </w:r>
      <w:r>
        <w:t xml:space="preserve">computed with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produces:</w:t>
      </w:r>
    </w:p>
    <w:p>
      <w:pPr>
        <w:pStyle w:val="BodyText"/>
      </w:pPr>
      <w:bookmarkStart w:id="225" w:name="eq-fold-m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;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  <m:r>
                            <m:rPr>
                              <m:sty m:val="p"/>
                            </m:rPr>
                            <m:t>,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sSub>
                        <m:e>
                          <m:r>
                            <m:t>​</m:t>
                          </m:r>
                        </m:e>
                        <m:sub>
                          <m:sSup>
                            <m:e>
                              <m:r>
                                <m:t>i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∈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\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F</m:t>
                              </m:r>
                            </m:e>
                            <m:sub>
                              <m:r>
                                <m:t>j</m:t>
                              </m:r>
                            </m:sub>
                          </m:sSub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225"/>
    </w:p>
    <w:bookmarkEnd w:id="226"/>
    <w:bookmarkStart w:id="228" w:name="def-cv-se-indexed"/>
    <w:p>
      <w:pPr>
        <w:pStyle w:val="FirstParagraph"/>
      </w:pPr>
      <w:r>
        <w:rPr>
          <w:b/>
          <w:bCs/>
        </w:rPr>
        <w:t xml:space="preserve">Definition 35 (Fold-based standard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 a training set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se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computed from the</w:t>
      </w:r>
      <w:r>
        <w:t xml:space="preserve"> </w:t>
      </w:r>
      <w:hyperlink w:anchor="def-fold-mse-indexed">
        <w:r>
          <w:rPr>
            <w:rStyle w:val="Hyperlink"/>
          </w:rPr>
          <w:t xml:space="preserve">fold mean squared errors of</w:t>
        </w:r>
        <w:r>
          <w:rPr>
            <w:rStyle w:val="Hyperlink"/>
          </w:rPr>
          <w:t xml:space="preserve"> </w:t>
        </w:r>
        <m:oMath>
          <m:r>
            <m:t>g</m:t>
          </m:r>
        </m:oMath>
      </w:hyperlink>
      <w:r>
        <w:t xml:space="preserve">:</w:t>
      </w:r>
    </w:p>
    <w:p>
      <w:pPr>
        <w:pStyle w:val="BodyText"/>
      </w:pPr>
      <w:bookmarkStart w:id="227" w:name="eq-cv-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227"/>
    </w:p>
    <w:bookmarkEnd w:id="228"/>
    <w:bookmarkStart w:id="232" w:name="def-one-se-rule"/>
    <w:p>
      <w:pPr>
        <w:pStyle w:val="FirstParagraph"/>
      </w:pPr>
      <w:r>
        <w:rPr>
          <w:b/>
          <w:bCs/>
        </w:rPr>
        <w:t xml:space="preserve">Definition 36 (One-standard-error rule)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cross-validated on a training set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with the same folds,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sSup>
              <m:e>
                <m:r>
                  <m:t>l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</m:oMath>
      <w:r>
        <w:t xml:space="preserve"> </w:t>
      </w:r>
      <w:r>
        <w:t xml:space="preserve">be the one with the smallest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one-standard-error rule</w:t>
      </w:r>
      <w:r>
        <w:t xml:space="preserve"> </w:t>
      </w:r>
      <w:r>
        <w:t xml:space="preserve">chooses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whose estimate is within one</w:t>
      </w:r>
      <w:r>
        <w:t xml:space="preserve"> </w:t>
      </w:r>
      <w:hyperlink w:anchor="def-cv-se-indexed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of the smallest:</w:t>
      </w:r>
    </w:p>
    <w:p>
      <w:pPr>
        <w:pStyle w:val="BodyText"/>
      </w:pPr>
      <w:bookmarkStart w:id="229" w:name="eq-one-se-rule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r>
                    <m:t>l</m:t>
                  </m:r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≤</m:t>
          </m:r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+</m:t>
          </m:r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229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;</w:t>
            </w:r>
            <w:r>
              <w:t xml:space="preserve"> </w:t>
            </w:r>
            <w:r>
              <w:t xml:space="preserve">James et al. (2021, sec. 6.1.3)</w:t>
            </w:r>
            <w:r>
              <w:t xml:space="preserve">.</w:t>
            </w:r>
          </w:p>
          <w:p/>
        </w:tc>
      </w:tr>
    </w:tbl>
    <w:bookmarkEnd w:id="232"/>
    <w:bookmarkStart w:id="237" w:name="exm-one-se-rule"/>
    <w:p>
      <w:pPr>
        <w:pStyle w:val="BodyText"/>
      </w:pPr>
      <w:r>
        <w:rPr>
          <w:b/>
          <w:bCs/>
        </w:rPr>
        <w:t xml:space="preserve">Example 9 (The one-standard-error rule for the simulated polynomials)</w:t>
      </w:r>
      <w:r>
        <w:t xml:space="preserve"> </w:t>
      </w:r>
      <w:r>
        <w:t xml:space="preserve">This example applies 10-fold cross-validation</w:t>
      </w:r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records the mean squared error in each fold,</w:t>
      </w:r>
      <w:r>
        <w:t xml:space="preserve"> </w:t>
      </w:r>
      <w:r>
        <w:t xml:space="preserve">and applies</w:t>
      </w:r>
      <w:r>
        <w:t xml:space="preserve"> </w:t>
      </w:r>
      <w:hyperlink w:anchor="def-one-se-rule">
        <w:r>
          <w:rPr>
            <w:rStyle w:val="Hyperlink"/>
          </w:rPr>
          <w:t xml:space="preserve">Definition 36</w:t>
        </w:r>
      </w:hyperlink>
      <w:r>
        <w:t xml:space="preserve"> </w:t>
      </w:r>
      <w:r>
        <w:t xml:space="preserve">to the ten degrees.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fold_mse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{</w:t>
      </w:r>
      <w:r>
        <w:br/>
      </w:r>
      <w:r>
        <w:rPr>
          <w:rStyle w:val="NormalTok"/>
        </w:rPr>
        <w:t xml:space="preserve">      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sim_folds_ten)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(sq_errors, sim_folds_ten, mean))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\(v)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(v)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fold_mse)</w:t>
      </w:r>
      <w:r>
        <w:br/>
      </w:r>
      <w:r>
        <w:br/>
      </w:r>
      <w:r>
        <w:rPr>
          <w:rStyle w:val="NormalTok"/>
        </w:rPr>
        <w:t xml:space="preserve">sim_min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(sim_cv_ten, cv,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sim_one_se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sim_cv_ten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(cv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(degree,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    cv     se</w:t>
      </w:r>
      <w:r>
        <w:br/>
      </w:r>
      <w:r>
        <w:rPr>
          <w:rStyle w:val="CommentTok"/>
        </w:rPr>
        <w:t xml:space="preserve">#&gt;     &lt;int&gt;  &lt;dbl&gt;  &lt;dbl&gt;</w:t>
      </w:r>
      <w:r>
        <w:br/>
      </w:r>
      <w:r>
        <w:rPr>
          <w:rStyle w:val="CommentTok"/>
        </w:rPr>
        <w:t xml:space="preserve">#&gt;  1      1 0.366  0.0962</w:t>
      </w:r>
      <w:r>
        <w:br/>
      </w:r>
      <w:r>
        <w:rPr>
          <w:rStyle w:val="CommentTok"/>
        </w:rPr>
        <w:t xml:space="preserve">#&gt;  2      2 0.447  0.127 </w:t>
      </w:r>
      <w:r>
        <w:br/>
      </w:r>
      <w:r>
        <w:rPr>
          <w:rStyle w:val="CommentTok"/>
        </w:rPr>
        <w:t xml:space="preserve">#&gt;  3      3 0.0714 0.0219</w:t>
      </w:r>
      <w:r>
        <w:br/>
      </w:r>
      <w:r>
        <w:rPr>
          <w:rStyle w:val="CommentTok"/>
        </w:rPr>
        <w:t xml:space="preserve">#&gt;  4      4 0.0846 0.0235</w:t>
      </w:r>
      <w:r>
        <w:br/>
      </w:r>
      <w:r>
        <w:rPr>
          <w:rStyle w:val="CommentTok"/>
        </w:rPr>
        <w:t xml:space="preserve">#&gt;  5      5 0.0919 0.0244</w:t>
      </w:r>
      <w:r>
        <w:br/>
      </w:r>
      <w:r>
        <w:rPr>
          <w:rStyle w:val="CommentTok"/>
        </w:rPr>
        <w:t xml:space="preserve">#&gt;  6      6 0.0792 0.0214</w:t>
      </w:r>
      <w:r>
        <w:br/>
      </w:r>
      <w:r>
        <w:rPr>
          <w:rStyle w:val="CommentTok"/>
        </w:rPr>
        <w:t xml:space="preserve">#&gt;  7      7 0.202  0.104 </w:t>
      </w:r>
      <w:r>
        <w:br/>
      </w:r>
      <w:r>
        <w:rPr>
          <w:rStyle w:val="CommentTok"/>
        </w:rPr>
        <w:t xml:space="preserve">#&gt;  8      8 0.0619 0.0161</w:t>
      </w:r>
      <w:r>
        <w:br/>
      </w:r>
      <w:r>
        <w:rPr>
          <w:rStyle w:val="CommentTok"/>
        </w:rPr>
        <w:t xml:space="preserve">#&gt;  9      9 0.247  0.134 </w:t>
      </w:r>
      <w:r>
        <w:br/>
      </w:r>
      <w:r>
        <w:rPr>
          <w:rStyle w:val="CommentTok"/>
        </w:rPr>
        <w:t xml:space="preserve">#&gt; 10     10 0.150  0.0611</w:t>
      </w:r>
    </w:p>
    <w:p>
      <w:pPr>
        <w:pStyle w:val="FirstParagraph"/>
      </w:pPr>
      <w:r>
        <w:t xml:space="preserve">With 30 observations and 10 folds,</w:t>
      </w:r>
      <w:r>
        <w:t xml:space="preserve"> </w:t>
      </w:r>
      <w:r>
        <w:t xml:space="preserve">each fold holds 3 observations,</w:t>
      </w:r>
      <w:r>
        <w:t xml:space="preserve"> </w:t>
      </w:r>
      <w:r>
        <w:t xml:space="preserve">so all ten folds have equal size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10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6" w:name="fig-one-se-ru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sim_cv_ten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cv))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se,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se),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"10-fold CV estimate (log scale)"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4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one-se-rule-plot-1.png" id="2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10-fold cross-validation estimates,</w:t>
            </w:r>
            <w:r>
              <w:t xml:space="preserve"> </w:t>
            </w:r>
            <w:r>
              <w:t xml:space="preserve">with bars of one</w:t>
            </w:r>
            <w:r>
              <w:t xml:space="preserve"> </w:t>
            </w:r>
            <w:hyperlink w:anchor="def-cv-se">
              <w:r>
                <w:rPr>
                  <w:rStyle w:val="Hyperlink"/>
                </w:rPr>
                <w:t xml:space="preserve">fold-based standard error</w:t>
              </w:r>
            </w:hyperlink>
            <w:r>
              <w:t xml:space="preserve"> </w:t>
            </w:r>
            <w:r>
              <w:t xml:space="preserve">(</w:t>
            </w:r>
            <w:hyperlink w:anchor="eq-cv-se">
              <w:r>
                <w:rPr>
                  <w:rStyle w:val="Hyperlink"/>
                </w:rPr>
                <w:t xml:space="preserve">Equation 35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dashed line is one fold-based standard error above the smallest estimate.</w:t>
            </w:r>
          </w:p>
          <w:bookmarkEnd w:id="236"/>
        </w:tc>
      </w:tr>
    </w:tbl>
    <w:p>
      <w:pPr>
        <w:pStyle w:val="BodyText"/>
      </w:pPr>
      <w:r>
        <w:t xml:space="preserve">The smallest estimate is at degree 8.</w:t>
      </w:r>
      <w:r>
        <w:t xml:space="preserve"> </w:t>
      </w:r>
      <w:r>
        <w:t xml:space="preserve">The lowest degree within one fold-based standard error of it</w:t>
      </w:r>
      <w:r>
        <w:t xml:space="preserve"> </w:t>
      </w:r>
      <w:r>
        <w:t xml:space="preserve">is degree 3,</w:t>
      </w:r>
      <w:r>
        <w:t xml:space="preserve"> </w:t>
      </w:r>
      <w:r>
        <w:t xml:space="preserve">which is the one-standard-error rule’s choice.</w:t>
      </w:r>
      <w:r>
        <w:t xml:space="preserve"> </w:t>
      </w:r>
      <w:r>
        <w:t xml:space="preserve">The rule prefers the simpler model</w:t>
      </w:r>
      <w:r>
        <w:t xml:space="preserve"> </w:t>
      </w:r>
      <w:r>
        <w:t xml:space="preserve">when the data cannot clearly tell it apart from the degree with the smallest estimate.</w:t>
      </w:r>
      <w:r>
        <w:t xml:space="preserve"> </w:t>
      </w:r>
      <w:r>
        <w:t xml:space="preserve">Because the data are simulated,</w:t>
      </w:r>
      <w:r>
        <w:t xml:space="preserve"> </w:t>
      </w:r>
      <w:r>
        <w:t xml:space="preserve">we can check both choices against</w:t>
      </w:r>
      <w:r>
        <w:t xml:space="preserve"> </w:t>
      </w:r>
      <w:r>
        <w:t xml:space="preserve">the estimated generalization 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for each:</w:t>
      </w:r>
      <w:r>
        <w:t xml:space="preserve"> </w:t>
      </w:r>
      <w:r>
        <w:t xml:space="preserve">0.335 for degree 8</w:t>
      </w:r>
      <w:r>
        <w:t xml:space="preserve"> </w:t>
      </w:r>
      <w:r>
        <w:t xml:space="preserve">and 0.315 for degree 3.</w:t>
      </w:r>
    </w:p>
    <w:bookmarkEnd w:id="237"/>
    <w:bookmarkEnd w:id="238"/>
    <w:bookmarkStart w:id="245" w:name="sec-cv-whole-procedure"/>
    <w:p>
      <w:pPr>
        <w:pStyle w:val="Heading2"/>
      </w:pPr>
      <w:r>
        <w:t xml:space="preserve">8 Cross-validating the whole procedure</w:t>
      </w:r>
    </w:p>
    <w:bookmarkStart w:id="241" w:name="exr-cv-screening"/>
    <w:p>
      <w:pPr>
        <w:pStyle w:val="FirstParagraph"/>
      </w:pPr>
      <w:r>
        <w:rPr>
          <w:b/>
          <w:bCs/>
        </w:rPr>
        <w:t xml:space="preserve">Exercise 9 (Screening predictors before cross-validating)</w:t>
      </w:r>
      <w:r>
        <w:t xml:space="preserve"> </w:t>
      </w:r>
      <w:r>
        <w:t xml:space="preserve">A data set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observations 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candidate predictors.</w:t>
      </w:r>
      <w:r>
        <w:t xml:space="preserve"> </w:t>
      </w:r>
      <w:r>
        <w:t xml:space="preserve">In fact every variable is independent standard normal noise,</w:t>
      </w:r>
      <w:r>
        <w:t xml:space="preserve"> </w:t>
      </w:r>
      <w:r>
        <w:t xml:space="preserve">so no predictor carries any information about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An analyst</w:t>
      </w:r>
    </w:p>
    <w:p>
      <w:pPr>
        <w:pStyle w:val="Compact"/>
        <w:numPr>
          <w:ilvl w:val="0"/>
          <w:numId w:val="1013"/>
        </w:numPr>
      </w:pPr>
      <w:r>
        <w:t xml:space="preserve">picks the 10 predictors most correlated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all 50 observations,</w:t>
      </w:r>
      <w:r>
        <w:t xml:space="preserve"> </w:t>
      </w:r>
      <w:r>
        <w:t xml:space="preserve">then</w:t>
      </w:r>
    </w:p>
    <w:p>
      <w:pPr>
        <w:pStyle w:val="Compact"/>
        <w:numPr>
          <w:ilvl w:val="0"/>
          <w:numId w:val="1013"/>
        </w:numPr>
      </w:pPr>
      <w:r>
        <w:t xml:space="preserve">estimates the prediction error of a linear model in those 10 predictors</w:t>
      </w:r>
      <w:r>
        <w:t xml:space="preserve"> </w:t>
      </w:r>
      <w:r>
        <w:t xml:space="preserve">by 5-fold cross-validation.</w:t>
      </w:r>
    </w:p>
    <w:p>
      <w:pPr>
        <w:pStyle w:val="FirstParagraph"/>
      </w:pPr>
      <w:r>
        <w:t xml:space="preserve">Answer the following:</w:t>
      </w:r>
    </w:p>
    <w:p>
      <w:pPr>
        <w:pStyle w:val="Compact"/>
        <w:numPr>
          <w:ilvl w:val="0"/>
          <w:numId w:val="1014"/>
        </w:numPr>
      </w:pPr>
      <w:r>
        <w:t xml:space="preserve">What is the smallest possible generalization error (</w:t>
      </w:r>
      <w:hyperlink w:anchor="eq-generalization-error">
        <w:r>
          <w:rPr>
            <w:rStyle w:val="Hyperlink"/>
          </w:rPr>
          <w:t xml:space="preserve">Equation 4</w:t>
        </w:r>
      </w:hyperlink>
      <w:r>
        <w:t xml:space="preserve">)</w:t>
      </w:r>
      <w:r>
        <w:t xml:space="preserve"> </w:t>
      </w:r>
      <w:r>
        <w:t xml:space="preserve">of any prediction rule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here?</w:t>
      </w:r>
    </w:p>
    <w:p>
      <w:pPr>
        <w:pStyle w:val="Compact"/>
        <w:numPr>
          <w:ilvl w:val="0"/>
          <w:numId w:val="1014"/>
        </w:numPr>
      </w:pPr>
      <w:r>
        <w:t xml:space="preserve">Simulate the analyst’s procedure.</w:t>
      </w:r>
      <w:r>
        <w:t xml:space="preserve"> </w:t>
      </w:r>
      <w:r>
        <w:t xml:space="preserve">What cross-validation estimate does it report?</w:t>
      </w:r>
    </w:p>
    <w:p>
      <w:pPr>
        <w:pStyle w:val="Compact"/>
        <w:numPr>
          <w:ilvl w:val="0"/>
          <w:numId w:val="1014"/>
        </w:numPr>
      </w:pPr>
      <w:r>
        <w:t xml:space="preserve">Repeat the simulation,</w:t>
      </w:r>
      <w:r>
        <w:t xml:space="preserve"> </w:t>
      </w:r>
      <w:r>
        <w:t xml:space="preserve">but carry out step 1 inside each fold,</w:t>
      </w:r>
      <w:r>
        <w:t xml:space="preserve"> </w:t>
      </w:r>
      <w:r>
        <w:t xml:space="preserve">using only that fold’s training observations.</w:t>
      </w:r>
      <w:r>
        <w:t xml:space="preserve"> </w:t>
      </w:r>
      <w:r>
        <w:t xml:space="preserve">What estimate does this give?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regression version of the classification example in</w:t>
            </w:r>
            <w:r>
              <w:t xml:space="preserve"> </w:t>
            </w:r>
            <w:r>
              <w:t xml:space="preserve">Hastie et al. (2009, sec. 7.10.2)</w:t>
            </w:r>
            <w:r>
              <w:t xml:space="preserve">,</w:t>
            </w:r>
            <w:r>
              <w:t xml:space="preserve"> </w:t>
            </w:r>
            <w:r>
              <w:t xml:space="preserve">“The Wrong and Right Way to Do Cross-validation”</w:t>
            </w:r>
            <w:r>
              <w:t xml:space="preserve">.</w:t>
            </w:r>
          </w:p>
          <w:p/>
        </w:tc>
      </w:tr>
    </w:tbl>
    <w:bookmarkEnd w:id="241"/>
    <w:bookmarkStart w:id="242" w:name="sol-cv-screening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</w:p>
    <w:p>
      <w:pPr>
        <w:numPr>
          <w:ilvl w:val="0"/>
          <w:numId w:val="1015"/>
        </w:numPr>
      </w:pPr>
      <m:oMath>
        <m:r>
          <m:t>Y</m:t>
        </m:r>
      </m:oMath>
      <w:r>
        <w:t xml:space="preserve"> </w:t>
      </w:r>
      <w:r>
        <w:t xml:space="preserve">is independent of every predictor,</w:t>
      </w:r>
      <w:r>
        <w:t xml:space="preserve"> </w:t>
      </w:r>
      <w:r>
        <w:t xml:space="preserve">with mean 0 and variance 1.</w:t>
      </w:r>
      <w:r>
        <w:t xml:space="preserve"> </w:t>
      </w:r>
      <w:r>
        <w:t xml:space="preserve">The best prediction is the constant 0,</w:t>
      </w:r>
      <w:r>
        <w:t xml:space="preserve"> </w:t>
      </w:r>
      <w:r>
        <w:t xml:space="preserve">and its generalization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Every other rule does worse,</w:t>
      </w:r>
      <w:r>
        <w:t xml:space="preserve"> </w:t>
      </w:r>
      <w:r>
        <w:t xml:space="preserve">so any honest estimate should be near or above 1.</w:t>
      </w:r>
    </w:p>
    <w:p>
      <w:pPr>
        <w:numPr>
          <w:ilvl w:val="0"/>
          <w:numId w:val="1015"/>
        </w:numPr>
      </w:pPr>
      <w:r>
        <w:t xml:space="preserve">and 3.</w:t>
      </w:r>
      <w:r>
        <w:t xml:space="preserve"> </w:t>
      </w:r>
      <w:r>
        <w:t xml:space="preserve">The function below runs one data set through both procedures.</w:t>
      </w:r>
      <w:r>
        <w:t xml:space="preserve"> </w:t>
      </w:r>
      <w:r>
        <w:t xml:space="preserve">The only difference is whether the screening step</w:t>
      </w:r>
      <w:r>
        <w:t xml:space="preserve"> </w:t>
      </w:r>
      <w:r>
        <w:t xml:space="preserve">sees the whole data set (</w:t>
      </w:r>
      <w:r>
        <w:rPr>
          <w:rStyle w:val="VerbatimChar"/>
        </w:rPr>
        <w:t xml:space="preserve">"outside"</w:t>
      </w:r>
      <w:r>
        <w:t xml:space="preserve">)</w:t>
      </w:r>
      <w:r>
        <w:t xml:space="preserve"> </w:t>
      </w:r>
      <w:r>
        <w:t xml:space="preserve">or only the training folds (</w:t>
      </w:r>
      <w:r>
        <w:rPr>
          <w:rStyle w:val="VerbatimChar"/>
        </w:rPr>
        <w:t xml:space="preserve">"inside"</w:t>
      </w:r>
      <w:r>
        <w:t xml:space="preserve">).</w:t>
      </w:r>
    </w:p>
    <w:p>
      <w:pPr>
        <w:pStyle w:val="SourceCode"/>
      </w:pPr>
      <w:r>
        <w:rPr>
          <w:rStyle w:val="NormalTok"/>
        </w:rPr>
        <w:t xml:space="preserve">top_predictors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n_keep)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y)),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(n_keep)]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screened_cv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folds, n_keep, screen)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(x, y, n_keep)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],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 n_keep)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</w:t>
      </w:r>
      <w:r>
        <w:br/>
      </w:r>
      <w:r>
        <w:rPr>
          <w:rStyle w:val="NormalTok"/>
        </w:rPr>
        <w:t xml:space="preserve">  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keep])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</w:t>
      </w:r>
      <w:r>
        <w:br/>
      </w:r>
      <w:r>
        <w:rPr>
          <w:rStyle w:val="NormalTok"/>
        </w:rPr>
        <w:t xml:space="preserve">    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(x[in_fold, keep])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held_out)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(sq_errors)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7102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NormalTok"/>
        </w:rPr>
        <w:t xml:space="preserve">n_predictors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br/>
      </w:r>
      <w:r>
        <w:rPr>
          <w:rStyle w:val="NormalTok"/>
        </w:rPr>
        <w:t xml:space="preserve">screening_results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\(s)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n_predictors), n_obs, n_predictors)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(x)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(n_predictors))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  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sim =</w:t>
      </w:r>
      <w:r>
        <w:rPr>
          <w:rStyle w:val="NormalTok"/>
        </w:rPr>
        <w:t xml:space="preserve"> 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outside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list_rbind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screening_summary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screening_results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(outside, inside), mean)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screening_summary</w:t>
      </w:r>
      <w:r>
        <w:br/>
      </w:r>
      <w:r>
        <w:rPr>
          <w:rStyle w:val="CommentTok"/>
        </w:rPr>
        <w:t xml:space="preserve">#&gt; # A tibble: 1 × 2</w:t>
      </w:r>
      <w:r>
        <w:br/>
      </w:r>
      <w:r>
        <w:rPr>
          <w:rStyle w:val="CommentTok"/>
        </w:rPr>
        <w:t xml:space="preserve">#&gt;   outside inside</w:t>
      </w:r>
      <w:r>
        <w:br/>
      </w:r>
      <w:r>
        <w:rPr>
          <w:rStyle w:val="CommentTok"/>
        </w:rPr>
        <w:t xml:space="preserve">#&gt;     &lt;dbl&gt;  &lt;dbl&gt;</w:t>
      </w:r>
      <w:r>
        <w:br/>
      </w:r>
      <w:r>
        <w:rPr>
          <w:rStyle w:val="CommentTok"/>
        </w:rPr>
        <w:t xml:space="preserve">#&gt; 1   0.537   1.52</w:t>
      </w:r>
    </w:p>
    <w:p>
      <w:pPr>
        <w:pStyle w:val="FirstParagraph"/>
      </w:pPr>
      <w:r>
        <w:t xml:space="preserve">Averaged over 50 simulated data sets:</w:t>
      </w:r>
    </w:p>
    <w:p>
      <w:pPr>
        <w:pStyle w:val="Compact"/>
        <w:numPr>
          <w:ilvl w:val="0"/>
          <w:numId w:val="1016"/>
        </w:numPr>
      </w:pPr>
      <w:r>
        <w:t xml:space="preserve">Screening outside the folds gives a mean CV estimate of</w:t>
      </w:r>
      <w:r>
        <w:t xml:space="preserve"> </w:t>
      </w:r>
      <w:r>
        <w:t xml:space="preserve">0.54,</w:t>
      </w:r>
      <w:r>
        <w:t xml:space="preserve"> </w:t>
      </w:r>
      <w:r>
        <w:t xml:space="preserve">well below the smallest possible generalization error of 1.</w:t>
      </w:r>
      <w:r>
        <w:t xml:space="preserve"> </w:t>
      </w:r>
      <w:r>
        <w:t xml:space="preserve">The procedure reports that pure noise predicts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Screening inside the folds gives</w:t>
      </w:r>
      <w:r>
        <w:t xml:space="preserve"> </w:t>
      </w:r>
      <w:r>
        <w:t xml:space="preserve">1.52,</w:t>
      </w:r>
      <w:r>
        <w:t xml:space="preserve"> </w:t>
      </w:r>
      <w:r>
        <w:t xml:space="preserve">above 1, as an honest estimate for a rule built from noise should be.</w:t>
      </w:r>
    </w:p>
    <w:p>
      <w:pPr>
        <w:pStyle w:val="FirstParagraph"/>
      </w:pPr>
      <w:r>
        <w:t xml:space="preserve">The 10 predictors chosen from all 50 observations</w:t>
      </w:r>
      <w:r>
        <w:t xml:space="preserve"> </w:t>
      </w:r>
      <w:r>
        <w:t xml:space="preserve">were chosen</w:t>
      </w:r>
      <w:r>
        <w:t xml:space="preserve"> </w:t>
      </w:r>
      <w:r>
        <w:rPr>
          <w:i/>
          <w:iCs/>
        </w:rPr>
        <w:t xml:space="preserve">because</w:t>
      </w:r>
      <w:r>
        <w:t xml:space="preserve"> </w:t>
      </w:r>
      <w:r>
        <w:t xml:space="preserve">they happen to correlate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the very observations that later serve as held-out folds.</w:t>
      </w:r>
      <w:r>
        <w:t xml:space="preserve"> </w:t>
      </w:r>
      <w:r>
        <w:t xml:space="preserve">Those observations were not held out from the whole fitting procedure,</w:t>
      </w:r>
      <w:r>
        <w:t xml:space="preserve"> </w:t>
      </w:r>
      <w:r>
        <w:t xml:space="preserve">so the independence that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needs fails.</w:t>
      </w:r>
    </w:p>
    <w:bookmarkEnd w:id="242"/>
    <w:bookmarkStart w:id="244" w:name="rem-cv-every-step"/>
    <w:p>
      <w:pPr>
        <w:pStyle w:val="BodyText"/>
      </w:pPr>
      <w:r>
        <w:rPr>
          <w:i/>
          <w:iCs/>
        </w:rPr>
        <w:t xml:space="preserve">Remark 16</w:t>
      </w:r>
      <w:r>
        <w:t xml:space="preserve"> (Cross-validate the whole procedure). </w:t>
      </w:r>
      <w:r>
        <w:t xml:space="preserve">Every step that uses the outcome is part of fitting,</w:t>
      </w:r>
      <w:r>
        <w:t xml:space="preserve"> </w:t>
      </w:r>
      <w:r>
        <w:t xml:space="preserve">and must be repeated inside each fold</w:t>
      </w:r>
      <w:r>
        <w:t xml:space="preserve"> </w:t>
      </w:r>
      <w:r>
        <w:t xml:space="preserve">using only that fold’s training observations</w:t>
      </w:r>
      <w:r>
        <w:t xml:space="preserve"> </w:t>
      </w:r>
      <w:r>
        <w:t xml:space="preserve">(Hastie et al. 2009, sec. 7.10.2)</w:t>
      </w:r>
      <w:r>
        <w:t xml:space="preserve">.</w:t>
      </w:r>
      <w:r>
        <w:t xml:space="preserve"> </w:t>
      </w:r>
      <w:r>
        <w:t xml:space="preserve">Such steps include:</w:t>
      </w:r>
    </w:p>
    <w:p>
      <w:pPr>
        <w:pStyle w:val="Compact"/>
        <w:numPr>
          <w:ilvl w:val="0"/>
          <w:numId w:val="1017"/>
        </w:numPr>
      </w:pPr>
      <w:r>
        <w:t xml:space="preserve">screening or selecting predictors, as in</w:t>
      </w:r>
      <w:r>
        <w:t xml:space="preserve"> </w:t>
      </w:r>
      <w:hyperlink w:anchor="exr-cv-screening">
        <w:r>
          <w:rPr>
            <w:rStyle w:val="Hyperlink"/>
          </w:rPr>
          <w:t xml:space="preserve">Exercise 9</w:t>
        </w:r>
      </w:hyperlink>
      <w:r>
        <w:t xml:space="preserve">;</w:t>
      </w:r>
    </w:p>
    <w:p>
      <w:pPr>
        <w:pStyle w:val="Compact"/>
        <w:numPr>
          <w:ilvl w:val="0"/>
          <w:numId w:val="1017"/>
        </w:numPr>
      </w:pPr>
      <w:r>
        <w:t xml:space="preserve">choosing transformations or a polynomial degree;</w:t>
      </w:r>
    </w:p>
    <w:p>
      <w:pPr>
        <w:pStyle w:val="Compact"/>
        <w:numPr>
          <w:ilvl w:val="0"/>
          <w:numId w:val="1017"/>
        </w:numPr>
      </w:pPr>
      <w:r>
        <w:t xml:space="preserve">choosing a penalty or another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.</w:t>
      </w:r>
    </w:p>
    <w:p>
      <w:pPr>
        <w:pStyle w:val="FirstParagraph"/>
      </w:pPr>
      <w:r>
        <w:t xml:space="preserve">Hastie et al. (2009, sec. 7.10.2)</w:t>
      </w:r>
      <w:r>
        <w:t xml:space="preserve"> </w:t>
      </w:r>
      <w:r>
        <w:t xml:space="preserve">note that steps using only the predictors,</w:t>
      </w:r>
      <w:r>
        <w:t xml:space="preserve"> </w:t>
      </w:r>
      <w:r>
        <w:t xml:space="preserve">such as dropping predictors with almost no variation,</w:t>
      </w:r>
      <w:r>
        <w:t xml:space="preserve"> </w:t>
      </w:r>
      <w:r>
        <w:t xml:space="preserve">can be done once on all the data before the folds are formed.</w:t>
      </w:r>
      <w:r>
        <w:t xml:space="preserve"> </w:t>
      </w:r>
      <w:r>
        <w:t xml:space="preserve">Repeating such a step inside each fold is never wrong, though,</w:t>
      </w:r>
      <w:r>
        <w:t xml:space="preserve"> </w:t>
      </w:r>
      <w:r>
        <w:t xml:space="preserve">and it scores each held-out fold the way new data would be scored.</w:t>
      </w:r>
      <w:r>
        <w:t xml:space="preserve"> </w:t>
      </w:r>
      <w:r>
        <w:t xml:space="preserve">Examples are estimating the mean and standard deviation used for</w:t>
      </w:r>
      <w:r>
        <w:t xml:space="preserve"> </w:t>
      </w:r>
      <w:hyperlink r:id="rId243">
        <w:r>
          <w:rPr>
            <w:rStyle w:val="Hyperlink"/>
          </w:rPr>
          <w:t xml:space="preserve">standardization</w:t>
        </w:r>
      </w:hyperlink>
      <w:r>
        <w:t xml:space="preserve">,</w:t>
      </w:r>
      <w:r>
        <w:t xml:space="preserve"> </w:t>
      </w:r>
      <w:r>
        <w:t xml:space="preserve">and the values used to fill in missing predictor values,</w:t>
      </w:r>
      <w:r>
        <w:t xml:space="preserve"> </w:t>
      </w:r>
      <w:r>
        <w:t xml:space="preserve">when they are computed without the outcome.</w:t>
      </w:r>
    </w:p>
    <w:bookmarkEnd w:id="244"/>
    <w:bookmarkEnd w:id="245"/>
    <w:bookmarkStart w:id="246" w:name="further-reading"/>
    <w:p>
      <w:pPr>
        <w:pStyle w:val="Heading2"/>
      </w:pPr>
      <w:r>
        <w:t xml:space="preserve">9 Further reading</w:t>
      </w:r>
    </w:p>
    <w:p>
      <w:pPr>
        <w:pStyle w:val="FirstParagraph"/>
      </w:pPr>
      <w:r>
        <w:t xml:space="preserve">Sanchez (2020)</w:t>
      </w:r>
      <w:r>
        <w:t xml:space="preserve"> </w:t>
      </w:r>
      <w:r>
        <w:t xml:space="preserve">reviews the matrix algebra behind statistical learning,</w:t>
      </w:r>
      <w:r>
        <w:t xml:space="preserve"> </w:t>
      </w:r>
      <w:r>
        <w:t xml:space="preserve">including the covariance and correlation matrices that cross-products produce.</w:t>
      </w:r>
    </w:p>
    <w:bookmarkEnd w:id="246"/>
    <w:bookmarkStart w:id="254" w:name="references"/>
    <w:p>
      <w:pPr>
        <w:pStyle w:val="Heading2"/>
      </w:pPr>
      <w:r>
        <w:t xml:space="preserve">References</w:t>
      </w:r>
    </w:p>
    <w:bookmarkStart w:id="253" w:name="refs"/>
    <w:bookmarkStart w:id="248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247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248"/>
    <w:bookmarkStart w:id="250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249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250"/>
    <w:bookmarkStart w:id="252" w:name="ref-sanchez2020matrix4sl"/>
    <w:p>
      <w:pPr>
        <w:pStyle w:val="Bibliography"/>
      </w:pPr>
      <w:r>
        <w:t xml:space="preserve">Sanchez, Gaston. 2020.</w:t>
      </w:r>
      <w:r>
        <w:t xml:space="preserve"> </w:t>
      </w:r>
      <w:r>
        <w:rPr>
          <w:i/>
          <w:iCs/>
        </w:rPr>
        <w:t xml:space="preserve">A Matrix Algebra Companion for Statistical Learning (</w:t>
      </w:r>
      <w:r>
        <w:rPr>
          <w:i/>
          <w:iCs/>
        </w:rPr>
        <w:t xml:space="preserve">matrix4sl</w:t>
      </w:r>
      <w:r>
        <w:rPr>
          <w:i/>
          <w:iCs/>
        </w:rPr>
        <w:t xml:space="preserve">)</w:t>
      </w:r>
      <w:r>
        <w:t xml:space="preserve">. Online book, work in progress. Licensed CC BY-NC-SA 4.0.</w:t>
      </w:r>
      <w:r>
        <w:t xml:space="preserve"> </w:t>
      </w:r>
      <w:hyperlink r:id="rId251">
        <w:r>
          <w:rPr>
            <w:rStyle w:val="Hyperlink"/>
          </w:rPr>
          <w:t xml:space="preserve">https://www.gastonsanchez.com/matrix4sl/</w:t>
        </w:r>
      </w:hyperlink>
      <w:r>
        <w:t xml:space="preserve">.</w:t>
      </w:r>
    </w:p>
    <w:bookmarkEnd w:id="252"/>
    <w:bookmarkEnd w:id="253"/>
    <w:bookmarkEnd w:id="2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" Type="http://schemas.openxmlformats.org/officeDocument/2006/relationships/image" Target="media/rId11.png"/><Relationship Id="rId166" Type="http://schemas.openxmlformats.org/officeDocument/2006/relationships/image" Target="media/rId166.png"/><Relationship Id="rId233" Type="http://schemas.openxmlformats.org/officeDocument/2006/relationships/image" Target="media/rId233.png"/><Relationship Id="rId84" Type="http://schemas.openxmlformats.org/officeDocument/2006/relationships/image" Target="media/rId84.png"/><Relationship Id="rId112" Type="http://schemas.openxmlformats.org/officeDocument/2006/relationships/image" Target="media/rId112.png"/><Relationship Id="rId116" Type="http://schemas.openxmlformats.org/officeDocument/2006/relationships/image" Target="media/rId116.png"/><Relationship Id="rId120" Type="http://schemas.openxmlformats.org/officeDocument/2006/relationships/image" Target="media/rId120.png"/><Relationship Id="rId124" Type="http://schemas.openxmlformats.org/officeDocument/2006/relationships/image" Target="media/rId124.png"/><Relationship Id="rId193" Type="http://schemas.openxmlformats.org/officeDocument/2006/relationships/hyperlink" Target="correlation-regression.qmd#def-ols" TargetMode="External"/><Relationship Id="rId183" Type="http://schemas.openxmlformats.org/officeDocument/2006/relationships/hyperlink" Target="correlation-regression.qmd#def-slr-covariate-vector" TargetMode="External"/><Relationship Id="rId197" Type="http://schemas.openxmlformats.org/officeDocument/2006/relationships/hyperlink" Target="correlation-regression.qmd#thm-ols-slr-vector" TargetMode="External"/><Relationship Id="rId223" Type="http://schemas.openxmlformats.org/officeDocument/2006/relationships/hyperlink" Target="estimation.qmd#def-SE" TargetMode="External"/><Relationship Id="rId33" Type="http://schemas.openxmlformats.org/officeDocument/2006/relationships/hyperlink" Target="estimation.qmd#def-fitted-value" TargetMode="External"/><Relationship Id="rId9" Type="http://schemas.openxmlformats.org/officeDocument/2006/relationships/hyperlink" Target="estimation.qmd#def-prediction" TargetMode="External"/><Relationship Id="rId21" Type="http://schemas.openxmlformats.org/officeDocument/2006/relationships/hyperlink" Target="estimation.qmd#def-prediction-error" TargetMode="External"/><Relationship Id="rId30" Type="http://schemas.openxmlformats.org/officeDocument/2006/relationships/hyperlink" Target="estimation.qmd#def-prediction-mse" TargetMode="External"/><Relationship Id="rId218" Type="http://schemas.openxmlformats.org/officeDocument/2006/relationships/hyperlink" Target="exploratory-descriptive.qmd#def-sample-sd" TargetMode="External"/><Relationship Id="rId243" Type="http://schemas.openxmlformats.org/officeDocument/2006/relationships/hyperlink" Target="exploratory-descriptive.qmd#def-standardization" TargetMode="External"/><Relationship Id="rId247" Type="http://schemas.openxmlformats.org/officeDocument/2006/relationships/hyperlink" Target="https://doi.org/10.1007/978-0-387-84858-7" TargetMode="External"/><Relationship Id="rId249" Type="http://schemas.openxmlformats.org/officeDocument/2006/relationships/hyperlink" Target="https://doi.org/10.1007/978-1-0716-1418-1" TargetMode="External"/><Relationship Id="rId109" Type="http://schemas.openxmlformats.org/officeDocument/2006/relationships/hyperlink" Target="https://morrison-lab.github.io/lds/chapters/big-ideas.html#def-test-set" TargetMode="External"/><Relationship Id="rId107" Type="http://schemas.openxmlformats.org/officeDocument/2006/relationships/hyperlink" Target="https://morrison-lab.github.io/lds/chapters/big-ideas.html#def-training-set" TargetMode="External"/><Relationship Id="rId108" Type="http://schemas.openxmlformats.org/officeDocument/2006/relationships/hyperlink" Target="https://morrison-lab.github.io/lds/chapters/big-ideas.html#def-validation-set" TargetMode="External"/><Relationship Id="rId67" Type="http://schemas.openxmlformats.org/officeDocument/2006/relationships/hyperlink" Target="https://morrison-lab.github.io/pds/expectation.html#def-loss-function" TargetMode="External"/><Relationship Id="rId66" Type="http://schemas.openxmlformats.org/officeDocument/2006/relationships/hyperlink" Target="https://morrison-lab.github.io/pds/expectation.html#def-risk" TargetMode="External"/><Relationship Id="rId57" Type="http://schemas.openxmlformats.org/officeDocument/2006/relationships/hyperlink" Target="https://morrison-lab.github.io/pds/expectation.html#thm-lie" TargetMode="External"/><Relationship Id="rId87" Type="http://schemas.openxmlformats.org/officeDocument/2006/relationships/hyperlink" Target="https://morrison-lab.github.io/pds/variance-covariance.html#def-irreducible-error" TargetMode="External"/><Relationship Id="rId61" Type="http://schemas.openxmlformats.org/officeDocument/2006/relationships/hyperlink" Target="https://morrison-lab.github.io/pds/variance-covariance.html#def-prediction-bias" TargetMode="External"/><Relationship Id="rId62" Type="http://schemas.openxmlformats.org/officeDocument/2006/relationships/hyperlink" Target="https://morrison-lab.github.io/pds/variance-covariance.html#def-variance" TargetMode="External"/><Relationship Id="rId65" Type="http://schemas.openxmlformats.org/officeDocument/2006/relationships/hyperlink" Target="https://morrison-lab.github.io/pds/variance-covariance.html#thm-prediction-error" TargetMode="External"/><Relationship Id="rId251" Type="http://schemas.openxmlformats.org/officeDocument/2006/relationships/hyperlink" Target="https://www.gastonsanchez.com/matrix4sl/" TargetMode="External"/><Relationship Id="rId188" Type="http://schemas.openxmlformats.org/officeDocument/2006/relationships/hyperlink" Target="https://www.gastonsanchez.com/matrix4sl/cross-products.html#cross-products" TargetMode="External"/></Relationships>
</file>

<file path=word/_rels/footnotes.xml.rels><?xml version='1.0' encoding='UTF-8' standalone='yes'?>
<Relationships xmlns="http://schemas.openxmlformats.org/package/2006/relationships"><Relationship Id="rId193" Type="http://schemas.openxmlformats.org/officeDocument/2006/relationships/hyperlink" Target="correlation-regression.qmd#def-ols" TargetMode="External"/><Relationship Id="rId183" Type="http://schemas.openxmlformats.org/officeDocument/2006/relationships/hyperlink" Target="correlation-regression.qmd#def-slr-covariate-vector" TargetMode="External"/><Relationship Id="rId197" Type="http://schemas.openxmlformats.org/officeDocument/2006/relationships/hyperlink" Target="correlation-regression.qmd#thm-ols-slr-vector" TargetMode="External"/><Relationship Id="rId223" Type="http://schemas.openxmlformats.org/officeDocument/2006/relationships/hyperlink" Target="estimation.qmd#def-SE" TargetMode="External"/><Relationship Id="rId33" Type="http://schemas.openxmlformats.org/officeDocument/2006/relationships/hyperlink" Target="estimation.qmd#def-fitted-value" TargetMode="External"/><Relationship Id="rId9" Type="http://schemas.openxmlformats.org/officeDocument/2006/relationships/hyperlink" Target="estimation.qmd#def-prediction" TargetMode="External"/><Relationship Id="rId21" Type="http://schemas.openxmlformats.org/officeDocument/2006/relationships/hyperlink" Target="estimation.qmd#def-prediction-error" TargetMode="External"/><Relationship Id="rId30" Type="http://schemas.openxmlformats.org/officeDocument/2006/relationships/hyperlink" Target="estimation.qmd#def-prediction-mse" TargetMode="External"/><Relationship Id="rId218" Type="http://schemas.openxmlformats.org/officeDocument/2006/relationships/hyperlink" Target="exploratory-descriptive.qmd#def-sample-sd" TargetMode="External"/><Relationship Id="rId243" Type="http://schemas.openxmlformats.org/officeDocument/2006/relationships/hyperlink" Target="exploratory-descriptive.qmd#def-standardization" TargetMode="External"/><Relationship Id="rId247" Type="http://schemas.openxmlformats.org/officeDocument/2006/relationships/hyperlink" Target="https://doi.org/10.1007/978-0-387-84858-7" TargetMode="External"/><Relationship Id="rId249" Type="http://schemas.openxmlformats.org/officeDocument/2006/relationships/hyperlink" Target="https://doi.org/10.1007/978-1-0716-1418-1" TargetMode="External"/><Relationship Id="rId109" Type="http://schemas.openxmlformats.org/officeDocument/2006/relationships/hyperlink" Target="https://morrison-lab.github.io/lds/chapters/big-ideas.html#def-test-set" TargetMode="External"/><Relationship Id="rId107" Type="http://schemas.openxmlformats.org/officeDocument/2006/relationships/hyperlink" Target="https://morrison-lab.github.io/lds/chapters/big-ideas.html#def-training-set" TargetMode="External"/><Relationship Id="rId108" Type="http://schemas.openxmlformats.org/officeDocument/2006/relationships/hyperlink" Target="https://morrison-lab.github.io/lds/chapters/big-ideas.html#def-validation-set" TargetMode="External"/><Relationship Id="rId67" Type="http://schemas.openxmlformats.org/officeDocument/2006/relationships/hyperlink" Target="https://morrison-lab.github.io/pds/expectation.html#def-loss-function" TargetMode="External"/><Relationship Id="rId66" Type="http://schemas.openxmlformats.org/officeDocument/2006/relationships/hyperlink" Target="https://morrison-lab.github.io/pds/expectation.html#def-risk" TargetMode="External"/><Relationship Id="rId57" Type="http://schemas.openxmlformats.org/officeDocument/2006/relationships/hyperlink" Target="https://morrison-lab.github.io/pds/expectation.html#thm-lie" TargetMode="External"/><Relationship Id="rId87" Type="http://schemas.openxmlformats.org/officeDocument/2006/relationships/hyperlink" Target="https://morrison-lab.github.io/pds/variance-covariance.html#def-irreducible-error" TargetMode="External"/><Relationship Id="rId61" Type="http://schemas.openxmlformats.org/officeDocument/2006/relationships/hyperlink" Target="https://morrison-lab.github.io/pds/variance-covariance.html#def-prediction-bias" TargetMode="External"/><Relationship Id="rId62" Type="http://schemas.openxmlformats.org/officeDocument/2006/relationships/hyperlink" Target="https://morrison-lab.github.io/pds/variance-covariance.html#def-variance" TargetMode="External"/><Relationship Id="rId65" Type="http://schemas.openxmlformats.org/officeDocument/2006/relationships/hyperlink" Target="https://morrison-lab.github.io/pds/variance-covariance.html#thm-prediction-error" TargetMode="External"/><Relationship Id="rId251" Type="http://schemas.openxmlformats.org/officeDocument/2006/relationships/hyperlink" Target="https://www.gastonsanchez.com/matrix4sl/" TargetMode="External"/><Relationship Id="rId188" Type="http://schemas.openxmlformats.org/officeDocument/2006/relationships/hyperlink" Target="https://www.gastonsanchez.com/matrix4sl/cross-products.html#cross-produc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Validating Predictions</dc:title>
  <dc:creator/>
  <cp:keywords/>
  <dcterms:created xsi:type="dcterms:W3CDTF">2026-10-14T21:05:11Z</dcterms:created>
  <dcterms:modified xsi:type="dcterms:W3CDTF">2026-10-14T21:05:11Z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13:52:56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