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Lemma 1 (Probability that no test rejects)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independent events,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where</w:t>
        </w:r>
      </w:ins>
      <w:ins w:id="1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is the event that the</w:t>
        </w:r>
      </w:ins>
      <w:ins w:id="14" w:author="PR Preview" w:date="2026-01-01T00:00:00Z">
        <w:r>
          <w:t xml:space="preserve"> </w:t>
        </w:r>
      </w:ins>
      <m:oMath>
        <m:r>
          <m:t>j</m:t>
        </m:r>
      </m:oMath>
      <w:ins w:id="15" w:author="PR Preview" w:date="2026-01-01T00:00:00Z">
        <w:r>
          <w:t xml:space="preserve">th of</w:t>
        </w:r>
      </w:ins>
      <w:ins w:id="16" w:author="PR Preview" w:date="2026-01-01T00:00:00Z">
        <w:r>
          <w:t xml:space="preserve"> </w:t>
        </w:r>
      </w:ins>
      <m:oMath>
        <m:r>
          <m:t>m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tests rejects its true null hypothesis,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 each has probability</w:t>
        </w:r>
      </w:ins>
      <w:ins w:id="2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(see</w:t>
        </w:r>
      </w:ins>
      <w:ins w:id="24" w:author="PR Preview" w:date="2026-01-01T00:00:00Z">
        <w:r>
          <w:t xml:space="preserve"> </w:t>
        </w:r>
      </w:ins>
      <w:hyperlink r:id="rId10">
        <w:ins w:id="25" w:author="PR Preview" w:date="2026-01-01T00:00:00Z">
          <w:r>
            <w:rPr>
              <w:rStyle w:val="Hyperlink"/>
            </w:rPr>
            <w:t xml:space="preserve">significance level</w:t>
          </w:r>
        </w:ins>
      </w:hyperlink>
      <w:ins w:id="26" w:author="PR Preview" w:date="2026-01-01T00:00:00Z">
        <w:r>
          <w:t xml:space="preserve">).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Then the probability that none of the tests rejects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ins w:id="29" w:author="PR Preview" w:date="2026-01-01T00:00:00Z">
        <w:r>
          <w:rPr>
            <w:i/>
            <w:iCs/>
          </w:rPr>
          <w:t xml:space="preserve">Proof</w:t>
        </w:r>
      </w:ins>
      <w:ins w:id="30" w:author="PR Preview" w:date="2026-01-01T00:00:00Z">
        <w:r>
          <w:t xml:space="preserve">. </w:t>
        </w:r>
      </w:ins>
      <w:ins w:id="31" w:author="PR Preview" w:date="2026-01-01T00:00:00Z">
        <w:r>
          <w:t xml:space="preserve">This is the solution to</w:t>
        </w:r>
      </w:ins>
      <w:ins w:id="32" w:author="PR Preview" w:date="2026-01-01T00:00:00Z">
        <w:r>
          <w:t xml:space="preserve"> </w:t>
        </w:r>
      </w:ins>
      <w:hyperlink w:anchor="exr-no-rejection-prob">
        <w:ins w:id="3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4" w:author="PR Preview" w:date="2026-01-01T00:00:00Z">
        <w:r>
          <w:t xml:space="preserve">, worked in</w:t>
        </w:r>
      </w:ins>
      <w:ins w:id="35" w:author="PR Preview" w:date="2026-01-01T00:00:00Z">
        <w:r>
          <w:t xml:space="preserve"> </w:t>
        </w:r>
      </w:ins>
      <w:hyperlink w:anchor="sol-no-rejection-prob">
        <w:ins w:id="36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7" w:author="PR Preview" w:date="2026-01-01T00:00:00Z">
        <w:r>
          <w:t xml:space="preserve">.</w:t>
        </w:r>
      </w:ins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del w:id="38" w:author="PR Preview" w:date="2026-01-01T00:00:00Z">
        <w:r>
          <w:rPr>
            <w:i/>
            <w:iCs/>
          </w:rPr>
          <w:delText xml:space="preserve">Proof</w:delText>
        </w:r>
      </w:del>
      <w:del w:id="39" w:author="PR Preview" w:date="2026-01-01T00:00:00Z">
        <w:r>
          <w:delText xml:space="preserve">. </w:delText>
        </w:r>
      </w:del>
      <w:del w:id="40" w:author="PR Preview" w:date="2026-01-01T00:00:00Z">
        <w:r>
          <w:delText xml:space="preserve">The last line below is</w:delText>
        </w:r>
      </w:del>
      <w:del w:id="41" w:author="PR Preview" w:date="2026-01-01T00:00:00Z">
        <w:r>
          <w:delText xml:space="preserve"> </w:delText>
        </w:r>
      </w:del>
      <w:hyperlink w:anchor="sol-no-rejection-prob">
        <w:del w:id="42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43" w:author="PR Preview" w:date="2026-01-01T00:00:00Z">
        <w:r>
          <w:delText xml:space="preserve">.</w:delText>
        </w:r>
      </w:del>
    </w:p>
    <w:p>
      <w:pPr>
        <w:pStyle w:val="FirstParagraph"/>
      </w:pPr>
      <w:ins w:id="44" w:author="PR Preview" w:date="2026-01-01T00:00:00Z">
        <w:r>
          <w:rPr>
            <w:i/>
            <w:iCs/>
          </w:rPr>
          <w:t xml:space="preserve">Proof</w:t>
        </w:r>
      </w:ins>
      <w:ins w:id="45" w:author="PR Preview" w:date="2026-01-01T00:00:00Z">
        <w:r>
          <w:t xml:space="preserve">. </w:t>
        </w:r>
      </w:ins>
      <w:ins w:id="46" w:author="PR Preview" w:date="2026-01-01T00:00:00Z">
        <w:r>
          <w:t xml:space="preserve">The last line below is</w:t>
        </w:r>
      </w:ins>
      <w:ins w:id="47" w:author="PR Preview" w:date="2026-01-01T00:00:00Z">
        <w:r>
          <w:t xml:space="preserve"> </w:t>
        </w:r>
      </w:ins>
      <w:hyperlink w:anchor="lem-no-rejection-prob">
        <w:ins w:id="4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9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Lemma 2 (The indicator of a union is at most the sum of the indicators)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 events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54" w:author="PR Preview" w:date="2026-01-01T00:00:00Z">
        <w:r>
          <w:t xml:space="preserve">, let</w:t>
        </w:r>
      </w:ins>
      <w:ins w:id="55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the indicator of the event</w:t>
        </w:r>
      </w:ins>
      <w:ins w:id="58" w:author="PR Preview" w:date="2026-01-01T00:00:00Z">
        <w:r>
          <w:t xml:space="preserve"> </w:t>
        </w:r>
      </w:ins>
      <m:oMath>
        <m:r>
          <m:t>A</m:t>
        </m:r>
      </m:oMath>
      <w:ins w:id="59" w:author="PR Preview" w:date="2026-01-01T00:00:00Z">
        <w:r>
          <w:t xml:space="preserve">: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it equals 1 if</w:t>
        </w:r>
      </w:ins>
      <w:ins w:id="62" w:author="PR Preview" w:date="2026-01-01T00:00:00Z">
        <w:r>
          <w:t xml:space="preserve"> </w:t>
        </w:r>
      </w:ins>
      <m:oMath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occurs and 0 if it does not.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Then, for every outcome,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ins w:id="67" w:author="PR Preview" w:date="2026-01-01T00:00:00Z">
        <w:r>
          <w:rPr>
            <w:i/>
            <w:iCs/>
          </w:rPr>
          <w:t xml:space="preserve">Proof</w:t>
        </w:r>
      </w:ins>
      <w:ins w:id="68" w:author="PR Preview" w:date="2026-01-01T00:00:00Z">
        <w:r>
          <w:t xml:space="preserve">. </w:t>
        </w:r>
      </w:ins>
      <w:ins w:id="69" w:author="PR Preview" w:date="2026-01-01T00:00:00Z">
        <w:r>
          <w:t xml:space="preserve">This is the solution to</w:t>
        </w:r>
      </w:ins>
      <w:ins w:id="70" w:author="PR Preview" w:date="2026-01-01T00:00:00Z">
        <w:r>
          <w:t xml:space="preserve"> </w:t>
        </w:r>
      </w:ins>
      <w:hyperlink w:anchor="exr-union-bound">
        <w:ins w:id="71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2" w:author="PR Preview" w:date="2026-01-01T00:00:00Z">
        <w:r>
          <w:t xml:space="preserve">, worked in</w:t>
        </w:r>
      </w:ins>
      <w:ins w:id="73" w:author="PR Preview" w:date="2026-01-01T00:00:00Z">
        <w:r>
          <w:t xml:space="preserve"> </w:t>
        </w:r>
      </w:ins>
      <w:hyperlink w:anchor="sol-union-bound">
        <w:ins w:id="74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75" w:author="PR Preview" w:date="2026-01-01T00:00:00Z">
        <w:r>
          <w:t xml:space="preserve">.</w:t>
        </w:r>
      </w:ins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del w:id="76" w:author="PR Preview" w:date="2026-01-01T00:00:00Z">
        <w:r>
          <w:rPr>
            <w:i/>
            <w:iCs/>
          </w:rPr>
          <w:delText xml:space="preserve">Proof</w:delText>
        </w:r>
      </w:del>
      <w:del w:id="77" w:author="PR Preview" w:date="2026-01-01T00:00:00Z">
        <w:r>
          <w:delText xml:space="preserve">. </w:delText>
        </w:r>
      </w:del>
      <w:del w:id="78" w:author="PR Preview" w:date="2026-01-01T00:00:00Z">
        <w:r>
          <w:delText xml:space="preserve">The inequality in the second line is</w:delText>
        </w:r>
      </w:del>
      <w:del w:id="79" w:author="PR Preview" w:date="2026-01-01T00:00:00Z">
        <w:r>
          <w:delText xml:space="preserve"> </w:delText>
        </w:r>
      </w:del>
      <w:hyperlink w:anchor="sol-union-bound">
        <w:del w:id="80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81" w:author="PR Preview" w:date="2026-01-01T00:00:00Z">
        <w:r>
          <w:delText xml:space="preserve">.</w:delText>
        </w:r>
      </w:del>
    </w:p>
    <w:p>
      <w:pPr>
        <w:pStyle w:val="FirstParagraph"/>
      </w:pPr>
      <w:ins w:id="82" w:author="PR Preview" w:date="2026-01-01T00:00:00Z">
        <w:r>
          <w:rPr>
            <w:i/>
            <w:iCs/>
          </w:rPr>
          <w:t xml:space="preserve">Proof</w:t>
        </w:r>
      </w:ins>
      <w:ins w:id="83" w:author="PR Preview" w:date="2026-01-01T00:00:00Z">
        <w:r>
          <w:t xml:space="preserve">. </w:t>
        </w:r>
      </w:ins>
      <w:ins w:id="84" w:author="PR Preview" w:date="2026-01-01T00:00:00Z">
        <w:r>
          <w:t xml:space="preserve">The inequality in the second line is</w:t>
        </w:r>
      </w:ins>
      <w:ins w:id="85" w:author="PR Preview" w:date="2026-01-01T00:00:00Z">
        <w:r>
          <w:t xml:space="preserve"> </w:t>
        </w:r>
      </w:ins>
      <w:hyperlink w:anchor="lem-indicator-union">
        <w:ins w:id="86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8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Lemma 3 (Probability of a false positive under the Bonferroni correction)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m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null hypotheses have valid p-values (</w:t>
        </w:r>
      </w:ins>
      <w:hyperlink w:anchor="def-valid-p-value">
        <w:ins w:id="9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5" w:author="PR Preview" w:date="2026-01-01T00:00:00Z">
        <w:r>
          <w:t xml:space="preserve">),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let</w:t>
        </w:r>
      </w:ins>
      <w:ins w:id="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 the set of</w:t>
        </w:r>
      </w:ins>
      <w:ins w:id="10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indices of the true null hypotheses,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let</w:t>
        </w:r>
      </w:ins>
      <w:ins w:id="106" w:author="PR Preview" w:date="2026-01-01T00:00:00Z">
        <w:r>
          <w:t xml:space="preserve"> </w:t>
        </w:r>
      </w:ins>
      <m:oMath>
        <m:r>
          <m:t>V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be the number of true null hypotheses that the</w:t>
        </w:r>
      </w:ins>
      <w:ins w:id="109" w:author="PR Preview" w:date="2026-01-01T00:00:00Z">
        <w:r>
          <w:t xml:space="preserve"> </w:t>
        </w:r>
      </w:ins>
      <w:hyperlink w:anchor="def-bonferroni">
        <w:ins w:id="110" w:author="PR Preview" w:date="2026-01-01T00:00:00Z">
          <w:r>
            <w:rPr>
              <w:rStyle w:val="Hyperlink"/>
            </w:rPr>
            <w:t xml:space="preserve">Bonferroni correction</w:t>
          </w:r>
        </w:ins>
      </w:hyperlink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at level</w:t>
        </w:r>
      </w:ins>
      <w:ins w:id="113" w:author="PR Preview" w:date="2026-01-01T00:00:00Z">
        <w:r>
          <w:t xml:space="preserve"> </w:t>
        </w:r>
      </w:ins>
      <m:oMath>
        <m:r>
          <m:t>α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rejects.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Then the probability that at least one true null hypothesis is rejected is at most</w:t>
        </w:r>
      </w:ins>
      <w:ins w:id="118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ins w:id="1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ins w:id="120" w:author="PR Preview" w:date="2026-01-01T00:00:00Z">
        <w:r>
          <w:rPr>
            <w:i/>
            <w:iCs/>
          </w:rPr>
          <w:t xml:space="preserve">Proof</w:t>
        </w:r>
      </w:ins>
      <w:ins w:id="121" w:author="PR Preview" w:date="2026-01-01T00:00:00Z">
        <w:r>
          <w:t xml:space="preserve">. </w:t>
        </w:r>
      </w:ins>
      <w:ins w:id="122" w:author="PR Preview" w:date="2026-01-01T00:00:00Z">
        <w:r>
          <w:t xml:space="preserve">This is the solution to</w:t>
        </w:r>
      </w:ins>
      <w:ins w:id="123" w:author="PR Preview" w:date="2026-01-01T00:00:00Z">
        <w:r>
          <w:t xml:space="preserve"> </w:t>
        </w:r>
      </w:ins>
      <w:hyperlink w:anchor="exr-bonferroni-fwer">
        <w:ins w:id="124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125" w:author="PR Preview" w:date="2026-01-01T00:00:00Z">
        <w:r>
          <w:t xml:space="preserve">, worked in</w:t>
        </w:r>
      </w:ins>
      <w:ins w:id="126" w:author="PR Preview" w:date="2026-01-01T00:00:00Z">
        <w:r>
          <w:t xml:space="preserve"> </w:t>
        </w:r>
      </w:ins>
      <w:hyperlink w:anchor="sol-bonferroni-fwer">
        <w:ins w:id="127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28" w:author="PR Preview" w:date="2026-01-01T00:00:00Z">
        <w:r>
          <w:t xml:space="preserve">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It uses the union bound (</w:t>
        </w:r>
      </w:ins>
      <w:hyperlink w:anchor="thm-union-bound">
        <w:ins w:id="13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32" w:author="PR Preview" w:date="2026-01-01T00:00:00Z">
        <w:r>
          <w:t xml:space="preserve">).</w:t>
        </w:r>
      </w:ins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del w:id="133" w:author="PR Preview" w:date="2026-01-01T00:00:00Z">
        <w:r>
          <w:rPr>
            <w:i/>
            <w:iCs/>
          </w:rPr>
          <w:delText xml:space="preserve">Proof</w:delText>
        </w:r>
      </w:del>
      <w:del w:id="134" w:author="PR Preview" w:date="2026-01-01T00:00:00Z">
        <w:r>
          <w:delText xml:space="preserve">. </w:delText>
        </w:r>
      </w:del>
      <w:del w:id="135" w:author="PR Preview" w:date="2026-01-01T00:00:00Z">
        <w:r>
          <w:delText xml:space="preserve">The first line below is</w:delText>
        </w:r>
      </w:del>
      <w:del w:id="136" w:author="PR Preview" w:date="2026-01-01T00:00:00Z">
        <w:r>
          <w:delText xml:space="preserve"> </w:delText>
        </w:r>
      </w:del>
      <w:hyperlink w:anchor="def-fwer">
        <w:del w:id="13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8" w:author="PR Preview" w:date="2026-01-01T00:00:00Z">
        <w:r>
          <w:delText xml:space="preserve">, and the second is</w:delText>
        </w:r>
      </w:del>
      <w:del w:id="139" w:author="PR Preview" w:date="2026-01-01T00:00:00Z">
        <w:r>
          <w:delText xml:space="preserve"> </w:delText>
        </w:r>
      </w:del>
      <w:hyperlink w:anchor="sol-bonferroni-fwer">
        <w:del w:id="140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141" w:author="PR Preview" w:date="2026-01-01T00:00:00Z">
        <w:r>
          <w:delText xml:space="preserve">.</w:delText>
        </w:r>
      </w:del>
    </w:p>
    <w:p>
      <w:pPr>
        <w:pStyle w:val="BodyText"/>
      </w:pPr>
      <w:ins w:id="142" w:author="PR Preview" w:date="2026-01-01T00:00:00Z">
        <w:r>
          <w:rPr>
            <w:i/>
            <w:iCs/>
          </w:rPr>
          <w:t xml:space="preserve">Proof</w:t>
        </w:r>
      </w:ins>
      <w:ins w:id="143" w:author="PR Preview" w:date="2026-01-01T00:00:00Z">
        <w:r>
          <w:t xml:space="preserve">. </w:t>
        </w:r>
      </w:ins>
      <w:ins w:id="144" w:author="PR Preview" w:date="2026-01-01T00:00:00Z">
        <w:r>
          <w:t xml:space="preserve">The first line below is</w:t>
        </w:r>
      </w:ins>
      <w:ins w:id="145" w:author="PR Preview" w:date="2026-01-01T00:00:00Z">
        <w:r>
          <w:t xml:space="preserve"> </w:t>
        </w:r>
      </w:ins>
      <w:hyperlink w:anchor="def-fwer">
        <w:ins w:id="14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47" w:author="PR Preview" w:date="2026-01-01T00:00:00Z">
        <w:r>
          <w:t xml:space="preserve">, and the second is</w:t>
        </w:r>
      </w:ins>
      <w:ins w:id="148" w:author="PR Preview" w:date="2026-01-01T00:00:00Z">
        <w:r>
          <w:t xml:space="preserve"> </w:t>
        </w:r>
      </w:ins>
      <w:hyperlink w:anchor="lem-bonferroni-false-positive-prob">
        <w:ins w:id="149" w:author="PR Preview" w:date="2026-01-01T00:00:00Z">
          <w:r>
            <w:rPr>
              <w:rStyle w:val="Hyperlink"/>
            </w:rPr>
            <w:t xml:space="preserve">Lemma 3</w:t>
          </w:r>
        </w:ins>
      </w:hyperlink>
      <w:ins w:id="15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ins w:id="151" w:author="PR Preview" w:date="2026-01-01T00:00:00Z">
        <w:r>
          <w:rPr>
            <w:b/>
            <w:bCs/>
          </w:rPr>
          <w:t xml:space="preserve">Lemma 4 (A rejected true null hypothesis has a small p-value under Holm’s procedure)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Let</w:t>
        </w:r>
      </w:ins>
      <w:ins w:id="154" w:author="PR Preview" w:date="2026-01-01T00:00:00Z">
        <w:r>
          <w:t xml:space="preserve"> </w:t>
        </w:r>
      </w:ins>
      <m:oMath>
        <m:r>
          <m:t>m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null hypotheses have p-values, and let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 the set of</w:t>
        </w:r>
      </w:ins>
      <w:ins w:id="160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indices of the true null hypotheses.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If</w:t>
        </w:r>
      </w:ins>
      <w:ins w:id="165" w:author="PR Preview" w:date="2026-01-01T00:00:00Z">
        <w:r>
          <w:t xml:space="preserve"> </w:t>
        </w:r>
      </w:ins>
      <w:hyperlink w:anchor="def-holm">
        <w:ins w:id="166" w:author="PR Preview" w:date="2026-01-01T00:00:00Z">
          <w:r>
            <w:rPr>
              <w:rStyle w:val="Hyperlink"/>
            </w:rPr>
            <w:t xml:space="preserve">Holm’s procedure</w:t>
          </w:r>
        </w:ins>
      </w:hyperlink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at level</w:t>
        </w:r>
      </w:ins>
      <w:ins w:id="169" w:author="PR Preview" w:date="2026-01-01T00:00:00Z">
        <w:r>
          <w:t xml:space="preserve"> </w:t>
        </w:r>
      </w:ins>
      <m:oMath>
        <m:r>
          <m:t>α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rejects at least one true null hypothesis,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then the smallest p-value among the true null hypotheses is at most</w:t>
        </w:r>
      </w:ins>
      <w:ins w:id="174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17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ins w:id="176" w:author="PR Preview" w:date="2026-01-01T00:00:00Z">
        <w:r>
          <w:rPr>
            <w:i/>
            <w:iCs/>
          </w:rPr>
          <w:t xml:space="preserve">Proof</w:t>
        </w:r>
      </w:ins>
      <w:ins w:id="177" w:author="PR Preview" w:date="2026-01-01T00:00:00Z">
        <w:r>
          <w:t xml:space="preserve">. </w:t>
        </w:r>
      </w:ins>
      <w:ins w:id="178" w:author="PR Preview" w:date="2026-01-01T00:00:00Z">
        <w:r>
          <w:t xml:space="preserve">This is the solution to</w:t>
        </w:r>
      </w:ins>
      <w:ins w:id="179" w:author="PR Preview" w:date="2026-01-01T00:00:00Z">
        <w:r>
          <w:t xml:space="preserve"> </w:t>
        </w:r>
      </w:ins>
      <w:hyperlink w:anchor="exr-holm-threshold">
        <w:ins w:id="180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81" w:author="PR Preview" w:date="2026-01-01T00:00:00Z">
        <w:r>
          <w:t xml:space="preserve">, worked in</w:t>
        </w:r>
      </w:ins>
      <w:ins w:id="182" w:author="PR Preview" w:date="2026-01-01T00:00:00Z">
        <w:r>
          <w:t xml:space="preserve"> </w:t>
        </w:r>
      </w:ins>
      <w:hyperlink w:anchor="sol-holm-threshold">
        <w:ins w:id="183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184" w:author="PR Preview" w:date="2026-01-01T00:00:00Z">
        <w:r>
          <w:t xml:space="preserve">.</w:t>
        </w:r>
      </w:ins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del w:id="185" w:author="PR Preview" w:date="2026-01-01T00:00:00Z">
        <w:r>
          <w:rPr>
            <w:i/>
            <w:iCs/>
          </w:rPr>
          <w:delText xml:space="preserve">Proof</w:delText>
        </w:r>
      </w:del>
      <w:del w:id="186" w:author="PR Preview" w:date="2026-01-01T00:00:00Z">
        <w:r>
          <w:delText xml:space="preserve">. </w:delText>
        </w:r>
      </w:del>
      <w:del w:id="187" w:author="PR Preview" w:date="2026-01-01T00:00:00Z">
        <w:r>
          <w:delText xml:space="preserve">If</w:delText>
        </w:r>
      </w:del>
      <w:del w:id="18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there is no true null hypothesis to reject, so</w:delText>
        </w:r>
      </w:del>
      <w:del w:id="191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=</m:t>
        </m:r>
        <m:r>
          <m:t>0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and</w:delText>
        </w:r>
      </w:del>
      <w:del w:id="19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del w:id="195" w:author="PR Preview" w:date="2026-01-01T00:00:00Z">
        <w:r>
          <w:delText xml:space="preserve">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If</w:delText>
        </w:r>
      </w:del>
      <w:del w:id="19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del w:id="199" w:author="PR Preview" w:date="2026-01-01T00:00:00Z">
        <w:r>
          <w:delText xml:space="preserve">, the event</w:delText>
        </w:r>
      </w:del>
      <w:del w:id="200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≥</m:t>
        </m:r>
        <m:r>
          <m:t>1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means Holm’s procedure rejects a true null hypothesis,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so by</w:delText>
        </w:r>
      </w:del>
      <w:del w:id="205" w:author="PR Preview" w:date="2026-01-01T00:00:00Z">
        <w:r>
          <w:delText xml:space="preserve"> </w:delText>
        </w:r>
      </w:del>
      <w:hyperlink w:anchor="sol-holm-threshold">
        <w:del w:id="206" w:author="PR Preview" w:date="2026-01-01T00:00:00Z">
          <w:r>
            <w:rPr>
              <w:rStyle w:val="Hyperlink"/>
            </w:rPr>
            <w:delText xml:space="preserve">Solution 4</w:delText>
          </w:r>
        </w:del>
      </w:hyperlink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it is contained in the event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del w:id="210" w:author="PR Preview" w:date="2026-01-01T00:00:00Z">
        <w:r>
          <w:delText xml:space="preserve">:</w:delText>
        </w:r>
      </w:del>
    </w:p>
    <w:p>
      <w:pPr>
        <w:pStyle w:val="BodyText"/>
      </w:pPr>
      <w:ins w:id="211" w:author="PR Preview" w:date="2026-01-01T00:00:00Z">
        <w:r>
          <w:rPr>
            <w:i/>
            <w:iCs/>
          </w:rPr>
          <w:t xml:space="preserve">Proof</w:t>
        </w:r>
      </w:ins>
      <w:ins w:id="212" w:author="PR Preview" w:date="2026-01-01T00:00:00Z">
        <w:r>
          <w:t xml:space="preserve">. </w:t>
        </w:r>
      </w:ins>
      <w:ins w:id="213" w:author="PR Preview" w:date="2026-01-01T00:00:00Z">
        <w:r>
          <w:t xml:space="preserve">If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there is no true null hypothesis to reject, so</w:t>
        </w:r>
      </w:ins>
      <w:ins w:id="217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r>
          <m:t>0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</w:t>
        </w:r>
      </w:ins>
      <w:ins w:id="220" w:author="PR Preview" w:date="2026-01-01T00:00:00Z">
        <w:r>
          <w:t xml:space="preserve"> </w:t>
        </w:r>
      </w:ins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ins w:id="221" w:author="PR Preview" w:date="2026-01-01T00:00:00Z">
        <w:r>
          <w:t xml:space="preserve">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If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ins w:id="225" w:author="PR Preview" w:date="2026-01-01T00:00:00Z">
        <w:r>
          <w:t xml:space="preserve">, the event</w:t>
        </w:r>
      </w:ins>
      <w:ins w:id="226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≥</m:t>
        </m:r>
        <m:r>
          <m:t>1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means Holm’s procedure rejects a true null hypothesis,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so by</w:t>
        </w:r>
      </w:ins>
      <w:ins w:id="231" w:author="PR Preview" w:date="2026-01-01T00:00:00Z">
        <w:r>
          <w:t xml:space="preserve"> </w:t>
        </w:r>
      </w:ins>
      <w:hyperlink w:anchor="lem-holm-threshold">
        <w:ins w:id="232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it is contained in the event</w:t>
        </w:r>
      </w:ins>
      <w:ins w:id="23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ins w:id="2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2026-10-14T21:05:42Z</dcterms:created>
  <dcterms:modified xsi:type="dcterms:W3CDTF">2026-10-14T21:05:42Z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