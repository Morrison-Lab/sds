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2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Corollary 1 (The residual is the negative of the prediction error)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For an observation</w:t>
        </w:r>
      </w:ins>
      <w:ins w:id="6" w:author="PR Preview" w:date="2026-01-01T00:00:00Z">
        <w:r>
          <w:t xml:space="preserve"> </w:t>
        </w:r>
      </w:ins>
      <m:oMath>
        <m:r>
          <m:t>i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that was used to fit the model,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its</w:t>
        </w:r>
      </w:ins>
      <w:ins w:id="11" w:author="PR Preview" w:date="2026-01-01T00:00:00Z">
        <w:r>
          <w:t xml:space="preserve"> </w:t>
        </w:r>
      </w:ins>
      <w:hyperlink w:anchor="def-residual">
        <w:ins w:id="12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is the negative of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</w:t>
        </w:r>
      </w:ins>
      <w:ins w:id="17" w:author="PR Preview" w:date="2026-01-01T00:00:00Z">
        <w:r>
          <w:t xml:space="preserve"> </w:t>
        </w:r>
      </w:ins>
      <w:hyperlink w:anchor="def-prediction-error">
        <w:ins w:id="1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of its</w:t>
        </w:r>
      </w:ins>
      <w:ins w:id="21" w:author="PR Preview" w:date="2026-01-01T00:00:00Z">
        <w:r>
          <w:t xml:space="preserve"> </w:t>
        </w:r>
      </w:ins>
      <w:hyperlink w:anchor="def-fitted-value">
        <w:ins w:id="22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ins w:id="24" w:author="PR Preview" w:date="2026-01-01T00:00:00Z">
        <w:r>
          <w:rPr>
            <w:i/>
            <w:iCs/>
          </w:rPr>
          <w:t xml:space="preserve">Proof</w:t>
        </w:r>
      </w:ins>
      <w:ins w:id="25" w:author="PR Preview" w:date="2026-01-01T00:00:00Z">
        <w:r>
          <w:t xml:space="preserve">. </w:t>
        </w:r>
      </w:ins>
      <w:ins w:id="26" w:author="PR Preview" w:date="2026-01-01T00:00:00Z">
        <w:r>
          <w:t xml:space="preserve">Multiply both sides of</w:t>
        </w:r>
      </w:ins>
      <w:ins w:id="27" w:author="PR Preview" w:date="2026-01-01T00:00:00Z">
        <w:r>
          <w:t xml:space="preserve"> </w:t>
        </w:r>
      </w:ins>
      <w:hyperlink w:anchor="thm-prediction-error-residual">
        <w:ins w:id="2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by</w:t>
        </w:r>
      </w:ins>
      <w:ins w:id="3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2" w:author="PR Preview" w:date="2026-01-01T00:00:00Z">
        <w:r>
          <w:t xml:space="preserve">.</w:t>
        </w:r>
      </w:ins>
    </w:p>
    <w:bookmarkStart w:id="49" w:name="exm-residual-prediction-error"/>
    <w:p>
      <w:pPr>
        <w:pStyle w:val="BodyText"/>
      </w:pPr>
      <w:ins w:id="33" w:author="PR Preview" w:date="2026-01-01T00:00:00Z">
        <w:r>
          <w:rPr>
            <w:b/>
            <w:bCs/>
          </w:rPr>
          <w:t xml:space="preserve">Example 7 (Residuals and prediction errors for birth weights)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rStyle w:val="VerbatimChar"/>
          </w:rPr>
          <w:t xml:space="preserve">birthwt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data record the birth weight (grams) of 189 babies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their mothers’ weight at the last menstrual period (pounds),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from a study at Baystate Medical Center in Springfield, Massachusetts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(Hosmer and Lemeshow 1989)</w:t>
        </w:r>
      </w:ins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They ship with the R package</w:t>
        </w:r>
      </w:ins>
      <w:ins w:id="49" w:author="PR Preview" w:date="2026-01-01T00:00:00Z">
        <w:r>
          <w:t xml:space="preserve"> </w:t>
        </w:r>
      </w:ins>
      <w:hyperlink r:id="rId48">
        <w:ins w:id="50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(</w:t>
        </w:r>
      </w:ins>
      <w:ins w:id="53" w:author="PR Preview" w:date="2026-01-01T00:00:00Z">
        <w:r>
          <w:rPr>
            <w:rStyle w:val="VerbatimChar"/>
          </w:rPr>
          <w:t xml:space="preserve">MASS::birthwt</w:t>
        </w:r>
      </w:ins>
      <w:ins w:id="54" w:author="PR Preview" w:date="2026-01-01T00:00:00Z">
        <w:r>
          <w:t xml:space="preserve">),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 this repository holds a copy at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rStyle w:val="VerbatimChar"/>
          </w:rPr>
          <w:t xml:space="preserve">data/birthwt.csv</w:t>
        </w:r>
      </w:ins>
      <w:ins w:id="59" w:author="PR Preview" w:date="2026-01-01T00:00:00Z">
        <w:r>
          <w:t xml:space="preserve">.</w:t>
        </w:r>
      </w:ins>
    </w:p>
    <w:p>
      <w:pPr>
        <w:pStyle w:val="BodyText"/>
      </w:pPr>
      <w:ins w:id="60" w:author="PR Preview" w:date="2026-01-01T00:00:00Z">
        <w:r>
          <w:t xml:space="preserve">The code below fits a line predicting birth weight from mother’s weight,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then compares each residual with the negative of its prediction error.</w:t>
        </w:r>
      </w:ins>
    </w:p>
    <w:p>
      <w:pPr>
        <w:pStyle w:val="Heading4"/>
      </w:pPr>
      <w:ins w:id="63" w:author="PR Preview" w:date="2026-01-01T00:00:00Z">
        <w:r>
          <w:t xml:space="preserve">R</w:t>
        </w:r>
      </w:ins>
    </w:p>
    <w:p>
      <w:pPr>
        <w:pStyle w:val="SourceCode"/>
      </w:pPr>
      <w:ins w:id="64" w:author="PR Preview" w:date="2026-01-01T00:00:00Z">
        <w:r>
          <w:rPr>
            <w:rStyle w:val="NormalTok"/>
          </w:rPr>
          <w:t xml:space="preserve">birthwt </w:t>
        </w:r>
      </w:ins>
      <w:ins w:id="65" w:author="PR Preview" w:date="2026-01-01T00:00:00Z">
        <w:r>
          <w:rPr>
            <w:rStyle w:val="OtherTok"/>
          </w:rPr>
          <w:t xml:space="preserve">&lt;-</w:t>
        </w:r>
      </w:ins>
      <w:ins w:id="66" w:author="PR Preview" w:date="2026-01-01T00:00:00Z">
        <w:r>
          <w:rPr>
            <w:rStyle w:val="NormalTok"/>
          </w:rPr>
          <w:t xml:space="preserve"> </w:t>
        </w:r>
      </w:ins>
      <w:ins w:id="67" w:author="PR Preview" w:date="2026-01-01T00:00:00Z">
        <w:r>
          <w:rPr>
            <w:rStyle w:val="FunctionTok"/>
          </w:rPr>
          <w:t xml:space="preserve">read.csv</w:t>
        </w:r>
      </w:ins>
      <w:ins w:id="68" w:author="PR Preview" w:date="2026-01-01T00:00:00Z">
        <w:r>
          <w:rPr>
            <w:rStyle w:val="NormalTok"/>
          </w:rPr>
          <w:t xml:space="preserve">(</w:t>
        </w:r>
      </w:ins>
      <w:ins w:id="69" w:author="PR Preview" w:date="2026-01-01T00:00:00Z">
        <w:r>
          <w:rPr>
            <w:rStyle w:val="StringTok"/>
          </w:rPr>
          <w:t xml:space="preserve">"data/birthwt.csv"</w:t>
        </w:r>
      </w:ins>
      <w:ins w:id="70" w:author="PR Preview" w:date="2026-01-01T00:00:00Z">
        <w:r>
          <w:rPr>
            <w:rStyle w:val="NormalTok"/>
          </w:rPr>
          <w:t xml:space="preserve">)</w:t>
        </w:r>
      </w:ins>
      <w:ins w:id="71" w:author="PR Preview" w:date="2026-01-01T00:00:00Z">
        <w:r>
          <w:br/>
        </w:r>
      </w:ins>
      <w:ins w:id="72" w:author="PR Preview" w:date="2026-01-01T00:00:00Z">
        <w:r>
          <w:rPr>
            <w:rStyle w:val="NormalTok"/>
          </w:rPr>
          <w:t xml:space="preserve">fit </w:t>
        </w:r>
      </w:ins>
      <w:ins w:id="73" w:author="PR Preview" w:date="2026-01-01T00:00:00Z">
        <w:r>
          <w:rPr>
            <w:rStyle w:val="OtherTok"/>
          </w:rPr>
          <w:t xml:space="preserve">&lt;-</w:t>
        </w:r>
      </w:ins>
      <w:ins w:id="74" w:author="PR Preview" w:date="2026-01-01T00:00:00Z">
        <w:r>
          <w:rPr>
            <w:rStyle w:val="NormalTok"/>
          </w:rPr>
          <w:t xml:space="preserve"> </w:t>
        </w:r>
      </w:ins>
      <w:ins w:id="75" w:author="PR Preview" w:date="2026-01-01T00:00:00Z">
        <w:r>
          <w:rPr>
            <w:rStyle w:val="FunctionTok"/>
          </w:rPr>
          <w:t xml:space="preserve">lm</w:t>
        </w:r>
      </w:ins>
      <w:ins w:id="76" w:author="PR Preview" w:date="2026-01-01T00:00:00Z">
        <w:r>
          <w:rPr>
            <w:rStyle w:val="NormalTok"/>
          </w:rPr>
          <w:t xml:space="preserve">(bwt </w:t>
        </w:r>
      </w:ins>
      <w:ins w:id="77" w:author="PR Preview" w:date="2026-01-01T00:00:00Z">
        <w:r>
          <w:rPr>
            <w:rStyle w:val="SpecialCharTok"/>
          </w:rPr>
          <w:t xml:space="preserve">~</w:t>
        </w:r>
      </w:ins>
      <w:ins w:id="78" w:author="PR Preview" w:date="2026-01-01T00:00:00Z">
        <w:r>
          <w:rPr>
            <w:rStyle w:val="NormalTok"/>
          </w:rPr>
          <w:t xml:space="preserve"> lwt, </w:t>
        </w:r>
      </w:ins>
      <w:ins w:id="79" w:author="PR Preview" w:date="2026-01-01T00:00:00Z">
        <w:r>
          <w:rPr>
            <w:rStyle w:val="AttributeTok"/>
          </w:rPr>
          <w:t xml:space="preserve">data =</w:t>
        </w:r>
      </w:ins>
      <w:ins w:id="80" w:author="PR Preview" w:date="2026-01-01T00:00:00Z">
        <w:r>
          <w:rPr>
            <w:rStyle w:val="NormalTok"/>
          </w:rPr>
          <w:t xml:space="preserve"> birthwt)</w:t>
        </w:r>
      </w:ins>
      <w:ins w:id="81" w:author="PR Preview" w:date="2026-01-01T00:00:00Z">
        <w:r>
          <w:br/>
        </w:r>
      </w:ins>
      <w:ins w:id="82" w:author="PR Preview" w:date="2026-01-01T00:00:00Z">
        <w:r>
          <w:rPr>
            <w:rStyle w:val="NormalTok"/>
          </w:rPr>
          <w:t xml:space="preserve">fitted_bwt </w:t>
        </w:r>
      </w:ins>
      <w:ins w:id="83" w:author="PR Preview" w:date="2026-01-01T00:00:00Z">
        <w:r>
          <w:rPr>
            <w:rStyle w:val="OtherTok"/>
          </w:rPr>
          <w:t xml:space="preserve">&lt;-</w:t>
        </w:r>
      </w:ins>
      <w:ins w:id="84" w:author="PR Preview" w:date="2026-01-01T00:00:00Z">
        <w:r>
          <w:rPr>
            <w:rStyle w:val="NormalTok"/>
          </w:rPr>
          <w:t xml:space="preserve"> </w:t>
        </w:r>
      </w:ins>
      <w:ins w:id="85" w:author="PR Preview" w:date="2026-01-01T00:00:00Z">
        <w:r>
          <w:rPr>
            <w:rStyle w:val="FunctionTok"/>
          </w:rPr>
          <w:t xml:space="preserve">fitted</w:t>
        </w:r>
      </w:ins>
      <w:ins w:id="86" w:author="PR Preview" w:date="2026-01-01T00:00:00Z">
        <w:r>
          <w:rPr>
            <w:rStyle w:val="NormalTok"/>
          </w:rPr>
          <w:t xml:space="preserve">(fit)</w:t>
        </w:r>
      </w:ins>
      <w:ins w:id="87" w:author="PR Preview" w:date="2026-01-01T00:00:00Z">
        <w:r>
          <w:br/>
        </w:r>
      </w:ins>
      <w:ins w:id="88" w:author="PR Preview" w:date="2026-01-01T00:00:00Z">
        <w:r>
          <w:rPr>
            <w:rStyle w:val="NormalTok"/>
          </w:rPr>
          <w:t xml:space="preserve">residual </w:t>
        </w:r>
      </w:ins>
      <w:ins w:id="89" w:author="PR Preview" w:date="2026-01-01T00:00:00Z">
        <w:r>
          <w:rPr>
            <w:rStyle w:val="OtherTok"/>
          </w:rPr>
          <w:t xml:space="preserve">&lt;-</w:t>
        </w:r>
      </w:ins>
      <w:ins w:id="90" w:author="PR Preview" w:date="2026-01-01T00:00:00Z">
        <w:r>
          <w:rPr>
            <w:rStyle w:val="NormalTok"/>
          </w:rPr>
          <w:t xml:space="preserve"> birthwt</w:t>
        </w:r>
      </w:ins>
      <w:ins w:id="91" w:author="PR Preview" w:date="2026-01-01T00:00:00Z">
        <w:r>
          <w:rPr>
            <w:rStyle w:val="SpecialCharTok"/>
          </w:rPr>
          <w:t xml:space="preserve">$</w:t>
        </w:r>
      </w:ins>
      <w:ins w:id="92" w:author="PR Preview" w:date="2026-01-01T00:00:00Z">
        <w:r>
          <w:rPr>
            <w:rStyle w:val="NormalTok"/>
          </w:rPr>
          <w:t xml:space="preserve">bwt </w:t>
        </w:r>
      </w:ins>
      <w:ins w:id="93" w:author="PR Preview" w:date="2026-01-01T00:00:00Z">
        <w:r>
          <w:rPr>
            <w:rStyle w:val="SpecialCharTok"/>
          </w:rPr>
          <w:t xml:space="preserve">-</w:t>
        </w:r>
      </w:ins>
      <w:ins w:id="94" w:author="PR Preview" w:date="2026-01-01T00:00:00Z">
        <w:r>
          <w:rPr>
            <w:rStyle w:val="NormalTok"/>
          </w:rPr>
          <w:t xml:space="preserve"> fitted_bwt</w:t>
        </w:r>
      </w:ins>
      <w:ins w:id="95" w:author="PR Preview" w:date="2026-01-01T00:00:00Z">
        <w:r>
          <w:br/>
        </w:r>
      </w:ins>
      <w:ins w:id="96" w:author="PR Preview" w:date="2026-01-01T00:00:00Z">
        <w:r>
          <w:rPr>
            <w:rStyle w:val="NormalTok"/>
          </w:rPr>
          <w:t xml:space="preserve">prediction_error </w:t>
        </w:r>
      </w:ins>
      <w:ins w:id="97" w:author="PR Preview" w:date="2026-01-01T00:00:00Z">
        <w:r>
          <w:rPr>
            <w:rStyle w:val="OtherTok"/>
          </w:rPr>
          <w:t xml:space="preserve">&lt;-</w:t>
        </w:r>
      </w:ins>
      <w:ins w:id="98" w:author="PR Preview" w:date="2026-01-01T00:00:00Z">
        <w:r>
          <w:rPr>
            <w:rStyle w:val="NormalTok"/>
          </w:rPr>
          <w:t xml:space="preserve"> fitted_bwt </w:t>
        </w:r>
      </w:ins>
      <w:ins w:id="99" w:author="PR Preview" w:date="2026-01-01T00:00:00Z">
        <w:r>
          <w:rPr>
            <w:rStyle w:val="SpecialCharTok"/>
          </w:rPr>
          <w:t xml:space="preserve">-</w:t>
        </w:r>
      </w:ins>
      <w:ins w:id="100" w:author="PR Preview" w:date="2026-01-01T00:00:00Z">
        <w:r>
          <w:rPr>
            <w:rStyle w:val="NormalTok"/>
          </w:rPr>
          <w:t xml:space="preserve"> birthwt</w:t>
        </w:r>
      </w:ins>
      <w:ins w:id="101" w:author="PR Preview" w:date="2026-01-01T00:00:00Z">
        <w:r>
          <w:rPr>
            <w:rStyle w:val="SpecialCharTok"/>
          </w:rPr>
          <w:t xml:space="preserve">$</w:t>
        </w:r>
      </w:ins>
      <w:ins w:id="102" w:author="PR Preview" w:date="2026-01-01T00:00:00Z">
        <w:r>
          <w:rPr>
            <w:rStyle w:val="NormalTok"/>
          </w:rPr>
          <w:t xml:space="preserve">bwt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FunctionTok"/>
          </w:rPr>
          <w:t xml:space="preserve">head</w:t>
        </w:r>
      </w:ins>
      <w:ins w:id="105" w:author="PR Preview" w:date="2026-01-01T00:00:00Z">
        <w:r>
          <w:rPr>
            <w:rStyle w:val="NormalTok"/>
          </w:rPr>
          <w:t xml:space="preserve">(</w:t>
        </w:r>
      </w:ins>
      <w:ins w:id="106" w:author="PR Preview" w:date="2026-01-01T00:00:00Z">
        <w:r>
          <w:rPr>
            <w:rStyle w:val="FunctionTok"/>
          </w:rPr>
          <w:t xml:space="preserve">data.frame</w:t>
        </w:r>
      </w:ins>
      <w:ins w:id="107" w:author="PR Preview" w:date="2026-01-01T00:00:00Z">
        <w:r>
          <w:rPr>
            <w:rStyle w:val="NormalTok"/>
          </w:rPr>
          <w:t xml:space="preserve">(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NormalTok"/>
          </w:rPr>
          <w:t xml:space="preserve">  </w:t>
        </w:r>
      </w:ins>
      <w:ins w:id="110" w:author="PR Preview" w:date="2026-01-01T00:00:00Z">
        <w:r>
          <w:rPr>
            <w:rStyle w:val="AttributeTok"/>
          </w:rPr>
          <w:t xml:space="preserve">bwt =</w:t>
        </w:r>
      </w:ins>
      <w:ins w:id="111" w:author="PR Preview" w:date="2026-01-01T00:00:00Z">
        <w:r>
          <w:rPr>
            <w:rStyle w:val="NormalTok"/>
          </w:rPr>
          <w:t xml:space="preserve"> birthwt</w:t>
        </w:r>
      </w:ins>
      <w:ins w:id="112" w:author="PR Preview" w:date="2026-01-01T00:00:00Z">
        <w:r>
          <w:rPr>
            <w:rStyle w:val="SpecialCharTok"/>
          </w:rPr>
          <w:t xml:space="preserve">$</w:t>
        </w:r>
      </w:ins>
      <w:ins w:id="113" w:author="PR Preview" w:date="2026-01-01T00:00:00Z">
        <w:r>
          <w:rPr>
            <w:rStyle w:val="NormalTok"/>
          </w:rPr>
          <w:t xml:space="preserve">bwt,</w:t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  </w:t>
        </w:r>
      </w:ins>
      <w:ins w:id="116" w:author="PR Preview" w:date="2026-01-01T00:00:00Z">
        <w:r>
          <w:rPr>
            <w:rStyle w:val="AttributeTok"/>
          </w:rPr>
          <w:t xml:space="preserve">fitted =</w:t>
        </w:r>
      </w:ins>
      <w:ins w:id="117" w:author="PR Preview" w:date="2026-01-01T00:00:00Z">
        <w:r>
          <w:rPr>
            <w:rStyle w:val="NormalTok"/>
          </w:rPr>
          <w:t xml:space="preserve"> </w:t>
        </w:r>
      </w:ins>
      <w:ins w:id="118" w:author="PR Preview" w:date="2026-01-01T00:00:00Z">
        <w:r>
          <w:rPr>
            <w:rStyle w:val="FunctionTok"/>
          </w:rPr>
          <w:t xml:space="preserve">round</w:t>
        </w:r>
      </w:ins>
      <w:ins w:id="119" w:author="PR Preview" w:date="2026-01-01T00:00:00Z">
        <w:r>
          <w:rPr>
            <w:rStyle w:val="NormalTok"/>
          </w:rPr>
          <w:t xml:space="preserve">(fitted_bwt, </w:t>
        </w:r>
      </w:ins>
      <w:ins w:id="120" w:author="PR Preview" w:date="2026-01-01T00:00:00Z">
        <w:r>
          <w:rPr>
            <w:rStyle w:val="DecValTok"/>
          </w:rPr>
          <w:t xml:space="preserve">1</w:t>
        </w:r>
      </w:ins>
      <w:ins w:id="121" w:author="PR Preview" w:date="2026-01-01T00:00:00Z">
        <w:r>
          <w:rPr>
            <w:rStyle w:val="NormalTok"/>
          </w:rPr>
          <w:t xml:space="preserve">),</w:t>
        </w:r>
      </w:ins>
      <w:ins w:id="122" w:author="PR Preview" w:date="2026-01-01T00:00:00Z">
        <w:r>
          <w:br/>
        </w:r>
      </w:ins>
      <w:ins w:id="123" w:author="PR Preview" w:date="2026-01-01T00:00:00Z">
        <w:r>
          <w:rPr>
            <w:rStyle w:val="NormalTok"/>
          </w:rPr>
          <w:t xml:space="preserve">  </w:t>
        </w:r>
      </w:ins>
      <w:ins w:id="124" w:author="PR Preview" w:date="2026-01-01T00:00:00Z">
        <w:r>
          <w:rPr>
            <w:rStyle w:val="AttributeTok"/>
          </w:rPr>
          <w:t xml:space="preserve">residual =</w:t>
        </w:r>
      </w:ins>
      <w:ins w:id="125" w:author="PR Preview" w:date="2026-01-01T00:00:00Z">
        <w:r>
          <w:rPr>
            <w:rStyle w:val="NormalTok"/>
          </w:rPr>
          <w:t xml:space="preserve"> </w:t>
        </w:r>
      </w:ins>
      <w:ins w:id="126" w:author="PR Preview" w:date="2026-01-01T00:00:00Z">
        <w:r>
          <w:rPr>
            <w:rStyle w:val="FunctionTok"/>
          </w:rPr>
          <w:t xml:space="preserve">round</w:t>
        </w:r>
      </w:ins>
      <w:ins w:id="127" w:author="PR Preview" w:date="2026-01-01T00:00:00Z">
        <w:r>
          <w:rPr>
            <w:rStyle w:val="NormalTok"/>
          </w:rPr>
          <w:t xml:space="preserve">(residual, </w:t>
        </w:r>
      </w:ins>
      <w:ins w:id="128" w:author="PR Preview" w:date="2026-01-01T00:00:00Z">
        <w:r>
          <w:rPr>
            <w:rStyle w:val="DecValTok"/>
          </w:rPr>
          <w:t xml:space="preserve">1</w:t>
        </w:r>
      </w:ins>
      <w:ins w:id="129" w:author="PR Preview" w:date="2026-01-01T00:00:00Z">
        <w:r>
          <w:rPr>
            <w:rStyle w:val="NormalTok"/>
          </w:rPr>
          <w:t xml:space="preserve">),</w:t>
        </w:r>
      </w:ins>
      <w:ins w:id="130" w:author="PR Preview" w:date="2026-01-01T00:00:00Z">
        <w:r>
          <w:br/>
        </w:r>
      </w:ins>
      <w:ins w:id="131" w:author="PR Preview" w:date="2026-01-01T00:00:00Z">
        <w:r>
          <w:rPr>
            <w:rStyle w:val="NormalTok"/>
          </w:rPr>
          <w:t xml:space="preserve">  </w:t>
        </w:r>
      </w:ins>
      <w:ins w:id="132" w:author="PR Preview" w:date="2026-01-01T00:00:00Z">
        <w:r>
          <w:rPr>
            <w:rStyle w:val="AttributeTok"/>
          </w:rPr>
          <w:t xml:space="preserve">minus_prediction_error =</w:t>
        </w:r>
      </w:ins>
      <w:ins w:id="133" w:author="PR Preview" w:date="2026-01-01T00:00:00Z">
        <w:r>
          <w:rPr>
            <w:rStyle w:val="NormalTok"/>
          </w:rPr>
          <w:t xml:space="preserve"> </w:t>
        </w:r>
      </w:ins>
      <w:ins w:id="134" w:author="PR Preview" w:date="2026-01-01T00:00:00Z">
        <w:r>
          <w:rPr>
            <w:rStyle w:val="FunctionTok"/>
          </w:rPr>
          <w:t xml:space="preserve">round</w:t>
        </w:r>
      </w:ins>
      <w:ins w:id="135" w:author="PR Preview" w:date="2026-01-01T00:00:00Z">
        <w:r>
          <w:rPr>
            <w:rStyle w:val="NormalTok"/>
          </w:rPr>
          <w:t xml:space="preserve">(</w:t>
        </w:r>
      </w:ins>
      <w:ins w:id="136" w:author="PR Preview" w:date="2026-01-01T00:00:00Z">
        <w:r>
          <w:rPr>
            <w:rStyle w:val="SpecialCharTok"/>
          </w:rPr>
          <w:t xml:space="preserve">-</w:t>
        </w:r>
      </w:ins>
      <w:ins w:id="137" w:author="PR Preview" w:date="2026-01-01T00:00:00Z">
        <w:r>
          <w:rPr>
            <w:rStyle w:val="NormalTok"/>
          </w:rPr>
          <w:t xml:space="preserve">prediction_error, </w:t>
        </w:r>
      </w:ins>
      <w:ins w:id="138" w:author="PR Preview" w:date="2026-01-01T00:00:00Z">
        <w:r>
          <w:rPr>
            <w:rStyle w:val="DecValTok"/>
          </w:rPr>
          <w:t xml:space="preserve">1</w:t>
        </w:r>
      </w:ins>
      <w:ins w:id="139" w:author="PR Preview" w:date="2026-01-01T00:00:00Z">
        <w:r>
          <w:rPr>
            <w:rStyle w:val="NormalTok"/>
          </w:rPr>
          <w:t xml:space="preserve">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rPr>
            <w:rStyle w:val="NormalTok"/>
          </w:rPr>
          <w:t xml:space="preserve">))</w:t>
        </w:r>
      </w:ins>
      <w:ins w:id="142" w:author="PR Preview" w:date="2026-01-01T00:00:00Z">
        <w:r>
          <w:br/>
        </w:r>
      </w:ins>
      <w:ins w:id="143" w:author="PR Preview" w:date="2026-01-01T00:00:00Z">
        <w:r>
          <w:rPr>
            <w:rStyle w:val="CommentTok"/>
          </w:rPr>
          <w:t xml:space="preserve">#&gt; # A tibble: 6 × 4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CommentTok"/>
          </w:rPr>
          <w:t xml:space="preserve">#&gt;     bwt fitted residual minus_prediction_error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rPr>
            <w:rStyle w:val="CommentTok"/>
          </w:rPr>
          <w:t xml:space="preserve">#&gt;   &lt;int&gt;  &lt;dbl&gt;    &lt;dbl&gt;                  &lt;dbl&gt;</w:t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CommentTok"/>
          </w:rPr>
          <w:t xml:space="preserve">#&gt; 1  2523  3176.    -653.                  -653.</w:t>
        </w:r>
      </w:ins>
      <w:ins w:id="150" w:author="PR Preview" w:date="2026-01-01T00:00:00Z">
        <w:r>
          <w:br/>
        </w:r>
      </w:ins>
      <w:ins w:id="151" w:author="PR Preview" w:date="2026-01-01T00:00:00Z">
        <w:r>
          <w:rPr>
            <w:rStyle w:val="CommentTok"/>
          </w:rPr>
          <w:t xml:space="preserve">#&gt; 2  2551  3056.    -505.                  -505.</w:t>
        </w:r>
      </w:ins>
      <w:ins w:id="152" w:author="PR Preview" w:date="2026-01-01T00:00:00Z">
        <w:r>
          <w:br/>
        </w:r>
      </w:ins>
      <w:ins w:id="153" w:author="PR Preview" w:date="2026-01-01T00:00:00Z">
        <w:r>
          <w:rPr>
            <w:rStyle w:val="CommentTok"/>
          </w:rPr>
          <w:t xml:space="preserve">#&gt; 3  2557  2835.    -278.                  -278.</w:t>
        </w:r>
      </w:ins>
      <w:ins w:id="154" w:author="PR Preview" w:date="2026-01-01T00:00:00Z">
        <w:r>
          <w:br/>
        </w:r>
      </w:ins>
      <w:ins w:id="155" w:author="PR Preview" w:date="2026-01-01T00:00:00Z">
        <w:r>
          <w:rPr>
            <w:rStyle w:val="CommentTok"/>
          </w:rPr>
          <w:t xml:space="preserve">#&gt; 4  2594  2848     -254                   -254 </w:t>
        </w:r>
      </w:ins>
      <w:ins w:id="156" w:author="PR Preview" w:date="2026-01-01T00:00:00Z">
        <w:r>
          <w:br/>
        </w:r>
      </w:ins>
      <w:ins w:id="157" w:author="PR Preview" w:date="2026-01-01T00:00:00Z">
        <w:r>
          <w:rPr>
            <w:rStyle w:val="CommentTok"/>
          </w:rPr>
          <w:t xml:space="preserve">#&gt; 5  2600  2844.    -244.                  -244.</w:t>
        </w:r>
      </w:ins>
      <w:ins w:id="158" w:author="PR Preview" w:date="2026-01-01T00:00:00Z">
        <w:r>
          <w:br/>
        </w:r>
      </w:ins>
      <w:ins w:id="159" w:author="PR Preview" w:date="2026-01-01T00:00:00Z">
        <w:r>
          <w:rPr>
            <w:rStyle w:val="CommentTok"/>
          </w:rPr>
          <w:t xml:space="preserve">#&gt; 6  2622  2919.    -297.                  -297.</w:t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FunctionTok"/>
          </w:rPr>
          <w:t xml:space="preserve">max</w:t>
        </w:r>
      </w:ins>
      <w:ins w:id="162" w:author="PR Preview" w:date="2026-01-01T00:00:00Z">
        <w:r>
          <w:rPr>
            <w:rStyle w:val="NormalTok"/>
          </w:rPr>
          <w:t xml:space="preserve">(</w:t>
        </w:r>
      </w:ins>
      <w:ins w:id="163" w:author="PR Preview" w:date="2026-01-01T00:00:00Z">
        <w:r>
          <w:rPr>
            <w:rStyle w:val="FunctionTok"/>
          </w:rPr>
          <w:t xml:space="preserve">abs</w:t>
        </w:r>
      </w:ins>
      <w:ins w:id="164" w:author="PR Preview" w:date="2026-01-01T00:00:00Z">
        <w:r>
          <w:rPr>
            <w:rStyle w:val="NormalTok"/>
          </w:rPr>
          <w:t xml:space="preserve">(residual </w:t>
        </w:r>
      </w:ins>
      <w:ins w:id="165" w:author="PR Preview" w:date="2026-01-01T00:00:00Z">
        <w:r>
          <w:rPr>
            <w:rStyle w:val="SpecialCharTok"/>
          </w:rPr>
          <w:t xml:space="preserve">-</w:t>
        </w:r>
      </w:ins>
      <w:ins w:id="166" w:author="PR Preview" w:date="2026-01-01T00:00:00Z">
        <w:r>
          <w:rPr>
            <w:rStyle w:val="NormalTok"/>
          </w:rPr>
          <w:t xml:space="preserve"> (</w:t>
        </w:r>
      </w:ins>
      <w:ins w:id="167" w:author="PR Preview" w:date="2026-01-01T00:00:00Z">
        <w:r>
          <w:rPr>
            <w:rStyle w:val="SpecialCharTok"/>
          </w:rPr>
          <w:t xml:space="preserve">-</w:t>
        </w:r>
      </w:ins>
      <w:ins w:id="168" w:author="PR Preview" w:date="2026-01-01T00:00:00Z">
        <w:r>
          <w:rPr>
            <w:rStyle w:val="NormalTok"/>
          </w:rPr>
          <w:t xml:space="preserve">prediction_error)))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CommentTok"/>
          </w:rPr>
          <w:t xml:space="preserve">#&gt; [1] 0</w:t>
        </w:r>
      </w:ins>
    </w:p>
    <w:p>
      <w:pPr>
        <w:pStyle w:val="Heading4"/>
      </w:pPr>
      <w:ins w:id="171" w:author="PR Preview" w:date="2026-01-01T00:00:00Z">
        <w:r>
          <w:t xml:space="preserve">Python</w:t>
        </w:r>
      </w:ins>
    </w:p>
    <w:p>
      <w:pPr>
        <w:pStyle w:val="SourceCode"/>
      </w:pPr>
      <w:ins w:id="172" w:author="PR Preview" w:date="2026-01-01T00:00:00Z">
        <w:r>
          <w:rPr>
            <w:rStyle w:val="ImportTok"/>
          </w:rPr>
          <w:t xml:space="preserve">import</w:t>
        </w:r>
      </w:ins>
      <w:ins w:id="173" w:author="PR Preview" w:date="2026-01-01T00:00:00Z">
        <w:r>
          <w:rPr>
            <w:rStyle w:val="NormalTok"/>
          </w:rPr>
          <w:t xml:space="preserve"> numpy </w:t>
        </w:r>
      </w:ins>
      <w:ins w:id="174" w:author="PR Preview" w:date="2026-01-01T00:00:00Z">
        <w:r>
          <w:rPr>
            <w:rStyle w:val="ImportTok"/>
          </w:rPr>
          <w:t xml:space="preserve">as</w:t>
        </w:r>
      </w:ins>
      <w:ins w:id="175" w:author="PR Preview" w:date="2026-01-01T00:00:00Z">
        <w:r>
          <w:rPr>
            <w:rStyle w:val="NormalTok"/>
          </w:rPr>
          <w:t xml:space="preserve"> np</w:t>
        </w:r>
      </w:ins>
      <w:ins w:id="176" w:author="PR Preview" w:date="2026-01-01T00:00:00Z">
        <w:r>
          <w:br/>
        </w:r>
      </w:ins>
      <w:ins w:id="177" w:author="PR Preview" w:date="2026-01-01T00:00:00Z">
        <w:r>
          <w:rPr>
            <w:rStyle w:val="ImportTok"/>
          </w:rPr>
          <w:t xml:space="preserve">import</w:t>
        </w:r>
      </w:ins>
      <w:ins w:id="178" w:author="PR Preview" w:date="2026-01-01T00:00:00Z">
        <w:r>
          <w:rPr>
            <w:rStyle w:val="NormalTok"/>
          </w:rPr>
          <w:t xml:space="preserve"> pandas </w:t>
        </w:r>
      </w:ins>
      <w:ins w:id="179" w:author="PR Preview" w:date="2026-01-01T00:00:00Z">
        <w:r>
          <w:rPr>
            <w:rStyle w:val="ImportTok"/>
          </w:rPr>
          <w:t xml:space="preserve">as</w:t>
        </w:r>
      </w:ins>
      <w:ins w:id="180" w:author="PR Preview" w:date="2026-01-01T00:00:00Z">
        <w:r>
          <w:rPr>
            <w:rStyle w:val="NormalTok"/>
          </w:rPr>
          <w:t xml:space="preserve"> pd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br/>
        </w:r>
      </w:ins>
      <w:ins w:id="183" w:author="PR Preview" w:date="2026-01-01T00:00:00Z">
        <w:r>
          <w:rPr>
            <w:rStyle w:val="NormalTok"/>
          </w:rPr>
          <w:t xml:space="preserve">birthwt </w:t>
        </w:r>
      </w:ins>
      <w:ins w:id="184" w:author="PR Preview" w:date="2026-01-01T00:00:00Z">
        <w:r>
          <w:rPr>
            <w:rStyle w:val="OperatorTok"/>
          </w:rPr>
          <w:t xml:space="preserve">=</w:t>
        </w:r>
      </w:ins>
      <w:ins w:id="185" w:author="PR Preview" w:date="2026-01-01T00:00:00Z">
        <w:r>
          <w:rPr>
            <w:rStyle w:val="NormalTok"/>
          </w:rPr>
          <w:t xml:space="preserve"> pd.read_csv(</w:t>
        </w:r>
      </w:ins>
      <w:ins w:id="186" w:author="PR Preview" w:date="2026-01-01T00:00:00Z">
        <w:r>
          <w:rPr>
            <w:rStyle w:val="StringTok"/>
          </w:rPr>
          <w:t xml:space="preserve">"data/birthwt.csv"</w:t>
        </w:r>
      </w:ins>
      <w:ins w:id="187" w:author="PR Preview" w:date="2026-01-01T00:00:00Z">
        <w:r>
          <w:rPr>
            <w:rStyle w:val="NormalTok"/>
          </w:rPr>
          <w:t xml:space="preserve">)</w:t>
        </w:r>
      </w:ins>
      <w:ins w:id="188" w:author="PR Preview" w:date="2026-01-01T00:00:00Z">
        <w:r>
          <w:br/>
        </w:r>
      </w:ins>
      <w:ins w:id="189" w:author="PR Preview" w:date="2026-01-01T00:00:00Z">
        <w:r>
          <w:rPr>
            <w:rStyle w:val="NormalTok"/>
          </w:rPr>
          <w:t xml:space="preserve">X </w:t>
        </w:r>
      </w:ins>
      <w:ins w:id="190" w:author="PR Preview" w:date="2026-01-01T00:00:00Z">
        <w:r>
          <w:rPr>
            <w:rStyle w:val="OperatorTok"/>
          </w:rPr>
          <w:t xml:space="preserve">=</w:t>
        </w:r>
      </w:ins>
      <w:ins w:id="191" w:author="PR Preview" w:date="2026-01-01T00:00:00Z">
        <w:r>
          <w:rPr>
            <w:rStyle w:val="NormalTok"/>
          </w:rPr>
          <w:t xml:space="preserve"> np.column_stack([np.ones(</w:t>
        </w:r>
      </w:ins>
      <w:ins w:id="192" w:author="PR Preview" w:date="2026-01-01T00:00:00Z">
        <w:r>
          <w:rPr>
            <w:rStyle w:val="BuiltInTok"/>
          </w:rPr>
          <w:t xml:space="preserve">len</w:t>
        </w:r>
      </w:ins>
      <w:ins w:id="193" w:author="PR Preview" w:date="2026-01-01T00:00:00Z">
        <w:r>
          <w:rPr>
            <w:rStyle w:val="NormalTok"/>
          </w:rPr>
          <w:t xml:space="preserve">(birthwt)), birthwt[</w:t>
        </w:r>
      </w:ins>
      <w:ins w:id="194" w:author="PR Preview" w:date="2026-01-01T00:00:00Z">
        <w:r>
          <w:rPr>
            <w:rStyle w:val="StringTok"/>
          </w:rPr>
          <w:t xml:space="preserve">"lwt"</w:t>
        </w:r>
      </w:ins>
      <w:ins w:id="195" w:author="PR Preview" w:date="2026-01-01T00:00:00Z">
        <w:r>
          <w:rPr>
            <w:rStyle w:val="NormalTok"/>
          </w:rPr>
          <w:t xml:space="preserve">]])</w:t>
        </w:r>
      </w:ins>
      <w:ins w:id="196" w:author="PR Preview" w:date="2026-01-01T00:00:00Z">
        <w:r>
          <w:br/>
        </w:r>
      </w:ins>
      <w:ins w:id="197" w:author="PR Preview" w:date="2026-01-01T00:00:00Z">
        <w:r>
          <w:rPr>
            <w:rStyle w:val="NormalTok"/>
          </w:rPr>
          <w:t xml:space="preserve">y </w:t>
        </w:r>
      </w:ins>
      <w:ins w:id="198" w:author="PR Preview" w:date="2026-01-01T00:00:00Z">
        <w:r>
          <w:rPr>
            <w:rStyle w:val="OperatorTok"/>
          </w:rPr>
          <w:t xml:space="preserve">=</w:t>
        </w:r>
      </w:ins>
      <w:ins w:id="199" w:author="PR Preview" w:date="2026-01-01T00:00:00Z">
        <w:r>
          <w:rPr>
            <w:rStyle w:val="NormalTok"/>
          </w:rPr>
          <w:t xml:space="preserve"> birthwt[</w:t>
        </w:r>
      </w:ins>
      <w:ins w:id="200" w:author="PR Preview" w:date="2026-01-01T00:00:00Z">
        <w:r>
          <w:rPr>
            <w:rStyle w:val="StringTok"/>
          </w:rPr>
          <w:t xml:space="preserve">"bwt"</w:t>
        </w:r>
      </w:ins>
      <w:ins w:id="201" w:author="PR Preview" w:date="2026-01-01T00:00:00Z">
        <w:r>
          <w:rPr>
            <w:rStyle w:val="NormalTok"/>
          </w:rPr>
          <w:t xml:space="preserve">].to_numpy(dtype</w:t>
        </w:r>
      </w:ins>
      <w:ins w:id="202" w:author="PR Preview" w:date="2026-01-01T00:00:00Z">
        <w:r>
          <w:rPr>
            <w:rStyle w:val="OperatorTok"/>
          </w:rPr>
          <w:t xml:space="preserve">=</w:t>
        </w:r>
      </w:ins>
      <w:ins w:id="203" w:author="PR Preview" w:date="2026-01-01T00:00:00Z">
        <w:r>
          <w:rPr>
            <w:rStyle w:val="BuiltInTok"/>
          </w:rPr>
          <w:t xml:space="preserve">float</w:t>
        </w:r>
      </w:ins>
      <w:ins w:id="204" w:author="PR Preview" w:date="2026-01-01T00:00:00Z">
        <w:r>
          <w:rPr>
            <w:rStyle w:val="NormalTok"/>
          </w:rPr>
          <w:t xml:space="preserve">)</w:t>
        </w:r>
      </w:ins>
      <w:ins w:id="205" w:author="PR Preview" w:date="2026-01-01T00:00:00Z">
        <w:r>
          <w:br/>
        </w:r>
      </w:ins>
      <w:ins w:id="206" w:author="PR Preview" w:date="2026-01-01T00:00:00Z">
        <w:r>
          <w:rPr>
            <w:rStyle w:val="NormalTok"/>
          </w:rPr>
          <w:t xml:space="preserve">coef </w:t>
        </w:r>
      </w:ins>
      <w:ins w:id="207" w:author="PR Preview" w:date="2026-01-01T00:00:00Z">
        <w:r>
          <w:rPr>
            <w:rStyle w:val="OperatorTok"/>
          </w:rPr>
          <w:t xml:space="preserve">=</w:t>
        </w:r>
      </w:ins>
      <w:ins w:id="208" w:author="PR Preview" w:date="2026-01-01T00:00:00Z">
        <w:r>
          <w:rPr>
            <w:rStyle w:val="NormalTok"/>
          </w:rPr>
          <w:t xml:space="preserve"> np.linalg.lstsq(X, y, rcond</w:t>
        </w:r>
      </w:ins>
      <w:ins w:id="209" w:author="PR Preview" w:date="2026-01-01T00:00:00Z">
        <w:r>
          <w:rPr>
            <w:rStyle w:val="OperatorTok"/>
          </w:rPr>
          <w:t xml:space="preserve">=</w:t>
        </w:r>
      </w:ins>
      <w:ins w:id="210" w:author="PR Preview" w:date="2026-01-01T00:00:00Z">
        <w:r>
          <w:rPr>
            <w:rStyle w:val="VariableTok"/>
          </w:rPr>
          <w:t xml:space="preserve">None</w:t>
        </w:r>
      </w:ins>
      <w:ins w:id="211" w:author="PR Preview" w:date="2026-01-01T00:00:00Z">
        <w:r>
          <w:rPr>
            <w:rStyle w:val="NormalTok"/>
          </w:rPr>
          <w:t xml:space="preserve">)[</w:t>
        </w:r>
      </w:ins>
      <w:ins w:id="212" w:author="PR Preview" w:date="2026-01-01T00:00:00Z">
        <w:r>
          <w:rPr>
            <w:rStyle w:val="DecValTok"/>
          </w:rPr>
          <w:t xml:space="preserve">0</w:t>
        </w:r>
      </w:ins>
      <w:ins w:id="213" w:author="PR Preview" w:date="2026-01-01T00:00:00Z">
        <w:r>
          <w:rPr>
            <w:rStyle w:val="NormalTok"/>
          </w:rPr>
          <w:t xml:space="preserve">]</w:t>
        </w:r>
      </w:ins>
      <w:ins w:id="214" w:author="PR Preview" w:date="2026-01-01T00:00:00Z">
        <w:r>
          <w:br/>
        </w:r>
      </w:ins>
      <w:ins w:id="215" w:author="PR Preview" w:date="2026-01-01T00:00:00Z">
        <w:r>
          <w:rPr>
            <w:rStyle w:val="NormalTok"/>
          </w:rPr>
          <w:t xml:space="preserve">fitted_bwt </w:t>
        </w:r>
      </w:ins>
      <w:ins w:id="216" w:author="PR Preview" w:date="2026-01-01T00:00:00Z">
        <w:r>
          <w:rPr>
            <w:rStyle w:val="OperatorTok"/>
          </w:rPr>
          <w:t xml:space="preserve">=</w:t>
        </w:r>
      </w:ins>
      <w:ins w:id="217" w:author="PR Preview" w:date="2026-01-01T00:00:00Z">
        <w:r>
          <w:rPr>
            <w:rStyle w:val="NormalTok"/>
          </w:rPr>
          <w:t xml:space="preserve"> X </w:t>
        </w:r>
      </w:ins>
      <w:ins w:id="218" w:author="PR Preview" w:date="2026-01-01T00:00:00Z">
        <w:r>
          <w:rPr>
            <w:rStyle w:val="OperatorTok"/>
          </w:rPr>
          <w:t xml:space="preserve">@</w:t>
        </w:r>
      </w:ins>
      <w:ins w:id="219" w:author="PR Preview" w:date="2026-01-01T00:00:00Z">
        <w:r>
          <w:rPr>
            <w:rStyle w:val="NormalTok"/>
          </w:rPr>
          <w:t xml:space="preserve"> coef</w:t>
        </w:r>
      </w:ins>
      <w:ins w:id="220" w:author="PR Preview" w:date="2026-01-01T00:00:00Z">
        <w:r>
          <w:br/>
        </w:r>
      </w:ins>
      <w:ins w:id="221" w:author="PR Preview" w:date="2026-01-01T00:00:00Z">
        <w:r>
          <w:rPr>
            <w:rStyle w:val="NormalTok"/>
          </w:rPr>
          <w:t xml:space="preserve">residual </w:t>
        </w:r>
      </w:ins>
      <w:ins w:id="222" w:author="PR Preview" w:date="2026-01-01T00:00:00Z">
        <w:r>
          <w:rPr>
            <w:rStyle w:val="OperatorTok"/>
          </w:rPr>
          <w:t xml:space="preserve">=</w:t>
        </w:r>
      </w:ins>
      <w:ins w:id="223" w:author="PR Preview" w:date="2026-01-01T00:00:00Z">
        <w:r>
          <w:rPr>
            <w:rStyle w:val="NormalTok"/>
          </w:rPr>
          <w:t xml:space="preserve"> y </w:t>
        </w:r>
      </w:ins>
      <w:ins w:id="224" w:author="PR Preview" w:date="2026-01-01T00:00:00Z">
        <w:r>
          <w:rPr>
            <w:rStyle w:val="OperatorTok"/>
          </w:rPr>
          <w:t xml:space="preserve">-</w:t>
        </w:r>
      </w:ins>
      <w:ins w:id="225" w:author="PR Preview" w:date="2026-01-01T00:00:00Z">
        <w:r>
          <w:rPr>
            <w:rStyle w:val="NormalTok"/>
          </w:rPr>
          <w:t xml:space="preserve"> fitted_bwt</w:t>
        </w:r>
      </w:ins>
      <w:ins w:id="226" w:author="PR Preview" w:date="2026-01-01T00:00:00Z">
        <w:r>
          <w:br/>
        </w:r>
      </w:ins>
      <w:ins w:id="227" w:author="PR Preview" w:date="2026-01-01T00:00:00Z">
        <w:r>
          <w:rPr>
            <w:rStyle w:val="NormalTok"/>
          </w:rPr>
          <w:t xml:space="preserve">prediction_error </w:t>
        </w:r>
      </w:ins>
      <w:ins w:id="228" w:author="PR Preview" w:date="2026-01-01T00:00:00Z">
        <w:r>
          <w:rPr>
            <w:rStyle w:val="OperatorTok"/>
          </w:rPr>
          <w:t xml:space="preserve">=</w:t>
        </w:r>
      </w:ins>
      <w:ins w:id="229" w:author="PR Preview" w:date="2026-01-01T00:00:00Z">
        <w:r>
          <w:rPr>
            <w:rStyle w:val="NormalTok"/>
          </w:rPr>
          <w:t xml:space="preserve"> fitted_bwt </w:t>
        </w:r>
      </w:ins>
      <w:ins w:id="230" w:author="PR Preview" w:date="2026-01-01T00:00:00Z">
        <w:r>
          <w:rPr>
            <w:rStyle w:val="OperatorTok"/>
          </w:rPr>
          <w:t xml:space="preserve">-</w:t>
        </w:r>
      </w:ins>
      <w:ins w:id="231" w:author="PR Preview" w:date="2026-01-01T00:00:00Z">
        <w:r>
          <w:rPr>
            <w:rStyle w:val="NormalTok"/>
          </w:rPr>
          <w:t xml:space="preserve"> y</w:t>
        </w:r>
      </w:ins>
      <w:ins w:id="232" w:author="PR Preview" w:date="2026-01-01T00:00:00Z">
        <w:r>
          <w:br/>
        </w:r>
      </w:ins>
      <w:ins w:id="233" w:author="PR Preview" w:date="2026-01-01T00:00:00Z">
        <w:r>
          <w:rPr>
            <w:rStyle w:val="BuiltInTok"/>
          </w:rPr>
          <w:t xml:space="preserve">print</w:t>
        </w:r>
      </w:ins>
      <w:ins w:id="234" w:author="PR Preview" w:date="2026-01-01T00:00:00Z">
        <w:r>
          <w:rPr>
            <w:rStyle w:val="NormalTok"/>
          </w:rPr>
          <w:t xml:space="preserve">(pd.DataFrame({</w:t>
        </w:r>
      </w:ins>
      <w:ins w:id="235" w:author="PR Preview" w:date="2026-01-01T00:00:00Z">
        <w:r>
          <w:br/>
        </w:r>
      </w:ins>
      <w:ins w:id="236" w:author="PR Preview" w:date="2026-01-01T00:00:00Z">
        <w:r>
          <w:rPr>
            <w:rStyle w:val="NormalTok"/>
          </w:rPr>
          <w:t xml:space="preserve">    </w:t>
        </w:r>
      </w:ins>
      <w:ins w:id="237" w:author="PR Preview" w:date="2026-01-01T00:00:00Z">
        <w:r>
          <w:rPr>
            <w:rStyle w:val="StringTok"/>
          </w:rPr>
          <w:t xml:space="preserve">"bwt"</w:t>
        </w:r>
      </w:ins>
      <w:ins w:id="238" w:author="PR Preview" w:date="2026-01-01T00:00:00Z">
        <w:r>
          <w:rPr>
            <w:rStyle w:val="NormalTok"/>
          </w:rPr>
          <w:t xml:space="preserve">: y,</w:t>
        </w:r>
      </w:ins>
      <w:ins w:id="239" w:author="PR Preview" w:date="2026-01-01T00:00:00Z">
        <w:r>
          <w:br/>
        </w:r>
      </w:ins>
      <w:ins w:id="240" w:author="PR Preview" w:date="2026-01-01T00:00:00Z">
        <w:r>
          <w:rPr>
            <w:rStyle w:val="NormalTok"/>
          </w:rPr>
          <w:t xml:space="preserve">    </w:t>
        </w:r>
      </w:ins>
      <w:ins w:id="241" w:author="PR Preview" w:date="2026-01-01T00:00:00Z">
        <w:r>
          <w:rPr>
            <w:rStyle w:val="StringTok"/>
          </w:rPr>
          <w:t xml:space="preserve">"fitted"</w:t>
        </w:r>
      </w:ins>
      <w:ins w:id="242" w:author="PR Preview" w:date="2026-01-01T00:00:00Z">
        <w:r>
          <w:rPr>
            <w:rStyle w:val="NormalTok"/>
          </w:rPr>
          <w:t xml:space="preserve">: fitted_bwt.</w:t>
        </w:r>
      </w:ins>
      <w:ins w:id="243" w:author="PR Preview" w:date="2026-01-01T00:00:00Z">
        <w:r>
          <w:rPr>
            <w:rStyle w:val="BuiltInTok"/>
          </w:rPr>
          <w:t xml:space="preserve">round</w:t>
        </w:r>
      </w:ins>
      <w:ins w:id="244" w:author="PR Preview" w:date="2026-01-01T00:00:00Z">
        <w:r>
          <w:rPr>
            <w:rStyle w:val="NormalTok"/>
          </w:rPr>
          <w:t xml:space="preserve">(</w:t>
        </w:r>
      </w:ins>
      <w:ins w:id="245" w:author="PR Preview" w:date="2026-01-01T00:00:00Z">
        <w:r>
          <w:rPr>
            <w:rStyle w:val="DecValTok"/>
          </w:rPr>
          <w:t xml:space="preserve">1</w:t>
        </w:r>
      </w:ins>
      <w:ins w:id="246" w:author="PR Preview" w:date="2026-01-01T00:00:00Z">
        <w:r>
          <w:rPr>
            <w:rStyle w:val="NormalTok"/>
          </w:rPr>
          <w:t xml:space="preserve">),</w:t>
        </w:r>
      </w:ins>
      <w:ins w:id="247" w:author="PR Preview" w:date="2026-01-01T00:00:00Z">
        <w:r>
          <w:br/>
        </w:r>
      </w:ins>
      <w:ins w:id="248" w:author="PR Preview" w:date="2026-01-01T00:00:00Z">
        <w:r>
          <w:rPr>
            <w:rStyle w:val="NormalTok"/>
          </w:rPr>
          <w:t xml:space="preserve">    </w:t>
        </w:r>
      </w:ins>
      <w:ins w:id="249" w:author="PR Preview" w:date="2026-01-01T00:00:00Z">
        <w:r>
          <w:rPr>
            <w:rStyle w:val="StringTok"/>
          </w:rPr>
          <w:t xml:space="preserve">"residual"</w:t>
        </w:r>
      </w:ins>
      <w:ins w:id="250" w:author="PR Preview" w:date="2026-01-01T00:00:00Z">
        <w:r>
          <w:rPr>
            <w:rStyle w:val="NormalTok"/>
          </w:rPr>
          <w:t xml:space="preserve">: residual.</w:t>
        </w:r>
      </w:ins>
      <w:ins w:id="251" w:author="PR Preview" w:date="2026-01-01T00:00:00Z">
        <w:r>
          <w:rPr>
            <w:rStyle w:val="BuiltInTok"/>
          </w:rPr>
          <w:t xml:space="preserve">round</w:t>
        </w:r>
      </w:ins>
      <w:ins w:id="252" w:author="PR Preview" w:date="2026-01-01T00:00:00Z">
        <w:r>
          <w:rPr>
            <w:rStyle w:val="NormalTok"/>
          </w:rPr>
          <w:t xml:space="preserve">(</w:t>
        </w:r>
      </w:ins>
      <w:ins w:id="253" w:author="PR Preview" w:date="2026-01-01T00:00:00Z">
        <w:r>
          <w:rPr>
            <w:rStyle w:val="DecValTok"/>
          </w:rPr>
          <w:t xml:space="preserve">1</w:t>
        </w:r>
      </w:ins>
      <w:ins w:id="254" w:author="PR Preview" w:date="2026-01-01T00:00:00Z">
        <w:r>
          <w:rPr>
            <w:rStyle w:val="NormalTok"/>
          </w:rPr>
          <w:t xml:space="preserve">),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NormalTok"/>
          </w:rPr>
          <w:t xml:space="preserve">    </w:t>
        </w:r>
      </w:ins>
      <w:ins w:id="257" w:author="PR Preview" w:date="2026-01-01T00:00:00Z">
        <w:r>
          <w:rPr>
            <w:rStyle w:val="StringTok"/>
          </w:rPr>
          <w:t xml:space="preserve">"minus_prediction_error"</w:t>
        </w:r>
      </w:ins>
      <w:ins w:id="258" w:author="PR Preview" w:date="2026-01-01T00:00:00Z">
        <w:r>
          <w:rPr>
            <w:rStyle w:val="NormalTok"/>
          </w:rPr>
          <w:t xml:space="preserve">: (</w:t>
        </w:r>
      </w:ins>
      <w:ins w:id="259" w:author="PR Preview" w:date="2026-01-01T00:00:00Z">
        <w:r>
          <w:rPr>
            <w:rStyle w:val="OperatorTok"/>
          </w:rPr>
          <w:t xml:space="preserve">-</w:t>
        </w:r>
      </w:ins>
      <w:ins w:id="260" w:author="PR Preview" w:date="2026-01-01T00:00:00Z">
        <w:r>
          <w:rPr>
            <w:rStyle w:val="NormalTok"/>
          </w:rPr>
          <w:t xml:space="preserve">prediction_error).</w:t>
        </w:r>
      </w:ins>
      <w:ins w:id="261" w:author="PR Preview" w:date="2026-01-01T00:00:00Z">
        <w:r>
          <w:rPr>
            <w:rStyle w:val="BuiltInTok"/>
          </w:rPr>
          <w:t xml:space="preserve">round</w:t>
        </w:r>
      </w:ins>
      <w:ins w:id="262" w:author="PR Preview" w:date="2026-01-01T00:00:00Z">
        <w:r>
          <w:rPr>
            <w:rStyle w:val="NormalTok"/>
          </w:rPr>
          <w:t xml:space="preserve">(</w:t>
        </w:r>
      </w:ins>
      <w:ins w:id="263" w:author="PR Preview" w:date="2026-01-01T00:00:00Z">
        <w:r>
          <w:rPr>
            <w:rStyle w:val="DecValTok"/>
          </w:rPr>
          <w:t xml:space="preserve">1</w:t>
        </w:r>
      </w:ins>
      <w:ins w:id="264" w:author="PR Preview" w:date="2026-01-01T00:00:00Z">
        <w:r>
          <w:rPr>
            <w:rStyle w:val="NormalTok"/>
          </w:rPr>
          <w:t xml:space="preserve">),</w:t>
        </w:r>
      </w:ins>
      <w:ins w:id="265" w:author="PR Preview" w:date="2026-01-01T00:00:00Z">
        <w:r>
          <w:br/>
        </w:r>
      </w:ins>
      <w:ins w:id="266" w:author="PR Preview" w:date="2026-01-01T00:00:00Z">
        <w:r>
          <w:rPr>
            <w:rStyle w:val="NormalTok"/>
          </w:rPr>
          <w:t xml:space="preserve">}).head())</w:t>
        </w:r>
      </w:ins>
      <w:ins w:id="267" w:author="PR Preview" w:date="2026-01-01T00:00:00Z">
        <w:r>
          <w:br/>
        </w:r>
      </w:ins>
      <w:ins w:id="268" w:author="PR Preview" w:date="2026-01-01T00:00:00Z">
        <w:r>
          <w:rPr>
            <w:rStyle w:val="CommentTok"/>
          </w:rPr>
          <w:t xml:space="preserve">#&gt;       bwt  fitted  residual  minus_prediction_error</w:t>
        </w:r>
      </w:ins>
      <w:ins w:id="269" w:author="PR Preview" w:date="2026-01-01T00:00:00Z">
        <w:r>
          <w:br/>
        </w:r>
      </w:ins>
      <w:ins w:id="270" w:author="PR Preview" w:date="2026-01-01T00:00:00Z">
        <w:r>
          <w:rPr>
            <w:rStyle w:val="CommentTok"/>
          </w:rPr>
          <w:t xml:space="preserve">#&gt; 0  2523.0  3175.7    -652.7                  -652.7</w:t>
        </w:r>
      </w:ins>
      <w:ins w:id="271" w:author="PR Preview" w:date="2026-01-01T00:00:00Z">
        <w:r>
          <w:br/>
        </w:r>
      </w:ins>
      <w:ins w:id="272" w:author="PR Preview" w:date="2026-01-01T00:00:00Z">
        <w:r>
          <w:rPr>
            <w:rStyle w:val="CommentTok"/>
          </w:rPr>
          <w:t xml:space="preserve">#&gt; 1  2551.0  3056.1    -505.1                  -505.1</w:t>
        </w:r>
      </w:ins>
      <w:ins w:id="273" w:author="PR Preview" w:date="2026-01-01T00:00:00Z">
        <w:r>
          <w:br/>
        </w:r>
      </w:ins>
      <w:ins w:id="274" w:author="PR Preview" w:date="2026-01-01T00:00:00Z">
        <w:r>
          <w:rPr>
            <w:rStyle w:val="CommentTok"/>
          </w:rPr>
          <w:t xml:space="preserve">#&gt; 2  2557.0  2834.7    -277.7                  -277.7</w:t>
        </w:r>
      </w:ins>
      <w:ins w:id="275" w:author="PR Preview" w:date="2026-01-01T00:00:00Z">
        <w:r>
          <w:br/>
        </w:r>
      </w:ins>
      <w:ins w:id="276" w:author="PR Preview" w:date="2026-01-01T00:00:00Z">
        <w:r>
          <w:rPr>
            <w:rStyle w:val="CommentTok"/>
          </w:rPr>
          <w:t xml:space="preserve">#&gt; 3  2594.0  2848.0    -254.0                  -254.0</w:t>
        </w:r>
      </w:ins>
      <w:ins w:id="277" w:author="PR Preview" w:date="2026-01-01T00:00:00Z">
        <w:r>
          <w:br/>
        </w:r>
      </w:ins>
      <w:ins w:id="278" w:author="PR Preview" w:date="2026-01-01T00:00:00Z">
        <w:r>
          <w:rPr>
            <w:rStyle w:val="CommentTok"/>
          </w:rPr>
          <w:t xml:space="preserve">#&gt; 4  2600.0  2843.5    -243.5                  -243.5</w:t>
        </w:r>
      </w:ins>
      <w:ins w:id="279" w:author="PR Preview" w:date="2026-01-01T00:00:00Z">
        <w:r>
          <w:br/>
        </w:r>
      </w:ins>
      <w:ins w:id="280" w:author="PR Preview" w:date="2026-01-01T00:00:00Z">
        <w:r>
          <w:rPr>
            <w:rStyle w:val="BuiltInTok"/>
          </w:rPr>
          <w:t xml:space="preserve">print</w:t>
        </w:r>
      </w:ins>
      <w:ins w:id="281" w:author="PR Preview" w:date="2026-01-01T00:00:00Z">
        <w:r>
          <w:rPr>
            <w:rStyle w:val="NormalTok"/>
          </w:rPr>
          <w:t xml:space="preserve">(np.</w:t>
        </w:r>
      </w:ins>
      <w:ins w:id="282" w:author="PR Preview" w:date="2026-01-01T00:00:00Z">
        <w:r>
          <w:rPr>
            <w:rStyle w:val="BuiltInTok"/>
          </w:rPr>
          <w:t xml:space="preserve">max</w:t>
        </w:r>
      </w:ins>
      <w:ins w:id="283" w:author="PR Preview" w:date="2026-01-01T00:00:00Z">
        <w:r>
          <w:rPr>
            <w:rStyle w:val="NormalTok"/>
          </w:rPr>
          <w:t xml:space="preserve">(np.</w:t>
        </w:r>
      </w:ins>
      <w:ins w:id="284" w:author="PR Preview" w:date="2026-01-01T00:00:00Z">
        <w:r>
          <w:rPr>
            <w:rStyle w:val="BuiltInTok"/>
          </w:rPr>
          <w:t xml:space="preserve">abs</w:t>
        </w:r>
      </w:ins>
      <w:ins w:id="285" w:author="PR Preview" w:date="2026-01-01T00:00:00Z">
        <w:r>
          <w:rPr>
            <w:rStyle w:val="NormalTok"/>
          </w:rPr>
          <w:t xml:space="preserve">(residual </w:t>
        </w:r>
      </w:ins>
      <w:ins w:id="286" w:author="PR Preview" w:date="2026-01-01T00:00:00Z">
        <w:r>
          <w:rPr>
            <w:rStyle w:val="OperatorTok"/>
          </w:rPr>
          <w:t xml:space="preserve">-</w:t>
        </w:r>
      </w:ins>
      <w:ins w:id="287" w:author="PR Preview" w:date="2026-01-01T00:00:00Z">
        <w:r>
          <w:rPr>
            <w:rStyle w:val="NormalTok"/>
          </w:rPr>
          <w:t xml:space="preserve"> (</w:t>
        </w:r>
      </w:ins>
      <w:ins w:id="288" w:author="PR Preview" w:date="2026-01-01T00:00:00Z">
        <w:r>
          <w:rPr>
            <w:rStyle w:val="OperatorTok"/>
          </w:rPr>
          <w:t xml:space="preserve">-</w:t>
        </w:r>
      </w:ins>
      <w:ins w:id="289" w:author="PR Preview" w:date="2026-01-01T00:00:00Z">
        <w:r>
          <w:rPr>
            <w:rStyle w:val="NormalTok"/>
          </w:rPr>
          <w:t xml:space="preserve">prediction_error))))</w:t>
        </w:r>
      </w:ins>
      <w:ins w:id="290" w:author="PR Preview" w:date="2026-01-01T00:00:00Z">
        <w:r>
          <w:br/>
        </w:r>
      </w:ins>
      <w:ins w:id="291" w:author="PR Preview" w:date="2026-01-01T00:00:00Z">
        <w:r>
          <w:rPr>
            <w:rStyle w:val="CommentTok"/>
          </w:rPr>
          <w:t xml:space="preserve">#&gt; 0.0</w:t>
        </w:r>
      </w:ins>
    </w:p>
    <w:p>
      <w:pPr>
        <w:pStyle w:val="FirstParagraph"/>
      </w:pPr>
      <w:ins w:id="292" w:author="PR Preview" w:date="2026-01-01T00:00:00Z">
        <w:r>
          <w:t xml:space="preserve">The last two columns agree in every row,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and the largest difference between them over all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189 babies is 0,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as</w:t>
        </w:r>
      </w:ins>
      <w:ins w:id="299" w:author="PR Preview" w:date="2026-01-01T00:00:00Z">
        <w:r>
          <w:t xml:space="preserve"> </w:t>
        </w:r>
      </w:ins>
      <w:hyperlink w:anchor="cor-residual-prediction-error">
        <w:ins w:id="300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says.</w:t>
        </w:r>
      </w:ins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del w:id="303" w:author="PR Preview" w:date="2026-01-01T00:00:00Z">
        <w:r>
          <w:rPr>
            <w:b/>
            <w:bCs/>
          </w:rPr>
          <w:delText xml:space="preserve">Example 7 (Fitted values, residuals, and prediction errors for three points)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Take the points</w:delText>
        </w:r>
      </w:del>
      <w:del w:id="3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07" w:author="PR Preview" w:date="2026-01-01T00:00:00Z">
        <w:r>
          <w:delText xml:space="preserve">,</w:delText>
        </w:r>
      </w:del>
      <w:del w:id="3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09" w:author="PR Preview" w:date="2026-01-01T00:00:00Z">
        <w:r>
          <w:delText xml:space="preserve">,</w:delText>
        </w:r>
      </w:del>
      <w:del w:id="3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and the line with</w:delText>
        </w:r>
      </w:del>
      <w:del w:id="313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and</w:delText>
        </w:r>
      </w:del>
      <w:del w:id="31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from</w:delText>
        </w:r>
      </w:del>
      <w:del w:id="319" w:author="PR Preview" w:date="2026-01-01T00:00:00Z">
        <w:r>
          <w:delText xml:space="preserve"> </w:delText>
        </w:r>
      </w:del>
      <w:hyperlink r:id="rId55">
        <w:del w:id="320" w:author="PR Preview" w:date="2026-01-01T00:00:00Z">
          <w:r>
            <w:rPr>
              <w:rStyle w:val="Hyperlink"/>
            </w:rPr>
            <w:delText xml:space="preserve">the residual sum of squares example</w:delText>
          </w:r>
        </w:del>
      </w:hyperlink>
      <w:del w:id="321" w:author="PR Preview" w:date="2026-01-01T00:00:00Z">
        <w:r>
          <w:delText xml:space="preserve">,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and treat the line as the fitted model.</w:delText>
        </w:r>
      </w:del>
    </w:p>
    <w:p>
      <w:pPr>
        <w:pStyle w:val="FirstParagraph"/>
      </w:pPr>
      <w:ins w:id="324" w:author="PR Preview" w:date="2026-01-01T00:00:00Z">
        <w:r>
          <w:rPr>
            <w:b/>
            <w:bCs/>
          </w:rPr>
          <w:t xml:space="preserve">Example 8 (Fitted values, residuals, and prediction errors for three points)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Take the points</w:t>
        </w:r>
      </w:ins>
      <w:ins w:id="3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8" w:author="PR Preview" w:date="2026-01-01T00:00:00Z">
        <w:r>
          <w:t xml:space="preserve">,</w:t>
        </w:r>
      </w:ins>
      <w:ins w:id="3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30" w:author="PR Preview" w:date="2026-01-01T00:00:00Z">
        <w:r>
          <w:t xml:space="preserve">,</w:t>
        </w:r>
      </w:ins>
      <w:ins w:id="3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 the line with</w:t>
        </w:r>
      </w:ins>
      <w:ins w:id="334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and</w:t>
        </w:r>
      </w:ins>
      <w:ins w:id="337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from</w:t>
        </w:r>
      </w:ins>
      <w:ins w:id="340" w:author="PR Preview" w:date="2026-01-01T00:00:00Z">
        <w:r>
          <w:t xml:space="preserve"> </w:t>
        </w:r>
      </w:ins>
      <w:hyperlink r:id="rId55">
        <w:ins w:id="341" w:author="PR Preview" w:date="2026-01-01T00:00:00Z">
          <w:r>
            <w:rPr>
              <w:rStyle w:val="Hyperlink"/>
            </w:rPr>
            <w:t xml:space="preserve">the residual sum of squares example</w:t>
          </w:r>
        </w:ins>
      </w:hyperlink>
      <w:ins w:id="342" w:author="PR Preview" w:date="2026-01-01T00:00:00Z">
        <w:r>
          <w:t xml:space="preserve">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and treat the line as the fitted model.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0.083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del w:id="345" w:author="PR Preview" w:date="2026-01-01T00:00:00Z">
        <w:r>
          <w:rPr>
            <w:b/>
            <w:bCs/>
          </w:rPr>
          <w:delText xml:space="preserve">Example 8 (Bias of two estimators of a mean)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Let</w:delText>
        </w:r>
      </w:del>
      <w:del w:id="34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each have expectation</w:delText>
        </w:r>
      </w:del>
      <w:del w:id="35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del w:id="352" w:author="PR Preview" w:date="2026-01-01T00:00:00Z">
        <w:r>
          <w:delText xml:space="preserve">,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as in</w:delText>
        </w:r>
      </w:del>
      <w:del w:id="355" w:author="PR Preview" w:date="2026-01-01T00:00:00Z">
        <w:r>
          <w:delText xml:space="preserve"> </w:delText>
        </w:r>
      </w:del>
      <w:hyperlink w:anchor="exm-estimator">
        <w:del w:id="356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357" w:author="PR Preview" w:date="2026-01-01T00:00:00Z">
        <w:r>
          <w:delText xml:space="preserve">.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By</w:delText>
        </w:r>
      </w:del>
      <w:del w:id="360" w:author="PR Preview" w:date="2026-01-01T00:00:00Z">
        <w:r>
          <w:delText xml:space="preserve"> </w:delText>
        </w:r>
      </w:del>
      <w:hyperlink w:anchor="thm-bias-exprs">
        <w:del w:id="36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62" w:author="PR Preview" w:date="2026-01-01T00:00:00Z">
        <w:r>
          <w:delText xml:space="preserve">,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the bias of the sample mean</w:delText>
        </w:r>
      </w:del>
      <w:del w:id="36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is:</w:delText>
        </w:r>
      </w:del>
    </w:p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Example 9 (Bias of two estimators of a mean)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Let</w:t>
        </w:r>
      </w:ins>
      <w:ins w:id="3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each have expectation</w:t>
        </w:r>
      </w:ins>
      <w:ins w:id="37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375" w:author="PR Preview" w:date="2026-01-01T00:00:00Z">
        <w:r>
          <w:t xml:space="preserve">,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as in</w:t>
        </w:r>
      </w:ins>
      <w:ins w:id="378" w:author="PR Preview" w:date="2026-01-01T00:00:00Z">
        <w:r>
          <w:t xml:space="preserve"> </w:t>
        </w:r>
      </w:ins>
      <w:hyperlink w:anchor="exm-estimator">
        <w:ins w:id="37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By</w:t>
        </w:r>
      </w:ins>
      <w:ins w:id="383" w:author="PR Preview" w:date="2026-01-01T00:00:00Z">
        <w:r>
          <w:t xml:space="preserve"> </w:t>
        </w:r>
      </w:ins>
      <w:hyperlink w:anchor="thm-bias-exprs">
        <w:ins w:id="38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85" w:author="PR Preview" w:date="2026-01-01T00:00:00Z">
        <w:r>
          <w:t xml:space="preserve">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the bias of the sample mean</w:t>
        </w:r>
      </w:ins>
      <w:ins w:id="38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2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4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4"/>
    <w:bookmarkStart w:id="75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6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6"/>
    <w:bookmarkStart w:id="78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7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0" w:name="exm-mse-sample-mean"/>
    <w:p>
      <w:pPr>
        <w:pStyle w:val="BodyText"/>
      </w:pPr>
      <w:del w:id="391" w:author="PR Preview" w:date="2026-01-01T00:00:00Z">
        <w:r>
          <w:rPr>
            <w:b/>
            <w:bCs/>
          </w:rPr>
          <w:delText xml:space="preserve">Example 9 (Mean squared error of two estimators of a mean)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Continuing</w:delText>
        </w:r>
      </w:del>
      <w:del w:id="394" w:author="PR Preview" w:date="2026-01-01T00:00:00Z">
        <w:r>
          <w:delText xml:space="preserve"> </w:delText>
        </w:r>
      </w:del>
      <w:hyperlink w:anchor="exm-bias-sample-mean">
        <w:del w:id="395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396" w:author="PR Preview" w:date="2026-01-01T00:00:00Z">
        <w:r>
          <w:delText xml:space="preserve">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suppose also that</w:delText>
        </w:r>
      </w:del>
      <w:del w:id="39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are mutually independent,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each with variance</w:delText>
        </w:r>
      </w:del>
      <w:del w:id="40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405" w:author="PR Preview" w:date="2026-01-01T00:00:00Z">
        <w:r>
          <w:delText xml:space="preserve">.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Both</w:delText>
        </w:r>
      </w:del>
      <w:del w:id="40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and</w:delText>
        </w:r>
      </w:del>
      <w:del w:id="4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have zero bias,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so by</w:delText>
        </w:r>
      </w:del>
      <w:del w:id="416" w:author="PR Preview" w:date="2026-01-01T00:00:00Z">
        <w:r>
          <w:delText xml:space="preserve"> </w:delText>
        </w:r>
      </w:del>
      <w:hyperlink w:anchor="thm-mse-bias-variance">
        <w:del w:id="417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each estimator’s mean squared error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equals its variance.</w:delText>
        </w:r>
      </w:del>
    </w:p>
    <w:p>
      <w:pPr>
        <w:pStyle w:val="BodyText"/>
      </w:pPr>
      <w:ins w:id="422" w:author="PR Preview" w:date="2026-01-01T00:00:00Z">
        <w:r>
          <w:rPr>
            <w:b/>
            <w:bCs/>
          </w:rPr>
          <w:t xml:space="preserve">Example 10 (Mean squared error of two estimators of a mean)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Continuing</w:t>
        </w:r>
      </w:ins>
      <w:ins w:id="425" w:author="PR Preview" w:date="2026-01-01T00:00:00Z">
        <w:r>
          <w:t xml:space="preserve"> </w:t>
        </w:r>
      </w:ins>
      <w:hyperlink w:anchor="exm-bias-sample-mean">
        <w:ins w:id="426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427" w:author="PR Preview" w:date="2026-01-01T00:00:00Z">
        <w:r>
          <w:t xml:space="preserve">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suppose also that</w:t>
        </w:r>
      </w:ins>
      <w:ins w:id="43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are mutually independent,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each with variance</w:t>
        </w:r>
      </w:ins>
      <w:ins w:id="43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436" w:author="PR Preview" w:date="2026-01-01T00:00:00Z">
        <w:r>
          <w:t xml:space="preserve">.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Both</w:t>
        </w:r>
      </w:ins>
      <w:ins w:id="43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and</w:t>
        </w:r>
      </w:ins>
      <w:ins w:id="44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have zero bias,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so by</w:t>
        </w:r>
      </w:ins>
      <w:ins w:id="447" w:author="PR Preview" w:date="2026-01-01T00:00:00Z">
        <w:r>
          <w:t xml:space="preserve"> </w:t>
        </w:r>
      </w:ins>
      <w:hyperlink w:anchor="thm-mse-bias-variance">
        <w:ins w:id="44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each estimator’s mean squared error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equals its variance.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0"/>
    <w:bookmarkStart w:id="81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del w:id="453" w:author="PR Preview" w:date="2026-01-01T00:00:00Z">
        <w:r>
          <w:delText xml:space="preserve">It has the same units as the estimand.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In</w:delText>
        </w:r>
      </w:del>
      <w:del w:id="456" w:author="PR Preview" w:date="2026-01-01T00:00:00Z">
        <w:r>
          <w:delText xml:space="preserve"> </w:delText>
        </w:r>
      </w:del>
      <w:hyperlink w:anchor="exm-mse-sample-mean">
        <w:del w:id="457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458" w:author="PR Preview" w:date="2026-01-01T00:00:00Z">
        <w:r>
          <w:delText xml:space="preserve">,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the root mean squared error of</w:delText>
        </w:r>
      </w:del>
      <w:del w:id="46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is</w:delText>
        </w:r>
      </w:del>
      <w:del w:id="464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465" w:author="PR Preview" w:date="2026-01-01T00:00:00Z">
        <w:r>
          <w:delText xml:space="preserve">.</w:delText>
        </w:r>
      </w:del>
    </w:p>
    <w:p>
      <w:pPr>
        <w:pStyle w:val="FirstParagraph"/>
      </w:pPr>
      <w:ins w:id="466" w:author="PR Preview" w:date="2026-01-01T00:00:00Z">
        <w:r>
          <w:t xml:space="preserve">It has the same units as the estimand.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In</w:t>
        </w:r>
      </w:ins>
      <w:ins w:id="469" w:author="PR Preview" w:date="2026-01-01T00:00:00Z">
        <w:r>
          <w:t xml:space="preserve"> </w:t>
        </w:r>
      </w:ins>
      <w:hyperlink w:anchor="exm-mse-sample-mean">
        <w:ins w:id="470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471" w:author="PR Preview" w:date="2026-01-01T00:00:00Z">
        <w:r>
          <w:t xml:space="preserve">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the root mean squared error of</w:t>
        </w:r>
      </w:ins>
      <w:ins w:id="47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is</w:t>
        </w:r>
      </w:ins>
      <w:ins w:id="477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478" w:author="PR Preview" w:date="2026-01-01T00:00:00Z">
        <w:r>
          <w:t xml:space="preserve">.</w:t>
        </w:r>
      </w:ins>
    </w:p>
    <w:bookmarkEnd w:id="81"/>
    <w:bookmarkEnd w:id="82"/>
    <w:bookmarkStart w:id="94" w:name="sec-unbiased-estimators"/>
    <w:p>
      <w:pPr>
        <w:pStyle w:val="Heading3"/>
      </w:pPr>
      <w:r>
        <w:t xml:space="preserve">3.6 Unbiased estimators</w:t>
      </w:r>
    </w:p>
    <w:bookmarkStart w:id="83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3"/>
    <w:bookmarkStart w:id="84" w:name="exm-unbiased-sample-mean"/>
    <w:p>
      <w:pPr>
        <w:pStyle w:val="BodyText"/>
      </w:pPr>
      <w:del w:id="479" w:author="PR Preview" w:date="2026-01-01T00:00:00Z">
        <w:r>
          <w:rPr>
            <w:b/>
            <w:bCs/>
          </w:rPr>
          <w:delText xml:space="preserve">Example 10 (The sample mean is unbiased)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By</w:delText>
        </w:r>
      </w:del>
      <w:del w:id="482" w:author="PR Preview" w:date="2026-01-01T00:00:00Z">
        <w:r>
          <w:delText xml:space="preserve"> </w:delText>
        </w:r>
      </w:del>
      <w:hyperlink w:anchor="exm-bias-sample-mean">
        <w:del w:id="483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484" w:author="PR Preview" w:date="2026-01-01T00:00:00Z">
        <w:r>
          <w:delText xml:space="preserve">,</w:delText>
        </w:r>
      </w:del>
      <w:del w:id="485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and</w:delText>
        </w:r>
      </w:del>
      <w:del w:id="488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89" w:author="PR Preview" w:date="2026-01-01T00:00:00Z">
        <w:r>
          <w:delText xml:space="preserve">,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so both the sample mean</w:delText>
        </w:r>
      </w:del>
      <w:del w:id="492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and the single-observation estimator</w:delText>
        </w:r>
      </w:del>
      <w:del w:id="4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are</w:delText>
        </w:r>
      </w:del>
      <w:del w:id="498" w:author="PR Preview" w:date="2026-01-01T00:00:00Z">
        <w:r>
          <w:delText xml:space="preserve"> </w:delText>
        </w:r>
      </w:del>
      <w:hyperlink w:anchor="def-unbiased">
        <w:del w:id="499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estimators of</w:delText>
        </w:r>
      </w:del>
      <w:del w:id="502" w:author="PR Preview" w:date="2026-01-01T00:00:00Z">
        <w:r>
          <w:delText xml:space="preserve"> </w:delText>
        </w:r>
      </w:del>
      <m:oMath>
        <m:r>
          <m:t>μ</m:t>
        </m:r>
      </m:oMath>
      <w:del w:id="503" w:author="PR Preview" w:date="2026-01-01T00:00:00Z">
        <w:r>
          <w:delText xml:space="preserve">.</w:delText>
        </w:r>
      </w:del>
    </w:p>
    <w:p>
      <w:pPr>
        <w:pStyle w:val="BodyText"/>
      </w:pPr>
      <w:del w:id="504" w:author="PR Preview" w:date="2026-01-01T00:00:00Z">
        <w:r>
          <w:rPr>
            <w:b/>
            <w:bCs/>
          </w:rPr>
          <w:delText xml:space="preserve">Example 11 (A biased estimator of the variance)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Let</w:delText>
        </w:r>
      </w:del>
      <w:del w:id="5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be mutually independent,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each with expectation</w:delText>
        </w:r>
      </w:del>
      <w:del w:id="512" w:author="PR Preview" w:date="2026-01-01T00:00:00Z">
        <w:r>
          <w:delText xml:space="preserve"> </w:delText>
        </w:r>
      </w:del>
      <m:oMath>
        <m:r>
          <m:t>μ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and variance</w:delText>
        </w:r>
      </w:del>
      <w:del w:id="51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16" w:author="PR Preview" w:date="2026-01-01T00:00:00Z">
        <w:r>
          <w:delText xml:space="preserve">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and let</w:delText>
        </w:r>
      </w:del>
      <w:del w:id="51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520" w:author="PR Preview" w:date="2026-01-01T00:00:00Z">
        <w:r>
          <w:delText xml:space="preserve">.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Consider two estimators of</w:delText>
        </w:r>
      </w:del>
      <w:del w:id="52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24" w:author="PR Preview" w:date="2026-01-01T00:00:00Z">
        <w:r>
          <w:delText xml:space="preserve">:</w:delText>
        </w:r>
      </w:del>
    </w:p>
    <w:p>
      <w:pPr>
        <w:pStyle w:val="BodyText"/>
      </w:pPr>
      <w:ins w:id="525" w:author="PR Preview" w:date="2026-01-01T00:00:00Z">
        <w:r>
          <w:rPr>
            <w:b/>
            <w:bCs/>
          </w:rPr>
          <w:t xml:space="preserve">Example 11 (The sample mean is unbiased)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By</w:t>
        </w:r>
      </w:ins>
      <w:ins w:id="528" w:author="PR Preview" w:date="2026-01-01T00:00:00Z">
        <w:r>
          <w:t xml:space="preserve"> </w:t>
        </w:r>
      </w:ins>
      <w:hyperlink w:anchor="exm-bias-sample-mean">
        <w:ins w:id="529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and</w:t>
        </w:r>
      </w:ins>
      <w:ins w:id="534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35" w:author="PR Preview" w:date="2026-01-01T00:00:00Z">
        <w:r>
          <w:t xml:space="preserve">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so both the sample mean</w:t>
        </w:r>
      </w:ins>
      <w:ins w:id="53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and the single-observation estimator</w:t>
        </w:r>
      </w:ins>
      <w:ins w:id="5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are</w:t>
        </w:r>
      </w:ins>
      <w:ins w:id="544" w:author="PR Preview" w:date="2026-01-01T00:00:00Z">
        <w:r>
          <w:t xml:space="preserve"> </w:t>
        </w:r>
      </w:ins>
      <w:hyperlink w:anchor="def-unbiased">
        <w:ins w:id="545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estimators of</w:t>
        </w:r>
      </w:ins>
      <w:ins w:id="548" w:author="PR Preview" w:date="2026-01-01T00:00:00Z">
        <w:r>
          <w:t xml:space="preserve"> </w:t>
        </w:r>
      </w:ins>
      <m:oMath>
        <m:r>
          <m:t>μ</m:t>
        </m:r>
      </m:oMath>
      <w:ins w:id="549" w:author="PR Preview" w:date="2026-01-01T00:00:00Z">
        <w:r>
          <w:t xml:space="preserve">.</w:t>
        </w:r>
      </w:ins>
    </w:p>
    <w:bookmarkEnd w:id="84"/>
    <w:bookmarkStart w:id="86" w:name="exm-biased-variance-mle"/>
    <w:p>
      <w:pPr>
        <w:pStyle w:val="BodyText"/>
      </w:pPr>
      <w:ins w:id="550" w:author="PR Preview" w:date="2026-01-01T00:00:00Z">
        <w:r>
          <w:rPr>
            <w:b/>
            <w:bCs/>
          </w:rPr>
          <w:t xml:space="preserve">Example 12 (A biased estimator of the variance)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Let</w:t>
        </w:r>
      </w:ins>
      <w:ins w:id="55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be mutually independent,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each with expectation</w:t>
        </w:r>
      </w:ins>
      <w:ins w:id="558" w:author="PR Preview" w:date="2026-01-01T00:00:00Z">
        <w:r>
          <w:t xml:space="preserve"> </w:t>
        </w:r>
      </w:ins>
      <m:oMath>
        <m:r>
          <m:t>μ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and variance</w:t>
        </w:r>
      </w:ins>
      <w:ins w:id="56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62" w:author="PR Preview" w:date="2026-01-01T00:00:00Z">
        <w:r>
          <w:t xml:space="preserve">,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and let</w:t>
        </w:r>
      </w:ins>
      <w:ins w:id="56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566" w:author="PR Preview" w:date="2026-01-01T00:00:00Z">
        <w:r>
          <w:t xml:space="preserve">.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Consider two estimators of</w:t>
        </w:r>
      </w:ins>
      <w:ins w:id="56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7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del w:id="571" w:author="PR Preview" w:date="2026-01-01T00:00:00Z">
        <w:r>
          <w:delText xml:space="preserve">Both estimators are built from the sum of squared deviations</w:delText>
        </w:r>
      </w:del>
      <w:del w:id="57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573" w:author="PR Preview" w:date="2026-01-01T00:00:00Z">
        <w:r>
          <w:delText xml:space="preserve">,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so we first find its expectation.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Using</w:delText>
        </w:r>
      </w:del>
      <w:del w:id="57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and</w:delText>
        </w:r>
      </w:del>
      <w:del w:id="58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(by</w:delText>
        </w:r>
      </w:del>
      <w:del w:id="584" w:author="PR Preview" w:date="2026-01-01T00:00:00Z">
        <w:r>
          <w:delText xml:space="preserve"> </w:delText>
        </w:r>
      </w:del>
      <w:hyperlink w:anchor="exm-mse-sample-mean">
        <w:del w:id="585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and</w:delText>
        </w:r>
      </w:del>
      <w:del w:id="588" w:author="PR Preview" w:date="2026-01-01T00:00:00Z">
        <w:r>
          <w:delText xml:space="preserve"> </w:delText>
        </w:r>
      </w:del>
      <w:hyperlink w:anchor="exm-bias-sample-mean">
        <w:del w:id="589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590" w:author="PR Preview" w:date="2026-01-01T00:00:00Z">
        <w:r>
          <w:delText xml:space="preserve">):</w:delText>
        </w:r>
      </w:del>
    </w:p>
    <w:p>
      <w:pPr>
        <w:pStyle w:val="FirstParagraph"/>
      </w:pPr>
      <w:ins w:id="591" w:author="PR Preview" w:date="2026-01-01T00:00:00Z">
        <w:r>
          <w:t xml:space="preserve">Both estimators are built from the sum of squared deviations</w:t>
        </w:r>
      </w:ins>
      <w:ins w:id="59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593" w:author="PR Preview" w:date="2026-01-01T00:00:00Z">
        <w:r>
          <w:t xml:space="preserve">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so we first find its expectation.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Using</w:t>
        </w:r>
      </w:ins>
      <w:ins w:id="59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and</w:t>
        </w:r>
      </w:ins>
      <w:ins w:id="60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(by</w:t>
        </w:r>
      </w:ins>
      <w:ins w:id="604" w:author="PR Preview" w:date="2026-01-01T00:00:00Z">
        <w:r>
          <w:t xml:space="preserve"> </w:t>
        </w:r>
      </w:ins>
      <w:hyperlink w:anchor="exm-mse-sample-mean">
        <w:ins w:id="605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and</w:t>
        </w:r>
      </w:ins>
      <w:ins w:id="608" w:author="PR Preview" w:date="2026-01-01T00:00:00Z">
        <w:r>
          <w:t xml:space="preserve"> </w:t>
        </w:r>
      </w:ins>
      <w:hyperlink w:anchor="exm-bias-sample-mean">
        <w:ins w:id="609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61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6"/>
    <w:bookmarkStart w:id="87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7"/>
    <w:bookmarkStart w:id="88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8"/>
    <w:bookmarkStart w:id="89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9"/>
    <w:bookmarkStart w:id="90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3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1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bookmarkStart w:id="92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bookmarkStart w:id="96" w:name="exm-mae-gaussian"/>
    <w:p>
      <w:pPr>
        <w:pStyle w:val="FirstParagraph"/>
      </w:pPr>
      <w:del w:id="611" w:author="PR Preview" w:date="2026-01-01T00:00:00Z">
        <w:r>
          <w:rPr>
            <w:b/>
            <w:bCs/>
          </w:rPr>
          <w:delText xml:space="preserve">Example 12 (Mean absolute error of a Gaussian estimator)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Suppose an estimator</w:delText>
        </w:r>
      </w:del>
      <w:del w:id="6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has a Gaussian distribution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with mean</w:delText>
        </w:r>
      </w:del>
      <w:del w:id="619" w:author="PR Preview" w:date="2026-01-01T00:00:00Z">
        <w:r>
          <w:delText xml:space="preserve"> </w:delText>
        </w:r>
      </w:del>
      <m:oMath>
        <m:r>
          <m:t>θ</m:t>
        </m:r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and standard deviation</w:delText>
        </w:r>
      </w:del>
      <w:del w:id="622" w:author="PR Preview" w:date="2026-01-01T00:00:00Z">
        <w:r>
          <w:delText xml:space="preserve"> </w:delText>
        </w:r>
      </w:del>
      <m:oMath>
        <m:r>
          <m:t>τ</m:t>
        </m:r>
      </m:oMath>
      <w:del w:id="623" w:author="PR Preview" w:date="2026-01-01T00:00:00Z">
        <w:r>
          <w:delText xml:space="preserve">,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so that its estimation error</w:delText>
        </w:r>
      </w:del>
      <w:del w:id="626" w:author="PR Preview" w:date="2026-01-01T00:00:00Z">
        <w:r>
          <w:delText xml:space="preserve"> </w:delText>
        </w:r>
      </w:del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has the same distribution as</w:delText>
        </w:r>
      </w:del>
      <w:del w:id="629" w:author="PR Preview" w:date="2026-01-01T00:00:00Z">
        <w:r>
          <w:delText xml:space="preserve"> </w:delText>
        </w:r>
      </w:del>
      <m:oMath>
        <m:r>
          <m:t>τ</m:t>
        </m:r>
        <m:r>
          <m:t>Z</m:t>
        </m:r>
      </m:oMath>
      <w:del w:id="630" w:author="PR Preview" w:date="2026-01-01T00:00:00Z">
        <w:r>
          <w:delText xml:space="preserve">,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where</w:delText>
        </w:r>
      </w:del>
      <w:del w:id="633" w:author="PR Preview" w:date="2026-01-01T00:00:00Z">
        <w:r>
          <w:delText xml:space="preserve"> </w:delText>
        </w:r>
      </w:del>
      <m:oMath>
        <m:r>
          <m:t>Z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has a standard Gaussian distribution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with density</w:delText>
        </w:r>
      </w:del>
      <w:del w:id="638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639" w:author="PR Preview" w:date="2026-01-01T00:00:00Z">
        <w:r>
          <w:delText xml:space="preserve">.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Then:</w:delText>
        </w:r>
      </w:del>
    </w:p>
    <w:p>
      <w:pPr>
        <w:pStyle w:val="FirstParagraph"/>
      </w:pPr>
      <w:ins w:id="642" w:author="PR Preview" w:date="2026-01-01T00:00:00Z">
        <w:r>
          <w:rPr>
            <w:b/>
            <w:bCs/>
          </w:rPr>
          <w:t xml:space="preserve">Example 13 (Mean absolute error of a Gaussian estimator)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Suppose an estimator</w:t>
        </w:r>
      </w:ins>
      <w:ins w:id="64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has a Gaussian distribution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with mean</w:t>
        </w:r>
      </w:ins>
      <w:ins w:id="650" w:author="PR Preview" w:date="2026-01-01T00:00:00Z">
        <w:r>
          <w:t xml:space="preserve"> </w:t>
        </w:r>
      </w:ins>
      <m:oMath>
        <m:r>
          <m:t>θ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and standard deviation</w:t>
        </w:r>
      </w:ins>
      <w:ins w:id="653" w:author="PR Preview" w:date="2026-01-01T00:00:00Z">
        <w:r>
          <w:t xml:space="preserve"> </w:t>
        </w:r>
      </w:ins>
      <m:oMath>
        <m:r>
          <m:t>τ</m:t>
        </m:r>
      </m:oMath>
      <w:ins w:id="654" w:author="PR Preview" w:date="2026-01-01T00:00:00Z">
        <w:r>
          <w:t xml:space="preserve">,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so that its estimation error</w:t>
        </w:r>
      </w:ins>
      <w:ins w:id="657" w:author="PR Preview" w:date="2026-01-01T00:00:00Z">
        <w:r>
          <w:t xml:space="preserve"> </w:t>
        </w:r>
      </w:ins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has the same distribution as</w:t>
        </w:r>
      </w:ins>
      <w:ins w:id="660" w:author="PR Preview" w:date="2026-01-01T00:00:00Z">
        <w:r>
          <w:t xml:space="preserve"> </w:t>
        </w:r>
      </w:ins>
      <m:oMath>
        <m:r>
          <m:t>τ</m:t>
        </m:r>
        <m:r>
          <m:t>Z</m:t>
        </m:r>
      </m:oMath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where</w:t>
        </w:r>
      </w:ins>
      <w:ins w:id="664" w:author="PR Preview" w:date="2026-01-01T00:00:00Z">
        <w:r>
          <w:t xml:space="preserve"> </w:t>
        </w:r>
      </w:ins>
      <m:oMath>
        <m:r>
          <m:t>Z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has a standard Gaussian distribution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with density</w:t>
        </w:r>
      </w:ins>
      <w:ins w:id="669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670" w:author="PR Preview" w:date="2026-01-01T00:00:00Z">
        <w:r>
          <w:t xml:space="preserve">.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9"/>
    <w:bookmarkStart w:id="100" w:name="exm-SE-sample-mean"/>
    <w:p>
      <w:pPr>
        <w:pStyle w:val="FirstParagraph"/>
      </w:pPr>
      <w:del w:id="673" w:author="PR Preview" w:date="2026-01-01T00:00:00Z">
        <w:r>
          <w:rPr>
            <w:b/>
            <w:bCs/>
          </w:rPr>
          <w:delText xml:space="preserve">Example 13 (Standard error of the sample mean)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In</w:delText>
        </w:r>
      </w:del>
      <w:del w:id="676" w:author="PR Preview" w:date="2026-01-01T00:00:00Z">
        <w:r>
          <w:delText xml:space="preserve"> </w:delText>
        </w:r>
      </w:del>
      <w:hyperlink w:anchor="exm-mse-sample-mean">
        <w:del w:id="677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678" w:author="PR Preview" w:date="2026-01-01T00:00:00Z">
        <w:r>
          <w:delText xml:space="preserve">,</w:delText>
        </w:r>
      </w:del>
      <w:del w:id="67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680" w:author="PR Preview" w:date="2026-01-01T00:00:00Z">
        <w:r>
          <w:delText xml:space="preserve">,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so</w:delText>
        </w:r>
      </w:del>
      <w:del w:id="683" w:author="PR Preview" w:date="2026-01-01T00:00:00Z">
        <w:r>
          <w:delText xml:space="preserve"> </w:delText>
        </w:r>
      </w:del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684" w:author="PR Preview" w:date="2026-01-01T00:00:00Z">
        <w:r>
          <w:delText xml:space="preserve">.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With</w:delText>
        </w:r>
      </w:del>
      <w:del w:id="68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50</m:t>
        </m:r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students,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the standard error of the sample mean height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is</w:delText>
        </w:r>
      </w:del>
      <w:del w:id="694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del w:id="695" w:author="PR Preview" w:date="2026-01-01T00:00:00Z">
        <w:r>
          <w:delText xml:space="preserve">.</w:delText>
        </w:r>
      </w:del>
    </w:p>
    <w:p>
      <w:pPr>
        <w:pStyle w:val="FirstParagraph"/>
      </w:pPr>
      <w:ins w:id="696" w:author="PR Preview" w:date="2026-01-01T00:00:00Z">
        <w:r>
          <w:rPr>
            <w:b/>
            <w:bCs/>
          </w:rPr>
          <w:t xml:space="preserve">Example 14 (Standard error of the sample mean)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In</w:t>
        </w:r>
      </w:ins>
      <w:ins w:id="699" w:author="PR Preview" w:date="2026-01-01T00:00:00Z">
        <w:r>
          <w:t xml:space="preserve"> </w:t>
        </w:r>
      </w:ins>
      <w:hyperlink w:anchor="exm-mse-sample-mean">
        <w:ins w:id="700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701" w:author="PR Preview" w:date="2026-01-01T00:00:00Z">
        <w:r>
          <w:t xml:space="preserve">,</w:t>
        </w:r>
      </w:ins>
      <w:ins w:id="70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703" w:author="PR Preview" w:date="2026-01-01T00:00:00Z">
        <w:r>
          <w:t xml:space="preserve">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so</w:t>
        </w:r>
      </w:ins>
      <w:ins w:id="706" w:author="PR Preview" w:date="2026-01-01T00:00:00Z">
        <w:r>
          <w:t xml:space="preserve"> </w:t>
        </w:r>
      </w:ins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707" w:author="PR Preview" w:date="2026-01-01T00:00:00Z">
        <w:r>
          <w:t xml:space="preserve">.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With</w:t>
        </w:r>
      </w:ins>
      <w:ins w:id="71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50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students,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the standard error of the sample mean height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is</w:t>
        </w:r>
      </w:ins>
      <w:ins w:id="717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ins w:id="718" w:author="PR Preview" w:date="2026-01-01T00:00:00Z">
        <w:r>
          <w:t xml:space="preserve">.</w:t>
        </w:r>
      </w:ins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2"/>
    <w:bookmarkStart w:id="103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del w:id="719" w:author="PR Preview" w:date="2026-01-01T00:00:00Z">
        <w:r>
          <w:rPr>
            <w:b/>
            <w:bCs/>
          </w:rPr>
          <w:delText xml:space="preserve">Corollary 1 (Standard error squared equals MSE minus squared bias)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The squared standard error is what remains of the mean squared error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after the squared bias is removed:</w:delText>
        </w:r>
      </w:del>
    </w:p>
    <w:p>
      <w:pPr>
        <w:pStyle w:val="FirstParagraph"/>
      </w:pPr>
      <w:ins w:id="724" w:author="PR Preview" w:date="2026-01-01T00:00:00Z">
        <w:r>
          <w:rPr>
            <w:b/>
            <w:bCs/>
          </w:rPr>
          <w:t xml:space="preserve">Corollary 2 (Standard error squared equals MSE minus squared bias)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The squared standard error is what remains of the mean squared error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after the squared bias is removed: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9"/>
    <w:bookmarkStart w:id="110" w:name="cor-se-rmse-unbiased"/>
    <w:p>
      <w:pPr>
        <w:pStyle w:val="BodyText"/>
      </w:pPr>
      <w:del w:id="729" w:author="PR Preview" w:date="2026-01-01T00:00:00Z">
        <w:r>
          <w:rPr>
            <w:b/>
            <w:bCs/>
          </w:rPr>
          <w:delText xml:space="preserve">Corollary 2 (For unbiased estimators, SE equals root MSE)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If</w:delText>
        </w:r>
      </w:del>
      <w:del w:id="73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is</w:delText>
        </w:r>
      </w:del>
      <w:del w:id="735" w:author="PR Preview" w:date="2026-01-01T00:00:00Z">
        <w:r>
          <w:delText xml:space="preserve"> </w:delText>
        </w:r>
      </w:del>
      <w:hyperlink w:anchor="def-unbiased">
        <w:del w:id="736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737" w:author="PR Preview" w:date="2026-01-01T00:00:00Z">
        <w:r>
          <w:delText xml:space="preserve">, then its standard error equals its</w:delText>
        </w:r>
      </w:del>
      <w:del w:id="738" w:author="PR Preview" w:date="2026-01-01T00:00:00Z">
        <w:r>
          <w:delText xml:space="preserve"> </w:delText>
        </w:r>
      </w:del>
      <w:hyperlink w:anchor="def-rmse">
        <w:del w:id="739" w:author="PR Preview" w:date="2026-01-01T00:00:00Z">
          <w:r>
            <w:rPr>
              <w:rStyle w:val="Hyperlink"/>
            </w:rPr>
            <w:delText xml:space="preserve">root mean squared error</w:delText>
          </w:r>
        </w:del>
      </w:hyperlink>
      <w:del w:id="740" w:author="PR Preview" w:date="2026-01-01T00:00:00Z">
        <w:r>
          <w:delText xml:space="preserve">:</w:delText>
        </w:r>
      </w:del>
    </w:p>
    <w:p>
      <w:pPr>
        <w:pStyle w:val="BodyText"/>
      </w:pPr>
      <w:ins w:id="741" w:author="PR Preview" w:date="2026-01-01T00:00:00Z">
        <w:r>
          <w:rPr>
            <w:b/>
            <w:bCs/>
          </w:rPr>
          <w:t xml:space="preserve">Corollary 3 (For unbiased estimators, SE equals root MSE)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If</w:t>
        </w:r>
      </w:ins>
      <w:ins w:id="74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is</w:t>
        </w:r>
      </w:ins>
      <w:ins w:id="747" w:author="PR Preview" w:date="2026-01-01T00:00:00Z">
        <w:r>
          <w:t xml:space="preserve"> </w:t>
        </w:r>
      </w:ins>
      <w:hyperlink w:anchor="def-unbiased">
        <w:ins w:id="748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749" w:author="PR Preview" w:date="2026-01-01T00:00:00Z">
        <w:r>
          <w:t xml:space="preserve">, then its standard error equals its</w:t>
        </w:r>
      </w:ins>
      <w:ins w:id="750" w:author="PR Preview" w:date="2026-01-01T00:00:00Z">
        <w:r>
          <w:t xml:space="preserve"> </w:t>
        </w:r>
      </w:ins>
      <w:hyperlink w:anchor="def-rmse">
        <w:ins w:id="751" w:author="PR Preview" w:date="2026-01-01T00:00:00Z">
          <w:r>
            <w:rPr>
              <w:rStyle w:val="Hyperlink"/>
            </w:rPr>
            <w:t xml:space="preserve">root mean squared error</w:t>
          </w:r>
        </w:ins>
      </w:hyperlink>
      <w:ins w:id="7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1"/>
    <w:bookmarkEnd w:id="112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113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3"/>
    <w:bookmarkStart w:id="11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5"/>
    <w:bookmarkStart w:id="116" w:name="ref-hosmer1989applied"/>
    <w:p>
      <w:pPr>
        <w:pStyle w:val="Bibliography"/>
      </w:pPr>
      <w:ins w:id="753" w:author="PR Preview" w:date="2026-01-01T00:00:00Z">
        <w:r>
          <w:t xml:space="preserve">Hosmer, David W., and Stanley Lemeshow. 1989.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rPr>
            <w:i/>
            <w:iCs/>
          </w:rPr>
          <w:t xml:space="preserve">Applied Logistic Regression</w:t>
        </w:r>
      </w:ins>
      <w:ins w:id="756" w:author="PR Preview" w:date="2026-01-01T00:00:00Z">
        <w:r>
          <w:t xml:space="preserve">. Wiley.</w:t>
        </w:r>
      </w:ins>
    </w:p>
    <w:bookmarkEnd w:id="116"/>
    <w:bookmarkStart w:id="118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7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8"/>
    <w:bookmarkStart w:id="120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9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6" Type="http://schemas.openxmlformats.org/officeDocument/2006/relationships/image" Target="media/rId56.png"/><Relationship Id="rId52" Type="http://schemas.openxmlformats.org/officeDocument/2006/relationships/hyperlink" Target="correlation-regression.qmd#def-rss" TargetMode="External"/><Relationship Id="rId55" Type="http://schemas.openxmlformats.org/officeDocument/2006/relationships/hyperlink" Target="correlation-regression.qmd#exm-rss" TargetMode="External"/><Relationship Id="rId53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5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4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9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8" Type="http://schemas.openxmlformats.org/officeDocument/2006/relationships/hyperlink" Target="https://morrison-lab.github.io/pds/variance-covariance.html#def-sd" TargetMode="External"/><Relationship Id="rId79" Type="http://schemas.openxmlformats.org/officeDocument/2006/relationships/hyperlink" Target="https://morrison-lab.github.io/pds/variance-covariance.html#thm-var-lincom" TargetMode="External"/><Relationship Id="rId73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correlation-regression.qmd#def-rss" TargetMode="External"/><Relationship Id="rId55" Type="http://schemas.openxmlformats.org/officeDocument/2006/relationships/hyperlink" Target="correlation-regression.qmd#exm-rss" TargetMode="External"/><Relationship Id="rId53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5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4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9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8" Type="http://schemas.openxmlformats.org/officeDocument/2006/relationships/hyperlink" Target="https://morrison-lab.github.io/pds/variance-covariance.html#def-sd" TargetMode="External"/><Relationship Id="rId79" Type="http://schemas.openxmlformats.org/officeDocument/2006/relationships/hyperlink" Target="https://morrison-lab.github.io/pds/variance-covariance.html#thm-var-lincom" TargetMode="External"/><Relationship Id="rId73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2026-10-09T04:13:44Z</dcterms:created>
  <dcterms:modified xsi:type="dcterms:W3CDTF">2026-10-09T04:13:44Z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