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del w:id="3" w:author="PR Preview" w:date="2026-01-01T00:00:00Z">
        <w:r>
          <w:delTex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delText>
        </w:r>
      </w:del>
      <w:bookmarkEnd w:id="14"/>
    </w:p>
    <w:p>
      <w:pPr>
        <w:pStyle w:val="BodyText"/>
      </w:pPr>
      <w:bookmarkStart w:id="14" w:name="eq-deviance"/>
      <w:ins w:id="4" w:author="PR Preview" w:date="2026-01-01T00:00:00Z">
        <w:r>
  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  </w:r>
      </w:ins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5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5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4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4"/>
    </w:p>
    <w:bookmarkEnd w:id="45"/>
    <w:bookmarkStart w:id="47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6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7"/>
    <w:p>
      <w:pPr>
        <w:pStyle w:val="BodyText"/>
      </w:pPr>
      <w:del w:id="5" w:author="PR Preview" w:date="2026-01-01T00:00:00Z">
        <w:r>
          <w:rPr>
            <w:i/>
            <w:iCs/>
          </w:rPr>
          <w:delText xml:space="preserve">Proof</w:delText>
        </w:r>
      </w:del>
      <w:del w:id="6" w:author="PR Preview" w:date="2026-01-01T00:00:00Z">
        <w:r>
          <w:delText xml:space="preserve">. </w:delText>
        </w:r>
      </w:del>
      <w:del w:id="7" w:author="PR Preview" w:date="2026-01-01T00:00:00Z">
        <w:r>
          <w:delText xml:space="preserve">Grouping the outcomes by pattern, the fitted model’s log-likelihood is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By</w:delText>
        </w:r>
      </w:del>
      <w:del w:id="13" w:author="PR Preview" w:date="2026-01-01T00:00:00Z">
        <w:r>
          <w:delText xml:space="preserve"> </w:delText>
        </w:r>
      </w:del>
      <w:hyperlink w:anchor="thm-saturated-mle">
        <w:del w:id="1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5" w:author="PR Preview" w:date="2026-01-01T00:00:00Z">
        <w:r>
          <w:delText xml:space="preserve">, the saturated log-likelihood is the same sum with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replaced by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Subtracting the fitted from the saturated log-likelihood, term by term, replaces each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by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27" w:author="PR Preview" w:date="2026-01-01T00:00:00Z">
        <w:r>
          <w:delText xml:space="preserve">, and likewise for the non-events.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Multiplying by</w:delText>
        </w:r>
      </w:del>
      <w:del w:id="30" w:author="PR Preview" w:date="2026-01-01T00:00:00Z">
        <w:r>
          <w:delText xml:space="preserve"> </w:delText>
        </w:r>
      </w:del>
      <m:oMath>
        <m:r>
          <m:t>2</m:t>
        </m:r>
      </m:oMath>
      <w:del w:id="31" w:author="PR Preview" w:date="2026-01-01T00:00:00Z">
        <w:r>
          <w:delText xml:space="preserve">, as</w:delText>
        </w:r>
      </w:del>
      <w:del w:id="32" w:author="PR Preview" w:date="2026-01-01T00:00:00Z">
        <w:r>
          <w:delText xml:space="preserve"> </w:delText>
        </w:r>
      </w:del>
      <w:hyperlink w:anchor="eq-saturated-deviance">
        <w:del w:id="33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does, gives</w:delText>
        </w:r>
      </w:del>
      <w:del w:id="36" w:author="PR Preview" w:date="2026-01-01T00:00:00Z">
        <w:r>
          <w:delText xml:space="preserve"> </w:delText>
        </w:r>
      </w:del>
      <w:hyperlink w:anchor="eq-saturated-deviance-grouped">
        <w:del w:id="37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38" w:author="PR Preview" w:date="2026-01-01T00:00:00Z">
        <w:r>
          <w:delText xml:space="preserve">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 count of</w:delText>
        </w:r>
      </w:del>
      <w:del w:id="41" w:author="PR Preview" w:date="2026-01-01T00:00:00Z">
        <w:r>
          <w:delText xml:space="preserve"> </w:delText>
        </w:r>
      </w:del>
      <m:oMath>
        <m:r>
          <m:t>0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times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 taken as</w:delText>
        </w:r>
      </w:del>
      <w:del w:id="47" w:author="PR Preview" w:date="2026-01-01T00:00:00Z">
        <w:r>
          <w:delText xml:space="preserve"> </w:delText>
        </w:r>
      </w:del>
      <m:oMath>
        <m:r>
          <m:t>0</m:t>
        </m:r>
      </m:oMath>
      <w:del w:id="48" w:author="PR Preview" w:date="2026-01-01T00:00:00Z">
        <w:r>
          <w:delText xml:space="preserve">, its limit.</w:delText>
        </w:r>
      </w:del>
    </w:p>
    <w:p>
      <w:pPr>
        <w:pStyle w:val="BodyText"/>
      </w:pPr>
      <w:ins w:id="49" w:author="PR Preview" w:date="2026-01-01T00:00:00Z">
        <w:r>
          <w:rPr>
            <w:i/>
            <w:iCs/>
          </w:rPr>
          <w:t xml:space="preserve">Proof</w:t>
        </w:r>
      </w:ins>
      <w:ins w:id="50" w:author="PR Preview" w:date="2026-01-01T00:00:00Z">
        <w:r>
          <w:t xml:space="preserve">. </w:t>
        </w:r>
      </w:ins>
      <w:ins w:id="51" w:author="PR Preview" w:date="2026-01-01T00:00:00Z">
        <w:r>
          <w:t xml:space="preserve">Grouping the outcomes by pattern, the</w:t>
        </w:r>
      </w:ins>
      <w:ins w:id="52" w:author="PR Preview" w:date="2026-01-01T00:00:00Z">
        <w:r>
          <w:t xml:space="preserve"> </w:t>
        </w:r>
      </w:ins>
      <w:hyperlink r:id="rId48">
        <w:ins w:id="5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4" w:author="PR Preview" w:date="2026-01-01T00:00:00Z">
        <w:r>
          <w:t xml:space="preserve">’s</w:t>
        </w:r>
      </w:ins>
      <w:ins w:id="55" w:author="PR Preview" w:date="2026-01-01T00:00:00Z">
        <w:r>
          <w:t xml:space="preserve"> </w:t>
        </w:r>
      </w:ins>
      <w:hyperlink r:id="rId43">
        <w:ins w:id="56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  </w:r>
      </w:ins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By</w:t>
        </w:r>
      </w:ins>
      <w:ins w:id="64" w:author="PR Preview" w:date="2026-01-01T00:00:00Z">
        <w:r>
          <w:t xml:space="preserve"> </w:t>
        </w:r>
      </w:ins>
      <w:hyperlink w:anchor="thm-saturated-mle">
        <w:ins w:id="6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6" w:author="PR Preview" w:date="2026-01-01T00:00:00Z">
        <w:r>
          <w:t xml:space="preserve">, the saturated log-likelihood is the same sum with</w:t>
        </w:r>
      </w:ins>
      <w:ins w:id="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replaced by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Subtracting the fitted from the saturated log-likelihood, term by term, replaces each</w:t>
        </w:r>
      </w:ins>
      <w:ins w:id="74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by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78" w:author="PR Preview" w:date="2026-01-01T00:00:00Z">
        <w:r>
          <w:t xml:space="preserve">, and likewise for the non-events.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Multiplying by</w:t>
        </w:r>
      </w:ins>
      <w:ins w:id="81" w:author="PR Preview" w:date="2026-01-01T00:00:00Z">
        <w:r>
          <w:t xml:space="preserve"> </w:t>
        </w:r>
      </w:ins>
      <m:oMath>
        <m:r>
          <m:t>2</m:t>
        </m:r>
      </m:oMath>
      <w:ins w:id="82" w:author="PR Preview" w:date="2026-01-01T00:00:00Z">
        <w:r>
          <w:t xml:space="preserve">, as</w:t>
        </w:r>
      </w:ins>
      <w:ins w:id="83" w:author="PR Preview" w:date="2026-01-01T00:00:00Z">
        <w:r>
          <w:t xml:space="preserve"> </w:t>
        </w:r>
      </w:ins>
      <w:hyperlink w:anchor="eq-saturated-deviance">
        <w:ins w:id="84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does, gives</w:t>
        </w:r>
      </w:ins>
      <w:ins w:id="87" w:author="PR Preview" w:date="2026-01-01T00:00:00Z">
        <w:r>
          <w:t xml:space="preserve"> </w:t>
        </w:r>
      </w:ins>
      <w:hyperlink w:anchor="eq-saturated-deviance-grouped">
        <w:ins w:id="88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 count of</w:t>
        </w:r>
      </w:ins>
      <w:ins w:id="92" w:author="PR Preview" w:date="2026-01-01T00:00:00Z">
        <w:r>
          <w:t xml:space="preserve"> </w:t>
        </w:r>
      </w:ins>
      <m:oMath>
        <m:r>
          <m:t>0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times</w:t>
        </w:r>
      </w:ins>
      <w:ins w:id="95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taken as</w:t>
        </w:r>
      </w:ins>
      <w:ins w:id="98" w:author="PR Preview" w:date="2026-01-01T00:00:00Z">
        <w:r>
          <w:t xml:space="preserve"> </w:t>
        </w:r>
      </w:ins>
      <m:oMath>
        <m:r>
          <m:t>0</m:t>
        </m:r>
      </m:oMath>
      <w:ins w:id="99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1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2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2"/>
    <w:bookmarkStart w:id="53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3"/>
    <w:bookmarkStart w:id="54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4"/>
    <w:bookmarkEnd w:id="55"/>
    <w:bookmarkStart w:id="64" w:name="X840099c27253be6d59b8623dccfe2e383b0f72c"/>
    <w:p>
      <w:pPr>
        <w:pStyle w:val="Heading2"/>
      </w:pPr>
      <w:r>
        <w:t xml:space="preserve">4 Confidence intervals for the coefficients</w:t>
      </w:r>
    </w:p>
    <w:bookmarkStart w:id="57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6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8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0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9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1"/>
    <w:bookmarkStart w:id="62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3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3"/>
    <w:bookmarkEnd w:id="6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66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https://en.wikipedia.org/wiki/Likelihood-ratio_test</w:t>
        </w:r>
      </w:hyperlink>
    </w:p>
    <w:bookmarkEnd w:id="66"/>
    <w:bookmarkStart w:id="68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https://en.wikipedia.org/wiki/Logistic_regression</w:t>
        </w:r>
      </w:hyperlink>
    </w:p>
    <w:bookmarkEnd w:id="68"/>
    <w:bookmarkStart w:id="70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https://en.wikipedia.org/wiki/Deviance_%28statistics%29</w:t>
        </w:r>
      </w:hyperlink>
    </w:p>
    <w:bookmarkEnd w:id="70"/>
    <w:bookmarkStart w:id="72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2"/>
    <w:bookmarkStart w:id="74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4"/>
    <w:bookmarkStart w:id="76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7"/>
    <w:bookmarkStart w:id="79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https://en.wikipedia.org/wiki/Saturated_model</w:t>
        </w:r>
      </w:hyperlink>
    </w:p>
    <w:bookmarkEnd w:id="79"/>
    <w:bookmarkStart w:id="81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0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doi.org/10.1007/978-0-387-84858-7" TargetMode="External"/><Relationship Id="rId75" Type="http://schemas.openxmlformats.org/officeDocument/2006/relationships/hyperlink" Target="https://doi.org/10.1201/9781315182780" TargetMode="External"/><Relationship Id="rId80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69" Type="http://schemas.openxmlformats.org/officeDocument/2006/relationships/hyperlink" Target="https://en.wikipedia.org/wiki/Deviance_%28statistics%29" TargetMode="External"/><Relationship Id="rId65" Type="http://schemas.openxmlformats.org/officeDocument/2006/relationships/hyperlink" Target="https://en.wikipedia.org/wiki/Likelihood-ratio_test" TargetMode="External"/><Relationship Id="rId67" Type="http://schemas.openxmlformats.org/officeDocument/2006/relationships/hyperlink" Target="https://en.wikipedia.org/wiki/Logistic_regression" TargetMode="External"/><Relationship Id="rId78" Type="http://schemas.openxmlformats.org/officeDocument/2006/relationships/hyperlink" Target="https://en.wikipedia.org/wiki/Saturated_model" TargetMode="External"/><Relationship Id="rId43" Type="http://schemas.openxmlformats.org/officeDocument/2006/relationships/hyperlink" Target="intro-MLEs.qmd#def-loglik" TargetMode="External"/><Relationship Id="rId25" Type="http://schemas.openxmlformats.org/officeDocument/2006/relationships/hyperlink" Target="intro-MLEs.qmd#def-lrt-stat" TargetMode="External"/><Relationship Id="rId59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8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Relationship Id="rId48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doi.org/10.1007/978-0-387-84858-7" TargetMode="External"/><Relationship Id="rId75" Type="http://schemas.openxmlformats.org/officeDocument/2006/relationships/hyperlink" Target="https://doi.org/10.1201/9781315182780" TargetMode="External"/><Relationship Id="rId80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69" Type="http://schemas.openxmlformats.org/officeDocument/2006/relationships/hyperlink" Target="https://en.wikipedia.org/wiki/Deviance_%28statistics%29" TargetMode="External"/><Relationship Id="rId65" Type="http://schemas.openxmlformats.org/officeDocument/2006/relationships/hyperlink" Target="https://en.wikipedia.org/wiki/Likelihood-ratio_test" TargetMode="External"/><Relationship Id="rId67" Type="http://schemas.openxmlformats.org/officeDocument/2006/relationships/hyperlink" Target="https://en.wikipedia.org/wiki/Logistic_regression" TargetMode="External"/><Relationship Id="rId78" Type="http://schemas.openxmlformats.org/officeDocument/2006/relationships/hyperlink" Target="https://en.wikipedia.org/wiki/Saturated_model" TargetMode="External"/><Relationship Id="rId43" Type="http://schemas.openxmlformats.org/officeDocument/2006/relationships/hyperlink" Target="intro-MLEs.qmd#def-loglik" TargetMode="External"/><Relationship Id="rId25" Type="http://schemas.openxmlformats.org/officeDocument/2006/relationships/hyperlink" Target="intro-MLEs.qmd#def-lrt-stat" TargetMode="External"/><Relationship Id="rId59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8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Relationship Id="rId48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2026-10-19T06:44:02Z</dcterms:created>
  <dcterms:modified xsi:type="dcterms:W3CDTF">2026-10-19T06:44:02Z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