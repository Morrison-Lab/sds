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92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6" w:name="rem-mse-bias-variance-prediction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3</w:t>
        </w:r>
      </w:ins>
      <w:ins w:id="4" w:author="PR Preview" w:date="2026-01-01T00:00:00Z">
        <w:r>
          <w:t xml:space="preserve"> (Estimation versus prediction). </w:t>
        </w:r>
      </w:ins>
      <w:ins w:id="5" w:author="PR Preview" w:date="2026-01-01T00:00:00Z">
        <w:r>
          <w:t xml:space="preserve">The squared-error split has two forms, and they differ in what the estimate is compared with.</w:t>
        </w:r>
      </w:ins>
    </w:p>
    <w:p>
      <w:pPr>
        <w:pStyle w:val="Compact"/>
        <w:numPr>
          <w:ilvl w:val="0"/>
          <w:numId w:val="1002"/>
        </w:numPr>
      </w:pPr>
      <w:ins w:id="6" w:author="PR Preview" w:date="2026-01-01T00:00:00Z">
        <w:r>
          <w:rPr>
            <w:b/>
            <w:bCs/>
          </w:rPr>
          <w:t xml:space="preserve">Estimation.</w:t>
        </w:r>
      </w:ins>
      <w:ins w:id="7" w:author="PR Preview" w:date="2026-01-01T00:00:00Z">
        <w:r>
          <w:t xml:space="preserve"> </w:t>
        </w:r>
      </w:ins>
      <w:hyperlink w:anchor="thm-mse-bias-variance">
        <w:ins w:id="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compares an estimator</w:t>
        </w:r>
      </w:ins>
      <w:ins w:id="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with a fixed parameter</w:t>
        </w:r>
      </w:ins>
      <w:ins w:id="14" w:author="PR Preview" w:date="2026-01-01T00:00:00Z">
        <w:r>
          <w:t xml:space="preserve"> </w:t>
        </w:r>
      </w:ins>
      <m:oMath>
        <m:r>
          <m:t>θ</m:t>
        </m:r>
      </m:oMath>
      <w:ins w:id="15" w:author="PR Preview" w:date="2026-01-01T00:00:00Z">
        <w:r>
          <w:t xml:space="preserve">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target is a constant, so the expected squared error is squared bias plus variance, with no other term.</w:t>
        </w:r>
      </w:ins>
    </w:p>
    <w:p>
      <w:pPr>
        <w:pStyle w:val="Compact"/>
        <w:numPr>
          <w:ilvl w:val="0"/>
          <w:numId w:val="1002"/>
        </w:numPr>
      </w:pPr>
      <w:ins w:id="18" w:author="PR Preview" w:date="2026-01-01T00:00:00Z">
        <w:r>
          <w:rPr>
            <w:b/>
            <w:bCs/>
          </w:rPr>
          <w:t xml:space="preserve">Prediction.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target is a new outcome, which is itself random.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model validation notes prove that</w:t>
        </w:r>
      </w:ins>
      <w:ins w:id="23" w:author="PR Preview" w:date="2026-01-01T00:00:00Z">
        <w:r>
          <w:t xml:space="preserve"> </w:t>
        </w:r>
      </w:ins>
      <w:hyperlink r:id="rId84">
        <w:ins w:id="24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equals squared bias plus variance plus the noise variance,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</w:t>
        </w:r>
      </w:ins>
      <w:ins w:id="29" w:author="PR Preview" w:date="2026-01-01T00:00:00Z">
        <w:r>
          <w:t xml:space="preserve"> </w:t>
        </w:r>
      </w:ins>
      <w:hyperlink r:id="rId85">
        <w:ins w:id="30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that outcome.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No choice of prediction can remove the extra term.</w:t>
        </w:r>
      </w:ins>
    </w:p>
    <w:bookmarkEnd w:id="86"/>
    <w:bookmarkStart w:id="88" w:name="exm-mse-sample-mean"/>
    <w:p>
      <w:pPr>
        <w:pStyle w:val="FirstParagraph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del w:id="35" w:author="PR Preview" w:date="2026-01-01T00:00:00Z">
        <w:r>
          <w:rPr>
            <w:i/>
            <w:iCs/>
          </w:rPr>
          <w:delText xml:space="preserve">Remark 3</w:delText>
        </w:r>
      </w:del>
      <w:del w:id="36" w:author="PR Preview" w:date="2026-01-01T00:00:00Z">
        <w:r>
          <w:delText xml:space="preserve"> (Units of the root mean squared error). </w:delText>
        </w:r>
      </w:del>
      <w:del w:id="37" w:author="PR Preview" w:date="2026-01-01T00:00:00Z">
        <w:r>
          <w:delText xml:space="preserve">The root mean squared error has the same units as the estimand.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4</w:t>
        </w:r>
      </w:ins>
      <w:ins w:id="39" w:author="PR Preview" w:date="2026-01-01T00:00:00Z">
        <w:r>
          <w:t xml:space="preserve"> (Units of the root mean squared error). </w:t>
        </w:r>
      </w:ins>
      <w:ins w:id="40" w:author="PR Preview" w:date="2026-01-01T00:00:00Z">
        <w:r>
          <w:t xml:space="preserve">The root mean squared error has the same units as the estimand.</w:t>
        </w:r>
      </w:ins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del w:id="41" w:author="PR Preview" w:date="2026-01-01T00:00:00Z">
        <w:r>
          <w:rPr>
            <w:i/>
            <w:iCs/>
          </w:rPr>
          <w:delText xml:space="preserve">Remark 4</w:delText>
        </w:r>
      </w:del>
      <w:del w:id="42" w:author="PR Preview" w:date="2026-01-01T00:00:00Z">
        <w:r>
          <w:delText xml:space="preserve"> (The name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“standard error”</w:delText>
        </w:r>
      </w:del>
      <w:del w:id="45" w:author="PR Preview" w:date="2026-01-01T00:00:00Z">
        <w:r>
          <w:delText xml:space="preserve">). </w:delText>
        </w:r>
      </w:del>
      <w:del w:id="46" w:author="PR Preview" w:date="2026-01-01T00:00:00Z">
        <w:r>
          <w:delText xml:space="preserve">“Standard error”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a confusing name in two ways.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It is defined through the estimator’s own spread,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not through the</w:delText>
        </w:r>
      </w:del>
      <w:del w:id="53" w:author="PR Preview" w:date="2026-01-01T00:00:00Z">
        <w:r>
          <w:delText xml:space="preserve"> </w:delText>
        </w:r>
      </w:del>
      <w:hyperlink w:anchor="def-estimation-error">
        <w:del w:id="5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(although</w:delText>
        </w:r>
      </w:del>
      <w:del w:id="57" w:author="PR Preview" w:date="2026-01-01T00:00:00Z">
        <w:r>
          <w:delText xml:space="preserve"> </w:delText>
        </w:r>
      </w:del>
      <w:hyperlink w:anchor="thm-se-error-sd">
        <w:del w:id="5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shows that the two spreads are equal).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It is also a synonym for the standard deviation of an estimator,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 it can look redundant.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 name persists because standard errors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are the building blocks of p-values and confidence intervals,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ins w:id="71" w:author="PR Preview" w:date="2026-01-01T00:00:00Z">
        <w:r>
          <w:rPr>
            <w:i/>
            <w:iCs/>
          </w:rPr>
          <w:t xml:space="preserve">Remark 5</w:t>
        </w:r>
      </w:ins>
      <w:ins w:id="72" w:author="PR Preview" w:date="2026-01-01T00:00:00Z">
        <w:r>
          <w:t xml:space="preserve"> (The name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“standard error”</w:t>
        </w:r>
      </w:ins>
      <w:ins w:id="75" w:author="PR Preview" w:date="2026-01-01T00:00:00Z">
        <w:r>
          <w:t xml:space="preserve">). </w:t>
        </w:r>
      </w:ins>
      <w:ins w:id="76" w:author="PR Preview" w:date="2026-01-01T00:00:00Z">
        <w:r>
          <w:t xml:space="preserve">“Standard error”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confusing name in two ways.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It is defined through the estimator’s own spread,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not through the</w:t>
        </w:r>
      </w:ins>
      <w:ins w:id="83" w:author="PR Preview" w:date="2026-01-01T00:00:00Z">
        <w:r>
          <w:t xml:space="preserve"> </w:t>
        </w:r>
      </w:ins>
      <w:hyperlink w:anchor="def-estimation-error">
        <w:ins w:id="8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(although</w:t>
        </w:r>
      </w:ins>
      <w:ins w:id="87" w:author="PR Preview" w:date="2026-01-01T00:00:00Z">
        <w:r>
          <w:t xml:space="preserve"> </w:t>
        </w:r>
      </w:ins>
      <w:hyperlink w:anchor="thm-se-error-sd">
        <w:ins w:id="8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shows that the two spreads are equal).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 is also a synonym for the standard deviation of an estimator,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so it can look redundant.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name persists because standard errors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are the building blocks of p-values and confidence intervals,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 they come up often enough to deserve their own name.</w:t>
        </w:r>
      </w:ins>
    </w:p>
    <w:bookmarkEnd w:id="116"/>
    <w:bookmarkStart w:id="11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0"/>
    <w:bookmarkStart w:id="13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2"/>
    <w:bookmarkStart w:id="13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4"/>
    <w:bookmarkStart w:id="136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5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8" Type="http://schemas.openxmlformats.org/officeDocument/2006/relationships/hyperlink" Target="https://doi.org/10.1007/978-1-4419-0118-7" TargetMode="External"/><Relationship Id="rId131" Type="http://schemas.openxmlformats.org/officeDocument/2006/relationships/hyperlink" Target="https://doi.org/10.1186/s41687-020-00218-5" TargetMode="External"/><Relationship Id="rId13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5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85" Type="http://schemas.openxmlformats.org/officeDocument/2006/relationships/hyperlink" Target="model-validation.qmd#def-irreducible-error" TargetMode="External"/><Relationship Id="rId84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8" Type="http://schemas.openxmlformats.org/officeDocument/2006/relationships/hyperlink" Target="https://doi.org/10.1007/978-1-4419-0118-7" TargetMode="External"/><Relationship Id="rId131" Type="http://schemas.openxmlformats.org/officeDocument/2006/relationships/hyperlink" Target="https://doi.org/10.1186/s41687-020-00218-5" TargetMode="External"/><Relationship Id="rId13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5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85" Type="http://schemas.openxmlformats.org/officeDocument/2006/relationships/hyperlink" Target="model-validation.qmd#def-irreducible-error" TargetMode="External"/><Relationship Id="rId84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2026-10-15T01:15:41Z</dcterms:created>
  <dcterms:modified xsi:type="dcterms:W3CDTF">2026-10-15T01:15:41Z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