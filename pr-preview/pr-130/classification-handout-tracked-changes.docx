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del w:id="3" w:author="PR Preview" w:date="2026-01-01T00:00:00Z">
        <w:r>
          <w:delText xml:space="preserve">In the binary case (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4" w:author="PR Preview" w:date="2026-01-01T00:00:00Z">
        <w:r>
          <w:delText xml:space="preserve">),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 two classes are often labeled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“positive”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“negative”</w:delText>
        </w:r>
      </w:del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“diseased”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“healthy”</w:delText>
        </w:r>
      </w:del>
      <w:del w:id="22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ins w:id="23" w:author="PR Preview" w:date="2026-01-01T00:00:00Z">
        <w:r>
          <w:rPr>
            <w:i/>
            <w:iCs/>
          </w:rPr>
          <w:t xml:space="preserve">Remark 1</w:t>
        </w:r>
      </w:ins>
      <w:ins w:id="24" w:author="PR Preview" w:date="2026-01-01T00:00:00Z">
        <w:r>
          <w:t xml:space="preserve"> (Labels in binary classification). </w:t>
        </w:r>
      </w:ins>
      <w:ins w:id="25" w:author="PR Preview" w:date="2026-01-01T00:00:00Z">
        <w:r>
          <w:t xml:space="preserve">In the binary case (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26" w:author="PR Preview" w:date="2026-01-01T00:00:00Z">
        <w:r>
          <w:t xml:space="preserve">),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two classes are often labeled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“positive”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“negative”</w:t>
        </w:r>
      </w:ins>
      <w:ins w:id="35" w:author="PR Preview" w:date="2026-01-01T00:00:00Z">
        <w:r>
          <w:t xml:space="preserve">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or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“diseased”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“healthy”</w:t>
        </w:r>
      </w:ins>
      <w:ins w:id="44" w:author="PR Preview" w:date="2026-01-01T00:00:00Z">
        <w:r>
          <w:t xml:space="preserve">.</w:t>
        </w:r>
      </w:ins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del w:id="45" w:author="PR Preview" w:date="2026-01-01T00:00:00Z">
        <w:r>
          <w:rPr>
            <w:i/>
            <w:iCs/>
          </w:rPr>
          <w:delText xml:space="preserve">Remark 1</w:delText>
        </w:r>
      </w:del>
      <w:del w:id="46" w:author="PR Preview" w:date="2026-01-01T00:00:00Z">
        <w:r>
          <w:delText xml:space="preserve"> (The PPV depends on the population, not only on the test). </w:delText>
        </w:r>
      </w:del>
      <w:del w:id="47" w:author="PR Preview" w:date="2026-01-01T00:00:00Z">
        <w:r>
          <w:delText xml:space="preserve">The sensitivity and specificity describe the test’s performance in a specified setting,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and may differ across settings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(for example, with the case mix of the people tested or the threshold used to call a result positive),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but the ratio</w:delText>
        </w:r>
      </w:del>
      <w:del w:id="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in</w:delText>
        </w:r>
      </w:del>
      <w:del w:id="57" w:author="PR Preview" w:date="2026-01-01T00:00:00Z">
        <w:r>
          <w:delText xml:space="preserve"> </w:delText>
        </w:r>
      </w:del>
      <w:hyperlink w:anchor="thm-ppv-sens-spec-prev">
        <w:del w:id="5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describes the population being tested.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When the disease is rare, that ratio is large,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so even a small false positive rate can make the PPV low,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as</w:delText>
        </w:r>
      </w:del>
      <w:del w:id="67" w:author="PR Preview" w:date="2026-01-01T00:00:00Z">
        <w:r>
          <w:delText xml:space="preserve"> </w:delText>
        </w:r>
      </w:del>
      <w:hyperlink w:anchor="exm-ppv-sens-spec-prev">
        <w:del w:id="6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shows.</w:delText>
        </w:r>
      </w:del>
    </w:p>
    <w:p>
      <w:pPr>
        <w:pStyle w:val="BodyText"/>
      </w:pPr>
      <w:ins w:id="71" w:author="PR Preview" w:date="2026-01-01T00:00:00Z">
        <w:r>
          <w:rPr>
            <w:i/>
            <w:iCs/>
          </w:rPr>
          <w:t xml:space="preserve">Remark 2</w:t>
        </w:r>
      </w:ins>
      <w:ins w:id="72" w:author="PR Preview" w:date="2026-01-01T00:00:00Z">
        <w:r>
          <w:t xml:space="preserve"> (The PPV depends on the population, not only on the test). </w:t>
        </w:r>
      </w:ins>
      <w:ins w:id="73" w:author="PR Preview" w:date="2026-01-01T00:00:00Z">
        <w:r>
          <w:t xml:space="preserve">The sensitivity and specificity describe the test’s performance in a specified setting,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may differ across settings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(for example, with the case mix of the people tested or the threshold used to call a result positive),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but the ratio</w:t>
        </w:r>
      </w:ins>
      <w:ins w:id="8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</w:t>
        </w:r>
      </w:ins>
      <w:ins w:id="83" w:author="PR Preview" w:date="2026-01-01T00:00:00Z">
        <w:r>
          <w:t xml:space="preserve"> </w:t>
        </w:r>
      </w:ins>
      <w:hyperlink w:anchor="thm-ppv-sens-spec-prev">
        <w:ins w:id="8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describes the population being tested.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When the disease is rare, that ratio is large,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even a small false positive rate can make the PPV low,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as</w:t>
        </w:r>
      </w:ins>
      <w:ins w:id="93" w:author="PR Preview" w:date="2026-01-01T00:00:00Z">
        <w:r>
          <w:t xml:space="preserve"> </w:t>
        </w:r>
      </w:ins>
      <w:hyperlink w:anchor="exm-ppv-sens-spec-prev">
        <w:ins w:id="9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shows.</w:t>
        </w:r>
      </w:ins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2026-10-14T04:34:25Z</dcterms:created>
  <dcterms:modified xsi:type="dcterms:W3CDTF">2026-10-14T04:34:25Z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