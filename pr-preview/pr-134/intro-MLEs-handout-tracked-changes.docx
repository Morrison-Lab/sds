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del w:id="3" w:author="PR Preview" w:date="2026-01-01T00:00:00Z">
        <w:r>
          <w:delText xml:space="preserve">It is a function of the parameter alone,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so it is the quantity that the</w:delText>
        </w:r>
      </w:del>
      <w:del w:id="6" w:author="PR Preview" w:date="2026-01-01T00:00:00Z">
        <w:r>
          <w:delText xml:space="preserve"> </w:delText>
        </w:r>
      </w:del>
      <w:hyperlink w:anchor="def-oinf">
        <w:del w:id="7" w:author="PR Preview" w:date="2026-01-01T00:00:00Z">
          <w:r>
            <w:rPr>
              <w:rStyle w:val="Hyperlink"/>
            </w:rPr>
            <w:delText xml:space="preserve">observed information</w:delText>
          </w:r>
        </w:del>
      </w:hyperlink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estimates from one data set.</w:delText>
        </w:r>
      </w:del>
    </w:p>
    <w:p>
      <w:pPr>
        <w:pStyle w:val="BodyText"/>
      </w:pPr>
      <w:del w:id="10" w:author="PR Preview" w:date="2026-01-01T00:00:00Z">
        <w:r>
          <w:rPr>
            <w:b/>
            <w:bCs/>
          </w:rPr>
          <w:delText xml:space="preserve">Definition 11 (Observed information matrix)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The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rPr>
            <w:b/>
            <w:bCs/>
          </w:rPr>
          <w:delText xml:space="preserve">observed information matrix</w:delText>
        </w:r>
      </w:del>
      <w:del w:id="15" w:author="PR Preview" w:date="2026-01-01T00:00:00Z">
        <w:r>
          <w:delText xml:space="preserve">, written</w:delText>
        </w:r>
      </w:del>
      <w:del w:id="16" w:author="PR Preview" w:date="2026-01-01T00:00:00Z">
        <w:r>
          <w:delText xml:space="preserve"> </w:delText>
        </w:r>
      </w:del>
      <m:oMath>
        <m:r>
          <m:t>I</m:t>
        </m:r>
      </m:oMath>
      <w:del w:id="17" w:author="PR Preview" w:date="2026-01-01T00:00:00Z">
        <w:r>
          <w:delText xml:space="preserve">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is the negative of the</w:delText>
        </w:r>
      </w:del>
      <w:del w:id="20" w:author="PR Preview" w:date="2026-01-01T00:00:00Z">
        <w:r>
          <w:delText xml:space="preserve"> </w:delText>
        </w:r>
      </w:del>
      <w:hyperlink w:anchor="def-hessian">
        <w:del w:id="21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of the log-likelihood,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evaluated at the observed data.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It is the sample counterpart of the</w:delText>
        </w:r>
      </w:del>
      <w:del w:id="28" w:author="PR Preview" w:date="2026-01-01T00:00:00Z">
        <w:r>
          <w:delText xml:space="preserve"> </w:delText>
        </w:r>
      </w:del>
      <w:hyperlink w:anchor="def-einf">
        <w:del w:id="29" w:author="PR Preview" w:date="2026-01-01T00:00:00Z">
          <w:r>
            <w:rPr>
              <w:rStyle w:val="Hyperlink"/>
            </w:rPr>
            <w:delText xml:space="preserve">expected information</w:delText>
          </w:r>
        </w:del>
      </w:hyperlink>
      <w:del w:id="30" w:author="PR Preview" w:date="2026-01-01T00:00:00Z">
        <w:r>
          <w:delText xml:space="preserve">,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which averages the same quantity over possible data sets:</w:delText>
        </w:r>
      </w:del>
    </w:p>
    <w:p>
      <w:pPr>
        <w:pStyle w:val="BodyText"/>
      </w:pPr>
      <w:bookmarkStart w:id="83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ins w:id="33" w:author="PR Preview" w:date="2026-01-01T00:00:00Z">
        <w:r>
          <w:rPr>
            <w:i/>
            <w:iCs/>
          </w:rPr>
          <w:t xml:space="preserve">Remark 3</w:t>
        </w:r>
      </w:ins>
      <w:ins w:id="34" w:author="PR Preview" w:date="2026-01-01T00:00:00Z">
        <w:r>
          <w:t xml:space="preserve"> (The expected information is a function of the parameter alone). </w:t>
        </w:r>
      </w:ins>
      <w:ins w:id="35" w:author="PR Preview" w:date="2026-01-01T00:00:00Z">
        <w:r>
          <w:t xml:space="preserve">The expected information is a function of the parameter alone,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so it is the quantity that the</w:t>
        </w:r>
      </w:ins>
      <w:ins w:id="38" w:author="PR Preview" w:date="2026-01-01T00:00:00Z">
        <w:r>
          <w:t xml:space="preserve"> </w:t>
        </w:r>
      </w:ins>
      <w:hyperlink w:anchor="def-oinf">
        <w:ins w:id="39" w:author="PR Preview" w:date="2026-01-01T00:00:00Z">
          <w:r>
            <w:rPr>
              <w:rStyle w:val="Hyperlink"/>
            </w:rPr>
            <w:t xml:space="preserve">observed information</w:t>
          </w:r>
        </w:ins>
      </w:hyperlink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estimates from one data set.</w:t>
        </w:r>
      </w:ins>
    </w:p>
    <w:bookmarkEnd w:id="83"/>
    <w:bookmarkStart w:id="85" w:name="def-oinf"/>
    <w:p>
      <w:pPr>
        <w:pStyle w:val="BodyText"/>
      </w:pPr>
      <w:ins w:id="42" w:author="PR Preview" w:date="2026-01-01T00:00:00Z">
        <w:r>
          <w:rPr>
            <w:b/>
            <w:bCs/>
          </w:rPr>
          <w:t xml:space="preserve">Definition 11 (Observed information matrix)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The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rPr>
            <w:b/>
            <w:bCs/>
          </w:rPr>
          <w:t xml:space="preserve">observed information matrix</w:t>
        </w:r>
      </w:ins>
      <w:ins w:id="47" w:author="PR Preview" w:date="2026-01-01T00:00:00Z">
        <w:r>
          <w:t xml:space="preserve">, written</w:t>
        </w:r>
      </w:ins>
      <w:ins w:id="48" w:author="PR Preview" w:date="2026-01-01T00:00:00Z">
        <w:r>
          <w:t xml:space="preserve"> </w:t>
        </w:r>
      </w:ins>
      <m:oMath>
        <m:r>
          <m:t>I</m:t>
        </m:r>
      </m:oMath>
      <w:ins w:id="49" w:author="PR Preview" w:date="2026-01-01T00:00:00Z">
        <w:r>
          <w:t xml:space="preserve">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is the negative of the</w:t>
        </w:r>
      </w:ins>
      <w:ins w:id="52" w:author="PR Preview" w:date="2026-01-01T00:00:00Z">
        <w:r>
          <w:t xml:space="preserve"> </w:t>
        </w:r>
      </w:ins>
      <w:hyperlink w:anchor="def-hessian">
        <w:ins w:id="53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of the log-likelihood,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evaluated at the observed data:</w:t>
        </w:r>
      </w:ins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ins w:id="58" w:author="PR Preview" w:date="2026-01-01T00:00:00Z">
        <w:r>
          <w:rPr>
            <w:i/>
            <w:iCs/>
          </w:rPr>
          <w:t xml:space="preserve">Remark 4</w:t>
        </w:r>
      </w:ins>
      <w:ins w:id="59" w:author="PR Preview" w:date="2026-01-01T00:00:00Z">
        <w:r>
          <w:t xml:space="preserve"> (The observed information is the sample counterpart of the expected information). </w:t>
        </w:r>
      </w:ins>
      <w:ins w:id="60" w:author="PR Preview" w:date="2026-01-01T00:00:00Z">
        <w:r>
          <w:t xml:space="preserve">The observed information matrix is the sample counterpart of the</w:t>
        </w:r>
      </w:ins>
      <w:ins w:id="61" w:author="PR Preview" w:date="2026-01-01T00:00:00Z">
        <w:r>
          <w:t xml:space="preserve"> </w:t>
        </w:r>
      </w:ins>
      <w:hyperlink w:anchor="def-einf">
        <w:ins w:id="62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63" w:author="PR Preview" w:date="2026-01-01T00:00:00Z">
        <w:r>
          <w:t xml:space="preserve">,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which averages the same quantity over possible data sets.</w:t>
        </w:r>
      </w:ins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del w:id="66" w:author="PR Preview" w:date="2026-01-01T00:00:00Z">
        <w:r>
          <w:rPr>
            <w:i/>
            <w:iCs/>
          </w:rPr>
          <w:delText xml:space="preserve">Remark 3</w:delText>
        </w:r>
      </w:del>
      <w:del w:id="67" w:author="PR Preview" w:date="2026-01-01T00:00:00Z">
        <w:r>
          <w:delText xml:space="preserve"> (Consistent roots and global maximizers). </w:delText>
        </w:r>
      </w:del>
      <w:del w:id="68" w:author="PR Preview" w:date="2026-01-01T00:00:00Z">
        <w:r>
          <w:delText xml:space="preserve">These conditions guarantee a consistent root of the score equation;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that root is the global maximizer of the likelihood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under further conditions,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for example when the log-likelihood is strictly concave,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as for Poisson data, whose Hessian is negative for every</w:delText>
        </w:r>
      </w:del>
      <w:del w:id="77" w:author="PR Preview" w:date="2026-01-01T00:00:00Z">
        <w:r>
          <w:delText xml:space="preserve"> </w:delText>
        </w:r>
      </w:del>
      <m:oMath>
        <m:r>
          <m:t>λ</m:t>
        </m:r>
      </m:oMath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(</w:delText>
        </w:r>
      </w:del>
      <w:hyperlink w:anchor="exm-information-poisson">
        <w:del w:id="80" w:author="PR Preview" w:date="2026-01-01T00:00:00Z">
          <w:r>
            <w:rPr>
              <w:rStyle w:val="Hyperlink"/>
            </w:rPr>
            <w:delText xml:space="preserve">Example 5</w:delText>
          </w:r>
        </w:del>
      </w:hyperlink>
      <w:del w:id="81" w:author="PR Preview" w:date="2026-01-01T00:00:00Z">
        <w:r>
          <w:delText xml:space="preserve">).</w:delText>
        </w:r>
      </w:del>
    </w:p>
    <w:p>
      <w:pPr>
        <w:pStyle w:val="BodyText"/>
      </w:pPr>
      <w:ins w:id="82" w:author="PR Preview" w:date="2026-01-01T00:00:00Z">
        <w:r>
          <w:rPr>
            <w:i/>
            <w:iCs/>
          </w:rPr>
          <w:t xml:space="preserve">Remark 5</w:t>
        </w:r>
      </w:ins>
      <w:ins w:id="83" w:author="PR Preview" w:date="2026-01-01T00:00:00Z">
        <w:r>
          <w:t xml:space="preserve"> (Consistent roots and global maximizers). </w:t>
        </w:r>
      </w:ins>
      <w:ins w:id="84" w:author="PR Preview" w:date="2026-01-01T00:00:00Z">
        <w:r>
          <w:t xml:space="preserve">These conditions guarantee a consistent root of the score equation;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that root is the global maximizer of the likelihood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under further conditions,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for example when the log-likelihood is strictly concave,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as for Poisson data, whose Hessian is negative for every</w:t>
        </w:r>
      </w:ins>
      <w:ins w:id="93" w:author="PR Preview" w:date="2026-01-01T00:00:00Z">
        <w:r>
          <w:t xml:space="preserve"> </w:t>
        </w:r>
      </w:ins>
      <m:oMath>
        <m:r>
          <m:t>λ</m:t>
        </m:r>
      </m:oMath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(</w:t>
        </w:r>
      </w:ins>
      <w:hyperlink w:anchor="exm-information-poisson">
        <w:ins w:id="96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97" w:author="PR Preview" w:date="2026-01-01T00:00:00Z">
        <w:r>
          <w:t xml:space="preserve">).</w:t>
        </w:r>
      </w:ins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del w:id="98" w:author="PR Preview" w:date="2026-01-01T00:00:00Z">
        <w:r>
          <w:rPr>
            <w:i/>
            <w:iCs/>
          </w:rPr>
          <w:delText xml:space="preserve">Remark 4</w:delText>
        </w:r>
      </w:del>
      <w:del w:id="99" w:author="PR Preview" w:date="2026-01-01T00:00:00Z">
        <w:r>
          <w:delText xml:space="preserve"> (Observed versus expected information). </w:delText>
        </w:r>
      </w:del>
      <w:del w:id="100" w:author="PR Preview" w:date="2026-01-01T00:00:00Z">
        <w:r>
          <w:delText xml:space="preserve">Using the observed information is often more convenient,</w:delText>
        </w:r>
      </w:del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and there are settings where it is provably better by some criteria</w:delText>
        </w:r>
      </w:del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(Efron and Hinkley 1978)</w:delText>
        </w:r>
      </w:del>
      <w:del w:id="105" w:author="PR Preview" w:date="2026-01-01T00:00:00Z">
        <w:r>
          <w:delText xml:space="preserve">.</w:delText>
        </w:r>
      </w:del>
    </w:p>
    <w:p>
      <w:pPr>
        <w:pStyle w:val="BodyText"/>
      </w:pPr>
      <w:ins w:id="106" w:author="PR Preview" w:date="2026-01-01T00:00:00Z">
        <w:r>
          <w:rPr>
            <w:i/>
            <w:iCs/>
          </w:rPr>
          <w:t xml:space="preserve">Remark 6</w:t>
        </w:r>
      </w:ins>
      <w:ins w:id="107" w:author="PR Preview" w:date="2026-01-01T00:00:00Z">
        <w:r>
          <w:t xml:space="preserve"> (Observed versus expected information). </w:t>
        </w:r>
      </w:ins>
      <w:ins w:id="108" w:author="PR Preview" w:date="2026-01-01T00:00:00Z">
        <w:r>
          <w:t xml:space="preserve">Using the observed information is often more convenient,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and there are settings where it is provably better by some criteria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(Efron and Hinkley 1978)</w:t>
        </w:r>
      </w:ins>
      <w:ins w:id="113" w:author="PR Preview" w:date="2026-01-01T00:00:00Z">
        <w:r>
          <w:t xml:space="preserve">.</w:t>
        </w:r>
      </w:ins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del w:id="114" w:author="PR Preview" w:date="2026-01-01T00:00:00Z">
        <w:r>
          <w:delText xml:space="preserve">which, by</w:delText>
        </w:r>
      </w:del>
      <w:del w:id="115" w:author="PR Preview" w:date="2026-01-01T00:00:00Z">
        <w:r>
          <w:delText xml:space="preserve"> </w:delText>
        </w:r>
      </w:del>
      <w:hyperlink w:anchor="thm-dist-mle">
        <w:del w:id="116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17" w:author="PR Preview" w:date="2026-01-01T00:00:00Z">
        <w:r>
          <w:delText xml:space="preserve">, has approximately a standard Gaussian distribution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under</w:delText>
        </w:r>
      </w:del>
      <w:del w:id="120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in large samples.</w:delText>
        </w:r>
      </w:del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For</w:delText>
        </w:r>
      </w:del>
      <w:del w:id="125" w:author="PR Preview" w:date="2026-01-01T00:00:00Z">
        <w:r>
          <w:delText xml:space="preserve"> </w:delText>
        </w:r>
      </w:del>
      <m:oMath>
        <m:r>
          <m:t>q</m:t>
        </m:r>
      </m:oMath>
      <w:del w:id="126" w:author="PR Preview" w:date="2026-01-01T00:00:00Z">
        <w:r>
          <w:delText xml:space="preserve"> </w:delText>
        </w:r>
      </w:del>
      <w:del w:id="127" w:author="PR Preview" w:date="2026-01-01T00:00:00Z">
        <w:r>
          <w:delText xml:space="preserve">constraints</w:delText>
        </w:r>
      </w:del>
      <w:del w:id="128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del w:id="129" w:author="PR Preview" w:date="2026-01-01T00:00:00Z">
        <w:r>
          <w:delText xml:space="preserve"> </w:delText>
        </w:r>
      </w:del>
      <w:del w:id="130" w:author="PR Preview" w:date="2026-01-01T00:00:00Z">
        <w:r>
          <w:delText xml:space="preserve">on a</w:delText>
        </w:r>
      </w:del>
      <w:del w:id="131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subvector,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the Wald statistic is</w:delText>
        </w:r>
      </w:del>
      <w:del w:id="136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del w:id="137" w:author="PR Preview" w:date="2026-01-01T00:00:00Z">
        <w:r>
          <w:delText xml:space="preserve">,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where</w:delText>
        </w:r>
      </w:del>
      <w:del w:id="14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del w:id="141" w:author="PR Preview" w:date="2026-01-01T00:00:00Z">
        <w:r>
          <w:delText xml:space="preserve"> </w:delText>
        </w:r>
      </w:del>
      <w:del w:id="142" w:author="PR Preview" w:date="2026-01-01T00:00:00Z">
        <w:r>
          <w:delText xml:space="preserve">is the corresponding</w:delText>
        </w:r>
      </w:del>
      <w:del w:id="143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q</m:t>
        </m:r>
      </m:oMath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block of</w:delText>
        </w:r>
      </w:del>
      <w:del w:id="146" w:author="PR Preview" w:date="2026-01-01T00:00:00Z">
        <w:r>
          <w:delText xml:space="preserve"> </w:delText>
        </w:r>
      </w:del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del w:id="147" w:author="PR Preview" w:date="2026-01-01T00:00:00Z">
        <w:r>
          <w:delText xml:space="preserve">;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it has approximately a</w:delText>
        </w:r>
      </w:del>
      <w:del w:id="150" w:author="PR Preview" w:date="2026-01-01T00:00:00Z">
        <w:r>
          <w:delText xml:space="preserve"> </w:delText>
        </w:r>
      </w:del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distribution under</w:delText>
        </w:r>
      </w:del>
      <w:del w:id="153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54" w:author="PR Preview" w:date="2026-01-01T00:00:00Z">
        <w:r>
          <w:delText xml:space="preserve">.</w:delText>
        </w:r>
      </w:del>
    </w:p>
    <w:p>
      <w:pPr>
        <w:pStyle w:val="FirstParagraph"/>
      </w:pPr>
      <w:ins w:id="155" w:author="PR Preview" w:date="2026-01-01T00:00:00Z">
        <w:r>
          <w:rPr>
            <w:b/>
            <w:bCs/>
          </w:rPr>
          <w:t xml:space="preserve">Definition 14 (Wald statistic for several constraints)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For</w:t>
        </w:r>
      </w:ins>
      <w:ins w:id="158" w:author="PR Preview" w:date="2026-01-01T00:00:00Z">
        <w:r>
          <w:t xml:space="preserve"> </w:t>
        </w:r>
      </w:ins>
      <m:oMath>
        <m:r>
          <m:t>q</m:t>
        </m:r>
      </m:oMath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constraints</w:t>
        </w:r>
      </w:ins>
      <w:ins w:id="161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on a</w:t>
        </w:r>
      </w:ins>
      <w:ins w:id="164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subvector,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the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rPr>
            <w:b/>
            <w:bCs/>
          </w:rPr>
          <w:t xml:space="preserve">Wald statistic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is</w:t>
        </w:r>
      </w:ins>
      <w:ins w:id="173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ins w:id="174" w:author="PR Preview" w:date="2026-01-01T00:00:00Z">
        <w:r>
          <w:t xml:space="preserve">,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where</w:t>
        </w:r>
      </w:ins>
      <w:ins w:id="17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is the corresponding</w:t>
        </w:r>
      </w:ins>
      <w:ins w:id="180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q</m:t>
        </m:r>
      </m:oMath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block of</w:t>
        </w:r>
      </w:ins>
      <w:ins w:id="183" w:author="PR Preview" w:date="2026-01-01T00:00:00Z">
        <w:r>
          <w:t xml:space="preserve"> </w:t>
        </w:r>
      </w:ins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ins w:id="184" w:author="PR Preview" w:date="2026-01-01T00:00:00Z">
        <w:r>
          <w:t xml:space="preserve">.</w:t>
        </w:r>
      </w:ins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ins w:id="185" w:author="PR Preview" w:date="2026-01-01T00:00:00Z">
        <w:r>
          <w:rPr>
            <w:i/>
            <w:iCs/>
          </w:rPr>
          <w:t xml:space="preserve">Remark 7</w:t>
        </w:r>
      </w:ins>
      <w:ins w:id="186" w:author="PR Preview" w:date="2026-01-01T00:00:00Z">
        <w:r>
          <w:t xml:space="preserve"> (Null distributions of the Wald statistics). </w:t>
        </w:r>
      </w:ins>
      <w:ins w:id="187" w:author="PR Preview" w:date="2026-01-01T00:00:00Z">
        <w:r>
          <w:t xml:space="preserve">By</w:t>
        </w:r>
      </w:ins>
      <w:ins w:id="188" w:author="PR Preview" w:date="2026-01-01T00:00:00Z">
        <w:r>
          <w:t xml:space="preserve"> </w:t>
        </w:r>
      </w:ins>
      <w:hyperlink w:anchor="thm-dist-mle">
        <w:ins w:id="189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90" w:author="PR Preview" w:date="2026-01-01T00:00:00Z">
        <w:r>
          <w:t xml:space="preserve">, the statistic</w:t>
        </w:r>
      </w:ins>
      <w:ins w:id="191" w:author="PR Preview" w:date="2026-01-01T00:00:00Z">
        <w:r>
          <w:t xml:space="preserve"> </w:t>
        </w:r>
      </w:ins>
      <m:oMath>
        <m:r>
          <m:t>Z</m:t>
        </m:r>
      </m:oMath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of the</w:t>
        </w:r>
      </w:ins>
      <w:ins w:id="194" w:author="PR Preview" w:date="2026-01-01T00:00:00Z">
        <w:r>
          <w:t xml:space="preserve"> </w:t>
        </w:r>
      </w:ins>
      <w:hyperlink w:anchor="def-wald-test">
        <w:ins w:id="195" w:author="PR Preview" w:date="2026-01-01T00:00:00Z">
          <w:r>
            <w:rPr>
              <w:rStyle w:val="Hyperlink"/>
            </w:rPr>
            <w:t xml:space="preserve">Wald test</w:t>
          </w:r>
        </w:ins>
      </w:hyperlink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has approximately a standard Gaussian distribution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under</w:t>
        </w:r>
      </w:ins>
      <w:ins w:id="20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in large samples.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The Wald statistic for</w:t>
        </w:r>
      </w:ins>
      <w:ins w:id="205" w:author="PR Preview" w:date="2026-01-01T00:00:00Z">
        <w:r>
          <w:t xml:space="preserve"> </w:t>
        </w:r>
      </w:ins>
      <m:oMath>
        <m:r>
          <m:t>q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constraints (</w:t>
        </w:r>
      </w:ins>
      <w:hyperlink w:anchor="def-wald-statistic-q">
        <w:ins w:id="208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209" w:author="PR Preview" w:date="2026-01-01T00:00:00Z">
        <w:r>
          <w:t xml:space="preserve">)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has approximately a</w:t>
        </w:r>
      </w:ins>
      <w:ins w:id="212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distribution under</w:t>
        </w:r>
      </w:ins>
      <w:ins w:id="215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216" w:author="PR Preview" w:date="2026-01-01T00:00:00Z">
        <w:r>
          <w:t xml:space="preserve">.</w:t>
        </w:r>
      </w:ins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del w:id="217" w:author="PR Preview" w:date="2026-01-01T00:00:00Z">
        <w:r>
          <w:rPr>
            <w:b/>
            <w:bCs/>
          </w:rPr>
          <w:delText xml:space="preserve">Definition 14 (Likelihood ratio statistic)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Suppose a null hypothesis</w:delText>
        </w:r>
      </w:del>
      <w:del w:id="220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imposes</w:delText>
        </w:r>
      </w:del>
      <w:del w:id="223" w:author="PR Preview" w:date="2026-01-01T00:00:00Z">
        <w:r>
          <w:delText xml:space="preserve"> </w:delText>
        </w:r>
      </w:del>
      <m:oMath>
        <m:r>
          <m:t>q</m:t>
        </m:r>
      </m:oMath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constraints on the parameter vector</w:delText>
        </w:r>
      </w:del>
      <w:del w:id="22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θ</m:t>
            </m:r>
          </m:e>
        </m:acc>
      </m:oMath>
      <w:del w:id="227" w:author="PR Preview" w:date="2026-01-01T00:00:00Z">
        <w:r>
          <w:delText xml:space="preserve">.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Let</w:delText>
        </w:r>
      </w:del>
      <w:del w:id="230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be the unrestricted MLE</w:delText>
        </w:r>
      </w:del>
      <w:del w:id="233" w:author="PR Preview" w:date="2026-01-01T00:00:00Z">
        <w:r>
          <w:delText xml:space="preserve"> </w:delText>
        </w:r>
      </w:del>
      <w:del w:id="234" w:author="PR Preview" w:date="2026-01-01T00:00:00Z">
        <w:r>
          <w:delText xml:space="preserve">and</w:delText>
        </w:r>
      </w:del>
      <w:del w:id="23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the MLE under</w:delText>
        </w:r>
      </w:del>
      <w:del w:id="238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239" w:author="PR Preview" w:date="2026-01-01T00:00:00Z">
        <w:r>
          <w:delText xml:space="preserve">.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The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rPr>
            <w:b/>
            <w:bCs/>
          </w:rPr>
          <w:delText xml:space="preserve">likelihood ratio statistic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is</w:delText>
        </w:r>
      </w:del>
    </w:p>
    <w:p>
      <w:pPr>
        <w:pStyle w:val="FirstParagraph"/>
      </w:pPr>
      <w:ins w:id="246" w:author="PR Preview" w:date="2026-01-01T00:00:00Z">
        <w:r>
          <w:rPr>
            <w:b/>
            <w:bCs/>
          </w:rPr>
          <w:t xml:space="preserve">Definition 15 (Likelihood ratio statistic)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Suppose a null hypothesis</w:t>
        </w:r>
      </w:ins>
      <w:ins w:id="249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imposes</w:t>
        </w:r>
      </w:ins>
      <w:ins w:id="252" w:author="PR Preview" w:date="2026-01-01T00:00:00Z">
        <w:r>
          <w:t xml:space="preserve"> </w:t>
        </w:r>
      </w:ins>
      <m:oMath>
        <m:r>
          <m:t>q</m:t>
        </m:r>
      </m:oMath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constraints on the parameter vector</w:t>
        </w:r>
      </w:ins>
      <w:ins w:id="25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θ</m:t>
            </m:r>
          </m:e>
        </m:acc>
      </m:oMath>
      <w:ins w:id="256" w:author="PR Preview" w:date="2026-01-01T00:00:00Z">
        <w:r>
          <w:t xml:space="preserve">.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Let</w:t>
        </w:r>
      </w:ins>
      <w:ins w:id="25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be the unrestricted MLE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and</w:t>
        </w:r>
      </w:ins>
      <w:ins w:id="26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the MLE under</w:t>
        </w:r>
      </w:ins>
      <w:ins w:id="267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268" w:author="PR Preview" w:date="2026-01-01T00:00:00Z">
        <w:r>
          <w:t xml:space="preserve">.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The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rPr>
            <w:b/>
            <w:bCs/>
          </w:rPr>
          <w:t xml:space="preserve">likelihood ratio statistic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del w:id="275" w:author="PR Preview" w:date="2026-01-01T00:00:00Z">
        <w:r>
          <w:rPr>
            <w:i/>
            <w:iCs/>
          </w:rPr>
          <w:delText xml:space="preserve">Remark 5</w:delText>
        </w:r>
      </w:del>
      <w:del w:id="276" w:author="PR Preview" w:date="2026-01-01T00:00:00Z">
        <w:r>
          <w:delText xml:space="preserve"> (Wilks’ theorem for nested models). </w:delText>
        </w:r>
      </w:del>
      <w:del w:id="277" w:author="PR Preview" w:date="2026-01-01T00:00:00Z">
        <w:r>
          <w:delText xml:space="preserve">Equivalently, in terms of nested models: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delText xml:space="preserve">if a full model</w:delText>
        </w:r>
      </w:del>
      <w:del w:id="280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1</m:t>
            </m:r>
          </m:sub>
        </m:sSub>
      </m:oMath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has</w:delText>
        </w:r>
      </w:del>
      <w:del w:id="283" w:author="PR Preview" w:date="2026-01-01T00:00:00Z">
        <w:r>
          <w:delText xml:space="preserve"> </w:delText>
        </w:r>
      </w:del>
      <m:oMath>
        <m:r>
          <m:t>p</m:t>
        </m:r>
      </m:oMath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free parameters,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and a nested model</w:delText>
        </w:r>
      </w:del>
      <w:del w:id="288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del w:id="289" w:author="PR Preview" w:date="2026-01-01T00:00:00Z">
        <w:r>
          <w:delText xml:space="preserve">,</w:delText>
        </w:r>
      </w:del>
      <w:del w:id="290" w:author="PR Preview" w:date="2026-01-01T00:00:00Z">
        <w:r>
          <w:delText xml:space="preserve"> </w:delText>
        </w:r>
      </w:del>
      <w:del w:id="291" w:author="PR Preview" w:date="2026-01-01T00:00:00Z">
        <w:r>
          <w:delText xml:space="preserve">obtained by imposing</w:delText>
        </w:r>
      </w:del>
      <w:del w:id="292" w:author="PR Preview" w:date="2026-01-01T00:00:00Z">
        <w:r>
          <w:delText xml:space="preserve"> </w:delText>
        </w:r>
      </w:del>
      <m:oMath>
        <m:r>
          <m:t>q</m:t>
        </m:r>
      </m:oMath>
      <w:del w:id="293" w:author="PR Preview" w:date="2026-01-01T00:00:00Z">
        <w:r>
          <w:delText xml:space="preserve"> </w:delText>
        </w:r>
      </w:del>
      <w:del w:id="294" w:author="PR Preview" w:date="2026-01-01T00:00:00Z">
        <w:r>
          <w:delText xml:space="preserve">constraints on</w:delText>
        </w:r>
      </w:del>
      <w:del w:id="295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1</m:t>
            </m:r>
          </m:sub>
        </m:sSub>
      </m:oMath>
      <w:del w:id="296" w:author="PR Preview" w:date="2026-01-01T00:00:00Z">
        <w:r>
          <w:delText xml:space="preserve">,</w:delText>
        </w:r>
      </w:del>
      <w:del w:id="297" w:author="PR Preview" w:date="2026-01-01T00:00:00Z">
        <w:r>
          <w:delText xml:space="preserve"> </w:delText>
        </w:r>
      </w:del>
      <w:del w:id="298" w:author="PR Preview" w:date="2026-01-01T00:00:00Z">
        <w:r>
          <w:delText xml:space="preserve">has</w:delText>
        </w:r>
      </w:del>
      <w:del w:id="299" w:author="PR Preview" w:date="2026-01-01T00:00:00Z">
        <w:r>
          <w:delText xml:space="preserve"> </w:delText>
        </w:r>
      </w:del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free parameters,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then when</w:delText>
        </w:r>
      </w:del>
      <w:del w:id="304" w:author="PR Preview" w:date="2026-01-01T00:00:00Z">
        <w:r>
          <w:delText xml:space="preserve"> </w:delText>
        </w:r>
      </w:del>
      <m:oMath>
        <m:sSub>
          <m:e>
            <m:r>
              <m:t>M</m:t>
            </m:r>
          </m:e>
          <m:sub>
            <m:r>
              <m:t>0</m:t>
            </m:r>
          </m:sub>
        </m:sSub>
      </m:oMath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is true,</w:delText>
        </w:r>
      </w:del>
      <w:del w:id="307" w:author="PR Preview" w:date="2026-01-01T00:00:00Z">
        <w:r>
          <w:delText xml:space="preserve"> </w:delText>
        </w:r>
      </w:del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converges in distribution to</w:delText>
        </w:r>
      </w:del>
      <w:del w:id="310" w:author="PR Preview" w:date="2026-01-01T00:00:00Z">
        <w:r>
          <w:delText xml:space="preserve"> </w:delText>
        </w:r>
      </w:del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del w:id="311" w:author="PR Preview" w:date="2026-01-01T00:00:00Z">
        <w:r>
          <w:delText xml:space="preserve">.</w:delText>
        </w:r>
      </w:del>
    </w:p>
    <w:p>
      <w:pPr>
        <w:pStyle w:val="BodyText"/>
      </w:pPr>
      <w:ins w:id="312" w:author="PR Preview" w:date="2026-01-01T00:00:00Z">
        <w:r>
          <w:rPr>
            <w:i/>
            <w:iCs/>
          </w:rPr>
          <w:t xml:space="preserve">Remark 8</w:t>
        </w:r>
      </w:ins>
      <w:ins w:id="313" w:author="PR Preview" w:date="2026-01-01T00:00:00Z">
        <w:r>
          <w:t xml:space="preserve"> (Wilks’ theorem for nested models). </w:t>
        </w:r>
      </w:ins>
      <w:ins w:id="314" w:author="PR Preview" w:date="2026-01-01T00:00:00Z">
        <w:r>
          <w:t xml:space="preserve">Equivalently, in terms of nested models: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if a full model</w:t>
        </w:r>
      </w:ins>
      <w:ins w:id="317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1</m:t>
            </m:r>
          </m:sub>
        </m:sSub>
      </m:oMath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has</w:t>
        </w:r>
      </w:ins>
      <w:ins w:id="320" w:author="PR Preview" w:date="2026-01-01T00:00:00Z">
        <w:r>
          <w:t xml:space="preserve"> </w:t>
        </w:r>
      </w:ins>
      <m:oMath>
        <m:r>
          <m:t>p</m:t>
        </m:r>
      </m:oMath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free parameters,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and a nested model</w:t>
        </w:r>
      </w:ins>
      <w:ins w:id="325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ins w:id="326" w:author="PR Preview" w:date="2026-01-01T00:00:00Z">
        <w:r>
          <w:t xml:space="preserve">,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obtained by imposing</w:t>
        </w:r>
      </w:ins>
      <w:ins w:id="329" w:author="PR Preview" w:date="2026-01-01T00:00:00Z">
        <w:r>
          <w:t xml:space="preserve"> </w:t>
        </w:r>
      </w:ins>
      <m:oMath>
        <m:r>
          <m:t>q</m:t>
        </m:r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constraints on</w:t>
        </w:r>
      </w:ins>
      <w:ins w:id="332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1</m:t>
            </m:r>
          </m:sub>
        </m:sSub>
      </m:oMath>
      <w:ins w:id="333" w:author="PR Preview" w:date="2026-01-01T00:00:00Z">
        <w:r>
          <w:t xml:space="preserve">,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has</w:t>
        </w:r>
      </w:ins>
      <w:ins w:id="336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free parameters,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then when</w:t>
        </w:r>
      </w:ins>
      <w:ins w:id="341" w:author="PR Preview" w:date="2026-01-01T00:00:00Z">
        <w:r>
          <w:t xml:space="preserve"> </w:t>
        </w:r>
      </w:ins>
      <m:oMath>
        <m:sSub>
          <m:e>
            <m:r>
              <m:t>M</m:t>
            </m:r>
          </m:e>
          <m:sub>
            <m:r>
              <m:t>0</m:t>
            </m:r>
          </m:sub>
        </m:sSub>
      </m:oMath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is true,</w:t>
        </w:r>
      </w:ins>
      <w:ins w:id="344" w:author="PR Preview" w:date="2026-01-01T00:00:00Z">
        <w:r>
          <w:t xml:space="preserve"> </w:t>
        </w:r>
      </w:ins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converges in distribution to</w:t>
        </w:r>
      </w:ins>
      <w:ins w:id="347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ins w:id="348" w:author="PR Preview" w:date="2026-01-01T00:00:00Z">
        <w:r>
          <w:t xml:space="preserve">.</w:t>
        </w:r>
      </w:ins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del w:id="349" w:author="PR Preview" w:date="2026-01-01T00:00:00Z">
        <w:r>
          <w:rPr>
            <w:i/>
            <w:iCs/>
          </w:rPr>
          <w:delText xml:space="preserve">Remark 6</w:delText>
        </w:r>
      </w:del>
      <w:del w:id="350" w:author="PR Preview" w:date="2026-01-01T00:00:00Z">
        <w:r>
          <w:delText xml:space="preserve"> (Exact and approximate tests). </w:delText>
        </w:r>
      </w:del>
      <w:del w:id="351" w:author="PR Preview" w:date="2026-01-01T00:00:00Z">
        <w:r>
          <w:delText xml:space="preserve">The</w:delText>
        </w:r>
      </w:del>
      <w:del w:id="352" w:author="PR Preview" w:date="2026-01-01T00:00:00Z">
        <w:r>
          <w:delText xml:space="preserve"> </w:delText>
        </w:r>
      </w:del>
      <m:oMath>
        <m:r>
          <m:t>t</m:t>
        </m:r>
      </m:oMath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and</w:delText>
        </w:r>
      </w:del>
      <w:del w:id="355" w:author="PR Preview" w:date="2026-01-01T00:00:00Z">
        <w:r>
          <w:delText xml:space="preserve"> </w:delText>
        </w:r>
      </w:del>
      <m:oMath>
        <m:r>
          <m:t>F</m:t>
        </m:r>
      </m:oMath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distributions are defined in</w:delText>
        </w:r>
      </w:del>
      <w:del w:id="358" w:author="PR Preview" w:date="2026-01-01T00:00:00Z">
        <w:r>
          <w:delText xml:space="preserve"> </w:delText>
        </w:r>
      </w:del>
      <w:hyperlink r:id="rId128">
        <w:del w:id="359" w:author="PR Preview" w:date="2026-01-01T00:00:00Z">
          <w:r>
            <w:rPr>
              <w:rStyle w:val="Hyperlink"/>
            </w:rPr>
            <w:delText xml:space="preserve">Statistical Inference</w:delText>
          </w:r>
        </w:del>
      </w:hyperlink>
      <w:del w:id="360" w:author="PR Preview" w:date="2026-01-01T00:00:00Z">
        <w:r>
          <w:delText xml:space="preserve">.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The exact tests assume</w:delText>
        </w:r>
      </w:del>
      <w:del w:id="36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364" w:author="PR Preview" w:date="2026-01-01T00:00:00Z">
        <w:r>
          <w:delText xml:space="preserve">,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with a common variance.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The approximate tests hold asymptotically,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for any model that is correctly specified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and satisfies the regularity conditions of</w:delText>
        </w:r>
      </w:del>
      <w:del w:id="373" w:author="PR Preview" w:date="2026-01-01T00:00:00Z">
        <w:r>
          <w:delText xml:space="preserve"> </w:delText>
        </w:r>
      </w:del>
      <w:hyperlink w:anchor="thm-dist-mle">
        <w:del w:id="374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375" w:author="PR Preview" w:date="2026-01-01T00:00:00Z">
        <w:r>
          <w:delText xml:space="preserve">,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Gaussian or not.</w:delText>
        </w:r>
      </w:del>
    </w:p>
    <w:p>
      <w:pPr>
        <w:pStyle w:val="BodyText"/>
      </w:pPr>
      <w:ins w:id="378" w:author="PR Preview" w:date="2026-01-01T00:00:00Z">
        <w:r>
          <w:rPr>
            <w:i/>
            <w:iCs/>
          </w:rPr>
          <w:t xml:space="preserve">Remark 9</w:t>
        </w:r>
      </w:ins>
      <w:ins w:id="379" w:author="PR Preview" w:date="2026-01-01T00:00:00Z">
        <w:r>
          <w:t xml:space="preserve"> (Exact and approximate tests). </w:t>
        </w:r>
      </w:ins>
      <w:ins w:id="380" w:author="PR Preview" w:date="2026-01-01T00:00:00Z">
        <w:r>
          <w:t xml:space="preserve">The</w:t>
        </w:r>
      </w:ins>
      <w:ins w:id="381" w:author="PR Preview" w:date="2026-01-01T00:00:00Z">
        <w:r>
          <w:t xml:space="preserve"> </w:t>
        </w:r>
      </w:ins>
      <m:oMath>
        <m:r>
          <m:t>t</m:t>
        </m:r>
      </m:oMath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and</w:t>
        </w:r>
      </w:ins>
      <w:ins w:id="384" w:author="PR Preview" w:date="2026-01-01T00:00:00Z">
        <w:r>
          <w:t xml:space="preserve"> </w:t>
        </w:r>
      </w:ins>
      <m:oMath>
        <m:r>
          <m:t>F</m:t>
        </m:r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distributions are defined in</w:t>
        </w:r>
      </w:ins>
      <w:ins w:id="387" w:author="PR Preview" w:date="2026-01-01T00:00:00Z">
        <w:r>
          <w:t xml:space="preserve"> </w:t>
        </w:r>
      </w:ins>
      <w:hyperlink r:id="rId128">
        <w:ins w:id="388" w:author="PR Preview" w:date="2026-01-01T00:00:00Z">
          <w:r>
            <w:rPr>
              <w:rStyle w:val="Hyperlink"/>
            </w:rPr>
            <w:t xml:space="preserve">Statistical Inference</w:t>
          </w:r>
        </w:ins>
      </w:hyperlink>
      <w:ins w:id="389" w:author="PR Preview" w:date="2026-01-01T00:00:00Z">
        <w:r>
          <w:t xml:space="preserve">.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The exact tests assume</w:t>
        </w:r>
      </w:ins>
      <w:ins w:id="39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393" w:author="PR Preview" w:date="2026-01-01T00:00:00Z">
        <w:r>
          <w:t xml:space="preserve">,</w:t>
        </w:r>
      </w:ins>
      <w:ins w:id="394" w:author="PR Preview" w:date="2026-01-01T00:00:00Z">
        <w:r>
          <w:t xml:space="preserve"> </w:t>
        </w:r>
      </w:ins>
      <w:ins w:id="395" w:author="PR Preview" w:date="2026-01-01T00:00:00Z">
        <w:r>
          <w:t xml:space="preserve">with a common variance.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The approximate tests hold asymptotically,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for any model that is correctly specified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t xml:space="preserve">and satisfies the regularity conditions of</w:t>
        </w:r>
      </w:ins>
      <w:ins w:id="402" w:author="PR Preview" w:date="2026-01-01T00:00:00Z">
        <w:r>
          <w:t xml:space="preserve"> </w:t>
        </w:r>
      </w:ins>
      <w:hyperlink w:anchor="thm-dist-mle">
        <w:ins w:id="403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404" w:author="PR Preview" w:date="2026-01-01T00:00:00Z">
        <w:r>
          <w:t xml:space="preserve">,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t xml:space="preserve">Gaussian or not.</w:t>
        </w:r>
      </w:ins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del w:id="407" w:author="PR Preview" w:date="2026-01-01T00:00:00Z">
        <w:r>
          <w:rPr>
            <w:b/>
            <w:bCs/>
          </w:rPr>
          <w:delText xml:space="preserve">Definition 15 (Prediction interval)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A</w:delText>
        </w:r>
      </w:del>
      <w:del w:id="410" w:author="PR Preview" w:date="2026-01-01T00:00:00Z">
        <w:r>
          <w:delText xml:space="preserve"> </w:delText>
        </w:r>
      </w:del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rPr>
            <w:b/>
            <w:bCs/>
          </w:rPr>
          <w:delText xml:space="preserve">prediction interval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for a future random quantity</w:delText>
        </w:r>
      </w:del>
      <w:del w:id="415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is a pair of statistics</w:delText>
        </w:r>
      </w:del>
      <w:del w:id="418" w:author="PR Preview" w:date="2026-01-01T00:00:00Z">
        <w:r>
          <w:delText xml:space="preserve"> </w:delText>
        </w:r>
      </w:del>
      <m:oMath>
        <m:r>
          <m:t>L</m:t>
        </m:r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and</w:delText>
        </w:r>
      </w:del>
      <w:del w:id="421" w:author="PR Preview" w:date="2026-01-01T00:00:00Z">
        <w:r>
          <w:delText xml:space="preserve"> </w:delText>
        </w:r>
      </w:del>
      <m:oMath>
        <m:r>
          <m:t>U</m:t>
        </m:r>
      </m:oMath>
      <w:del w:id="422" w:author="PR Preview" w:date="2026-01-01T00:00:00Z">
        <w:r>
          <w:delText xml:space="preserve">, computed from the observed data,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such that the interval from</w:delText>
        </w:r>
      </w:del>
      <w:del w:id="425" w:author="PR Preview" w:date="2026-01-01T00:00:00Z">
        <w:r>
          <w:delText xml:space="preserve"> </w:delText>
        </w:r>
      </w:del>
      <m:oMath>
        <m:r>
          <m:t>L</m:t>
        </m:r>
      </m:oMath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to</w:delText>
        </w:r>
      </w:del>
      <w:del w:id="428" w:author="PR Preview" w:date="2026-01-01T00:00:00Z">
        <w:r>
          <w:delText xml:space="preserve"> </w:delText>
        </w:r>
      </w:del>
      <m:oMath>
        <m:r>
          <m:t>U</m:t>
        </m:r>
      </m:oMath>
      <w:del w:id="429" w:author="PR Preview" w:date="2026-01-01T00:00:00Z">
        <w:r>
          <w:delText xml:space="preserve"> </w:delText>
        </w:r>
      </w:del>
      <w:del w:id="430" w:author="PR Preview" w:date="2026-01-01T00:00:00Z">
        <w:r>
          <w:delText xml:space="preserve">contains</w:delText>
        </w:r>
      </w:del>
      <w:del w:id="431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del w:id="432" w:author="PR Preview" w:date="2026-01-01T00:00:00Z">
        <w:r>
          <w:delText xml:space="preserve"> </w:delText>
        </w:r>
      </w:del>
      <w:del w:id="433" w:author="PR Preview" w:date="2026-01-01T00:00:00Z">
        <w:r>
          <w:delText xml:space="preserve">with probability</w:delText>
        </w:r>
      </w:del>
      <w:del w:id="43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α</m:t>
        </m:r>
      </m:oMath>
      <w:del w:id="435" w:author="PR Preview" w:date="2026-01-01T00:00:00Z">
        <w:r>
          <w:delText xml:space="preserve">,</w:delText>
        </w:r>
      </w:del>
      <w:del w:id="436" w:author="PR Preview" w:date="2026-01-01T00:00:00Z">
        <w:r>
          <w:delText xml:space="preserve"> </w:delText>
        </w:r>
      </w:del>
      <w:del w:id="437" w:author="PR Preview" w:date="2026-01-01T00:00:00Z">
        <w:r>
          <w:delText xml:space="preserve">where the probability accounts for the randomness</w:delText>
        </w:r>
      </w:del>
      <w:del w:id="438" w:author="PR Preview" w:date="2026-01-01T00:00:00Z">
        <w:r>
          <w:delText xml:space="preserve"> </w:delText>
        </w:r>
      </w:del>
      <w:del w:id="439" w:author="PR Preview" w:date="2026-01-01T00:00:00Z">
        <w:r>
          <w:delText xml:space="preserve">of both the observed data and</w:delText>
        </w:r>
      </w:del>
      <w:del w:id="440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del w:id="441" w:author="PR Preview" w:date="2026-01-01T00:00:00Z">
        <w:r>
          <w:delText xml:space="preserve">:</w:delText>
        </w:r>
      </w:del>
    </w:p>
    <w:p>
      <w:pPr>
        <w:pStyle w:val="FirstParagraph"/>
      </w:pPr>
      <w:ins w:id="442" w:author="PR Preview" w:date="2026-01-01T00:00:00Z">
        <w:r>
          <w:rPr>
            <w:b/>
            <w:bCs/>
          </w:rPr>
          <w:t xml:space="preserve">Definition 16 (Prediction interval)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A</w:t>
        </w:r>
      </w:ins>
      <w:ins w:id="445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rPr>
            <w:b/>
            <w:bCs/>
          </w:rPr>
          <w:t xml:space="preserve">prediction interval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for a future random quantity</w:t>
        </w:r>
      </w:ins>
      <w:ins w:id="450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is a pair of statistics</w:t>
        </w:r>
      </w:ins>
      <w:ins w:id="453" w:author="PR Preview" w:date="2026-01-01T00:00:00Z">
        <w:r>
          <w:t xml:space="preserve"> </w:t>
        </w:r>
      </w:ins>
      <m:oMath>
        <m:r>
          <m:t>L</m:t>
        </m:r>
      </m:oMath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and</w:t>
        </w:r>
      </w:ins>
      <w:ins w:id="456" w:author="PR Preview" w:date="2026-01-01T00:00:00Z">
        <w:r>
          <w:t xml:space="preserve"> </w:t>
        </w:r>
      </w:ins>
      <m:oMath>
        <m:r>
          <m:t>U</m:t>
        </m:r>
      </m:oMath>
      <w:ins w:id="457" w:author="PR Preview" w:date="2026-01-01T00:00:00Z">
        <w:r>
          <w:t xml:space="preserve">, computed from the observed data,</w:t>
        </w:r>
      </w:ins>
      <w:ins w:id="458" w:author="PR Preview" w:date="2026-01-01T00:00:00Z">
        <w:r>
          <w:t xml:space="preserve"> </w:t>
        </w:r>
      </w:ins>
      <w:ins w:id="459" w:author="PR Preview" w:date="2026-01-01T00:00:00Z">
        <w:r>
          <w:t xml:space="preserve">such that the interval from</w:t>
        </w:r>
      </w:ins>
      <w:ins w:id="460" w:author="PR Preview" w:date="2026-01-01T00:00:00Z">
        <w:r>
          <w:t xml:space="preserve"> </w:t>
        </w:r>
      </w:ins>
      <m:oMath>
        <m:r>
          <m:t>L</m:t>
        </m:r>
      </m:oMath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to</w:t>
        </w:r>
      </w:ins>
      <w:ins w:id="463" w:author="PR Preview" w:date="2026-01-01T00:00:00Z">
        <w:r>
          <w:t xml:space="preserve"> </w:t>
        </w:r>
      </w:ins>
      <m:oMath>
        <m:r>
          <m:t>U</m:t>
        </m:r>
      </m:oMath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contains</w:t>
        </w:r>
      </w:ins>
      <w:ins w:id="466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with probability</w:t>
        </w:r>
      </w:ins>
      <w:ins w:id="46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α</m:t>
        </m:r>
      </m:oMath>
      <w:ins w:id="470" w:author="PR Preview" w:date="2026-01-01T00:00:00Z">
        <w:r>
          <w:t xml:space="preserve">,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where the probability accounts for the randomness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of both the observed data and</w:t>
        </w:r>
      </w:ins>
      <w:ins w:id="475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47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del w:id="477" w:author="PR Preview" w:date="2026-01-01T00:00:00Z">
        <w:r>
          <w:rPr>
            <w:i/>
            <w:iCs/>
          </w:rPr>
          <w:delText xml:space="preserve">Remark 7</w:delText>
        </w:r>
      </w:del>
      <w:del w:id="478" w:author="PR Preview" w:date="2026-01-01T00:00:00Z">
        <w:r>
          <w:delText xml:space="preserve"> (Prediction intervals versus confidence intervals). </w:delText>
        </w:r>
      </w:del>
      <w:del w:id="479" w:author="PR Preview" w:date="2026-01-01T00:00:00Z">
        <w:r>
          <w:delText xml:space="preserve">A</w:delText>
        </w:r>
      </w:del>
      <w:del w:id="480" w:author="PR Preview" w:date="2026-01-01T00:00:00Z">
        <w:r>
          <w:delText xml:space="preserve"> </w:delText>
        </w:r>
      </w:del>
      <w:hyperlink r:id="rId133">
        <w:del w:id="481" w:author="PR Preview" w:date="2026-01-01T00:00:00Z">
          <w:r>
            <w:rPr>
              <w:rStyle w:val="Hyperlink"/>
            </w:rPr>
            <w:delText xml:space="preserve">confidence interval</w:delText>
          </w:r>
        </w:del>
      </w:hyperlink>
      <w:del w:id="482" w:author="PR Preview" w:date="2026-01-01T00:00:00Z">
        <w:r>
          <w:delText xml:space="preserve"> </w:delText>
        </w:r>
      </w:del>
      <w:del w:id="483" w:author="PR Preview" w:date="2026-01-01T00:00:00Z">
        <w:r>
          <w:delText xml:space="preserve">covers a fixed parameter, such as the mean</w:delText>
        </w:r>
      </w:del>
      <w:del w:id="484" w:author="PR Preview" w:date="2026-01-01T00:00:00Z">
        <w:r>
          <w:delText xml:space="preserve"> </w:delText>
        </w:r>
      </w:del>
      <m:oMath>
        <m:r>
          <m:t>μ</m:t>
        </m:r>
      </m:oMath>
      <w:del w:id="485" w:author="PR Preview" w:date="2026-01-01T00:00:00Z">
        <w:r>
          <w:delText xml:space="preserve">.</w:delText>
        </w:r>
      </w:del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A prediction interval (</w:delText>
        </w:r>
      </w:del>
      <w:hyperlink w:anchor="def-prediction-interval">
        <w:del w:id="488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489" w:author="PR Preview" w:date="2026-01-01T00:00:00Z">
        <w:r>
          <w:delText xml:space="preserve">)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covers a random quantity,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such as a new outcome,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or, in the example above, the mean</w:delText>
        </w:r>
      </w:del>
      <w:del w:id="496" w:author="PR Preview" w:date="2026-01-01T00:00:00Z">
        <w:r>
          <w:delText xml:space="preserve"> </w:delText>
        </w:r>
      </w:del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of</w:delText>
        </w:r>
      </w:del>
      <w:del w:id="499" w:author="PR Preview" w:date="2026-01-01T00:00:00Z">
        <w:r>
          <w:delText xml:space="preserve"> </w:delText>
        </w:r>
      </w:del>
      <m:oMath>
        <m:r>
          <m:t>m</m:t>
        </m:r>
      </m:oMath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new observations.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Its probability accounts for the randomness of the new observations,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not only of the observed data.</w:delText>
        </w:r>
      </w:del>
    </w:p>
    <w:p>
      <w:pPr>
        <w:pStyle w:val="BodyText"/>
      </w:pPr>
      <w:ins w:id="506" w:author="PR Preview" w:date="2026-01-01T00:00:00Z">
        <w:r>
          <w:rPr>
            <w:i/>
            <w:iCs/>
          </w:rPr>
          <w:t xml:space="preserve">Remark 10</w:t>
        </w:r>
      </w:ins>
      <w:ins w:id="507" w:author="PR Preview" w:date="2026-01-01T00:00:00Z">
        <w:r>
          <w:t xml:space="preserve"> (Prediction intervals versus confidence intervals). </w:t>
        </w:r>
      </w:ins>
      <w:ins w:id="508" w:author="PR Preview" w:date="2026-01-01T00:00:00Z">
        <w:r>
          <w:t xml:space="preserve">A</w:t>
        </w:r>
      </w:ins>
      <w:ins w:id="509" w:author="PR Preview" w:date="2026-01-01T00:00:00Z">
        <w:r>
          <w:t xml:space="preserve"> </w:t>
        </w:r>
      </w:ins>
      <w:hyperlink r:id="rId133">
        <w:ins w:id="510" w:author="PR Preview" w:date="2026-01-01T00:00:00Z">
          <w:r>
            <w:rPr>
              <w:rStyle w:val="Hyperlink"/>
            </w:rPr>
            <w:t xml:space="preserve">confidence interval</w:t>
          </w:r>
        </w:ins>
      </w:hyperlink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covers a fixed parameter, such as the mean</w:t>
        </w:r>
      </w:ins>
      <w:ins w:id="513" w:author="PR Preview" w:date="2026-01-01T00:00:00Z">
        <w:r>
          <w:t xml:space="preserve"> </w:t>
        </w:r>
      </w:ins>
      <m:oMath>
        <m:r>
          <m:t>μ</m:t>
        </m:r>
      </m:oMath>
      <w:ins w:id="514" w:author="PR Preview" w:date="2026-01-01T00:00:00Z">
        <w:r>
          <w:t xml:space="preserve">.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A prediction interval (</w:t>
        </w:r>
      </w:ins>
      <w:hyperlink w:anchor="def-prediction-interval">
        <w:ins w:id="517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518" w:author="PR Preview" w:date="2026-01-01T00:00:00Z">
        <w:r>
          <w:t xml:space="preserve">)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covers a random quantity,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such as a new outcome,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or, in the example above, the mean</w:t>
        </w:r>
      </w:ins>
      <w:ins w:id="525" w:author="PR Preview" w:date="2026-01-01T00:00:00Z">
        <w:r>
          <w:t xml:space="preserve"> </w:t>
        </w:r>
      </w:ins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of</w:t>
        </w:r>
      </w:ins>
      <w:ins w:id="528" w:author="PR Preview" w:date="2026-01-01T00:00:00Z">
        <w:r>
          <w:t xml:space="preserve"> </w:t>
        </w:r>
      </w:ins>
      <m:oMath>
        <m:r>
          <m:t>m</m:t>
        </m:r>
      </m:oMath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new observations.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Its probability accounts for the randomness of the new observations,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not only of the observed data.</w:t>
        </w:r>
      </w:ins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del w:id="535" w:author="PR Preview" w:date="2026-01-01T00:00:00Z">
        <w:r>
          <w:rPr>
            <w:b/>
            <w:bCs/>
          </w:rPr>
          <w:delText xml:space="preserve">Definition 16 (Newton-Raphson algorithm)</w:delText>
        </w:r>
      </w:del>
      <w:del w:id="536" w:author="PR Preview" w:date="2026-01-01T00:00:00Z">
        <w:r>
          <w:delText xml:space="preserve"> </w:delText>
        </w:r>
      </w:del>
      <w:del w:id="537" w:author="PR Preview" w:date="2026-01-01T00:00:00Z">
        <w:r>
          <w:delText xml:space="preserve">The</w:delText>
        </w:r>
      </w:del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rPr>
            <w:b/>
            <w:bCs/>
          </w:rPr>
          <w:delText xml:space="preserve">Newton-Raphson algorithm</w:delText>
        </w:r>
      </w:del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for solving the score equation</w:delText>
        </w:r>
      </w:del>
      <w:del w:id="542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543" w:author="PR Preview" w:date="2026-01-01T00:00:00Z">
        <w:r>
          <w:delText xml:space="preserve"> </w:delText>
        </w:r>
      </w:del>
      <w:del w:id="544" w:author="PR Preview" w:date="2026-01-01T00:00:00Z">
        <w:r>
          <w:delText xml:space="preserve">starts from an initial guess</w:delText>
        </w:r>
      </w:del>
      <w:del w:id="545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and repeats the update</w:delText>
        </w:r>
      </w:del>
    </w:p>
    <w:p>
      <w:pPr>
        <w:pStyle w:val="BodyText"/>
      </w:pPr>
      <w:ins w:id="548" w:author="PR Preview" w:date="2026-01-01T00:00:00Z">
        <w:r>
          <w:rPr>
            <w:b/>
            <w:bCs/>
          </w:rPr>
          <w:t xml:space="preserve">Definition 17 (Newton-Raphson algorithm)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The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rPr>
            <w:b/>
            <w:bCs/>
          </w:rPr>
          <w:t xml:space="preserve">Newton-Raphson algorithm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for solving the score equation</w:t>
        </w:r>
      </w:ins>
      <w:ins w:id="555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starts from an initial guess</w:t>
        </w:r>
      </w:ins>
      <w:ins w:id="558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and repeats the update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del w:id="561" w:author="PR Preview" w:date="2026-01-01T00:00:00Z">
        <w:r>
          <w:rPr>
            <w:b/>
            <w:bCs/>
          </w:rPr>
          <w:delText xml:space="preserve">Definition 17 (Fisher scoring)</w:delText>
        </w:r>
      </w:del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rPr>
            <w:b/>
            <w:bCs/>
          </w:rPr>
          <w:delText xml:space="preserve">Fisher scoring</w:delText>
        </w:r>
      </w:del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(also called the method of scoring)</w:delText>
        </w:r>
      </w:del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is the</w:delText>
        </w:r>
      </w:del>
      <w:del w:id="568" w:author="PR Preview" w:date="2026-01-01T00:00:00Z">
        <w:r>
          <w:delText xml:space="preserve"> </w:delText>
        </w:r>
      </w:del>
      <w:hyperlink w:anchor="def-newton-raphson">
        <w:del w:id="569" w:author="PR Preview" w:date="2026-01-01T00:00:00Z">
          <w:r>
            <w:rPr>
              <w:rStyle w:val="Hyperlink"/>
            </w:rPr>
            <w:delText xml:space="preserve">Newton-Raphson algorithm</w:delText>
          </w:r>
        </w:del>
      </w:hyperlink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with the observed information</w:delText>
        </w:r>
      </w:del>
      <w:del w:id="57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in the update</w:delText>
        </w:r>
      </w:del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replaced by the</w:delText>
        </w:r>
      </w:del>
      <w:del w:id="577" w:author="PR Preview" w:date="2026-01-01T00:00:00Z">
        <w:r>
          <w:delText xml:space="preserve"> </w:delText>
        </w:r>
      </w:del>
      <w:hyperlink w:anchor="def-einf">
        <w:del w:id="578" w:author="PR Preview" w:date="2026-01-01T00:00:00Z">
          <w:r>
            <w:rPr>
              <w:rStyle w:val="Hyperlink"/>
            </w:rPr>
            <w:delText xml:space="preserve">expected information</w:delText>
          </w:r>
        </w:del>
      </w:hyperlink>
      <w:del w:id="57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580" w:author="PR Preview" w:date="2026-01-01T00:00:00Z">
        <w:r>
          <w:delText xml:space="preserve">:</w:delText>
        </w:r>
      </w:del>
    </w:p>
    <w:p>
      <w:pPr>
        <w:pStyle w:val="BodyText"/>
      </w:pPr>
      <w:ins w:id="581" w:author="PR Preview" w:date="2026-01-01T00:00:00Z">
        <w:r>
          <w:rPr>
            <w:b/>
            <w:bCs/>
          </w:rPr>
          <w:t xml:space="preserve">Definition 18 (Fisher scoring)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rPr>
            <w:b/>
            <w:bCs/>
          </w:rPr>
          <w:t xml:space="preserve">Fisher scoring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(also called the method of scoring)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is the</w:t>
        </w:r>
      </w:ins>
      <w:ins w:id="588" w:author="PR Preview" w:date="2026-01-01T00:00:00Z">
        <w:r>
          <w:t xml:space="preserve"> </w:t>
        </w:r>
      </w:ins>
      <w:hyperlink w:anchor="def-newton-raphson">
        <w:ins w:id="589" w:author="PR Preview" w:date="2026-01-01T00:00:00Z">
          <w:r>
            <w:rPr>
              <w:rStyle w:val="Hyperlink"/>
            </w:rPr>
            <w:t xml:space="preserve">Newton-Raphson algorithm</w:t>
          </w:r>
        </w:ins>
      </w:hyperlink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with the observed information</w:t>
        </w:r>
      </w:ins>
      <w:ins w:id="592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in the update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replaced by the</w:t>
        </w:r>
      </w:ins>
      <w:ins w:id="597" w:author="PR Preview" w:date="2026-01-01T00:00:00Z">
        <w:r>
          <w:t xml:space="preserve"> </w:t>
        </w:r>
      </w:ins>
      <w:hyperlink w:anchor="def-einf">
        <w:ins w:id="598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59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ins w:id="60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del w:id="601" w:author="PR Preview" w:date="2026-01-01T00:00:00Z">
        <w:r>
          <w:rPr>
            <w:b/>
            <w:bCs/>
          </w:rPr>
          <w:delText xml:space="preserve">Definition 18 (Empirical information matrix)</w:delText>
        </w:r>
      </w:del>
      <w:del w:id="602" w:author="PR Preview" w:date="2026-01-01T00:00:00Z">
        <w:r>
          <w:delText xml:space="preserve"> </w:delText>
        </w:r>
      </w:del>
      <w:del w:id="603" w:author="PR Preview" w:date="2026-01-01T00:00:00Z">
        <w:r>
          <w:delText xml:space="preserve">For mutually independent observations,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the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rPr>
            <w:b/>
            <w:bCs/>
          </w:rPr>
          <w:delText xml:space="preserve">empirical information matrix</w:delText>
        </w:r>
      </w:del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is</w:delText>
        </w:r>
      </w:del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(McLachlan and Krishnan 2007)</w:delText>
        </w:r>
      </w:del>
      <w:del w:id="612" w:author="PR Preview" w:date="2026-01-01T00:00:00Z">
        <w:r>
          <w:delText xml:space="preserve">:</w:delText>
        </w:r>
      </w:del>
    </w:p>
    <w:p>
      <w:pPr>
        <w:pStyle w:val="BodyText"/>
      </w:pPr>
      <w:ins w:id="613" w:author="PR Preview" w:date="2026-01-01T00:00:00Z">
        <w:r>
          <w:rPr>
            <w:b/>
            <w:bCs/>
          </w:rPr>
          <w:t xml:space="preserve">Definition 19 (Empirical information matrix)</w:t>
        </w:r>
      </w:ins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For mutually independent observations,</w:t>
        </w:r>
      </w:ins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the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rPr>
            <w:b/>
            <w:bCs/>
          </w:rPr>
          <w:t xml:space="preserve">empirical information matrix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is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(McLachlan and Krishnan 2007)</w:t>
        </w:r>
      </w:ins>
      <w:ins w:id="62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del w:id="625" w:author="PR Preview" w:date="2026-01-01T00:00:00Z">
        <w:r>
          <w:rPr>
            <w:b/>
            <w:bCs/>
          </w:rPr>
          <w:delText xml:space="preserve">Definition 19 (Profile log-likelihood)</w:delText>
        </w:r>
      </w:del>
      <w:del w:id="626" w:author="PR Preview" w:date="2026-01-01T00:00:00Z">
        <w:r>
          <w:delText xml:space="preserve"> </w:delText>
        </w:r>
      </w:del>
      <w:del w:id="627" w:author="PR Preview" w:date="2026-01-01T00:00:00Z">
        <w:r>
          <w:delText xml:space="preserve">Split a parameter vector into</w:delText>
        </w:r>
      </w:del>
      <w:del w:id="62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del w:id="629" w:author="PR Preview" w:date="2026-01-01T00:00:00Z">
        <w:r>
          <w:delText xml:space="preserve">,</w:delText>
        </w:r>
      </w:del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and for each fixed value of</w:delText>
        </w:r>
      </w:del>
      <w:del w:id="632" w:author="PR Preview" w:date="2026-01-01T00:00:00Z">
        <w:r>
          <w:delText xml:space="preserve"> </w:delText>
        </w:r>
      </w:del>
      <m:oMath>
        <m:r>
          <m:t>ψ</m:t>
        </m:r>
      </m:oMath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let</w:delText>
        </w:r>
      </w:del>
      <w:del w:id="63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maximize</w:delText>
        </w:r>
      </w:del>
      <w:del w:id="638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over</w:delText>
        </w:r>
      </w:del>
      <w:del w:id="641" w:author="PR Preview" w:date="2026-01-01T00:00:00Z">
        <w:r>
          <w:delText xml:space="preserve"> </w:delText>
        </w:r>
      </w:del>
      <m:oMath>
        <m:r>
          <m:t>λ</m:t>
        </m:r>
      </m:oMath>
      <w:del w:id="642" w:author="PR Preview" w:date="2026-01-01T00:00:00Z">
        <w:r>
          <w:delText xml:space="preserve">.</w:delText>
        </w:r>
      </w:del>
      <w:del w:id="643" w:author="PR Preview" w:date="2026-01-01T00:00:00Z">
        <w:r>
          <w:delText xml:space="preserve"> </w:delText>
        </w:r>
      </w:del>
      <w:del w:id="644" w:author="PR Preview" w:date="2026-01-01T00:00:00Z">
        <w:r>
          <w:delText xml:space="preserve">The</w:delText>
        </w:r>
      </w:del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rPr>
            <w:b/>
            <w:bCs/>
          </w:rPr>
          <w:delText xml:space="preserve">profile log-likelihood</w:delText>
        </w:r>
      </w:del>
      <w:del w:id="647" w:author="PR Preview" w:date="2026-01-01T00:00:00Z">
        <w:r>
          <w:delText xml:space="preserve"> </w:delText>
        </w:r>
      </w:del>
      <w:del w:id="648" w:author="PR Preview" w:date="2026-01-01T00:00:00Z">
        <w:r>
          <w:delText xml:space="preserve">of</w:delText>
        </w:r>
      </w:del>
      <w:del w:id="649" w:author="PR Preview" w:date="2026-01-01T00:00:00Z">
        <w:r>
          <w:delText xml:space="preserve"> </w:delText>
        </w:r>
      </w:del>
      <m:oMath>
        <m:r>
          <m:t>ψ</m:t>
        </m:r>
      </m:oMath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is</w:delText>
        </w:r>
      </w:del>
    </w:p>
    <w:p>
      <w:pPr>
        <w:pStyle w:val="FirstParagraph"/>
      </w:pPr>
      <w:ins w:id="652" w:author="PR Preview" w:date="2026-01-01T00:00:00Z">
        <w:r>
          <w:rPr>
            <w:b/>
            <w:bCs/>
          </w:rPr>
          <w:t xml:space="preserve">Definition 20 (Profile log-likelihood)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Split a parameter vector into</w:t>
        </w:r>
      </w:ins>
      <w:ins w:id="65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ins w:id="656" w:author="PR Preview" w:date="2026-01-01T00:00:00Z">
        <w:r>
          <w:t xml:space="preserve">,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and for each fixed value of</w:t>
        </w:r>
      </w:ins>
      <w:ins w:id="659" w:author="PR Preview" w:date="2026-01-01T00:00:00Z">
        <w:r>
          <w:t xml:space="preserve"> </w:t>
        </w:r>
      </w:ins>
      <m:oMath>
        <m:r>
          <m:t>ψ</m:t>
        </m:r>
      </m:oMath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let</w:t>
        </w:r>
      </w:ins>
      <w:ins w:id="66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maximize</w:t>
        </w:r>
      </w:ins>
      <w:ins w:id="665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over</w:t>
        </w:r>
      </w:ins>
      <w:ins w:id="668" w:author="PR Preview" w:date="2026-01-01T00:00:00Z">
        <w:r>
          <w:t xml:space="preserve"> </w:t>
        </w:r>
      </w:ins>
      <m:oMath>
        <m:r>
          <m:t>λ</m:t>
        </m:r>
      </m:oMath>
      <w:ins w:id="669" w:author="PR Preview" w:date="2026-01-01T00:00:00Z">
        <w:r>
          <w:t xml:space="preserve">.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The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rPr>
            <w:b/>
            <w:bCs/>
          </w:rPr>
          <w:t xml:space="preserve">profile log-likelihood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of</w:t>
        </w:r>
      </w:ins>
      <w:ins w:id="676" w:author="PR Preview" w:date="2026-01-01T00:00:00Z">
        <w:r>
          <w:t xml:space="preserve"> </w:t>
        </w:r>
      </w:ins>
      <m:oMath>
        <m:r>
          <m:t>ψ</m:t>
        </m:r>
      </m:oMath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del w:id="679" w:author="PR Preview" w:date="2026-01-01T00:00:00Z">
        <w:r>
          <w:rPr>
            <w:i/>
            <w:iCs/>
          </w:rPr>
          <w:delText xml:space="preserve">Remark 8</w:delText>
        </w:r>
      </w:del>
      <w:del w:id="680" w:author="PR Preview" w:date="2026-01-01T00:00:00Z">
        <w:r>
          <w:delText xml:space="preserve"> (Differentiating with respect to the variance or the precision). </w:delText>
        </w:r>
      </w:del>
      <w:del w:id="681" w:author="PR Preview" w:date="2026-01-01T00:00:00Z">
        <w:r>
          <w:delText xml:space="preserve">Differentiating with respect to</w:delText>
        </w:r>
      </w:del>
      <w:del w:id="682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683" w:author="PR Preview" w:date="2026-01-01T00:00:00Z">
        <w:r>
          <w:delText xml:space="preserve"> </w:delText>
        </w:r>
      </w:del>
      <w:del w:id="684" w:author="PR Preview" w:date="2026-01-01T00:00:00Z">
        <w:r>
          <w:delText xml:space="preserve">as a single variable,</w:delText>
        </w:r>
      </w:del>
      <w:del w:id="685" w:author="PR Preview" w:date="2026-01-01T00:00:00Z">
        <w:r>
          <w:delText xml:space="preserve"> </w:delText>
        </w:r>
      </w:del>
      <w:del w:id="686" w:author="PR Preview" w:date="2026-01-01T00:00:00Z">
        <w:r>
          <w:delText xml:space="preserve">rather than with respect to</w:delText>
        </w:r>
      </w:del>
      <w:del w:id="687" w:author="PR Preview" w:date="2026-01-01T00:00:00Z">
        <w:r>
          <w:delText xml:space="preserve"> </w:delText>
        </w:r>
      </w:del>
      <m:oMath>
        <m:r>
          <m:t>σ</m:t>
        </m:r>
      </m:oMath>
      <w:del w:id="688" w:author="PR Preview" w:date="2026-01-01T00:00:00Z">
        <w:r>
          <w:delText xml:space="preserve">, keeps the algebra short.</w:delText>
        </w:r>
      </w:del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Replacing</w:delText>
        </w:r>
      </w:del>
      <w:del w:id="691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with the precision</w:delText>
        </w:r>
      </w:del>
      <w:del w:id="694" w:author="PR Preview" w:date="2026-01-01T00:00:00Z">
        <w:r>
          <w:delText xml:space="preserve"> </w:delText>
        </w:r>
      </w:del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and differentiating with respect to</w:delText>
        </w:r>
      </w:del>
      <w:del w:id="697" w:author="PR Preview" w:date="2026-01-01T00:00:00Z">
        <w:r>
          <w:delText xml:space="preserve"> </w:delText>
        </w:r>
      </w:del>
      <m:oMath>
        <m:r>
          <m:t>τ</m:t>
        </m:r>
      </m:oMath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can be shorter still,</w:delText>
        </w:r>
      </w:del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because</w:delText>
        </w:r>
      </w:del>
      <w:del w:id="702" w:author="PR Preview" w:date="2026-01-01T00:00:00Z">
        <w:r>
          <w:delText xml:space="preserve"> </w:delText>
        </w:r>
      </w:del>
      <m:oMath>
        <m:r>
          <m:t>τ</m:t>
        </m:r>
      </m:oMath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enters the log-likelihood as</w:delText>
        </w:r>
      </w:del>
      <w:del w:id="705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706" w:author="PR Preview" w:date="2026-01-01T00:00:00Z">
        <w:r>
          <w:delText xml:space="preserve">.</w:delText>
        </w:r>
      </w:del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By the invariance of maximum likelihood estimates,</w:delText>
        </w:r>
      </w:del>
      <w:del w:id="70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del w:id="710" w:author="PR Preview" w:date="2026-01-01T00:00:00Z">
        <w:r>
          <w:delText xml:space="preserve">.</w:delText>
        </w:r>
      </w:del>
    </w:p>
    <w:p>
      <w:pPr>
        <w:pStyle w:val="BodyText"/>
      </w:pPr>
      <w:del w:id="711" w:author="PR Preview" w:date="2026-01-01T00:00:00Z">
        <w:r>
          <w:rPr>
            <w:i/>
            <w:iCs/>
          </w:rPr>
          <w:delText xml:space="preserve">Remark 9</w:delText>
        </w:r>
      </w:del>
      <w:del w:id="712" w:author="PR Preview" w:date="2026-01-01T00:00:00Z">
        <w:r>
          <w:delText xml:space="preserve"> (The Gaussian variance MLE is biased). </w:delText>
        </w:r>
      </w:del>
      <w:del w:id="713" w:author="PR Preview" w:date="2026-01-01T00:00:00Z">
        <w:r>
          <w:delText xml:space="preserve">This MLE divides by</w:delText>
        </w:r>
      </w:del>
      <w:del w:id="714" w:author="PR Preview" w:date="2026-01-01T00:00:00Z">
        <w:r>
          <w:delText xml:space="preserve"> </w:delText>
        </w:r>
      </w:del>
      <m:oMath>
        <m:r>
          <m:t>n</m:t>
        </m:r>
      </m:oMath>
      <w:del w:id="715" w:author="PR Preview" w:date="2026-01-01T00:00:00Z">
        <w:r>
          <w:delText xml:space="preserve">,</w:delText>
        </w:r>
      </w:del>
      <w:del w:id="716" w:author="PR Preview" w:date="2026-01-01T00:00:00Z">
        <w:r>
          <w:delText xml:space="preserve"> </w:delText>
        </w:r>
      </w:del>
      <w:del w:id="717" w:author="PR Preview" w:date="2026-01-01T00:00:00Z">
        <w:r>
          <w:delText xml:space="preserve">so it is a biased estimator of</w:delText>
        </w:r>
      </w:del>
      <w:del w:id="71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719" w:author="PR Preview" w:date="2026-01-01T00:00:00Z">
        <w:r>
          <w:delText xml:space="preserve"> </w:delText>
        </w:r>
      </w:del>
      <w:del w:id="720" w:author="PR Preview" w:date="2026-01-01T00:00:00Z">
        <w:r>
          <w:delText xml:space="preserve">(</w:delText>
        </w:r>
      </w:del>
      <w:hyperlink r:id="rId257">
        <w:del w:id="721" w:author="PR Preview" w:date="2026-01-01T00:00:00Z">
          <w:r>
            <w:rPr>
              <w:rStyle w:val="Hyperlink"/>
            </w:rPr>
            <w:delText xml:space="preserve">bias of the divide-by-</w:delText>
          </w:r>
        </w:del>
        <m:oMath>
          <m:r>
            <m:t>n</m:t>
          </m:r>
        </m:oMath>
        <w:del w:id="722" w:author="PR Preview" w:date="2026-01-01T00:00:00Z">
          <w:r>
            <w:rPr>
              <w:rStyle w:val="Hyperlink"/>
            </w:rPr>
            <w:delText xml:space="preserve"> </w:delText>
          </w:r>
        </w:del>
        <w:del w:id="723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724" w:author="PR Preview" w:date="2026-01-01T00:00:00Z">
        <w:r>
          <w:delText xml:space="preserve">).</w:delText>
        </w:r>
      </w:del>
    </w:p>
    <w:p>
      <w:pPr>
        <w:pStyle w:val="BodyText"/>
      </w:pPr>
      <w:ins w:id="725" w:author="PR Preview" w:date="2026-01-01T00:00:00Z">
        <w:r>
          <w:rPr>
            <w:i/>
            <w:iCs/>
          </w:rPr>
          <w:t xml:space="preserve">Remark 11</w:t>
        </w:r>
      </w:ins>
      <w:ins w:id="726" w:author="PR Preview" w:date="2026-01-01T00:00:00Z">
        <w:r>
          <w:t xml:space="preserve"> (Differentiating with respect to the variance or the precision). </w:t>
        </w:r>
      </w:ins>
      <w:ins w:id="727" w:author="PR Preview" w:date="2026-01-01T00:00:00Z">
        <w:r>
          <w:t xml:space="preserve">Differentiating with respect to</w:t>
        </w:r>
      </w:ins>
      <w:ins w:id="728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as a single variable,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rather than with respect to</w:t>
        </w:r>
      </w:ins>
      <w:ins w:id="733" w:author="PR Preview" w:date="2026-01-01T00:00:00Z">
        <w:r>
          <w:t xml:space="preserve"> </w:t>
        </w:r>
      </w:ins>
      <m:oMath>
        <m:r>
          <m:t>σ</m:t>
        </m:r>
      </m:oMath>
      <w:ins w:id="734" w:author="PR Preview" w:date="2026-01-01T00:00:00Z">
        <w:r>
          <w:t xml:space="preserve">, keeps the algebra short.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Replacing</w:t>
        </w:r>
      </w:ins>
      <w:ins w:id="737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with the precision</w:t>
        </w:r>
      </w:ins>
      <w:ins w:id="740" w:author="PR Preview" w:date="2026-01-01T00:00:00Z">
        <w:r>
          <w:t xml:space="preserve"> </w:t>
        </w:r>
      </w:ins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and differentiating with respect to</w:t>
        </w:r>
      </w:ins>
      <w:ins w:id="743" w:author="PR Preview" w:date="2026-01-01T00:00:00Z">
        <w:r>
          <w:t xml:space="preserve"> </w:t>
        </w:r>
      </w:ins>
      <m:oMath>
        <m:r>
          <m:t>τ</m:t>
        </m:r>
      </m:oMath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can be shorter still,</w:t>
        </w:r>
      </w:ins>
      <w:ins w:id="746" w:author="PR Preview" w:date="2026-01-01T00:00:00Z">
        <w:r>
          <w:t xml:space="preserve"> </w:t>
        </w:r>
      </w:ins>
      <w:ins w:id="747" w:author="PR Preview" w:date="2026-01-01T00:00:00Z">
        <w:r>
          <w:t xml:space="preserve">because</w:t>
        </w:r>
      </w:ins>
      <w:ins w:id="748" w:author="PR Preview" w:date="2026-01-01T00:00:00Z">
        <w:r>
          <w:t xml:space="preserve"> </w:t>
        </w:r>
      </w:ins>
      <m:oMath>
        <m:r>
          <m:t>τ</m:t>
        </m:r>
      </m:oMath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enters the log-likelihood as</w:t>
        </w:r>
      </w:ins>
      <w:ins w:id="75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752" w:author="PR Preview" w:date="2026-01-01T00:00:00Z">
        <w:r>
          <w:t xml:space="preserve">.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By the invariance of maximum likelihood estimates,</w:t>
        </w:r>
      </w:ins>
      <w:ins w:id="75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ins w:id="756" w:author="PR Preview" w:date="2026-01-01T00:00:00Z">
        <w:r>
          <w:t xml:space="preserve">.</w:t>
        </w:r>
      </w:ins>
    </w:p>
    <w:bookmarkEnd w:id="256"/>
    <w:bookmarkStart w:id="258" w:name="rem-gaussian-mle-sigma-bias"/>
    <w:p>
      <w:pPr>
        <w:pStyle w:val="BodyText"/>
      </w:pPr>
      <w:ins w:id="757" w:author="PR Preview" w:date="2026-01-01T00:00:00Z">
        <w:r>
          <w:rPr>
            <w:i/>
            <w:iCs/>
          </w:rPr>
          <w:t xml:space="preserve">Remark 12</w:t>
        </w:r>
      </w:ins>
      <w:ins w:id="758" w:author="PR Preview" w:date="2026-01-01T00:00:00Z">
        <w:r>
          <w:t xml:space="preserve"> (The Gaussian variance MLE is biased). </w:t>
        </w:r>
      </w:ins>
      <w:ins w:id="759" w:author="PR Preview" w:date="2026-01-01T00:00:00Z">
        <w:r>
          <w:t xml:space="preserve">This MLE divides by</w:t>
        </w:r>
      </w:ins>
      <w:ins w:id="760" w:author="PR Preview" w:date="2026-01-01T00:00:00Z">
        <w:r>
          <w:t xml:space="preserve"> </w:t>
        </w:r>
      </w:ins>
      <m:oMath>
        <m:r>
          <m:t>n</m:t>
        </m:r>
      </m:oMath>
      <w:ins w:id="761" w:author="PR Preview" w:date="2026-01-01T00:00:00Z">
        <w:r>
          <w:t xml:space="preserve">,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so it is a biased estimator of</w:t>
        </w:r>
      </w:ins>
      <w:ins w:id="76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(</w:t>
        </w:r>
      </w:ins>
      <w:hyperlink r:id="rId257">
        <w:ins w:id="767" w:author="PR Preview" w:date="2026-01-01T00:00:00Z">
          <w:r>
            <w:rPr>
              <w:rStyle w:val="Hyperlink"/>
            </w:rPr>
            <w:t xml:space="preserve">bias of the divide-by-</w:t>
          </w:r>
        </w:ins>
        <m:oMath>
          <m:r>
            <m:t>n</m:t>
          </m:r>
        </m:oMath>
        <w:ins w:id="768" w:author="PR Preview" w:date="2026-01-01T00:00:00Z">
          <w:r>
            <w:rPr>
              <w:rStyle w:val="Hyperlink"/>
            </w:rPr>
            <w:t xml:space="preserve"> </w:t>
          </w:r>
        </w:ins>
        <w:ins w:id="769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770" w:author="PR Preview" w:date="2026-01-01T00:00:00Z">
        <w:r>
          <w:t xml:space="preserve">).</w:t>
        </w:r>
      </w:ins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del w:id="771" w:author="PR Preview" w:date="2026-01-01T00:00:00Z">
        <w:r>
          <w:rPr>
            <w:b/>
            <w:bCs/>
          </w:rPr>
          <w:delText xml:space="preserve">Definition 20 (Power)</w:delText>
        </w:r>
      </w:del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The</w:delText>
        </w:r>
      </w:del>
      <w:del w:id="774" w:author="PR Preview" w:date="2026-01-01T00:00:00Z">
        <w:r>
          <w:delText xml:space="preserve"> </w:delText>
        </w:r>
      </w:del>
      <w:del w:id="775" w:author="PR Preview" w:date="2026-01-01T00:00:00Z">
        <w:r>
          <w:rPr>
            <w:b/>
            <w:bCs/>
          </w:rPr>
          <w:delText xml:space="preserve">power</w:delText>
        </w:r>
      </w:del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of a test of a null hypothesis</w:delText>
        </w:r>
      </w:del>
      <w:del w:id="778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about a parameter</w:delText>
        </w:r>
      </w:del>
      <w:del w:id="781" w:author="PR Preview" w:date="2026-01-01T00:00:00Z">
        <w:r>
          <w:delText xml:space="preserve"> </w:delText>
        </w:r>
      </w:del>
      <m:oMath>
        <m:r>
          <m:t>θ</m:t>
        </m:r>
      </m:oMath>
      <w:del w:id="782" w:author="PR Preview" w:date="2026-01-01T00:00:00Z">
        <w:r>
          <w:delText xml:space="preserve">,</w:delText>
        </w:r>
      </w:del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against an alternative value</w:delText>
        </w:r>
      </w:del>
      <w:del w:id="785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1</m:t>
            </m:r>
          </m:sub>
        </m:sSub>
      </m:oMath>
      <w:del w:id="786" w:author="PR Preview" w:date="2026-01-01T00:00:00Z">
        <w:r>
          <w:delText xml:space="preserve">,</w:delText>
        </w:r>
      </w:del>
      <w:del w:id="787" w:author="PR Preview" w:date="2026-01-01T00:00:00Z">
        <w:r>
          <w:delText xml:space="preserve"> </w:delText>
        </w:r>
      </w:del>
      <w:del w:id="788" w:author="PR Preview" w:date="2026-01-01T00:00:00Z">
        <w:r>
          <w:delText xml:space="preserve">is the probability that the test rejects</w:delText>
        </w:r>
      </w:del>
      <w:del w:id="789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790" w:author="PR Preview" w:date="2026-01-01T00:00:00Z">
        <w:r>
          <w:delText xml:space="preserve"> </w:delText>
        </w:r>
      </w:del>
      <w:del w:id="791" w:author="PR Preview" w:date="2026-01-01T00:00:00Z">
        <w:r>
          <w:delText xml:space="preserve">when</w:delText>
        </w:r>
      </w:del>
      <w:del w:id="792" w:author="PR Preview" w:date="2026-01-01T00:00:00Z">
        <w:r>
          <w:delText xml:space="preserve"> </w:delText>
        </w:r>
      </w:del>
      <m:oMath>
        <m:r>
          <m:t>θ</m:t>
        </m:r>
      </m:oMath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equals</w:delText>
        </w:r>
      </w:del>
      <w:del w:id="795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1</m:t>
            </m:r>
          </m:sub>
        </m:sSub>
      </m:oMath>
      <w:del w:id="796" w:author="PR Preview" w:date="2026-01-01T00:00:00Z">
        <w:r>
          <w:delText xml:space="preserve">:</w:delText>
        </w:r>
      </w:del>
    </w:p>
    <w:p>
      <w:pPr>
        <w:pStyle w:val="FirstParagraph"/>
      </w:pPr>
      <w:ins w:id="797" w:author="PR Preview" w:date="2026-01-01T00:00:00Z">
        <w:r>
          <w:rPr>
            <w:b/>
            <w:bCs/>
          </w:rPr>
          <w:t xml:space="preserve">Definition 21 (Power)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The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rPr>
            <w:b/>
            <w:bCs/>
          </w:rPr>
          <w:t xml:space="preserve">power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of a test of a null hypothesis</w:t>
        </w:r>
      </w:ins>
      <w:ins w:id="804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about a parameter</w:t>
        </w:r>
      </w:ins>
      <w:ins w:id="807" w:author="PR Preview" w:date="2026-01-01T00:00:00Z">
        <w:r>
          <w:t xml:space="preserve"> </w:t>
        </w:r>
      </w:ins>
      <m:oMath>
        <m:r>
          <m:t>θ</m:t>
        </m:r>
      </m:oMath>
      <w:ins w:id="808" w:author="PR Preview" w:date="2026-01-01T00:00:00Z">
        <w:r>
          <w:t xml:space="preserve">,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against an alternative value</w:t>
        </w:r>
      </w:ins>
      <w:ins w:id="811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1</m:t>
            </m:r>
          </m:sub>
        </m:sSub>
      </m:oMath>
      <w:ins w:id="812" w:author="PR Preview" w:date="2026-01-01T00:00:00Z">
        <w:r>
          <w:t xml:space="preserve">,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is the probability that the test rejects</w:t>
        </w:r>
      </w:ins>
      <w:ins w:id="815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816" w:author="PR Preview" w:date="2026-01-01T00:00:00Z">
        <w:r>
          <w:t xml:space="preserve"> </w:t>
        </w:r>
      </w:ins>
      <w:ins w:id="817" w:author="PR Preview" w:date="2026-01-01T00:00:00Z">
        <w:r>
          <w:t xml:space="preserve">when</w:t>
        </w:r>
      </w:ins>
      <w:ins w:id="818" w:author="PR Preview" w:date="2026-01-01T00:00:00Z">
        <w:r>
          <w:t xml:space="preserve"> </w:t>
        </w:r>
      </w:ins>
      <m:oMath>
        <m:r>
          <m:t>θ</m:t>
        </m:r>
      </m:oMath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equals</w:t>
        </w:r>
      </w:ins>
      <w:ins w:id="821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1</m:t>
            </m:r>
          </m:sub>
        </m:sSub>
      </m:oMath>
      <w:ins w:id="82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del w:id="823" w:author="PR Preview" w:date="2026-01-01T00:00:00Z">
        <w:r>
          <w:rPr>
            <w:i/>
            <w:iCs/>
          </w:rPr>
          <w:delText xml:space="preserve">Remark 10</w:delText>
        </w:r>
      </w:del>
      <w:del w:id="824" w:author="PR Preview" w:date="2026-01-01T00:00:00Z">
        <w:r>
          <w:delText xml:space="preserve"> (Choosing the alternative, and observed power). </w:delText>
        </w:r>
      </w:del>
      <w:del w:id="825" w:author="PR Preview" w:date="2026-01-01T00:00:00Z">
        <w:r>
          <w:delText xml:space="preserve">The alternative</w:delText>
        </w:r>
      </w:del>
      <w:del w:id="826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1</m:t>
            </m:r>
          </m:sub>
        </m:sSub>
      </m:oMath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should be chosen before seeing the data,</w:delText>
        </w:r>
      </w:del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as a difference worth detecting.</w:delText>
        </w:r>
      </w:del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Power computed at</w:delText>
        </w:r>
      </w:del>
      <w:del w:id="833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del w:id="834" w:author="PR Preview" w:date="2026-01-01T00:00:00Z">
        <w:r>
          <w:delText xml:space="preserve"> </w:delText>
        </w:r>
      </w:del>
      <w:del w:id="835" w:author="PR Preview" w:date="2026-01-01T00:00:00Z">
        <w:r>
          <w:delText xml:space="preserve">(</w:delText>
        </w:r>
      </w:del>
      <w:del w:id="836" w:author="PR Preview" w:date="2026-01-01T00:00:00Z">
        <w:r>
          <w:delText xml:space="preserve">“observed power”</w:delText>
        </w:r>
      </w:del>
      <w:del w:id="837" w:author="PR Preview" w:date="2026-01-01T00:00:00Z">
        <w:r>
          <w:delText xml:space="preserve">)</w:delText>
        </w:r>
      </w:del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is a function of the p-value,</w:delText>
        </w:r>
      </w:del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so it adds no information about the data already analyzed</w:delText>
        </w:r>
      </w:del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(Hoenig and Heisey 2001)</w:delText>
        </w:r>
      </w:del>
      <w:del w:id="844" w:author="PR Preview" w:date="2026-01-01T00:00:00Z">
        <w:r>
          <w:delText xml:space="preserve">.</w:delText>
        </w:r>
      </w:del>
    </w:p>
    <w:p>
      <w:pPr>
        <w:pStyle w:val="BodyText"/>
      </w:pPr>
      <w:ins w:id="845" w:author="PR Preview" w:date="2026-01-01T00:00:00Z">
        <w:r>
          <w:rPr>
            <w:i/>
            <w:iCs/>
          </w:rPr>
          <w:t xml:space="preserve">Remark 13</w:t>
        </w:r>
      </w:ins>
      <w:ins w:id="846" w:author="PR Preview" w:date="2026-01-01T00:00:00Z">
        <w:r>
          <w:t xml:space="preserve"> (Choosing the alternative, and observed power). </w:t>
        </w:r>
      </w:ins>
      <w:ins w:id="847" w:author="PR Preview" w:date="2026-01-01T00:00:00Z">
        <w:r>
          <w:t xml:space="preserve">The alternative</w:t>
        </w:r>
      </w:ins>
      <w:ins w:id="848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1</m:t>
            </m:r>
          </m:sub>
        </m:sSub>
      </m:oMath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should be chosen before seeing the data,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as a difference worth detecting.</w:t>
        </w:r>
      </w:ins>
      <w:ins w:id="853" w:author="PR Preview" w:date="2026-01-01T00:00:00Z">
        <w:r>
          <w:t xml:space="preserve"> </w:t>
        </w:r>
      </w:ins>
      <w:ins w:id="854" w:author="PR Preview" w:date="2026-01-01T00:00:00Z">
        <w:r>
          <w:t xml:space="preserve">Power computed at</w:t>
        </w:r>
      </w:ins>
      <w:ins w:id="855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(</w:t>
        </w:r>
      </w:ins>
      <w:ins w:id="858" w:author="PR Preview" w:date="2026-01-01T00:00:00Z">
        <w:r>
          <w:t xml:space="preserve">“observed power”</w:t>
        </w:r>
      </w:ins>
      <w:ins w:id="859" w:author="PR Preview" w:date="2026-01-01T00:00:00Z">
        <w:r>
          <w:t xml:space="preserve">)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is a function of the p-value,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so it adds no information about the data already analyzed</w:t>
        </w:r>
      </w:ins>
      <w:ins w:id="864" w:author="PR Preview" w:date="2026-01-01T00:00:00Z">
        <w:r>
          <w:t xml:space="preserve"> </w:t>
        </w:r>
      </w:ins>
      <w:ins w:id="865" w:author="PR Preview" w:date="2026-01-01T00:00:00Z">
        <w:r>
          <w:t xml:space="preserve">(Hoenig and Heisey 2001)</w:t>
        </w:r>
      </w:ins>
      <w:ins w:id="866" w:author="PR Preview" w:date="2026-01-01T00:00:00Z">
        <w:r>
          <w:t xml:space="preserve">.</w:t>
        </w:r>
      </w:ins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2026-10-14T04:38:19Z</dcterms:created>
  <dcterms:modified xsi:type="dcterms:W3CDTF">2026-10-14T04:38:19Z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