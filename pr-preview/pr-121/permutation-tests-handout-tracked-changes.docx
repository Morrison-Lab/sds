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 sampling distribution 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1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4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17" w:name="sec-exchangeability"/>
    <w:p>
      <w:pPr>
        <w:pStyle w:val="Heading2"/>
      </w:pPr>
      <w:r>
        <w:t xml:space="preserve">2 Exchangeability under the null hypothesis</w:t>
      </w:r>
    </w:p>
    <w:bookmarkStart w:id="15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6"/>
    <w:bookmarkEnd w:id="17"/>
    <w:bookmarkStart w:id="34" w:name="sec-permutation-distribution"/>
    <w:p>
      <w:pPr>
        <w:pStyle w:val="Heading2"/>
      </w:pPr>
      <w:r>
        <w:t xml:space="preserve">3 The permutation distribution and p-value</w:t>
      </w:r>
    </w:p>
    <w:bookmarkStart w:id="21" w:name="sec-permutation-distribution-def"/>
    <w:p>
      <w:pPr>
        <w:pStyle w:val="Heading3"/>
      </w:pPr>
      <w:r>
        <w:t xml:space="preserve">3.1 The permutation distribution</w:t>
      </w:r>
    </w:p>
    <w:bookmarkStart w:id="19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9"/>
    <w:bookmarkStart w:id="20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0"/>
    <w:bookmarkEnd w:id="21"/>
    <w:bookmarkStart w:id="25" w:name="sec-permutation-p-value"/>
    <w:p>
      <w:pPr>
        <w:pStyle w:val="Heading3"/>
      </w:pPr>
      <w:r>
        <w:t xml:space="preserve">3.2 The permutation p-value</w:t>
      </w:r>
    </w:p>
    <w:bookmarkStart w:id="22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2"/>
    <w:bookmarkStart w:id="23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3"/>
    <w:bookmarkStart w:id="24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4"/>
    <w:bookmarkEnd w:id="25"/>
    <w:bookmarkStart w:id="33" w:name="sec-permutation-validity"/>
    <w:p>
      <w:pPr>
        <w:pStyle w:val="Heading3"/>
      </w:pPr>
      <w:r>
        <w:t xml:space="preserve">3.3 Why the permutation p-value is valid</w:t>
      </w:r>
    </w:p>
    <w:bookmarkStart w:id="26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6"/>
    <w:bookmarkStart w:id="27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7"/>
    <w:bookmarkStart w:id="28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29"/>
    <w:bookmarkStart w:id="31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2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2"/>
    <w:bookmarkEnd w:id="33"/>
    <w:bookmarkEnd w:id="34"/>
    <w:bookmarkStart w:id="47" w:name="sec-monte-carlo-permutation"/>
    <w:p>
      <w:pPr>
        <w:pStyle w:val="Heading2"/>
      </w:pPr>
      <w:r>
        <w:t xml:space="preserve">4 The Monte Carlo approximation</w:t>
      </w:r>
    </w:p>
    <w:bookmarkStart w:id="35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5"/>
    <w:bookmarkStart w:id="40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39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0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4"/>
    <w:bookmarkStart w:id="45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5"/>
    <w:bookmarkStart w:id="46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End w:id="47"/>
    <w:bookmarkStart w:id="50" w:name="sec-permutation-multiple-testing"/>
    <w:p>
      <w:pPr>
        <w:pStyle w:val="Heading2"/>
      </w:pPr>
      <w:r>
        <w:t xml:space="preserve">5 Permutation tests and multiple testing</w:t>
      </w:r>
    </w:p>
    <w:bookmarkStart w:id="49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expression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as.matrix</w:delText>
        </w:r>
      </w:del>
      <w:del w:id="7" w:author="PR Preview" w:date="2026-01-01T00:00:00Z">
        <w:r>
          <w:rPr>
            <w:rStyle w:val="NormalTok"/>
          </w:rPr>
          <w:delText xml:space="preserve">(khan_pair[, </w:delText>
        </w:r>
      </w:del>
      <w:del w:id="8" w:author="PR Preview" w:date="2026-01-01T00:00:00Z">
        <w:r>
          <w:rPr>
            <w:rStyle w:val="FunctionTok"/>
          </w:rPr>
          <w:delText xml:space="preserve">grepl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StringTok"/>
          </w:rPr>
          <w:delText xml:space="preserve">"^gene_"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names</w:delText>
        </w:r>
      </w:del>
      <w:del w:id="13" w:author="PR Preview" w:date="2026-01-01T00:00:00Z">
        <w:r>
          <w:rPr>
            <w:rStyle w:val="NormalTok"/>
          </w:rPr>
          <w:delText xml:space="preserve">(khan_pair))])</w:delText>
        </w:r>
      </w:del>
      <w:del w:id="14" w:author="PR Preview" w:date="2026-01-01T00:00:00Z">
        <w:r>
          <w:br/>
        </w:r>
      </w:del>
      <w:del w:id="15" w:author="PR Preview" w:date="2026-01-01T00:00:00Z">
        <w:r>
          <w:rPr>
            <w:rStyle w:val="NormalTok"/>
          </w:rPr>
          <w:delText xml:space="preserve">abs_welch_t_all </w:delText>
        </w:r>
      </w:del>
      <w:del w:id="16" w:author="PR Preview" w:date="2026-01-01T00:00:00Z">
        <w:r>
          <w:rPr>
            <w:rStyle w:val="OtherTok"/>
          </w:rPr>
          <w:delText xml:space="preserve">&lt;-</w:delText>
        </w:r>
      </w:del>
      <w:del w:id="17" w:author="PR Preview" w:date="2026-01-01T00:00:00Z">
        <w:r>
          <w:rPr>
            <w:rStyle w:val="NormalTok"/>
          </w:rPr>
          <w:delText xml:space="preserve"> </w:delText>
        </w:r>
      </w:del>
      <w:del w:id="18" w:author="PR Preview" w:date="2026-01-01T00:00:00Z">
        <w:r>
          <w:rPr>
            <w:rStyle w:val="ControlFlowTok"/>
          </w:rPr>
          <w:delText xml:space="preserve">function</w:delText>
        </w:r>
      </w:del>
      <w:del w:id="19" w:author="PR Preview" w:date="2026-01-01T00:00:00Z">
        <w:r>
          <w:rPr>
            <w:rStyle w:val="NormalTok"/>
          </w:rPr>
          <w:delText xml:space="preserve">(x, in_group1) {</w:delText>
        </w:r>
      </w:del>
      <w:del w:id="20" w:author="PR Preview" w:date="2026-01-01T00:00:00Z">
        <w:r>
          <w:br/>
        </w:r>
      </w:del>
      <w:del w:id="21" w:author="PR Preview" w:date="2026-01-01T00:00:00Z">
        <w:r>
          <w:rPr>
            <w:rStyle w:val="NormalTok"/>
          </w:rPr>
          <w:delText xml:space="preserve">  n1 </w:delText>
        </w:r>
      </w:del>
      <w:del w:id="22" w:author="PR Preview" w:date="2026-01-01T00:00:00Z">
        <w:r>
          <w:rPr>
            <w:rStyle w:val="OtherTok"/>
          </w:rPr>
          <w:delText xml:space="preserve">&lt;-</w:delText>
        </w:r>
      </w:del>
      <w:del w:id="23" w:author="PR Preview" w:date="2026-01-01T00:00:00Z">
        <w:r>
          <w:rPr>
            <w:rStyle w:val="NormalTok"/>
          </w:rPr>
          <w:delText xml:space="preserve"> </w:delText>
        </w:r>
      </w:del>
      <w:del w:id="24" w:author="PR Preview" w:date="2026-01-01T00:00:00Z">
        <w:r>
          <w:rPr>
            <w:rStyle w:val="FunctionTok"/>
          </w:rPr>
          <w:delText xml:space="preserve">sum</w:delText>
        </w:r>
      </w:del>
      <w:del w:id="25" w:author="PR Preview" w:date="2026-01-01T00:00:00Z">
        <w:r>
          <w:rPr>
            <w:rStyle w:val="NormalTok"/>
          </w:rPr>
          <w:delText xml:space="preserve">(in_group1)</w:delText>
        </w:r>
      </w:del>
      <w:del w:id="26" w:author="PR Preview" w:date="2026-01-01T00:00:00Z">
        <w:r>
          <w:br/>
        </w:r>
      </w:del>
      <w:del w:id="27" w:author="PR Preview" w:date="2026-01-01T00:00:00Z">
        <w:r>
          <w:rPr>
            <w:rStyle w:val="NormalTok"/>
          </w:rPr>
          <w:delText xml:space="preserve">  n2 </w:delText>
        </w:r>
      </w:del>
      <w:del w:id="28" w:author="PR Preview" w:date="2026-01-01T00:00:00Z">
        <w:r>
          <w:rPr>
            <w:rStyle w:val="OtherTok"/>
          </w:rPr>
          <w:delText xml:space="preserve">&lt;-</w:delText>
        </w:r>
      </w:del>
      <w:del w:id="29" w:author="PR Preview" w:date="2026-01-01T00:00:00Z">
        <w:r>
          <w:rPr>
            <w:rStyle w:val="NormalTok"/>
          </w:rPr>
          <w:delText xml:space="preserve"> </w:delText>
        </w:r>
      </w:del>
      <w:del w:id="30" w:author="PR Preview" w:date="2026-01-01T00:00:00Z">
        <w:r>
          <w:rPr>
            <w:rStyle w:val="FunctionTok"/>
          </w:rPr>
          <w:delText xml:space="preserve">sum</w:delText>
        </w:r>
      </w:del>
      <w:del w:id="31" w:author="PR Preview" w:date="2026-01-01T00:00:00Z">
        <w:r>
          <w:rPr>
            <w:rStyle w:val="NormalTok"/>
          </w:rPr>
          <w:delText xml:space="preserve">(</w:delText>
        </w:r>
      </w:del>
      <w:del w:id="32" w:author="PR Preview" w:date="2026-01-01T00:00:00Z">
        <w:r>
          <w:rPr>
            <w:rStyle w:val="SpecialCharTok"/>
          </w:rPr>
          <w:delText xml:space="preserve">!</w:delText>
        </w:r>
      </w:del>
      <w:del w:id="33" w:author="PR Preview" w:date="2026-01-01T00:00:00Z">
        <w:r>
          <w:rPr>
            <w:rStyle w:val="NormalTok"/>
          </w:rPr>
          <w:delText xml:space="preserve">in_group1)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NormalTok"/>
          </w:rPr>
          <w:delText xml:space="preserve">  mean1 </w:delText>
        </w:r>
      </w:del>
      <w:del w:id="36" w:author="PR Preview" w:date="2026-01-01T00:00:00Z">
        <w:r>
          <w:rPr>
            <w:rStyle w:val="OtherTok"/>
          </w:rPr>
          <w:delText xml:space="preserve">&lt;-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FunctionTok"/>
          </w:rPr>
          <w:delText xml:space="preserve">colMeans</w:delText>
        </w:r>
      </w:del>
      <w:del w:id="39" w:author="PR Preview" w:date="2026-01-01T00:00:00Z">
        <w:r>
          <w:rPr>
            <w:rStyle w:val="NormalTok"/>
          </w:rPr>
          <w:delText xml:space="preserve">(x[in_group1, , </w:delText>
        </w:r>
      </w:del>
      <w:del w:id="40" w:author="PR Preview" w:date="2026-01-01T00:00:00Z">
        <w:r>
          <w:rPr>
            <w:rStyle w:val="AttributeTok"/>
          </w:rPr>
          <w:delText xml:space="preserve">drop 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ConstantTok"/>
          </w:rPr>
          <w:delText xml:space="preserve">FALSE</w:delText>
        </w:r>
      </w:del>
      <w:del w:id="43" w:author="PR Preview" w:date="2026-01-01T00:00:00Z">
        <w:r>
          <w:rPr>
            <w:rStyle w:val="NormalTok"/>
          </w:rPr>
          <w:delText xml:space="preserve">])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rPr>
            <w:rStyle w:val="NormalTok"/>
          </w:rPr>
          <w:delText xml:space="preserve">  mean2 </w:delText>
        </w:r>
      </w:del>
      <w:del w:id="46" w:author="PR Preview" w:date="2026-01-01T00:00:00Z">
        <w:r>
          <w:rPr>
            <w:rStyle w:val="OtherTok"/>
          </w:rPr>
          <w:delText xml:space="preserve">&lt;-</w:delText>
        </w:r>
      </w:del>
      <w:del w:id="47" w:author="PR Preview" w:date="2026-01-01T00:00:00Z">
        <w:r>
          <w:rPr>
            <w:rStyle w:val="NormalTok"/>
          </w:rPr>
          <w:delText xml:space="preserve"> </w:delText>
        </w:r>
      </w:del>
      <w:del w:id="48" w:author="PR Preview" w:date="2026-01-01T00:00:00Z">
        <w:r>
          <w:rPr>
            <w:rStyle w:val="FunctionTok"/>
          </w:rPr>
          <w:delText xml:space="preserve">colMeans</w:delText>
        </w:r>
      </w:del>
      <w:del w:id="49" w:author="PR Preview" w:date="2026-01-01T00:00:00Z">
        <w:r>
          <w:rPr>
            <w:rStyle w:val="NormalTok"/>
          </w:rPr>
          <w:delText xml:space="preserve">(x[</w:delText>
        </w:r>
      </w:del>
      <w:del w:id="50" w:author="PR Preview" w:date="2026-01-01T00:00:00Z">
        <w:r>
          <w:rPr>
            <w:rStyle w:val="SpecialCharTok"/>
          </w:rPr>
          <w:delText xml:space="preserve">!</w:delText>
        </w:r>
      </w:del>
      <w:del w:id="51" w:author="PR Preview" w:date="2026-01-01T00:00:00Z">
        <w:r>
          <w:rPr>
            <w:rStyle w:val="NormalTok"/>
          </w:rPr>
          <w:delText xml:space="preserve">in_group1, , </w:delText>
        </w:r>
      </w:del>
      <w:del w:id="52" w:author="PR Preview" w:date="2026-01-01T00:00:00Z">
        <w:r>
          <w:rPr>
            <w:rStyle w:val="AttributeTok"/>
          </w:rPr>
          <w:delText xml:space="preserve">drop =</w:delText>
        </w:r>
      </w:del>
      <w:del w:id="53" w:author="PR Preview" w:date="2026-01-01T00:00:00Z">
        <w:r>
          <w:rPr>
            <w:rStyle w:val="NormalTok"/>
          </w:rPr>
          <w:delText xml:space="preserve"> </w:delText>
        </w:r>
      </w:del>
      <w:del w:id="54" w:author="PR Preview" w:date="2026-01-01T00:00:00Z">
        <w:r>
          <w:rPr>
            <w:rStyle w:val="ConstantTok"/>
          </w:rPr>
          <w:delText xml:space="preserve">FALSE</w:delText>
        </w:r>
      </w:del>
      <w:del w:id="55" w:author="PR Preview" w:date="2026-01-01T00:00:00Z">
        <w:r>
          <w:rPr>
            <w:rStyle w:val="NormalTok"/>
          </w:rPr>
          <w:delText xml:space="preserve">])</w:delText>
        </w:r>
      </w:del>
      <w:del w:id="56" w:author="PR Preview" w:date="2026-01-01T00:00:00Z">
        <w:r>
          <w:br/>
        </w:r>
      </w:del>
      <w:del w:id="57" w:author="PR Preview" w:date="2026-01-01T00:00:00Z">
        <w:r>
          <w:rPr>
            <w:rStyle w:val="NormalTok"/>
          </w:rPr>
          <w:delText xml:space="preserve">  var1 </w:delText>
        </w:r>
      </w:del>
      <w:del w:id="58" w:author="PR Preview" w:date="2026-01-01T00:00:00Z">
        <w:r>
          <w:rPr>
            <w:rStyle w:val="OtherTok"/>
          </w:rPr>
          <w:delText xml:space="preserve">&lt;-</w:delText>
        </w:r>
      </w:del>
      <w:del w:id="59" w:author="PR Preview" w:date="2026-01-01T00:00:00Z">
        <w:r>
          <w:rPr>
            <w:rStyle w:val="NormalTok"/>
          </w:rPr>
          <w:delText xml:space="preserve"> (</w:delText>
        </w:r>
      </w:del>
      <w:del w:id="60" w:author="PR Preview" w:date="2026-01-01T00:00:00Z">
        <w:r>
          <w:rPr>
            <w:rStyle w:val="FunctionTok"/>
          </w:rPr>
          <w:delText xml:space="preserve">colSums</w:delText>
        </w:r>
      </w:del>
      <w:del w:id="61" w:author="PR Preview" w:date="2026-01-01T00:00:00Z">
        <w:r>
          <w:rPr>
            <w:rStyle w:val="NormalTok"/>
          </w:rPr>
          <w:delText xml:space="preserve">(x[in_group1, , </w:delText>
        </w:r>
      </w:del>
      <w:del w:id="62" w:author="PR Preview" w:date="2026-01-01T00:00:00Z">
        <w:r>
          <w:rPr>
            <w:rStyle w:val="AttributeTok"/>
          </w:rPr>
          <w:delText xml:space="preserve">drop =</w:delText>
        </w:r>
      </w:del>
      <w:del w:id="63" w:author="PR Preview" w:date="2026-01-01T00:00:00Z">
        <w:r>
          <w:rPr>
            <w:rStyle w:val="NormalTok"/>
          </w:rPr>
          <w:delText xml:space="preserve"> </w:delText>
        </w:r>
      </w:del>
      <w:del w:id="64" w:author="PR Preview" w:date="2026-01-01T00:00:00Z">
        <w:r>
          <w:rPr>
            <w:rStyle w:val="ConstantTok"/>
          </w:rPr>
          <w:delText xml:space="preserve">FALSE</w:delText>
        </w:r>
      </w:del>
      <w:del w:id="65" w:author="PR Preview" w:date="2026-01-01T00:00:00Z">
        <w:r>
          <w:rPr>
            <w:rStyle w:val="NormalTok"/>
          </w:rPr>
          <w:delText xml:space="preserve">]</w:delText>
        </w:r>
      </w:del>
      <w:del w:id="66" w:author="PR Preview" w:date="2026-01-01T00:00:00Z">
        <w:r>
          <w:rPr>
            <w:rStyle w:val="SpecialCharTok"/>
          </w:rPr>
          <w:delText xml:space="preserve">^</w:delText>
        </w:r>
      </w:del>
      <w:del w:id="67" w:author="PR Preview" w:date="2026-01-01T00:00:00Z">
        <w:r>
          <w:rPr>
            <w:rStyle w:val="DecValTok"/>
          </w:rPr>
          <w:delText xml:space="preserve">2</w:delText>
        </w:r>
      </w:del>
      <w:del w:id="68" w:author="PR Preview" w:date="2026-01-01T00:00:00Z">
        <w:r>
          <w:rPr>
            <w:rStyle w:val="NormalTok"/>
          </w:rPr>
          <w:delText xml:space="preserve">) </w:delText>
        </w:r>
      </w:del>
      <w:del w:id="69" w:author="PR Preview" w:date="2026-01-01T00:00:00Z">
        <w:r>
          <w:rPr>
            <w:rStyle w:val="SpecialCharTok"/>
          </w:rPr>
          <w:delText xml:space="preserve">-</w:delText>
        </w:r>
      </w:del>
      <w:del w:id="70" w:author="PR Preview" w:date="2026-01-01T00:00:00Z">
        <w:r>
          <w:rPr>
            <w:rStyle w:val="NormalTok"/>
          </w:rPr>
          <w:delText xml:space="preserve"> n1 </w:delText>
        </w:r>
      </w:del>
      <w:del w:id="71" w:author="PR Preview" w:date="2026-01-01T00:00:00Z">
        <w:r>
          <w:rPr>
            <w:rStyle w:val="SpecialCharTok"/>
          </w:rPr>
          <w:delText xml:space="preserve">*</w:delText>
        </w:r>
      </w:del>
      <w:del w:id="72" w:author="PR Preview" w:date="2026-01-01T00:00:00Z">
        <w:r>
          <w:rPr>
            <w:rStyle w:val="NormalTok"/>
          </w:rPr>
          <w:delText xml:space="preserve"> mean1</w:delText>
        </w:r>
      </w:del>
      <w:del w:id="73" w:author="PR Preview" w:date="2026-01-01T00:00:00Z">
        <w:r>
          <w:rPr>
            <w:rStyle w:val="SpecialCharTok"/>
          </w:rPr>
          <w:delText xml:space="preserve">^</w:delText>
        </w:r>
      </w:del>
      <w:del w:id="74" w:author="PR Preview" w:date="2026-01-01T00:00:00Z">
        <w:r>
          <w:rPr>
            <w:rStyle w:val="DecValTok"/>
          </w:rPr>
          <w:delText xml:space="preserve">2</w:delText>
        </w:r>
      </w:del>
      <w:del w:id="75" w:author="PR Preview" w:date="2026-01-01T00:00:00Z">
        <w:r>
          <w:rPr>
            <w:rStyle w:val="NormalTok"/>
          </w:rPr>
          <w:delText xml:space="preserve">) </w:delText>
        </w:r>
      </w:del>
      <w:del w:id="76" w:author="PR Preview" w:date="2026-01-01T00:00:00Z">
        <w:r>
          <w:rPr>
            <w:rStyle w:val="SpecialCharTok"/>
          </w:rPr>
          <w:delText xml:space="preserve">/</w:delText>
        </w:r>
      </w:del>
      <w:del w:id="77" w:author="PR Preview" w:date="2026-01-01T00:00:00Z">
        <w:r>
          <w:rPr>
            <w:rStyle w:val="NormalTok"/>
          </w:rPr>
          <w:delText xml:space="preserve"> (n1 </w:delText>
        </w:r>
      </w:del>
      <w:del w:id="78" w:author="PR Preview" w:date="2026-01-01T00:00:00Z">
        <w:r>
          <w:rPr>
            <w:rStyle w:val="SpecialCharTok"/>
          </w:rPr>
          <w:delText xml:space="preserve">-</w:delText>
        </w:r>
      </w:del>
      <w:del w:id="79" w:author="PR Preview" w:date="2026-01-01T00:00:00Z">
        <w:r>
          <w:rPr>
            <w:rStyle w:val="NormalTok"/>
          </w:rPr>
          <w:delText xml:space="preserve"> </w:delText>
        </w:r>
      </w:del>
      <w:del w:id="80" w:author="PR Preview" w:date="2026-01-01T00:00:00Z">
        <w:r>
          <w:rPr>
            <w:rStyle w:val="DecValTok"/>
          </w:rPr>
          <w:delText xml:space="preserve">1</w:delText>
        </w:r>
      </w:del>
      <w:del w:id="81" w:author="PR Preview" w:date="2026-01-01T00:00:00Z">
        <w:r>
          <w:rPr>
            <w:rStyle w:val="NormalTok"/>
          </w:rPr>
          <w:delText xml:space="preserve">)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var2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(</w:delText>
        </w:r>
      </w:del>
      <w:del w:id="86" w:author="PR Preview" w:date="2026-01-01T00:00:00Z">
        <w:r>
          <w:rPr>
            <w:rStyle w:val="FunctionTok"/>
          </w:rPr>
          <w:delText xml:space="preserve">colSums</w:delText>
        </w:r>
      </w:del>
      <w:del w:id="87" w:author="PR Preview" w:date="2026-01-01T00:00:00Z">
        <w:r>
          <w:rPr>
            <w:rStyle w:val="NormalTok"/>
          </w:rPr>
          <w:delText xml:space="preserve">(x[</w:delText>
        </w:r>
      </w:del>
      <w:del w:id="88" w:author="PR Preview" w:date="2026-01-01T00:00:00Z">
        <w:r>
          <w:rPr>
            <w:rStyle w:val="SpecialCharTok"/>
          </w:rPr>
          <w:delText xml:space="preserve">!</w:delText>
        </w:r>
      </w:del>
      <w:del w:id="89" w:author="PR Preview" w:date="2026-01-01T00:00:00Z">
        <w:r>
          <w:rPr>
            <w:rStyle w:val="NormalTok"/>
          </w:rPr>
          <w:delText xml:space="preserve">in_group1, , </w:delText>
        </w:r>
      </w:del>
      <w:del w:id="90" w:author="PR Preview" w:date="2026-01-01T00:00:00Z">
        <w:r>
          <w:rPr>
            <w:rStyle w:val="AttributeTok"/>
          </w:rPr>
          <w:delText xml:space="preserve">drop =</w:delText>
        </w:r>
      </w:del>
      <w:del w:id="91" w:author="PR Preview" w:date="2026-01-01T00:00:00Z">
        <w:r>
          <w:rPr>
            <w:rStyle w:val="NormalTok"/>
          </w:rPr>
          <w:delText xml:space="preserve"> </w:delText>
        </w:r>
      </w:del>
      <w:del w:id="92" w:author="PR Preview" w:date="2026-01-01T00:00:00Z">
        <w:r>
          <w:rPr>
            <w:rStyle w:val="ConstantTok"/>
          </w:rPr>
          <w:delText xml:space="preserve">FALSE</w:delText>
        </w:r>
      </w:del>
      <w:del w:id="93" w:author="PR Preview" w:date="2026-01-01T00:00:00Z">
        <w:r>
          <w:rPr>
            <w:rStyle w:val="NormalTok"/>
          </w:rPr>
          <w:delText xml:space="preserve">]</w:delText>
        </w:r>
      </w:del>
      <w:del w:id="94" w:author="PR Preview" w:date="2026-01-01T00:00:00Z">
        <w:r>
          <w:rPr>
            <w:rStyle w:val="SpecialCharTok"/>
          </w:rPr>
          <w:delText xml:space="preserve">^</w:delText>
        </w:r>
      </w:del>
      <w:del w:id="95" w:author="PR Preview" w:date="2026-01-01T00:00:00Z">
        <w:r>
          <w:rPr>
            <w:rStyle w:val="DecValTok"/>
          </w:rPr>
          <w:delText xml:space="preserve">2</w:delText>
        </w:r>
      </w:del>
      <w:del w:id="96" w:author="PR Preview" w:date="2026-01-01T00:00:00Z">
        <w:r>
          <w:rPr>
            <w:rStyle w:val="NormalTok"/>
          </w:rPr>
          <w:delText xml:space="preserve">) </w:delText>
        </w:r>
      </w:del>
      <w:del w:id="97" w:author="PR Preview" w:date="2026-01-01T00:00:00Z">
        <w:r>
          <w:rPr>
            <w:rStyle w:val="SpecialCharTok"/>
          </w:rPr>
          <w:delText xml:space="preserve">-</w:delText>
        </w:r>
      </w:del>
      <w:del w:id="98" w:author="PR Preview" w:date="2026-01-01T00:00:00Z">
        <w:r>
          <w:rPr>
            <w:rStyle w:val="NormalTok"/>
          </w:rPr>
          <w:delText xml:space="preserve"> n2 </w:delText>
        </w:r>
      </w:del>
      <w:del w:id="99" w:author="PR Preview" w:date="2026-01-01T00:00:00Z">
        <w:r>
          <w:rPr>
            <w:rStyle w:val="SpecialCharTok"/>
          </w:rPr>
          <w:delText xml:space="preserve">*</w:delText>
        </w:r>
      </w:del>
      <w:del w:id="100" w:author="PR Preview" w:date="2026-01-01T00:00:00Z">
        <w:r>
          <w:rPr>
            <w:rStyle w:val="NormalTok"/>
          </w:rPr>
          <w:delText xml:space="preserve"> mean2</w:delText>
        </w:r>
      </w:del>
      <w:del w:id="101" w:author="PR Preview" w:date="2026-01-01T00:00:00Z">
        <w:r>
          <w:rPr>
            <w:rStyle w:val="SpecialCharTok"/>
          </w:rPr>
          <w:delText xml:space="preserve">^</w:delText>
        </w:r>
      </w:del>
      <w:del w:id="102" w:author="PR Preview" w:date="2026-01-01T00:00:00Z">
        <w:r>
          <w:rPr>
            <w:rStyle w:val="DecValTok"/>
          </w:rPr>
          <w:delText xml:space="preserve">2</w:delText>
        </w:r>
      </w:del>
      <w:del w:id="103" w:author="PR Preview" w:date="2026-01-01T00:00:00Z">
        <w:r>
          <w:rPr>
            <w:rStyle w:val="NormalTok"/>
          </w:rPr>
          <w:delText xml:space="preserve">) </w:delText>
        </w:r>
      </w:del>
      <w:del w:id="104" w:author="PR Preview" w:date="2026-01-01T00:00:00Z">
        <w:r>
          <w:rPr>
            <w:rStyle w:val="SpecialCharTok"/>
          </w:rPr>
          <w:delText xml:space="preserve">/</w:delText>
        </w:r>
      </w:del>
      <w:del w:id="105" w:author="PR Preview" w:date="2026-01-01T00:00:00Z">
        <w:r>
          <w:rPr>
            <w:rStyle w:val="NormalTok"/>
          </w:rPr>
          <w:delText xml:space="preserve"> (n2 </w:delText>
        </w:r>
      </w:del>
      <w:del w:id="106" w:author="PR Preview" w:date="2026-01-01T00:00:00Z">
        <w:r>
          <w:rPr>
            <w:rStyle w:val="SpecialCharTok"/>
          </w:rPr>
          <w:delText xml:space="preserve">-</w:delText>
        </w:r>
      </w:del>
      <w:del w:id="107" w:author="PR Preview" w:date="2026-01-01T00:00:00Z">
        <w:r>
          <w:rPr>
            <w:rStyle w:val="NormalTok"/>
          </w:rPr>
          <w:delText xml:space="preserve"> </w:delText>
        </w:r>
      </w:del>
      <w:del w:id="108" w:author="PR Preview" w:date="2026-01-01T00:00:00Z">
        <w:r>
          <w:rPr>
            <w:rStyle w:val="DecValTok"/>
          </w:rPr>
          <w:delText xml:space="preserve">1</w:delText>
        </w:r>
      </w:del>
      <w:del w:id="109" w:author="PR Preview" w:date="2026-01-01T00:00:00Z">
        <w:r>
          <w:rPr>
            <w:rStyle w:val="NormalTok"/>
          </w:rPr>
          <w:delText xml:space="preserve">)</w:delText>
        </w:r>
      </w:del>
      <w:del w:id="110" w:author="PR Preview" w:date="2026-01-01T00:00:00Z">
        <w:r>
          <w:br/>
        </w:r>
      </w:del>
      <w:del w:id="111" w:author="PR Preview" w:date="2026-01-01T00:00:00Z">
        <w:r>
          <w:rPr>
            <w:rStyle w:val="NormalTok"/>
          </w:rPr>
          <w:delText xml:space="preserve">  </w:delText>
        </w:r>
      </w:del>
      <w:del w:id="112" w:author="PR Preview" w:date="2026-01-01T00:00:00Z">
        <w:r>
          <w:rPr>
            <w:rStyle w:val="FunctionTok"/>
          </w:rPr>
          <w:delText xml:space="preserve">abs</w:delText>
        </w:r>
      </w:del>
      <w:del w:id="113" w:author="PR Preview" w:date="2026-01-01T00:00:00Z">
        <w:r>
          <w:rPr>
            <w:rStyle w:val="NormalTok"/>
          </w:rPr>
          <w:delText xml:space="preserve">(mean1 </w:delText>
        </w:r>
      </w:del>
      <w:del w:id="114" w:author="PR Preview" w:date="2026-01-01T00:00:00Z">
        <w:r>
          <w:rPr>
            <w:rStyle w:val="SpecialCharTok"/>
          </w:rPr>
          <w:delText xml:space="preserve">-</w:delText>
        </w:r>
      </w:del>
      <w:del w:id="115" w:author="PR Preview" w:date="2026-01-01T00:00:00Z">
        <w:r>
          <w:rPr>
            <w:rStyle w:val="NormalTok"/>
          </w:rPr>
          <w:delText xml:space="preserve"> mean2) </w:delText>
        </w:r>
      </w:del>
      <w:del w:id="116" w:author="PR Preview" w:date="2026-01-01T00:00:00Z">
        <w:r>
          <w:rPr>
            <w:rStyle w:val="SpecialCharTok"/>
          </w:rPr>
          <w:delText xml:space="preserve">/</w:delText>
        </w:r>
      </w:del>
      <w:del w:id="117" w:author="PR Preview" w:date="2026-01-01T00:00:00Z">
        <w:r>
          <w:rPr>
            <w:rStyle w:val="NormalTok"/>
          </w:rPr>
          <w:delText xml:space="preserve"> </w:delText>
        </w:r>
      </w:del>
      <w:del w:id="118" w:author="PR Preview" w:date="2026-01-01T00:00:00Z">
        <w:r>
          <w:rPr>
            <w:rStyle w:val="FunctionTok"/>
          </w:rPr>
          <w:delText xml:space="preserve">sqrt</w:delText>
        </w:r>
      </w:del>
      <w:del w:id="119" w:author="PR Preview" w:date="2026-01-01T00:00:00Z">
        <w:r>
          <w:rPr>
            <w:rStyle w:val="NormalTok"/>
          </w:rPr>
          <w:delText xml:space="preserve">(var1 </w:delText>
        </w:r>
      </w:del>
      <w:del w:id="120" w:author="PR Preview" w:date="2026-01-01T00:00:00Z">
        <w:r>
          <w:rPr>
            <w:rStyle w:val="SpecialCharTok"/>
          </w:rPr>
          <w:delText xml:space="preserve">/</w:delText>
        </w:r>
      </w:del>
      <w:del w:id="121" w:author="PR Preview" w:date="2026-01-01T00:00:00Z">
        <w:r>
          <w:rPr>
            <w:rStyle w:val="NormalTok"/>
          </w:rPr>
          <w:delText xml:space="preserve"> n1 </w:delText>
        </w:r>
      </w:del>
      <w:del w:id="122" w:author="PR Preview" w:date="2026-01-01T00:00:00Z">
        <w:r>
          <w:rPr>
            <w:rStyle w:val="SpecialCharTok"/>
          </w:rPr>
          <w:delText xml:space="preserve">+</w:delText>
        </w:r>
      </w:del>
      <w:del w:id="123" w:author="PR Preview" w:date="2026-01-01T00:00:00Z">
        <w:r>
          <w:rPr>
            <w:rStyle w:val="NormalTok"/>
          </w:rPr>
          <w:delText xml:space="preserve"> var2 </w:delText>
        </w:r>
      </w:del>
      <w:del w:id="124" w:author="PR Preview" w:date="2026-01-01T00:00:00Z">
        <w:r>
          <w:rPr>
            <w:rStyle w:val="SpecialCharTok"/>
          </w:rPr>
          <w:delText xml:space="preserve">/</w:delText>
        </w:r>
      </w:del>
      <w:del w:id="125" w:author="PR Preview" w:date="2026-01-01T00:00:00Z">
        <w:r>
          <w:rPr>
            <w:rStyle w:val="NormalTok"/>
          </w:rPr>
          <w:delText xml:space="preserve"> n2)</w:delText>
        </w:r>
      </w:del>
      <w:del w:id="126" w:author="PR Preview" w:date="2026-01-01T00:00:00Z">
        <w:r>
          <w:br/>
        </w:r>
      </w:del>
      <w:del w:id="127" w:author="PR Preview" w:date="2026-01-01T00:00:00Z">
        <w:r>
          <w:rPr>
            <w:rStyle w:val="NormalTok"/>
          </w:rPr>
          <w:delText xml:space="preserve">}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t_all </w:delText>
        </w:r>
      </w:del>
      <w:del w:id="130" w:author="PR Preview" w:date="2026-01-01T00:00:00Z">
        <w:r>
          <w:rPr>
            <w:rStyle w:val="OtherTok"/>
          </w:rPr>
          <w:delText xml:space="preserve">&lt;-</w:delText>
        </w:r>
      </w:del>
      <w:del w:id="131" w:author="PR Preview" w:date="2026-01-01T00:00:00Z">
        <w:r>
          <w:rPr>
            <w:rStyle w:val="NormalTok"/>
          </w:rPr>
          <w:delText xml:space="preserve"> </w:delText>
        </w:r>
      </w:del>
      <w:del w:id="132" w:author="PR Preview" w:date="2026-01-01T00:00:00Z">
        <w:r>
          <w:rPr>
            <w:rStyle w:val="FunctionTok"/>
          </w:rPr>
          <w:delText xml:space="preserve">abs_welch_t_all</w:delText>
        </w:r>
      </w:del>
      <w:del w:id="133" w:author="PR Preview" w:date="2026-01-01T00:00:00Z">
        <w:r>
          <w:rPr>
            <w:rStyle w:val="NormalTok"/>
          </w:rPr>
          <w:delText xml:space="preserve">(expression, in_class4)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FunctionTok"/>
          </w:rPr>
          <w:delText xml:space="preserve">all.equal</w:delText>
        </w:r>
      </w:del>
      <w:del w:id="136" w:author="PR Preview" w:date="2026-01-01T00:00:00Z">
        <w:r>
          <w:rPr>
            <w:rStyle w:val="NormalTok"/>
          </w:rPr>
          <w:delText xml:space="preserve">(</w:delText>
        </w:r>
      </w:del>
      <w:del w:id="137" w:author="PR Preview" w:date="2026-01-01T00:00:00Z">
        <w:r>
          <w:rPr>
            <w:rStyle w:val="FunctionTok"/>
          </w:rPr>
          <w:delText xml:space="preserve">unname</w:delText>
        </w:r>
      </w:del>
      <w:del w:id="138" w:author="PR Preview" w:date="2026-01-01T00:00:00Z">
        <w:r>
          <w:rPr>
            <w:rStyle w:val="NormalTok"/>
          </w:rPr>
          <w:delText xml:space="preserve">(t_all[</w:delText>
        </w:r>
      </w:del>
      <w:del w:id="139" w:author="PR Preview" w:date="2026-01-01T00:00:00Z">
        <w:r>
          <w:rPr>
            <w:rStyle w:val="StringTok"/>
          </w:rPr>
          <w:delText xml:space="preserve">"gene_3"</w:delText>
        </w:r>
      </w:del>
      <w:del w:id="140" w:author="PR Preview" w:date="2026-01-01T00:00:00Z">
        <w:r>
          <w:rPr>
            <w:rStyle w:val="NormalTok"/>
          </w:rPr>
          <w:delText xml:space="preserve">]), t_obs)</w:delText>
        </w:r>
      </w:del>
      <w:del w:id="141" w:author="PR Preview" w:date="2026-01-01T00:00:00Z">
        <w:r>
          <w:br/>
        </w:r>
      </w:del>
      <w:del w:id="142" w:author="PR Preview" w:date="2026-01-01T00:00:00Z">
        <w:r>
          <w:rPr>
            <w:rStyle w:val="CommentTok"/>
          </w:rPr>
          <w:delText xml:space="preserve">#&gt; [1] TRUE</w:delText>
        </w:r>
      </w:del>
    </w:p>
    <w:p>
      <w:pPr>
        <w:pStyle w:val="SourceCode"/>
      </w:pPr>
      <w:ins w:id="143" w:author="PR Preview" w:date="2026-01-01T00:00:00Z">
        <w:r>
          <w:rPr>
            <w:rStyle w:val="NormalTok"/>
          </w:rPr>
          <w:t xml:space="preserve">expr_matrix </w:t>
        </w:r>
      </w:ins>
      <w:ins w:id="144" w:author="PR Preview" w:date="2026-01-01T00:00:00Z">
        <w:r>
          <w:rPr>
            <w:rStyle w:val="OtherTok"/>
          </w:rPr>
          <w:t xml:space="preserve">&lt;-</w:t>
        </w:r>
      </w:ins>
      <w:ins w:id="145" w:author="PR Preview" w:date="2026-01-01T00:00:00Z">
        <w:r>
          <w:rPr>
            <w:rStyle w:val="NormalTok"/>
          </w:rPr>
          <w:t xml:space="preserve"> </w:t>
        </w:r>
      </w:ins>
      <w:ins w:id="146" w:author="PR Preview" w:date="2026-01-01T00:00:00Z">
        <w:r>
          <w:rPr>
            <w:rStyle w:val="FunctionTok"/>
          </w:rPr>
          <w:t xml:space="preserve">as.matrix</w:t>
        </w:r>
      </w:ins>
      <w:ins w:id="147" w:author="PR Preview" w:date="2026-01-01T00:00:00Z">
        <w:r>
          <w:rPr>
            <w:rStyle w:val="NormalTok"/>
          </w:rPr>
          <w:t xml:space="preserve">(khan_pair[, </w:t>
        </w:r>
      </w:ins>
      <w:ins w:id="148" w:author="PR Preview" w:date="2026-01-01T00:00:00Z">
        <w:r>
          <w:rPr>
            <w:rStyle w:val="FunctionTok"/>
          </w:rPr>
          <w:t xml:space="preserve">grepl</w:t>
        </w:r>
      </w:ins>
      <w:ins w:id="149" w:author="PR Preview" w:date="2026-01-01T00:00:00Z">
        <w:r>
          <w:rPr>
            <w:rStyle w:val="NormalTok"/>
          </w:rPr>
          <w:t xml:space="preserve">(</w:t>
        </w:r>
      </w:ins>
      <w:ins w:id="150" w:author="PR Preview" w:date="2026-01-01T00:00:00Z">
        <w:r>
          <w:rPr>
            <w:rStyle w:val="StringTok"/>
          </w:rPr>
          <w:t xml:space="preserve">"^gene_"</w:t>
        </w:r>
      </w:ins>
      <w:ins w:id="151" w:author="PR Preview" w:date="2026-01-01T00:00:00Z">
        <w:r>
          <w:rPr>
            <w:rStyle w:val="NormalTok"/>
          </w:rPr>
          <w:t xml:space="preserve">, </w:t>
        </w:r>
      </w:ins>
      <w:ins w:id="152" w:author="PR Preview" w:date="2026-01-01T00:00:00Z">
        <w:r>
          <w:rPr>
            <w:rStyle w:val="FunctionTok"/>
          </w:rPr>
          <w:t xml:space="preserve">names</w:t>
        </w:r>
      </w:ins>
      <w:ins w:id="153" w:author="PR Preview" w:date="2026-01-01T00:00:00Z">
        <w:r>
          <w:rPr>
            <w:rStyle w:val="NormalTok"/>
          </w:rPr>
          <w:t xml:space="preserve">(khan_pair))])</w:t>
        </w:r>
      </w:ins>
      <w:ins w:id="154" w:author="PR Preview" w:date="2026-01-01T00:00:00Z">
        <w:r>
          <w:br/>
        </w:r>
      </w:ins>
      <w:ins w:id="155" w:author="PR Preview" w:date="2026-01-01T00:00:00Z">
        <w:r>
          <w:rPr>
            <w:rStyle w:val="NormalTok"/>
          </w:rPr>
          <w:t xml:space="preserve">abs_welch_t_all </w:t>
        </w:r>
      </w:ins>
      <w:ins w:id="156" w:author="PR Preview" w:date="2026-01-01T00:00:00Z">
        <w:r>
          <w:rPr>
            <w:rStyle w:val="OtherTok"/>
          </w:rPr>
          <w:t xml:space="preserve">&lt;-</w:t>
        </w:r>
      </w:ins>
      <w:ins w:id="157" w:author="PR Preview" w:date="2026-01-01T00:00:00Z">
        <w:r>
          <w:rPr>
            <w:rStyle w:val="NormalTok"/>
          </w:rPr>
          <w:t xml:space="preserve"> </w:t>
        </w:r>
      </w:ins>
      <w:ins w:id="158" w:author="PR Preview" w:date="2026-01-01T00:00:00Z">
        <w:r>
          <w:rPr>
            <w:rStyle w:val="ControlFlowTok"/>
          </w:rPr>
          <w:t xml:space="preserve">function</w:t>
        </w:r>
      </w:ins>
      <w:ins w:id="159" w:author="PR Preview" w:date="2026-01-01T00:00:00Z">
        <w:r>
          <w:rPr>
            <w:rStyle w:val="NormalTok"/>
          </w:rPr>
          <w:t xml:space="preserve">(x, in_group1) {</w:t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  n1 </w:t>
        </w:r>
      </w:ins>
      <w:ins w:id="162" w:author="PR Preview" w:date="2026-01-01T00:00:00Z">
        <w:r>
          <w:rPr>
            <w:rStyle w:val="OtherTok"/>
          </w:rPr>
          <w:t xml:space="preserve">&lt;-</w:t>
        </w:r>
      </w:ins>
      <w:ins w:id="163" w:author="PR Preview" w:date="2026-01-01T00:00:00Z">
        <w:r>
          <w:rPr>
            <w:rStyle w:val="NormalTok"/>
          </w:rPr>
          <w:t xml:space="preserve"> </w:t>
        </w:r>
      </w:ins>
      <w:ins w:id="164" w:author="PR Preview" w:date="2026-01-01T00:00:00Z">
        <w:r>
          <w:rPr>
            <w:rStyle w:val="FunctionTok"/>
          </w:rPr>
          <w:t xml:space="preserve">sum</w:t>
        </w:r>
      </w:ins>
      <w:ins w:id="165" w:author="PR Preview" w:date="2026-01-01T00:00:00Z">
        <w:r>
          <w:rPr>
            <w:rStyle w:val="NormalTok"/>
          </w:rPr>
          <w:t xml:space="preserve">(in_group1)</w:t>
        </w:r>
      </w:ins>
      <w:ins w:id="166" w:author="PR Preview" w:date="2026-01-01T00:00:00Z">
        <w:r>
          <w:br/>
        </w:r>
      </w:ins>
      <w:ins w:id="167" w:author="PR Preview" w:date="2026-01-01T00:00:00Z">
        <w:r>
          <w:rPr>
            <w:rStyle w:val="NormalTok"/>
          </w:rPr>
          <w:t xml:space="preserve">  n2 </w:t>
        </w:r>
      </w:ins>
      <w:ins w:id="168" w:author="PR Preview" w:date="2026-01-01T00:00:00Z">
        <w:r>
          <w:rPr>
            <w:rStyle w:val="OtherTok"/>
          </w:rPr>
          <w:t xml:space="preserve">&lt;-</w:t>
        </w:r>
      </w:ins>
      <w:ins w:id="169" w:author="PR Preview" w:date="2026-01-01T00:00:00Z">
        <w:r>
          <w:rPr>
            <w:rStyle w:val="NormalTok"/>
          </w:rPr>
          <w:t xml:space="preserve"> </w:t>
        </w:r>
      </w:ins>
      <w:ins w:id="170" w:author="PR Preview" w:date="2026-01-01T00:00:00Z">
        <w:r>
          <w:rPr>
            <w:rStyle w:val="FunctionTok"/>
          </w:rPr>
          <w:t xml:space="preserve">sum</w:t>
        </w:r>
      </w:ins>
      <w:ins w:id="171" w:author="PR Preview" w:date="2026-01-01T00:00:00Z">
        <w:r>
          <w:rPr>
            <w:rStyle w:val="NormalTok"/>
          </w:rPr>
          <w:t xml:space="preserve">(</w:t>
        </w:r>
      </w:ins>
      <w:ins w:id="172" w:author="PR Preview" w:date="2026-01-01T00:00:00Z">
        <w:r>
          <w:rPr>
            <w:rStyle w:val="SpecialCharTok"/>
          </w:rPr>
          <w:t xml:space="preserve">!</w:t>
        </w:r>
      </w:ins>
      <w:ins w:id="173" w:author="PR Preview" w:date="2026-01-01T00:00:00Z">
        <w:r>
          <w:rPr>
            <w:rStyle w:val="NormalTok"/>
          </w:rPr>
          <w:t xml:space="preserve">in_group1)</w:t>
        </w:r>
      </w:ins>
      <w:ins w:id="174" w:author="PR Preview" w:date="2026-01-01T00:00:00Z">
        <w:r>
          <w:br/>
        </w:r>
      </w:ins>
      <w:ins w:id="175" w:author="PR Preview" w:date="2026-01-01T00:00:00Z">
        <w:r>
          <w:rPr>
            <w:rStyle w:val="NormalTok"/>
          </w:rPr>
          <w:t xml:space="preserve">  mean1 </w:t>
        </w:r>
      </w:ins>
      <w:ins w:id="176" w:author="PR Preview" w:date="2026-01-01T00:00:00Z">
        <w:r>
          <w:rPr>
            <w:rStyle w:val="OtherTok"/>
          </w:rPr>
          <w:t xml:space="preserve">&lt;-</w:t>
        </w:r>
      </w:ins>
      <w:ins w:id="177" w:author="PR Preview" w:date="2026-01-01T00:00:00Z">
        <w:r>
          <w:rPr>
            <w:rStyle w:val="NormalTok"/>
          </w:rPr>
          <w:t xml:space="preserve"> </w:t>
        </w:r>
      </w:ins>
      <w:ins w:id="178" w:author="PR Preview" w:date="2026-01-01T00:00:00Z">
        <w:r>
          <w:rPr>
            <w:rStyle w:val="FunctionTok"/>
          </w:rPr>
          <w:t xml:space="preserve">colMeans</w:t>
        </w:r>
      </w:ins>
      <w:ins w:id="179" w:author="PR Preview" w:date="2026-01-01T00:00:00Z">
        <w:r>
          <w:rPr>
            <w:rStyle w:val="NormalTok"/>
          </w:rPr>
          <w:t xml:space="preserve">(x[in_group1, , </w:t>
        </w:r>
      </w:ins>
      <w:ins w:id="180" w:author="PR Preview" w:date="2026-01-01T00:00:00Z">
        <w:r>
          <w:rPr>
            <w:rStyle w:val="AttributeTok"/>
          </w:rPr>
          <w:t xml:space="preserve">drop =</w:t>
        </w:r>
      </w:ins>
      <w:ins w:id="181" w:author="PR Preview" w:date="2026-01-01T00:00:00Z">
        <w:r>
          <w:rPr>
            <w:rStyle w:val="NormalTok"/>
          </w:rPr>
          <w:t xml:space="preserve"> </w:t>
        </w:r>
      </w:ins>
      <w:ins w:id="182" w:author="PR Preview" w:date="2026-01-01T00:00:00Z">
        <w:r>
          <w:rPr>
            <w:rStyle w:val="ConstantTok"/>
          </w:rPr>
          <w:t xml:space="preserve">FALSE</w:t>
        </w:r>
      </w:ins>
      <w:ins w:id="183" w:author="PR Preview" w:date="2026-01-01T00:00:00Z">
        <w:r>
          <w:rPr>
            <w:rStyle w:val="NormalTok"/>
          </w:rPr>
          <w:t xml:space="preserve">])</w:t>
        </w:r>
      </w:ins>
      <w:ins w:id="184" w:author="PR Preview" w:date="2026-01-01T00:00:00Z">
        <w:r>
          <w:br/>
        </w:r>
      </w:ins>
      <w:ins w:id="185" w:author="PR Preview" w:date="2026-01-01T00:00:00Z">
        <w:r>
          <w:rPr>
            <w:rStyle w:val="NormalTok"/>
          </w:rPr>
          <w:t xml:space="preserve">  mean2 </w:t>
        </w:r>
      </w:ins>
      <w:ins w:id="186" w:author="PR Preview" w:date="2026-01-01T00:00:00Z">
        <w:r>
          <w:rPr>
            <w:rStyle w:val="OtherTok"/>
          </w:rPr>
          <w:t xml:space="preserve">&lt;-</w:t>
        </w:r>
      </w:ins>
      <w:ins w:id="187" w:author="PR Preview" w:date="2026-01-01T00:00:00Z">
        <w:r>
          <w:rPr>
            <w:rStyle w:val="NormalTok"/>
          </w:rPr>
          <w:t xml:space="preserve"> </w:t>
        </w:r>
      </w:ins>
      <w:ins w:id="188" w:author="PR Preview" w:date="2026-01-01T00:00:00Z">
        <w:r>
          <w:rPr>
            <w:rStyle w:val="FunctionTok"/>
          </w:rPr>
          <w:t xml:space="preserve">colMeans</w:t>
        </w:r>
      </w:ins>
      <w:ins w:id="189" w:author="PR Preview" w:date="2026-01-01T00:00:00Z">
        <w:r>
          <w:rPr>
            <w:rStyle w:val="NormalTok"/>
          </w:rPr>
          <w:t xml:space="preserve">(x[</w:t>
        </w:r>
      </w:ins>
      <w:ins w:id="190" w:author="PR Preview" w:date="2026-01-01T00:00:00Z">
        <w:r>
          <w:rPr>
            <w:rStyle w:val="SpecialCharTok"/>
          </w:rPr>
          <w:t xml:space="preserve">!</w:t>
        </w:r>
      </w:ins>
      <w:ins w:id="191" w:author="PR Preview" w:date="2026-01-01T00:00:00Z">
        <w:r>
          <w:rPr>
            <w:rStyle w:val="NormalTok"/>
          </w:rPr>
          <w:t xml:space="preserve">in_group1, , </w:t>
        </w:r>
      </w:ins>
      <w:ins w:id="192" w:author="PR Preview" w:date="2026-01-01T00:00:00Z">
        <w:r>
          <w:rPr>
            <w:rStyle w:val="AttributeTok"/>
          </w:rPr>
          <w:t xml:space="preserve">drop =</w:t>
        </w:r>
      </w:ins>
      <w:ins w:id="193" w:author="PR Preview" w:date="2026-01-01T00:00:00Z">
        <w:r>
          <w:rPr>
            <w:rStyle w:val="NormalTok"/>
          </w:rPr>
          <w:t xml:space="preserve"> </w:t>
        </w:r>
      </w:ins>
      <w:ins w:id="194" w:author="PR Preview" w:date="2026-01-01T00:00:00Z">
        <w:r>
          <w:rPr>
            <w:rStyle w:val="ConstantTok"/>
          </w:rPr>
          <w:t xml:space="preserve">FALSE</w:t>
        </w:r>
      </w:ins>
      <w:ins w:id="195" w:author="PR Preview" w:date="2026-01-01T00:00:00Z">
        <w:r>
          <w:rPr>
            <w:rStyle w:val="NormalTok"/>
          </w:rPr>
          <w:t xml:space="preserve">])</w:t>
        </w:r>
      </w:ins>
      <w:ins w:id="196" w:author="PR Preview" w:date="2026-01-01T00:00:00Z">
        <w:r>
          <w:br/>
        </w:r>
      </w:ins>
      <w:ins w:id="197" w:author="PR Preview" w:date="2026-01-01T00:00:00Z">
        <w:r>
          <w:rPr>
            <w:rStyle w:val="NormalTok"/>
          </w:rPr>
          <w:t xml:space="preserve">  var1 </w:t>
        </w:r>
      </w:ins>
      <w:ins w:id="198" w:author="PR Preview" w:date="2026-01-01T00:00:00Z">
        <w:r>
          <w:rPr>
            <w:rStyle w:val="OtherTok"/>
          </w:rPr>
          <w:t xml:space="preserve">&lt;-</w:t>
        </w:r>
      </w:ins>
      <w:ins w:id="199" w:author="PR Preview" w:date="2026-01-01T00:00:00Z">
        <w:r>
          <w:rPr>
            <w:rStyle w:val="NormalTok"/>
          </w:rPr>
          <w:t xml:space="preserve"> (</w:t>
        </w:r>
      </w:ins>
      <w:ins w:id="200" w:author="PR Preview" w:date="2026-01-01T00:00:00Z">
        <w:r>
          <w:rPr>
            <w:rStyle w:val="FunctionTok"/>
          </w:rPr>
          <w:t xml:space="preserve">colSums</w:t>
        </w:r>
      </w:ins>
      <w:ins w:id="201" w:author="PR Preview" w:date="2026-01-01T00:00:00Z">
        <w:r>
          <w:rPr>
            <w:rStyle w:val="NormalTok"/>
          </w:rPr>
          <w:t xml:space="preserve">(x[in_group1, , </w:t>
        </w:r>
      </w:ins>
      <w:ins w:id="202" w:author="PR Preview" w:date="2026-01-01T00:00:00Z">
        <w:r>
          <w:rPr>
            <w:rStyle w:val="AttributeTok"/>
          </w:rPr>
          <w:t xml:space="preserve">drop =</w:t>
        </w:r>
      </w:ins>
      <w:ins w:id="203" w:author="PR Preview" w:date="2026-01-01T00:00:00Z">
        <w:r>
          <w:rPr>
            <w:rStyle w:val="NormalTok"/>
          </w:rPr>
          <w:t xml:space="preserve"> </w:t>
        </w:r>
      </w:ins>
      <w:ins w:id="204" w:author="PR Preview" w:date="2026-01-01T00:00:00Z">
        <w:r>
          <w:rPr>
            <w:rStyle w:val="ConstantTok"/>
          </w:rPr>
          <w:t xml:space="preserve">FALSE</w:t>
        </w:r>
      </w:ins>
      <w:ins w:id="205" w:author="PR Preview" w:date="2026-01-01T00:00:00Z">
        <w:r>
          <w:rPr>
            <w:rStyle w:val="NormalTok"/>
          </w:rPr>
          <w:t xml:space="preserve">]</w:t>
        </w:r>
      </w:ins>
      <w:ins w:id="206" w:author="PR Preview" w:date="2026-01-01T00:00:00Z">
        <w:r>
          <w:rPr>
            <w:rStyle w:val="SpecialCharTok"/>
          </w:rPr>
          <w:t xml:space="preserve">^</w:t>
        </w:r>
      </w:ins>
      <w:ins w:id="207" w:author="PR Preview" w:date="2026-01-01T00:00:00Z">
        <w:r>
          <w:rPr>
            <w:rStyle w:val="DecValTok"/>
          </w:rPr>
          <w:t xml:space="preserve">2</w:t>
        </w:r>
      </w:ins>
      <w:ins w:id="208" w:author="PR Preview" w:date="2026-01-01T00:00:00Z">
        <w:r>
          <w:rPr>
            <w:rStyle w:val="NormalTok"/>
          </w:rPr>
          <w:t xml:space="preserve">) </w:t>
        </w:r>
      </w:ins>
      <w:ins w:id="209" w:author="PR Preview" w:date="2026-01-01T00:00:00Z">
        <w:r>
          <w:rPr>
            <w:rStyle w:val="SpecialCharTok"/>
          </w:rPr>
          <w:t xml:space="preserve">-</w:t>
        </w:r>
      </w:ins>
      <w:ins w:id="210" w:author="PR Preview" w:date="2026-01-01T00:00:00Z">
        <w:r>
          <w:rPr>
            <w:rStyle w:val="NormalTok"/>
          </w:rPr>
          <w:t xml:space="preserve"> n1 </w:t>
        </w:r>
      </w:ins>
      <w:ins w:id="211" w:author="PR Preview" w:date="2026-01-01T00:00:00Z">
        <w:r>
          <w:rPr>
            <w:rStyle w:val="SpecialCharTok"/>
          </w:rPr>
          <w:t xml:space="preserve">*</w:t>
        </w:r>
      </w:ins>
      <w:ins w:id="212" w:author="PR Preview" w:date="2026-01-01T00:00:00Z">
        <w:r>
          <w:rPr>
            <w:rStyle w:val="NormalTok"/>
          </w:rPr>
          <w:t xml:space="preserve"> mean1</w:t>
        </w:r>
      </w:ins>
      <w:ins w:id="213" w:author="PR Preview" w:date="2026-01-01T00:00:00Z">
        <w:r>
          <w:rPr>
            <w:rStyle w:val="SpecialCharTok"/>
          </w:rPr>
          <w:t xml:space="preserve">^</w:t>
        </w:r>
      </w:ins>
      <w:ins w:id="214" w:author="PR Preview" w:date="2026-01-01T00:00:00Z">
        <w:r>
          <w:rPr>
            <w:rStyle w:val="DecValTok"/>
          </w:rPr>
          <w:t xml:space="preserve">2</w:t>
        </w:r>
      </w:ins>
      <w:ins w:id="215" w:author="PR Preview" w:date="2026-01-01T00:00:00Z">
        <w:r>
          <w:rPr>
            <w:rStyle w:val="NormalTok"/>
          </w:rPr>
          <w:t xml:space="preserve">) </w:t>
        </w:r>
      </w:ins>
      <w:ins w:id="216" w:author="PR Preview" w:date="2026-01-01T00:00:00Z">
        <w:r>
          <w:rPr>
            <w:rStyle w:val="SpecialCharTok"/>
          </w:rPr>
          <w:t xml:space="preserve">/</w:t>
        </w:r>
      </w:ins>
      <w:ins w:id="217" w:author="PR Preview" w:date="2026-01-01T00:00:00Z">
        <w:r>
          <w:rPr>
            <w:rStyle w:val="NormalTok"/>
          </w:rPr>
          <w:t xml:space="preserve"> (n1 </w:t>
        </w:r>
      </w:ins>
      <w:ins w:id="218" w:author="PR Preview" w:date="2026-01-01T00:00:00Z">
        <w:r>
          <w:rPr>
            <w:rStyle w:val="SpecialCharTok"/>
          </w:rPr>
          <w:t xml:space="preserve">-</w:t>
        </w:r>
      </w:ins>
      <w:ins w:id="219" w:author="PR Preview" w:date="2026-01-01T00:00:00Z">
        <w:r>
          <w:rPr>
            <w:rStyle w:val="NormalTok"/>
          </w:rPr>
          <w:t xml:space="preserve"> </w:t>
        </w:r>
      </w:ins>
      <w:ins w:id="220" w:author="PR Preview" w:date="2026-01-01T00:00:00Z">
        <w:r>
          <w:rPr>
            <w:rStyle w:val="DecValTok"/>
          </w:rPr>
          <w:t xml:space="preserve">1</w:t>
        </w:r>
      </w:ins>
      <w:ins w:id="221" w:author="PR Preview" w:date="2026-01-01T00:00:00Z">
        <w:r>
          <w:rPr>
            <w:rStyle w:val="NormalTok"/>
          </w:rPr>
          <w:t xml:space="preserve">)</w:t>
        </w:r>
      </w:ins>
      <w:ins w:id="222" w:author="PR Preview" w:date="2026-01-01T00:00:00Z">
        <w:r>
          <w:br/>
        </w:r>
      </w:ins>
      <w:ins w:id="223" w:author="PR Preview" w:date="2026-01-01T00:00:00Z">
        <w:r>
          <w:rPr>
            <w:rStyle w:val="NormalTok"/>
          </w:rPr>
          <w:t xml:space="preserve">  var2 </w:t>
        </w:r>
      </w:ins>
      <w:ins w:id="224" w:author="PR Preview" w:date="2026-01-01T00:00:00Z">
        <w:r>
          <w:rPr>
            <w:rStyle w:val="OtherTok"/>
          </w:rPr>
          <w:t xml:space="preserve">&lt;-</w:t>
        </w:r>
      </w:ins>
      <w:ins w:id="225" w:author="PR Preview" w:date="2026-01-01T00:00:00Z">
        <w:r>
          <w:rPr>
            <w:rStyle w:val="NormalTok"/>
          </w:rPr>
          <w:t xml:space="preserve"> (</w:t>
        </w:r>
      </w:ins>
      <w:ins w:id="226" w:author="PR Preview" w:date="2026-01-01T00:00:00Z">
        <w:r>
          <w:rPr>
            <w:rStyle w:val="FunctionTok"/>
          </w:rPr>
          <w:t xml:space="preserve">colSums</w:t>
        </w:r>
      </w:ins>
      <w:ins w:id="227" w:author="PR Preview" w:date="2026-01-01T00:00:00Z">
        <w:r>
          <w:rPr>
            <w:rStyle w:val="NormalTok"/>
          </w:rPr>
          <w:t xml:space="preserve">(x[</w:t>
        </w:r>
      </w:ins>
      <w:ins w:id="228" w:author="PR Preview" w:date="2026-01-01T00:00:00Z">
        <w:r>
          <w:rPr>
            <w:rStyle w:val="SpecialCharTok"/>
          </w:rPr>
          <w:t xml:space="preserve">!</w:t>
        </w:r>
      </w:ins>
      <w:ins w:id="229" w:author="PR Preview" w:date="2026-01-01T00:00:00Z">
        <w:r>
          <w:rPr>
            <w:rStyle w:val="NormalTok"/>
          </w:rPr>
          <w:t xml:space="preserve">in_group1, , </w:t>
        </w:r>
      </w:ins>
      <w:ins w:id="230" w:author="PR Preview" w:date="2026-01-01T00:00:00Z">
        <w:r>
          <w:rPr>
            <w:rStyle w:val="AttributeTok"/>
          </w:rPr>
          <w:t xml:space="preserve">drop =</w:t>
        </w:r>
      </w:ins>
      <w:ins w:id="231" w:author="PR Preview" w:date="2026-01-01T00:00:00Z">
        <w:r>
          <w:rPr>
            <w:rStyle w:val="NormalTok"/>
          </w:rPr>
          <w:t xml:space="preserve"> </w:t>
        </w:r>
      </w:ins>
      <w:ins w:id="232" w:author="PR Preview" w:date="2026-01-01T00:00:00Z">
        <w:r>
          <w:rPr>
            <w:rStyle w:val="ConstantTok"/>
          </w:rPr>
          <w:t xml:space="preserve">FALSE</w:t>
        </w:r>
      </w:ins>
      <w:ins w:id="233" w:author="PR Preview" w:date="2026-01-01T00:00:00Z">
        <w:r>
          <w:rPr>
            <w:rStyle w:val="NormalTok"/>
          </w:rPr>
          <w:t xml:space="preserve">]</w:t>
        </w:r>
      </w:ins>
      <w:ins w:id="234" w:author="PR Preview" w:date="2026-01-01T00:00:00Z">
        <w:r>
          <w:rPr>
            <w:rStyle w:val="SpecialCharTok"/>
          </w:rPr>
          <w:t xml:space="preserve">^</w:t>
        </w:r>
      </w:ins>
      <w:ins w:id="235" w:author="PR Preview" w:date="2026-01-01T00:00:00Z">
        <w:r>
          <w:rPr>
            <w:rStyle w:val="DecValTok"/>
          </w:rPr>
          <w:t xml:space="preserve">2</w:t>
        </w:r>
      </w:ins>
      <w:ins w:id="236" w:author="PR Preview" w:date="2026-01-01T00:00:00Z">
        <w:r>
          <w:rPr>
            <w:rStyle w:val="NormalTok"/>
          </w:rPr>
          <w:t xml:space="preserve">) </w:t>
        </w:r>
      </w:ins>
      <w:ins w:id="237" w:author="PR Preview" w:date="2026-01-01T00:00:00Z">
        <w:r>
          <w:rPr>
            <w:rStyle w:val="SpecialCharTok"/>
          </w:rPr>
          <w:t xml:space="preserve">-</w:t>
        </w:r>
      </w:ins>
      <w:ins w:id="238" w:author="PR Preview" w:date="2026-01-01T00:00:00Z">
        <w:r>
          <w:rPr>
            <w:rStyle w:val="NormalTok"/>
          </w:rPr>
          <w:t xml:space="preserve"> n2 </w:t>
        </w:r>
      </w:ins>
      <w:ins w:id="239" w:author="PR Preview" w:date="2026-01-01T00:00:00Z">
        <w:r>
          <w:rPr>
            <w:rStyle w:val="SpecialCharTok"/>
          </w:rPr>
          <w:t xml:space="preserve">*</w:t>
        </w:r>
      </w:ins>
      <w:ins w:id="240" w:author="PR Preview" w:date="2026-01-01T00:00:00Z">
        <w:r>
          <w:rPr>
            <w:rStyle w:val="NormalTok"/>
          </w:rPr>
          <w:t xml:space="preserve"> mean2</w:t>
        </w:r>
      </w:ins>
      <w:ins w:id="241" w:author="PR Preview" w:date="2026-01-01T00:00:00Z">
        <w:r>
          <w:rPr>
            <w:rStyle w:val="SpecialCharTok"/>
          </w:rPr>
          <w:t xml:space="preserve">^</w:t>
        </w:r>
      </w:ins>
      <w:ins w:id="242" w:author="PR Preview" w:date="2026-01-01T00:00:00Z">
        <w:r>
          <w:rPr>
            <w:rStyle w:val="DecValTok"/>
          </w:rPr>
          <w:t xml:space="preserve">2</w:t>
        </w:r>
      </w:ins>
      <w:ins w:id="243" w:author="PR Preview" w:date="2026-01-01T00:00:00Z">
        <w:r>
          <w:rPr>
            <w:rStyle w:val="NormalTok"/>
          </w:rPr>
          <w:t xml:space="preserve">) </w:t>
        </w:r>
      </w:ins>
      <w:ins w:id="244" w:author="PR Preview" w:date="2026-01-01T00:00:00Z">
        <w:r>
          <w:rPr>
            <w:rStyle w:val="SpecialCharTok"/>
          </w:rPr>
          <w:t xml:space="preserve">/</w:t>
        </w:r>
      </w:ins>
      <w:ins w:id="245" w:author="PR Preview" w:date="2026-01-01T00:00:00Z">
        <w:r>
          <w:rPr>
            <w:rStyle w:val="NormalTok"/>
          </w:rPr>
          <w:t xml:space="preserve"> (n2 </w:t>
        </w:r>
      </w:ins>
      <w:ins w:id="246" w:author="PR Preview" w:date="2026-01-01T00:00:00Z">
        <w:r>
          <w:rPr>
            <w:rStyle w:val="SpecialCharTok"/>
          </w:rPr>
          <w:t xml:space="preserve">-</w:t>
        </w:r>
      </w:ins>
      <w:ins w:id="247" w:author="PR Preview" w:date="2026-01-01T00:00:00Z">
        <w:r>
          <w:rPr>
            <w:rStyle w:val="NormalTok"/>
          </w:rPr>
          <w:t xml:space="preserve"> </w:t>
        </w:r>
      </w:ins>
      <w:ins w:id="248" w:author="PR Preview" w:date="2026-01-01T00:00:00Z">
        <w:r>
          <w:rPr>
            <w:rStyle w:val="DecValTok"/>
          </w:rPr>
          <w:t xml:space="preserve">1</w:t>
        </w:r>
      </w:ins>
      <w:ins w:id="249" w:author="PR Preview" w:date="2026-01-01T00:00:00Z">
        <w:r>
          <w:rPr>
            <w:rStyle w:val="NormalTok"/>
          </w:rPr>
          <w:t xml:space="preserve">)</w:t>
        </w:r>
      </w:ins>
      <w:ins w:id="250" w:author="PR Preview" w:date="2026-01-01T00:00:00Z">
        <w:r>
          <w:br/>
        </w:r>
      </w:ins>
      <w:ins w:id="251" w:author="PR Preview" w:date="2026-01-01T00:00:00Z">
        <w:r>
          <w:rPr>
            <w:rStyle w:val="NormalTok"/>
          </w:rPr>
          <w:t xml:space="preserve">  </w:t>
        </w:r>
      </w:ins>
      <w:ins w:id="252" w:author="PR Preview" w:date="2026-01-01T00:00:00Z">
        <w:r>
          <w:rPr>
            <w:rStyle w:val="FunctionTok"/>
          </w:rPr>
          <w:t xml:space="preserve">abs</w:t>
        </w:r>
      </w:ins>
      <w:ins w:id="253" w:author="PR Preview" w:date="2026-01-01T00:00:00Z">
        <w:r>
          <w:rPr>
            <w:rStyle w:val="NormalTok"/>
          </w:rPr>
          <w:t xml:space="preserve">(mean1 </w:t>
        </w:r>
      </w:ins>
      <w:ins w:id="254" w:author="PR Preview" w:date="2026-01-01T00:00:00Z">
        <w:r>
          <w:rPr>
            <w:rStyle w:val="SpecialCharTok"/>
          </w:rPr>
          <w:t xml:space="preserve">-</w:t>
        </w:r>
      </w:ins>
      <w:ins w:id="255" w:author="PR Preview" w:date="2026-01-01T00:00:00Z">
        <w:r>
          <w:rPr>
            <w:rStyle w:val="NormalTok"/>
          </w:rPr>
          <w:t xml:space="preserve"> mean2) </w:t>
        </w:r>
      </w:ins>
      <w:ins w:id="256" w:author="PR Preview" w:date="2026-01-01T00:00:00Z">
        <w:r>
          <w:rPr>
            <w:rStyle w:val="SpecialCharTok"/>
          </w:rPr>
          <w:t xml:space="preserve">/</w:t>
        </w:r>
      </w:ins>
      <w:ins w:id="257" w:author="PR Preview" w:date="2026-01-01T00:00:00Z">
        <w:r>
          <w:rPr>
            <w:rStyle w:val="NormalTok"/>
          </w:rPr>
          <w:t xml:space="preserve"> </w:t>
        </w:r>
      </w:ins>
      <w:ins w:id="258" w:author="PR Preview" w:date="2026-01-01T00:00:00Z">
        <w:r>
          <w:rPr>
            <w:rStyle w:val="FunctionTok"/>
          </w:rPr>
          <w:t xml:space="preserve">sqrt</w:t>
        </w:r>
      </w:ins>
      <w:ins w:id="259" w:author="PR Preview" w:date="2026-01-01T00:00:00Z">
        <w:r>
          <w:rPr>
            <w:rStyle w:val="NormalTok"/>
          </w:rPr>
          <w:t xml:space="preserve">(var1 </w:t>
        </w:r>
      </w:ins>
      <w:ins w:id="260" w:author="PR Preview" w:date="2026-01-01T00:00:00Z">
        <w:r>
          <w:rPr>
            <w:rStyle w:val="SpecialCharTok"/>
          </w:rPr>
          <w:t xml:space="preserve">/</w:t>
        </w:r>
      </w:ins>
      <w:ins w:id="261" w:author="PR Preview" w:date="2026-01-01T00:00:00Z">
        <w:r>
          <w:rPr>
            <w:rStyle w:val="NormalTok"/>
          </w:rPr>
          <w:t xml:space="preserve"> n1 </w:t>
        </w:r>
      </w:ins>
      <w:ins w:id="262" w:author="PR Preview" w:date="2026-01-01T00:00:00Z">
        <w:r>
          <w:rPr>
            <w:rStyle w:val="SpecialCharTok"/>
          </w:rPr>
          <w:t xml:space="preserve">+</w:t>
        </w:r>
      </w:ins>
      <w:ins w:id="263" w:author="PR Preview" w:date="2026-01-01T00:00:00Z">
        <w:r>
          <w:rPr>
            <w:rStyle w:val="NormalTok"/>
          </w:rPr>
          <w:t xml:space="preserve"> var2 </w:t>
        </w:r>
      </w:ins>
      <w:ins w:id="264" w:author="PR Preview" w:date="2026-01-01T00:00:00Z">
        <w:r>
          <w:rPr>
            <w:rStyle w:val="SpecialCharTok"/>
          </w:rPr>
          <w:t xml:space="preserve">/</w:t>
        </w:r>
      </w:ins>
      <w:ins w:id="265" w:author="PR Preview" w:date="2026-01-01T00:00:00Z">
        <w:r>
          <w:rPr>
            <w:rStyle w:val="NormalTok"/>
          </w:rPr>
          <w:t xml:space="preserve"> n2)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NormalTok"/>
          </w:rPr>
          <w:t xml:space="preserve">}</w:t>
        </w:r>
      </w:ins>
      <w:ins w:id="268" w:author="PR Preview" w:date="2026-01-01T00:00:00Z">
        <w:r>
          <w:br/>
        </w:r>
      </w:ins>
      <w:ins w:id="269" w:author="PR Preview" w:date="2026-01-01T00:00:00Z">
        <w:r>
          <w:rPr>
            <w:rStyle w:val="NormalTok"/>
          </w:rPr>
          <w:t xml:space="preserve">t_all </w:t>
        </w:r>
      </w:ins>
      <w:ins w:id="270" w:author="PR Preview" w:date="2026-01-01T00:00:00Z">
        <w:r>
          <w:rPr>
            <w:rStyle w:val="OtherTok"/>
          </w:rPr>
          <w:t xml:space="preserve">&lt;-</w:t>
        </w:r>
      </w:ins>
      <w:ins w:id="271" w:author="PR Preview" w:date="2026-01-01T00:00:00Z">
        <w:r>
          <w:rPr>
            <w:rStyle w:val="NormalTok"/>
          </w:rPr>
          <w:t xml:space="preserve"> </w:t>
        </w:r>
      </w:ins>
      <w:ins w:id="272" w:author="PR Preview" w:date="2026-01-01T00:00:00Z">
        <w:r>
          <w:rPr>
            <w:rStyle w:val="FunctionTok"/>
          </w:rPr>
          <w:t xml:space="preserve">abs_welch_t_all</w:t>
        </w:r>
      </w:ins>
      <w:ins w:id="273" w:author="PR Preview" w:date="2026-01-01T00:00:00Z">
        <w:r>
          <w:rPr>
            <w:rStyle w:val="NormalTok"/>
          </w:rPr>
          <w:t xml:space="preserve">(expr_matrix, in_class4)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FunctionTok"/>
          </w:rPr>
          <w:t xml:space="preserve">all.equal</w:t>
        </w:r>
      </w:ins>
      <w:ins w:id="276" w:author="PR Preview" w:date="2026-01-01T00:00:00Z">
        <w:r>
          <w:rPr>
            <w:rStyle w:val="NormalTok"/>
          </w:rPr>
          <w:t xml:space="preserve">(</w:t>
        </w:r>
      </w:ins>
      <w:ins w:id="277" w:author="PR Preview" w:date="2026-01-01T00:00:00Z">
        <w:r>
          <w:rPr>
            <w:rStyle w:val="FunctionTok"/>
          </w:rPr>
          <w:t xml:space="preserve">unname</w:t>
        </w:r>
      </w:ins>
      <w:ins w:id="278" w:author="PR Preview" w:date="2026-01-01T00:00:00Z">
        <w:r>
          <w:rPr>
            <w:rStyle w:val="NormalTok"/>
          </w:rPr>
          <w:t xml:space="preserve">(t_all[</w:t>
        </w:r>
      </w:ins>
      <w:ins w:id="279" w:author="PR Preview" w:date="2026-01-01T00:00:00Z">
        <w:r>
          <w:rPr>
            <w:rStyle w:val="StringTok"/>
          </w:rPr>
          <w:t xml:space="preserve">"gene_3"</w:t>
        </w:r>
      </w:ins>
      <w:ins w:id="280" w:author="PR Preview" w:date="2026-01-01T00:00:00Z">
        <w:r>
          <w:rPr>
            <w:rStyle w:val="NormalTok"/>
          </w:rPr>
          <w:t xml:space="preserve">]), t_obs)</w:t>
        </w:r>
      </w:ins>
      <w:ins w:id="281" w:author="PR Preview" w:date="2026-01-01T00:00:00Z">
        <w:r>
          <w:br/>
        </w:r>
      </w:ins>
      <w:ins w:id="282" w:author="PR Preview" w:date="2026-01-01T00:00:00Z">
        <w:r>
          <w:rPr>
            <w:rStyle w:val="CommentTok"/>
          </w:rPr>
          <w:t xml:space="preserve">#&gt; [1] TRUE</w:t>
        </w:r>
      </w:ins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del w:id="283" w:author="PR Preview" w:date="2026-01-01T00:00:00Z">
        <w:r>
          <w:rPr>
            <w:rStyle w:val="NormalTok"/>
          </w:rPr>
          <w:delText xml:space="preserve">B_all </w:delText>
        </w:r>
      </w:del>
      <w:del w:id="284" w:author="PR Preview" w:date="2026-01-01T00:00:00Z">
        <w:r>
          <w:rPr>
            <w:rStyle w:val="OtherTok"/>
          </w:rPr>
          <w:delText xml:space="preserve">&lt;-</w:delText>
        </w:r>
      </w:del>
      <w:del w:id="285" w:author="PR Preview" w:date="2026-01-01T00:00:00Z">
        <w:r>
          <w:rPr>
            <w:rStyle w:val="NormalTok"/>
          </w:rPr>
          <w:delText xml:space="preserve"> </w:delText>
        </w:r>
      </w:del>
      <w:del w:id="286" w:author="PR Preview" w:date="2026-01-01T00:00:00Z">
        <w:r>
          <w:rPr>
            <w:rStyle w:val="DecValTok"/>
          </w:rPr>
          <w:delText xml:space="preserve">1000</w:delText>
        </w:r>
      </w:del>
      <w:del w:id="287" w:author="PR Preview" w:date="2026-01-01T00:00:00Z">
        <w:r>
          <w:br/>
        </w:r>
      </w:del>
      <w:del w:id="288" w:author="PR Preview" w:date="2026-01-01T00:00:00Z">
        <w:r>
          <w:rPr>
            <w:rStyle w:val="FunctionTok"/>
          </w:rPr>
          <w:delText xml:space="preserve">set.seed</w:delText>
        </w:r>
      </w:del>
      <w:del w:id="289" w:author="PR Preview" w:date="2026-01-01T00:00:00Z">
        <w:r>
          <w:rPr>
            <w:rStyle w:val="NormalTok"/>
          </w:rPr>
          <w:delText xml:space="preserve">(</w:delText>
        </w:r>
      </w:del>
      <w:del w:id="290" w:author="PR Preview" w:date="2026-01-01T00:00:00Z">
        <w:r>
          <w:rPr>
            <w:rStyle w:val="DecValTok"/>
          </w:rPr>
          <w:delText xml:space="preserve">583</w:delText>
        </w:r>
      </w:del>
      <w:del w:id="291" w:author="PR Preview" w:date="2026-01-01T00:00:00Z">
        <w:r>
          <w:rPr>
            <w:rStyle w:val="NormalTok"/>
          </w:rPr>
          <w:delText xml:space="preserve">)</w:delText>
        </w:r>
      </w:del>
      <w:del w:id="292" w:author="PR Preview" w:date="2026-01-01T00:00:00Z">
        <w:r>
          <w:br/>
        </w:r>
      </w:del>
      <w:del w:id="293" w:author="PR Preview" w:date="2026-01-01T00:00:00Z">
        <w:r>
          <w:rPr>
            <w:rStyle w:val="NormalTok"/>
          </w:rPr>
          <w:delText xml:space="preserve">exceed_counts </w:delText>
        </w:r>
      </w:del>
      <w:del w:id="294" w:author="PR Preview" w:date="2026-01-01T00:00:00Z">
        <w:r>
          <w:rPr>
            <w:rStyle w:val="OtherTok"/>
          </w:rPr>
          <w:delText xml:space="preserve">&lt;-</w:delText>
        </w:r>
      </w:del>
      <w:del w:id="295" w:author="PR Preview" w:date="2026-01-01T00:00:00Z">
        <w:r>
          <w:rPr>
            <w:rStyle w:val="NormalTok"/>
          </w:rPr>
          <w:delText xml:space="preserve"> </w:delText>
        </w:r>
      </w:del>
      <w:del w:id="296" w:author="PR Preview" w:date="2026-01-01T00:00:00Z">
        <w:r>
          <w:rPr>
            <w:rStyle w:val="FunctionTok"/>
          </w:rPr>
          <w:delText xml:space="preserve">Reduce</w:delText>
        </w:r>
      </w:del>
      <w:del w:id="297" w:author="PR Preview" w:date="2026-01-01T00:00:00Z">
        <w:r>
          <w:rPr>
            <w:rStyle w:val="NormalTok"/>
          </w:rPr>
          <w:delText xml:space="preserve">(</w:delText>
        </w:r>
      </w:del>
      <w:del w:id="298" w:author="PR Preview" w:date="2026-01-01T00:00:00Z">
        <w:r>
          <w:br/>
        </w:r>
      </w:del>
      <w:del w:id="299" w:author="PR Preview" w:date="2026-01-01T00:00:00Z">
        <w:r>
          <w:rPr>
            <w:rStyle w:val="NormalTok"/>
          </w:rPr>
          <w:delText xml:space="preserve">  </w:delText>
        </w:r>
      </w:del>
      <w:del w:id="300" w:author="PR Preview" w:date="2026-01-01T00:00:00Z">
        <w:r>
          <w:rPr>
            <w:rStyle w:val="StringTok"/>
          </w:rPr>
          <w:delText xml:space="preserve">`</w:delText>
        </w:r>
      </w:del>
      <w:del w:id="301" w:author="PR Preview" w:date="2026-01-01T00:00:00Z">
        <w:r>
          <w:rPr>
            <w:rStyle w:val="AttributeTok"/>
          </w:rPr>
          <w:delText xml:space="preserve">+</w:delText>
        </w:r>
      </w:del>
      <w:del w:id="302" w:author="PR Preview" w:date="2026-01-01T00:00:00Z">
        <w:r>
          <w:rPr>
            <w:rStyle w:val="StringTok"/>
          </w:rPr>
          <w:delText xml:space="preserve">`</w:delText>
        </w:r>
      </w:del>
      <w:del w:id="303" w:author="PR Preview" w:date="2026-01-01T00:00:00Z">
        <w:r>
          <w:rPr>
            <w:rStyle w:val="NormalTok"/>
          </w:rPr>
          <w:delText xml:space="preserve">,</w:delText>
        </w:r>
      </w:del>
      <w:del w:id="304" w:author="PR Preview" w:date="2026-01-01T00:00:00Z">
        <w:r>
          <w:br/>
        </w:r>
      </w:del>
      <w:del w:id="305" w:author="PR Preview" w:date="2026-01-01T00:00:00Z">
        <w:r>
          <w:rPr>
            <w:rStyle w:val="NormalTok"/>
          </w:rPr>
          <w:delText xml:space="preserve">  </w:delText>
        </w:r>
      </w:del>
      <w:del w:id="306" w:author="PR Preview" w:date="2026-01-01T00:00:00Z">
        <w:r>
          <w:rPr>
            <w:rStyle w:val="FunctionTok"/>
          </w:rPr>
          <w:delText xml:space="preserve">lapply</w:delText>
        </w:r>
      </w:del>
      <w:del w:id="307" w:author="PR Preview" w:date="2026-01-01T00:00:00Z">
        <w:r>
          <w:rPr>
            <w:rStyle w:val="NormalTok"/>
          </w:rPr>
          <w:delText xml:space="preserve">(</w:delText>
        </w:r>
      </w:del>
      <w:del w:id="308" w:author="PR Preview" w:date="2026-01-01T00:00:00Z">
        <w:r>
          <w:rPr>
            <w:rStyle w:val="FunctionTok"/>
          </w:rPr>
          <w:delText xml:space="preserve">seq_len</w:delText>
        </w:r>
      </w:del>
      <w:del w:id="309" w:author="PR Preview" w:date="2026-01-01T00:00:00Z">
        <w:r>
          <w:rPr>
            <w:rStyle w:val="NormalTok"/>
          </w:rPr>
          <w:delText xml:space="preserve">(B_all), </w:delText>
        </w:r>
      </w:del>
      <w:del w:id="310" w:author="PR Preview" w:date="2026-01-01T00:00:00Z">
        <w:r>
          <w:rPr>
            <w:rStyle w:val="ControlFlowTok"/>
          </w:rPr>
          <w:delText xml:space="preserve">function</w:delText>
        </w:r>
      </w:del>
      <w:del w:id="311" w:author="PR Preview" w:date="2026-01-01T00:00:00Z">
        <w:r>
          <w:rPr>
            <w:rStyle w:val="NormalTok"/>
          </w:rPr>
          <w:delText xml:space="preserve">(b) {</w:delText>
        </w:r>
      </w:del>
      <w:del w:id="312" w:author="PR Preview" w:date="2026-01-01T00:00:00Z">
        <w:r>
          <w:br/>
        </w:r>
      </w:del>
      <w:del w:id="313" w:author="PR Preview" w:date="2026-01-01T00:00:00Z">
        <w:r>
          <w:rPr>
            <w:rStyle w:val="NormalTok"/>
          </w:rPr>
          <w:delText xml:space="preserve">    </w:delText>
        </w:r>
      </w:del>
      <w:del w:id="314" w:author="PR Preview" w:date="2026-01-01T00:00:00Z">
        <w:r>
          <w:rPr>
            <w:rStyle w:val="FunctionTok"/>
          </w:rPr>
          <w:delText xml:space="preserve">abs_welch_t_all</w:delText>
        </w:r>
      </w:del>
      <w:del w:id="315" w:author="PR Preview" w:date="2026-01-01T00:00:00Z">
        <w:r>
          <w:rPr>
            <w:rStyle w:val="NormalTok"/>
          </w:rPr>
          <w:delText xml:space="preserve">(expression, </w:delText>
        </w:r>
      </w:del>
      <w:del w:id="316" w:author="PR Preview" w:date="2026-01-01T00:00:00Z">
        <w:r>
          <w:rPr>
            <w:rStyle w:val="FunctionTok"/>
          </w:rPr>
          <w:delText xml:space="preserve">sample</w:delText>
        </w:r>
      </w:del>
      <w:del w:id="317" w:author="PR Preview" w:date="2026-01-01T00:00:00Z">
        <w:r>
          <w:rPr>
            <w:rStyle w:val="NormalTok"/>
          </w:rPr>
          <w:delText xml:space="preserve">(in_class4)) </w:delText>
        </w:r>
      </w:del>
      <w:del w:id="318" w:author="PR Preview" w:date="2026-01-01T00:00:00Z">
        <w:r>
          <w:rPr>
            <w:rStyle w:val="SpecialCharTok"/>
          </w:rPr>
          <w:delText xml:space="preserve">&gt;=</w:delText>
        </w:r>
      </w:del>
      <w:del w:id="319" w:author="PR Preview" w:date="2026-01-01T00:00:00Z">
        <w:r>
          <w:rPr>
            <w:rStyle w:val="NormalTok"/>
          </w:rPr>
          <w:delText xml:space="preserve"> t_all</w:delText>
        </w:r>
      </w:del>
      <w:del w:id="320" w:author="PR Preview" w:date="2026-01-01T00:00:00Z">
        <w:r>
          <w:br/>
        </w:r>
      </w:del>
      <w:del w:id="321" w:author="PR Preview" w:date="2026-01-01T00:00:00Z">
        <w:r>
          <w:rPr>
            <w:rStyle w:val="NormalTok"/>
          </w:rPr>
          <w:delText xml:space="preserve">  })</w:delText>
        </w:r>
      </w:del>
      <w:del w:id="322" w:author="PR Preview" w:date="2026-01-01T00:00:00Z">
        <w:r>
          <w:br/>
        </w:r>
      </w:del>
      <w:del w:id="323" w:author="PR Preview" w:date="2026-01-01T00:00:00Z">
        <w:r>
          <w:rPr>
            <w:rStyle w:val="NormalTok"/>
          </w:rPr>
          <w:delText xml:space="preserve">)</w:delText>
        </w:r>
      </w:del>
      <w:del w:id="324" w:author="PR Preview" w:date="2026-01-01T00:00:00Z">
        <w:r>
          <w:br/>
        </w:r>
      </w:del>
      <w:del w:id="325" w:author="PR Preview" w:date="2026-01-01T00:00:00Z">
        <w:r>
          <w:rPr>
            <w:rStyle w:val="NormalTok"/>
          </w:rPr>
          <w:delText xml:space="preserve">p_perm_all </w:delText>
        </w:r>
      </w:del>
      <w:del w:id="326" w:author="PR Preview" w:date="2026-01-01T00:00:00Z">
        <w:r>
          <w:rPr>
            <w:rStyle w:val="OtherTok"/>
          </w:rPr>
          <w:delText xml:space="preserve">&lt;-</w:delText>
        </w:r>
      </w:del>
      <w:del w:id="327" w:author="PR Preview" w:date="2026-01-01T00:00:00Z">
        <w:r>
          <w:rPr>
            <w:rStyle w:val="NormalTok"/>
          </w:rPr>
          <w:delText xml:space="preserve"> (</w:delText>
        </w:r>
      </w:del>
      <w:del w:id="328" w:author="PR Preview" w:date="2026-01-01T00:00:00Z">
        <w:r>
          <w:rPr>
            <w:rStyle w:val="DecValTok"/>
          </w:rPr>
          <w:delText xml:space="preserve">1</w:delText>
        </w:r>
      </w:del>
      <w:del w:id="329" w:author="PR Preview" w:date="2026-01-01T00:00:00Z">
        <w:r>
          <w:rPr>
            <w:rStyle w:val="NormalTok"/>
          </w:rPr>
          <w:delText xml:space="preserve"> </w:delText>
        </w:r>
      </w:del>
      <w:del w:id="330" w:author="PR Preview" w:date="2026-01-01T00:00:00Z">
        <w:r>
          <w:rPr>
            <w:rStyle w:val="SpecialCharTok"/>
          </w:rPr>
          <w:delText xml:space="preserve">+</w:delText>
        </w:r>
      </w:del>
      <w:del w:id="331" w:author="PR Preview" w:date="2026-01-01T00:00:00Z">
        <w:r>
          <w:rPr>
            <w:rStyle w:val="NormalTok"/>
          </w:rPr>
          <w:delText xml:space="preserve"> exceed_counts) </w:delText>
        </w:r>
      </w:del>
      <w:del w:id="332" w:author="PR Preview" w:date="2026-01-01T00:00:00Z">
        <w:r>
          <w:rPr>
            <w:rStyle w:val="SpecialCharTok"/>
          </w:rPr>
          <w:delText xml:space="preserve">/</w:delText>
        </w:r>
      </w:del>
      <w:del w:id="333" w:author="PR Preview" w:date="2026-01-01T00:00:00Z">
        <w:r>
          <w:rPr>
            <w:rStyle w:val="NormalTok"/>
          </w:rPr>
          <w:delText xml:space="preserve"> (B_all </w:delText>
        </w:r>
      </w:del>
      <w:del w:id="334" w:author="PR Preview" w:date="2026-01-01T00:00:00Z">
        <w:r>
          <w:rPr>
            <w:rStyle w:val="SpecialCharTok"/>
          </w:rPr>
          <w:delText xml:space="preserve">+</w:delText>
        </w:r>
      </w:del>
      <w:del w:id="335" w:author="PR Preview" w:date="2026-01-01T00:00:00Z">
        <w:r>
          <w:rPr>
            <w:rStyle w:val="NormalTok"/>
          </w:rPr>
          <w:delText xml:space="preserve"> </w:delText>
        </w:r>
      </w:del>
      <w:del w:id="336" w:author="PR Preview" w:date="2026-01-01T00:00:00Z">
        <w:r>
          <w:rPr>
            <w:rStyle w:val="DecValTok"/>
          </w:rPr>
          <w:delText xml:space="preserve">1</w:delText>
        </w:r>
      </w:del>
      <w:del w:id="337" w:author="PR Preview" w:date="2026-01-01T00:00:00Z">
        <w:r>
          <w:rPr>
            <w:rStyle w:val="NormalTok"/>
          </w:rPr>
          <w:delText xml:space="preserve">)</w:delText>
        </w:r>
      </w:del>
      <w:del w:id="338" w:author="PR Preview" w:date="2026-01-01T00:00:00Z">
        <w:r>
          <w:br/>
        </w:r>
      </w:del>
      <w:del w:id="339" w:author="PR Preview" w:date="2026-01-01T00:00:00Z">
        <w:r>
          <w:rPr>
            <w:rStyle w:val="FunctionTok"/>
          </w:rPr>
          <w:delText xml:space="preserve">c</w:delText>
        </w:r>
      </w:del>
      <w:del w:id="340" w:author="PR Preview" w:date="2026-01-01T00:00:00Z">
        <w:r>
          <w:rPr>
            <w:rStyle w:val="NormalTok"/>
          </w:rPr>
          <w:delText xml:space="preserve">(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NormalTok"/>
          </w:rPr>
          <w:delText xml:space="preserve">  </w:delText>
        </w:r>
      </w:del>
      <w:del w:id="343" w:author="PR Preview" w:date="2026-01-01T00:00:00Z">
        <w:r>
          <w:rPr>
            <w:rStyle w:val="AttributeTok"/>
          </w:rPr>
          <w:delText xml:space="preserve">smallest_possible =</w:delText>
        </w:r>
      </w:del>
      <w:del w:id="344" w:author="PR Preview" w:date="2026-01-01T00:00:00Z">
        <w:r>
          <w:rPr>
            <w:rStyle w:val="NormalTok"/>
          </w:rPr>
          <w:delText xml:space="preserve"> </w:delText>
        </w:r>
      </w:del>
      <w:del w:id="345" w:author="PR Preview" w:date="2026-01-01T00:00:00Z">
        <w:r>
          <w:rPr>
            <w:rStyle w:val="DecValTok"/>
          </w:rPr>
          <w:delText xml:space="preserve">1</w:delText>
        </w:r>
      </w:del>
      <w:del w:id="346" w:author="PR Preview" w:date="2026-01-01T00:00:00Z">
        <w:r>
          <w:rPr>
            <w:rStyle w:val="NormalTok"/>
          </w:rPr>
          <w:delText xml:space="preserve"> </w:delText>
        </w:r>
      </w:del>
      <w:del w:id="347" w:author="PR Preview" w:date="2026-01-01T00:00:00Z">
        <w:r>
          <w:rPr>
            <w:rStyle w:val="SpecialCharTok"/>
          </w:rPr>
          <w:delText xml:space="preserve">/</w:delText>
        </w:r>
      </w:del>
      <w:del w:id="348" w:author="PR Preview" w:date="2026-01-01T00:00:00Z">
        <w:r>
          <w:rPr>
            <w:rStyle w:val="NormalTok"/>
          </w:rPr>
          <w:delText xml:space="preserve"> (B_all </w:delText>
        </w:r>
      </w:del>
      <w:del w:id="349" w:author="PR Preview" w:date="2026-01-01T00:00:00Z">
        <w:r>
          <w:rPr>
            <w:rStyle w:val="SpecialCharTok"/>
          </w:rPr>
          <w:delText xml:space="preserve">+</w:delText>
        </w:r>
      </w:del>
      <w:del w:id="350" w:author="PR Preview" w:date="2026-01-01T00:00:00Z">
        <w:r>
          <w:rPr>
            <w:rStyle w:val="NormalTok"/>
          </w:rPr>
          <w:delText xml:space="preserve"> </w:delText>
        </w:r>
      </w:del>
      <w:del w:id="351" w:author="PR Preview" w:date="2026-01-01T00:00:00Z">
        <w:r>
          <w:rPr>
            <w:rStyle w:val="DecValTok"/>
          </w:rPr>
          <w:delText xml:space="preserve">1</w:delText>
        </w:r>
      </w:del>
      <w:del w:id="352" w:author="PR Preview" w:date="2026-01-01T00:00:00Z">
        <w:r>
          <w:rPr>
            <w:rStyle w:val="NormalTok"/>
          </w:rPr>
          <w:delText xml:space="preserve">),</w:delText>
        </w:r>
      </w:del>
      <w:del w:id="353" w:author="PR Preview" w:date="2026-01-01T00:00:00Z">
        <w:r>
          <w:br/>
        </w:r>
      </w:del>
      <w:del w:id="354" w:author="PR Preview" w:date="2026-01-01T00:00:00Z">
        <w:r>
          <w:rPr>
            <w:rStyle w:val="NormalTok"/>
          </w:rPr>
          <w:delText xml:space="preserve">  </w:delText>
        </w:r>
      </w:del>
      <w:del w:id="355" w:author="PR Preview" w:date="2026-01-01T00:00:00Z">
        <w:r>
          <w:rPr>
            <w:rStyle w:val="AttributeTok"/>
          </w:rPr>
          <w:delText xml:space="preserve">genes_at_smallest =</w:delText>
        </w:r>
      </w:del>
      <w:del w:id="356" w:author="PR Preview" w:date="2026-01-01T00:00:00Z">
        <w:r>
          <w:rPr>
            <w:rStyle w:val="NormalTok"/>
          </w:rPr>
          <w:delText xml:space="preserve"> </w:delText>
        </w:r>
      </w:del>
      <w:del w:id="357" w:author="PR Preview" w:date="2026-01-01T00:00:00Z">
        <w:r>
          <w:rPr>
            <w:rStyle w:val="FunctionTok"/>
          </w:rPr>
          <w:delText xml:space="preserve">sum</w:delText>
        </w:r>
      </w:del>
      <w:del w:id="358" w:author="PR Preview" w:date="2026-01-01T00:00:00Z">
        <w:r>
          <w:rPr>
            <w:rStyle w:val="NormalTok"/>
          </w:rPr>
          <w:delText xml:space="preserve">(p_perm_all </w:delText>
        </w:r>
      </w:del>
      <w:del w:id="359" w:author="PR Preview" w:date="2026-01-01T00:00:00Z">
        <w:r>
          <w:rPr>
            <w:rStyle w:val="SpecialCharTok"/>
          </w:rPr>
          <w:delText xml:space="preserve">==</w:delText>
        </w:r>
      </w:del>
      <w:del w:id="360" w:author="PR Preview" w:date="2026-01-01T00:00:00Z">
        <w:r>
          <w:rPr>
            <w:rStyle w:val="NormalTok"/>
          </w:rPr>
          <w:delText xml:space="preserve"> </w:delText>
        </w:r>
      </w:del>
      <w:del w:id="361" w:author="PR Preview" w:date="2026-01-01T00:00:00Z">
        <w:r>
          <w:rPr>
            <w:rStyle w:val="DecValTok"/>
          </w:rPr>
          <w:delText xml:space="preserve">1</w:delText>
        </w:r>
      </w:del>
      <w:del w:id="362" w:author="PR Preview" w:date="2026-01-01T00:00:00Z">
        <w:r>
          <w:rPr>
            <w:rStyle w:val="NormalTok"/>
          </w:rPr>
          <w:delText xml:space="preserve"> </w:delText>
        </w:r>
      </w:del>
      <w:del w:id="363" w:author="PR Preview" w:date="2026-01-01T00:00:00Z">
        <w:r>
          <w:rPr>
            <w:rStyle w:val="SpecialCharTok"/>
          </w:rPr>
          <w:delText xml:space="preserve">/</w:delText>
        </w:r>
      </w:del>
      <w:del w:id="364" w:author="PR Preview" w:date="2026-01-01T00:00:00Z">
        <w:r>
          <w:rPr>
            <w:rStyle w:val="NormalTok"/>
          </w:rPr>
          <w:delText xml:space="preserve"> (B_all </w:delText>
        </w:r>
      </w:del>
      <w:del w:id="365" w:author="PR Preview" w:date="2026-01-01T00:00:00Z">
        <w:r>
          <w:rPr>
            <w:rStyle w:val="SpecialCharTok"/>
          </w:rPr>
          <w:delText xml:space="preserve">+</w:delText>
        </w:r>
      </w:del>
      <w:del w:id="366" w:author="PR Preview" w:date="2026-01-01T00:00:00Z">
        <w:r>
          <w:rPr>
            <w:rStyle w:val="NormalTok"/>
          </w:rPr>
          <w:delText xml:space="preserve"> </w:delText>
        </w:r>
      </w:del>
      <w:del w:id="367" w:author="PR Preview" w:date="2026-01-01T00:00:00Z">
        <w:r>
          <w:rPr>
            <w:rStyle w:val="DecValTok"/>
          </w:rPr>
          <w:delText xml:space="preserve">1</w:delText>
        </w:r>
      </w:del>
      <w:del w:id="368" w:author="PR Preview" w:date="2026-01-01T00:00:00Z">
        <w:r>
          <w:rPr>
            <w:rStyle w:val="NormalTok"/>
          </w:rPr>
          <w:delText xml:space="preserve">)),</w:delText>
        </w:r>
      </w:del>
      <w:del w:id="369" w:author="PR Preview" w:date="2026-01-01T00:00:00Z">
        <w:r>
          <w:br/>
        </w:r>
      </w:del>
      <w:del w:id="370" w:author="PR Preview" w:date="2026-01-01T00:00:00Z">
        <w:r>
          <w:rPr>
            <w:rStyle w:val="NormalTok"/>
          </w:rPr>
          <w:delText xml:space="preserve">  </w:delText>
        </w:r>
      </w:del>
      <w:del w:id="371" w:author="PR Preview" w:date="2026-01-01T00:00:00Z">
        <w:r>
          <w:rPr>
            <w:rStyle w:val="AttributeTok"/>
          </w:rPr>
          <w:delText xml:space="preserve">bonferroni_threshold =</w:delText>
        </w:r>
      </w:del>
      <w:del w:id="372" w:author="PR Preview" w:date="2026-01-01T00:00:00Z">
        <w:r>
          <w:rPr>
            <w:rStyle w:val="NormalTok"/>
          </w:rPr>
          <w:delText xml:space="preserve"> </w:delText>
        </w:r>
      </w:del>
      <w:del w:id="373" w:author="PR Preview" w:date="2026-01-01T00:00:00Z">
        <w:r>
          <w:rPr>
            <w:rStyle w:val="FloatTok"/>
          </w:rPr>
          <w:delText xml:space="preserve">0.05</w:delText>
        </w:r>
      </w:del>
      <w:del w:id="374" w:author="PR Preview" w:date="2026-01-01T00:00:00Z">
        <w:r>
          <w:rPr>
            <w:rStyle w:val="NormalTok"/>
          </w:rPr>
          <w:delText xml:space="preserve"> </w:delText>
        </w:r>
      </w:del>
      <w:del w:id="375" w:author="PR Preview" w:date="2026-01-01T00:00:00Z">
        <w:r>
          <w:rPr>
            <w:rStyle w:val="SpecialCharTok"/>
          </w:rPr>
          <w:delText xml:space="preserve">/</w:delText>
        </w:r>
      </w:del>
      <w:del w:id="376" w:author="PR Preview" w:date="2026-01-01T00:00:00Z">
        <w:r>
          <w:rPr>
            <w:rStyle w:val="NormalTok"/>
          </w:rPr>
          <w:delText xml:space="preserve"> </w:delText>
        </w:r>
      </w:del>
      <w:del w:id="377" w:author="PR Preview" w:date="2026-01-01T00:00:00Z">
        <w:r>
          <w:rPr>
            <w:rStyle w:val="FunctionTok"/>
          </w:rPr>
          <w:delText xml:space="preserve">length</w:delText>
        </w:r>
      </w:del>
      <w:del w:id="378" w:author="PR Preview" w:date="2026-01-01T00:00:00Z">
        <w:r>
          <w:rPr>
            <w:rStyle w:val="NormalTok"/>
          </w:rPr>
          <w:delText xml:space="preserve">(p_perm_all)</w:delText>
        </w:r>
      </w:del>
      <w:del w:id="379" w:author="PR Preview" w:date="2026-01-01T00:00:00Z">
        <w:r>
          <w:br/>
        </w:r>
      </w:del>
      <w:del w:id="380" w:author="PR Preview" w:date="2026-01-01T00:00:00Z">
        <w:r>
          <w:rPr>
            <w:rStyle w:val="NormalTok"/>
          </w:rPr>
          <w:delText xml:space="preserve">)</w:delText>
        </w:r>
      </w:del>
      <w:del w:id="381" w:author="PR Preview" w:date="2026-01-01T00:00:00Z">
        <w:r>
          <w:br/>
        </w:r>
      </w:del>
      <w:del w:id="382" w:author="PR Preview" w:date="2026-01-01T00:00:00Z">
        <w:r>
          <w:rPr>
            <w:rStyle w:val="CommentTok"/>
          </w:rPr>
          <w:delText xml:space="preserve">#&gt;    smallest_possible    genes_at_smallest bonferroni_threshold </w:delText>
        </w:r>
      </w:del>
      <w:del w:id="383" w:author="PR Preview" w:date="2026-01-01T00:00:00Z">
        <w:r>
          <w:br/>
        </w:r>
      </w:del>
      <w:del w:id="384" w:author="PR Preview" w:date="2026-01-01T00:00:00Z">
        <w:r>
          <w:rPr>
            <w:rStyle w:val="CommentTok"/>
          </w:rPr>
          <w:delText xml:space="preserve">#&gt;          9.99001e-04          1.36000e+02          2.16638e-05</w:delText>
        </w:r>
      </w:del>
    </w:p>
    <w:p>
      <w:pPr>
        <w:pStyle w:val="SourceCode"/>
      </w:pPr>
      <w:ins w:id="385" w:author="PR Preview" w:date="2026-01-01T00:00:00Z">
        <w:r>
          <w:rPr>
            <w:rStyle w:val="NormalTok"/>
          </w:rPr>
          <w:t xml:space="preserve">B_all </w:t>
        </w:r>
      </w:ins>
      <w:ins w:id="386" w:author="PR Preview" w:date="2026-01-01T00:00:00Z">
        <w:r>
          <w:rPr>
            <w:rStyle w:val="OtherTok"/>
          </w:rPr>
          <w:t xml:space="preserve">&lt;-</w:t>
        </w:r>
      </w:ins>
      <w:ins w:id="387" w:author="PR Preview" w:date="2026-01-01T00:00:00Z">
        <w:r>
          <w:rPr>
            <w:rStyle w:val="NormalTok"/>
          </w:rPr>
          <w:t xml:space="preserve"> </w:t>
        </w:r>
      </w:ins>
      <w:ins w:id="388" w:author="PR Preview" w:date="2026-01-01T00:00:00Z">
        <w:r>
          <w:rPr>
            <w:rStyle w:val="DecValTok"/>
          </w:rPr>
          <w:t xml:space="preserve">1000</w:t>
        </w:r>
      </w:ins>
      <w:ins w:id="389" w:author="PR Preview" w:date="2026-01-01T00:00:00Z">
        <w:r>
          <w:br/>
        </w:r>
      </w:ins>
      <w:ins w:id="390" w:author="PR Preview" w:date="2026-01-01T00:00:00Z">
        <w:r>
          <w:rPr>
            <w:rStyle w:val="FunctionTok"/>
          </w:rPr>
          <w:t xml:space="preserve">set.seed</w:t>
        </w:r>
      </w:ins>
      <w:ins w:id="391" w:author="PR Preview" w:date="2026-01-01T00:00:00Z">
        <w:r>
          <w:rPr>
            <w:rStyle w:val="NormalTok"/>
          </w:rPr>
          <w:t xml:space="preserve">(</w:t>
        </w:r>
      </w:ins>
      <w:ins w:id="392" w:author="PR Preview" w:date="2026-01-01T00:00:00Z">
        <w:r>
          <w:rPr>
            <w:rStyle w:val="DecValTok"/>
          </w:rPr>
          <w:t xml:space="preserve">583</w:t>
        </w:r>
      </w:ins>
      <w:ins w:id="393" w:author="PR Preview" w:date="2026-01-01T00:00:00Z">
        <w:r>
          <w:rPr>
            <w:rStyle w:val="NormalTok"/>
          </w:rPr>
          <w:t xml:space="preserve">)</w:t>
        </w:r>
      </w:ins>
      <w:ins w:id="394" w:author="PR Preview" w:date="2026-01-01T00:00:00Z">
        <w:r>
          <w:br/>
        </w:r>
      </w:ins>
      <w:ins w:id="395" w:author="PR Preview" w:date="2026-01-01T00:00:00Z">
        <w:r>
          <w:rPr>
            <w:rStyle w:val="NormalTok"/>
          </w:rPr>
          <w:t xml:space="preserve">exceed_counts </w:t>
        </w:r>
      </w:ins>
      <w:ins w:id="396" w:author="PR Preview" w:date="2026-01-01T00:00:00Z">
        <w:r>
          <w:rPr>
            <w:rStyle w:val="OtherTok"/>
          </w:rPr>
          <w:t xml:space="preserve">&lt;-</w:t>
        </w:r>
      </w:ins>
      <w:ins w:id="397" w:author="PR Preview" w:date="2026-01-01T00:00:00Z">
        <w:r>
          <w:rPr>
            <w:rStyle w:val="NormalTok"/>
          </w:rPr>
          <w:t xml:space="preserve"> </w:t>
        </w:r>
      </w:ins>
      <w:ins w:id="398" w:author="PR Preview" w:date="2026-01-01T00:00:00Z">
        <w:r>
          <w:rPr>
            <w:rStyle w:val="FunctionTok"/>
          </w:rPr>
          <w:t xml:space="preserve">Reduce</w:t>
        </w:r>
      </w:ins>
      <w:ins w:id="399" w:author="PR Preview" w:date="2026-01-01T00:00:00Z">
        <w:r>
          <w:rPr>
            <w:rStyle w:val="NormalTok"/>
          </w:rPr>
          <w:t xml:space="preserve">(</w:t>
        </w:r>
      </w:ins>
      <w:ins w:id="400" w:author="PR Preview" w:date="2026-01-01T00:00:00Z">
        <w:r>
          <w:br/>
        </w:r>
      </w:ins>
      <w:ins w:id="401" w:author="PR Preview" w:date="2026-01-01T00:00:00Z">
        <w:r>
          <w:rPr>
            <w:rStyle w:val="NormalTok"/>
          </w:rPr>
          <w:t xml:space="preserve">  </w:t>
        </w:r>
      </w:ins>
      <w:ins w:id="402" w:author="PR Preview" w:date="2026-01-01T00:00:00Z">
        <w:r>
          <w:rPr>
            <w:rStyle w:val="StringTok"/>
          </w:rPr>
          <w:t xml:space="preserve">`</w:t>
        </w:r>
      </w:ins>
      <w:ins w:id="403" w:author="PR Preview" w:date="2026-01-01T00:00:00Z">
        <w:r>
          <w:rPr>
            <w:rStyle w:val="AttributeTok"/>
          </w:rPr>
          <w:t xml:space="preserve">+</w:t>
        </w:r>
      </w:ins>
      <w:ins w:id="404" w:author="PR Preview" w:date="2026-01-01T00:00:00Z">
        <w:r>
          <w:rPr>
            <w:rStyle w:val="StringTok"/>
          </w:rPr>
          <w:t xml:space="preserve">`</w:t>
        </w:r>
      </w:ins>
      <w:ins w:id="405" w:author="PR Preview" w:date="2026-01-01T00:00:00Z">
        <w:r>
          <w:rPr>
            <w:rStyle w:val="NormalTok"/>
          </w:rPr>
          <w:t xml:space="preserve">,</w:t>
        </w:r>
      </w:ins>
      <w:ins w:id="406" w:author="PR Preview" w:date="2026-01-01T00:00:00Z">
        <w:r>
          <w:br/>
        </w:r>
      </w:ins>
      <w:ins w:id="407" w:author="PR Preview" w:date="2026-01-01T00:00:00Z">
        <w:r>
          <w:rPr>
            <w:rStyle w:val="NormalTok"/>
          </w:rPr>
          <w:t xml:space="preserve">  </w:t>
        </w:r>
      </w:ins>
      <w:ins w:id="408" w:author="PR Preview" w:date="2026-01-01T00:00:00Z">
        <w:r>
          <w:rPr>
            <w:rStyle w:val="FunctionTok"/>
          </w:rPr>
          <w:t xml:space="preserve">lapply</w:t>
        </w:r>
      </w:ins>
      <w:ins w:id="409" w:author="PR Preview" w:date="2026-01-01T00:00:00Z">
        <w:r>
          <w:rPr>
            <w:rStyle w:val="NormalTok"/>
          </w:rPr>
          <w:t xml:space="preserve">(</w:t>
        </w:r>
      </w:ins>
      <w:ins w:id="410" w:author="PR Preview" w:date="2026-01-01T00:00:00Z">
        <w:r>
          <w:rPr>
            <w:rStyle w:val="FunctionTok"/>
          </w:rPr>
          <w:t xml:space="preserve">seq_len</w:t>
        </w:r>
      </w:ins>
      <w:ins w:id="411" w:author="PR Preview" w:date="2026-01-01T00:00:00Z">
        <w:r>
          <w:rPr>
            <w:rStyle w:val="NormalTok"/>
          </w:rPr>
          <w:t xml:space="preserve">(B_all), </w:t>
        </w:r>
      </w:ins>
      <w:ins w:id="412" w:author="PR Preview" w:date="2026-01-01T00:00:00Z">
        <w:r>
          <w:rPr>
            <w:rStyle w:val="ControlFlowTok"/>
          </w:rPr>
          <w:t xml:space="preserve">function</w:t>
        </w:r>
      </w:ins>
      <w:ins w:id="413" w:author="PR Preview" w:date="2026-01-01T00:00:00Z">
        <w:r>
          <w:rPr>
            <w:rStyle w:val="NormalTok"/>
          </w:rPr>
          <w:t xml:space="preserve">(b) {</w:t>
        </w:r>
      </w:ins>
      <w:ins w:id="414" w:author="PR Preview" w:date="2026-01-01T00:00:00Z">
        <w:r>
          <w:br/>
        </w:r>
      </w:ins>
      <w:ins w:id="415" w:author="PR Preview" w:date="2026-01-01T00:00:00Z">
        <w:r>
          <w:rPr>
            <w:rStyle w:val="NormalTok"/>
          </w:rPr>
          <w:t xml:space="preserve">    </w:t>
        </w:r>
      </w:ins>
      <w:ins w:id="416" w:author="PR Preview" w:date="2026-01-01T00:00:00Z">
        <w:r>
          <w:rPr>
            <w:rStyle w:val="FunctionTok"/>
          </w:rPr>
          <w:t xml:space="preserve">abs_welch_t_all</w:t>
        </w:r>
      </w:ins>
      <w:ins w:id="417" w:author="PR Preview" w:date="2026-01-01T00:00:00Z">
        <w:r>
          <w:rPr>
            <w:rStyle w:val="NormalTok"/>
          </w:rPr>
          <w:t xml:space="preserve">(expr_matrix, </w:t>
        </w:r>
      </w:ins>
      <w:ins w:id="418" w:author="PR Preview" w:date="2026-01-01T00:00:00Z">
        <w:r>
          <w:rPr>
            <w:rStyle w:val="FunctionTok"/>
          </w:rPr>
          <w:t xml:space="preserve">sample</w:t>
        </w:r>
      </w:ins>
      <w:ins w:id="419" w:author="PR Preview" w:date="2026-01-01T00:00:00Z">
        <w:r>
          <w:rPr>
            <w:rStyle w:val="NormalTok"/>
          </w:rPr>
          <w:t xml:space="preserve">(in_class4)) </w:t>
        </w:r>
      </w:ins>
      <w:ins w:id="420" w:author="PR Preview" w:date="2026-01-01T00:00:00Z">
        <w:r>
          <w:rPr>
            <w:rStyle w:val="SpecialCharTok"/>
          </w:rPr>
          <w:t xml:space="preserve">&gt;=</w:t>
        </w:r>
      </w:ins>
      <w:ins w:id="421" w:author="PR Preview" w:date="2026-01-01T00:00:00Z">
        <w:r>
          <w:rPr>
            <w:rStyle w:val="NormalTok"/>
          </w:rPr>
          <w:t xml:space="preserve"> t_all</w:t>
        </w:r>
      </w:ins>
      <w:ins w:id="422" w:author="PR Preview" w:date="2026-01-01T00:00:00Z">
        <w:r>
          <w:br/>
        </w:r>
      </w:ins>
      <w:ins w:id="423" w:author="PR Preview" w:date="2026-01-01T00:00:00Z">
        <w:r>
          <w:rPr>
            <w:rStyle w:val="NormalTok"/>
          </w:rPr>
          <w:t xml:space="preserve">  })</w:t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NormalTok"/>
          </w:rPr>
          <w:t xml:space="preserve">)</w:t>
        </w:r>
      </w:ins>
      <w:ins w:id="426" w:author="PR Preview" w:date="2026-01-01T00:00:00Z">
        <w:r>
          <w:br/>
        </w:r>
      </w:ins>
      <w:ins w:id="427" w:author="PR Preview" w:date="2026-01-01T00:00:00Z">
        <w:r>
          <w:rPr>
            <w:rStyle w:val="NormalTok"/>
          </w:rPr>
          <w:t xml:space="preserve">p_perm_all </w:t>
        </w:r>
      </w:ins>
      <w:ins w:id="428" w:author="PR Preview" w:date="2026-01-01T00:00:00Z">
        <w:r>
          <w:rPr>
            <w:rStyle w:val="OtherTok"/>
          </w:rPr>
          <w:t xml:space="preserve">&lt;-</w:t>
        </w:r>
      </w:ins>
      <w:ins w:id="429" w:author="PR Preview" w:date="2026-01-01T00:00:00Z">
        <w:r>
          <w:rPr>
            <w:rStyle w:val="NormalTok"/>
          </w:rPr>
          <w:t xml:space="preserve"> (</w:t>
        </w:r>
      </w:ins>
      <w:ins w:id="430" w:author="PR Preview" w:date="2026-01-01T00:00:00Z">
        <w:r>
          <w:rPr>
            <w:rStyle w:val="DecValTok"/>
          </w:rPr>
          <w:t xml:space="preserve">1</w:t>
        </w:r>
      </w:ins>
      <w:ins w:id="431" w:author="PR Preview" w:date="2026-01-01T00:00:00Z">
        <w:r>
          <w:rPr>
            <w:rStyle w:val="NormalTok"/>
          </w:rPr>
          <w:t xml:space="preserve"> </w:t>
        </w:r>
      </w:ins>
      <w:ins w:id="432" w:author="PR Preview" w:date="2026-01-01T00:00:00Z">
        <w:r>
          <w:rPr>
            <w:rStyle w:val="SpecialCharTok"/>
          </w:rPr>
          <w:t xml:space="preserve">+</w:t>
        </w:r>
      </w:ins>
      <w:ins w:id="433" w:author="PR Preview" w:date="2026-01-01T00:00:00Z">
        <w:r>
          <w:rPr>
            <w:rStyle w:val="NormalTok"/>
          </w:rPr>
          <w:t xml:space="preserve"> exceed_counts) </w:t>
        </w:r>
      </w:ins>
      <w:ins w:id="434" w:author="PR Preview" w:date="2026-01-01T00:00:00Z">
        <w:r>
          <w:rPr>
            <w:rStyle w:val="SpecialCharTok"/>
          </w:rPr>
          <w:t xml:space="preserve">/</w:t>
        </w:r>
      </w:ins>
      <w:ins w:id="435" w:author="PR Preview" w:date="2026-01-01T00:00:00Z">
        <w:r>
          <w:rPr>
            <w:rStyle w:val="NormalTok"/>
          </w:rPr>
          <w:t xml:space="preserve"> (B_all </w:t>
        </w:r>
      </w:ins>
      <w:ins w:id="436" w:author="PR Preview" w:date="2026-01-01T00:00:00Z">
        <w:r>
          <w:rPr>
            <w:rStyle w:val="SpecialCharTok"/>
          </w:rPr>
          <w:t xml:space="preserve">+</w:t>
        </w:r>
      </w:ins>
      <w:ins w:id="437" w:author="PR Preview" w:date="2026-01-01T00:00:00Z">
        <w:r>
          <w:rPr>
            <w:rStyle w:val="NormalTok"/>
          </w:rPr>
          <w:t xml:space="preserve"> </w:t>
        </w:r>
      </w:ins>
      <w:ins w:id="438" w:author="PR Preview" w:date="2026-01-01T00:00:00Z">
        <w:r>
          <w:rPr>
            <w:rStyle w:val="DecValTok"/>
          </w:rPr>
          <w:t xml:space="preserve">1</w:t>
        </w:r>
      </w:ins>
      <w:ins w:id="439" w:author="PR Preview" w:date="2026-01-01T00:00:00Z">
        <w:r>
          <w:rPr>
            <w:rStyle w:val="NormalTok"/>
          </w:rPr>
          <w:t xml:space="preserve">)</w:t>
        </w:r>
      </w:ins>
      <w:ins w:id="440" w:author="PR Preview" w:date="2026-01-01T00:00:00Z">
        <w:r>
          <w:br/>
        </w:r>
      </w:ins>
      <w:ins w:id="441" w:author="PR Preview" w:date="2026-01-01T00:00:00Z">
        <w:r>
          <w:rPr>
            <w:rStyle w:val="FunctionTok"/>
          </w:rPr>
          <w:t xml:space="preserve">c</w:t>
        </w:r>
      </w:ins>
      <w:ins w:id="442" w:author="PR Preview" w:date="2026-01-01T00:00:00Z">
        <w:r>
          <w:rPr>
            <w:rStyle w:val="NormalTok"/>
          </w:rPr>
          <w:t xml:space="preserve">(</w:t>
        </w:r>
      </w:ins>
      <w:ins w:id="443" w:author="PR Preview" w:date="2026-01-01T00:00:00Z">
        <w:r>
          <w:br/>
        </w:r>
      </w:ins>
      <w:ins w:id="444" w:author="PR Preview" w:date="2026-01-01T00:00:00Z">
        <w:r>
          <w:rPr>
            <w:rStyle w:val="NormalTok"/>
          </w:rPr>
          <w:t xml:space="preserve">  </w:t>
        </w:r>
      </w:ins>
      <w:ins w:id="445" w:author="PR Preview" w:date="2026-01-01T00:00:00Z">
        <w:r>
          <w:rPr>
            <w:rStyle w:val="AttributeTok"/>
          </w:rPr>
          <w:t xml:space="preserve">smallest_possible =</w:t>
        </w:r>
      </w:ins>
      <w:ins w:id="446" w:author="PR Preview" w:date="2026-01-01T00:00:00Z">
        <w:r>
          <w:rPr>
            <w:rStyle w:val="NormalTok"/>
          </w:rPr>
          <w:t xml:space="preserve"> </w:t>
        </w:r>
      </w:ins>
      <w:ins w:id="447" w:author="PR Preview" w:date="2026-01-01T00:00:00Z">
        <w:r>
          <w:rPr>
            <w:rStyle w:val="DecValTok"/>
          </w:rPr>
          <w:t xml:space="preserve">1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SpecialCharTok"/>
          </w:rPr>
          <w:t xml:space="preserve">/</w:t>
        </w:r>
      </w:ins>
      <w:ins w:id="450" w:author="PR Preview" w:date="2026-01-01T00:00:00Z">
        <w:r>
          <w:rPr>
            <w:rStyle w:val="NormalTok"/>
          </w:rPr>
          <w:t xml:space="preserve"> (B_all </w:t>
        </w:r>
      </w:ins>
      <w:ins w:id="451" w:author="PR Preview" w:date="2026-01-01T00:00:00Z">
        <w:r>
          <w:rPr>
            <w:rStyle w:val="SpecialCharTok"/>
          </w:rPr>
          <w:t xml:space="preserve">+</w:t>
        </w:r>
      </w:ins>
      <w:ins w:id="452" w:author="PR Preview" w:date="2026-01-01T00:00:00Z">
        <w:r>
          <w:rPr>
            <w:rStyle w:val="NormalTok"/>
          </w:rPr>
          <w:t xml:space="preserve"> </w:t>
        </w:r>
      </w:ins>
      <w:ins w:id="453" w:author="PR Preview" w:date="2026-01-01T00:00:00Z">
        <w:r>
          <w:rPr>
            <w:rStyle w:val="DecValTok"/>
          </w:rPr>
          <w:t xml:space="preserve">1</w:t>
        </w:r>
      </w:ins>
      <w:ins w:id="454" w:author="PR Preview" w:date="2026-01-01T00:00:00Z">
        <w:r>
          <w:rPr>
            <w:rStyle w:val="NormalTok"/>
          </w:rPr>
          <w:t xml:space="preserve">),</w:t>
        </w:r>
      </w:ins>
      <w:ins w:id="455" w:author="PR Preview" w:date="2026-01-01T00:00:00Z">
        <w:r>
          <w:br/>
        </w:r>
      </w:ins>
      <w:ins w:id="456" w:author="PR Preview" w:date="2026-01-01T00:00:00Z">
        <w:r>
          <w:rPr>
            <w:rStyle w:val="NormalTok"/>
          </w:rPr>
          <w:t xml:space="preserve">  </w:t>
        </w:r>
      </w:ins>
      <w:ins w:id="457" w:author="PR Preview" w:date="2026-01-01T00:00:00Z">
        <w:r>
          <w:rPr>
            <w:rStyle w:val="AttributeTok"/>
          </w:rPr>
          <w:t xml:space="preserve">genes_at_smallest =</w:t>
        </w:r>
      </w:ins>
      <w:ins w:id="458" w:author="PR Preview" w:date="2026-01-01T00:00:00Z">
        <w:r>
          <w:rPr>
            <w:rStyle w:val="NormalTok"/>
          </w:rPr>
          <w:t xml:space="preserve"> </w:t>
        </w:r>
      </w:ins>
      <w:ins w:id="459" w:author="PR Preview" w:date="2026-01-01T00:00:00Z">
        <w:r>
          <w:rPr>
            <w:rStyle w:val="FunctionTok"/>
          </w:rPr>
          <w:t xml:space="preserve">sum</w:t>
        </w:r>
      </w:ins>
      <w:ins w:id="460" w:author="PR Preview" w:date="2026-01-01T00:00:00Z">
        <w:r>
          <w:rPr>
            <w:rStyle w:val="NormalTok"/>
          </w:rPr>
          <w:t xml:space="preserve">(p_perm_all </w:t>
        </w:r>
      </w:ins>
      <w:ins w:id="461" w:author="PR Preview" w:date="2026-01-01T00:00:00Z">
        <w:r>
          <w:rPr>
            <w:rStyle w:val="SpecialCharTok"/>
          </w:rPr>
          <w:t xml:space="preserve">==</w:t>
        </w:r>
      </w:ins>
      <w:ins w:id="462" w:author="PR Preview" w:date="2026-01-01T00:00:00Z">
        <w:r>
          <w:rPr>
            <w:rStyle w:val="NormalTok"/>
          </w:rPr>
          <w:t xml:space="preserve"> </w:t>
        </w:r>
      </w:ins>
      <w:ins w:id="463" w:author="PR Preview" w:date="2026-01-01T00:00:00Z">
        <w:r>
          <w:rPr>
            <w:rStyle w:val="DecValTok"/>
          </w:rPr>
          <w:t xml:space="preserve">1</w:t>
        </w:r>
      </w:ins>
      <w:ins w:id="464" w:author="PR Preview" w:date="2026-01-01T00:00:00Z">
        <w:r>
          <w:rPr>
            <w:rStyle w:val="NormalTok"/>
          </w:rPr>
          <w:t xml:space="preserve"> </w:t>
        </w:r>
      </w:ins>
      <w:ins w:id="465" w:author="PR Preview" w:date="2026-01-01T00:00:00Z">
        <w:r>
          <w:rPr>
            <w:rStyle w:val="SpecialCharTok"/>
          </w:rPr>
          <w:t xml:space="preserve">/</w:t>
        </w:r>
      </w:ins>
      <w:ins w:id="466" w:author="PR Preview" w:date="2026-01-01T00:00:00Z">
        <w:r>
          <w:rPr>
            <w:rStyle w:val="NormalTok"/>
          </w:rPr>
          <w:t xml:space="preserve"> (B_all </w:t>
        </w:r>
      </w:ins>
      <w:ins w:id="467" w:author="PR Preview" w:date="2026-01-01T00:00:00Z">
        <w:r>
          <w:rPr>
            <w:rStyle w:val="SpecialCharTok"/>
          </w:rPr>
          <w:t xml:space="preserve">+</w:t>
        </w:r>
      </w:ins>
      <w:ins w:id="468" w:author="PR Preview" w:date="2026-01-01T00:00:00Z">
        <w:r>
          <w:rPr>
            <w:rStyle w:val="NormalTok"/>
          </w:rPr>
          <w:t xml:space="preserve"> </w:t>
        </w:r>
      </w:ins>
      <w:ins w:id="469" w:author="PR Preview" w:date="2026-01-01T00:00:00Z">
        <w:r>
          <w:rPr>
            <w:rStyle w:val="DecValTok"/>
          </w:rPr>
          <w:t xml:space="preserve">1</w:t>
        </w:r>
      </w:ins>
      <w:ins w:id="470" w:author="PR Preview" w:date="2026-01-01T00:00:00Z">
        <w:r>
          <w:rPr>
            <w:rStyle w:val="NormalTok"/>
          </w:rPr>
          <w:t xml:space="preserve">)),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NormalTok"/>
          </w:rPr>
          <w:t xml:space="preserve">  </w:t>
        </w:r>
      </w:ins>
      <w:ins w:id="473" w:author="PR Preview" w:date="2026-01-01T00:00:00Z">
        <w:r>
          <w:rPr>
            <w:rStyle w:val="AttributeTok"/>
          </w:rPr>
          <w:t xml:space="preserve">bonferroni_threshold =</w:t>
        </w:r>
      </w:ins>
      <w:ins w:id="474" w:author="PR Preview" w:date="2026-01-01T00:00:00Z">
        <w:r>
          <w:rPr>
            <w:rStyle w:val="NormalTok"/>
          </w:rPr>
          <w:t xml:space="preserve"> </w:t>
        </w:r>
      </w:ins>
      <w:ins w:id="475" w:author="PR Preview" w:date="2026-01-01T00:00:00Z">
        <w:r>
          <w:rPr>
            <w:rStyle w:val="FloatTok"/>
          </w:rPr>
          <w:t xml:space="preserve">0.05</w:t>
        </w:r>
      </w:ins>
      <w:ins w:id="476" w:author="PR Preview" w:date="2026-01-01T00:00:00Z">
        <w:r>
          <w:rPr>
            <w:rStyle w:val="NormalTok"/>
          </w:rPr>
          <w:t xml:space="preserve"> </w:t>
        </w:r>
      </w:ins>
      <w:ins w:id="477" w:author="PR Preview" w:date="2026-01-01T00:00:00Z">
        <w:r>
          <w:rPr>
            <w:rStyle w:val="SpecialCharTok"/>
          </w:rPr>
          <w:t xml:space="preserve">/</w:t>
        </w:r>
      </w:ins>
      <w:ins w:id="478" w:author="PR Preview" w:date="2026-01-01T00:00:00Z">
        <w:r>
          <w:rPr>
            <w:rStyle w:val="NormalTok"/>
          </w:rPr>
          <w:t xml:space="preserve"> </w:t>
        </w:r>
      </w:ins>
      <w:ins w:id="479" w:author="PR Preview" w:date="2026-01-01T00:00:00Z">
        <w:r>
          <w:rPr>
            <w:rStyle w:val="FunctionTok"/>
          </w:rPr>
          <w:t xml:space="preserve">length</w:t>
        </w:r>
      </w:ins>
      <w:ins w:id="480" w:author="PR Preview" w:date="2026-01-01T00:00:00Z">
        <w:r>
          <w:rPr>
            <w:rStyle w:val="NormalTok"/>
          </w:rPr>
          <w:t xml:space="preserve">(p_perm_all)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NormalTok"/>
          </w:rPr>
          <w:t xml:space="preserve">)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   smallest_possible    genes_at_smallest bonferroni_threshold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         9.99001e-04          1.36000e+02          2.16638e-05</w:t>
        </w:r>
      </w:ins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del w:id="487" w:author="PR Preview" w:date="2026-01-01T00:00:00Z">
        <w:r>
          <w:rPr>
            <w:rStyle w:val="NormalTok"/>
          </w:rPr>
          <w:delText xml:space="preserve">welch_p_all </w:delText>
        </w:r>
      </w:del>
      <w:del w:id="488" w:author="PR Preview" w:date="2026-01-01T00:00:00Z">
        <w:r>
          <w:rPr>
            <w:rStyle w:val="OtherTok"/>
          </w:rPr>
          <w:delText xml:space="preserve">&lt;-</w:delText>
        </w:r>
      </w:del>
      <w:del w:id="489" w:author="PR Preview" w:date="2026-01-01T00:00:00Z">
        <w:r>
          <w:rPr>
            <w:rStyle w:val="NormalTok"/>
          </w:rPr>
          <w:delText xml:space="preserve"> </w:delText>
        </w:r>
      </w:del>
      <w:del w:id="490" w:author="PR Preview" w:date="2026-01-01T00:00:00Z">
        <w:r>
          <w:rPr>
            <w:rStyle w:val="FunctionTok"/>
          </w:rPr>
          <w:delText xml:space="preserve">vapply</w:delText>
        </w:r>
      </w:del>
      <w:del w:id="491" w:author="PR Preview" w:date="2026-01-01T00:00:00Z">
        <w:r>
          <w:rPr>
            <w:rStyle w:val="NormalTok"/>
          </w:rPr>
          <w:delText xml:space="preserve">(</w:delText>
        </w:r>
      </w:del>
      <w:del w:id="492" w:author="PR Preview" w:date="2026-01-01T00:00:00Z">
        <w:r>
          <w:br/>
        </w:r>
      </w:del>
      <w:del w:id="493" w:author="PR Preview" w:date="2026-01-01T00:00:00Z">
        <w:r>
          <w:rPr>
            <w:rStyle w:val="NormalTok"/>
          </w:rPr>
          <w:delText xml:space="preserve">  </w:delText>
        </w:r>
      </w:del>
      <w:del w:id="494" w:author="PR Preview" w:date="2026-01-01T00:00:00Z">
        <w:r>
          <w:rPr>
            <w:rStyle w:val="FunctionTok"/>
          </w:rPr>
          <w:delText xml:space="preserve">as.data.frame</w:delText>
        </w:r>
      </w:del>
      <w:del w:id="495" w:author="PR Preview" w:date="2026-01-01T00:00:00Z">
        <w:r>
          <w:rPr>
            <w:rStyle w:val="NormalTok"/>
          </w:rPr>
          <w:delText xml:space="preserve">(expression),</w:delText>
        </w:r>
      </w:del>
      <w:del w:id="496" w:author="PR Preview" w:date="2026-01-01T00:00:00Z">
        <w:r>
          <w:br/>
        </w:r>
      </w:del>
      <w:del w:id="497" w:author="PR Preview" w:date="2026-01-01T00:00:00Z">
        <w:r>
          <w:rPr>
            <w:rStyle w:val="NormalTok"/>
          </w:rPr>
          <w:delText xml:space="preserve">  </w:delText>
        </w:r>
      </w:del>
      <w:del w:id="498" w:author="PR Preview" w:date="2026-01-01T00:00:00Z">
        <w:r>
          <w:rPr>
            <w:rStyle w:val="ControlFlowTok"/>
          </w:rPr>
          <w:delText xml:space="preserve">function</w:delText>
        </w:r>
      </w:del>
      <w:del w:id="499" w:author="PR Preview" w:date="2026-01-01T00:00:00Z">
        <w:r>
          <w:rPr>
            <w:rStyle w:val="NormalTok"/>
          </w:rPr>
          <w:delText xml:space="preserve">(x) </w:delText>
        </w:r>
      </w:del>
      <w:del w:id="500" w:author="PR Preview" w:date="2026-01-01T00:00:00Z">
        <w:r>
          <w:rPr>
            <w:rStyle w:val="FunctionTok"/>
          </w:rPr>
          <w:delText xml:space="preserve">t.test</w:delText>
        </w:r>
      </w:del>
      <w:del w:id="501" w:author="PR Preview" w:date="2026-01-01T00:00:00Z">
        <w:r>
          <w:rPr>
            <w:rStyle w:val="NormalTok"/>
          </w:rPr>
          <w:delText xml:space="preserve">(x </w:delText>
        </w:r>
      </w:del>
      <w:del w:id="502" w:author="PR Preview" w:date="2026-01-01T00:00:00Z">
        <w:r>
          <w:rPr>
            <w:rStyle w:val="SpecialCharTok"/>
          </w:rPr>
          <w:delText xml:space="preserve">~</w:delText>
        </w:r>
      </w:del>
      <w:del w:id="503" w:author="PR Preview" w:date="2026-01-01T00:00:00Z">
        <w:r>
          <w:rPr>
            <w:rStyle w:val="NormalTok"/>
          </w:rPr>
          <w:delText xml:space="preserve"> khan_pair</w:delText>
        </w:r>
      </w:del>
      <w:del w:id="504" w:author="PR Preview" w:date="2026-01-01T00:00:00Z">
        <w:r>
          <w:rPr>
            <w:rStyle w:val="SpecialCharTok"/>
          </w:rPr>
          <w:delText xml:space="preserve">$</w:delText>
        </w:r>
      </w:del>
      <w:del w:id="505" w:author="PR Preview" w:date="2026-01-01T00:00:00Z">
        <w:r>
          <w:rPr>
            <w:rStyle w:val="NormalTok"/>
          </w:rPr>
          <w:delText xml:space="preserve">tumor_class)</w:delText>
        </w:r>
      </w:del>
      <w:del w:id="506" w:author="PR Preview" w:date="2026-01-01T00:00:00Z">
        <w:r>
          <w:rPr>
            <w:rStyle w:val="SpecialCharTok"/>
          </w:rPr>
          <w:delText xml:space="preserve">$</w:delText>
        </w:r>
      </w:del>
      <w:del w:id="507" w:author="PR Preview" w:date="2026-01-01T00:00:00Z">
        <w:r>
          <w:rPr>
            <w:rStyle w:val="NormalTok"/>
          </w:rPr>
          <w:delText xml:space="preserve">p.value,</w:delText>
        </w:r>
      </w:del>
      <w:del w:id="508" w:author="PR Preview" w:date="2026-01-01T00:00:00Z">
        <w:r>
          <w:br/>
        </w:r>
      </w:del>
      <w:del w:id="509" w:author="PR Preview" w:date="2026-01-01T00:00:00Z">
        <w:r>
          <w:rPr>
            <w:rStyle w:val="NormalTok"/>
          </w:rPr>
          <w:delText xml:space="preserve">  </w:delText>
        </w:r>
      </w:del>
      <w:del w:id="510" w:author="PR Preview" w:date="2026-01-01T00:00:00Z">
        <w:r>
          <w:rPr>
            <w:rStyle w:val="FunctionTok"/>
          </w:rPr>
          <w:delText xml:space="preserve">numeric</w:delText>
        </w:r>
      </w:del>
      <w:del w:id="511" w:author="PR Preview" w:date="2026-01-01T00:00:00Z">
        <w:r>
          <w:rPr>
            <w:rStyle w:val="NormalTok"/>
          </w:rPr>
          <w:delText xml:space="preserve">(</w:delText>
        </w:r>
      </w:del>
      <w:del w:id="512" w:author="PR Preview" w:date="2026-01-01T00:00:00Z">
        <w:r>
          <w:rPr>
            <w:rStyle w:val="DecValTok"/>
          </w:rPr>
          <w:delText xml:space="preserve">1</w:delText>
        </w:r>
      </w:del>
      <w:del w:id="513" w:author="PR Preview" w:date="2026-01-01T00:00:00Z">
        <w:r>
          <w:rPr>
            <w:rStyle w:val="NormalTok"/>
          </w:rPr>
          <w:delText xml:space="preserve">)</w:delText>
        </w:r>
      </w:del>
      <w:del w:id="514" w:author="PR Preview" w:date="2026-01-01T00:00:00Z">
        <w:r>
          <w:br/>
        </w:r>
      </w:del>
      <w:del w:id="515" w:author="PR Preview" w:date="2026-01-01T00:00:00Z">
        <w:r>
          <w:rPr>
            <w:rStyle w:val="NormalTok"/>
          </w:rPr>
          <w:delText xml:space="preserve">)</w:delText>
        </w:r>
      </w:del>
      <w:del w:id="516" w:author="PR Preview" w:date="2026-01-01T00:00:00Z">
        <w:r>
          <w:br/>
        </w:r>
      </w:del>
      <w:del w:id="517" w:author="PR Preview" w:date="2026-01-01T00:00:00Z">
        <w:r>
          <w:rPr>
            <w:rStyle w:val="NormalTok"/>
          </w:rPr>
          <w:delText xml:space="preserve">bh_counts </w:delText>
        </w:r>
      </w:del>
      <w:del w:id="518" w:author="PR Preview" w:date="2026-01-01T00:00:00Z">
        <w:r>
          <w:rPr>
            <w:rStyle w:val="OtherTok"/>
          </w:rPr>
          <w:delText xml:space="preserve">&lt;-</w:delText>
        </w:r>
      </w:del>
      <w:del w:id="519" w:author="PR Preview" w:date="2026-01-01T00:00:00Z">
        <w:r>
          <w:rPr>
            <w:rStyle w:val="NormalTok"/>
          </w:rPr>
          <w:delText xml:space="preserve"> </w:delText>
        </w:r>
      </w:del>
      <w:del w:id="520" w:author="PR Preview" w:date="2026-01-01T00:00:00Z">
        <w:r>
          <w:rPr>
            <w:rStyle w:val="FunctionTok"/>
          </w:rPr>
          <w:delText xml:space="preserve">c</w:delText>
        </w:r>
      </w:del>
      <w:del w:id="521" w:author="PR Preview" w:date="2026-01-01T00:00:00Z">
        <w:r>
          <w:rPr>
            <w:rStyle w:val="NormalTok"/>
          </w:rPr>
          <w:delText xml:space="preserve">(</w:delText>
        </w:r>
      </w:del>
      <w:del w:id="522" w:author="PR Preview" w:date="2026-01-01T00:00:00Z">
        <w:r>
          <w:br/>
        </w:r>
      </w:del>
      <w:del w:id="523" w:author="PR Preview" w:date="2026-01-01T00:00:00Z">
        <w:r>
          <w:rPr>
            <w:rStyle w:val="NormalTok"/>
          </w:rPr>
          <w:delText xml:space="preserve">  </w:delText>
        </w:r>
      </w:del>
      <w:del w:id="524" w:author="PR Preview" w:date="2026-01-01T00:00:00Z">
        <w:r>
          <w:rPr>
            <w:rStyle w:val="AttributeTok"/>
          </w:rPr>
          <w:delText xml:space="preserve">permutation =</w:delText>
        </w:r>
      </w:del>
      <w:del w:id="525" w:author="PR Preview" w:date="2026-01-01T00:00:00Z">
        <w:r>
          <w:rPr>
            <w:rStyle w:val="NormalTok"/>
          </w:rPr>
          <w:delText xml:space="preserve"> </w:delText>
        </w:r>
      </w:del>
      <w:del w:id="526" w:author="PR Preview" w:date="2026-01-01T00:00:00Z">
        <w:r>
          <w:rPr>
            <w:rStyle w:val="FunctionTok"/>
          </w:rPr>
          <w:delText xml:space="preserve">sum</w:delText>
        </w:r>
      </w:del>
      <w:del w:id="527" w:author="PR Preview" w:date="2026-01-01T00:00:00Z">
        <w:r>
          <w:rPr>
            <w:rStyle w:val="NormalTok"/>
          </w:rPr>
          <w:delText xml:space="preserve">(</w:delText>
        </w:r>
      </w:del>
      <w:del w:id="528" w:author="PR Preview" w:date="2026-01-01T00:00:00Z">
        <w:r>
          <w:rPr>
            <w:rStyle w:val="FunctionTok"/>
          </w:rPr>
          <w:delText xml:space="preserve">p.adjust</w:delText>
        </w:r>
      </w:del>
      <w:del w:id="529" w:author="PR Preview" w:date="2026-01-01T00:00:00Z">
        <w:r>
          <w:rPr>
            <w:rStyle w:val="NormalTok"/>
          </w:rPr>
          <w:delText xml:space="preserve">(p_perm_all, </w:delText>
        </w:r>
      </w:del>
      <w:del w:id="530" w:author="PR Preview" w:date="2026-01-01T00:00:00Z">
        <w:r>
          <w:rPr>
            <w:rStyle w:val="AttributeTok"/>
          </w:rPr>
          <w:delText xml:space="preserve">method =</w:delText>
        </w:r>
      </w:del>
      <w:del w:id="531" w:author="PR Preview" w:date="2026-01-01T00:00:00Z">
        <w:r>
          <w:rPr>
            <w:rStyle w:val="NormalTok"/>
          </w:rPr>
          <w:delText xml:space="preserve"> </w:delText>
        </w:r>
      </w:del>
      <w:del w:id="532" w:author="PR Preview" w:date="2026-01-01T00:00:00Z">
        <w:r>
          <w:rPr>
            <w:rStyle w:val="StringTok"/>
          </w:rPr>
          <w:delText xml:space="preserve">"BH"</w:delText>
        </w:r>
      </w:del>
      <w:del w:id="533" w:author="PR Preview" w:date="2026-01-01T00:00:00Z">
        <w:r>
          <w:rPr>
            <w:rStyle w:val="NormalTok"/>
          </w:rPr>
          <w:delText xml:space="preserve">) </w:delText>
        </w:r>
      </w:del>
      <w:del w:id="534" w:author="PR Preview" w:date="2026-01-01T00:00:00Z">
        <w:r>
          <w:rPr>
            <w:rStyle w:val="SpecialCharTok"/>
          </w:rPr>
          <w:delText xml:space="preserve">&lt;=</w:delText>
        </w:r>
      </w:del>
      <w:del w:id="535" w:author="PR Preview" w:date="2026-01-01T00:00:00Z">
        <w:r>
          <w:rPr>
            <w:rStyle w:val="NormalTok"/>
          </w:rPr>
          <w:delText xml:space="preserve"> </w:delText>
        </w:r>
      </w:del>
      <w:del w:id="536" w:author="PR Preview" w:date="2026-01-01T00:00:00Z">
        <w:r>
          <w:rPr>
            <w:rStyle w:val="FloatTok"/>
          </w:rPr>
          <w:delText xml:space="preserve">0.05</w:delText>
        </w:r>
      </w:del>
      <w:del w:id="537" w:author="PR Preview" w:date="2026-01-01T00:00:00Z">
        <w:r>
          <w:rPr>
            <w:rStyle w:val="NormalTok"/>
          </w:rPr>
          <w:delText xml:space="preserve">),</w:delText>
        </w:r>
      </w:del>
      <w:del w:id="538" w:author="PR Preview" w:date="2026-01-01T00:00:00Z">
        <w:r>
          <w:br/>
        </w:r>
      </w:del>
      <w:del w:id="539" w:author="PR Preview" w:date="2026-01-01T00:00:00Z">
        <w:r>
          <w:rPr>
            <w:rStyle w:val="NormalTok"/>
          </w:rPr>
          <w:delText xml:space="preserve">  </w:delText>
        </w:r>
      </w:del>
      <w:del w:id="540" w:author="PR Preview" w:date="2026-01-01T00:00:00Z">
        <w:r>
          <w:rPr>
            <w:rStyle w:val="AttributeTok"/>
          </w:rPr>
          <w:delText xml:space="preserve">welch =</w:delText>
        </w:r>
      </w:del>
      <w:del w:id="541" w:author="PR Preview" w:date="2026-01-01T00:00:00Z">
        <w:r>
          <w:rPr>
            <w:rStyle w:val="NormalTok"/>
          </w:rPr>
          <w:delText xml:space="preserve"> </w:delText>
        </w:r>
      </w:del>
      <w:del w:id="542" w:author="PR Preview" w:date="2026-01-01T00:00:00Z">
        <w:r>
          <w:rPr>
            <w:rStyle w:val="FunctionTok"/>
          </w:rPr>
          <w:delText xml:space="preserve">sum</w:delText>
        </w:r>
      </w:del>
      <w:del w:id="543" w:author="PR Preview" w:date="2026-01-01T00:00:00Z">
        <w:r>
          <w:rPr>
            <w:rStyle w:val="NormalTok"/>
          </w:rPr>
          <w:delText xml:space="preserve">(</w:delText>
        </w:r>
      </w:del>
      <w:del w:id="544" w:author="PR Preview" w:date="2026-01-01T00:00:00Z">
        <w:r>
          <w:rPr>
            <w:rStyle w:val="FunctionTok"/>
          </w:rPr>
          <w:delText xml:space="preserve">p.adjust</w:delText>
        </w:r>
      </w:del>
      <w:del w:id="545" w:author="PR Preview" w:date="2026-01-01T00:00:00Z">
        <w:r>
          <w:rPr>
            <w:rStyle w:val="NormalTok"/>
          </w:rPr>
          <w:delText xml:space="preserve">(welch_p_all, </w:delText>
        </w:r>
      </w:del>
      <w:del w:id="546" w:author="PR Preview" w:date="2026-01-01T00:00:00Z">
        <w:r>
          <w:rPr>
            <w:rStyle w:val="AttributeTok"/>
          </w:rPr>
          <w:delText xml:space="preserve">method =</w:delText>
        </w:r>
      </w:del>
      <w:del w:id="547" w:author="PR Preview" w:date="2026-01-01T00:00:00Z">
        <w:r>
          <w:rPr>
            <w:rStyle w:val="NormalTok"/>
          </w:rPr>
          <w:delText xml:space="preserve"> </w:delText>
        </w:r>
      </w:del>
      <w:del w:id="548" w:author="PR Preview" w:date="2026-01-01T00:00:00Z">
        <w:r>
          <w:rPr>
            <w:rStyle w:val="StringTok"/>
          </w:rPr>
          <w:delText xml:space="preserve">"BH"</w:delText>
        </w:r>
      </w:del>
      <w:del w:id="549" w:author="PR Preview" w:date="2026-01-01T00:00:00Z">
        <w:r>
          <w:rPr>
            <w:rStyle w:val="NormalTok"/>
          </w:rPr>
          <w:delText xml:space="preserve">) </w:delText>
        </w:r>
      </w:del>
      <w:del w:id="550" w:author="PR Preview" w:date="2026-01-01T00:00:00Z">
        <w:r>
          <w:rPr>
            <w:rStyle w:val="SpecialCharTok"/>
          </w:rPr>
          <w:delText xml:space="preserve">&lt;=</w:delText>
        </w:r>
      </w:del>
      <w:del w:id="551" w:author="PR Preview" w:date="2026-01-01T00:00:00Z">
        <w:r>
          <w:rPr>
            <w:rStyle w:val="NormalTok"/>
          </w:rPr>
          <w:delText xml:space="preserve"> </w:delText>
        </w:r>
      </w:del>
      <w:del w:id="552" w:author="PR Preview" w:date="2026-01-01T00:00:00Z">
        <w:r>
          <w:rPr>
            <w:rStyle w:val="FloatTok"/>
          </w:rPr>
          <w:delText xml:space="preserve">0.05</w:delText>
        </w:r>
      </w:del>
      <w:del w:id="553" w:author="PR Preview" w:date="2026-01-01T00:00:00Z">
        <w:r>
          <w:rPr>
            <w:rStyle w:val="NormalTok"/>
          </w:rPr>
          <w:delText xml:space="preserve">)</w:delText>
        </w:r>
      </w:del>
      <w:del w:id="554" w:author="PR Preview" w:date="2026-01-01T00:00:00Z">
        <w:r>
          <w:br/>
        </w:r>
      </w:del>
      <w:del w:id="555" w:author="PR Preview" w:date="2026-01-01T00:00:00Z">
        <w:r>
          <w:rPr>
            <w:rStyle w:val="NormalTok"/>
          </w:rPr>
          <w:delText xml:space="preserve">)</w:delText>
        </w:r>
      </w:del>
      <w:del w:id="556" w:author="PR Preview" w:date="2026-01-01T00:00:00Z">
        <w:r>
          <w:br/>
        </w:r>
      </w:del>
      <w:del w:id="557" w:author="PR Preview" w:date="2026-01-01T00:00:00Z">
        <w:r>
          <w:rPr>
            <w:rStyle w:val="NormalTok"/>
          </w:rPr>
          <w:delText xml:space="preserve">bh_counts</w:delText>
        </w:r>
      </w:del>
      <w:del w:id="558" w:author="PR Preview" w:date="2026-01-01T00:00:00Z">
        <w:r>
          <w:br/>
        </w:r>
      </w:del>
      <w:del w:id="559" w:author="PR Preview" w:date="2026-01-01T00:00:00Z">
        <w:r>
          <w:rPr>
            <w:rStyle w:val="CommentTok"/>
          </w:rPr>
          <w:delText xml:space="preserve">#&gt; permutation       welch </w:delText>
        </w:r>
      </w:del>
      <w:del w:id="560" w:author="PR Preview" w:date="2026-01-01T00:00:00Z">
        <w:r>
          <w:br/>
        </w:r>
      </w:del>
      <w:del w:id="561" w:author="PR Preview" w:date="2026-01-01T00:00:00Z">
        <w:r>
          <w:rPr>
            <w:rStyle w:val="CommentTok"/>
          </w:rPr>
          <w:delText xml:space="preserve">#&gt;         249         250</w:delText>
        </w:r>
      </w:del>
    </w:p>
    <w:p>
      <w:pPr>
        <w:pStyle w:val="SourceCode"/>
      </w:pPr>
      <w:ins w:id="562" w:author="PR Preview" w:date="2026-01-01T00:00:00Z">
        <w:r>
          <w:rPr>
            <w:rStyle w:val="NormalTok"/>
          </w:rPr>
          <w:t xml:space="preserve">welch_p_all </w:t>
        </w:r>
      </w:ins>
      <w:ins w:id="563" w:author="PR Preview" w:date="2026-01-01T00:00:00Z">
        <w:r>
          <w:rPr>
            <w:rStyle w:val="OtherTok"/>
          </w:rPr>
          <w:t xml:space="preserve">&lt;-</w:t>
        </w:r>
      </w:ins>
      <w:ins w:id="564" w:author="PR Preview" w:date="2026-01-01T00:00:00Z">
        <w:r>
          <w:rPr>
            <w:rStyle w:val="NormalTok"/>
          </w:rPr>
          <w:t xml:space="preserve"> </w:t>
        </w:r>
      </w:ins>
      <w:ins w:id="565" w:author="PR Preview" w:date="2026-01-01T00:00:00Z">
        <w:r>
          <w:rPr>
            <w:rStyle w:val="FunctionTok"/>
          </w:rPr>
          <w:t xml:space="preserve">vapply</w:t>
        </w:r>
      </w:ins>
      <w:ins w:id="566" w:author="PR Preview" w:date="2026-01-01T00:00:00Z">
        <w:r>
          <w:rPr>
            <w:rStyle w:val="NormalTok"/>
          </w:rPr>
          <w:t xml:space="preserve">(</w:t>
        </w:r>
      </w:ins>
      <w:ins w:id="567" w:author="PR Preview" w:date="2026-01-01T00:00:00Z">
        <w:r>
          <w:br/>
        </w:r>
      </w:ins>
      <w:ins w:id="568" w:author="PR Preview" w:date="2026-01-01T00:00:00Z">
        <w:r>
          <w:rPr>
            <w:rStyle w:val="NormalTok"/>
          </w:rPr>
          <w:t xml:space="preserve">  </w:t>
        </w:r>
      </w:ins>
      <w:ins w:id="569" w:author="PR Preview" w:date="2026-01-01T00:00:00Z">
        <w:r>
          <w:rPr>
            <w:rStyle w:val="FunctionTok"/>
          </w:rPr>
          <w:t xml:space="preserve">as.data.frame</w:t>
        </w:r>
      </w:ins>
      <w:ins w:id="570" w:author="PR Preview" w:date="2026-01-01T00:00:00Z">
        <w:r>
          <w:rPr>
            <w:rStyle w:val="NormalTok"/>
          </w:rPr>
          <w:t xml:space="preserve">(expr_matrix),</w:t>
        </w:r>
      </w:ins>
      <w:ins w:id="571" w:author="PR Preview" w:date="2026-01-01T00:00:00Z">
        <w:r>
          <w:br/>
        </w:r>
      </w:ins>
      <w:ins w:id="572" w:author="PR Preview" w:date="2026-01-01T00:00:00Z">
        <w:r>
          <w:rPr>
            <w:rStyle w:val="NormalTok"/>
          </w:rPr>
          <w:t xml:space="preserve">  </w:t>
        </w:r>
      </w:ins>
      <w:ins w:id="573" w:author="PR Preview" w:date="2026-01-01T00:00:00Z">
        <w:r>
          <w:rPr>
            <w:rStyle w:val="ControlFlowTok"/>
          </w:rPr>
          <w:t xml:space="preserve">function</w:t>
        </w:r>
      </w:ins>
      <w:ins w:id="574" w:author="PR Preview" w:date="2026-01-01T00:00:00Z">
        <w:r>
          <w:rPr>
            <w:rStyle w:val="NormalTok"/>
          </w:rPr>
          <w:t xml:space="preserve">(x) </w:t>
        </w:r>
      </w:ins>
      <w:ins w:id="575" w:author="PR Preview" w:date="2026-01-01T00:00:00Z">
        <w:r>
          <w:rPr>
            <w:rStyle w:val="FunctionTok"/>
          </w:rPr>
          <w:t xml:space="preserve">t.test</w:t>
        </w:r>
      </w:ins>
      <w:ins w:id="576" w:author="PR Preview" w:date="2026-01-01T00:00:00Z">
        <w:r>
          <w:rPr>
            <w:rStyle w:val="NormalTok"/>
          </w:rPr>
          <w:t xml:space="preserve">(x </w:t>
        </w:r>
      </w:ins>
      <w:ins w:id="577" w:author="PR Preview" w:date="2026-01-01T00:00:00Z">
        <w:r>
          <w:rPr>
            <w:rStyle w:val="SpecialCharTok"/>
          </w:rPr>
          <w:t xml:space="preserve">~</w:t>
        </w:r>
      </w:ins>
      <w:ins w:id="578" w:author="PR Preview" w:date="2026-01-01T00:00:00Z">
        <w:r>
          <w:rPr>
            <w:rStyle w:val="NormalTok"/>
          </w:rPr>
          <w:t xml:space="preserve"> khan_pair</w:t>
        </w:r>
      </w:ins>
      <w:ins w:id="579" w:author="PR Preview" w:date="2026-01-01T00:00:00Z">
        <w:r>
          <w:rPr>
            <w:rStyle w:val="SpecialCharTok"/>
          </w:rPr>
          <w:t xml:space="preserve">$</w:t>
        </w:r>
      </w:ins>
      <w:ins w:id="580" w:author="PR Preview" w:date="2026-01-01T00:00:00Z">
        <w:r>
          <w:rPr>
            <w:rStyle w:val="NormalTok"/>
          </w:rPr>
          <w:t xml:space="preserve">tumor_class)</w:t>
        </w:r>
      </w:ins>
      <w:ins w:id="581" w:author="PR Preview" w:date="2026-01-01T00:00:00Z">
        <w:r>
          <w:rPr>
            <w:rStyle w:val="SpecialCharTok"/>
          </w:rPr>
          <w:t xml:space="preserve">$</w:t>
        </w:r>
      </w:ins>
      <w:ins w:id="582" w:author="PR Preview" w:date="2026-01-01T00:00:00Z">
        <w:r>
          <w:rPr>
            <w:rStyle w:val="NormalTok"/>
          </w:rPr>
          <w:t xml:space="preserve">p.value,</w:t>
        </w:r>
      </w:ins>
      <w:ins w:id="583" w:author="PR Preview" w:date="2026-01-01T00:00:00Z">
        <w:r>
          <w:br/>
        </w:r>
      </w:ins>
      <w:ins w:id="584" w:author="PR Preview" w:date="2026-01-01T00:00:00Z">
        <w:r>
          <w:rPr>
            <w:rStyle w:val="NormalTok"/>
          </w:rPr>
          <w:t xml:space="preserve">  </w:t>
        </w:r>
      </w:ins>
      <w:ins w:id="585" w:author="PR Preview" w:date="2026-01-01T00:00:00Z">
        <w:r>
          <w:rPr>
            <w:rStyle w:val="FunctionTok"/>
          </w:rPr>
          <w:t xml:space="preserve">numeric</w:t>
        </w:r>
      </w:ins>
      <w:ins w:id="586" w:author="PR Preview" w:date="2026-01-01T00:00:00Z">
        <w:r>
          <w:rPr>
            <w:rStyle w:val="NormalTok"/>
          </w:rPr>
          <w:t xml:space="preserve">(</w:t>
        </w:r>
      </w:ins>
      <w:ins w:id="587" w:author="PR Preview" w:date="2026-01-01T00:00:00Z">
        <w:r>
          <w:rPr>
            <w:rStyle w:val="DecValTok"/>
          </w:rPr>
          <w:t xml:space="preserve">1</w:t>
        </w:r>
      </w:ins>
      <w:ins w:id="588" w:author="PR Preview" w:date="2026-01-01T00:00:00Z">
        <w:r>
          <w:rPr>
            <w:rStyle w:val="NormalTok"/>
          </w:rPr>
          <w:t xml:space="preserve">)</w:t>
        </w:r>
      </w:ins>
      <w:ins w:id="589" w:author="PR Preview" w:date="2026-01-01T00:00:00Z">
        <w:r>
          <w:br/>
        </w:r>
      </w:ins>
      <w:ins w:id="590" w:author="PR Preview" w:date="2026-01-01T00:00:00Z">
        <w:r>
          <w:rPr>
            <w:rStyle w:val="NormalTok"/>
          </w:rPr>
          <w:t xml:space="preserve">)</w:t>
        </w:r>
      </w:ins>
      <w:ins w:id="591" w:author="PR Preview" w:date="2026-01-01T00:00:00Z">
        <w:r>
          <w:br/>
        </w:r>
      </w:ins>
      <w:ins w:id="592" w:author="PR Preview" w:date="2026-01-01T00:00:00Z">
        <w:r>
          <w:rPr>
            <w:rStyle w:val="NormalTok"/>
          </w:rPr>
          <w:t xml:space="preserve">bh_counts </w:t>
        </w:r>
      </w:ins>
      <w:ins w:id="593" w:author="PR Preview" w:date="2026-01-01T00:00:00Z">
        <w:r>
          <w:rPr>
            <w:rStyle w:val="OtherTok"/>
          </w:rPr>
          <w:t xml:space="preserve">&lt;-</w:t>
        </w:r>
      </w:ins>
      <w:ins w:id="594" w:author="PR Preview" w:date="2026-01-01T00:00:00Z">
        <w:r>
          <w:rPr>
            <w:rStyle w:val="NormalTok"/>
          </w:rPr>
          <w:t xml:space="preserve"> </w:t>
        </w:r>
      </w:ins>
      <w:ins w:id="595" w:author="PR Preview" w:date="2026-01-01T00:00:00Z">
        <w:r>
          <w:rPr>
            <w:rStyle w:val="FunctionTok"/>
          </w:rPr>
          <w:t xml:space="preserve">c</w:t>
        </w:r>
      </w:ins>
      <w:ins w:id="596" w:author="PR Preview" w:date="2026-01-01T00:00:00Z">
        <w:r>
          <w:rPr>
            <w:rStyle w:val="NormalTok"/>
          </w:rPr>
          <w:t xml:space="preserve">(</w:t>
        </w:r>
      </w:ins>
      <w:ins w:id="597" w:author="PR Preview" w:date="2026-01-01T00:00:00Z">
        <w:r>
          <w:br/>
        </w:r>
      </w:ins>
      <w:ins w:id="598" w:author="PR Preview" w:date="2026-01-01T00:00:00Z">
        <w:r>
          <w:rPr>
            <w:rStyle w:val="NormalTok"/>
          </w:rPr>
          <w:t xml:space="preserve">  </w:t>
        </w:r>
      </w:ins>
      <w:ins w:id="599" w:author="PR Preview" w:date="2026-01-01T00:00:00Z">
        <w:r>
          <w:rPr>
            <w:rStyle w:val="AttributeTok"/>
          </w:rPr>
          <w:t xml:space="preserve">permutation =</w:t>
        </w:r>
      </w:ins>
      <w:ins w:id="600" w:author="PR Preview" w:date="2026-01-01T00:00:00Z">
        <w:r>
          <w:rPr>
            <w:rStyle w:val="NormalTok"/>
          </w:rPr>
          <w:t xml:space="preserve"> </w:t>
        </w:r>
      </w:ins>
      <w:ins w:id="601" w:author="PR Preview" w:date="2026-01-01T00:00:00Z">
        <w:r>
          <w:rPr>
            <w:rStyle w:val="FunctionTok"/>
          </w:rPr>
          <w:t xml:space="preserve">sum</w:t>
        </w:r>
      </w:ins>
      <w:ins w:id="602" w:author="PR Preview" w:date="2026-01-01T00:00:00Z">
        <w:r>
          <w:rPr>
            <w:rStyle w:val="NormalTok"/>
          </w:rPr>
          <w:t xml:space="preserve">(</w:t>
        </w:r>
      </w:ins>
      <w:ins w:id="603" w:author="PR Preview" w:date="2026-01-01T00:00:00Z">
        <w:r>
          <w:rPr>
            <w:rStyle w:val="FunctionTok"/>
          </w:rPr>
          <w:t xml:space="preserve">p.adjust</w:t>
        </w:r>
      </w:ins>
      <w:ins w:id="604" w:author="PR Preview" w:date="2026-01-01T00:00:00Z">
        <w:r>
          <w:rPr>
            <w:rStyle w:val="NormalTok"/>
          </w:rPr>
          <w:t xml:space="preserve">(p_perm_all, </w:t>
        </w:r>
      </w:ins>
      <w:ins w:id="605" w:author="PR Preview" w:date="2026-01-01T00:00:00Z">
        <w:r>
          <w:rPr>
            <w:rStyle w:val="AttributeTok"/>
          </w:rPr>
          <w:t xml:space="preserve">method =</w:t>
        </w:r>
      </w:ins>
      <w:ins w:id="606" w:author="PR Preview" w:date="2026-01-01T00:00:00Z">
        <w:r>
          <w:rPr>
            <w:rStyle w:val="NormalTok"/>
          </w:rPr>
          <w:t xml:space="preserve"> </w:t>
        </w:r>
      </w:ins>
      <w:ins w:id="607" w:author="PR Preview" w:date="2026-01-01T00:00:00Z">
        <w:r>
          <w:rPr>
            <w:rStyle w:val="StringTok"/>
          </w:rPr>
          <w:t xml:space="preserve">"BH"</w:t>
        </w:r>
      </w:ins>
      <w:ins w:id="608" w:author="PR Preview" w:date="2026-01-01T00:00:00Z">
        <w:r>
          <w:rPr>
            <w:rStyle w:val="NormalTok"/>
          </w:rPr>
          <w:t xml:space="preserve">) </w:t>
        </w:r>
      </w:ins>
      <w:ins w:id="609" w:author="PR Preview" w:date="2026-01-01T00:00:00Z">
        <w:r>
          <w:rPr>
            <w:rStyle w:val="SpecialCharTok"/>
          </w:rPr>
          <w:t xml:space="preserve">&lt;=</w:t>
        </w:r>
      </w:ins>
      <w:ins w:id="610" w:author="PR Preview" w:date="2026-01-01T00:00:00Z">
        <w:r>
          <w:rPr>
            <w:rStyle w:val="NormalTok"/>
          </w:rPr>
          <w:t xml:space="preserve"> </w:t>
        </w:r>
      </w:ins>
      <w:ins w:id="611" w:author="PR Preview" w:date="2026-01-01T00:00:00Z">
        <w:r>
          <w:rPr>
            <w:rStyle w:val="FloatTok"/>
          </w:rPr>
          <w:t xml:space="preserve">0.05</w:t>
        </w:r>
      </w:ins>
      <w:ins w:id="612" w:author="PR Preview" w:date="2026-01-01T00:00:00Z">
        <w:r>
          <w:rPr>
            <w:rStyle w:val="NormalTok"/>
          </w:rPr>
          <w:t xml:space="preserve">),</w:t>
        </w:r>
      </w:ins>
      <w:ins w:id="613" w:author="PR Preview" w:date="2026-01-01T00:00:00Z">
        <w:r>
          <w:br/>
        </w:r>
      </w:ins>
      <w:ins w:id="614" w:author="PR Preview" w:date="2026-01-01T00:00:00Z">
        <w:r>
          <w:rPr>
            <w:rStyle w:val="NormalTok"/>
          </w:rPr>
          <w:t xml:space="preserve">  </w:t>
        </w:r>
      </w:ins>
      <w:ins w:id="615" w:author="PR Preview" w:date="2026-01-01T00:00:00Z">
        <w:r>
          <w:rPr>
            <w:rStyle w:val="AttributeTok"/>
          </w:rPr>
          <w:t xml:space="preserve">welch =</w:t>
        </w:r>
      </w:ins>
      <w:ins w:id="616" w:author="PR Preview" w:date="2026-01-01T00:00:00Z">
        <w:r>
          <w:rPr>
            <w:rStyle w:val="NormalTok"/>
          </w:rPr>
          <w:t xml:space="preserve"> </w:t>
        </w:r>
      </w:ins>
      <w:ins w:id="617" w:author="PR Preview" w:date="2026-01-01T00:00:00Z">
        <w:r>
          <w:rPr>
            <w:rStyle w:val="FunctionTok"/>
          </w:rPr>
          <w:t xml:space="preserve">sum</w:t>
        </w:r>
      </w:ins>
      <w:ins w:id="618" w:author="PR Preview" w:date="2026-01-01T00:00:00Z">
        <w:r>
          <w:rPr>
            <w:rStyle w:val="NormalTok"/>
          </w:rPr>
          <w:t xml:space="preserve">(</w:t>
        </w:r>
      </w:ins>
      <w:ins w:id="619" w:author="PR Preview" w:date="2026-01-01T00:00:00Z">
        <w:r>
          <w:rPr>
            <w:rStyle w:val="FunctionTok"/>
          </w:rPr>
          <w:t xml:space="preserve">p.adjust</w:t>
        </w:r>
      </w:ins>
      <w:ins w:id="620" w:author="PR Preview" w:date="2026-01-01T00:00:00Z">
        <w:r>
          <w:rPr>
            <w:rStyle w:val="NormalTok"/>
          </w:rPr>
          <w:t xml:space="preserve">(welch_p_all, </w:t>
        </w:r>
      </w:ins>
      <w:ins w:id="621" w:author="PR Preview" w:date="2026-01-01T00:00:00Z">
        <w:r>
          <w:rPr>
            <w:rStyle w:val="AttributeTok"/>
          </w:rPr>
          <w:t xml:space="preserve">method =</w:t>
        </w:r>
      </w:ins>
      <w:ins w:id="622" w:author="PR Preview" w:date="2026-01-01T00:00:00Z">
        <w:r>
          <w:rPr>
            <w:rStyle w:val="NormalTok"/>
          </w:rPr>
          <w:t xml:space="preserve"> </w:t>
        </w:r>
      </w:ins>
      <w:ins w:id="623" w:author="PR Preview" w:date="2026-01-01T00:00:00Z">
        <w:r>
          <w:rPr>
            <w:rStyle w:val="StringTok"/>
          </w:rPr>
          <w:t xml:space="preserve">"BH"</w:t>
        </w:r>
      </w:ins>
      <w:ins w:id="624" w:author="PR Preview" w:date="2026-01-01T00:00:00Z">
        <w:r>
          <w:rPr>
            <w:rStyle w:val="NormalTok"/>
          </w:rPr>
          <w:t xml:space="preserve">) </w:t>
        </w:r>
      </w:ins>
      <w:ins w:id="625" w:author="PR Preview" w:date="2026-01-01T00:00:00Z">
        <w:r>
          <w:rPr>
            <w:rStyle w:val="SpecialCharTok"/>
          </w:rPr>
          <w:t xml:space="preserve">&lt;=</w:t>
        </w:r>
      </w:ins>
      <w:ins w:id="626" w:author="PR Preview" w:date="2026-01-01T00:00:00Z">
        <w:r>
          <w:rPr>
            <w:rStyle w:val="NormalTok"/>
          </w:rPr>
          <w:t xml:space="preserve"> </w:t>
        </w:r>
      </w:ins>
      <w:ins w:id="627" w:author="PR Preview" w:date="2026-01-01T00:00:00Z">
        <w:r>
          <w:rPr>
            <w:rStyle w:val="FloatTok"/>
          </w:rPr>
          <w:t xml:space="preserve">0.05</w:t>
        </w:r>
      </w:ins>
      <w:ins w:id="628" w:author="PR Preview" w:date="2026-01-01T00:00:00Z">
        <w:r>
          <w:rPr>
            <w:rStyle w:val="NormalTok"/>
          </w:rPr>
          <w:t xml:space="preserve">)</w:t>
        </w:r>
      </w:ins>
      <w:ins w:id="629" w:author="PR Preview" w:date="2026-01-01T00:00:00Z">
        <w:r>
          <w:br/>
        </w:r>
      </w:ins>
      <w:ins w:id="630" w:author="PR Preview" w:date="2026-01-01T00:00:00Z">
        <w:r>
          <w:rPr>
            <w:rStyle w:val="NormalTok"/>
          </w:rPr>
          <w:t xml:space="preserve">)</w:t>
        </w:r>
      </w:ins>
      <w:ins w:id="631" w:author="PR Preview" w:date="2026-01-01T00:00:00Z">
        <w:r>
          <w:br/>
        </w:r>
      </w:ins>
      <w:ins w:id="632" w:author="PR Preview" w:date="2026-01-01T00:00:00Z">
        <w:r>
          <w:rPr>
            <w:rStyle w:val="NormalTok"/>
          </w:rPr>
          <w:t xml:space="preserve">bh_counts</w:t>
        </w:r>
      </w:ins>
      <w:ins w:id="633" w:author="PR Preview" w:date="2026-01-01T00:00:00Z">
        <w:r>
          <w:br/>
        </w:r>
      </w:ins>
      <w:ins w:id="634" w:author="PR Preview" w:date="2026-01-01T00:00:00Z">
        <w:r>
          <w:rPr>
            <w:rStyle w:val="CommentTok"/>
          </w:rPr>
          <w:t xml:space="preserve">#&gt; permutation       welch </w:t>
        </w:r>
      </w:ins>
      <w:ins w:id="635" w:author="PR Preview" w:date="2026-01-01T00:00:00Z">
        <w:r>
          <w:br/>
        </w:r>
      </w:ins>
      <w:ins w:id="636" w:author="PR Preview" w:date="2026-01-01T00:00:00Z">
        <w:r>
          <w:rPr>
            <w:rStyle w:val="CommentTok"/>
          </w:rPr>
          <w:t xml:space="preserve">#&gt;         249         250</w:t>
        </w:r>
      </w:ins>
    </w:p>
    <w:p>
      <w:pPr>
        <w:pStyle w:val="FirstParagraph"/>
      </w:pPr>
      <w:r>
        <w:t xml:space="preserve">The two sets of p-values give BH rejection counts of 249 and 250.</w:t>
      </w:r>
    </w:p>
    <w:bookmarkEnd w:id="49"/>
    <w:bookmarkEnd w:id="50"/>
    <w:bookmarkStart w:id="60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9" w:name="refs"/>
    <w:bookmarkStart w:id="52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1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2"/>
    <w:bookmarkStart w:id="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4"/>
    <w:bookmarkStart w:id="56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5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6"/>
    <w:bookmarkStart w:id="58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7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36" Type="http://schemas.openxmlformats.org/officeDocument/2006/relationships/image" Target="media/rId36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doi.org/10.1007/978-1-0716-1418-1" TargetMode="External"/><Relationship Id="rId51" Type="http://schemas.openxmlformats.org/officeDocument/2006/relationships/hyperlink" Target="https://doi.org/10.1007/b138696" TargetMode="External"/><Relationship Id="rId55" Type="http://schemas.openxmlformats.org/officeDocument/2006/relationships/hyperlink" Target="https://doi.org/10.1038/89044" TargetMode="External"/><Relationship Id="rId57" Type="http://schemas.openxmlformats.org/officeDocument/2006/relationships/hyperlink" Target="https://doi.org/10.2202/1544-6115.1585" TargetMode="External"/><Relationship Id="rId18" Type="http://schemas.openxmlformats.org/officeDocument/2006/relationships/hyperlink" Target="inference.qmd#def-test-statistic" TargetMode="External"/><Relationship Id="rId11" Type="http://schemas.openxmlformats.org/officeDocument/2006/relationships/hyperlink" Target="multiple-testing.qmd" TargetMode="External"/><Relationship Id="rId48" Type="http://schemas.openxmlformats.org/officeDocument/2006/relationships/hyperlink" Target="multiple-testing.qmd#def-bh" TargetMode="External"/><Relationship Id="rId30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doi.org/10.1007/978-1-0716-1418-1" TargetMode="External"/><Relationship Id="rId51" Type="http://schemas.openxmlformats.org/officeDocument/2006/relationships/hyperlink" Target="https://doi.org/10.1007/b138696" TargetMode="External"/><Relationship Id="rId55" Type="http://schemas.openxmlformats.org/officeDocument/2006/relationships/hyperlink" Target="https://doi.org/10.1038/89044" TargetMode="External"/><Relationship Id="rId57" Type="http://schemas.openxmlformats.org/officeDocument/2006/relationships/hyperlink" Target="https://doi.org/10.2202/1544-6115.1585" TargetMode="External"/><Relationship Id="rId18" Type="http://schemas.openxmlformats.org/officeDocument/2006/relationships/hyperlink" Target="inference.qmd#def-test-statistic" TargetMode="External"/><Relationship Id="rId11" Type="http://schemas.openxmlformats.org/officeDocument/2006/relationships/hyperlink" Target="multiple-testing.qmd" TargetMode="External"/><Relationship Id="rId48" Type="http://schemas.openxmlformats.org/officeDocument/2006/relationships/hyperlink" Target="multiple-testing.qmd#def-bh" TargetMode="External"/><Relationship Id="rId30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2026-10-13T06:10:08Z</dcterms:created>
  <dcterms:modified xsi:type="dcterms:W3CDTF">2026-10-13T06:10:08Z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