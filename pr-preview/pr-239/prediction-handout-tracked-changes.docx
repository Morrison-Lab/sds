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01:26:27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(Prediction error and residual of a fitted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an observation</w:delText>
        </w:r>
      </w:del>
      <w:del w:id="6" w:author="PR Preview" w:date="2026-01-01T00:00:00Z">
        <w:r>
          <w:delText xml:space="preserve"> </w:delText>
        </w:r>
      </w:del>
      <m:oMath>
        <m:r>
          <m:t>i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that was used to fit the model,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write its</w:delText>
        </w:r>
      </w:del>
      <w:del w:id="11" w:author="PR Preview" w:date="2026-01-01T00:00:00Z">
        <w:r>
          <w:delText xml:space="preserve"> </w:delText>
        </w:r>
      </w:del>
      <w:hyperlink w:anchor="def-prediction-error">
        <w:del w:id="12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 terms of its</w:delText>
        </w:r>
      </w:del>
      <w:del w:id="16" w:author="PR Preview" w:date="2026-01-01T00:00:00Z">
        <w:r>
          <w:delText xml:space="preserve"> </w:delText>
        </w:r>
      </w:del>
      <w:hyperlink w:anchor="def-residual">
        <w:del w:id="17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8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Exercise 1 (Prediction error and residual)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an observation</w:t>
        </w:r>
      </w:ins>
      <w:ins w:id="23" w:author="PR Preview" w:date="2026-01-01T00:00:00Z">
        <w:r>
          <w:t xml:space="preserve"> </w:t>
        </w:r>
      </w:ins>
      <m:oMath>
        <m:r>
          <m:t>i</m:t>
        </m:r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write its</w:t>
        </w:r>
      </w:ins>
      <w:ins w:id="27" w:author="PR Preview" w:date="2026-01-01T00:00:00Z">
        <w:r>
          <w:t xml:space="preserve"> </w:t>
        </w:r>
      </w:ins>
      <w:hyperlink w:anchor="def-prediction-error">
        <w:ins w:id="2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terms of its</w:t>
        </w:r>
      </w:ins>
      <w:ins w:id="32" w:author="PR Preview" w:date="2026-01-01T00:00:00Z">
        <w:r>
          <w:t xml:space="preserve"> </w:t>
        </w:r>
      </w:ins>
      <w:hyperlink w:anchor="def-residual">
        <w:ins w:id="33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3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35" w:author="PR Preview" w:date="2026-01-01T00:00:00Z">
        <w:r>
          <w:t xml:space="preserve">.</w:t>
        </w:r>
      </w:ins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del w:id="36" w:author="PR Preview" w:date="2026-01-01T00:00:00Z">
        <w:r>
          <w:rPr>
            <w:b/>
            <w:bCs/>
          </w:rPr>
          <w:delText xml:space="preserve">Theorem 1 (Prediction error is the negative of the residual)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For an observation</w:delText>
        </w:r>
      </w:del>
      <w:del w:id="39" w:author="PR Preview" w:date="2026-01-01T00:00:00Z">
        <w:r>
          <w:delText xml:space="preserve"> </w:delText>
        </w:r>
      </w:del>
      <m:oMath>
        <m:r>
          <m:t>i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that was used to fit the model,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</w:delText>
        </w:r>
      </w:del>
      <w:del w:id="44" w:author="PR Preview" w:date="2026-01-01T00:00:00Z">
        <w:r>
          <w:delText xml:space="preserve"> </w:delText>
        </w:r>
      </w:del>
      <w:hyperlink w:anchor="def-prediction-error">
        <w:del w:id="4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its</w:delText>
        </w:r>
      </w:del>
      <w:del w:id="48" w:author="PR Preview" w:date="2026-01-01T00:00:00Z">
        <w:r>
          <w:delText xml:space="preserve"> </w:delText>
        </w:r>
      </w:del>
      <w:hyperlink w:anchor="def-fitted-value">
        <w:del w:id="49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the negative of its</w:delText>
        </w:r>
      </w:del>
      <w:del w:id="52" w:author="PR Preview" w:date="2026-01-01T00:00:00Z">
        <w:r>
          <w:delText xml:space="preserve"> </w:delText>
        </w:r>
      </w:del>
      <w:hyperlink w:anchor="def-residual">
        <w:del w:id="53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54" w:author="PR Preview" w:date="2026-01-01T00:00:00Z">
        <w:r>
          <w:delText xml:space="preserve">:</w:delText>
        </w:r>
      </w:del>
    </w:p>
    <w:p>
      <w:pPr>
        <w:pStyle w:val="FirstParagraph"/>
      </w:pPr>
      <w:ins w:id="55" w:author="PR Preview" w:date="2026-01-01T00:00:00Z">
        <w:r>
          <w:rPr>
            <w:b/>
            <w:bCs/>
          </w:rPr>
          <w:t xml:space="preserve">Theorem 1 (Prediction error is the negative of the residual)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 an observation</w:t>
        </w:r>
      </w:ins>
      <w:ins w:id="58" w:author="PR Preview" w:date="2026-01-01T00:00:00Z">
        <w:r>
          <w:t xml:space="preserve"> </w:t>
        </w:r>
      </w:ins>
      <m:oMath>
        <m:r>
          <m:t>i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hyperlink w:anchor="def-prediction-error">
        <w:ins w:id="63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its</w:t>
        </w:r>
      </w:ins>
      <w:ins w:id="66" w:author="PR Preview" w:date="2026-01-01T00:00:00Z">
        <w:r>
          <w:t xml:space="preserve"> </w:t>
        </w:r>
      </w:ins>
      <w:hyperlink w:anchor="def-fitted-value">
        <w:ins w:id="67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negative of its</w:t>
        </w:r>
      </w:ins>
      <w:ins w:id="70" w:author="PR Preview" w:date="2026-01-01T00:00:00Z">
        <w:r>
          <w:t xml:space="preserve"> </w:t>
        </w:r>
      </w:ins>
      <w:hyperlink w:anchor="def-residual">
        <w:ins w:id="71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Corollary 1 (The residual is the negative of the prediction error)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For an observation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that was used to fit the model,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its</w:delText>
        </w:r>
      </w:del>
      <w:del w:id="81" w:author="PR Preview" w:date="2026-01-01T00:00:00Z">
        <w:r>
          <w:delText xml:space="preserve"> </w:delText>
        </w:r>
      </w:del>
      <w:hyperlink w:anchor="def-residual">
        <w:del w:id="82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the negative of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the</w:delText>
        </w:r>
      </w:del>
      <w:del w:id="87" w:author="PR Preview" w:date="2026-01-01T00:00:00Z">
        <w:r>
          <w:delText xml:space="preserve"> </w:delText>
        </w:r>
      </w:del>
      <w:hyperlink w:anchor="def-prediction-error">
        <w:del w:id="8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its</w:delText>
        </w:r>
      </w:del>
      <w:del w:id="91" w:author="PR Preview" w:date="2026-01-01T00:00:00Z">
        <w:r>
          <w:delText xml:space="preserve"> </w:delText>
        </w:r>
      </w:del>
      <w:hyperlink w:anchor="def-fitted-value">
        <w:del w:id="92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93" w:author="PR Preview" w:date="2026-01-01T00:00:00Z">
        <w:r>
          <w:delText xml:space="preserve">:</w:delText>
        </w:r>
      </w:del>
    </w:p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Corollary 1 (The residual is the negative of the prediction error)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an observation</w:t>
        </w:r>
      </w:ins>
      <w:ins w:id="97" w:author="PR Preview" w:date="2026-01-01T00:00:00Z">
        <w:r>
          <w:t xml:space="preserve"> </w:t>
        </w:r>
      </w:ins>
      <m:oMath>
        <m:r>
          <m:t>i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its</w:t>
        </w:r>
      </w:ins>
      <w:ins w:id="101" w:author="PR Preview" w:date="2026-01-01T00:00:00Z">
        <w:r>
          <w:t xml:space="preserve"> </w:t>
        </w:r>
      </w:ins>
      <w:hyperlink w:anchor="def-residual">
        <w:ins w:id="10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the negative of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hyperlink w:anchor="def-prediction-error">
        <w:ins w:id="10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of its</w:t>
        </w:r>
      </w:ins>
      <w:ins w:id="111" w:author="PR Preview" w:date="2026-01-01T00:00:00Z">
        <w:r>
          <w:t xml:space="preserve"> </w:t>
        </w:r>
      </w:ins>
      <w:hyperlink w:anchor="def-fitted-value">
        <w:ins w:id="112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del w:id="114" w:author="PR Preview" w:date="2026-01-01T00:00:00Z">
        <w:r>
          <w:delText xml:space="preserve">For an observation used to fit the model,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prediction error is the negative of the residual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(</w:delText>
        </w:r>
      </w:del>
      <w:hyperlink w:anchor="thm-prediction-error-residual">
        <w:del w:id="11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0" w:author="PR Preview" w:date="2026-01-01T00:00:00Z">
        <w:r>
          <w:delText xml:space="preserve">),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so the two differ only in orientation.</w:delText>
        </w:r>
      </w:del>
    </w:p>
    <w:p>
      <w:pPr>
        <w:pStyle w:val="FirstParagraph"/>
      </w:pPr>
      <w:ins w:id="123" w:author="PR Preview" w:date="2026-01-01T00:00:00Z">
        <w:r>
          <w:t xml:space="preserve">For a fitted value,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prediction error is the negative of the residual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(</w:t>
        </w:r>
      </w:ins>
      <w:hyperlink w:anchor="thm-prediction-error-residual">
        <w:ins w:id="12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9" w:author="PR Preview" w:date="2026-01-01T00:00:00Z">
        <w:r>
          <w:t xml:space="preserve">),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so the two differ only in orientation.</w:t>
        </w:r>
      </w:ins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2026-10-16T08:39:10Z</dcterms:created>
  <dcterms:modified xsi:type="dcterms:W3CDTF">2026-10-16T08:39:10Z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01:26:27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