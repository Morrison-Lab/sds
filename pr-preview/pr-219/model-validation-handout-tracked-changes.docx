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5</w:delText>
        </w:r>
      </w:del>
      <w:del w:id="4" w:author="PR Preview" w:date="2026-01-01T00:00:00Z">
        <w:r>
          <w:delText xml:space="preserve"> (Source: Held-out set (hold-out set)). </w:delText>
        </w:r>
      </w:del>
      <w:del w:id="5" w:author="PR Preview" w:date="2026-01-01T00:00:00Z">
        <w:r>
          <w:delText xml:space="preserve">James et al. (2021, sec. 5.1.1)</w:delText>
        </w:r>
      </w:del>
      <w:del w:id="6" w:author="PR Preview" w:date="2026-01-01T00:00:00Z">
        <w:r>
          <w:delText xml:space="preserve">, who call it a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rPr>
            <w:b/>
            <w:bCs/>
          </w:rPr>
          <w:delText xml:space="preserve">hold-out set</w:delText>
        </w:r>
      </w:del>
      <w:del w:id="9" w:author="PR Preview" w:date="2026-01-01T00:00:00Z">
        <w:r>
          <w:delText xml:space="preserve">.</w:delText>
        </w:r>
      </w:del>
    </w:p>
    <w:p>
      <w:pPr>
        <w:pStyle w:val="FirstParagraph"/>
      </w:pPr>
      <w:ins w:id="10" w:author="PR Preview" w:date="2026-01-01T00:00:00Z">
        <w:r>
          <w:rPr>
            <w:i/>
            <w:iCs/>
          </w:rPr>
          <w:t xml:space="preserve">Remark 5</w:t>
        </w:r>
      </w:ins>
      <w:ins w:id="11" w:author="PR Preview" w:date="2026-01-01T00:00:00Z">
        <w:r>
          <w:t xml:space="preserve"> (Source: Held-out set (hold-out set)). </w:t>
        </w:r>
      </w:ins>
      <w:ins w:id="12" w:author="PR Preview" w:date="2026-01-01T00:00:00Z">
        <w:r>
          <w:t xml:space="preserve">Also called a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rPr>
            <w:b/>
            <w:bCs/>
          </w:rPr>
          <w:t xml:space="preserve">hold-out set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(James et al. 2021, sec. 5.1.1)</w:t>
        </w:r>
      </w:ins>
      <w:ins w:id="17" w:author="PR Preview" w:date="2026-01-01T00:00:00Z">
        <w:r>
          <w:t xml:space="preserve">.</w:t>
        </w:r>
      </w:ins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del w:id="18" w:author="PR Preview" w:date="2026-01-01T00:00:00Z">
        <w:r>
          <w:rPr>
            <w:i/>
            <w:iCs/>
          </w:rPr>
          <w:delText xml:space="preserve">Remark 7</w:delText>
        </w:r>
      </w:del>
      <w:del w:id="19" w:author="PR Preview" w:date="2026-01-01T00:00:00Z">
        <w:r>
          <w:delText xml:space="preserve"> (Source: Expected generalization error (expected prediction error, expected test error)). </w:delText>
        </w:r>
      </w:del>
      <w:del w:id="20" w:author="PR Preview" w:date="2026-01-01T00:00:00Z">
        <w:r>
          <w:delText xml:space="preserve">Hastie et al. (2009, sec. 7.2)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call this quantity the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rPr>
            <w:b/>
            <w:bCs/>
          </w:rPr>
          <w:delText xml:space="preserve">expected prediction error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(or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rPr>
            <w:b/>
            <w:bCs/>
          </w:rPr>
          <w:delText xml:space="preserve">expected test error</w:delText>
        </w:r>
      </w:del>
      <w:del w:id="29" w:author="PR Preview" w:date="2026-01-01T00:00:00Z">
        <w:r>
          <w:delText xml:space="preserve">) and write it</w:delText>
        </w:r>
      </w:del>
      <w:del w:id="30" w:author="PR Preview" w:date="2026-01-01T00:00:00Z">
        <w:r>
          <w:delText xml:space="preserve"> </w:delText>
        </w:r>
      </w:del>
      <m:oMath>
        <m:r>
          <m:rPr>
            <m:sty m:val="p"/>
          </m:rPr>
          <m:t>Err</m:t>
        </m:r>
      </m:oMath>
      <w:del w:id="31" w:author="PR Preview" w:date="2026-01-01T00:00:00Z">
        <w:r>
          <w:delText xml:space="preserve">, without the argument</w:delText>
        </w:r>
      </w:del>
      <w:del w:id="32" w:author="PR Preview" w:date="2026-01-01T00:00:00Z">
        <w:r>
          <w:delText xml:space="preserve"> </w:delText>
        </w:r>
      </w:del>
      <m:oMath>
        <m:r>
          <m:t>n</m:t>
        </m:r>
      </m:oMath>
      <w:del w:id="33" w:author="PR Preview" w:date="2026-01-01T00:00:00Z">
        <w:r>
          <w:delText xml:space="preserve">.</w:delText>
        </w:r>
      </w:del>
    </w:p>
    <w:p>
      <w:pPr>
        <w:pStyle w:val="FirstParagraph"/>
      </w:pPr>
      <w:ins w:id="34" w:author="PR Preview" w:date="2026-01-01T00:00:00Z">
        <w:r>
          <w:rPr>
            <w:i/>
            <w:iCs/>
          </w:rPr>
          <w:t xml:space="preserve">Remark 7</w:t>
        </w:r>
      </w:ins>
      <w:ins w:id="35" w:author="PR Preview" w:date="2026-01-01T00:00:00Z">
        <w:r>
          <w:t xml:space="preserve"> (Source: Expected generalization error (expected prediction error, expected test error)). </w:t>
        </w:r>
      </w:ins>
      <w:ins w:id="36" w:author="PR Preview" w:date="2026-01-01T00:00:00Z">
        <w:r>
          <w:t xml:space="preserve">Also called the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b/>
            <w:bCs/>
          </w:rPr>
          <w:t xml:space="preserve">expected prediction error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or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b/>
            <w:bCs/>
          </w:rPr>
          <w:t xml:space="preserve">expected test error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(Hastie et al. 2009, sec. 7.2)</w:t>
        </w:r>
      </w:ins>
      <w:ins w:id="45" w:author="PR Preview" w:date="2026-01-01T00:00:00Z">
        <w:r>
          <w:t xml:space="preserve">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Hastie et al. write the quantity as</w:t>
        </w:r>
      </w:ins>
      <w:ins w:id="48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</m:oMath>
      <w:ins w:id="49" w:author="PR Preview" w:date="2026-01-01T00:00:00Z">
        <w:r>
          <w:t xml:space="preserve">, without the argument</w:t>
        </w:r>
      </w:ins>
      <w:ins w:id="50" w:author="PR Preview" w:date="2026-01-01T00:00:00Z">
        <w:r>
          <w:t xml:space="preserve"> </w:t>
        </w:r>
      </w:ins>
      <m:oMath>
        <m:r>
          <m:t>n</m:t>
        </m:r>
      </m:oMath>
      <w:ins w:id="51" w:author="PR Preview" w:date="2026-01-01T00:00:00Z">
        <w:r>
          <w:t xml:space="preserve">.</w:t>
        </w:r>
      </w:ins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Bias–variance trade-off). </w:t>
      </w:r>
      <w:r>
        <w:t xml:space="preserve">James et al. (2021, sec. 2.2.2)</w:t>
      </w:r>
      <w:r>
        <w:t xml:space="preserve">.</w:t>
      </w:r>
    </w:p>
    <w:bookmarkEnd w:id="92"/>
    <w:bookmarkStart w:id="93" w:name="rem-overfitting-tradeoff"/>
    <w:p>
      <w:pPr>
        <w:pStyle w:val="BodyText"/>
      </w:pPr>
      <w:r>
        <w:rPr>
          <w:i/>
          <w:iCs/>
        </w:rPr>
        <w:t xml:space="preserve">Remark 13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3"/>
    <w:bookmarkStart w:id="94" w:name="rem-overfitting-causes"/>
    <w:p>
      <w:pPr>
        <w:pStyle w:val="BodyText"/>
      </w:pPr>
      <w:r>
        <w:rPr>
          <w:i/>
          <w:iCs/>
        </w:rPr>
        <w:t xml:space="preserve">Remark 14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Training/validation/test split).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r>
        <w:rPr>
          <w:i/>
          <w:iCs/>
        </w:rPr>
        <w:t xml:space="preserve">Remark 21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2"/>
    <w:bookmarkStart w:id="173" w:name="rem-cv-estimate"/>
    <w:p>
      <w:pPr>
        <w:pStyle w:val="BodyText"/>
      </w:pPr>
      <w:r>
        <w:rPr>
          <w:i/>
          <w:iCs/>
        </w:rPr>
        <w:t xml:space="preserve">Remark 24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r>
        <w:rPr>
          <w:i/>
          <w:iCs/>
        </w:rPr>
        <w:t xml:space="preserve">Remark 25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Leave-one-out cross-validation). </w:t>
      </w:r>
      <w:r>
        <w:t xml:space="preserve">James et al. (2021, sec. 5.1.2)</w:t>
      </w:r>
      <w:r>
        <w:t xml:space="preserve">.</w:t>
      </w:r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2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FirstParagraph"/>
      </w:pPr>
      <w:del w:id="52" w:author="PR Preview" w:date="2026-01-01T00:00:00Z">
        <w:r>
          <w:rPr>
            <w:i/>
            <w:iCs/>
          </w:rPr>
          <w:delText xml:space="preserve">Remark 28</w:delText>
        </w:r>
      </w:del>
      <w:del w:id="53" w:author="PR Preview" w:date="2026-01-01T00:00:00Z">
        <w:r>
          <w:delText xml:space="preserve"> (Source: Cross-product matrix (sum-of-squares and cross-products matrix)). </w:delText>
        </w:r>
      </w:del>
      <w:del w:id="54" w:author="PR Preview" w:date="2026-01-01T00:00:00Z">
        <w:r>
          <w:delText xml:space="preserve">Sanchez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(2020, chap. </w:delText>
        </w:r>
      </w:del>
      <w:del w:id="57" w:author="PR Preview" w:date="2026-01-01T00:00:00Z">
        <w:r>
          <w:delText xml:space="preserve">“Matrix Cross-Products”</w:delText>
        </w:r>
      </w:del>
      <w:del w:id="58" w:author="PR Preview" w:date="2026-01-01T00:00:00Z">
        <w:r>
          <w:delText xml:space="preserve">)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(see</w:delText>
        </w:r>
      </w:del>
      <w:del w:id="61" w:author="PR Preview" w:date="2026-01-01T00:00:00Z">
        <w:r>
          <w:delText xml:space="preserve"> </w:delText>
        </w:r>
      </w:del>
      <w:hyperlink r:id="rId196">
        <w:del w:id="62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63" w:author="PR Preview" w:date="2026-01-01T00:00:00Z">
        <w:r>
          <w:delText xml:space="preserve">) names this matrix a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66" w:author="PR Preview" w:date="2026-01-01T00:00:00Z">
        <w:r>
          <w:delText xml:space="preserve">.</w:delText>
        </w:r>
      </w:del>
    </w:p>
    <w:p>
      <w:pPr>
        <w:pStyle w:val="FirstParagraph"/>
      </w:pPr>
      <w:ins w:id="67" w:author="PR Preview" w:date="2026-01-01T00:00:00Z">
        <w:r>
          <w:rPr>
            <w:i/>
            <w:iCs/>
          </w:rPr>
          <w:t xml:space="preserve">Remark 28</w:t>
        </w:r>
      </w:ins>
      <w:ins w:id="68" w:author="PR Preview" w:date="2026-01-01T00:00:00Z">
        <w:r>
          <w:t xml:space="preserve"> (Source: Cross-product matrix (sum-of-squares and cross-products matrix)). </w:t>
        </w:r>
      </w:ins>
      <w:ins w:id="69" w:author="PR Preview" w:date="2026-01-01T00:00:00Z">
        <w:r>
          <w:t xml:space="preserve">Also called a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rPr>
            <w:b/>
            <w:bCs/>
          </w:rPr>
          <w:t xml:space="preserve">sum-of-squares and cross-products matrix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(Sanchez 2020, chap. </w:t>
        </w:r>
      </w:ins>
      <w:ins w:id="74" w:author="PR Preview" w:date="2026-01-01T00:00:00Z">
        <w:r>
          <w:t xml:space="preserve">“Matrix Cross-Products”</w:t>
        </w:r>
      </w:ins>
      <w:ins w:id="75" w:author="PR Preview" w:date="2026-01-01T00:00:00Z">
        <w:r>
          <w:t xml:space="preserve">)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(see</w:t>
        </w:r>
      </w:ins>
      <w:ins w:id="78" w:author="PR Preview" w:date="2026-01-01T00:00:00Z">
        <w:r>
          <w:t xml:space="preserve"> </w:t>
        </w:r>
      </w:ins>
      <w:hyperlink r:id="rId196">
        <w:ins w:id="79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80" w:author="PR Preview" w:date="2026-01-01T00:00:00Z">
        <w:r>
          <w:t xml:space="preserve">).</w:t>
        </w:r>
      </w:ins>
    </w:p>
    <w:bookmarkEnd w:id="197"/>
    <w:bookmarkStart w:id="200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4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81" w:author="PR Preview" w:date="2026-01-01T00:00:00Z">
        <w:r>
          <w:rPr>
            <w:rStyle w:val="NormalTok"/>
          </w:rPr>
          <w:delText xml:space="preserve">loocv_max_diff </w:delText>
        </w:r>
      </w:del>
      <w:del w:id="82" w:author="PR Preview" w:date="2026-01-01T00:00:00Z">
        <w:r>
          <w:rPr>
            <w:rStyle w:val="OtherTok"/>
          </w:rPr>
          <w:delText xml:space="preserve">&lt;-</w:delText>
        </w:r>
      </w:del>
      <w:del w:id="83" w:author="PR Preview" w:date="2026-01-01T00:00:00Z">
        <w:r>
          <w:rPr>
            <w:rStyle w:val="NormalTok"/>
          </w:rPr>
          <w:delText xml:space="preserve"> </w:delText>
        </w:r>
      </w:del>
      <w:del w:id="84" w:author="PR Preview" w:date="2026-01-01T00:00:00Z">
        <w:r>
          <w:rPr>
            <w:rStyle w:val="FunctionTok"/>
          </w:rPr>
          <w:delText xml:space="preserve">max</w:delText>
        </w:r>
      </w:del>
      <w:del w:id="85" w:author="PR Preview" w:date="2026-01-01T00:00:00Z">
        <w:r>
          <w:rPr>
            <w:rStyle w:val="NormalTok"/>
          </w:rPr>
          <w:delText xml:space="preserve">(</w:delText>
        </w:r>
      </w:del>
      <w:del w:id="86" w:author="PR Preview" w:date="2026-01-01T00:00:00Z">
        <w:r>
          <w:rPr>
            <w:rStyle w:val="FunctionTok"/>
          </w:rPr>
          <w:delText xml:space="preserve">abs</w:delText>
        </w:r>
      </w:del>
      <w:del w:id="87" w:author="PR Preview" w:date="2026-01-01T00:00:00Z">
        <w:r>
          <w:rPr>
            <w:rStyle w:val="NormalTok"/>
          </w:rPr>
          <w:delText xml:space="preserve">(mtcars_loocv</w:delText>
        </w:r>
      </w:del>
      <w:del w:id="88" w:author="PR Preview" w:date="2026-01-01T00:00:00Z">
        <w:r>
          <w:rPr>
            <w:rStyle w:val="SpecialCharTok"/>
          </w:rPr>
          <w:delText xml:space="preserve">$</w:delText>
        </w:r>
      </w:del>
      <w:del w:id="89" w:author="PR Preview" w:date="2026-01-01T00:00:00Z">
        <w:r>
          <w:rPr>
            <w:rStyle w:val="NormalTok"/>
          </w:rPr>
          <w:delText xml:space="preserve">refitting </w:delText>
        </w:r>
      </w:del>
      <w:del w:id="90" w:author="PR Preview" w:date="2026-01-01T00:00:00Z">
        <w:r>
          <w:rPr>
            <w:rStyle w:val="SpecialCharTok"/>
          </w:rPr>
          <w:delText xml:space="preserve">-</w:delText>
        </w:r>
      </w:del>
      <w:del w:id="91" w:author="PR Preview" w:date="2026-01-01T00:00:00Z">
        <w:r>
          <w:rPr>
            <w:rStyle w:val="NormalTok"/>
          </w:rPr>
          <w:delText xml:space="preserve"> mtcars_loocv</w:delText>
        </w:r>
      </w:del>
      <w:del w:id="92" w:author="PR Preview" w:date="2026-01-01T00:00:00Z">
        <w:r>
          <w:rPr>
            <w:rStyle w:val="SpecialCharTok"/>
          </w:rPr>
          <w:delText xml:space="preserve">$</w:delText>
        </w:r>
      </w:del>
      <w:del w:id="93" w:author="PR Preview" w:date="2026-01-01T00:00:00Z">
        <w:r>
          <w:rPr>
            <w:rStyle w:val="NormalTok"/>
          </w:rPr>
          <w:delText xml:space="preserve">formula))</w:delText>
        </w:r>
      </w:del>
      <w:del w:id="94" w:author="PR Preview" w:date="2026-01-01T00:00:00Z">
        <w:r>
          <w:br/>
        </w:r>
      </w:del>
      <w:del w:id="95" w:author="PR Preview" w:date="2026-01-01T00:00:00Z">
        <w:r>
          <w:rPr>
            <w:rStyle w:val="NormalTok"/>
          </w:rPr>
          <w:delText xml:space="preserve">mtcars_best_loocv </w:delText>
        </w:r>
      </w:del>
      <w:del w:id="96" w:author="PR Preview" w:date="2026-01-01T00:00:00Z">
        <w:r>
          <w:rPr>
            <w:rStyle w:val="OtherTok"/>
          </w:rPr>
          <w:delText xml:space="preserve">&lt;-</w:delText>
        </w:r>
      </w:del>
      <w:del w:id="97" w:author="PR Preview" w:date="2026-01-01T00:00:00Z">
        <w:r>
          <w:br/>
        </w:r>
      </w:del>
      <w:del w:id="98" w:author="PR Preview" w:date="2026-01-01T00:00:00Z">
        <w:r>
          <w:rPr>
            <w:rStyle w:val="NormalTok"/>
          </w:rPr>
          <w:delText xml:space="preserve">  mtcars_loocv</w:delText>
        </w:r>
      </w:del>
      <w:del w:id="99" w:author="PR Preview" w:date="2026-01-01T00:00:00Z">
        <w:r>
          <w:rPr>
            <w:rStyle w:val="SpecialCharTok"/>
          </w:rPr>
          <w:delText xml:space="preserve">$</w:delText>
        </w:r>
      </w:del>
      <w:del w:id="100" w:author="PR Preview" w:date="2026-01-01T00:00:00Z">
        <w:r>
          <w:rPr>
            <w:rStyle w:val="NormalTok"/>
          </w:rPr>
          <w:delText xml:space="preserve">degree[</w:delText>
        </w:r>
      </w:del>
      <w:del w:id="101" w:author="PR Preview" w:date="2026-01-01T00:00:00Z">
        <w:r>
          <w:rPr>
            <w:rStyle w:val="FunctionTok"/>
          </w:rPr>
          <w:delText xml:space="preserve">which.min</w:delText>
        </w:r>
      </w:del>
      <w:del w:id="102" w:author="PR Preview" w:date="2026-01-01T00:00:00Z">
        <w:r>
          <w:rPr>
            <w:rStyle w:val="NormalTok"/>
          </w:rPr>
          <w:delText xml:space="preserve">(mtcars_loocv</w:delText>
        </w:r>
      </w:del>
      <w:del w:id="103" w:author="PR Preview" w:date="2026-01-01T00:00:00Z">
        <w:r>
          <w:rPr>
            <w:rStyle w:val="SpecialCharTok"/>
          </w:rPr>
          <w:delText xml:space="preserve">$</w:delText>
        </w:r>
      </w:del>
      <w:del w:id="104" w:author="PR Preview" w:date="2026-01-01T00:00:00Z">
        <w:r>
          <w:rPr>
            <w:rStyle w:val="NormalTok"/>
          </w:rPr>
          <w:delText xml:space="preserve">formula)]</w:delText>
        </w:r>
      </w:del>
      <w:del w:id="105" w:author="PR Preview" w:date="2026-01-01T00:00:00Z">
        <w:r>
          <w:br/>
        </w:r>
      </w:del>
      <w:del w:id="106" w:author="PR Preview" w:date="2026-01-01T00:00:00Z">
        <w:r>
          <w:rPr>
            <w:rStyle w:val="FunctionTok"/>
          </w:rPr>
          <w:delText xml:space="preserve">c</w:delText>
        </w:r>
      </w:del>
      <w:del w:id="107" w:author="PR Preview" w:date="2026-01-01T00:00:00Z">
        <w:r>
          <w:rPr>
            <w:rStyle w:val="NormalTok"/>
          </w:rPr>
          <w:delText xml:space="preserve">(</w:delText>
        </w:r>
      </w:del>
      <w:del w:id="108" w:author="PR Preview" w:date="2026-01-01T00:00:00Z">
        <w:r>
          <w:rPr>
            <w:rStyle w:val="AttributeTok"/>
          </w:rPr>
          <w:delText xml:space="preserve">max_difference =</w:delText>
        </w:r>
      </w:del>
      <w:del w:id="109" w:author="PR Preview" w:date="2026-01-01T00:00:00Z">
        <w:r>
          <w:rPr>
            <w:rStyle w:val="NormalTok"/>
          </w:rPr>
          <w:delText xml:space="preserve"> loocv_max_diff, </w:delText>
        </w:r>
      </w:del>
      <w:del w:id="110" w:author="PR Preview" w:date="2026-01-01T00:00:00Z">
        <w:r>
          <w:rPr>
            <w:rStyle w:val="AttributeTok"/>
          </w:rPr>
          <w:delText xml:space="preserve">best_degree =</w:delText>
        </w:r>
      </w:del>
      <w:del w:id="111" w:author="PR Preview" w:date="2026-01-01T00:00:00Z">
        <w:r>
          <w:rPr>
            <w:rStyle w:val="NormalTok"/>
          </w:rPr>
          <w:delText xml:space="preserve"> mtcars_best_loocv)</w:delText>
        </w:r>
      </w:del>
      <w:del w:id="112" w:author="PR Preview" w:date="2026-01-01T00:00:00Z">
        <w:r>
          <w:br/>
        </w:r>
      </w:del>
      <w:del w:id="113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114" w:author="PR Preview" w:date="2026-01-01T00:00:00Z">
        <w:r>
          <w:br/>
        </w:r>
      </w:del>
      <w:del w:id="115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116" w:author="PR Preview" w:date="2026-01-01T00:00:00Z">
        <w:r>
          <w:delText xml:space="preserve">The two columns differ by at most 7.1e-15,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which is rounding error.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The single-fit formula needs one fit per model instead of 32.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LOOCV picks degree 2,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and because LOOCV is not random (</w:delText>
        </w:r>
      </w:del>
      <w:hyperlink w:anchor="lem-loocv-not-random">
        <w:del w:id="125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26" w:author="PR Preview" w:date="2026-01-01T00:00:00Z">
        <w:r>
          <w:delText xml:space="preserve">),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129" w:author="PR Preview" w:date="2026-01-01T00:00:00Z">
        <w:r>
          <w:rPr>
            <w:rStyle w:val="NormalTok"/>
          </w:rPr>
          <w:t xml:space="preserve">loocv_max_diff </w:t>
        </w:r>
      </w:ins>
      <w:ins w:id="130" w:author="PR Preview" w:date="2026-01-01T00:00:00Z">
        <w:r>
          <w:rPr>
            <w:rStyle w:val="OtherTok"/>
          </w:rPr>
          <w:t xml:space="preserve">&lt;-</w:t>
        </w:r>
      </w:ins>
      <w:ins w:id="131" w:author="PR Preview" w:date="2026-01-01T00:00:00Z">
        <w:r>
          <w:rPr>
            <w:rStyle w:val="NormalTok"/>
          </w:rPr>
          <w:t xml:space="preserve"> </w:t>
        </w:r>
      </w:ins>
      <w:ins w:id="132" w:author="PR Preview" w:date="2026-01-01T00:00:00Z">
        <w:r>
          <w:rPr>
            <w:rStyle w:val="FunctionTok"/>
          </w:rPr>
          <w:t xml:space="preserve">max</w:t>
        </w:r>
      </w:ins>
      <w:ins w:id="133" w:author="PR Preview" w:date="2026-01-01T00:00:00Z">
        <w:r>
          <w:rPr>
            <w:rStyle w:val="NormalTok"/>
          </w:rPr>
          <w:t xml:space="preserve">(</w:t>
        </w:r>
      </w:ins>
      <w:ins w:id="134" w:author="PR Preview" w:date="2026-01-01T00:00:00Z">
        <w:r>
          <w:rPr>
            <w:rStyle w:val="FunctionTok"/>
          </w:rPr>
          <w:t xml:space="preserve">abs</w:t>
        </w:r>
      </w:ins>
      <w:ins w:id="135" w:author="PR Preview" w:date="2026-01-01T00:00:00Z">
        <w:r>
          <w:rPr>
            <w:rStyle w:val="NormalTok"/>
          </w:rPr>
          <w:t xml:space="preserve">(mtcars_loocv</w:t>
        </w:r>
      </w:ins>
      <w:ins w:id="136" w:author="PR Preview" w:date="2026-01-01T00:00:00Z">
        <w:r>
          <w:rPr>
            <w:rStyle w:val="SpecialCharTok"/>
          </w:rPr>
          <w:t xml:space="preserve">$</w:t>
        </w:r>
      </w:ins>
      <w:ins w:id="137" w:author="PR Preview" w:date="2026-01-01T00:00:00Z">
        <w:r>
          <w:rPr>
            <w:rStyle w:val="NormalTok"/>
          </w:rPr>
          <w:t xml:space="preserve">refitting </w:t>
        </w:r>
      </w:ins>
      <w:ins w:id="138" w:author="PR Preview" w:date="2026-01-01T00:00:00Z">
        <w:r>
          <w:rPr>
            <w:rStyle w:val="SpecialCharTok"/>
          </w:rPr>
          <w:t xml:space="preserve">-</w:t>
        </w:r>
      </w:ins>
      <w:ins w:id="139" w:author="PR Preview" w:date="2026-01-01T00:00:00Z">
        <w:r>
          <w:rPr>
            <w:rStyle w:val="NormalTok"/>
          </w:rPr>
          <w:t xml:space="preserve"> mtcars_loocv</w:t>
        </w:r>
      </w:ins>
      <w:ins w:id="140" w:author="PR Preview" w:date="2026-01-01T00:00:00Z">
        <w:r>
          <w:rPr>
            <w:rStyle w:val="SpecialCharTok"/>
          </w:rPr>
          <w:t xml:space="preserve">$</w:t>
        </w:r>
      </w:ins>
      <w:ins w:id="141" w:author="PR Preview" w:date="2026-01-01T00:00:00Z">
        <w:r>
          <w:rPr>
            <w:rStyle w:val="NormalTok"/>
          </w:rPr>
          <w:t xml:space="preserve">formula))</w:t>
        </w:r>
      </w:ins>
      <w:ins w:id="142" w:author="PR Preview" w:date="2026-01-01T00:00:00Z">
        <w:r>
          <w:br/>
        </w:r>
      </w:ins>
      <w:ins w:id="143" w:author="PR Preview" w:date="2026-01-01T00:00:00Z">
        <w:r>
          <w:rPr>
            <w:rStyle w:val="NormalTok"/>
          </w:rPr>
          <w:t xml:space="preserve">mtcars_best_loocv </w:t>
        </w:r>
      </w:ins>
      <w:ins w:id="144" w:author="PR Preview" w:date="2026-01-01T00:00:00Z">
        <w:r>
          <w:rPr>
            <w:rStyle w:val="OtherTok"/>
          </w:rPr>
          <w:t xml:space="preserve">&lt;-</w:t>
        </w:r>
      </w:ins>
      <w:ins w:id="145" w:author="PR Preview" w:date="2026-01-01T00:00:00Z">
        <w:r>
          <w:br/>
        </w:r>
      </w:ins>
      <w:ins w:id="146" w:author="PR Preview" w:date="2026-01-01T00:00:00Z">
        <w:r>
          <w:rPr>
            <w:rStyle w:val="NormalTok"/>
          </w:rPr>
          <w:t xml:space="preserve">  mtcars_loocv</w:t>
        </w:r>
      </w:ins>
      <w:ins w:id="147" w:author="PR Preview" w:date="2026-01-01T00:00:00Z">
        <w:r>
          <w:rPr>
            <w:rStyle w:val="SpecialCharTok"/>
          </w:rPr>
          <w:t xml:space="preserve">$</w:t>
        </w:r>
      </w:ins>
      <w:ins w:id="148" w:author="PR Preview" w:date="2026-01-01T00:00:00Z">
        <w:r>
          <w:rPr>
            <w:rStyle w:val="NormalTok"/>
          </w:rPr>
          <w:t xml:space="preserve">degree[</w:t>
        </w:r>
      </w:ins>
      <w:ins w:id="149" w:author="PR Preview" w:date="2026-01-01T00:00:00Z">
        <w:r>
          <w:rPr>
            <w:rStyle w:val="FunctionTok"/>
          </w:rPr>
          <w:t xml:space="preserve">which.min</w:t>
        </w:r>
      </w:ins>
      <w:ins w:id="150" w:author="PR Preview" w:date="2026-01-01T00:00:00Z">
        <w:r>
          <w:rPr>
            <w:rStyle w:val="NormalTok"/>
          </w:rPr>
          <w:t xml:space="preserve">(mtcars_loocv</w:t>
        </w:r>
      </w:ins>
      <w:ins w:id="151" w:author="PR Preview" w:date="2026-01-01T00:00:00Z">
        <w:r>
          <w:rPr>
            <w:rStyle w:val="SpecialCharTok"/>
          </w:rPr>
          <w:t xml:space="preserve">$</w:t>
        </w:r>
      </w:ins>
      <w:ins w:id="152" w:author="PR Preview" w:date="2026-01-01T00:00:00Z">
        <w:r>
          <w:rPr>
            <w:rStyle w:val="NormalTok"/>
          </w:rPr>
          <w:t xml:space="preserve">formula)]</w:t>
        </w:r>
      </w:ins>
      <w:ins w:id="153" w:author="PR Preview" w:date="2026-01-01T00:00:00Z">
        <w:r>
          <w:br/>
        </w:r>
      </w:ins>
      <w:ins w:id="154" w:author="PR Preview" w:date="2026-01-01T00:00:00Z">
        <w:r>
          <w:rPr>
            <w:rStyle w:val="FunctionTok"/>
          </w:rPr>
          <w:t xml:space="preserve">c</w:t>
        </w:r>
      </w:ins>
      <w:ins w:id="155" w:author="PR Preview" w:date="2026-01-01T00:00:00Z">
        <w:r>
          <w:rPr>
            <w:rStyle w:val="NormalTok"/>
          </w:rPr>
          <w:t xml:space="preserve">(</w:t>
        </w:r>
      </w:ins>
      <w:ins w:id="156" w:author="PR Preview" w:date="2026-01-01T00:00:00Z">
        <w:r>
          <w:rPr>
            <w:rStyle w:val="AttributeTok"/>
          </w:rPr>
          <w:t xml:space="preserve">max_difference =</w:t>
        </w:r>
      </w:ins>
      <w:ins w:id="157" w:author="PR Preview" w:date="2026-01-01T00:00:00Z">
        <w:r>
          <w:rPr>
            <w:rStyle w:val="NormalTok"/>
          </w:rPr>
          <w:t xml:space="preserve"> loocv_max_diff, </w:t>
        </w:r>
      </w:ins>
      <w:ins w:id="158" w:author="PR Preview" w:date="2026-01-01T00:00:00Z">
        <w:r>
          <w:rPr>
            <w:rStyle w:val="AttributeTok"/>
          </w:rPr>
          <w:t xml:space="preserve">best_degree =</w:t>
        </w:r>
      </w:ins>
      <w:ins w:id="159" w:author="PR Preview" w:date="2026-01-01T00:00:00Z">
        <w:r>
          <w:rPr>
            <w:rStyle w:val="NormalTok"/>
          </w:rPr>
          <w:t xml:space="preserve"> mtcars_best_loocv)</w:t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CommentTok"/>
          </w:rPr>
          <w:t xml:space="preserve">#&gt; max_difference    best_degree </w:t>
        </w:r>
      </w:ins>
      <w:ins w:id="162" w:author="PR Preview" w:date="2026-01-01T00:00:00Z">
        <w:r>
          <w:br/>
        </w:r>
      </w:ins>
      <w:ins w:id="163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164" w:author="PR Preview" w:date="2026-01-01T00:00:00Z">
        <w:r>
          <w:t xml:space="preserve">The two columns differ by at most 8.9e-15,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which is rounding error.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The single-fit formula needs one fit per model instead of 32.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LOOCV picks degree 2,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and because LOOCV is not random (</w:t>
        </w:r>
      </w:ins>
      <w:hyperlink w:anchor="lem-loocv-not-random">
        <w:ins w:id="173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74" w:author="PR Preview" w:date="2026-01-01T00:00:00Z">
        <w:r>
          <w:t xml:space="preserve">),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rerunning it always gives the same choice.</w:t>
        </w:r>
      </w:ins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8"/>
    <w:bookmarkStart w:id="21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9"/>
    <w:bookmarkStart w:id="22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6"/>
    <w:bookmarkStart w:id="22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One-standard-error rule). </w:t>
      </w:r>
      <w:r>
        <w:t xml:space="preserve">Hastie et al. (2009, sec. 7.10.1)</w:t>
      </w:r>
      <w:r>
        <w:t xml:space="preserve">;</w:t>
      </w:r>
      <w:r>
        <w:t xml:space="preserve"> </w:t>
      </w:r>
      <w:r>
        <w:t xml:space="preserve">James et al. (2021, sec. 6.1.3)</w:t>
      </w:r>
      <w:r>
        <w:t xml:space="preserve">.</w:t>
      </w:r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3" Type="http://schemas.openxmlformats.org/officeDocument/2006/relationships/image" Target="media/rId143.png"/><Relationship Id="rId175" Type="http://schemas.openxmlformats.org/officeDocument/2006/relationships/image" Target="media/rId175.png"/><Relationship Id="rId236" Type="http://schemas.openxmlformats.org/officeDocument/2006/relationships/image" Target="media/rId236.png"/><Relationship Id="rId99" Type="http://schemas.openxmlformats.org/officeDocument/2006/relationships/image" Target="media/rId99.png"/><Relationship Id="rId125" Type="http://schemas.openxmlformats.org/officeDocument/2006/relationships/image" Target="media/rId125.png"/><Relationship Id="rId129" Type="http://schemas.openxmlformats.org/officeDocument/2006/relationships/image" Target="media/rId129.png"/><Relationship Id="rId133" Type="http://schemas.openxmlformats.org/officeDocument/2006/relationships/image" Target="media/rId133.png"/><Relationship Id="rId137" Type="http://schemas.openxmlformats.org/officeDocument/2006/relationships/image" Target="media/rId137.png"/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2026-10-15T22:02:43Z</dcterms:created>
  <dcterms:modified xsi:type="dcterms:W3CDTF">2026-10-15T22:02:43Z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