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11:34:54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3"/>
      </w:pPr>
      <w:del w:id="3" w:author="PR Preview" w:date="2026-01-01T00:00:00Z">
        <w:r>
          <w:delText xml:space="preserve">10.1 Online references</w:delText>
        </w:r>
      </w:del>
    </w:p>
    <w:p>
      <w:pPr>
        <w:numPr>
          <w:ilvl w:val="0"/>
          <w:numId w:val="1024"/>
        </w:numPr>
      </w:pPr>
      <w:del w:id="4" w:author="PR Preview" w:date="2026-01-01T00:00:00Z">
        <w:r>
          <w:delText xml:space="preserve">Wikipedia contributors [10]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</w:delText>
        </w:r>
      </w:del>
      <w:del w:id="7" w:author="PR Preview" w:date="2026-01-01T00:00:00Z">
        <w:r>
          <w:delText xml:space="preserve"> </w:delText>
        </w:r>
      </w:del>
      <m:oMath>
        <m:r>
          <m:t>k</m:t>
        </m:r>
      </m:oMath>
      <w:del w:id="8" w:author="PR Preview" w:date="2026-01-01T00:00:00Z">
        <w:r>
          <w:delText xml:space="preserve">-fold, leave-one-out and other schemes</w:delText>
        </w:r>
      </w:del>
    </w:p>
    <w:p>
      <w:pPr>
        <w:numPr>
          <w:ilvl w:val="0"/>
          <w:numId w:val="1024"/>
        </w:numPr>
      </w:pPr>
      <w:del w:id="9" w:author="PR Preview" w:date="2026-01-01T00:00:00Z">
        <w:r>
          <w:delText xml:space="preserve">Wikipedia contributors [2]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— what each of the three sets is for</w:delText>
        </w:r>
      </w:del>
    </w:p>
    <w:p>
      <w:pPr>
        <w:numPr>
          <w:ilvl w:val="0"/>
          <w:numId w:val="1024"/>
        </w:numPr>
      </w:pPr>
      <w:del w:id="12" w:author="PR Preview" w:date="2026-01-01T00:00:00Z">
        <w:r>
          <w:delText xml:space="preserve">Wikipedia contributors [7]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— the decomposition of the expected squared error</w:delText>
        </w:r>
      </w:del>
    </w:p>
    <w:p>
      <w:pPr>
        <w:numPr>
          <w:ilvl w:val="0"/>
          <w:numId w:val="1024"/>
        </w:numPr>
      </w:pPr>
      <w:del w:id="15" w:author="PR Preview" w:date="2026-01-01T00:00:00Z">
        <w:r>
          <w:delText xml:space="preserve">Wikipedia contributors [6]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— overfitting and underfitting, with examples</w:delText>
        </w:r>
      </w:del>
    </w:p>
    <w:p>
      <w:pPr>
        <w:numPr>
          <w:ilvl w:val="0"/>
          <w:numId w:val="1024"/>
        </w:numPr>
      </w:pPr>
      <w:del w:id="18" w:author="PR Preview" w:date="2026-01-01T00:00:00Z">
        <w:r>
          <w:delText xml:space="preserve">Wikipedia contributors [9]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— the task and the main criteria</w:delText>
        </w:r>
      </w:del>
    </w:p>
    <w:p>
      <w:pPr>
        <w:numPr>
          <w:ilvl w:val="0"/>
          <w:numId w:val="1024"/>
        </w:numPr>
      </w:pPr>
      <w:del w:id="21" w:author="PR Preview" w:date="2026-01-01T00:00:00Z">
        <w:r>
          <w:delText xml:space="preserve">Wikipedia contributors [4]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— generalization error and how to estimate it</w:delText>
        </w:r>
      </w:del>
    </w:p>
    <w:p>
      <w:pPr>
        <w:numPr>
          <w:ilvl w:val="0"/>
          <w:numId w:val="1024"/>
        </w:numPr>
      </w:pPr>
      <w:del w:id="24" w:author="PR Preview" w:date="2026-01-01T00:00:00Z">
        <w:r>
          <w:delText xml:space="preserve">Wikipedia contributors [8]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— the Wikipedia article on hyperparameter (machine learning)</w:delText>
        </w:r>
      </w:del>
    </w:p>
    <w:p>
      <w:pPr>
        <w:numPr>
          <w:ilvl w:val="0"/>
          <w:numId w:val="1024"/>
        </w:numPr>
      </w:pPr>
      <w:del w:id="27" w:author="PR Preview" w:date="2026-01-01T00:00:00Z">
        <w:r>
          <w:delText xml:space="preserve">Wikipedia contributors [12]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— the Wikipedia article on leverage (statistics)</w:delText>
        </w:r>
      </w:del>
    </w:p>
    <w:p>
      <w:pPr>
        <w:numPr>
          <w:ilvl w:val="0"/>
          <w:numId w:val="1024"/>
        </w:numPr>
      </w:pPr>
      <w:del w:id="30" w:author="PR Preview" w:date="2026-01-01T00:00:00Z">
        <w:r>
          <w:delText xml:space="preserve">Wikipedia contributors [1]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— the Wikipedia article on random seed</w:delText>
        </w:r>
      </w:del>
    </w:p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2026-10-18T18:46:36Z</dcterms:created>
  <dcterms:modified xsi:type="dcterms:W3CDTF">2026-10-18T18:46:36Z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