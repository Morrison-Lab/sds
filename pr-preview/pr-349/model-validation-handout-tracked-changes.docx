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22:03:05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3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8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def-prediction-rule"/>
    <w:p>
      <w:pPr>
        <w:pStyle w:val="BodyText"/>
      </w:pPr>
      <w:r>
        <w:rPr>
          <w:b/>
          <w:bCs/>
        </w:rPr>
        <w:t xml:space="preserve">Definition 14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shorthand for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written 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8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57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exm-noise"/>
    <w:p>
      <w:pPr>
        <w:pStyle w:val="FirstParagraph"/>
      </w:pPr>
      <w:r>
        <w:rPr>
          <w:b/>
          <w:bCs/>
        </w:rPr>
        <w:t xml:space="preserve">Example 12 (The noise of one new outcome)</w:t>
      </w:r>
      <w:r>
        <w:t xml:space="preserve"> </w:t>
      </w:r>
      <w:r>
        <w:t xml:space="preserve">Suppose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5.3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noise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</w:p>
    <w:bookmarkEnd w:id="59"/>
    <w:bookmarkStart w:id="6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1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1"/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5"/>
    <w:bookmarkStart w:id="68" w:name="def-observation-loss"/>
    <w:p>
      <w:pPr>
        <w:pStyle w:val="BodyText"/>
      </w:pPr>
      <w:r>
        <w:rPr>
          <w:b/>
          <w:bCs/>
        </w:rPr>
        <w:t xml:space="preserve">Definition 18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68"/>
    <w:bookmarkStart w:id="70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0"/>
    <w:bookmarkStart w:id="72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bookmarkStart w:id="7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2"/>
    <w:bookmarkStart w:id="73" w:name="rem-source-generalization-error"/>
    <w:p>
      <w:pPr>
        <w:pStyle w:val="BodyText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3"/>
    <w:bookmarkStart w:id="75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bookmarkEnd w:id="75"/>
    <w:bookmarkStart w:id="76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6"/>
    <w:bookmarkStart w:id="79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7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1" w:name="def-training-mse"/>
    <w:p>
      <w:pPr>
        <w:pStyle w:val="FirstParagraph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8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2"/>
    <w:bookmarkEnd w:id="83"/>
    <w:bookmarkStart w:id="88" w:name="overfitting"/>
    <w:p>
      <w:pPr>
        <w:pStyle w:val="Heading2"/>
      </w:pPr>
      <w:r>
        <w:t xml:space="preserve">3 Overfitting</w:t>
      </w:r>
    </w:p>
    <w:bookmarkStart w:id="8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4"/>
    <w:bookmarkStart w:id="8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5"/>
    <w:bookmarkStart w:id="86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6"/>
    <w:bookmarkStart w:id="87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87"/>
    <w:bookmarkEnd w:id="88"/>
    <w:bookmarkStart w:id="177" w:name="sec-generalization-error"/>
    <w:p>
      <w:pPr>
        <w:pStyle w:val="Heading2"/>
      </w:pPr>
      <w:r>
        <w:t xml:space="preserve">4 Generalization error</w:t>
      </w:r>
    </w:p>
    <w:bookmarkStart w:id="8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89"/>
    <w:bookmarkStart w:id="90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0"/>
    <w:bookmarkStart w:id="92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1"/>
    </w:p>
    <w:bookmarkEnd w:id="92"/>
    <w:bookmarkStart w:id="93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3"/>
    <w:bookmarkStart w:id="96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100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9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0"/>
    <w:bookmarkStart w:id="102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3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3"/>
    <w:bookmarkStart w:id="104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4"/>
    <w:bookmarkStart w:id="105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5"/>
    <w:bookmarkStart w:id="107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0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0"/>
    <w:bookmarkStart w:id="112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3"/>
    <w:bookmarkStart w:id="114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4"/>
    <w:bookmarkStart w:id="115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5"/>
    <w:bookmarkStart w:id="117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1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18"/>
    <w:bookmarkStart w:id="120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1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1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2"/>
    <w:bookmarkStart w:id="123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3"/>
    <w:bookmarkStart w:id="124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4"/>
    <w:bookmarkStart w:id="126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2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26"/>
    <w:bookmarkStart w:id="128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27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0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29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1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5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2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6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6"/>
    <w:bookmarkStart w:id="13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37"/>
    <w:bookmarkStart w:id="13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38"/>
    <w:bookmarkStart w:id="140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40"/>
    <w:bookmarkStart w:id="148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4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42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43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3"/>
    </w:p>
    <w:p>
      <w:pPr>
        <w:pStyle w:val="FirstParagraph"/>
      </w:pPr>
      <w:r>
        <w:t xml:space="preserve">The noise 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44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14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46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47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48"/>
    <w:bookmarkStart w:id="150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1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49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49"/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151" w:name="exm-epe-split-noise"/>
    <w:p>
      <w:pPr>
        <w:pStyle w:val="BodyText"/>
      </w:pPr>
      <w:r>
        <w:rPr>
          <w:b/>
          <w:bCs/>
        </w:rPr>
        <w:t xml:space="preserve">Example 23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51"/>
    <w:bookmarkStart w:id="152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52"/>
    <w:bookmarkStart w:id="154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3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3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54"/>
    <w:bookmarkStart w:id="156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Suppose also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55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57" w:name="def-irreducible-error"/>
    <w:p>
      <w:pPr>
        <w:pStyle w:val="FirstParagraph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[5, Sec. 2.2.2]</w:t>
      </w:r>
      <w:r>
        <w:t xml:space="preserve">.</w:t>
      </w:r>
    </w:p>
    <w:bookmarkStart w:id="159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5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59"/>
    <w:bookmarkStart w:id="161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bookmarkStart w:id="162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62"/>
    <w:bookmarkStart w:id="163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63"/>
    <w:bookmarkStart w:id="165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</w:t>
      </w:r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w:bookmarkStart w:id="164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65"/>
    <w:bookmarkStart w:id="166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66"/>
    <w:bookmarkStart w:id="167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67"/>
    <w:bookmarkStart w:id="168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8"/>
    <w:bookmarkStart w:id="169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69"/>
    <w:bookmarkStart w:id="170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71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71"/>
    <w:bookmarkStart w:id="176" w:name="exm-train-test-error-simulated"/>
    <w:p>
      <w:pPr>
        <w:pStyle w:val="BodyText"/>
      </w:pPr>
      <w:r>
        <w:rPr>
          <w:b/>
          <w:bCs/>
        </w:rPr>
        <w:t xml:space="preserve">Example 24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75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76"/>
    <w:bookmarkEnd w:id="177"/>
    <w:bookmarkStart w:id="226" w:name="sec-data-splits"/>
    <w:p>
      <w:pPr>
        <w:pStyle w:val="Heading2"/>
      </w:pPr>
      <w:r>
        <w:t xml:space="preserve">5 Training, validation, and test sets</w:t>
      </w:r>
    </w:p>
    <w:bookmarkStart w:id="178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78"/>
    <w:bookmarkStart w:id="179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79"/>
    <w:bookmarkStart w:id="181" w:name="def-data-splits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38 (Training/validation/test split)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training/validation/test split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divides the observations</w:delText>
        </w:r>
      </w:del>
      <w:del w:id="10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of a data set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into three disjoint sets of indices,</w:delText>
        </w:r>
      </w:del>
      <w:del w:id="15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6" w:author="PR Preview" w:date="2026-01-01T00:00:00Z">
        <w:r>
          <w:delText xml:space="preserve">,</w:delText>
        </w:r>
      </w:del>
      <w:del w:id="17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and</w:delText>
        </w:r>
      </w:del>
      <w:del w:id="20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21" w:author="PR Preview" w:date="2026-01-01T00:00:00Z">
        <w:r>
          <w:delText xml:space="preserve">,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and takes the observations in</w:delText>
        </w:r>
      </w:del>
      <w:del w:id="24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as the</w:delText>
        </w:r>
      </w:del>
      <w:del w:id="27" w:author="PR Preview" w:date="2026-01-01T00:00:00Z">
        <w:r>
          <w:delText xml:space="preserve"> </w:delText>
        </w:r>
      </w:del>
      <w:hyperlink w:anchor="def-training-set">
        <w:del w:id="28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[2]</w:delText>
        </w:r>
      </w:del>
      <w:del w:id="31" w:author="PR Preview" w:date="2026-01-01T00:00:00Z">
        <w:r>
          <w:delText xml:space="preserve">:</w:delText>
        </w:r>
      </w:del>
    </w:p>
    <w:p>
      <w:pPr>
        <w:pStyle w:val="BodyText"/>
      </w:pPr>
      <w:ins w:id="32" w:author="PR Preview" w:date="2026-01-01T00:00:00Z">
        <w:r>
          <w:rPr>
            <w:b/>
            <w:bCs/>
          </w:rPr>
          <w:t xml:space="preserve">Definition 38 (Training/validation/test split)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A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rPr>
            <w:b/>
            <w:bCs/>
          </w:rPr>
          <w:t xml:space="preserve">training/validation/test split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divides the observations</w:t>
        </w:r>
      </w:ins>
      <w:ins w:id="3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of a data set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into three disjoint sets of indices,</w:t>
        </w:r>
      </w:ins>
      <w:ins w:id="44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5" w:author="PR Preview" w:date="2026-01-01T00:00:00Z">
        <w:r>
          <w:t xml:space="preserve">,</w:t>
        </w:r>
      </w:ins>
      <w:ins w:id="46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and</w:t>
        </w:r>
      </w:ins>
      <w:ins w:id="49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50" w:author="PR Preview" w:date="2026-01-01T00:00:00Z">
        <w:r>
          <w:t xml:space="preserve">,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and takes the observations in</w:t>
        </w:r>
      </w:ins>
      <w:ins w:id="53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as the</w:t>
        </w:r>
      </w:ins>
      <w:ins w:id="56" w:author="PR Preview" w:date="2026-01-01T00:00:00Z">
        <w:r>
          <w:t xml:space="preserve"> </w:t>
        </w:r>
      </w:ins>
      <w:hyperlink w:anchor="def-training-set">
        <w:ins w:id="57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58" w:author="PR Preview" w:date="2026-01-01T00:00:00Z">
        <w:r>
          <w:t xml:space="preserve">:</w:t>
        </w:r>
      </w:ins>
    </w:p>
    <w:p>
      <w:pPr>
        <w:pStyle w:val="BodyText"/>
      </w:pPr>
      <w:bookmarkStart w:id="180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1"/>
    <w:bookmarkStart w:id="182" w:name="exm-data-splits-sizes"/>
    <w:p>
      <w:pPr>
        <w:pStyle w:val="BodyText"/>
      </w:pPr>
      <w:r>
        <w:rPr>
          <w:b/>
          <w:bCs/>
        </w:rPr>
        <w:t xml:space="preserve">Example 25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82"/>
    <w:bookmarkStart w:id="184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w:bookmarkStart w:id="183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84"/>
    <w:bookmarkStart w:id="185" w:name="exm-tuning-parameter"/>
    <w:p>
      <w:pPr>
        <w:pStyle w:val="BodyText"/>
      </w:pPr>
      <w:r>
        <w:rPr>
          <w:b/>
          <w:bCs/>
        </w:rPr>
        <w:t xml:space="preserve">Example 26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85"/>
    <w:bookmarkStart w:id="186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86"/>
    <w:bookmarkStart w:id="187" w:name="exm-model-selection"/>
    <w:p>
      <w:pPr>
        <w:pStyle w:val="BodyText"/>
      </w:pPr>
      <w:r>
        <w:rPr>
          <w:b/>
          <w:bCs/>
        </w:rPr>
        <w:t xml:space="preserve">Example 27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87"/>
    <w:bookmarkStart w:id="189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8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9"/>
    <w:bookmarkStart w:id="191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9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0"/>
    </w:p>
    <w:bookmarkEnd w:id="191"/>
    <w:bookmarkStart w:id="193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9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5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9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5"/>
    <w:bookmarkStart w:id="197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9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201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98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99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0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01"/>
    <w:bookmarkStart w:id="202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02"/>
    <w:bookmarkStart w:id="225" w:name="exm-train-validation-test-split"/>
    <w:p>
      <w:pPr>
        <w:pStyle w:val="BodyText"/>
      </w:pPr>
      <w:r>
        <w:rPr>
          <w:b/>
          <w:bCs/>
        </w:rPr>
        <w:t xml:space="preserve">Example 28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03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0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0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1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2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25"/>
    <w:bookmarkEnd w:id="226"/>
    <w:bookmarkStart w:id="262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27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227"/>
    <w:bookmarkStart w:id="228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28"/>
    <w:bookmarkStart w:id="230" w:name="def-folds"/>
    <w:p>
      <w:pPr>
        <w:pStyle w:val="FirstParagraph"/>
      </w:pPr>
      <w:r>
        <w:rPr>
          <w:b/>
          <w:bCs/>
        </w:rPr>
        <w:t xml:space="preserve">Definition 46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29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1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31"/>
    <w:bookmarkStart w:id="233" w:name="def-fold-size"/>
    <w:p>
      <w:pPr>
        <w:pStyle w:val="BodyText"/>
      </w:pPr>
      <w:r>
        <w:rPr>
          <w:b/>
          <w:bCs/>
        </w:rPr>
        <w:t xml:space="preserve">Definition 47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32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fold-assignment"/>
    <w:p>
      <w:pPr>
        <w:pStyle w:val="FirstParagraph"/>
      </w:pPr>
      <w:r>
        <w:rPr>
          <w:b/>
          <w:bCs/>
        </w:rPr>
        <w:t xml:space="preserve">Definition 48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34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6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36"/>
    <w:bookmarkStart w:id="238" w:name="def-fold-out-rule"/>
    <w:p>
      <w:pPr>
        <w:pStyle w:val="BodyText"/>
      </w:pPr>
      <w:r>
        <w:rPr>
          <w:b/>
          <w:bCs/>
        </w:rPr>
        <w:t xml:space="preserve">Definition 49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37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7"/>
    </w:p>
    <w:bookmarkEnd w:id="238"/>
    <w:bookmarkStart w:id="239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39"/>
    <w:bookmarkStart w:id="240" w:name="def-kfold"/>
    <w:p>
      <w:pPr>
        <w:pStyle w:val="BodyText"/>
      </w:pPr>
      <w:r>
        <w:rPr>
          <w:b/>
          <w:bCs/>
        </w:rPr>
        <w:t xml:space="preserve">Definition 50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40"/>
    <w:bookmarkStart w:id="241" w:name="rem-kfold-vs-validation-set"/>
    <w:p>
      <w:pPr>
        <w:pStyle w:val="BodyText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41"/>
    <w:bookmarkStart w:id="243" w:name="def-cv-estimate"/>
    <w:p>
      <w:pPr>
        <w:pStyle w:val="BodyText"/>
      </w:pPr>
      <w:r>
        <w:rPr>
          <w:b/>
          <w:bCs/>
        </w:rPr>
        <w:t xml:space="preserve">Definition 51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4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4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4"/>
    <w:bookmarkStart w:id="245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5"/>
    <w:bookmarkStart w:id="246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46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46"/>
    <w:bookmarkStart w:id="248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47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50" w:name="def-fold-mse"/>
    <w:p>
      <w:pPr>
        <w:pStyle w:val="BodyText"/>
      </w:pPr>
      <w:r>
        <w:rPr>
          <w:b/>
          <w:bCs/>
        </w:rPr>
        <w:t xml:space="preserve">Definition 52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49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1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51"/>
    <w:bookmarkStart w:id="252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52"/>
    <w:bookmarkStart w:id="253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53"/>
    <w:bookmarkStart w:id="258" w:name="exm-kfold-simulated"/>
    <w:p>
      <w:pPr>
        <w:pStyle w:val="BodyText"/>
      </w:pPr>
      <w:r>
        <w:rPr>
          <w:b/>
          <w:bCs/>
        </w:rPr>
        <w:t xml:space="preserve">Example 29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57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58"/>
    <w:bookmarkStart w:id="261" w:name="exm-kfold-mtcars"/>
    <w:p>
      <w:pPr>
        <w:pStyle w:val="BodyText"/>
      </w:pPr>
      <w:r>
        <w:rPr>
          <w:b/>
          <w:bCs/>
        </w:rPr>
        <w:t xml:space="preserve">Example 30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5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0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61"/>
    <w:bookmarkEnd w:id="262"/>
    <w:bookmarkStart w:id="290" w:name="sec-loocv"/>
    <w:p>
      <w:pPr>
        <w:pStyle w:val="Heading2"/>
      </w:pPr>
      <w:r>
        <w:t xml:space="preserve">7 Leave-one-out cross-validation</w:t>
      </w:r>
    </w:p>
    <w:bookmarkStart w:id="263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differ?</w:t>
      </w:r>
    </w:p>
    <w:bookmarkEnd w:id="263"/>
    <w:bookmarkStart w:id="264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64"/>
    <w:bookmarkStart w:id="266" w:name="def-loocv"/>
    <w:p>
      <w:pPr>
        <w:pStyle w:val="FirstParagraph"/>
      </w:pPr>
      <w:r>
        <w:rPr>
          <w:b/>
          <w:bCs/>
        </w:rPr>
        <w:t xml:space="preserve">Definition 53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65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6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66"/>
    <w:bookmarkStart w:id="267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69" w:name="def-term-vector"/>
    <w:p>
      <w:pPr>
        <w:pStyle w:val="FirstParagraph"/>
      </w:pPr>
      <w:r>
        <w:rPr>
          <w:b/>
          <w:bCs/>
        </w:rPr>
        <w:t xml:space="preserve">Definition 54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68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\qquad(52)$$</w:t>
      </w:r>
      <w:bookmarkEnd w:id="268"/>
    </w:p>
    <w:bookmarkEnd w:id="269"/>
    <w:bookmarkStart w:id="271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70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71"/>
    <w:bookmarkStart w:id="273" w:name="def-cross-product-matrix"/>
    <w:p>
      <w:pPr>
        <w:pStyle w:val="BodyText"/>
      </w:pPr>
      <w:r>
        <w:rPr>
          <w:b/>
          <w:bCs/>
        </w:rPr>
        <w:t xml:space="preserve">Definition 55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72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\qquad(53)$$</w:t>
      </w:r>
      <w:bookmarkEnd w:id="272"/>
    </w:p>
    <w:bookmarkEnd w:id="273"/>
    <w:bookmarkStart w:id="275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[11],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74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75"/>
    <w:bookmarkStart w:id="278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7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78"/>
    <w:bookmarkStart w:id="281" w:name="def-leverage"/>
    <w:p>
      <w:pPr>
        <w:pStyle w:val="BodyText"/>
      </w:pPr>
      <w:r>
        <w:rPr>
          <w:b/>
          <w:bCs/>
        </w:rPr>
        <w:t xml:space="preserve">Definition 56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7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[12]</w:t>
      </w:r>
    </w:p>
    <w:p>
      <w:pPr>
        <w:pStyle w:val="BodyText"/>
      </w:pPr>
      <w:bookmarkStart w:id="280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\qquad(54)$$</w:t>
      </w:r>
      <w:bookmarkEnd w:id="2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1"/>
    <w:bookmarkStart w:id="283" w:name="rem-source-leverage"/>
    <w:p>
      <w:pPr>
        <w:pStyle w:val="BodyText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82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83"/>
    <w:bookmarkStart w:id="286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7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4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8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87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287"/>
    <w:bookmarkStart w:id="288" w:name="exm-loocv-shortcut"/>
    <w:p>
      <w:pPr>
        <w:pStyle w:val="BodyText"/>
      </w:pPr>
      <w:r>
        <w:rPr>
          <w:b/>
          <w:bCs/>
        </w:rPr>
        <w:t xml:space="preserve">Example 31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59" w:author="PR Preview" w:date="2026-01-01T00:00:00Z">
        <w:r>
          <w:rPr>
            <w:rStyle w:val="NormalTok"/>
          </w:rPr>
          <w:delText xml:space="preserve">loocv_max_diff </w:delText>
        </w:r>
      </w:del>
      <w:del w:id="60" w:author="PR Preview" w:date="2026-01-01T00:00:00Z">
        <w:r>
          <w:rPr>
            <w:rStyle w:val="OtherTok"/>
          </w:rPr>
          <w:delText xml:space="preserve">&lt;-</w:delText>
        </w:r>
      </w:del>
      <w:del w:id="61" w:author="PR Preview" w:date="2026-01-01T00:00:00Z">
        <w:r>
          <w:rPr>
            <w:rStyle w:val="NormalTok"/>
          </w:rPr>
          <w:delText xml:space="preserve"> </w:delText>
        </w:r>
      </w:del>
      <w:del w:id="62" w:author="PR Preview" w:date="2026-01-01T00:00:00Z">
        <w:r>
          <w:rPr>
            <w:rStyle w:val="FunctionTok"/>
          </w:rPr>
          <w:delText xml:space="preserve">max</w:delText>
        </w:r>
      </w:del>
      <w:del w:id="63" w:author="PR Preview" w:date="2026-01-01T00:00:00Z">
        <w:r>
          <w:rPr>
            <w:rStyle w:val="NormalTok"/>
          </w:rPr>
          <w:delText xml:space="preserve">(</w:delText>
        </w:r>
      </w:del>
      <w:del w:id="64" w:author="PR Preview" w:date="2026-01-01T00:00:00Z">
        <w:r>
          <w:rPr>
            <w:rStyle w:val="FunctionTok"/>
          </w:rPr>
          <w:delText xml:space="preserve">abs</w:delText>
        </w:r>
      </w:del>
      <w:del w:id="65" w:author="PR Preview" w:date="2026-01-01T00:00:00Z">
        <w:r>
          <w:rPr>
            <w:rStyle w:val="NormalTok"/>
          </w:rPr>
          <w:delText xml:space="preserve">(mtcars_loocv</w:delText>
        </w:r>
      </w:del>
      <w:del w:id="66" w:author="PR Preview" w:date="2026-01-01T00:00:00Z">
        <w:r>
          <w:rPr>
            <w:rStyle w:val="SpecialCharTok"/>
          </w:rPr>
          <w:delText xml:space="preserve">$</w:delText>
        </w:r>
      </w:del>
      <w:del w:id="67" w:author="PR Preview" w:date="2026-01-01T00:00:00Z">
        <w:r>
          <w:rPr>
            <w:rStyle w:val="NormalTok"/>
          </w:rPr>
          <w:delText xml:space="preserve">refitting </w:delText>
        </w:r>
      </w:del>
      <w:del w:id="68" w:author="PR Preview" w:date="2026-01-01T00:00:00Z">
        <w:r>
          <w:rPr>
            <w:rStyle w:val="SpecialCharTok"/>
          </w:rPr>
          <w:delText xml:space="preserve">-</w:delText>
        </w:r>
      </w:del>
      <w:del w:id="69" w:author="PR Preview" w:date="2026-01-01T00:00:00Z">
        <w:r>
          <w:rPr>
            <w:rStyle w:val="NormalTok"/>
          </w:rPr>
          <w:delText xml:space="preserve"> mtcars_loocv</w:delText>
        </w:r>
      </w:del>
      <w:del w:id="70" w:author="PR Preview" w:date="2026-01-01T00:00:00Z">
        <w:r>
          <w:rPr>
            <w:rStyle w:val="SpecialCharTok"/>
          </w:rPr>
          <w:delText xml:space="preserve">$</w:delText>
        </w:r>
      </w:del>
      <w:del w:id="71" w:author="PR Preview" w:date="2026-01-01T00:00:00Z">
        <w:r>
          <w:rPr>
            <w:rStyle w:val="NormalTok"/>
          </w:rPr>
          <w:delText xml:space="preserve">formula))</w:delText>
        </w:r>
      </w:del>
      <w:del w:id="72" w:author="PR Preview" w:date="2026-01-01T00:00:00Z">
        <w:r>
          <w:br/>
        </w:r>
      </w:del>
      <w:del w:id="73" w:author="PR Preview" w:date="2026-01-01T00:00:00Z">
        <w:r>
          <w:rPr>
            <w:rStyle w:val="NormalTok"/>
          </w:rPr>
          <w:delText xml:space="preserve">mtcars_best_loocv </w:delText>
        </w:r>
      </w:del>
      <w:del w:id="74" w:author="PR Preview" w:date="2026-01-01T00:00:00Z">
        <w:r>
          <w:rPr>
            <w:rStyle w:val="OtherTok"/>
          </w:rPr>
          <w:delText xml:space="preserve">&lt;-</w:delText>
        </w:r>
      </w:del>
      <w:del w:id="75" w:author="PR Preview" w:date="2026-01-01T00:00:00Z">
        <w:r>
          <w:br/>
        </w:r>
      </w:del>
      <w:del w:id="76" w:author="PR Preview" w:date="2026-01-01T00:00:00Z">
        <w:r>
          <w:rPr>
            <w:rStyle w:val="NormalTok"/>
          </w:rPr>
          <w:delText xml:space="preserve">  mtcars_loocv</w:delText>
        </w:r>
      </w:del>
      <w:del w:id="77" w:author="PR Preview" w:date="2026-01-01T00:00:00Z">
        <w:r>
          <w:rPr>
            <w:rStyle w:val="SpecialCharTok"/>
          </w:rPr>
          <w:delText xml:space="preserve">$</w:delText>
        </w:r>
      </w:del>
      <w:del w:id="78" w:author="PR Preview" w:date="2026-01-01T00:00:00Z">
        <w:r>
          <w:rPr>
            <w:rStyle w:val="NormalTok"/>
          </w:rPr>
          <w:delText xml:space="preserve">degree[</w:delText>
        </w:r>
      </w:del>
      <w:del w:id="79" w:author="PR Preview" w:date="2026-01-01T00:00:00Z">
        <w:r>
          <w:rPr>
            <w:rStyle w:val="FunctionTok"/>
          </w:rPr>
          <w:delText xml:space="preserve">which.min</w:delText>
        </w:r>
      </w:del>
      <w:del w:id="80" w:author="PR Preview" w:date="2026-01-01T00:00:00Z">
        <w:r>
          <w:rPr>
            <w:rStyle w:val="NormalTok"/>
          </w:rPr>
          <w:delText xml:space="preserve">(mtcars_loocv</w:delText>
        </w:r>
      </w:del>
      <w:del w:id="81" w:author="PR Preview" w:date="2026-01-01T00:00:00Z">
        <w:r>
          <w:rPr>
            <w:rStyle w:val="SpecialCharTok"/>
          </w:rPr>
          <w:delText xml:space="preserve">$</w:delText>
        </w:r>
      </w:del>
      <w:del w:id="82" w:author="PR Preview" w:date="2026-01-01T00:00:00Z">
        <w:r>
          <w:rPr>
            <w:rStyle w:val="NormalTok"/>
          </w:rPr>
          <w:delText xml:space="preserve">formula)]</w:delText>
        </w:r>
      </w:del>
      <w:del w:id="83" w:author="PR Preview" w:date="2026-01-01T00:00:00Z">
        <w:r>
          <w:br/>
        </w:r>
      </w:del>
      <w:del w:id="84" w:author="PR Preview" w:date="2026-01-01T00:00:00Z">
        <w:r>
          <w:rPr>
            <w:rStyle w:val="FunctionTok"/>
          </w:rPr>
          <w:delText xml:space="preserve">c</w:delText>
        </w:r>
      </w:del>
      <w:del w:id="85" w:author="PR Preview" w:date="2026-01-01T00:00:00Z">
        <w:r>
          <w:rPr>
            <w:rStyle w:val="NormalTok"/>
          </w:rPr>
          <w:delText xml:space="preserve">(</w:delText>
        </w:r>
      </w:del>
      <w:del w:id="86" w:author="PR Preview" w:date="2026-01-01T00:00:00Z">
        <w:r>
          <w:rPr>
            <w:rStyle w:val="AttributeTok"/>
          </w:rPr>
          <w:delText xml:space="preserve">max_difference =</w:delText>
        </w:r>
      </w:del>
      <w:del w:id="87" w:author="PR Preview" w:date="2026-01-01T00:00:00Z">
        <w:r>
          <w:rPr>
            <w:rStyle w:val="NormalTok"/>
          </w:rPr>
          <w:delText xml:space="preserve"> loocv_max_diff, </w:delText>
        </w:r>
      </w:del>
      <w:del w:id="88" w:author="PR Preview" w:date="2026-01-01T00:00:00Z">
        <w:r>
          <w:rPr>
            <w:rStyle w:val="AttributeTok"/>
          </w:rPr>
          <w:delText xml:space="preserve">best_degree =</w:delText>
        </w:r>
      </w:del>
      <w:del w:id="89" w:author="PR Preview" w:date="2026-01-01T00:00:00Z">
        <w:r>
          <w:rPr>
            <w:rStyle w:val="NormalTok"/>
          </w:rPr>
          <w:delText xml:space="preserve"> mtcars_best_loocv)</w:delText>
        </w:r>
      </w:del>
      <w:del w:id="90" w:author="PR Preview" w:date="2026-01-01T00:00:00Z">
        <w:r>
          <w:br/>
        </w:r>
      </w:del>
      <w:del w:id="91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92" w:author="PR Preview" w:date="2026-01-01T00:00:00Z">
        <w:r>
          <w:br/>
        </w:r>
      </w:del>
      <w:del w:id="93" w:author="PR Preview" w:date="2026-01-01T00:00:00Z">
        <w:r>
          <w:rPr>
            <w:rStyle w:val="CommentTok"/>
          </w:rPr>
          <w:delText xml:space="preserve">#&gt;    7.10543e-15    2.00000e+00</w:delText>
        </w:r>
      </w:del>
    </w:p>
    <w:p>
      <w:pPr>
        <w:pStyle w:val="FirstParagraph"/>
      </w:pPr>
      <w:del w:id="94" w:author="PR Preview" w:date="2026-01-01T00:00:00Z">
        <w:r>
          <w:delText xml:space="preserve">The two columns differ by at most 7.1e-15,</w:delText>
        </w:r>
      </w:del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which is rounding error.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The single-fit formula needs one fit per model instead of 32.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LOOCV picks degree 2,</w:delText>
        </w:r>
      </w:del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and because LOOCV is not random (</w:delText>
        </w:r>
      </w:del>
      <w:hyperlink w:anchor="lem-loocv-not-random">
        <w:del w:id="103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104" w:author="PR Preview" w:date="2026-01-01T00:00:00Z">
        <w:r>
          <w:delText xml:space="preserve">),</w:delText>
        </w:r>
      </w:del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107" w:author="PR Preview" w:date="2026-01-01T00:00:00Z">
        <w:r>
          <w:rPr>
            <w:rStyle w:val="NormalTok"/>
          </w:rPr>
          <w:t xml:space="preserve">loocv_max_diff </w:t>
        </w:r>
      </w:ins>
      <w:ins w:id="108" w:author="PR Preview" w:date="2026-01-01T00:00:00Z">
        <w:r>
          <w:rPr>
            <w:rStyle w:val="OtherTok"/>
          </w:rPr>
          <w:t xml:space="preserve">&lt;-</w:t>
        </w:r>
      </w:ins>
      <w:ins w:id="109" w:author="PR Preview" w:date="2026-01-01T00:00:00Z">
        <w:r>
          <w:rPr>
            <w:rStyle w:val="NormalTok"/>
          </w:rPr>
          <w:t xml:space="preserve"> </w:t>
        </w:r>
      </w:ins>
      <w:ins w:id="110" w:author="PR Preview" w:date="2026-01-01T00:00:00Z">
        <w:r>
          <w:rPr>
            <w:rStyle w:val="FunctionTok"/>
          </w:rPr>
          <w:t xml:space="preserve">max</w:t>
        </w:r>
      </w:ins>
      <w:ins w:id="111" w:author="PR Preview" w:date="2026-01-01T00:00:00Z">
        <w:r>
          <w:rPr>
            <w:rStyle w:val="NormalTok"/>
          </w:rPr>
          <w:t xml:space="preserve">(</w:t>
        </w:r>
      </w:ins>
      <w:ins w:id="112" w:author="PR Preview" w:date="2026-01-01T00:00:00Z">
        <w:r>
          <w:rPr>
            <w:rStyle w:val="FunctionTok"/>
          </w:rPr>
          <w:t xml:space="preserve">abs</w:t>
        </w:r>
      </w:ins>
      <w:ins w:id="113" w:author="PR Preview" w:date="2026-01-01T00:00:00Z">
        <w:r>
          <w:rPr>
            <w:rStyle w:val="NormalTok"/>
          </w:rPr>
          <w:t xml:space="preserve">(mtcars_loocv</w:t>
        </w:r>
      </w:ins>
      <w:ins w:id="114" w:author="PR Preview" w:date="2026-01-01T00:00:00Z">
        <w:r>
          <w:rPr>
            <w:rStyle w:val="SpecialCharTok"/>
          </w:rPr>
          <w:t xml:space="preserve">$</w:t>
        </w:r>
      </w:ins>
      <w:ins w:id="115" w:author="PR Preview" w:date="2026-01-01T00:00:00Z">
        <w:r>
          <w:rPr>
            <w:rStyle w:val="NormalTok"/>
          </w:rPr>
          <w:t xml:space="preserve">refitting </w:t>
        </w:r>
      </w:ins>
      <w:ins w:id="116" w:author="PR Preview" w:date="2026-01-01T00:00:00Z">
        <w:r>
          <w:rPr>
            <w:rStyle w:val="SpecialCharTok"/>
          </w:rPr>
          <w:t xml:space="preserve">-</w:t>
        </w:r>
      </w:ins>
      <w:ins w:id="117" w:author="PR Preview" w:date="2026-01-01T00:00:00Z">
        <w:r>
          <w:rPr>
            <w:rStyle w:val="NormalTok"/>
          </w:rPr>
          <w:t xml:space="preserve"> mtcars_loocv</w:t>
        </w:r>
      </w:ins>
      <w:ins w:id="118" w:author="PR Preview" w:date="2026-01-01T00:00:00Z">
        <w:r>
          <w:rPr>
            <w:rStyle w:val="SpecialCharTok"/>
          </w:rPr>
          <w:t xml:space="preserve">$</w:t>
        </w:r>
      </w:ins>
      <w:ins w:id="119" w:author="PR Preview" w:date="2026-01-01T00:00:00Z">
        <w:r>
          <w:rPr>
            <w:rStyle w:val="NormalTok"/>
          </w:rPr>
          <w:t xml:space="preserve">formula))</w:t>
        </w:r>
      </w:ins>
      <w:ins w:id="120" w:author="PR Preview" w:date="2026-01-01T00:00:00Z">
        <w:r>
          <w:br/>
        </w:r>
      </w:ins>
      <w:ins w:id="121" w:author="PR Preview" w:date="2026-01-01T00:00:00Z">
        <w:r>
          <w:rPr>
            <w:rStyle w:val="NormalTok"/>
          </w:rPr>
          <w:t xml:space="preserve">mtcars_best_loocv </w:t>
        </w:r>
      </w:ins>
      <w:ins w:id="122" w:author="PR Preview" w:date="2026-01-01T00:00:00Z">
        <w:r>
          <w:rPr>
            <w:rStyle w:val="OtherTok"/>
          </w:rPr>
          <w:t xml:space="preserve">&lt;-</w:t>
        </w:r>
      </w:ins>
      <w:ins w:id="123" w:author="PR Preview" w:date="2026-01-01T00:00:00Z">
        <w:r>
          <w:br/>
        </w:r>
      </w:ins>
      <w:ins w:id="124" w:author="PR Preview" w:date="2026-01-01T00:00:00Z">
        <w:r>
          <w:rPr>
            <w:rStyle w:val="NormalTok"/>
          </w:rPr>
          <w:t xml:space="preserve">  mtcars_loocv</w:t>
        </w:r>
      </w:ins>
      <w:ins w:id="125" w:author="PR Preview" w:date="2026-01-01T00:00:00Z">
        <w:r>
          <w:rPr>
            <w:rStyle w:val="SpecialCharTok"/>
          </w:rPr>
          <w:t xml:space="preserve">$</w:t>
        </w:r>
      </w:ins>
      <w:ins w:id="126" w:author="PR Preview" w:date="2026-01-01T00:00:00Z">
        <w:r>
          <w:rPr>
            <w:rStyle w:val="NormalTok"/>
          </w:rPr>
          <w:t xml:space="preserve">degree[</w:t>
        </w:r>
      </w:ins>
      <w:ins w:id="127" w:author="PR Preview" w:date="2026-01-01T00:00:00Z">
        <w:r>
          <w:rPr>
            <w:rStyle w:val="FunctionTok"/>
          </w:rPr>
          <w:t xml:space="preserve">which.min</w:t>
        </w:r>
      </w:ins>
      <w:ins w:id="128" w:author="PR Preview" w:date="2026-01-01T00:00:00Z">
        <w:r>
          <w:rPr>
            <w:rStyle w:val="NormalTok"/>
          </w:rPr>
          <w:t xml:space="preserve">(mtcars_loocv</w:t>
        </w:r>
      </w:ins>
      <w:ins w:id="129" w:author="PR Preview" w:date="2026-01-01T00:00:00Z">
        <w:r>
          <w:rPr>
            <w:rStyle w:val="SpecialCharTok"/>
          </w:rPr>
          <w:t xml:space="preserve">$</w:t>
        </w:r>
      </w:ins>
      <w:ins w:id="130" w:author="PR Preview" w:date="2026-01-01T00:00:00Z">
        <w:r>
          <w:rPr>
            <w:rStyle w:val="NormalTok"/>
          </w:rPr>
          <w:t xml:space="preserve">formula)]</w:t>
        </w:r>
      </w:ins>
      <w:ins w:id="131" w:author="PR Preview" w:date="2026-01-01T00:00:00Z">
        <w:r>
          <w:br/>
        </w:r>
      </w:ins>
      <w:ins w:id="132" w:author="PR Preview" w:date="2026-01-01T00:00:00Z">
        <w:r>
          <w:rPr>
            <w:rStyle w:val="FunctionTok"/>
          </w:rPr>
          <w:t xml:space="preserve">c</w:t>
        </w:r>
      </w:ins>
      <w:ins w:id="133" w:author="PR Preview" w:date="2026-01-01T00:00:00Z">
        <w:r>
          <w:rPr>
            <w:rStyle w:val="NormalTok"/>
          </w:rPr>
          <w:t xml:space="preserve">(</w:t>
        </w:r>
      </w:ins>
      <w:ins w:id="134" w:author="PR Preview" w:date="2026-01-01T00:00:00Z">
        <w:r>
          <w:rPr>
            <w:rStyle w:val="AttributeTok"/>
          </w:rPr>
          <w:t xml:space="preserve">max_difference =</w:t>
        </w:r>
      </w:ins>
      <w:ins w:id="135" w:author="PR Preview" w:date="2026-01-01T00:00:00Z">
        <w:r>
          <w:rPr>
            <w:rStyle w:val="NormalTok"/>
          </w:rPr>
          <w:t xml:space="preserve"> loocv_max_diff, </w:t>
        </w:r>
      </w:ins>
      <w:ins w:id="136" w:author="PR Preview" w:date="2026-01-01T00:00:00Z">
        <w:r>
          <w:rPr>
            <w:rStyle w:val="AttributeTok"/>
          </w:rPr>
          <w:t xml:space="preserve">best_degree =</w:t>
        </w:r>
      </w:ins>
      <w:ins w:id="137" w:author="PR Preview" w:date="2026-01-01T00:00:00Z">
        <w:r>
          <w:rPr>
            <w:rStyle w:val="NormalTok"/>
          </w:rPr>
          <w:t xml:space="preserve"> mtcars_best_loocv)</w:t>
        </w:r>
      </w:ins>
      <w:ins w:id="138" w:author="PR Preview" w:date="2026-01-01T00:00:00Z">
        <w:r>
          <w:br/>
        </w:r>
      </w:ins>
      <w:ins w:id="139" w:author="PR Preview" w:date="2026-01-01T00:00:00Z">
        <w:r>
          <w:rPr>
            <w:rStyle w:val="CommentTok"/>
          </w:rPr>
          <w:t xml:space="preserve">#&gt; max_difference    best_degree </w:t>
        </w:r>
      </w:ins>
      <w:ins w:id="140" w:author="PR Preview" w:date="2026-01-01T00:00:00Z">
        <w:r>
          <w:br/>
        </w:r>
      </w:ins>
      <w:ins w:id="141" w:author="PR Preview" w:date="2026-01-01T00:00:00Z">
        <w:r>
          <w:rPr>
            <w:rStyle w:val="CommentTok"/>
          </w:rPr>
          <w:t xml:space="preserve">#&gt;    8.88178e-15    2.00000e+00</w:t>
        </w:r>
      </w:ins>
    </w:p>
    <w:p>
      <w:pPr>
        <w:pStyle w:val="FirstParagraph"/>
      </w:pPr>
      <w:ins w:id="142" w:author="PR Preview" w:date="2026-01-01T00:00:00Z">
        <w:r>
          <w:t xml:space="preserve">The two columns differ by at most 8.9e-15,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which is rounding error.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The single-fit formula needs one fit per model instead of 32.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LOOCV picks degree 2,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and because LOOCV is not random (</w:t>
        </w:r>
      </w:ins>
      <w:hyperlink w:anchor="lem-loocv-not-random">
        <w:ins w:id="151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152" w:author="PR Preview" w:date="2026-01-01T00:00:00Z">
        <w:r>
          <w:t xml:space="preserve">),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rerunning it always gives the same choice.</w:t>
        </w:r>
      </w:ins>
    </w:p>
    <w:bookmarkEnd w:id="288"/>
    <w:bookmarkStart w:id="289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89"/>
    <w:bookmarkEnd w:id="290"/>
    <w:bookmarkStart w:id="320" w:name="sec-cv-model-choice"/>
    <w:p>
      <w:pPr>
        <w:pStyle w:val="Heading2"/>
      </w:pPr>
      <w:r>
        <w:t xml:space="preserve">8 Choosing a model by cross-validation</w:t>
      </w:r>
    </w:p>
    <w:bookmarkStart w:id="292" w:name="def-cv-estimate-indexed"/>
    <w:p>
      <w:pPr>
        <w:pStyle w:val="FirstParagraph"/>
      </w:pPr>
      <w:r>
        <w:rPr>
          <w:b/>
          <w:bCs/>
        </w:rPr>
        <w:t xml:space="preserve">Definition 57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9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1"/>
    </w:p>
    <w:bookmarkEnd w:id="292"/>
    <w:bookmarkStart w:id="294" w:name="def-cv-choice"/>
    <w:p>
      <w:pPr>
        <w:pStyle w:val="FirstParagraph"/>
      </w:pPr>
      <w:r>
        <w:rPr>
          <w:b/>
          <w:bCs/>
        </w:rPr>
        <w:t xml:space="preserve">Definition 58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9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3"/>
    </w:p>
    <w:bookmarkEnd w:id="294"/>
    <w:bookmarkStart w:id="295" w:name="exm-cv-choice-inputs"/>
    <w:p>
      <w:pPr>
        <w:pStyle w:val="FirstParagraph"/>
      </w:pPr>
      <w:r>
        <w:rPr>
          <w:b/>
          <w:bCs/>
        </w:rPr>
        <w:t xml:space="preserve">Example 32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95"/>
    <w:bookmarkStart w:id="297" w:name="def-nested-cv"/>
    <w:p>
      <w:pPr>
        <w:pStyle w:val="FirstParagraph"/>
      </w:pPr>
      <w:r>
        <w:rPr>
          <w:b/>
          <w:bCs/>
        </w:rPr>
        <w:t xml:space="preserve">Definition 59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9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296"/>
    </w:p>
    <w:bookmarkEnd w:id="297"/>
    <w:bookmarkStart w:id="298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98"/>
    <w:bookmarkStart w:id="299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99"/>
    <w:bookmarkStart w:id="302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02"/>
    <w:bookmarkStart w:id="305" w:name="def-cv-se"/>
    <w:p>
      <w:pPr>
        <w:pStyle w:val="BodyText"/>
      </w:pPr>
      <w:r>
        <w:rPr>
          <w:b/>
          <w:bCs/>
        </w:rPr>
        <w:t xml:space="preserve">Definition 60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0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0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4"/>
    </w:p>
    <w:bookmarkEnd w:id="305"/>
    <w:bookmarkStart w:id="306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06"/>
    <w:bookmarkStart w:id="308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59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0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08"/>
    <w:bookmarkStart w:id="310" w:name="def-fold-mse-indexed"/>
    <w:p>
      <w:pPr>
        <w:pStyle w:val="BodyText"/>
      </w:pPr>
      <w:r>
        <w:rPr>
          <w:b/>
          <w:bCs/>
        </w:rPr>
        <w:t xml:space="preserve">Definition 61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0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09"/>
    </w:p>
    <w:bookmarkEnd w:id="310"/>
    <w:bookmarkStart w:id="312" w:name="def-cv-se-indexed"/>
    <w:p>
      <w:pPr>
        <w:pStyle w:val="FirstParagraph"/>
      </w:pPr>
      <w:r>
        <w:rPr>
          <w:b/>
          <w:bCs/>
        </w:rPr>
        <w:t xml:space="preserve">Definition 62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1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1"/>
    </w:p>
    <w:bookmarkEnd w:id="312"/>
    <w:bookmarkStart w:id="314" w:name="def-one-se-rule"/>
    <w:p>
      <w:pPr>
        <w:pStyle w:val="FirstParagraph"/>
      </w:pPr>
      <w:r>
        <w:rPr>
          <w:b/>
          <w:bCs/>
        </w:rPr>
        <w:t xml:space="preserve">Definition 63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1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14"/>
    <w:bookmarkStart w:id="319" w:name="exm-one-se-rule"/>
    <w:p>
      <w:pPr>
        <w:pStyle w:val="BodyText"/>
      </w:pPr>
      <w:r>
        <w:rPr>
          <w:b/>
          <w:bCs/>
        </w:rPr>
        <w:t xml:space="preserve">Example 33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63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18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19"/>
    <w:bookmarkEnd w:id="320"/>
    <w:bookmarkStart w:id="326" w:name="sec-cv-whole-procedure"/>
    <w:p>
      <w:pPr>
        <w:pStyle w:val="Heading2"/>
      </w:pPr>
      <w:r>
        <w:t xml:space="preserve">9 Cross-validating the whole procedure</w:t>
      </w:r>
    </w:p>
    <w:bookmarkStart w:id="323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23"/>
    <w:bookmarkStart w:id="324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24"/>
    <w:bookmarkStart w:id="325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25"/>
    <w:bookmarkEnd w:id="326"/>
    <w:bookmarkStart w:id="327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27"/>
    <w:bookmarkStart w:id="353" w:name="references"/>
    <w:p>
      <w:pPr>
        <w:pStyle w:val="Heading2"/>
      </w:pPr>
      <w:r>
        <w:t xml:space="preserve">References</w:t>
      </w:r>
    </w:p>
    <w:bookmarkStart w:id="352" w:name="refs"/>
    <w:bookmarkStart w:id="32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8">
        <w:r>
          <w:rPr>
            <w:rStyle w:val="Hyperlink"/>
          </w:rPr>
          <w:t xml:space="preserve">https://en.wikipedia.org/wiki/Random_seed</w:t>
        </w:r>
      </w:hyperlink>
    </w:p>
    <w:bookmarkEnd w:id="329"/>
    <w:bookmarkStart w:id="331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0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31"/>
    <w:bookmarkStart w:id="333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3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33"/>
    <w:bookmarkStart w:id="335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4">
        <w:r>
          <w:rPr>
            <w:rStyle w:val="Hyperlink"/>
          </w:rPr>
          <w:t xml:space="preserve">https://en.wikipedia.org/wiki/Generalization_error</w:t>
        </w:r>
      </w:hyperlink>
    </w:p>
    <w:bookmarkEnd w:id="335"/>
    <w:bookmarkStart w:id="337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3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37"/>
    <w:bookmarkStart w:id="339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8">
        <w:r>
          <w:rPr>
            <w:rStyle w:val="Hyperlink"/>
          </w:rPr>
          <w:t xml:space="preserve">https://en.wikipedia.org/wiki/Overfitting</w:t>
        </w:r>
      </w:hyperlink>
    </w:p>
    <w:bookmarkEnd w:id="339"/>
    <w:bookmarkStart w:id="341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https://en.wikipedia.org/wiki/Bias%E2%80%93variance_tradeoff</w:t>
        </w:r>
      </w:hyperlink>
    </w:p>
    <w:bookmarkEnd w:id="341"/>
    <w:bookmarkStart w:id="343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https://en.wikipedia.org/wiki/Hyperparameter_%28machine_learning%29</w:t>
        </w:r>
      </w:hyperlink>
    </w:p>
    <w:bookmarkEnd w:id="343"/>
    <w:bookmarkStart w:id="345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4">
        <w:r>
          <w:rPr>
            <w:rStyle w:val="Hyperlink"/>
          </w:rPr>
          <w:t xml:space="preserve">https://en.wikipedia.org/wiki/Model_selection</w:t>
        </w:r>
      </w:hyperlink>
    </w:p>
    <w:bookmarkEnd w:id="345"/>
    <w:bookmarkStart w:id="347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6">
        <w:r>
          <w:rPr>
            <w:rStyle w:val="Hyperlink"/>
          </w:rPr>
          <w:t xml:space="preserve">https://en.wikipedia.org/wiki/Cross-validation_%28statistics%29</w:t>
        </w:r>
      </w:hyperlink>
    </w:p>
    <w:bookmarkEnd w:id="347"/>
    <w:bookmarkStart w:id="349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48">
        <w:r>
          <w:rPr>
            <w:rStyle w:val="Hyperlink"/>
          </w:rPr>
          <w:t xml:space="preserve">https://www.gastonsanchez.com/matrix4sl/</w:t>
        </w:r>
      </w:hyperlink>
    </w:p>
    <w:bookmarkEnd w:id="349"/>
    <w:bookmarkStart w:id="351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https://en.wikipedia.org/wiki/Leverage_%28statistics%29</w:t>
        </w:r>
      </w:hyperlink>
    </w:p>
    <w:bookmarkEnd w:id="351"/>
    <w:bookmarkEnd w:id="352"/>
    <w:bookmarkEnd w:id="3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2" Type="http://schemas.openxmlformats.org/officeDocument/2006/relationships/image" Target="media/rId222.png"/><Relationship Id="rId254" Type="http://schemas.openxmlformats.org/officeDocument/2006/relationships/image" Target="media/rId254.png"/><Relationship Id="rId315" Type="http://schemas.openxmlformats.org/officeDocument/2006/relationships/image" Target="media/rId315.png"/><Relationship Id="rId172" Type="http://schemas.openxmlformats.org/officeDocument/2006/relationships/image" Target="media/rId172.png"/><Relationship Id="rId204" Type="http://schemas.openxmlformats.org/officeDocument/2006/relationships/image" Target="media/rId204.png"/><Relationship Id="rId208" Type="http://schemas.openxmlformats.org/officeDocument/2006/relationships/image" Target="media/rId208.png"/><Relationship Id="rId212" Type="http://schemas.openxmlformats.org/officeDocument/2006/relationships/image" Target="media/rId212.png"/><Relationship Id="rId216" Type="http://schemas.openxmlformats.org/officeDocument/2006/relationships/image" Target="media/rId216.png"/><Relationship Id="rId31" Type="http://schemas.openxmlformats.org/officeDocument/2006/relationships/hyperlink" Target="correlation-regression.qmd#def-normal-equations" TargetMode="External"/><Relationship Id="rId279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0" Type="http://schemas.openxmlformats.org/officeDocument/2006/relationships/hyperlink" Target="correlation-regression.qmd#def-slr-covariate-vector" TargetMode="External"/><Relationship Id="rId282" Type="http://schemas.openxmlformats.org/officeDocument/2006/relationships/hyperlink" Target="correlation-regression.qmd#thm-ols-slr-vector" TargetMode="External"/><Relationship Id="rId307" Type="http://schemas.openxmlformats.org/officeDocument/2006/relationships/hyperlink" Target="estimation.qmd#def-SE" TargetMode="External"/><Relationship Id="rId146" Type="http://schemas.openxmlformats.org/officeDocument/2006/relationships/hyperlink" Target="estimation.qmd#def-bias" TargetMode="External"/><Relationship Id="rId147" Type="http://schemas.openxmlformats.org/officeDocument/2006/relationships/hyperlink" Target="estimation.qmd#def-estimate" TargetMode="External"/><Relationship Id="rId132" Type="http://schemas.openxmlformats.org/officeDocument/2006/relationships/hyperlink" Target="estimation.qmd#def-estimation-error" TargetMode="External"/><Relationship Id="rId133" Type="http://schemas.openxmlformats.org/officeDocument/2006/relationships/hyperlink" Target="estimation.qmd#def-estimator" TargetMode="External"/><Relationship Id="rId121" Type="http://schemas.openxmlformats.org/officeDocument/2006/relationships/hyperlink" Target="estimation.qmd#def-mse" TargetMode="External"/><Relationship Id="rId145" Type="http://schemas.openxmlformats.org/officeDocument/2006/relationships/hyperlink" Target="exploratory-descriptive.qmd#def-population" TargetMode="External"/><Relationship Id="rId144" Type="http://schemas.openxmlformats.org/officeDocument/2006/relationships/hyperlink" Target="exploratory-descriptive.qmd#def-population-distribution" TargetMode="External"/><Relationship Id="rId303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32" Type="http://schemas.openxmlformats.org/officeDocument/2006/relationships/hyperlink" Target="https://doi.org/10.1007/978-0-387-84858-7" TargetMode="External"/><Relationship Id="rId336" Type="http://schemas.openxmlformats.org/officeDocument/2006/relationships/hyperlink" Target="https://doi.org/10.1007/978-1-0716-1418-1" TargetMode="External"/><Relationship Id="rId340" Type="http://schemas.openxmlformats.org/officeDocument/2006/relationships/hyperlink" Target="https://en.wikipedia.org/wiki/Bias%E2%80%93variance_tradeoff" TargetMode="External"/><Relationship Id="rId346" Type="http://schemas.openxmlformats.org/officeDocument/2006/relationships/hyperlink" Target="https://en.wikipedia.org/wiki/Cross-validation_%28statistics%29" TargetMode="External"/><Relationship Id="rId334" Type="http://schemas.openxmlformats.org/officeDocument/2006/relationships/hyperlink" Target="https://en.wikipedia.org/wiki/Generalization_error" TargetMode="External"/><Relationship Id="rId342" Type="http://schemas.openxmlformats.org/officeDocument/2006/relationships/hyperlink" Target="https://en.wikipedia.org/wiki/Hyperparameter_%28machine_learning%29" TargetMode="External"/><Relationship Id="rId350" Type="http://schemas.openxmlformats.org/officeDocument/2006/relationships/hyperlink" Target="https://en.wikipedia.org/wiki/Leverage_%28statistics%29" TargetMode="External"/><Relationship Id="rId344" Type="http://schemas.openxmlformats.org/officeDocument/2006/relationships/hyperlink" Target="https://en.wikipedia.org/wiki/Model_selection" TargetMode="External"/><Relationship Id="rId338" Type="http://schemas.openxmlformats.org/officeDocument/2006/relationships/hyperlink" Target="https://en.wikipedia.org/wiki/Overfitting" TargetMode="External"/><Relationship Id="rId328" Type="http://schemas.openxmlformats.org/officeDocument/2006/relationships/hyperlink" Target="https://en.wikipedia.org/wiki/Random_seed" TargetMode="External"/><Relationship Id="rId330" Type="http://schemas.openxmlformats.org/officeDocument/2006/relationships/hyperlink" Target="https://en.wikipedia.org/wiki/Training,_validation,_and_test_data_sets" TargetMode="External"/><Relationship Id="rId200" Type="http://schemas.openxmlformats.org/officeDocument/2006/relationships/hyperlink" Target="https://morrison-lab.github.io/lds/chapters/big-ideas.html#def-test-set" TargetMode="External"/><Relationship Id="rId198" Type="http://schemas.openxmlformats.org/officeDocument/2006/relationships/hyperlink" Target="https://morrison-lab.github.io/lds/chapters/big-ideas.html#def-training-set" TargetMode="External"/><Relationship Id="rId199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63" Type="http://schemas.openxmlformats.org/officeDocument/2006/relationships/hyperlink" Target="https://morrison-lab.github.io/pds/expectation.html#def-cond-expectation" TargetMode="External"/><Relationship Id="rId60" Type="http://schemas.openxmlformats.org/officeDocument/2006/relationships/hyperlink" Target="https://morrison-lab.github.io/pds/expectation.html#def-expectation" TargetMode="External"/><Relationship Id="rId66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158" Type="http://schemas.openxmlformats.org/officeDocument/2006/relationships/hyperlink" Target="https://morrison-lab.github.io/pds/expectation.html#def-risk" TargetMode="External"/><Relationship Id="rId125" Type="http://schemas.openxmlformats.org/officeDocument/2006/relationships/hyperlink" Target="https://morrison-lab.github.io/pds/expectation.html#thm-lie" TargetMode="External"/><Relationship Id="rId141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morrison-lab.github.io/pds/random-variables.html#def-cdf" TargetMode="External"/><Relationship Id="rId97" Type="http://schemas.openxmlformats.org/officeDocument/2006/relationships/hyperlink" Target="https://morrison-lab.github.io/pds/random-variables.html#def-normal" TargetMode="External"/><Relationship Id="rId56" Type="http://schemas.openxmlformats.org/officeDocument/2006/relationships/hyperlink" Target="https://morrison-lab.github.io/pds/variance-covariance.html#def-deviation-pop-mean" TargetMode="External"/><Relationship Id="rId139" Type="http://schemas.openxmlformats.org/officeDocument/2006/relationships/hyperlink" Target="https://morrison-lab.github.io/pds/variance-covariance.html#def-variance" TargetMode="External"/><Relationship Id="rId142" Type="http://schemas.openxmlformats.org/officeDocument/2006/relationships/hyperlink" Target="https://morrison-lab.github.io/pds/variance-covariance.html#thm-variance" TargetMode="External"/><Relationship Id="rId348" Type="http://schemas.openxmlformats.org/officeDocument/2006/relationships/hyperlink" Target="https://www.gastonsanchez.com/matrix4sl/" TargetMode="External"/><Relationship Id="rId274" Type="http://schemas.openxmlformats.org/officeDocument/2006/relationships/hyperlink" Target="https://www.gastonsanchez.com/matrix4sl/cross-products.html#cross-products" TargetMode="External"/><Relationship Id="rId284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9" Type="http://schemas.openxmlformats.org/officeDocument/2006/relationships/hyperlink" Target="prediction.qmd#def-prediction-error" TargetMode="External"/><Relationship Id="rId77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correlation-regression.qmd#def-normal-equations" TargetMode="External"/><Relationship Id="rId279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0" Type="http://schemas.openxmlformats.org/officeDocument/2006/relationships/hyperlink" Target="correlation-regression.qmd#def-slr-covariate-vector" TargetMode="External"/><Relationship Id="rId282" Type="http://schemas.openxmlformats.org/officeDocument/2006/relationships/hyperlink" Target="correlation-regression.qmd#thm-ols-slr-vector" TargetMode="External"/><Relationship Id="rId307" Type="http://schemas.openxmlformats.org/officeDocument/2006/relationships/hyperlink" Target="estimation.qmd#def-SE" TargetMode="External"/><Relationship Id="rId146" Type="http://schemas.openxmlformats.org/officeDocument/2006/relationships/hyperlink" Target="estimation.qmd#def-bias" TargetMode="External"/><Relationship Id="rId147" Type="http://schemas.openxmlformats.org/officeDocument/2006/relationships/hyperlink" Target="estimation.qmd#def-estimate" TargetMode="External"/><Relationship Id="rId132" Type="http://schemas.openxmlformats.org/officeDocument/2006/relationships/hyperlink" Target="estimation.qmd#def-estimation-error" TargetMode="External"/><Relationship Id="rId133" Type="http://schemas.openxmlformats.org/officeDocument/2006/relationships/hyperlink" Target="estimation.qmd#def-estimator" TargetMode="External"/><Relationship Id="rId121" Type="http://schemas.openxmlformats.org/officeDocument/2006/relationships/hyperlink" Target="estimation.qmd#def-mse" TargetMode="External"/><Relationship Id="rId145" Type="http://schemas.openxmlformats.org/officeDocument/2006/relationships/hyperlink" Target="exploratory-descriptive.qmd#def-population" TargetMode="External"/><Relationship Id="rId144" Type="http://schemas.openxmlformats.org/officeDocument/2006/relationships/hyperlink" Target="exploratory-descriptive.qmd#def-population-distribution" TargetMode="External"/><Relationship Id="rId303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32" Type="http://schemas.openxmlformats.org/officeDocument/2006/relationships/hyperlink" Target="https://doi.org/10.1007/978-0-387-84858-7" TargetMode="External"/><Relationship Id="rId336" Type="http://schemas.openxmlformats.org/officeDocument/2006/relationships/hyperlink" Target="https://doi.org/10.1007/978-1-0716-1418-1" TargetMode="External"/><Relationship Id="rId340" Type="http://schemas.openxmlformats.org/officeDocument/2006/relationships/hyperlink" Target="https://en.wikipedia.org/wiki/Bias%E2%80%93variance_tradeoff" TargetMode="External"/><Relationship Id="rId346" Type="http://schemas.openxmlformats.org/officeDocument/2006/relationships/hyperlink" Target="https://en.wikipedia.org/wiki/Cross-validation_%28statistics%29" TargetMode="External"/><Relationship Id="rId334" Type="http://schemas.openxmlformats.org/officeDocument/2006/relationships/hyperlink" Target="https://en.wikipedia.org/wiki/Generalization_error" TargetMode="External"/><Relationship Id="rId342" Type="http://schemas.openxmlformats.org/officeDocument/2006/relationships/hyperlink" Target="https://en.wikipedia.org/wiki/Hyperparameter_%28machine_learning%29" TargetMode="External"/><Relationship Id="rId350" Type="http://schemas.openxmlformats.org/officeDocument/2006/relationships/hyperlink" Target="https://en.wikipedia.org/wiki/Leverage_%28statistics%29" TargetMode="External"/><Relationship Id="rId344" Type="http://schemas.openxmlformats.org/officeDocument/2006/relationships/hyperlink" Target="https://en.wikipedia.org/wiki/Model_selection" TargetMode="External"/><Relationship Id="rId338" Type="http://schemas.openxmlformats.org/officeDocument/2006/relationships/hyperlink" Target="https://en.wikipedia.org/wiki/Overfitting" TargetMode="External"/><Relationship Id="rId328" Type="http://schemas.openxmlformats.org/officeDocument/2006/relationships/hyperlink" Target="https://en.wikipedia.org/wiki/Random_seed" TargetMode="External"/><Relationship Id="rId330" Type="http://schemas.openxmlformats.org/officeDocument/2006/relationships/hyperlink" Target="https://en.wikipedia.org/wiki/Training,_validation,_and_test_data_sets" TargetMode="External"/><Relationship Id="rId200" Type="http://schemas.openxmlformats.org/officeDocument/2006/relationships/hyperlink" Target="https://morrison-lab.github.io/lds/chapters/big-ideas.html#def-test-set" TargetMode="External"/><Relationship Id="rId198" Type="http://schemas.openxmlformats.org/officeDocument/2006/relationships/hyperlink" Target="https://morrison-lab.github.io/lds/chapters/big-ideas.html#def-training-set" TargetMode="External"/><Relationship Id="rId199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63" Type="http://schemas.openxmlformats.org/officeDocument/2006/relationships/hyperlink" Target="https://morrison-lab.github.io/pds/expectation.html#def-cond-expectation" TargetMode="External"/><Relationship Id="rId60" Type="http://schemas.openxmlformats.org/officeDocument/2006/relationships/hyperlink" Target="https://morrison-lab.github.io/pds/expectation.html#def-expectation" TargetMode="External"/><Relationship Id="rId66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158" Type="http://schemas.openxmlformats.org/officeDocument/2006/relationships/hyperlink" Target="https://morrison-lab.github.io/pds/expectation.html#def-risk" TargetMode="External"/><Relationship Id="rId125" Type="http://schemas.openxmlformats.org/officeDocument/2006/relationships/hyperlink" Target="https://morrison-lab.github.io/pds/expectation.html#thm-lie" TargetMode="External"/><Relationship Id="rId141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morrison-lab.github.io/pds/random-variables.html#def-cdf" TargetMode="External"/><Relationship Id="rId97" Type="http://schemas.openxmlformats.org/officeDocument/2006/relationships/hyperlink" Target="https://morrison-lab.github.io/pds/random-variables.html#def-normal" TargetMode="External"/><Relationship Id="rId56" Type="http://schemas.openxmlformats.org/officeDocument/2006/relationships/hyperlink" Target="https://morrison-lab.github.io/pds/variance-covariance.html#def-deviation-pop-mean" TargetMode="External"/><Relationship Id="rId139" Type="http://schemas.openxmlformats.org/officeDocument/2006/relationships/hyperlink" Target="https://morrison-lab.github.io/pds/variance-covariance.html#def-variance" TargetMode="External"/><Relationship Id="rId142" Type="http://schemas.openxmlformats.org/officeDocument/2006/relationships/hyperlink" Target="https://morrison-lab.github.io/pds/variance-covariance.html#thm-variance" TargetMode="External"/><Relationship Id="rId348" Type="http://schemas.openxmlformats.org/officeDocument/2006/relationships/hyperlink" Target="https://www.gastonsanchez.com/matrix4sl/" TargetMode="External"/><Relationship Id="rId274" Type="http://schemas.openxmlformats.org/officeDocument/2006/relationships/hyperlink" Target="https://www.gastonsanchez.com/matrix4sl/cross-products.html#cross-products" TargetMode="External"/><Relationship Id="rId284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9" Type="http://schemas.openxmlformats.org/officeDocument/2006/relationships/hyperlink" Target="prediction.qmd#def-prediction-error" TargetMode="External"/><Relationship Id="rId77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2026-10-19T05:24:17Z</dcterms:created>
  <dcterms:modified xsi:type="dcterms:W3CDTF">2026-10-19T05:24:17Z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22:03:05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