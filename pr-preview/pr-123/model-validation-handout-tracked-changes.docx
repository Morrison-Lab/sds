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2026-10-13 16:43:17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18:07:24 (PDT)</w:t>
        </w:r>
      </w:ins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ins w:id="3" w:author="PR Preview" w:date="2026-01-01T00:00:00Z">
        <w:r>
          <w:t xml:space="preserve">For further reading, the machine learning notes define the same three sets in their own notation: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the</w:t>
        </w:r>
      </w:ins>
      <w:ins w:id="6" w:author="PR Preview" w:date="2026-01-01T00:00:00Z">
        <w:r>
          <w:t xml:space="preserve"> </w:t>
        </w:r>
      </w:ins>
      <w:hyperlink r:id="rId107">
        <w:ins w:id="7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8" w:author="PR Preview" w:date="2026-01-01T00:00:00Z">
        <w:r>
          <w:t xml:space="preserve">,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the</w:t>
        </w:r>
      </w:ins>
      <w:ins w:id="11" w:author="PR Preview" w:date="2026-01-01T00:00:00Z">
        <w:r>
          <w:t xml:space="preserve"> </w:t>
        </w:r>
      </w:ins>
      <w:hyperlink r:id="rId108">
        <w:ins w:id="12" w:author="PR Preview" w:date="2026-01-01T00:00:00Z">
          <w:r>
            <w:rPr>
              <w:rStyle w:val="Hyperlink"/>
            </w:rPr>
            <w:t xml:space="preserve">validation set</w:t>
          </w:r>
        </w:ins>
      </w:hyperlink>
      <w:ins w:id="13" w:author="PR Preview" w:date="2026-01-01T00:00:00Z">
        <w:r>
          <w:t xml:space="preserve">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and the</w:t>
        </w:r>
      </w:ins>
      <w:ins w:id="16" w:author="PR Preview" w:date="2026-01-01T00:00:00Z">
        <w:r>
          <w:t xml:space="preserve"> </w:t>
        </w:r>
      </w:ins>
      <w:hyperlink r:id="rId109">
        <w:ins w:id="17" w:author="PR Preview" w:date="2026-01-01T00:00:00Z">
          <w:r>
            <w:rPr>
              <w:rStyle w:val="Hyperlink"/>
            </w:rPr>
            <w:t xml:space="preserve">test set</w:t>
          </w:r>
        </w:ins>
      </w:hyperlink>
      <w:ins w:id="18" w:author="PR Preview" w:date="2026-01-01T00:00:00Z">
        <w:r>
          <w:t xml:space="preserve">.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They use a different symbol for the training set and a parenthesized observation index, but the same three-way split.</w:t>
        </w:r>
      </w:ins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199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6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92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2"/>
    <w:bookmarkStart w:id="19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7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7"/>
    <w:bookmarkStart w:id="198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8"/>
    <w:bookmarkEnd w:id="199"/>
    <w:bookmarkStart w:id="232" w:name="sec-cv-model-choice"/>
    <w:p>
      <w:pPr>
        <w:pStyle w:val="Heading2"/>
      </w:pPr>
      <w:r>
        <w:t xml:space="preserve">7 Choosing a model by cross-validation</w:t>
      </w:r>
    </w:p>
    <w:bookmarkStart w:id="201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7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7"/>
    <w:bookmarkStart w:id="208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8"/>
    <w:bookmarkStart w:id="211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1"/>
    <w:bookmarkStart w:id="216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6"/>
    <w:bookmarkStart w:id="218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8"/>
    <w:bookmarkStart w:id="220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6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6"/>
    <w:bookmarkStart w:id="231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31"/>
    <w:bookmarkEnd w:id="232"/>
    <w:bookmarkStart w:id="239" w:name="sec-cv-whole-procedure"/>
    <w:p>
      <w:pPr>
        <w:pStyle w:val="Heading2"/>
      </w:pPr>
      <w:r>
        <w:t xml:space="preserve">8 Cross-validating the whole procedure</w:t>
      </w:r>
    </w:p>
    <w:bookmarkStart w:id="235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5"/>
    <w:bookmarkStart w:id="236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6"/>
    <w:bookmarkStart w:id="238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8"/>
    <w:bookmarkEnd w:id="239"/>
    <w:bookmarkStart w:id="245" w:name="references"/>
    <w:p>
      <w:pPr>
        <w:pStyle w:val="Heading2"/>
      </w:pPr>
      <w:r>
        <w:t xml:space="preserve">References</w:t>
      </w:r>
    </w:p>
    <w:bookmarkStart w:id="244" w:name="refs"/>
    <w:bookmarkStart w:id="2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1"/>
    <w:bookmarkStart w:id="24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3"/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166" Type="http://schemas.openxmlformats.org/officeDocument/2006/relationships/image" Target="media/rId166.png"/><Relationship Id="rId227" Type="http://schemas.openxmlformats.org/officeDocument/2006/relationships/image" Target="media/rId227.png"/><Relationship Id="rId84" Type="http://schemas.openxmlformats.org/officeDocument/2006/relationships/image" Target="media/rId84.png"/><Relationship Id="rId112" Type="http://schemas.openxmlformats.org/officeDocument/2006/relationships/image" Target="media/rId112.png"/><Relationship Id="rId116" Type="http://schemas.openxmlformats.org/officeDocument/2006/relationships/image" Target="media/rId116.png"/><Relationship Id="rId120" Type="http://schemas.openxmlformats.org/officeDocument/2006/relationships/image" Target="media/rId120.png"/><Relationship Id="rId124" Type="http://schemas.openxmlformats.org/officeDocument/2006/relationships/image" Target="media/rId124.png"/><Relationship Id="rId187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1" Type="http://schemas.openxmlformats.org/officeDocument/2006/relationships/hyperlink" Target="correlation-regression.qmd#thm-ols-slr-vector" TargetMode="External"/><Relationship Id="rId217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2" Type="http://schemas.openxmlformats.org/officeDocument/2006/relationships/hyperlink" Target="exploratory-descriptive.qmd#def-sample-sd" TargetMode="External"/><Relationship Id="rId237" Type="http://schemas.openxmlformats.org/officeDocument/2006/relationships/hyperlink" Target="exploratory-descriptive.qmd#def-standardization" TargetMode="External"/><Relationship Id="rId240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_rels/footnotes.xml.rels><?xml version='1.0' encoding='UTF-8' standalone='yes'?>
<Relationships xmlns="http://schemas.openxmlformats.org/package/2006/relationships"><Relationship Id="rId187" Type="http://schemas.openxmlformats.org/officeDocument/2006/relationships/hyperlink" Target="correlation-regression.qmd#def-ols" TargetMode="External"/><Relationship Id="rId183" Type="http://schemas.openxmlformats.org/officeDocument/2006/relationships/hyperlink" Target="correlation-regression.qmd#def-slr-covariate-vector" TargetMode="External"/><Relationship Id="rId191" Type="http://schemas.openxmlformats.org/officeDocument/2006/relationships/hyperlink" Target="correlation-regression.qmd#thm-ols-slr-vector" TargetMode="External"/><Relationship Id="rId217" Type="http://schemas.openxmlformats.org/officeDocument/2006/relationships/hyperlink" Target="estimation.qmd#def-SE" TargetMode="External"/><Relationship Id="rId33" Type="http://schemas.openxmlformats.org/officeDocument/2006/relationships/hyperlink" Target="estimation.qmd#def-fitted-value" TargetMode="External"/><Relationship Id="rId9" Type="http://schemas.openxmlformats.org/officeDocument/2006/relationships/hyperlink" Target="estimation.qmd#def-prediction" TargetMode="External"/><Relationship Id="rId21" Type="http://schemas.openxmlformats.org/officeDocument/2006/relationships/hyperlink" Target="estimation.qmd#def-prediction-error" TargetMode="External"/><Relationship Id="rId30" Type="http://schemas.openxmlformats.org/officeDocument/2006/relationships/hyperlink" Target="estimation.qmd#def-prediction-mse" TargetMode="External"/><Relationship Id="rId212" Type="http://schemas.openxmlformats.org/officeDocument/2006/relationships/hyperlink" Target="exploratory-descriptive.qmd#def-sample-sd" TargetMode="External"/><Relationship Id="rId237" Type="http://schemas.openxmlformats.org/officeDocument/2006/relationships/hyperlink" Target="exploratory-descriptive.qmd#def-standardization" TargetMode="External"/><Relationship Id="rId240" Type="http://schemas.openxmlformats.org/officeDocument/2006/relationships/hyperlink" Target="https://doi.org/10.1007/978-0-387-84858-7" TargetMode="External"/><Relationship Id="rId242" Type="http://schemas.openxmlformats.org/officeDocument/2006/relationships/hyperlink" Target="https://doi.org/10.1007/978-1-0716-1418-1" TargetMode="External"/><Relationship Id="rId109" Type="http://schemas.openxmlformats.org/officeDocument/2006/relationships/hyperlink" Target="https://morrison-lab.github.io/lds/chapters/big-ideas.html#def-test-set" TargetMode="External"/><Relationship Id="rId107" Type="http://schemas.openxmlformats.org/officeDocument/2006/relationships/hyperlink" Target="https://morrison-lab.github.io/lds/chapters/big-ideas.html#def-training-set" TargetMode="External"/><Relationship Id="rId108" Type="http://schemas.openxmlformats.org/officeDocument/2006/relationships/hyperlink" Target="https://morrison-lab.github.io/lds/chapters/big-ideas.html#def-validation-set" TargetMode="External"/><Relationship Id="rId67" Type="http://schemas.openxmlformats.org/officeDocument/2006/relationships/hyperlink" Target="https://morrison-lab.github.io/pds/expectation.html#def-loss-function" TargetMode="External"/><Relationship Id="rId66" Type="http://schemas.openxmlformats.org/officeDocument/2006/relationships/hyperlink" Target="https://morrison-lab.github.io/pds/expectation.html#def-risk" TargetMode="External"/><Relationship Id="rId57" Type="http://schemas.openxmlformats.org/officeDocument/2006/relationships/hyperlink" Target="https://morrison-lab.github.io/pds/expectation.html#thm-lie" TargetMode="External"/><Relationship Id="rId87" Type="http://schemas.openxmlformats.org/officeDocument/2006/relationships/hyperlink" Target="https://morrison-lab.github.io/pds/variance-covariance.html#def-irreducible-error" TargetMode="External"/><Relationship Id="rId61" Type="http://schemas.openxmlformats.org/officeDocument/2006/relationships/hyperlink" Target="https://morrison-lab.github.io/pds/variance-covariance.html#def-prediction-bias" TargetMode="External"/><Relationship Id="rId62" Type="http://schemas.openxmlformats.org/officeDocument/2006/relationships/hyperlink" Target="https://morrison-lab.github.io/pds/variance-covariance.html#def-variance" TargetMode="External"/><Relationship Id="rId65" Type="http://schemas.openxmlformats.org/officeDocument/2006/relationships/hyperlink" Target="https://morrison-lab.github.io/pds/variance-covariance.html#thm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2026-10-14T01:16:01Z</dcterms:created>
  <dcterms:modified xsi:type="dcterms:W3CDTF">2026-10-14T01:16:01Z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18:07:24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