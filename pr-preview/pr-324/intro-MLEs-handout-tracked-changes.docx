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2026-10-17 19:06:28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20:43:16 (PDT)</w:t>
        </w:r>
      </w:ins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59"/>
    <w:bookmarkStart w:id="61" w:name="rem-score-notation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Remark 1</w:delText>
        </w:r>
      </w:del>
      <w:del w:id="4" w:author="PR Preview" w:date="2026-01-01T00:00:00Z">
        <w:r>
          <w:delText xml:space="preserve"> (Notation for the score function). </w:delText>
        </w:r>
      </w:del>
      <w:del w:id="5" w:author="PR Preview" w:date="2026-01-01T00:00:00Z">
        <w:r>
          <w:delText xml:space="preserve">We often omit the arguments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$\mathord{\smash[b]{\underset{\raise.3ex\hbox{$\scriptstyle\sim$}}{x}}\vphantom{x}}$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</w:delText>
        </w:r>
      </w:del>
      <w:del w:id="10" w:author="PR Preview" w:date="2026-01-01T00:00:00Z">
        <w:r>
          <w:delText xml:space="preserve"> </w:delText>
        </w:r>
      </w:del>
      <m:oMath>
        <m:r>
          <m:t>θ</m:t>
        </m:r>
      </m:oMath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writing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$\ell'\stackrel{\text{def}}{=}\ell'(\mathord{\smash[b]{\underset{\raise.3ex\hbox{$\scriptstyle\sim$}}{x}}\vphantom{x}}\mid \theta) \stackrel{\text{def}}{=}\ell'(\theta)$</w:delText>
        </w:r>
      </w:del>
      <w:del w:id="16" w:author="PR Preview" w:date="2026-01-01T00:00:00Z">
        <w:r>
          <w:delText xml:space="preserve">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Some sources write</w:delText>
        </w:r>
      </w:del>
      <w:del w:id="19" w:author="PR Preview" w:date="2026-01-01T00:00:00Z">
        <w:r>
          <w:delText xml:space="preserve"> </w:delText>
        </w:r>
      </w:del>
      <m:oMath>
        <m:r>
          <m:t>U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or</w:delText>
        </w:r>
      </w:del>
      <w:del w:id="22" w:author="PR Preview" w:date="2026-01-01T00:00:00Z">
        <w:r>
          <w:delText xml:space="preserve"> </w:delText>
        </w:r>
      </w:del>
      <m:oMath>
        <m:r>
          <m:t>S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for the score function instead of</w:delText>
        </w:r>
      </w:del>
      <w:del w:id="25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26" w:author="PR Preview" w:date="2026-01-01T00:00:00Z">
        <w:r>
          <w:delText xml:space="preserve">;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for example,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Dobson and Barnett (2018)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write</w:delText>
        </w:r>
      </w:del>
      <w:del w:id="33" w:author="PR Preview" w:date="2026-01-01T00:00:00Z">
        <w:r>
          <w:delText xml:space="preserve"> </w:delText>
        </w:r>
      </w:del>
      <m:oMath>
        <m:r>
          <m:t>U</m:t>
        </m:r>
      </m:oMath>
      <w:del w:id="34" w:author="PR Preview" w:date="2026-01-01T00:00:00Z">
        <w:r>
          <w:delText xml:space="preserve">.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These notes use</w:delText>
        </w:r>
      </w:del>
      <w:del w:id="37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38" w:author="PR Preview" w:date="2026-01-01T00:00:00Z">
        <w:r>
          <w:delText xml:space="preserve">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which keeps</w:delText>
        </w:r>
      </w:del>
      <w:del w:id="41" w:author="PR Preview" w:date="2026-01-01T00:00:00Z">
        <w:r>
          <w:delText xml:space="preserve"> </w:delText>
        </w:r>
      </w:del>
      <m:oMath>
        <m:r>
          <m:t>U</m:t>
        </m:r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and</w:delText>
        </w:r>
      </w:del>
      <w:del w:id="44" w:author="PR Preview" w:date="2026-01-01T00:00:00Z">
        <w:r>
          <w:delText xml:space="preserve"> </w:delText>
        </w:r>
      </w:del>
      <m:oMath>
        <m:r>
          <m:t>S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free for other uses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and needs no extra symbol to memorize.</w:delText>
        </w:r>
      </w:del>
    </w:p>
    <w:p>
      <w:pPr>
        <w:pStyle w:val="BodyText"/>
      </w:pPr>
      <w:ins w:id="49" w:author="PR Preview" w:date="2026-01-01T00:00:00Z">
        <w:r>
          <w:rPr>
            <w:i/>
            <w:iCs/>
          </w:rPr>
          <w:t xml:space="preserve">Remark 1</w:t>
        </w:r>
      </w:ins>
      <w:ins w:id="50" w:author="PR Preview" w:date="2026-01-01T00:00:00Z">
        <w:r>
          <w:t xml:space="preserve"> (Notation for the score function). </w:t>
        </w:r>
      </w:ins>
      <w:ins w:id="51" w:author="PR Preview" w:date="2026-01-01T00:00:00Z">
        <w:r>
          <w:t xml:space="preserve">We often omit the arguments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$\mathord{\smash[b]{\underset{\raise.3ex\hbox{$\scriptstyle\sim$}}{x}}\vphantom{x}}$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and</w:t>
        </w:r>
      </w:ins>
      <w:ins w:id="56" w:author="PR Preview" w:date="2026-01-01T00:00:00Z">
        <w:r>
          <w:t xml:space="preserve"> </w:t>
        </w:r>
      </w:ins>
      <m:oMath>
        <m:r>
          <m:t>θ</m:t>
        </m:r>
      </m:oMath>
      <w:ins w:id="57" w:author="PR Preview" w:date="2026-01-01T00:00:00Z">
        <w:r>
          <w:t xml:space="preserve">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writing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$\ell'\stackrel{\text{def}}{=}\ell'(\mathord{\smash[b]{\underset{\raise.3ex\hbox{$\scriptstyle\sim$}}{x}}\vphantom{x}}\mid \theta) \stackrel{\text{def}}{=}\ell'(\theta)$</w:t>
        </w:r>
      </w:ins>
      <w:ins w:id="62" w:author="PR Preview" w:date="2026-01-01T00:00:00Z">
        <w:r>
          <w:t xml:space="preserve">.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Some sources write</w:t>
        </w:r>
      </w:ins>
      <w:ins w:id="65" w:author="PR Preview" w:date="2026-01-01T00:00:00Z">
        <w:r>
          <w:t xml:space="preserve"> </w:t>
        </w:r>
      </w:ins>
      <m:oMath>
        <m:r>
          <m:t>U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or</w:t>
        </w:r>
      </w:ins>
      <w:ins w:id="68" w:author="PR Preview" w:date="2026-01-01T00:00:00Z">
        <w:r>
          <w:t xml:space="preserve"> </w:t>
        </w:r>
      </w:ins>
      <m:oMath>
        <m:r>
          <m:t>S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for the score function instead of</w:t>
        </w:r>
      </w:ins>
      <w:ins w:id="71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72" w:author="PR Preview" w:date="2026-01-01T00:00:00Z">
        <w:r>
          <w:t xml:space="preserve">;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for example,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Dobson and Barnett (2018)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write</w:t>
        </w:r>
      </w:ins>
      <w:ins w:id="79" w:author="PR Preview" w:date="2026-01-01T00:00:00Z">
        <w:r>
          <w:t xml:space="preserve"> </w:t>
        </w:r>
      </w:ins>
      <m:oMath>
        <m:r>
          <m:t>U</m:t>
        </m:r>
      </m:oMath>
      <w:ins w:id="80" w:author="PR Preview" w:date="2026-01-01T00:00:00Z">
        <w:r>
          <w:t xml:space="preserve">.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The</w:t>
        </w:r>
      </w:ins>
      <w:ins w:id="83" w:author="PR Preview" w:date="2026-01-01T00:00:00Z">
        <w:r>
          <w:t xml:space="preserve"> </w:t>
        </w:r>
      </w:ins>
      <w:hyperlink r:id="rId60">
        <w:ins w:id="84" w:author="PR Preview" w:date="2026-01-01T00:00:00Z">
          <w:r>
            <w:rPr>
              <w:rStyle w:val="Hyperlink"/>
            </w:rPr>
            <w:t xml:space="preserve">notation choices page</w:t>
          </w:r>
        </w:ins>
      </w:hyperlink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explains why these notes use</w:t>
        </w:r>
      </w:ins>
      <w:ins w:id="87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88" w:author="PR Preview" w:date="2026-01-01T00:00:00Z">
        <w:r>
          <w:t xml:space="preserve">.</w:t>
        </w:r>
      </w:ins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34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(2026g)</w:t>
      </w:r>
      <w:r>
        <w:t xml:space="preserve"> </w:t>
      </w:r>
      <w:r>
        <w:t xml:space="preserve">— the method, its properties and its history</w:t>
      </w:r>
    </w:p>
    <w:p>
      <w:pPr>
        <w:numPr>
          <w:ilvl w:val="0"/>
          <w:numId w:val="1007"/>
        </w:numPr>
      </w:pPr>
      <w:r>
        <w:t xml:space="preserve">Wikipedia contributors (2026e)</w:t>
      </w:r>
      <w:r>
        <w:t xml:space="preserve"> </w:t>
      </w:r>
      <w:r>
        <w:t xml:space="preserve">— likelihood and log-likelihood</w:t>
      </w:r>
    </w:p>
    <w:p>
      <w:pPr>
        <w:numPr>
          <w:ilvl w:val="0"/>
          <w:numId w:val="1007"/>
        </w:numPr>
      </w:pPr>
      <w:r>
        <w:t xml:space="preserve">Wikipedia contributors (2026d)</w:t>
      </w:r>
      <w:r>
        <w:t xml:space="preserve"> </w:t>
      </w:r>
      <w:r>
        <w:t xml:space="preserve">— the score function and its properties</w:t>
      </w:r>
    </w:p>
    <w:p>
      <w:pPr>
        <w:numPr>
          <w:ilvl w:val="0"/>
          <w:numId w:val="1007"/>
        </w:numPr>
      </w:pPr>
      <w:r>
        <w:t xml:space="preserve">Wikipedia contributors (2026b)</w:t>
      </w:r>
      <w:r>
        <w:t xml:space="preserve"> </w:t>
      </w:r>
      <w:r>
        <w:t xml:space="preserve">— expected and observed information</w:t>
      </w:r>
    </w:p>
    <w:p>
      <w:pPr>
        <w:numPr>
          <w:ilvl w:val="0"/>
          <w:numId w:val="1007"/>
        </w:numPr>
      </w:pPr>
      <w:r>
        <w:t xml:space="preserve">Wikipedia contributors (2026i)</w:t>
      </w:r>
      <w:r>
        <w:t xml:space="preserve"> </w:t>
      </w:r>
      <w:r>
        <w:t xml:space="preserve">— the Wald test and confidence interval</w:t>
      </w:r>
    </w:p>
    <w:p>
      <w:pPr>
        <w:numPr>
          <w:ilvl w:val="0"/>
          <w:numId w:val="1007"/>
        </w:numPr>
      </w:pPr>
      <w:r>
        <w:t xml:space="preserve">Wikipedia contributors (2026f)</w:t>
      </w:r>
      <w:r>
        <w:t xml:space="preserve"> </w:t>
      </w:r>
      <w:r>
        <w:t xml:space="preserve">— the test and Wilks’ theorem</w:t>
      </w:r>
    </w:p>
    <w:p>
      <w:pPr>
        <w:numPr>
          <w:ilvl w:val="0"/>
          <w:numId w:val="1007"/>
        </w:numPr>
      </w:pPr>
      <w:r>
        <w:t xml:space="preserve">Wikipedia contributors (2026h)</w:t>
      </w:r>
      <w:r>
        <w:t xml:space="preserve"> </w:t>
      </w:r>
      <w:r>
        <w:t xml:space="preserve">— how it differs from a confidence interval</w:t>
      </w:r>
    </w:p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6"/>
    <w:bookmarkStart w:id="33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8"/>
    <w:bookmarkStart w:id="3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40"/>
    <w:bookmarkStart w:id="34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4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42"/>
    <w:bookmarkStart w:id="344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3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4"/>
    <w:bookmarkStart w:id="346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5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6"/>
    <w:bookmarkStart w:id="3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7"/>
    <w:bookmarkStart w:id="34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9"/>
    <w:bookmarkStart w:id="351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50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51"/>
    <w:bookmarkStart w:id="353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52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3"/>
    <w:bookmarkStart w:id="355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4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5"/>
    <w:bookmarkStart w:id="357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6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7"/>
    <w:bookmarkStart w:id="35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8"/>
    <w:bookmarkStart w:id="36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60"/>
    <w:bookmarkStart w:id="362" w:name="ref-wikipedia_critical_point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Critical Point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https://en.wikipedia.org/wiki/Critical_point_%28mathematics%29</w:t>
        </w:r>
      </w:hyperlink>
      <w:r>
        <w:t xml:space="preserve">.</w:t>
      </w:r>
    </w:p>
    <w:bookmarkEnd w:id="362"/>
    <w:bookmarkStart w:id="364" w:name="ref-wikipedia_fisher_inform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Fisher Information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https://en.wikipedia.org/wiki/Fisher_information</w:t>
        </w:r>
      </w:hyperlink>
      <w:r>
        <w:t xml:space="preserve">.</w:t>
      </w:r>
    </w:p>
    <w:bookmarkEnd w:id="364"/>
    <w:bookmarkStart w:id="366" w:name="ref-wikipedia_hessia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Hessian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https://en.wikipedia.org/wiki/Hessian_matrix</w:t>
        </w:r>
      </w:hyperlink>
      <w:r>
        <w:t xml:space="preserve">.</w:t>
      </w:r>
    </w:p>
    <w:bookmarkEnd w:id="366"/>
    <w:bookmarkStart w:id="368" w:name="ref-wikipedia_informant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Informant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https://en.wikipedia.org/wiki/Informant_function</w:t>
        </w:r>
      </w:hyperlink>
      <w:r>
        <w:t xml:space="preserve">.</w:t>
      </w:r>
    </w:p>
    <w:bookmarkEnd w:id="368"/>
    <w:bookmarkStart w:id="370" w:name="ref-wikipedia_likelihood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Likelihood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https://en.wikipedia.org/wiki/Likelihood_function</w:t>
        </w:r>
      </w:hyperlink>
      <w:r>
        <w:t xml:space="preserve">.</w:t>
      </w:r>
    </w:p>
    <w:bookmarkEnd w:id="370"/>
    <w:bookmarkStart w:id="372" w:name="ref-wikipedia_likelihood_ratio_tes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Likelihood-Ratio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  <w:r>
        <w:t xml:space="preserve">.</w:t>
      </w:r>
    </w:p>
    <w:bookmarkEnd w:id="372"/>
    <w:bookmarkStart w:id="374" w:name="X142553812927147babc903fbdd423360e285553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Maximum Likelihood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https://en.wikipedia.org/wiki/Maximum_likelihood_estimation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Prediction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  <w:r>
        <w:t xml:space="preserve">.</w:t>
      </w:r>
    </w:p>
    <w:bookmarkEnd w:id="376"/>
    <w:bookmarkStart w:id="378" w:name="ref-wikipedia_wald_test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Wald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https://en.wikipedia.org/wiki/Wald_test</w:t>
        </w:r>
      </w:hyperlink>
      <w:r>
        <w:t xml:space="preserve">.</w:t>
      </w:r>
    </w:p>
    <w:bookmarkEnd w:id="378"/>
    <w:bookmarkStart w:id="380" w:name="ref-wikipedia_wilks_theorem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Wilks’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https://en.wikipedia.org/wiki/Wilks%27_theorem</w:t>
        </w:r>
      </w:hyperlink>
      <w:r>
        <w:t xml:space="preserve">.</w:t>
      </w:r>
    </w:p>
    <w:bookmarkEnd w:id="380"/>
    <w:bookmarkStart w:id="38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8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82"/>
    <w:bookmarkStart w:id="38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8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8" Type="http://schemas.openxmlformats.org/officeDocument/2006/relationships/image" Target="media/rId208.png"/><Relationship Id="rId224" Type="http://schemas.openxmlformats.org/officeDocument/2006/relationships/image" Target="media/rId224.png"/><Relationship Id="rId230" Type="http://schemas.openxmlformats.org/officeDocument/2006/relationships/image" Target="media/rId230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9" Type="http://schemas.openxmlformats.org/officeDocument/2006/relationships/image" Target="media/rId259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8" Type="http://schemas.openxmlformats.org/officeDocument/2006/relationships/image" Target="media/rId288.png"/><Relationship Id="rId292" Type="http://schemas.openxmlformats.org/officeDocument/2006/relationships/image" Target="media/rId292.png"/><Relationship Id="rId297" Type="http://schemas.openxmlformats.org/officeDocument/2006/relationships/image" Target="media/rId297.png"/><Relationship Id="rId301" Type="http://schemas.openxmlformats.org/officeDocument/2006/relationships/image" Target="media/rId301.png"/><Relationship Id="rId309" Type="http://schemas.openxmlformats.org/officeDocument/2006/relationships/image" Target="media/rId309.png"/><Relationship Id="rId315" Type="http://schemas.openxmlformats.org/officeDocument/2006/relationships/image" Target="media/rId315.png"/><Relationship Id="rId154" Type="http://schemas.openxmlformats.org/officeDocument/2006/relationships/image" Target="media/rId154.png"/><Relationship Id="rId158" Type="http://schemas.openxmlformats.org/officeDocument/2006/relationships/image" Target="media/rId158.png"/><Relationship Id="rId181" Type="http://schemas.openxmlformats.org/officeDocument/2006/relationships/image" Target="media/rId181.png"/><Relationship Id="rId189" Type="http://schemas.openxmlformats.org/officeDocument/2006/relationships/image" Target="media/rId189.png"/><Relationship Id="rId198" Type="http://schemas.openxmlformats.org/officeDocument/2006/relationships/image" Target="media/rId198.png"/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48" Type="http://schemas.openxmlformats.org/officeDocument/2006/relationships/hyperlink" Target="https://doi.org/10.1001/jama.280.7.605" TargetMode="External"/><Relationship Id="rId354" Type="http://schemas.openxmlformats.org/officeDocument/2006/relationships/hyperlink" Target="https://doi.org/10.1002/9780470191613" TargetMode="External"/><Relationship Id="rId341" Type="http://schemas.openxmlformats.org/officeDocument/2006/relationships/hyperlink" Target="https://doi.org/10.1007/978-1-4419-0118-7" TargetMode="External"/><Relationship Id="rId359" Type="http://schemas.openxmlformats.org/officeDocument/2006/relationships/hyperlink" Target="https://doi.org/10.1007/978-1-4614-1353-0" TargetMode="External"/><Relationship Id="rId352" Type="http://schemas.openxmlformats.org/officeDocument/2006/relationships/hyperlink" Target="https://doi.org/10.1007/b98855" TargetMode="External"/><Relationship Id="rId356" Type="http://schemas.openxmlformats.org/officeDocument/2006/relationships/hyperlink" Target="https://doi.org/10.1016/S1573-4412(05)80005-4" TargetMode="External"/><Relationship Id="rId343" Type="http://schemas.openxmlformats.org/officeDocument/2006/relationships/hyperlink" Target="https://doi.org/10.1093/biomet/65.3.457" TargetMode="External"/><Relationship Id="rId345" Type="http://schemas.openxmlformats.org/officeDocument/2006/relationships/hyperlink" Target="https://doi.org/10.1198/000313001300339897" TargetMode="External"/><Relationship Id="rId339" Type="http://schemas.openxmlformats.org/officeDocument/2006/relationships/hyperlink" Target="https://doi.org/10.1201/9781315182780" TargetMode="External"/><Relationship Id="rId383" Type="http://schemas.openxmlformats.org/officeDocument/2006/relationships/hyperlink" Target="https://doi.org/10.1201/9781315370279" TargetMode="External"/><Relationship Id="rId381" Type="http://schemas.openxmlformats.org/officeDocument/2006/relationships/hyperlink" Target="https://doi.org/10.1214/aoms/1177732360" TargetMode="External"/><Relationship Id="rId36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63" Type="http://schemas.openxmlformats.org/officeDocument/2006/relationships/hyperlink" Target="https://en.wikipedia.org/wiki/Fisher_information" TargetMode="External"/><Relationship Id="rId365" Type="http://schemas.openxmlformats.org/officeDocument/2006/relationships/hyperlink" Target="https://en.wikipedia.org/wiki/Hessian_matrix" TargetMode="External"/><Relationship Id="rId367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69" Type="http://schemas.openxmlformats.org/officeDocument/2006/relationships/hyperlink" Target="https://en.wikipedia.org/wiki/Likelihood_function" TargetMode="External"/><Relationship Id="rId37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77" Type="http://schemas.openxmlformats.org/officeDocument/2006/relationships/hyperlink" Target="https://en.wikipedia.org/wiki/Wald_test" TargetMode="External"/><Relationship Id="rId379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50" Type="http://schemas.openxmlformats.org/officeDocument/2006/relationships/hyperlink" Target="https://www.cengage.com/c/applied-regression-analysis-and-other-multivariable-methods-5e-kleinbaum/9781285051086/" TargetMode="External"/><Relationship Id="rId337" Type="http://schemas.openxmlformats.org/officeDocument/2006/relationships/hyperlink" Target="https://www.cengage.com/c/statistical-inference-2e-casella-berger/9780534243128/" TargetMode="External"/><Relationship Id="rId33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48" Type="http://schemas.openxmlformats.org/officeDocument/2006/relationships/hyperlink" Target="https://doi.org/10.1001/jama.280.7.605" TargetMode="External"/><Relationship Id="rId354" Type="http://schemas.openxmlformats.org/officeDocument/2006/relationships/hyperlink" Target="https://doi.org/10.1002/9780470191613" TargetMode="External"/><Relationship Id="rId341" Type="http://schemas.openxmlformats.org/officeDocument/2006/relationships/hyperlink" Target="https://doi.org/10.1007/978-1-4419-0118-7" TargetMode="External"/><Relationship Id="rId359" Type="http://schemas.openxmlformats.org/officeDocument/2006/relationships/hyperlink" Target="https://doi.org/10.1007/978-1-4614-1353-0" TargetMode="External"/><Relationship Id="rId352" Type="http://schemas.openxmlformats.org/officeDocument/2006/relationships/hyperlink" Target="https://doi.org/10.1007/b98855" TargetMode="External"/><Relationship Id="rId356" Type="http://schemas.openxmlformats.org/officeDocument/2006/relationships/hyperlink" Target="https://doi.org/10.1016/S1573-4412(05)80005-4" TargetMode="External"/><Relationship Id="rId343" Type="http://schemas.openxmlformats.org/officeDocument/2006/relationships/hyperlink" Target="https://doi.org/10.1093/biomet/65.3.457" TargetMode="External"/><Relationship Id="rId345" Type="http://schemas.openxmlformats.org/officeDocument/2006/relationships/hyperlink" Target="https://doi.org/10.1198/000313001300339897" TargetMode="External"/><Relationship Id="rId339" Type="http://schemas.openxmlformats.org/officeDocument/2006/relationships/hyperlink" Target="https://doi.org/10.1201/9781315182780" TargetMode="External"/><Relationship Id="rId383" Type="http://schemas.openxmlformats.org/officeDocument/2006/relationships/hyperlink" Target="https://doi.org/10.1201/9781315370279" TargetMode="External"/><Relationship Id="rId381" Type="http://schemas.openxmlformats.org/officeDocument/2006/relationships/hyperlink" Target="https://doi.org/10.1214/aoms/1177732360" TargetMode="External"/><Relationship Id="rId36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63" Type="http://schemas.openxmlformats.org/officeDocument/2006/relationships/hyperlink" Target="https://en.wikipedia.org/wiki/Fisher_information" TargetMode="External"/><Relationship Id="rId365" Type="http://schemas.openxmlformats.org/officeDocument/2006/relationships/hyperlink" Target="https://en.wikipedia.org/wiki/Hessian_matrix" TargetMode="External"/><Relationship Id="rId367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69" Type="http://schemas.openxmlformats.org/officeDocument/2006/relationships/hyperlink" Target="https://en.wikipedia.org/wiki/Likelihood_function" TargetMode="External"/><Relationship Id="rId37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77" Type="http://schemas.openxmlformats.org/officeDocument/2006/relationships/hyperlink" Target="https://en.wikipedia.org/wiki/Wald_test" TargetMode="External"/><Relationship Id="rId379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50" Type="http://schemas.openxmlformats.org/officeDocument/2006/relationships/hyperlink" Target="https://www.cengage.com/c/applied-regression-analysis-and-other-multivariable-methods-5e-kleinbaum/9781285051086/" TargetMode="External"/><Relationship Id="rId337" Type="http://schemas.openxmlformats.org/officeDocument/2006/relationships/hyperlink" Target="https://www.cengage.com/c/statistical-inference-2e-casella-berger/9780534243128/" TargetMode="External"/><Relationship Id="rId33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2026-10-18T04:02:43Z</dcterms:created>
  <dcterms:modified xsi:type="dcterms:W3CDTF">2026-10-18T04:02:43Z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