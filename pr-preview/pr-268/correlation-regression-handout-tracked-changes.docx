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18:04:33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7 (Linear regression model)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linear regression model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homoskedastic (</w:delText>
        </w:r>
      </w:del>
      <w:hyperlink w:anchor="def-homoskedastic">
        <w:del w:id="10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1" w:author="PR Preview" w:date="2026-01-01T00:00:00Z">
        <w:r>
          <w:delText xml:space="preserve">)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conditional Gaussian model (</w:delText>
        </w:r>
      </w:del>
      <w:hyperlink w:anchor="def-cond-gaussian">
        <w:del w:id="14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5" w:author="PR Preview" w:date="2026-01-01T00:00:00Z">
        <w:r>
          <w:delText xml:space="preserve">)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whose mean function is linear in</w:delText>
        </w:r>
      </w:del>
      <w:del w:id="18" w:author="PR Preview" w:date="2026-01-01T00:00:00Z">
        <w:r>
          <w:delText xml:space="preserve"> </w:delText>
        </w:r>
      </w:del>
      <m:oMath>
        <m:r>
          <m:t>p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covariates,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where observation</w:delText>
        </w:r>
      </w:del>
      <w:del w:id="23" w:author="PR Preview" w:date="2026-01-01T00:00:00Z">
        <w:r>
          <w:delText xml:space="preserve"> </w:delText>
        </w:r>
      </w:del>
      <m:oMath>
        <m:r>
          <m:t>i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has covariate values</w:delText>
        </w:r>
      </w:del>
      <w:del w:id="2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del w:id="27" w:author="PR Preview" w:date="2026-01-01T00:00:00Z">
        <w:r>
          <w:delText xml:space="preserve">:</w:delText>
        </w:r>
      </w:del>
    </w:p>
    <w:p>
      <w:pPr>
        <w:pStyle w:val="BodyText"/>
      </w:pPr>
      <w:ins w:id="28" w:author="PR Preview" w:date="2026-01-01T00:00:00Z">
        <w:r>
          <w:rPr>
            <w:b/>
            <w:bCs/>
          </w:rPr>
          <w:t xml:space="preserve">Definition 7 (Linear regression model)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rPr>
            <w:b/>
            <w:bCs/>
          </w:rPr>
          <w:t xml:space="preserve">linear regression model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is a homoskedastic (</w:t>
        </w:r>
      </w:ins>
      <w:hyperlink w:anchor="def-homoskedastic">
        <w:ins w:id="35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36" w:author="PR Preview" w:date="2026-01-01T00:00:00Z">
        <w:r>
          <w:t xml:space="preserve">)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conditional Gaussian model (</w:t>
        </w:r>
      </w:ins>
      <w:hyperlink w:anchor="def-cond-gaussian">
        <w:ins w:id="39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40" w:author="PR Preview" w:date="2026-01-01T00:00:00Z">
        <w:r>
          <w:t xml:space="preserve">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whose mean function is linear in</w:t>
        </w:r>
      </w:ins>
      <w:ins w:id="43" w:author="PR Preview" w:date="2026-01-01T00:00:00Z">
        <w:r>
          <w:t xml:space="preserve"> </w:t>
        </w:r>
      </w:ins>
      <m:oMath>
        <m:r>
          <m:t>p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covariates,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where observation</w:t>
        </w:r>
      </w:ins>
      <w:ins w:id="48" w:author="PR Preview" w:date="2026-01-01T00:00:00Z">
        <w:r>
          <w:t xml:space="preserve"> </w:t>
        </w:r>
      </w:ins>
      <m:oMath>
        <m:r>
          <m:t>i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has covariate values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$\mathord{\smash[b]{\underset{\raise.3ex\hbox{$\scriptstyle\sim$}}{x}}\vphantom{x}}_i= (x_{i1}, \ldots, x_{ip})$</w:t>
        </w:r>
      </w:ins>
      <w:ins w:id="5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del w:id="54" w:author="PR Preview" w:date="2026-01-01T00:00:00Z">
        <w:r>
          <w:rPr>
            <w:b/>
            <w:bCs/>
          </w:rPr>
          <w:delText xml:space="preserve">Definition 11 (Residual sum of squares)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For a regression model whose conditional mean</w:delText>
        </w:r>
      </w:del>
      <w:del w:id="5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depends on a parameter vector</w:delText>
        </w:r>
      </w:del>
      <w:del w:id="60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the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rPr>
            <w:b/>
            <w:bCs/>
          </w:rPr>
          <w:delText xml:space="preserve">residual sum of squares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at</w:delText>
        </w:r>
      </w:del>
      <w:del w:id="68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is the sum of the squared residuals</w:delText>
        </w:r>
      </w:del>
      <w:del w:id="71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that the model has when its parameters equal</w:delText>
        </w:r>
      </w:del>
      <w:del w:id="74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76" w:author="PR Preview" w:date="2026-01-01T00:00:00Z">
        <w:r>
          <w:delText xml:space="preserve">At the estimate</w:delText>
        </w:r>
      </w:del>
      <w:del w:id="7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del w:id="78" w:author="PR Preview" w:date="2026-01-01T00:00:00Z">
        <w:r>
          <w:delText xml:space="preserve">,</w:delText>
        </w:r>
      </w:del>
      <w:del w:id="79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is the</w:delText>
        </w:r>
      </w:del>
      <w:del w:id="82" w:author="PR Preview" w:date="2026-01-01T00:00:00Z">
        <w:r>
          <w:delText xml:space="preserve"> </w:delText>
        </w:r>
      </w:del>
      <w:hyperlink r:id="rId50">
        <w:del w:id="83" w:author="PR Preview" w:date="2026-01-01T00:00:00Z">
          <w:r>
            <w:rPr>
              <w:rStyle w:val="Hyperlink"/>
            </w:rPr>
            <w:delText xml:space="preserve">residual</w:delText>
          </w:r>
        </w:del>
      </w:hyperlink>
      <w:del w:id="84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</m:sub>
        </m:sSub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of the fitted model.</w:delText>
        </w:r>
      </w:del>
    </w:p>
    <w:p>
      <w:pPr>
        <w:pStyle w:val="BodyText"/>
      </w:pPr>
      <w:del w:id="87" w:author="PR Preview" w:date="2026-01-01T00:00:00Z">
        <w:r>
          <w:rPr>
            <w:b/>
            <w:bCs/>
          </w:rPr>
          <w:delText xml:space="preserve">Example 3 (Residual sum of squares of a simple linear regression)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The mean function of a</w:delText>
        </w:r>
      </w:del>
      <w:del w:id="90" w:author="PR Preview" w:date="2026-01-01T00:00:00Z">
        <w:r>
          <w:delText xml:space="preserve"> </w:delText>
        </w:r>
      </w:del>
      <w:hyperlink w:anchor="def-slr">
        <w:del w:id="91" w:author="PR Preview" w:date="2026-01-01T00:00:00Z">
          <w:r>
            <w:rPr>
              <w:rStyle w:val="Hyperlink"/>
            </w:rPr>
            <w:delText xml:space="preserve">simple linear regression</w:delText>
          </w:r>
        </w:del>
      </w:hyperlink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model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has parameter vector</w:delText>
        </w:r>
      </w:del>
      <w:del w:id="96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97" w:author="PR Preview" w:date="2026-01-01T00:00:00Z">
        <w:r>
          <w:delText xml:space="preserve">,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so write</w:delText>
        </w:r>
      </w:del>
      <w:del w:id="100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for its residual sum of squares (</w:delText>
        </w:r>
      </w:del>
      <w:hyperlink w:anchor="def-rss">
        <w:del w:id="103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04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p>
      <w:pPr>
        <w:pStyle w:val="FirstParagraph"/>
      </w:pPr>
      <w:ins w:id="105" w:author="PR Preview" w:date="2026-01-01T00:00:00Z">
        <w:r>
          <w:rPr>
            <w:b/>
            <w:bCs/>
          </w:rPr>
          <w:t xml:space="preserve">Definition 11 (Residual sum of squares)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For a regression model whose conditional mean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$\mu(x; \mathord{\smash[b]{\underset{\raise.3ex\hbox{$\scriptstyle\sim$}}{\theta}}\vphantom{\theta}})$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depends on a parameter vector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$\mathord{\smash[b]{\underset{\raise.3ex\hbox{$\scriptstyle\sim$}}{\theta}}\vphantom{\theta}}$</w:t>
        </w:r>
      </w:ins>
      <w:ins w:id="114" w:author="PR Preview" w:date="2026-01-01T00:00:00Z">
        <w:r>
          <w:t xml:space="preserve">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the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rPr>
            <w:b/>
            <w:bCs/>
          </w:rPr>
          <w:t xml:space="preserve">residual sum of squares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at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$\mathord{\smash[b]{\underset{\raise.3ex\hbox{$\scriptstyle\sim$}}{\theta}}\vphantom{\theta}}$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is the sum of the squared residuals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$r_i(\mathord{\smash[b]{\underset{\raise.3ex\hbox{$\scriptstyle\sim$}}{\theta}}\vphantom{\theta}}) \stackrel{\text{def}}{=}y_i- \mu(x_i; \mathord{\smash[b]{\underset{\raise.3ex\hbox{$\scriptstyle\sim$}}{\theta}}\vphantom{\theta}})$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that the model has when its parameters equal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$\mathord{\smash[b]{\underset{\raise.3ex\hbox{$\scriptstyle\sim$}}{\theta}}\vphantom{\theta}}$</w:t>
        </w:r>
      </w:ins>
      <w:ins w:id="131" w:author="PR Preview" w:date="2026-01-01T00:00:00Z">
        <w:r>
          <w:t xml:space="preserve">:</w:t>
        </w:r>
      </w:ins>
    </w:p>
    <w:p>
      <w:pPr>
        <w:pStyle w:val="BodyText"/>
      </w:pPr>
      <w:ins w:id="132" w:author="PR Preview" w:date="2026-01-01T00:00:00Z">
        <w:r>
  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  </w:r>
      </w:ins>
    </w:p>
    <w:p>
      <w:pPr>
        <w:pStyle w:val="FirstParagraph"/>
      </w:pPr>
      <w:ins w:id="133" w:author="PR Preview" w:date="2026-01-01T00:00:00Z">
        <w:r>
          <w:t xml:space="preserve">At the estimate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$\hat{\mathord{\smash[b]{\underset{\raise.3ex\hbox{$\scriptstyle\sim$}}{\theta}}\vphantom{\theta}}}$</w:t>
        </w:r>
      </w:ins>
      <w:ins w:id="136" w:author="PR Preview" w:date="2026-01-01T00:00:00Z">
        <w:r>
          <w:t xml:space="preserve">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$r_i(\hat{\mathord{\smash[b]{\underset{\raise.3ex\hbox{$\scriptstyle\sim$}}{\theta}}\vphantom{\theta}}})$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is the</w:t>
        </w:r>
      </w:ins>
      <w:ins w:id="141" w:author="PR Preview" w:date="2026-01-01T00:00:00Z">
        <w:r>
          <w:t xml:space="preserve"> </w:t>
        </w:r>
      </w:ins>
      <w:hyperlink r:id="rId50">
        <w:ins w:id="142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143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</m:sub>
        </m:sSub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of the fitted model.</w:t>
        </w:r>
      </w:ins>
    </w:p>
    <w:bookmarkEnd w:id="51"/>
    <w:bookmarkStart w:id="52" w:name="exm-rss-slr"/>
    <w:p>
      <w:pPr>
        <w:pStyle w:val="BodyText"/>
      </w:pPr>
      <w:ins w:id="146" w:author="PR Preview" w:date="2026-01-01T00:00:00Z">
        <w:r>
          <w:rPr>
            <w:b/>
            <w:bCs/>
          </w:rPr>
          <w:t xml:space="preserve">Example 3 (Residual sum of squares of a simple linear regression)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The mean function of a</w:t>
        </w:r>
      </w:ins>
      <w:ins w:id="149" w:author="PR Preview" w:date="2026-01-01T00:00:00Z">
        <w:r>
          <w:t xml:space="preserve"> </w:t>
        </w:r>
      </w:ins>
      <w:hyperlink w:anchor="def-slr">
        <w:ins w:id="150" w:author="PR Preview" w:date="2026-01-01T00:00:00Z">
          <w:r>
            <w:rPr>
              <w:rStyle w:val="Hyperlink"/>
            </w:rPr>
            <w:t xml:space="preserve">simple linear regression</w:t>
          </w:r>
        </w:ins>
      </w:hyperlink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model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has parameter vector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$\mathord{\smash[b]{\underset{\raise.3ex\hbox{$\scriptstyle\sim$}}{\theta}}\vphantom{\theta}}= (\beta_{0}, \beta_{x})$</w:t>
        </w:r>
      </w:ins>
      <w:ins w:id="157" w:author="PR Preview" w:date="2026-01-01T00:00:00Z">
        <w:r>
          <w:t xml:space="preserve">,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so write</w:t>
        </w:r>
      </w:ins>
      <w:ins w:id="160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for its residual sum of squares (</w:t>
        </w:r>
      </w:ins>
      <w:hyperlink w:anchor="def-rss">
        <w:ins w:id="163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64" w:author="PR Preview" w:date="2026-01-01T00:00:00Z">
        <w:r>
          <w:t xml:space="preserve">):</w:t>
        </w:r>
      </w:ins>
    </w:p>
    <w:p>
      <w:pPr>
        <w:pStyle w:val="BodyText"/>
      </w:pPr>
      <w:ins w:id="165" w:author="PR Preview" w:date="2026-01-01T00:00:00Z">
        <w:r>
  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  </w:r>
      </w:ins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del w:id="166" w:author="PR Preview" w:date="2026-01-01T00:00:00Z">
        <w:r>
          <w:rPr>
            <w:b/>
            <w:bCs/>
          </w:rPr>
          <w:delText xml:space="preserve">Exercise 3 (Sample mean squared error and residual sum of squares)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For a regression model with conditional mean</w:delText>
        </w:r>
      </w:del>
      <w:del w:id="16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70" w:author="PR Preview" w:date="2026-01-01T00:00:00Z">
        <w:r>
          <w:delText xml:space="preserve">,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let</w:delText>
        </w:r>
      </w:del>
      <w:del w:id="17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be its predictions of</w:delText>
        </w:r>
      </w:del>
      <w:del w:id="17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1</m:t>
        </m:r>
      </m:oMath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outcomes</w:delText>
        </w:r>
      </w:del>
      <w:del w:id="17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180" w:author="PR Preview" w:date="2026-01-01T00:00:00Z">
        <w:r>
          <w:delText xml:space="preserve">,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and let</w:delText>
        </w:r>
      </w:del>
      <w:del w:id="183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(</w:delText>
        </w:r>
      </w:del>
      <w:hyperlink w:anchor="def-rss">
        <w:del w:id="18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87" w:author="PR Preview" w:date="2026-01-01T00:00:00Z">
        <w:r>
          <w:delText xml:space="preserve">) be taken over those same outcomes.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Write the</w:delText>
        </w:r>
      </w:del>
      <w:del w:id="190" w:author="PR Preview" w:date="2026-01-01T00:00:00Z">
        <w:r>
          <w:delText xml:space="preserve"> </w:delText>
        </w:r>
      </w:del>
      <w:hyperlink r:id="rId58">
        <w:del w:id="191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of these predictions in terms of</w:delText>
        </w:r>
      </w:del>
      <w:del w:id="194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95" w:author="PR Preview" w:date="2026-01-01T00:00:00Z">
        <w:r>
          <w:delText xml:space="preserve">,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and</w:delText>
        </w:r>
      </w:del>
      <w:del w:id="198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in terms of that sMSE.</w:delText>
        </w:r>
      </w:del>
    </w:p>
    <w:p>
      <w:pPr>
        <w:pStyle w:val="BodyText"/>
      </w:pPr>
      <w:del w:id="201" w:author="PR Preview" w:date="2026-01-01T00:00:00Z">
        <w:r>
          <w:rPr>
            <w:i/>
            <w:iCs/>
          </w:rPr>
          <w:delText xml:space="preserve">Solution 3</w:delText>
        </w:r>
      </w:del>
      <w:del w:id="202" w:author="PR Preview" w:date="2026-01-01T00:00:00Z">
        <w:r>
          <w:delText xml:space="preserve">. </w:delText>
        </w:r>
      </w:del>
      <w:del w:id="203" w:author="PR Preview" w:date="2026-01-01T00:00:00Z">
        <w:r>
          <w:delText xml:space="preserve">First, each squared</w:delText>
        </w:r>
      </w:del>
      <w:del w:id="204" w:author="PR Preview" w:date="2026-01-01T00:00:00Z">
        <w:r>
          <w:delText xml:space="preserve"> </w:delText>
        </w:r>
      </w:del>
      <w:hyperlink r:id="rId60">
        <w:del w:id="205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equals the squared residual at</w:delText>
        </w:r>
      </w:del>
      <w:del w:id="208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210" w:author="PR Preview" w:date="2026-01-01T00:00:00Z">
        <w:r>
          <w:rPr>
            <w:b/>
            <w:bCs/>
          </w:rPr>
          <w:t xml:space="preserve">Exercise 3 (Sample mean squared error and residual sum of squares)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For a regression model with conditional mean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$\mu(x; \mathord{\smash[b]{\underset{\raise.3ex\hbox{$\scriptstyle\sim$}}{\theta}}\vphantom{\theta}})$</w:t>
        </w:r>
      </w:ins>
      <w:ins w:id="215" w:author="PR Preview" w:date="2026-01-01T00:00:00Z">
        <w:r>
          <w:t xml:space="preserve">,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let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$\hat y_i\stackrel{\text{def}}{=}\mu(x_i; \mathord{\smash[b]{\underset{\raise.3ex\hbox{$\scriptstyle\sim$}}{\theta}}\vphantom{\theta}})$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be its predictions of</w:t>
        </w:r>
      </w:ins>
      <w:ins w:id="22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outcomes</w:t>
        </w:r>
      </w:ins>
      <w:ins w:id="22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226" w:author="PR Preview" w:date="2026-01-01T00:00:00Z">
        <w:r>
          <w:t xml:space="preserve">,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and let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$\text{RSS}(\mathord{\smash[b]{\underset{\raise.3ex\hbox{$\scriptstyle\sim$}}{\theta}}\vphantom{\theta}})$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(</w:t>
        </w:r>
      </w:ins>
      <w:hyperlink w:anchor="def-rss">
        <w:ins w:id="233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234" w:author="PR Preview" w:date="2026-01-01T00:00:00Z">
        <w:r>
          <w:t xml:space="preserve">) be taken over those same outcomes.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Write the</w:t>
        </w:r>
      </w:ins>
      <w:ins w:id="237" w:author="PR Preview" w:date="2026-01-01T00:00:00Z">
        <w:r>
          <w:t xml:space="preserve"> </w:t>
        </w:r>
      </w:ins>
      <w:hyperlink r:id="rId58">
        <w:ins w:id="238" w:author="PR Preview" w:date="2026-01-01T00:00:00Z">
          <w:r>
            <w:rPr>
              <w:rStyle w:val="Hyperlink"/>
            </w:rPr>
            <w:t xml:space="preserve">sMSE</w:t>
          </w:r>
        </w:ins>
      </w:hyperlink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of these predictions in terms of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$\text{RSS}(\mathord{\smash[b]{\underset{\raise.3ex\hbox{$\scriptstyle\sim$}}{\theta}}\vphantom{\theta}})$</w:t>
        </w:r>
      </w:ins>
      <w:ins w:id="243" w:author="PR Preview" w:date="2026-01-01T00:00:00Z">
        <w:r>
          <w:t xml:space="preserve">,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and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$\text{RSS}(\mathord{\smash[b]{\underset{\raise.3ex\hbox{$\scriptstyle\sim$}}{\theta}}\vphantom{\theta}})$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in terms of that sMSE.</w:t>
        </w:r>
      </w:ins>
    </w:p>
    <w:bookmarkEnd w:id="59"/>
    <w:bookmarkStart w:id="61" w:name="sol-mse-rss"/>
    <w:p>
      <w:pPr>
        <w:pStyle w:val="BodyText"/>
      </w:pPr>
      <w:ins w:id="250" w:author="PR Preview" w:date="2026-01-01T00:00:00Z">
        <w:r>
          <w:rPr>
            <w:i/>
            <w:iCs/>
          </w:rPr>
          <w:t xml:space="preserve">Solution 3</w:t>
        </w:r>
      </w:ins>
      <w:ins w:id="251" w:author="PR Preview" w:date="2026-01-01T00:00:00Z">
        <w:r>
          <w:t xml:space="preserve">. </w:t>
        </w:r>
      </w:ins>
      <w:ins w:id="252" w:author="PR Preview" w:date="2026-01-01T00:00:00Z">
        <w:r>
          <w:t xml:space="preserve">First, each squared</w:t>
        </w:r>
      </w:ins>
      <w:ins w:id="253" w:author="PR Preview" w:date="2026-01-01T00:00:00Z">
        <w:r>
          <w:t xml:space="preserve"> </w:t>
        </w:r>
      </w:ins>
      <w:hyperlink r:id="rId60">
        <w:ins w:id="254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equals the squared residual at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$\mathord{\smash[b]{\underset{\raise.3ex\hbox{$\scriptstyle\sim$}}{\theta}}\vphantom{\theta}}$</w:t>
        </w:r>
      </w:ins>
      <w:ins w:id="259" w:author="PR Preview" w:date="2026-01-01T00:00:00Z">
        <w:r>
          <w:t xml:space="preserve">:</w:t>
        </w:r>
      </w:ins>
    </w:p>
    <w:p>
      <w:pPr>
        <w:pStyle w:val="BodyText"/>
      </w:pPr>
      <w:ins w:id="260" w:author="PR Preview" w:date="2026-01-01T00:00:00Z">
        <w:r>
  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  </w:r>
      </w:ins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del w:id="261" w:author="PR Preview" w:date="2026-01-01T00:00:00Z">
        <w:r>
          <w:delText xml:space="preserve">Solving for</w:delText>
        </w:r>
      </w:del>
      <w:del w:id="262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6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p>
      <w:pPr>
        <w:pStyle w:val="FirstParagraph"/>
      </w:pPr>
      <w:del w:id="264" w:author="PR Preview" w:date="2026-01-01T00:00:00Z">
        <w:r>
          <w:rPr>
            <w:b/>
            <w:bCs/>
          </w:rPr>
          <w:delText xml:space="preserve">Theorem 4 (Sample mean squared error is the residual sum of squares divided by</w:delText>
        </w:r>
      </w:del>
      <w:del w:id="265" w:author="PR Preview" w:date="2026-01-01T00:00:00Z">
        <w:r>
          <w:rPr>
            <w:b/>
            <w:bCs/>
          </w:rPr>
          <w:delText xml:space="preserve"> </w:delText>
        </w:r>
      </w:del>
      <m:oMath>
        <m:r>
          <m:t>n</m:t>
        </m:r>
      </m:oMath>
      <w:del w:id="266" w:author="PR Preview" w:date="2026-01-01T00:00:00Z">
        <w:r>
          <w:rPr>
            <w:b/>
            <w:bCs/>
          </w:rPr>
          <w:delText xml:space="preserve">)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For a regression model with conditional mean</w:delText>
        </w:r>
      </w:del>
      <w:del w:id="26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70" w:author="PR Preview" w:date="2026-01-01T00:00:00Z">
        <w:r>
          <w:delText xml:space="preserve">,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the</w:delText>
        </w:r>
      </w:del>
      <w:del w:id="273" w:author="PR Preview" w:date="2026-01-01T00:00:00Z">
        <w:r>
          <w:delText xml:space="preserve"> </w:delText>
        </w:r>
      </w:del>
      <w:hyperlink r:id="rId58">
        <w:del w:id="274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of its predictions</w:delText>
        </w:r>
      </w:del>
      <w:del w:id="27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of</w:delText>
        </w:r>
      </w:del>
      <w:del w:id="28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1</m:t>
        </m:r>
      </m:oMath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outcomes</w:delText>
        </w:r>
      </w:del>
      <w:del w:id="28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and the residual sum of squares</w:delText>
        </w:r>
      </w:del>
      <w:del w:id="286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(</w:delText>
        </w:r>
      </w:del>
      <w:hyperlink w:anchor="def-rss">
        <w:del w:id="289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290" w:author="PR Preview" w:date="2026-01-01T00:00:00Z">
        <w:r>
          <w:delText xml:space="preserve">)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over those same</w:delText>
        </w:r>
      </w:del>
      <w:del w:id="293" w:author="PR Preview" w:date="2026-01-01T00:00:00Z">
        <w:r>
          <w:delText xml:space="preserve"> </w:delText>
        </w:r>
      </w:del>
      <m:oMath>
        <m:r>
          <m:t>n</m:t>
        </m:r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outcomes satisfy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BodyText"/>
      </w:pPr>
      <w:ins w:id="296" w:author="PR Preview" w:date="2026-01-01T00:00:00Z">
        <w:r>
  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  </w:r>
      </w:ins>
    </w:p>
    <w:p>
      <w:pPr>
        <w:pStyle w:val="FirstParagraph"/>
      </w:pPr>
      <w:ins w:id="297" w:author="PR Preview" w:date="2026-01-01T00:00:00Z">
        <w:r>
          <w:t xml:space="preserve">Solving for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$\text{RSS}(\mathord{\smash[b]{\underset{\raise.3ex\hbox{$\scriptstyle\sim$}}{\theta}}\vphantom{\theta}})$</w:t>
        </w:r>
      </w:ins>
      <w:ins w:id="300" w:author="PR Preview" w:date="2026-01-01T00:00:00Z">
        <w:r>
          <w:t xml:space="preserve">:</w:t>
        </w:r>
      </w:ins>
    </w:p>
    <w:p>
      <w:pPr>
        <w:pStyle w:val="BodyText"/>
      </w:pPr>
      <w:ins w:id="301" w:author="PR Preview" w:date="2026-01-01T00:00:00Z">
        <w:r>
  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  </w:r>
      </w:ins>
    </w:p>
    <w:bookmarkEnd w:id="61"/>
    <w:bookmarkStart w:id="62" w:name="thm-mse-rss"/>
    <w:p>
      <w:pPr>
        <w:pStyle w:val="FirstParagraph"/>
      </w:pPr>
      <w:ins w:id="302" w:author="PR Preview" w:date="2026-01-01T00:00:00Z">
        <w:r>
          <w:rPr>
            <w:b/>
            <w:bCs/>
          </w:rPr>
          <w:t xml:space="preserve">Theorem 4 (Sample mean squared error is the residual sum of squares divided by</w:t>
        </w:r>
      </w:ins>
      <w:ins w:id="303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304" w:author="PR Preview" w:date="2026-01-01T00:00:00Z">
        <w:r>
          <w:rPr>
            <w:b/>
            <w:bCs/>
          </w:rPr>
          <w:t xml:space="preserve">)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For a regression model with conditional mean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$\mu(x; \mathord{\smash[b]{\underset{\raise.3ex\hbox{$\scriptstyle\sim$}}{\theta}}\vphantom{\theta}})$</w:t>
        </w:r>
      </w:ins>
      <w:ins w:id="309" w:author="PR Preview" w:date="2026-01-01T00:00:00Z">
        <w:r>
          <w:t xml:space="preserve">,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the</w:t>
        </w:r>
      </w:ins>
      <w:ins w:id="312" w:author="PR Preview" w:date="2026-01-01T00:00:00Z">
        <w:r>
          <w:t xml:space="preserve"> </w:t>
        </w:r>
      </w:ins>
      <w:hyperlink r:id="rId58">
        <w:ins w:id="313" w:author="PR Preview" w:date="2026-01-01T00:00:00Z">
          <w:r>
            <w:rPr>
              <w:rStyle w:val="Hyperlink"/>
            </w:rPr>
            <w:t xml:space="preserve">sMSE</w:t>
          </w:r>
        </w:ins>
      </w:hyperlink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of its predictions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$\hat y_i= \mu(x_i; \mathord{\smash[b]{\underset{\raise.3ex\hbox{$\scriptstyle\sim$}}{\theta}}\vphantom{\theta}})$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of</w:t>
        </w:r>
      </w:ins>
      <w:ins w:id="32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outcomes</w:t>
        </w:r>
      </w:ins>
      <w:ins w:id="32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and the residual sum of squares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$\text{RSS}(\mathord{\smash[b]{\underset{\raise.3ex\hbox{$\scriptstyle\sim$}}{\theta}}\vphantom{\theta}})$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(</w:t>
        </w:r>
      </w:ins>
      <w:hyperlink w:anchor="def-rss">
        <w:ins w:id="330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331" w:author="PR Preview" w:date="2026-01-01T00:00:00Z">
        <w:r>
          <w:t xml:space="preserve">)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over those same</w:t>
        </w:r>
      </w:ins>
      <w:ins w:id="334" w:author="PR Preview" w:date="2026-01-01T00:00:00Z">
        <w:r>
          <w:t xml:space="preserve"> </w:t>
        </w:r>
      </w:ins>
      <m:oMath>
        <m:r>
          <m:t>n</m:t>
        </m:r>
      </m:oMath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outcomes satisfy</w:t>
        </w:r>
      </w:ins>
    </w:p>
    <w:p>
      <w:pPr>
        <w:pStyle w:val="BodyText"/>
      </w:pPr>
      <w:ins w:id="337" w:author="PR Preview" w:date="2026-01-01T00:00:00Z">
        <w:r>
          <w:t xml:space="preserve">$$\operatorname{sMSE}\mathopen{}\left(\hat y\right)\mathclose{} = \frac{1}{n} \text{RSS}(\mathord{\smash[b]{\underset{\raise.3ex\hbox{$\scriptstyle\sim$}}{\theta}}\vphantom{\theta}}),$$</w:t>
        </w:r>
      </w:ins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338" w:author="PR Preview" w:date="2026-01-01T00:00:00Z">
        <w:r>
          <w:t xml:space="preserve">$$\text{RSS}(\mathord{\smash[b]{\underset{\raise.3ex\hbox{$\scriptstyle\sim$}}{\theta}}\vphantom{\theta}}) = n \, \operatorname{sMSE}\mathopen{}\left(\hat y\right)\mathclose{}.$$</w:t>
        </w:r>
      </w:ins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del w:id="339" w:author="PR Preview" w:date="2026-01-01T00:00:00Z">
        <w:r>
          <w:rPr>
            <w:b/>
            <w:bCs/>
          </w:rPr>
          <w:delText xml:space="preserve">Definition 12 (Ordinary least squares)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The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rPr>
            <w:b/>
            <w:bCs/>
          </w:rPr>
          <w:delText xml:space="preserve">ordinary least squares (OLS) estimate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of a model’s parameter vector</w:delText>
        </w:r>
      </w:del>
      <w:del w:id="346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is the value of</w:delText>
        </w:r>
      </w:del>
      <w:del w:id="349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that minimizes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the</w:delText>
        </w:r>
      </w:del>
      <w:del w:id="354" w:author="PR Preview" w:date="2026-01-01T00:00:00Z">
        <w:r>
          <w:delText xml:space="preserve"> </w:delText>
        </w:r>
      </w:del>
      <w:hyperlink w:anchor="def-rss">
        <w:del w:id="355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35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357" w:author="PR Preview" w:date="2026-01-01T00:00:00Z">
        <w:r>
          <w:rPr>
            <w:b/>
            <w:bCs/>
          </w:rPr>
          <w:t xml:space="preserve">Definition 12 (Ordinary least squares)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The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rPr>
            <w:b/>
            <w:bCs/>
          </w:rPr>
          <w:t xml:space="preserve">ordinary least squares (OLS) estimate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of a model’s parameter vector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$\mathord{\smash[b]{\underset{\raise.3ex\hbox{$\scriptstyle\sim$}}{\theta}}\vphantom{\theta}}$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is the value of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$\mathord{\smash[b]{\underset{\raise.3ex\hbox{$\scriptstyle\sim$}}{\theta}}\vphantom{\theta}}$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that minimizes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the</w:t>
        </w:r>
      </w:ins>
      <w:ins w:id="374" w:author="PR Preview" w:date="2026-01-01T00:00:00Z">
        <w:r>
          <w:t xml:space="preserve"> </w:t>
        </w:r>
      </w:ins>
      <w:hyperlink w:anchor="def-rss">
        <w:ins w:id="375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376" w:author="PR Preview" w:date="2026-01-01T00:00:00Z">
        <w:r>
          <w:t xml:space="preserve">:</w:t>
        </w:r>
      </w:ins>
    </w:p>
    <w:p>
      <w:pPr>
        <w:pStyle w:val="BodyText"/>
      </w:pPr>
      <w:ins w:id="377" w:author="PR Preview" w:date="2026-01-01T00:00:00Z">
        <w:r>
  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  </w:r>
      </w:ins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del w:id="378" w:author="PR Preview" w:date="2026-01-01T00:00:00Z">
        <w:r>
          <w:rPr>
            <w:b/>
            <w:bCs/>
          </w:rPr>
          <w:delText xml:space="preserve">Definition 13 (Normal equations)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For a model fitted by least squares with parameter vector</w:delText>
        </w:r>
      </w:del>
      <w:del w:id="381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2" w:author="PR Preview" w:date="2026-01-01T00:00:00Z">
        <w:r>
          <w:delText xml:space="preserve">,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the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rPr>
            <w:b/>
            <w:bCs/>
          </w:rPr>
          <w:delText xml:space="preserve">normal equations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set the gradient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of the</w:delText>
        </w:r>
      </w:del>
      <w:del w:id="391" w:author="PR Preview" w:date="2026-01-01T00:00:00Z">
        <w:r>
          <w:delText xml:space="preserve"> </w:delText>
        </w:r>
      </w:del>
      <w:hyperlink w:anchor="def-rss">
        <w:del w:id="392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to zero: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95" w:author="PR Preview" w:date="2026-01-01T00:00:00Z">
        <w:r>
          <w:rPr>
            <w:b/>
            <w:bCs/>
          </w:rPr>
          <w:delText xml:space="preserve">Example 6 (Normal equations of a simple linear regression)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For a simple linear regression,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the parameter vector is</w:delText>
        </w:r>
      </w:del>
      <w:del w:id="400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01" w:author="PR Preview" w:date="2026-01-01T00:00:00Z">
        <w:r>
          <w:delText xml:space="preserve">,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and</w:delText>
        </w:r>
      </w:del>
      <w:del w:id="404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is</w:delText>
        </w:r>
      </w:del>
      <w:del w:id="407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from</w:delText>
        </w:r>
      </w:del>
      <w:del w:id="410" w:author="PR Preview" w:date="2026-01-01T00:00:00Z">
        <w:r>
          <w:delText xml:space="preserve"> </w:delText>
        </w:r>
      </w:del>
      <w:hyperlink w:anchor="exm-rss-slr">
        <w:del w:id="411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412" w:author="PR Preview" w:date="2026-01-01T00:00:00Z">
        <w:r>
          <w:delText xml:space="preserve">.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Its gradient has one entry per coefficient,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so the normal equations (</w:delText>
        </w:r>
      </w:del>
      <w:hyperlink w:anchor="def-normal-equations">
        <w:del w:id="417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418" w:author="PR Preview" w:date="2026-01-01T00:00:00Z">
        <w:r>
          <w:delText xml:space="preserve">) are two scalar equations:</w:delText>
        </w:r>
      </w:del>
    </w:p>
    <w:p>
      <w:pPr>
        <w:pStyle w:val="BodyText"/>
      </w:pPr>
      <w:ins w:id="419" w:author="PR Preview" w:date="2026-01-01T00:00:00Z">
        <w:r>
          <w:rPr>
            <w:b/>
            <w:bCs/>
          </w:rPr>
          <w:t xml:space="preserve">Definition 13 (Normal equations)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For a model fitted by least squares with parameter vector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$\mathord{\smash[b]{\underset{\raise.3ex\hbox{$\scriptstyle\sim$}}{\theta}}\vphantom{\theta}}$</w:t>
        </w:r>
      </w:ins>
      <w:ins w:id="424" w:author="PR Preview" w:date="2026-01-01T00:00:00Z">
        <w:r>
          <w:t xml:space="preserve">,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the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rPr>
            <w:b/>
            <w:bCs/>
          </w:rPr>
          <w:t xml:space="preserve">normal equations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set the gradient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of the</w:t>
        </w:r>
      </w:ins>
      <w:ins w:id="433" w:author="PR Preview" w:date="2026-01-01T00:00:00Z">
        <w:r>
          <w:t xml:space="preserve"> </w:t>
        </w:r>
      </w:ins>
      <w:hyperlink w:anchor="def-rss">
        <w:ins w:id="434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to zero:</w:t>
        </w:r>
      </w:ins>
    </w:p>
    <w:p>
      <w:pPr>
        <w:pStyle w:val="BodyText"/>
      </w:pPr>
      <w:ins w:id="437" w:author="PR Preview" w:date="2026-01-01T00:00:00Z">
        <w:r>
  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  </w:r>
      </w:ins>
    </w:p>
    <w:bookmarkEnd w:id="70"/>
    <w:bookmarkStart w:id="71" w:name="exm-normal-equations-slr"/>
    <w:p>
      <w:pPr>
        <w:pStyle w:val="FirstParagraph"/>
      </w:pPr>
      <w:ins w:id="438" w:author="PR Preview" w:date="2026-01-01T00:00:00Z">
        <w:r>
          <w:rPr>
            <w:b/>
            <w:bCs/>
          </w:rPr>
          <w:t xml:space="preserve">Example 6 (Normal equations of a simple linear regression)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For a simple linear regression,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the parameter vector is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$\mathord{\smash[b]{\underset{\raise.3ex\hbox{$\scriptstyle\sim$}}{\beta}}\vphantom{\beta}}\stackrel{\text{def}}{=}{\mathopen{}\left(\beta_{0}, \beta_{x}\right)\mathclose{}}^{\top}$</w:t>
        </w:r>
      </w:ins>
      <w:ins w:id="445" w:author="PR Preview" w:date="2026-01-01T00:00:00Z">
        <w:r>
          <w:t xml:space="preserve">,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and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$\text{RSS}(\mathord{\smash[b]{\underset{\raise.3ex\hbox{$\scriptstyle\sim$}}{\beta}}\vphantom{\beta}})$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is</w:t>
        </w:r>
      </w:ins>
      <w:ins w:id="452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from</w:t>
        </w:r>
      </w:ins>
      <w:ins w:id="455" w:author="PR Preview" w:date="2026-01-01T00:00:00Z">
        <w:r>
          <w:t xml:space="preserve"> </w:t>
        </w:r>
      </w:ins>
      <w:hyperlink w:anchor="exm-rss-slr">
        <w:ins w:id="456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457" w:author="PR Preview" w:date="2026-01-01T00:00:00Z">
        <w:r>
          <w:t xml:space="preserve">.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Its gradient has one entry per coefficient,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so the normal equations (</w:t>
        </w:r>
      </w:ins>
      <w:hyperlink w:anchor="def-normal-equations">
        <w:ins w:id="462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463" w:author="PR Preview" w:date="2026-01-01T00:00:00Z">
        <w:r>
          <w:t xml:space="preserve">) are two scalar equations: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del w:id="464" w:author="PR Preview" w:date="2026-01-01T00:00:00Z">
        <w:r>
          <w:rPr>
            <w:b/>
            <w:bCs/>
          </w:rPr>
          <w:delText xml:space="preserve">Definition 16 (Covariate vector)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In simple linear regression (</w:delText>
        </w:r>
      </w:del>
      <w:hyperlink w:anchor="def-slr">
        <w:del w:id="46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68" w:author="PR Preview" w:date="2026-01-01T00:00:00Z">
        <w:r>
          <w:delText xml:space="preserve">),</w:delText>
        </w:r>
      </w:del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the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rPr>
            <w:b/>
            <w:bCs/>
          </w:rPr>
          <w:delText xml:space="preserve">covariate vector</w:delText>
        </w:r>
      </w:del>
      <w:del w:id="47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of observation</w:delText>
        </w:r>
      </w:del>
      <w:del w:id="476" w:author="PR Preview" w:date="2026-01-01T00:00:00Z">
        <w:r>
          <w:delText xml:space="preserve"> </w:delText>
        </w:r>
      </w:del>
      <m:oMath>
        <m:r>
          <m:t>i</m:t>
        </m:r>
      </m:oMath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is its covariate value</w:delText>
        </w:r>
      </w:del>
      <w:del w:id="47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480" w:author="PR Preview" w:date="2026-01-01T00:00:00Z">
        <w:r>
          <w:delText xml:space="preserve">, preceded by a 1 for the intercept: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81" w:author="PR Preview" w:date="2026-01-01T00:00:00Z">
        <w:r>
          <w:rPr>
            <w:b/>
            <w:bCs/>
          </w:rPr>
          <w:delText xml:space="preserve">Exercise 10 (The conditional mean and the covariate vector)</w:delText>
        </w:r>
      </w:del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In simple linear regression (</w:delText>
        </w:r>
      </w:del>
      <w:hyperlink w:anchor="def-slr">
        <w:del w:id="484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85" w:author="PR Preview" w:date="2026-01-01T00:00:00Z">
        <w:r>
          <w:delText xml:space="preserve">),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express the conditional mean</w:delText>
        </w:r>
      </w:del>
      <w:del w:id="488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as a dot product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of the covariate vector</w:delText>
        </w:r>
      </w:del>
      <w:del w:id="49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(</w:delText>
        </w:r>
      </w:del>
      <w:hyperlink w:anchor="def-slr-covariate-vector">
        <w:del w:id="496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497" w:author="PR Preview" w:date="2026-01-01T00:00:00Z">
        <w:r>
          <w:delText xml:space="preserve">)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and the coefficient vector</w:delText>
        </w:r>
      </w:del>
      <w:del w:id="500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(</w:delText>
        </w:r>
      </w:del>
      <w:hyperlink w:anchor="exm-normal-equations-slr">
        <w:del w:id="503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504" w:author="PR Preview" w:date="2026-01-01T00:00:00Z">
        <w:r>
          <w:delText xml:space="preserve">).</w:delText>
        </w:r>
      </w:del>
    </w:p>
    <w:p>
      <w:pPr>
        <w:pStyle w:val="BodyText"/>
      </w:pPr>
      <w:ins w:id="505" w:author="PR Preview" w:date="2026-01-01T00:00:00Z">
        <w:r>
          <w:rPr>
            <w:b/>
            <w:bCs/>
          </w:rPr>
          <w:t xml:space="preserve">Definition 16 (Covariate vector)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In simple linear regression (</w:t>
        </w:r>
      </w:ins>
      <w:hyperlink w:anchor="def-slr">
        <w:ins w:id="50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09" w:author="PR Preview" w:date="2026-01-01T00:00:00Z">
        <w:r>
          <w:t xml:space="preserve">),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the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rPr>
            <w:b/>
            <w:bCs/>
          </w:rPr>
          <w:t xml:space="preserve">covariate vector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$\mathord{\smash[b]{\underset{\raise.3ex\hbox{$\scriptstyle\sim$}}{x}}\vphantom{x}}_i$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of observation</w:t>
        </w:r>
      </w:ins>
      <w:ins w:id="518" w:author="PR Preview" w:date="2026-01-01T00:00:00Z">
        <w:r>
          <w:t xml:space="preserve"> </w:t>
        </w:r>
      </w:ins>
      <m:oMath>
        <m:r>
          <m:t>i</m:t>
        </m:r>
      </m:oMath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is its covariate value</w:t>
        </w:r>
      </w:ins>
      <w:ins w:id="52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522" w:author="PR Preview" w:date="2026-01-01T00:00:00Z">
        <w:r>
          <w:t xml:space="preserve">, preceded by a 1 for the intercept:</w:t>
        </w:r>
      </w:ins>
    </w:p>
    <w:p>
      <w:pPr>
        <w:pStyle w:val="BodyText"/>
      </w:pPr>
      <w:ins w:id="523" w:author="PR Preview" w:date="2026-01-01T00:00:00Z">
        <w:r>
          <w:t xml:space="preserve">$$
    \mathord{\smash[b]{\underset{\raise.3ex\hbox{$\scriptstyle\sim$}}{x}}\vphantom{x}}_i\stackrel{\text{def}}{=}\begin{pmatrix} 1 \\ x_i\end{pmatrix}.
    $$</w:t>
        </w:r>
      </w:ins>
    </w:p>
    <w:bookmarkEnd w:id="93"/>
    <w:bookmarkStart w:id="94" w:name="exr-slr-mean-dot-product"/>
    <w:p>
      <w:pPr>
        <w:pStyle w:val="FirstParagraph"/>
      </w:pPr>
      <w:ins w:id="524" w:author="PR Preview" w:date="2026-01-01T00:00:00Z">
        <w:r>
          <w:rPr>
            <w:b/>
            <w:bCs/>
          </w:rPr>
          <w:t xml:space="preserve">Exercise 10 (The conditional mean and the covariate vector)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In simple linear regression (</w:t>
        </w:r>
      </w:ins>
      <w:hyperlink w:anchor="def-slr">
        <w:ins w:id="527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28" w:author="PR Preview" w:date="2026-01-01T00:00:00Z">
        <w:r>
          <w:t xml:space="preserve">),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express the conditional mean</w:t>
        </w:r>
      </w:ins>
      <w:ins w:id="53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as a dot product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of the covariate vector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$\mathord{\smash[b]{\underset{\raise.3ex\hbox{$\scriptstyle\sim$}}{x}}\vphantom{x}}_i$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(</w:t>
        </w:r>
      </w:ins>
      <w:hyperlink w:anchor="def-slr-covariate-vector">
        <w:ins w:id="540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541" w:author="PR Preview" w:date="2026-01-01T00:00:00Z">
        <w:r>
          <w:t xml:space="preserve">)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and the coefficient vector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$\mathord{\smash[b]{\underset{\raise.3ex\hbox{$\scriptstyle\sim$}}{\beta}}\vphantom{\beta}}= {\mathopen{}\left(\beta_{0}, \beta_{x}\right)\mathclose{}}^{\top}$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(</w:t>
        </w:r>
      </w:ins>
      <w:hyperlink w:anchor="exm-normal-equations-slr">
        <w:ins w:id="548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549" w:author="PR Preview" w:date="2026-01-01T00:00:00Z">
        <w:r>
          <w:t xml:space="preserve">).</w:t>
        </w:r>
      </w:ins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550" w:author="PR Preview" w:date="2026-01-01T00:00:00Z">
        <w:r>
          <w:delText xml:space="preserve">So</w:delText>
        </w:r>
      </w:del>
      <w:del w:id="55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52" w:author="PR Preview" w:date="2026-01-01T00:00:00Z">
        <w:r>
          <w:delText xml:space="preserve">.</w:delText>
        </w:r>
      </w:del>
    </w:p>
    <w:p>
      <w:pPr>
        <w:pStyle w:val="BodyText"/>
      </w:pPr>
      <w:del w:id="553" w:author="PR Preview" w:date="2026-01-01T00:00:00Z">
        <w:r>
          <w:rPr>
            <w:b/>
            <w:bCs/>
          </w:rPr>
          <w:delText xml:space="preserve">Lemma 7 (The conditional mean is a dot product)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In simple linear regression (</w:delText>
        </w:r>
      </w:del>
      <w:hyperlink w:anchor="def-slr">
        <w:del w:id="55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557" w:author="PR Preview" w:date="2026-01-01T00:00:00Z">
        <w:r>
          <w:delText xml:space="preserve">),</w:delText>
        </w:r>
      </w:del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the conditional mean of observation</w:delText>
        </w:r>
      </w:del>
      <w:del w:id="560" w:author="PR Preview" w:date="2026-01-01T00:00:00Z">
        <w:r>
          <w:delText xml:space="preserve"> </w:delText>
        </w:r>
      </w:del>
      <m:oMath>
        <m:r>
          <m:t>i</m:t>
        </m:r>
      </m:oMath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is the dot product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of its covariate vector (</w:delText>
        </w:r>
      </w:del>
      <w:hyperlink w:anchor="def-slr-covariate-vector">
        <w:del w:id="565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566" w:author="PR Preview" w:date="2026-01-01T00:00:00Z">
        <w:r>
          <w:delText xml:space="preserve">)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and the coefficient vector</w:delText>
        </w:r>
      </w:del>
      <w:del w:id="569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(</w:delText>
        </w:r>
      </w:del>
      <w:hyperlink w:anchor="exm-normal-equations-slr">
        <w:del w:id="572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573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574" w:author="PR Preview" w:date="2026-01-01T00:00:00Z">
        <w:r>
  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  </w:r>
      </w:ins>
    </w:p>
    <w:p>
      <w:pPr>
        <w:pStyle w:val="FirstParagraph"/>
      </w:pPr>
      <w:ins w:id="575" w:author="PR Preview" w:date="2026-01-01T00:00:00Z">
        <w:r>
          <w:t xml:space="preserve">So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$\mu(x_i) = \mathord{\smash[b]{\underset{\raise.3ex\hbox{$\scriptstyle\sim$}}{x}}\vphantom{x}}_i \cdot \mathord{\smash[b]{\underset{\raise.3ex\hbox{$\scriptstyle\sim$}}{\beta}}\vphantom{\beta}}$</w:t>
        </w:r>
      </w:ins>
      <w:ins w:id="578" w:author="PR Preview" w:date="2026-01-01T00:00:00Z">
        <w:r>
          <w:t xml:space="preserve">.</w:t>
        </w:r>
      </w:ins>
    </w:p>
    <w:bookmarkEnd w:id="95"/>
    <w:bookmarkStart w:id="96" w:name="lem-slr-mean-dot-product"/>
    <w:p>
      <w:pPr>
        <w:pStyle w:val="BodyText"/>
      </w:pPr>
      <w:ins w:id="579" w:author="PR Preview" w:date="2026-01-01T00:00:00Z">
        <w:r>
          <w:rPr>
            <w:b/>
            <w:bCs/>
          </w:rPr>
          <w:t xml:space="preserve">Lemma 7 (The conditional mean is a dot product)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In simple linear regression (</w:t>
        </w:r>
      </w:ins>
      <w:hyperlink w:anchor="def-slr">
        <w:ins w:id="582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83" w:author="PR Preview" w:date="2026-01-01T00:00:00Z">
        <w:r>
          <w:t xml:space="preserve">),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the conditional mean of observation</w:t>
        </w:r>
      </w:ins>
      <w:ins w:id="586" w:author="PR Preview" w:date="2026-01-01T00:00:00Z">
        <w:r>
          <w:t xml:space="preserve"> </w:t>
        </w:r>
      </w:ins>
      <m:oMath>
        <m:r>
          <m:t>i</m:t>
        </m:r>
      </m:oMath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is the dot product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of its covariate vector (</w:t>
        </w:r>
      </w:ins>
      <w:hyperlink w:anchor="def-slr-covariate-vector">
        <w:ins w:id="591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592" w:author="PR Preview" w:date="2026-01-01T00:00:00Z">
        <w:r>
          <w:t xml:space="preserve">)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and the coefficient vector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$\mathord{\smash[b]{\underset{\raise.3ex\hbox{$\scriptstyle\sim$}}{\beta}}\vphantom{\beta}}$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(</w:t>
        </w:r>
      </w:ins>
      <w:hyperlink w:anchor="exm-normal-equations-slr">
        <w:ins w:id="599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600" w:author="PR Preview" w:date="2026-01-01T00:00:00Z">
        <w:r>
          <w:t xml:space="preserve">):</w:t>
        </w:r>
      </w:ins>
    </w:p>
    <w:p>
      <w:pPr>
        <w:pStyle w:val="BodyText"/>
      </w:pPr>
      <w:ins w:id="601" w:author="PR Preview" w:date="2026-01-01T00:00:00Z">
        <w:r>
          <w:t xml:space="preserve">$$\mu(x_i) = \mathord{\smash[b]{\underset{\raise.3ex\hbox{$\scriptstyle\sim$}}{x}}\vphantom{x}}_i \cdot \mathord{\smash[b]{\underset{\raise.3ex\hbox{$\scriptstyle\sim$}}{\beta}}\vphantom{\beta}}.$$</w:t>
        </w:r>
      </w:ins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del w:id="602" w:author="PR Preview" w:date="2026-01-01T00:00:00Z">
        <w:r>
          <w:rPr>
            <w:b/>
            <w:bCs/>
          </w:rPr>
          <w:delText xml:space="preserve">Example 7 (Residual sum of squares in vector notation)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In simple linear regression, take</w:delText>
        </w:r>
      </w:del>
      <w:del w:id="605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and substitute</w:delText>
        </w:r>
      </w:del>
      <w:del w:id="608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(</w:delText>
        </w:r>
      </w:del>
      <w:hyperlink w:anchor="lem-slr-mean-dot-product">
        <w:del w:id="611" w:author="PR Preview" w:date="2026-01-01T00:00:00Z">
          <w:r>
            <w:rPr>
              <w:rStyle w:val="Hyperlink"/>
            </w:rPr>
            <w:delText xml:space="preserve">Lemma 7</w:delText>
          </w:r>
        </w:del>
      </w:hyperlink>
      <w:del w:id="612" w:author="PR Preview" w:date="2026-01-01T00:00:00Z">
        <w:r>
          <w:delText xml:space="preserve">)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into each residual of the residual sum of squares (</w:delText>
        </w:r>
      </w:del>
      <w:hyperlink w:anchor="def-rss">
        <w:del w:id="615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616" w:author="PR Preview" w:date="2026-01-01T00:00:00Z">
        <w:r>
          <w:delText xml:space="preserve">).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The residual sum of squares is then a function of the coefficient vector</w:delText>
        </w:r>
      </w:del>
      <w:del w:id="619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20" w:author="PR Preview" w:date="2026-01-01T00:00:00Z">
        <w:r>
          <w:delText xml:space="preserve">,</w:delText>
        </w:r>
      </w:del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the same function as</w:delText>
        </w:r>
      </w:del>
      <w:del w:id="623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in</w:delText>
        </w:r>
      </w:del>
      <w:del w:id="626" w:author="PR Preview" w:date="2026-01-01T00:00:00Z">
        <w:r>
          <w:delText xml:space="preserve"> </w:delText>
        </w:r>
      </w:del>
      <w:hyperlink w:anchor="exm-rss-slr">
        <w:del w:id="627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62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629" w:author="PR Preview" w:date="2026-01-01T00:00:00Z">
        <w:r>
          <w:rPr>
            <w:b/>
            <w:bCs/>
          </w:rPr>
          <w:delText xml:space="preserve">Exercise 11 (Gradient of RSS in vector notation)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Find the gradient of the residual sum of squares in vector notation (</w:delText>
        </w:r>
      </w:del>
      <w:hyperlink w:anchor="exm-rss-vector">
        <w:del w:id="632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633" w:author="PR Preview" w:date="2026-01-01T00:00:00Z">
        <w:r>
          <w:delText xml:space="preserve">),</w:delText>
        </w:r>
      </w:del>
      <w:del w:id="63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635" w:author="PR Preview" w:date="2026-01-01T00:00:00Z">
        <w:r>
          <w:delText xml:space="preserve">,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by differentiating with respect to the vector</w:delText>
        </w:r>
      </w:del>
      <w:del w:id="638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directly,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rather than one component at a time.</w:delText>
        </w:r>
      </w:del>
    </w:p>
    <w:p>
      <w:pPr>
        <w:pStyle w:val="BodyText"/>
      </w:pPr>
      <w:del w:id="643" w:author="PR Preview" w:date="2026-01-01T00:00:00Z">
        <w:r>
          <w:rPr>
            <w:i/>
            <w:iCs/>
          </w:rPr>
          <w:delText xml:space="preserve">Solution 11</w:delText>
        </w:r>
      </w:del>
      <w:del w:id="644" w:author="PR Preview" w:date="2026-01-01T00:00:00Z">
        <w:r>
          <w:delText xml:space="preserve">. </w:delText>
        </w:r>
      </w:del>
      <w:del w:id="645" w:author="PR Preview" w:date="2026-01-01T00:00:00Z">
        <w:r>
          <w:delText xml:space="preserve">Differentiate one operation at a time,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starting from</w:delText>
        </w:r>
      </w:del>
      <w:del w:id="648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in vector notation (</w:delText>
        </w:r>
      </w:del>
      <w:hyperlink w:anchor="exm-rss-vector">
        <w:del w:id="651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652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del w:id="653" w:author="PR Preview" w:date="2026-01-01T00:00:00Z">
        <w:r>
          <w:delText xml:space="preserve">For the inner derivative, we need the gradient of a linear function.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For any constant vector</w:delText>
        </w:r>
      </w:del>
      <w:del w:id="656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5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58" w:author="PR Preview" w:date="2026-01-01T00:00:00Z">
        <w:r>
          <w:delText xml:space="preserve">With</w:delText>
        </w:r>
      </w:del>
      <w:del w:id="659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66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BodyText"/>
      </w:pPr>
      <w:ins w:id="661" w:author="PR Preview" w:date="2026-01-01T00:00:00Z">
        <w:r>
          <w:rPr>
            <w:b/>
            <w:bCs/>
          </w:rPr>
          <w:t xml:space="preserve">Example 7 (Residual sum of squares in vector notation)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In simple linear regression, take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$\mathord{\smash[b]{\underset{\raise.3ex\hbox{$\scriptstyle\sim$}}{\theta}}\vphantom{\theta}}= \mathord{\smash[b]{\underset{\raise.3ex\hbox{$\scriptstyle\sim$}}{\beta}}\vphantom{\beta}}$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and substitute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$\mu(x_i) = \mathord{\smash[b]{\underset{\raise.3ex\hbox{$\scriptstyle\sim$}}{x}}\vphantom{x}}_i \cdot \mathord{\smash[b]{\underset{\raise.3ex\hbox{$\scriptstyle\sim$}}{\beta}}\vphantom{\beta}}$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(</w:t>
        </w:r>
      </w:ins>
      <w:hyperlink w:anchor="lem-slr-mean-dot-product">
        <w:ins w:id="672" w:author="PR Preview" w:date="2026-01-01T00:00:00Z">
          <w:r>
            <w:rPr>
              <w:rStyle w:val="Hyperlink"/>
            </w:rPr>
            <w:t xml:space="preserve">Lemma 7</w:t>
          </w:r>
        </w:ins>
      </w:hyperlink>
      <w:ins w:id="673" w:author="PR Preview" w:date="2026-01-01T00:00:00Z">
        <w:r>
          <w:t xml:space="preserve">)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into each residual of the residual sum of squares (</w:t>
        </w:r>
      </w:ins>
      <w:hyperlink w:anchor="def-rss">
        <w:ins w:id="676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677" w:author="PR Preview" w:date="2026-01-01T00:00:00Z">
        <w:r>
          <w:t xml:space="preserve">).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The residual sum of squares is then a function of the coefficient vector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$\mathord{\smash[b]{\underset{\raise.3ex\hbox{$\scriptstyle\sim$}}{\beta}}\vphantom{\beta}}$</w:t>
        </w:r>
      </w:ins>
      <w:ins w:id="682" w:author="PR Preview" w:date="2026-01-01T00:00:00Z">
        <w:r>
          <w:t xml:space="preserve">,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the same function as</w:t>
        </w:r>
      </w:ins>
      <w:ins w:id="685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in</w:t>
        </w:r>
      </w:ins>
      <w:ins w:id="688" w:author="PR Preview" w:date="2026-01-01T00:00:00Z">
        <w:r>
          <w:t xml:space="preserve"> </w:t>
        </w:r>
      </w:ins>
      <w:hyperlink w:anchor="exm-rss-slr">
        <w:ins w:id="689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690" w:author="PR Preview" w:date="2026-01-01T00:00:00Z">
        <w:r>
          <w:t xml:space="preserve">:</w:t>
        </w:r>
      </w:ins>
    </w:p>
    <w:p>
      <w:pPr>
        <w:pStyle w:val="BodyText"/>
      </w:pPr>
      <w:ins w:id="691" w:author="PR Preview" w:date="2026-01-01T00:00:00Z">
        <w:r>
  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  </w:r>
      </w:ins>
    </w:p>
    <w:bookmarkEnd w:id="97"/>
    <w:bookmarkStart w:id="98" w:name="exr-rss-gradient-vector"/>
    <w:p>
      <w:pPr>
        <w:pStyle w:val="FirstParagraph"/>
      </w:pPr>
      <w:ins w:id="692" w:author="PR Preview" w:date="2026-01-01T00:00:00Z">
        <w:r>
          <w:rPr>
            <w:b/>
            <w:bCs/>
          </w:rPr>
          <w:t xml:space="preserve">Exercise 11 (Gradient of RSS in vector notation)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Find the gradient of the residual sum of squares in vector notation (</w:t>
        </w:r>
      </w:ins>
      <w:hyperlink w:anchor="exm-rss-vector">
        <w:ins w:id="695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696" w:author="PR Preview" w:date="2026-01-01T00:00:00Z">
        <w:r>
          <w:t xml:space="preserve">),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$\frac{\partial}{\partial \mathord{\smash[b]{\underset{\raise.3ex\hbox{$\scriptstyle\sim$}}{\beta}}\vphantom{\beta}}} \text{RSS}(\mathord{\smash[b]{\underset{\raise.3ex\hbox{$\scriptstyle\sim$}}{\beta}}\vphantom{\beta}})$</w:t>
        </w:r>
      </w:ins>
      <w:ins w:id="699" w:author="PR Preview" w:date="2026-01-01T00:00:00Z">
        <w:r>
          <w:t xml:space="preserve">,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by differentiating with respect to the vector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$\mathord{\smash[b]{\underset{\raise.3ex\hbox{$\scriptstyle\sim$}}{\beta}}\vphantom{\beta}}$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directly,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rather than one component at a time.</w:t>
        </w:r>
      </w:ins>
    </w:p>
    <w:bookmarkEnd w:id="98"/>
    <w:bookmarkStart w:id="99" w:name="sol-rss-gradient-vector"/>
    <w:p>
      <w:pPr>
        <w:pStyle w:val="BodyText"/>
      </w:pPr>
      <w:ins w:id="708" w:author="PR Preview" w:date="2026-01-01T00:00:00Z">
        <w:r>
          <w:rPr>
            <w:i/>
            <w:iCs/>
          </w:rPr>
          <w:t xml:space="preserve">Solution 11</w:t>
        </w:r>
      </w:ins>
      <w:ins w:id="709" w:author="PR Preview" w:date="2026-01-01T00:00:00Z">
        <w:r>
          <w:t xml:space="preserve">. </w:t>
        </w:r>
      </w:ins>
      <w:ins w:id="710" w:author="PR Preview" w:date="2026-01-01T00:00:00Z">
        <w:r>
          <w:t xml:space="preserve">Differentiate one operation at a time,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starting from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$\text{RSS}(\mathord{\smash[b]{\underset{\raise.3ex\hbox{$\scriptstyle\sim$}}{\beta}}\vphantom{\beta}})$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in vector notation (</w:t>
        </w:r>
      </w:ins>
      <w:hyperlink w:anchor="exm-rss-vector">
        <w:ins w:id="717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718" w:author="PR Preview" w:date="2026-01-01T00:00:00Z">
        <w:r>
          <w:t xml:space="preserve">):</w:t>
        </w:r>
      </w:ins>
    </w:p>
    <w:p>
      <w:pPr>
        <w:pStyle w:val="BodyText"/>
      </w:pPr>
      <w:ins w:id="719" w:author="PR Preview" w:date="2026-01-01T00:00:00Z">
        <w:r>
  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  </w:r>
      </w:ins>
    </w:p>
    <w:p>
      <w:pPr>
        <w:pStyle w:val="FirstParagraph"/>
      </w:pPr>
      <w:ins w:id="720" w:author="PR Preview" w:date="2026-01-01T00:00:00Z">
        <w:r>
          <w:t xml:space="preserve">For the inner derivative, we need the gradient of a linear function.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For any constant vector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$\mathord{\smash[b]{\underset{\raise.3ex\hbox{$\scriptstyle\sim$}}{a}}\vphantom{a}}= {(a_0, a_x)}^{\top}$</w:t>
        </w:r>
      </w:ins>
      <w:ins w:id="725" w:author="PR Preview" w:date="2026-01-01T00:00:00Z">
        <w:r>
          <w:t xml:space="preserve">:</w:t>
        </w:r>
      </w:ins>
    </w:p>
    <w:p>
      <w:pPr>
        <w:pStyle w:val="BodyText"/>
      </w:pPr>
      <w:ins w:id="726" w:author="PR Preview" w:date="2026-01-01T00:00:00Z">
        <w:r>
  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  </w:r>
      </w:ins>
    </w:p>
    <w:p>
      <w:pPr>
        <w:pStyle w:val="FirstParagraph"/>
      </w:pPr>
      <w:ins w:id="727" w:author="PR Preview" w:date="2026-01-01T00:00:00Z">
        <w:r>
          <w:t xml:space="preserve">With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$\mathord{\smash[b]{\underset{\raise.3ex\hbox{$\scriptstyle\sim$}}{a}}\vphantom{a}}= \mathord{\smash[b]{\underset{\raise.3ex\hbox{$\scriptstyle\sim$}}{x}}\vphantom{x}}_i$</w:t>
        </w:r>
      </w:ins>
      <w:ins w:id="730" w:author="PR Preview" w:date="2026-01-01T00:00:00Z">
        <w:r>
          <w:t xml:space="preserve">:</w:t>
        </w:r>
      </w:ins>
    </w:p>
    <w:p>
      <w:pPr>
        <w:pStyle w:val="BodyText"/>
      </w:pPr>
      <w:ins w:id="731" w:author="PR Preview" w:date="2026-01-01T00:00:00Z">
        <w:r>
  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  </w:r>
      </w:ins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p>
      <w:pPr>
        <w:pStyle w:val="BodyText"/>
      </w:pPr>
      <w:ins w:id="732" w:author="PR Preview" w:date="2026-01-01T00:00:00Z">
        <w:r>
  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  </w:r>
      </w:ins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733" w:author="PR Preview" w:date="2026-01-01T00:00:00Z">
        <w:r>
  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  </w:r>
      </w:ins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734" w:author="PR Preview" w:date="2026-01-01T00:00:00Z">
        <w:r>
          <w:delText xml:space="preserve">Using</w:delText>
        </w:r>
      </w:del>
      <w:del w:id="735" w:author="PR Preview" w:date="2026-01-01T00:00:00Z">
        <w:r>
          <w:delText xml:space="preserve"> </w:delText>
        </w:r>
      </w:del>
      <w:hyperlink w:anchor="exr-rss-gradient-vector">
        <w:del w:id="736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737" w:author="PR Preview" w:date="2026-01-01T00:00:00Z">
        <w:r>
          <w:delText xml:space="preserve">,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show that the</w:delText>
        </w:r>
      </w:del>
      <w:del w:id="740" w:author="PR Preview" w:date="2026-01-01T00:00:00Z">
        <w:r>
          <w:delText xml:space="preserve"> </w:delText>
        </w:r>
      </w:del>
      <w:hyperlink w:anchor="def-normal-equations">
        <w:del w:id="741" w:author="PR Preview" w:date="2026-01-01T00:00:00Z">
          <w:r>
            <w:rPr>
              <w:rStyle w:val="Hyperlink"/>
            </w:rPr>
            <w:delText xml:space="preserve">normal equations</w:delText>
          </w:r>
        </w:del>
      </w:hyperlink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can be written as</w:delText>
        </w:r>
      </w:del>
      <w:del w:id="744" w:author="PR Preview" w:date="2026-01-01T00:00:00Z">
        <w:r>
          <w:delText xml:space="preserve"> </w:delText>
        </w:r>
      </w:del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45" w:author="PR Preview" w:date="2026-01-01T00:00:00Z">
        <w:r>
          <w:delText xml:space="preserve">.</w:delText>
        </w:r>
      </w:del>
    </w:p>
    <w:p>
      <w:pPr>
        <w:pStyle w:val="BodyText"/>
      </w:pPr>
      <w:ins w:id="746" w:author="PR Preview" w:date="2026-01-01T00:00:00Z">
        <w:r>
  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  </w:r>
      </w:ins>
    </w:p>
    <w:p>
      <w:pPr>
        <w:pStyle w:val="FirstParagraph"/>
      </w:pPr>
      <w:ins w:id="747" w:author="PR Preview" w:date="2026-01-01T00:00:00Z">
        <w:r>
          <w:t xml:space="preserve">Using</w:t>
        </w:r>
      </w:ins>
      <w:ins w:id="748" w:author="PR Preview" w:date="2026-01-01T00:00:00Z">
        <w:r>
          <w:t xml:space="preserve"> </w:t>
        </w:r>
      </w:ins>
      <w:hyperlink w:anchor="exr-rss-gradient-vector">
        <w:ins w:id="749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750" w:author="PR Preview" w:date="2026-01-01T00:00:00Z">
        <w:r>
          <w:t xml:space="preserve">,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show that the</w:t>
        </w:r>
      </w:ins>
      <w:ins w:id="753" w:author="PR Preview" w:date="2026-01-01T00:00:00Z">
        <w:r>
          <w:t xml:space="preserve"> </w:t>
        </w:r>
      </w:ins>
      <w:hyperlink w:anchor="def-normal-equations">
        <w:ins w:id="754" w:author="PR Preview" w:date="2026-01-01T00:00:00Z">
          <w:r>
            <w:rPr>
              <w:rStyle w:val="Hyperlink"/>
            </w:rPr>
            <w:t xml:space="preserve">normal equations</w:t>
          </w:r>
        </w:ins>
      </w:hyperlink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can be written as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$A \mathord{\smash[b]{\underset{\raise.3ex\hbox{$\scriptstyle\sim$}}{\beta}}\vphantom{\beta}}= \mathord{\smash[b]{\underset{\raise.3ex\hbox{$\scriptstyle\sim$}}{c}}\vphantom{c}}$</w:t>
        </w:r>
      </w:ins>
      <w:ins w:id="759" w:author="PR Preview" w:date="2026-01-01T00:00:00Z">
        <w:r>
          <w:t xml:space="preserve">.</w:t>
        </w:r>
      </w:ins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del w:id="760" w:author="PR Preview" w:date="2026-01-01T00:00:00Z">
        <w:r>
          <w:delText xml:space="preserve">Each term of the second sum regroups as a matrix times</w:delText>
        </w:r>
      </w:del>
      <w:del w:id="761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6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BodyText"/>
      </w:pPr>
      <w:ins w:id="763" w:author="PR Preview" w:date="2026-01-01T00:00:00Z">
        <w:r>
  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  </w:r>
      </w:ins>
    </w:p>
    <w:p>
      <w:pPr>
        <w:pStyle w:val="FirstParagraph"/>
      </w:pPr>
      <w:ins w:id="764" w:author="PR Preview" w:date="2026-01-01T00:00:00Z">
        <w:r>
          <w:t xml:space="preserve">Each term of the second sum regroups as a matrix times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$\mathord{\smash[b]{\underset{\raise.3ex\hbox{$\scriptstyle\sim$}}{\beta}}\vphantom{\beta}}$</w:t>
        </w:r>
      </w:ins>
      <w:ins w:id="767" w:author="PR Preview" w:date="2026-01-01T00:00:00Z">
        <w:r>
          <w:t xml:space="preserve">:</w:t>
        </w:r>
      </w:ins>
    </w:p>
    <w:p>
      <w:pPr>
        <w:pStyle w:val="BodyText"/>
      </w:pPr>
      <w:ins w:id="768" w:author="PR Preview" w:date="2026-01-01T00:00:00Z">
        <w:r>
  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  </w:r>
      </w:ins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769" w:author="PR Preview" w:date="2026-01-01T00:00:00Z">
        <w:r>
          <w:delText xml:space="preserve">The normal equations set this gradient equal to</w:delText>
        </w:r>
      </w:del>
      <w:del w:id="770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71" w:author="PR Preview" w:date="2026-01-01T00:00:00Z">
        <w:r>
          <w:delText xml:space="preserve">.</w:delText>
        </w:r>
      </w:del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Solving for</w:delText>
        </w:r>
      </w:del>
      <w:del w:id="774" w:author="PR Preview" w:date="2026-01-01T00:00:00Z">
        <w:r>
          <w:delText xml:space="preserve"> </w:delText>
        </w:r>
      </w:del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one operation at a time: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p>
      <w:pPr>
        <w:pStyle w:val="BodyText"/>
      </w:pPr>
      <w:ins w:id="777" w:author="PR Preview" w:date="2026-01-01T00:00:00Z">
        <w:r>
  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  </w:r>
      </w:ins>
    </w:p>
    <w:p>
      <w:pPr>
        <w:pStyle w:val="FirstParagraph"/>
      </w:pPr>
      <w:ins w:id="778" w:author="PR Preview" w:date="2026-01-01T00:00:00Z">
        <w:r>
          <w:t xml:space="preserve">The normal equations set this gradient equal to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$\mathord{\smash[b]{\underset{\raise.3ex\hbox{$\scriptstyle\sim$}}{0}}\vphantom{0}}$</w:t>
        </w:r>
      </w:ins>
      <w:ins w:id="781" w:author="PR Preview" w:date="2026-01-01T00:00:00Z">
        <w:r>
          <w:t xml:space="preserve">.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Solving for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$A \mathord{\smash[b]{\underset{\raise.3ex\hbox{$\scriptstyle\sim$}}{\beta}}\vphantom{\beta}}$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one operation at a time:</w:t>
        </w:r>
      </w:ins>
    </w:p>
    <w:p>
      <w:pPr>
        <w:pStyle w:val="BodyText"/>
      </w:pPr>
      <w:ins w:id="788" w:author="PR Preview" w:date="2026-01-01T00:00:00Z">
        <w:r>
  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  </w:r>
      </w:ins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789" w:author="PR Preview" w:date="2026-01-01T00:00:00Z">
        <w:r>
  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  </w:r>
      </w:ins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790" w:author="PR Preview" w:date="2026-01-01T00:00:00Z">
        <w:r>
          <w:t xml:space="preserve">$$A \mathord{\smash[b]{\underset{\raise.3ex\hbox{$\scriptstyle\sim$}}{\beta}}\vphantom{\beta}}= \mathord{\smash[b]{\underset{\raise.3ex\hbox{$\scriptstyle\sim$}}{c}}\vphantom{c}}.$$</w:t>
        </w:r>
      </w:ins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del w:id="791" w:author="PR Preview" w:date="2026-01-01T00:00:00Z">
        <w:r>
          <w:rPr>
            <w:b/>
            <w:bCs/>
          </w:rPr>
          <w:delText xml:space="preserve">Exercise 13 (Solving the normal equations in vector notation)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Assuming</w:delText>
        </w:r>
      </w:del>
      <w:del w:id="79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(</w:delText>
        </w:r>
      </w:del>
      <w:hyperlink w:anchor="def-centered-sums">
        <w:del w:id="797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798" w:author="PR Preview" w:date="2026-01-01T00:00:00Z">
        <w:r>
          <w:delText xml:space="preserve">),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show that</w:delText>
        </w:r>
      </w:del>
      <w:del w:id="801" w:author="PR Preview" w:date="2026-01-01T00:00:00Z">
        <w:r>
          <w:delText xml:space="preserve"> </w:delText>
        </w:r>
      </w:del>
      <m:oMath>
        <m:r>
          <m:t>A</m:t>
        </m:r>
      </m:oMath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from</w:delText>
        </w:r>
      </w:del>
      <w:del w:id="804" w:author="PR Preview" w:date="2026-01-01T00:00:00Z">
        <w:r>
          <w:delText xml:space="preserve"> </w:delText>
        </w:r>
      </w:del>
      <w:hyperlink w:anchor="exr-normal-equations-vector">
        <w:del w:id="805" w:author="PR Preview" w:date="2026-01-01T00:00:00Z">
          <w:r>
            <w:rPr>
              <w:rStyle w:val="Hyperlink"/>
            </w:rPr>
            <w:delText xml:space="preserve">Exercise 12</w:delText>
          </w:r>
        </w:del>
      </w:hyperlink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is invertible,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solve</w:delText>
        </w:r>
      </w:del>
      <w:del w:id="810" w:author="PR Preview" w:date="2026-01-01T00:00:00Z">
        <w:r>
          <w:delText xml:space="preserve"> </w:delText>
        </w:r>
      </w:del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for</w:delText>
        </w:r>
      </w:del>
      <w:del w:id="813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14" w:author="PR Preview" w:date="2026-01-01T00:00:00Z">
        <w:r>
          <w:delText xml:space="preserve">,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and compare the result with</w:delText>
        </w:r>
      </w:del>
      <w:del w:id="817" w:author="PR Preview" w:date="2026-01-01T00:00:00Z">
        <w:r>
          <w:delText xml:space="preserve"> </w:delText>
        </w:r>
      </w:del>
      <w:hyperlink w:anchor="exr-solve-normal-equations">
        <w:del w:id="818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819" w:author="PR Preview" w:date="2026-01-01T00:00:00Z">
        <w:r>
          <w:delText xml:space="preserve">.</w:delText>
        </w:r>
      </w:del>
    </w:p>
    <w:p>
      <w:pPr>
        <w:pStyle w:val="BodyText"/>
      </w:pPr>
      <w:del w:id="820" w:author="PR Preview" w:date="2026-01-01T00:00:00Z">
        <w:r>
          <w:rPr>
            <w:i/>
            <w:iCs/>
          </w:rPr>
          <w:delText xml:space="preserve">Solution 13</w:delText>
        </w:r>
      </w:del>
      <w:del w:id="821" w:author="PR Preview" w:date="2026-01-01T00:00:00Z">
        <w:r>
          <w:delText xml:space="preserve">. </w:delText>
        </w:r>
      </w:del>
      <w:del w:id="822" w:author="PR Preview" w:date="2026-01-01T00:00:00Z">
        <w:r>
          <w:delText xml:space="preserve">Write out the entries of each term of</w:delText>
        </w:r>
      </w:del>
      <w:del w:id="823" w:author="PR Preview" w:date="2026-01-01T00:00:00Z">
        <w:r>
          <w:delText xml:space="preserve"> </w:delText>
        </w:r>
      </w:del>
      <m:oMath>
        <m:r>
          <m:t>A</m:t>
        </m:r>
      </m:oMath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and</w:delText>
        </w:r>
      </w:del>
      <w:del w:id="826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27" w:author="PR Preview" w:date="2026-01-01T00:00:00Z">
        <w:r>
          <w:delText xml:space="preserve">, then add them up: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828" w:author="PR Preview" w:date="2026-01-01T00:00:00Z">
        <w:r>
          <w:rPr>
            <w:b/>
            <w:bCs/>
          </w:rPr>
          <w:t xml:space="preserve">Exercise 13 (Solving the normal equations in vector notation)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Assuming</w:t>
        </w:r>
      </w:ins>
      <w:ins w:id="83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(</w:t>
        </w:r>
      </w:ins>
      <w:hyperlink w:anchor="def-centered-sums">
        <w:ins w:id="834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835" w:author="PR Preview" w:date="2026-01-01T00:00:00Z">
        <w:r>
          <w:t xml:space="preserve">),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show that</w:t>
        </w:r>
      </w:ins>
      <w:ins w:id="838" w:author="PR Preview" w:date="2026-01-01T00:00:00Z">
        <w:r>
          <w:t xml:space="preserve"> </w:t>
        </w:r>
      </w:ins>
      <m:oMath>
        <m:r>
          <m:t>A</m:t>
        </m:r>
      </m:oMath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from</w:t>
        </w:r>
      </w:ins>
      <w:ins w:id="841" w:author="PR Preview" w:date="2026-01-01T00:00:00Z">
        <w:r>
          <w:t xml:space="preserve"> </w:t>
        </w:r>
      </w:ins>
      <w:hyperlink w:anchor="exr-normal-equations-vector">
        <w:ins w:id="842" w:author="PR Preview" w:date="2026-01-01T00:00:00Z">
          <w:r>
            <w:rPr>
              <w:rStyle w:val="Hyperlink"/>
            </w:rPr>
            <w:t xml:space="preserve">Exercise 12</w:t>
          </w:r>
        </w:ins>
      </w:hyperlink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is invertible,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solve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$A \mathord{\smash[b]{\underset{\raise.3ex\hbox{$\scriptstyle\sim$}}{\beta}}\vphantom{\beta}}= \mathord{\smash[b]{\underset{\raise.3ex\hbox{$\scriptstyle\sim$}}{c}}\vphantom{c}}$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for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$\mathord{\smash[b]{\underset{\raise.3ex\hbox{$\scriptstyle\sim$}}{\beta}}\vphantom{\beta}}$</w:t>
        </w:r>
      </w:ins>
      <w:ins w:id="853" w:author="PR Preview" w:date="2026-01-01T00:00:00Z">
        <w:r>
          <w:t xml:space="preserve">,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and compare the result with</w:t>
        </w:r>
      </w:ins>
      <w:ins w:id="856" w:author="PR Preview" w:date="2026-01-01T00:00:00Z">
        <w:r>
          <w:t xml:space="preserve"> </w:t>
        </w:r>
      </w:ins>
      <w:hyperlink w:anchor="exr-solve-normal-equations">
        <w:ins w:id="857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858" w:author="PR Preview" w:date="2026-01-01T00:00:00Z">
        <w:r>
          <w:t xml:space="preserve">.</w:t>
        </w:r>
      </w:ins>
    </w:p>
    <w:bookmarkEnd w:id="104"/>
    <w:bookmarkStart w:id="105" w:name="sol-solve-normal-equations-vector"/>
    <w:p>
      <w:pPr>
        <w:pStyle w:val="BodyText"/>
      </w:pPr>
      <w:ins w:id="859" w:author="PR Preview" w:date="2026-01-01T00:00:00Z">
        <w:r>
          <w:rPr>
            <w:i/>
            <w:iCs/>
          </w:rPr>
          <w:t xml:space="preserve">Solution 13</w:t>
        </w:r>
      </w:ins>
      <w:ins w:id="860" w:author="PR Preview" w:date="2026-01-01T00:00:00Z">
        <w:r>
          <w:t xml:space="preserve">. </w:t>
        </w:r>
      </w:ins>
      <w:ins w:id="861" w:author="PR Preview" w:date="2026-01-01T00:00:00Z">
        <w:r>
          <w:t xml:space="preserve">Write out the entries of each term of</w:t>
        </w:r>
      </w:ins>
      <w:ins w:id="862" w:author="PR Preview" w:date="2026-01-01T00:00:00Z">
        <w:r>
          <w:t xml:space="preserve"> </w:t>
        </w:r>
      </w:ins>
      <m:oMath>
        <m:r>
          <m:t>A</m:t>
        </m:r>
      </m:oMath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and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$\mathord{\smash[b]{\underset{\raise.3ex\hbox{$\scriptstyle\sim$}}{c}}\vphantom{c}}$</w:t>
        </w:r>
      </w:ins>
      <w:ins w:id="867" w:author="PR Preview" w:date="2026-01-01T00:00:00Z">
        <w:r>
          <w:t xml:space="preserve">, then add them up:</w:t>
        </w:r>
      </w:ins>
    </w:p>
    <w:p>
      <w:pPr>
        <w:pStyle w:val="BodyText"/>
      </w:pPr>
      <w:ins w:id="868" w:author="PR Preview" w:date="2026-01-01T00:00:00Z">
        <w:r>
  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  </w:r>
      </w:ins>
    </w:p>
    <w:p>
      <w:pPr>
        <w:pStyle w:val="FirstParagraph"/>
      </w:pPr>
      <w:ins w:id="869" w:author="PR Preview" w:date="2026-01-01T00:00:00Z">
        <w:r>
  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  </w:r>
      </w:ins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870" w:author="PR Preview" w:date="2026-01-01T00:00:00Z">
        <w:r>
          <w:delText xml:space="preserve">where the last step uses</w:delText>
        </w:r>
      </w:del>
      <w:del w:id="871" w:author="PR Preview" w:date="2026-01-01T00:00:00Z">
        <w:r>
          <w:delText xml:space="preserve"> </w:delText>
        </w:r>
      </w:del>
      <w:hyperlink w:anchor="exr-sxx-expand">
        <w:del w:id="872" w:author="PR Preview" w:date="2026-01-01T00:00:00Z">
          <w:r>
            <w:rPr>
              <w:rStyle w:val="Hyperlink"/>
            </w:rPr>
            <w:delText xml:space="preserve">Exercise 5</w:delText>
          </w:r>
        </w:del>
      </w:hyperlink>
      <w:del w:id="873" w:author="PR Preview" w:date="2026-01-01T00:00:00Z">
        <w:r>
          <w:delText xml:space="preserve">.</w:delText>
        </w:r>
      </w:del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Since</w:delText>
        </w:r>
      </w:del>
      <w:del w:id="87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&gt;</m:t>
        </m:r>
        <m:r>
          <m:t>0</m:t>
        </m:r>
      </m:oMath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and</w:delText>
        </w:r>
      </w:del>
      <w:del w:id="87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880" w:author="PR Preview" w:date="2026-01-01T00:00:00Z">
        <w:r>
          <w:delText xml:space="preserve">,</w:delText>
        </w:r>
      </w:del>
      <w:del w:id="881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del w:id="882" w:author="PR Preview" w:date="2026-01-01T00:00:00Z">
        <w:r>
          <w:delText xml:space="preserve">,</w:delText>
        </w:r>
      </w:del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so</w:delText>
        </w:r>
      </w:del>
      <w:del w:id="885" w:author="PR Preview" w:date="2026-01-01T00:00:00Z">
        <w:r>
          <w:delText xml:space="preserve"> </w:delText>
        </w:r>
      </w:del>
      <m:oMath>
        <m:r>
          <m:t>A</m:t>
        </m:r>
      </m:oMath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is invertible,</w:delText>
        </w:r>
      </w:del>
      <w:del w:id="888" w:author="PR Preview" w:date="2026-01-01T00:00:00Z">
        <w:r>
          <w:delText xml:space="preserve"> </w:delText>
        </w:r>
      </w:del>
      <w:del w:id="889" w:author="PR Preview" w:date="2026-01-01T00:00:00Z">
        <w:r>
          <w:delText xml:space="preserve">and</w:delText>
        </w:r>
      </w:del>
      <w:del w:id="890" w:author="PR Preview" w:date="2026-01-01T00:00:00Z">
        <w:r>
          <w:delText xml:space="preserve"> </w:delText>
        </w:r>
      </w:del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has exactly one solution,</w:delText>
        </w:r>
      </w:del>
      <w:del w:id="893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94" w:author="PR Preview" w:date="2026-01-01T00:00:00Z">
        <w:r>
          <w:delText xml:space="preserve">.</w:delText>
        </w:r>
      </w:del>
    </w:p>
    <w:p>
      <w:pPr>
        <w:pStyle w:val="BodyText"/>
      </w:pPr>
      <w:del w:id="895" w:author="PR Preview" w:date="2026-01-01T00:00:00Z">
        <w:r>
          <w:delText xml:space="preserve">To simplify</w:delText>
        </w:r>
      </w:del>
      <w:del w:id="896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97" w:author="PR Preview" w:date="2026-01-01T00:00:00Z">
        <w:r>
          <w:delText xml:space="preserve">, we need two expansions of uncentered sums.</w:delText>
        </w:r>
      </w:del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delText xml:space="preserve">Adding</w:delText>
        </w:r>
      </w:del>
      <w:del w:id="900" w:author="PR Preview" w:date="2026-01-01T00:00:00Z">
        <w:r>
          <w:delText xml:space="preserve"> </w:delText>
        </w:r>
      </w:del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to both sides of</w:delText>
        </w:r>
      </w:del>
      <w:del w:id="903" w:author="PR Preview" w:date="2026-01-01T00:00:00Z">
        <w:r>
          <w:delText xml:space="preserve"> </w:delText>
        </w:r>
      </w:del>
      <w:hyperlink w:anchor="exr-sxx-expand">
        <w:del w:id="904" w:author="PR Preview" w:date="2026-01-01T00:00:00Z">
          <w:r>
            <w:rPr>
              <w:rStyle w:val="Hyperlink"/>
            </w:rPr>
            <w:delText xml:space="preserve">Exercise 5</w:delText>
          </w:r>
        </w:del>
      </w:hyperlink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gives</w:delText>
        </w:r>
      </w:del>
      <w:del w:id="90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del w:id="908" w:author="PR Preview" w:date="2026-01-01T00:00:00Z">
        <w:r>
          <w:delText xml:space="preserve">.</w:delText>
        </w:r>
      </w:del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The cross-product sum expands the same way:</w:delText>
        </w:r>
      </w:del>
    </w:p>
    <w:p>
      <w:pPr>
        <w:pStyle w:val="FirstParagraph"/>
      </w:pPr>
      <w:ins w:id="911" w:author="PR Preview" w:date="2026-01-01T00:00:00Z">
        <w:r>
          <w:t xml:space="preserve">where the last step uses</w:t>
        </w:r>
      </w:ins>
      <w:ins w:id="912" w:author="PR Preview" w:date="2026-01-01T00:00:00Z">
        <w:r>
          <w:t xml:space="preserve"> </w:t>
        </w:r>
      </w:ins>
      <w:hyperlink w:anchor="exr-sxx-expand">
        <w:ins w:id="913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914" w:author="PR Preview" w:date="2026-01-01T00:00:00Z">
        <w:r>
          <w:t xml:space="preserve">.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Since</w:t>
        </w:r>
      </w:ins>
      <w:ins w:id="91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0</m:t>
        </m:r>
      </m:oMath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and</w:t>
        </w:r>
      </w:ins>
      <w:ins w:id="92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921" w:author="PR Preview" w:date="2026-01-01T00:00:00Z">
        <w:r>
          <w:t xml:space="preserve">,</w:t>
        </w:r>
      </w:ins>
      <w:ins w:id="922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ins w:id="923" w:author="PR Preview" w:date="2026-01-01T00:00:00Z">
        <w:r>
          <w:t xml:space="preserve">,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so</w:t>
        </w:r>
      </w:ins>
      <w:ins w:id="926" w:author="PR Preview" w:date="2026-01-01T00:00:00Z">
        <w:r>
          <w:t xml:space="preserve"> </w:t>
        </w:r>
      </w:ins>
      <m:oMath>
        <m:r>
          <m:t>A</m:t>
        </m:r>
      </m:oMath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is invertible,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and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$A \mathord{\smash[b]{\underset{\raise.3ex\hbox{$\scriptstyle\sim$}}{\beta}}\vphantom{\beta}}= \mathord{\smash[b]{\underset{\raise.3ex\hbox{$\scriptstyle\sim$}}{c}}\vphantom{c}}$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has exactly one solution,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$A^{-1} \mathord{\smash[b]{\underset{\raise.3ex\hbox{$\scriptstyle\sim$}}{c}}\vphantom{c}}$</w:t>
        </w:r>
      </w:ins>
      <w:ins w:id="937" w:author="PR Preview" w:date="2026-01-01T00:00:00Z">
        <w:r>
          <w:t xml:space="preserve">.</w:t>
        </w:r>
      </w:ins>
    </w:p>
    <w:p>
      <w:pPr>
        <w:pStyle w:val="BodyText"/>
      </w:pPr>
      <w:ins w:id="938" w:author="PR Preview" w:date="2026-01-01T00:00:00Z">
        <w:r>
          <w:t xml:space="preserve">To simplify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$A^{-1} \mathord{\smash[b]{\underset{\raise.3ex\hbox{$\scriptstyle\sim$}}{c}}\vphantom{c}}$</w:t>
        </w:r>
      </w:ins>
      <w:ins w:id="941" w:author="PR Preview" w:date="2026-01-01T00:00:00Z">
        <w:r>
          <w:t xml:space="preserve">, we need two expansions of uncentered sums.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Adding</w:t>
        </w:r>
      </w:ins>
      <w:ins w:id="944" w:author="PR Preview" w:date="2026-01-01T00:00:00Z">
        <w:r>
          <w:t xml:space="preserve"> </w:t>
        </w:r>
      </w:ins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to both sides of</w:t>
        </w:r>
      </w:ins>
      <w:ins w:id="947" w:author="PR Preview" w:date="2026-01-01T00:00:00Z">
        <w:r>
          <w:t xml:space="preserve"> </w:t>
        </w:r>
      </w:ins>
      <w:hyperlink w:anchor="exr-sxx-expand">
        <w:ins w:id="948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gives</w:t>
        </w:r>
      </w:ins>
      <w:ins w:id="95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ins w:id="952" w:author="PR Preview" w:date="2026-01-01T00:00:00Z">
        <w:r>
          <w:t xml:space="preserve">.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The cross-product sum expands the same way: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955" w:author="PR Preview" w:date="2026-01-01T00:00:00Z">
        <w:r>
  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  </w:r>
      </w:ins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del w:id="956" w:author="PR Preview" w:date="2026-01-01T00:00:00Z">
        <w:r>
          <w:rPr>
            <w:b/>
            <w:bCs/>
          </w:rPr>
          <w:delText xml:space="preserve">Lemma 10 (Solution of the normal equations in vector notation)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If</w:delText>
        </w:r>
      </w:del>
      <w:del w:id="95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960" w:author="PR Preview" w:date="2026-01-01T00:00:00Z">
        <w:r>
          <w:delText xml:space="preserve"> </w:delText>
        </w:r>
      </w:del>
      <w:del w:id="961" w:author="PR Preview" w:date="2026-01-01T00:00:00Z">
        <w:r>
          <w:delText xml:space="preserve">(</w:delText>
        </w:r>
      </w:del>
      <w:hyperlink w:anchor="def-centered-sums">
        <w:del w:id="962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963" w:author="PR Preview" w:date="2026-01-01T00:00:00Z">
        <w:r>
          <w:delText xml:space="preserve">),</w:delText>
        </w:r>
      </w:del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the matrix</w:delText>
        </w:r>
      </w:del>
      <w:del w:id="96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is invertible,</w:delText>
        </w:r>
      </w:del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and the normal equations</w:delText>
        </w:r>
      </w:del>
      <w:del w:id="971" w:author="PR Preview" w:date="2026-01-01T00:00:00Z">
        <w:r>
          <w:delText xml:space="preserve"> </w:delText>
        </w:r>
      </w:del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with</w:delText>
        </w:r>
      </w:del>
      <w:del w:id="974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(</w:delText>
        </w:r>
      </w:del>
      <w:hyperlink w:anchor="lem-normal-equations-vector">
        <w:del w:id="977" w:author="PR Preview" w:date="2026-01-01T00:00:00Z">
          <w:r>
            <w:rPr>
              <w:rStyle w:val="Hyperlink"/>
            </w:rPr>
            <w:delText xml:space="preserve">Lemma 9</w:delText>
          </w:r>
        </w:del>
      </w:hyperlink>
      <w:del w:id="978" w:author="PR Preview" w:date="2026-01-01T00:00:00Z">
        <w:r>
          <w:delText xml:space="preserve">) have exactly one solution,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BodyText"/>
      </w:pPr>
      <w:ins w:id="979" w:author="PR Preview" w:date="2026-01-01T00:00:00Z">
        <w:r>
          <w:rPr>
            <w:b/>
            <w:bCs/>
          </w:rPr>
          <w:t xml:space="preserve">Lemma 10 (Solution of the normal equations in vector notation)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If</w:t>
        </w:r>
      </w:ins>
      <w:ins w:id="98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(</w:t>
        </w:r>
      </w:ins>
      <w:hyperlink w:anchor="def-centered-sums">
        <w:ins w:id="985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986" w:author="PR Preview" w:date="2026-01-01T00:00:00Z">
        <w:r>
          <w:t xml:space="preserve">),</w:t>
        </w:r>
      </w:ins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the matrix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$A = \sum_{i=1}^n\mathord{\smash[b]{\underset{\raise.3ex\hbox{$\scriptstyle\sim$}}{x}}\vphantom{x}}_i {\mathord{\smash[b]{\underset{\raise.3ex\hbox{$\scriptstyle\sim$}}{x}}\vphantom{x}}_i}^{\top}$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is invertible,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and the normal equations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$A \mathord{\smash[b]{\underset{\raise.3ex\hbox{$\scriptstyle\sim$}}{\beta}}\vphantom{\beta}}= \mathord{\smash[b]{\underset{\raise.3ex\hbox{$\scriptstyle\sim$}}{c}}\vphantom{c}}$</w:t>
        </w:r>
      </w:ins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with</w:t>
        </w:r>
      </w:ins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$\mathord{\smash[b]{\underset{\raise.3ex\hbox{$\scriptstyle\sim$}}{c}}\vphantom{c}} = \sum_{i=1}^n\mathord{\smash[b]{\underset{\raise.3ex\hbox{$\scriptstyle\sim$}}{x}}\vphantom{x}}_iy_i$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(</w:t>
        </w:r>
      </w:ins>
      <w:hyperlink w:anchor="lem-normal-equations-vector">
        <w:ins w:id="1003" w:author="PR Preview" w:date="2026-01-01T00:00:00Z">
          <w:r>
            <w:rPr>
              <w:rStyle w:val="Hyperlink"/>
            </w:rPr>
            <w:t xml:space="preserve">Lemma 9</w:t>
          </w:r>
        </w:ins>
      </w:hyperlink>
      <w:ins w:id="1004" w:author="PR Preview" w:date="2026-01-01T00:00:00Z">
        <w:r>
          <w:t xml:space="preserve">) have exactly one solution,</w:t>
        </w:r>
      </w:ins>
    </w:p>
    <w:p>
      <w:pPr>
        <w:pStyle w:val="BodyText"/>
      </w:pPr>
      <w:ins w:id="1005" w:author="PR Preview" w:date="2026-01-01T00:00:00Z">
        <w:r>
  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  </w:r>
      </w:ins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del w:id="1006" w:author="PR Preview" w:date="2026-01-01T00:00:00Z">
        <w:r>
          <w:rPr>
            <w:b/>
            <w:bCs/>
          </w:rPr>
          <w:delText xml:space="preserve">Exercise 14 (Hessian of RSS in vector notation)</w:delText>
        </w:r>
      </w:del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Find the</w:delText>
        </w:r>
      </w:del>
      <w:del w:id="1009" w:author="PR Preview" w:date="2026-01-01T00:00:00Z">
        <w:r>
          <w:delText xml:space="preserve"> </w:delText>
        </w:r>
      </w:del>
      <w:hyperlink r:id="rId107">
        <w:del w:id="1010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01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012" w:author="PR Preview" w:date="2026-01-01T00:00:00Z">
        <w:r>
          <w:delText xml:space="preserve">,</w:delText>
        </w:r>
      </w:del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and show that it is positive definite when</w:delText>
        </w:r>
      </w:del>
      <w:del w:id="1015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(</w:delText>
        </w:r>
      </w:del>
      <w:hyperlink w:anchor="def-centered-sums">
        <w:del w:id="1018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019" w:author="PR Preview" w:date="2026-01-01T00:00:00Z">
        <w:r>
          <w:delText xml:space="preserve">).</w:delText>
        </w:r>
      </w:del>
    </w:p>
    <w:p>
      <w:pPr>
        <w:pStyle w:val="BodyText"/>
      </w:pPr>
      <w:del w:id="1020" w:author="PR Preview" w:date="2026-01-01T00:00:00Z">
        <w:r>
          <w:rPr>
            <w:i/>
            <w:iCs/>
          </w:rPr>
          <w:delText xml:space="preserve">Solution 14</w:delText>
        </w:r>
      </w:del>
      <w:del w:id="1021" w:author="PR Preview" w:date="2026-01-01T00:00:00Z">
        <w:r>
          <w:delText xml:space="preserve">. </w:delText>
        </w:r>
      </w:del>
      <w:del w:id="1022" w:author="PR Preview" w:date="2026-01-01T00:00:00Z">
        <w:r>
          <w:delText xml:space="preserve">Differentiate the gradient</w:delText>
        </w:r>
      </w:del>
      <w:del w:id="102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from</w:delText>
        </w:r>
      </w:del>
      <w:del w:id="1026" w:author="PR Preview" w:date="2026-01-01T00:00:00Z">
        <w:r>
          <w:delText xml:space="preserve"> </w:delText>
        </w:r>
      </w:del>
      <w:hyperlink w:anchor="exr-normal-equations-vector">
        <w:del w:id="1027" w:author="PR Preview" w:date="2026-01-01T00:00:00Z">
          <w:r>
            <w:rPr>
              <w:rStyle w:val="Hyperlink"/>
            </w:rPr>
            <w:delText xml:space="preserve">Exercise 12</w:delText>
          </w:r>
        </w:del>
      </w:hyperlink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with respect to</w:delText>
        </w:r>
      </w:del>
      <w:del w:id="103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1031" w:author="PR Preview" w:date="2026-01-01T00:00:00Z">
        <w:r>
          <w:delText xml:space="preserve">.</w:delText>
        </w:r>
      </w:del>
      <w:del w:id="1032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does not depend on</w:delText>
        </w:r>
      </w:del>
      <w:del w:id="1035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36" w:author="PR Preview" w:date="2026-01-01T00:00:00Z">
        <w:r>
          <w:delText xml:space="preserve">.</w:delText>
        </w:r>
      </w:del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Each entry of</w:delText>
        </w:r>
      </w:del>
      <w:del w:id="1039" w:author="PR Preview" w:date="2026-01-01T00:00:00Z">
        <w:r>
          <w:delText xml:space="preserve"> </w:delText>
        </w:r>
      </w:del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is the dot product of a row of</w:delText>
        </w:r>
      </w:del>
      <w:del w:id="1042" w:author="PR Preview" w:date="2026-01-01T00:00:00Z">
        <w:r>
          <w:delText xml:space="preserve"> </w:delText>
        </w:r>
      </w:del>
      <m:oMath>
        <m:r>
          <m:t>A</m:t>
        </m:r>
      </m:oMath>
      <w:del w:id="1043" w:author="PR Preview" w:date="2026-01-01T00:00:00Z">
        <w:r>
          <w:delText xml:space="preserve"> </w:delText>
        </w:r>
      </w:del>
      <w:del w:id="1044" w:author="PR Preview" w:date="2026-01-01T00:00:00Z">
        <w:r>
          <w:delText xml:space="preserve">with</w:delText>
        </w:r>
      </w:del>
      <w:del w:id="1045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46" w:author="PR Preview" w:date="2026-01-01T00:00:00Z">
        <w:r>
          <w:delText xml:space="preserve">,</w:delText>
        </w:r>
      </w:del>
      <w:del w:id="1047" w:author="PR Preview" w:date="2026-01-01T00:00:00Z">
        <w:r>
          <w:delText xml:space="preserve"> </w:delText>
        </w:r>
      </w:del>
      <w:del w:id="1048" w:author="PR Preview" w:date="2026-01-01T00:00:00Z">
        <w:r>
          <w:delText xml:space="preserve">so by the gradient of a linear function</w:delText>
        </w:r>
      </w:del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(</w:delText>
        </w:r>
      </w:del>
      <w:hyperlink w:anchor="exr-rss-gradient-vector">
        <w:del w:id="1051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1052" w:author="PR Preview" w:date="2026-01-01T00:00:00Z">
        <w:r>
          <w:delText xml:space="preserve">),</w:delText>
        </w:r>
      </w:del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the derivative of</w:delText>
        </w:r>
      </w:del>
      <w:del w:id="1055" w:author="PR Preview" w:date="2026-01-01T00:00:00Z">
        <w:r>
          <w:delText xml:space="preserve"> </w:delText>
        </w:r>
      </w:del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with respect to</w:delText>
        </w:r>
      </w:del>
      <w:del w:id="105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is</w:delText>
        </w:r>
      </w:del>
      <w:del w:id="1061" w:author="PR Preview" w:date="2026-01-01T00:00:00Z">
        <w:r>
          <w:delText xml:space="preserve"> </w:delText>
        </w:r>
      </w:del>
      <m:oMath>
        <m:r>
          <m:t>A</m:t>
        </m:r>
      </m:oMath>
      <w:del w:id="1062" w:author="PR Preview" w:date="2026-01-01T00:00:00Z">
        <w:r>
          <w:delText xml:space="preserve">.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So: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065" w:author="PR Preview" w:date="2026-01-01T00:00:00Z">
        <w:r>
          <w:delText xml:space="preserve">To show it is positive definite,</w:delText>
        </w:r>
      </w:del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take any vector</w:delText>
        </w:r>
      </w:del>
      <w:del w:id="1068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6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del w:id="1070" w:author="PR Preview" w:date="2026-01-01T00:00:00Z">
        <w:r>
          <w:delText xml:space="preserve">Equality would need</w:delText>
        </w:r>
      </w:del>
      <w:del w:id="1071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for every</w:delText>
        </w:r>
      </w:del>
      <w:del w:id="1074" w:author="PR Preview" w:date="2026-01-01T00:00:00Z">
        <w:r>
          <w:delText xml:space="preserve"> </w:delText>
        </w:r>
      </w:del>
      <m:oMath>
        <m:r>
          <m:t>i</m:t>
        </m:r>
      </m:oMath>
      <w:del w:id="1075" w:author="PR Preview" w:date="2026-01-01T00:00:00Z">
        <w:r>
          <w:delText xml:space="preserve">.</w:delText>
        </w:r>
      </w:del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If</w:delText>
        </w:r>
      </w:del>
      <w:del w:id="1078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del w:id="1079" w:author="PR Preview" w:date="2026-01-01T00:00:00Z">
        <w:r>
          <w:delText xml:space="preserve">, that would force every</w:delText>
        </w:r>
      </w:del>
      <w:del w:id="108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del w:id="1081" w:author="PR Preview" w:date="2026-01-01T00:00:00Z">
        <w:r>
          <w:delText xml:space="preserve">,</w:delText>
        </w:r>
      </w:del>
      <w:del w:id="1082" w:author="PR Preview" w:date="2026-01-01T00:00:00Z">
        <w:r>
          <w:delText xml:space="preserve"> </w:delText>
        </w:r>
      </w:del>
      <w:del w:id="1083" w:author="PR Preview" w:date="2026-01-01T00:00:00Z">
        <w:r>
          <w:delText xml:space="preserve">contradicting</w:delText>
        </w:r>
      </w:del>
      <w:del w:id="108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085" w:author="PR Preview" w:date="2026-01-01T00:00:00Z">
        <w:r>
          <w:delText xml:space="preserve">;</w:delText>
        </w:r>
      </w:del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if</w:delText>
        </w:r>
      </w:del>
      <w:del w:id="1088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del w:id="1089" w:author="PR Preview" w:date="2026-01-01T00:00:00Z">
        <w:r>
          <w:delText xml:space="preserve">, it would force</w:delText>
        </w:r>
      </w:del>
      <w:del w:id="1090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del w:id="1091" w:author="PR Preview" w:date="2026-01-01T00:00:00Z">
        <w:r>
          <w:delText xml:space="preserve">,</w:delText>
        </w:r>
      </w:del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contradicting</w:delText>
        </w:r>
      </w:del>
      <w:del w:id="1094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95" w:author="PR Preview" w:date="2026-01-01T00:00:00Z">
        <w:r>
          <w:delText xml:space="preserve">.</w:delText>
        </w:r>
      </w:del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So the inequality is strict,</w:delText>
        </w:r>
      </w:del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and the Hessian is positive definite at every</w:delText>
        </w:r>
      </w:del>
      <w:del w:id="1100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01" w:author="PR Preview" w:date="2026-01-01T00:00:00Z">
        <w:r>
          <w:delText xml:space="preserve">.</w:delText>
        </w:r>
      </w:del>
    </w:p>
    <w:p>
      <w:pPr>
        <w:pStyle w:val="BodyText"/>
      </w:pPr>
      <w:ins w:id="1102" w:author="PR Preview" w:date="2026-01-01T00:00:00Z">
        <w:r>
          <w:rPr>
            <w:b/>
            <w:bCs/>
          </w:rPr>
          <w:t xml:space="preserve">Exercise 14 (Hessian of RSS in vector notation)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Find the</w:t>
        </w:r>
      </w:ins>
      <w:ins w:id="1105" w:author="PR Preview" w:date="2026-01-01T00:00:00Z">
        <w:r>
          <w:t xml:space="preserve"> </w:t>
        </w:r>
      </w:ins>
      <w:hyperlink r:id="rId107">
        <w:ins w:id="1106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  </w:r>
      </w:ins>
      <w:ins w:id="1109" w:author="PR Preview" w:date="2026-01-01T00:00:00Z">
        <w:r>
          <w:t xml:space="preserve">,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and show that it is positive definite when</w:t>
        </w:r>
      </w:ins>
      <w:ins w:id="111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(</w:t>
        </w:r>
      </w:ins>
      <w:hyperlink w:anchor="def-centered-sums">
        <w:ins w:id="1115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116" w:author="PR Preview" w:date="2026-01-01T00:00:00Z">
        <w:r>
          <w:t xml:space="preserve">).</w:t>
        </w:r>
      </w:ins>
    </w:p>
    <w:bookmarkEnd w:id="108"/>
    <w:bookmarkStart w:id="109" w:name="sol-rss-hessian-vector"/>
    <w:p>
      <w:pPr>
        <w:pStyle w:val="BodyText"/>
      </w:pPr>
      <w:ins w:id="1117" w:author="PR Preview" w:date="2026-01-01T00:00:00Z">
        <w:r>
          <w:rPr>
            <w:i/>
            <w:iCs/>
          </w:rPr>
          <w:t xml:space="preserve">Solution 14</w:t>
        </w:r>
      </w:ins>
      <w:ins w:id="1118" w:author="PR Preview" w:date="2026-01-01T00:00:00Z">
        <w:r>
          <w:t xml:space="preserve">. </w:t>
        </w:r>
      </w:ins>
      <w:ins w:id="1119" w:author="PR Preview" w:date="2026-01-01T00:00:00Z">
        <w:r>
          <w:t xml:space="preserve">Differentiate the gradient</w:t>
        </w:r>
      </w:ins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$-2 \mathopen{}\left(\mathord{\smash[b]{\underset{\raise.3ex\hbox{$\scriptstyle\sim$}}{c}}\vphantom{c}} - A \mathord{\smash[b]{\underset{\raise.3ex\hbox{$\scriptstyle\sim$}}{\beta}}\vphantom{\beta}}\right)\mathclose{}$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from</w:t>
        </w:r>
      </w:ins>
      <w:ins w:id="1124" w:author="PR Preview" w:date="2026-01-01T00:00:00Z">
        <w:r>
          <w:t xml:space="preserve"> </w:t>
        </w:r>
      </w:ins>
      <w:hyperlink w:anchor="exr-normal-equations-vector">
        <w:ins w:id="1125" w:author="PR Preview" w:date="2026-01-01T00:00:00Z">
          <w:r>
            <w:rPr>
              <w:rStyle w:val="Hyperlink"/>
            </w:rPr>
            <w:t xml:space="preserve">Exercise 12</w:t>
          </w:r>
        </w:ins>
      </w:hyperlink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with respect to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${\mathord{\smash[b]{\underset{\raise.3ex\hbox{$\scriptstyle\sim$}}{\beta}}\vphantom{\beta}}}^{\top}$</w:t>
        </w:r>
      </w:ins>
      <w:ins w:id="1130" w:author="PR Preview" w:date="2026-01-01T00:00:00Z">
        <w:r>
          <w:t xml:space="preserve">.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$\mathord{\smash[b]{\underset{\raise.3ex\hbox{$\scriptstyle\sim$}}{c}}\vphantom{c}}$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does not depend on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$\mathord{\smash[b]{\underset{\raise.3ex\hbox{$\scriptstyle\sim$}}{\beta}}\vphantom{\beta}}$</w:t>
        </w:r>
      </w:ins>
      <w:ins w:id="1137" w:author="PR Preview" w:date="2026-01-01T00:00:00Z">
        <w:r>
          <w:t xml:space="preserve">.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Each entry of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$A \mathord{\smash[b]{\underset{\raise.3ex\hbox{$\scriptstyle\sim$}}{\beta}}\vphantom{\beta}}$</w:t>
        </w:r>
      </w:ins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is the dot product of a row of</w:t>
        </w:r>
      </w:ins>
      <w:ins w:id="1144" w:author="PR Preview" w:date="2026-01-01T00:00:00Z">
        <w:r>
          <w:t xml:space="preserve"> </w:t>
        </w:r>
      </w:ins>
      <m:oMath>
        <m:r>
          <m:t>A</m:t>
        </m:r>
      </m:oMath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with</w:t>
        </w:r>
      </w:ins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$\mathord{\smash[b]{\underset{\raise.3ex\hbox{$\scriptstyle\sim$}}{\beta}}\vphantom{\beta}}$</w:t>
        </w:r>
      </w:ins>
      <w:ins w:id="1149" w:author="PR Preview" w:date="2026-01-01T00:00:00Z">
        <w:r>
          <w:t xml:space="preserve">,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so by the gradient of a linear function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(</w:t>
        </w:r>
      </w:ins>
      <w:hyperlink w:anchor="exr-rss-gradient-vector">
        <w:ins w:id="1154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1155" w:author="PR Preview" w:date="2026-01-01T00:00:00Z">
        <w:r>
          <w:t xml:space="preserve">),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the derivative of</w:t>
        </w:r>
      </w:ins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$A \mathord{\smash[b]{\underset{\raise.3ex\hbox{$\scriptstyle\sim$}}{\beta}}\vphantom{\beta}}$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with respect to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${\mathord{\smash[b]{\underset{\raise.3ex\hbox{$\scriptstyle\sim$}}{\beta}}\vphantom{\beta}}}^{\top}$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is</w:t>
        </w:r>
      </w:ins>
      <w:ins w:id="1166" w:author="PR Preview" w:date="2026-01-01T00:00:00Z">
        <w:r>
          <w:t xml:space="preserve"> </w:t>
        </w:r>
      </w:ins>
      <m:oMath>
        <m:r>
          <m:t>A</m:t>
        </m:r>
      </m:oMath>
      <w:ins w:id="1167" w:author="PR Preview" w:date="2026-01-01T00:00:00Z">
        <w:r>
          <w:t xml:space="preserve">.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So:</w:t>
        </w:r>
      </w:ins>
    </w:p>
    <w:p>
      <w:pPr>
        <w:pStyle w:val="BodyText"/>
      </w:pPr>
      <w:ins w:id="1170" w:author="PR Preview" w:date="2026-01-01T00:00:00Z">
        <w:r>
  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  </w:r>
      </w:ins>
    </w:p>
    <w:p>
      <w:pPr>
        <w:pStyle w:val="FirstParagraph"/>
      </w:pPr>
      <w:ins w:id="1171" w:author="PR Preview" w:date="2026-01-01T00:00:00Z">
        <w:r>
          <w:t xml:space="preserve">To show it is positive definite,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take any vector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$\mathord{\smash[b]{\underset{\raise.3ex\hbox{$\scriptstyle\sim$}}{v}}\vphantom{v}} = {(v_0, v_x)}^{\top} \neq \mathord{\smash[b]{\underset{\raise.3ex\hbox{$\scriptstyle\sim$}}{0}}\vphantom{0}}$</w:t>
        </w:r>
      </w:ins>
      <w:ins w:id="1176" w:author="PR Preview" w:date="2026-01-01T00:00:00Z">
        <w:r>
          <w:t xml:space="preserve">:</w:t>
        </w:r>
      </w:ins>
    </w:p>
    <w:p>
      <w:pPr>
        <w:pStyle w:val="BodyText"/>
      </w:pPr>
      <w:ins w:id="1177" w:author="PR Preview" w:date="2026-01-01T00:00:00Z">
        <w:r>
  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  </w:r>
      </w:ins>
    </w:p>
    <w:p>
      <w:pPr>
        <w:pStyle w:val="FirstParagraph"/>
      </w:pPr>
      <w:ins w:id="1178" w:author="PR Preview" w:date="2026-01-01T00:00:00Z">
        <w:r>
          <w:t xml:space="preserve">Equality would need</w:t>
        </w:r>
      </w:ins>
      <w:ins w:id="1179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for every</w:t>
        </w:r>
      </w:ins>
      <w:ins w:id="1182" w:author="PR Preview" w:date="2026-01-01T00:00:00Z">
        <w:r>
          <w:t xml:space="preserve"> </w:t>
        </w:r>
      </w:ins>
      <m:oMath>
        <m:r>
          <m:t>i</m:t>
        </m:r>
      </m:oMath>
      <w:ins w:id="1183" w:author="PR Preview" w:date="2026-01-01T00:00:00Z">
        <w:r>
          <w:t xml:space="preserve">.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If</w:t>
        </w:r>
      </w:ins>
      <w:ins w:id="1186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ins w:id="1187" w:author="PR Preview" w:date="2026-01-01T00:00:00Z">
        <w:r>
          <w:t xml:space="preserve">, that would force every</w:t>
        </w:r>
      </w:ins>
      <w:ins w:id="118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ins w:id="1189" w:author="PR Preview" w:date="2026-01-01T00:00:00Z">
        <w:r>
          <w:t xml:space="preserve">,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contradicting</w:t>
        </w:r>
      </w:ins>
      <w:ins w:id="119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193" w:author="PR Preview" w:date="2026-01-01T00:00:00Z">
        <w:r>
          <w:t xml:space="preserve">;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if</w:t>
        </w:r>
      </w:ins>
      <w:ins w:id="1196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ins w:id="1197" w:author="PR Preview" w:date="2026-01-01T00:00:00Z">
        <w:r>
          <w:t xml:space="preserve">, it would force</w:t>
        </w:r>
      </w:ins>
      <w:ins w:id="1198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1199" w:author="PR Preview" w:date="2026-01-01T00:00:00Z">
        <w:r>
          <w:t xml:space="preserve">,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contradicting</w:t>
        </w:r>
      </w:ins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$\mathord{\smash[b]{\underset{\raise.3ex\hbox{$\scriptstyle\sim$}}{v}}\vphantom{v}} \neq \mathord{\smash[b]{\underset{\raise.3ex\hbox{$\scriptstyle\sim$}}{0}}\vphantom{0}}$</w:t>
        </w:r>
      </w:ins>
      <w:ins w:id="1204" w:author="PR Preview" w:date="2026-01-01T00:00:00Z">
        <w:r>
          <w:t xml:space="preserve">.</w:t>
        </w:r>
      </w:ins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So the inequality is strict,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and the Hessian is positive definite at every</w:t>
        </w:r>
      </w:ins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$\mathord{\smash[b]{\underset{\raise.3ex\hbox{$\scriptstyle\sim$}}{\beta}}\vphantom{\beta}}$</w:t>
        </w:r>
      </w:ins>
      <w:ins w:id="1211" w:author="PR Preview" w:date="2026-01-01T00:00:00Z">
        <w:r>
          <w:t xml:space="preserve">.</w:t>
        </w:r>
      </w:ins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212" w:author="PR Preview" w:date="2026-01-01T00:00:00Z">
        <w:r>
          <w:delText xml:space="preserve">and it is positive definite at every</w:delText>
        </w:r>
      </w:del>
      <w:del w:id="1213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when</w:delText>
        </w:r>
      </w:del>
      <w:del w:id="121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(</w:delText>
        </w:r>
      </w:del>
      <w:hyperlink w:anchor="def-centered-sums">
        <w:del w:id="1219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220" w:author="PR Preview" w:date="2026-01-01T00:00:00Z">
        <w:r>
          <w:delText xml:space="preserve">).</w:delText>
        </w:r>
      </w:del>
    </w:p>
    <w:p>
      <w:pPr>
        <w:pStyle w:val="BodyText"/>
      </w:pPr>
      <w:ins w:id="1221" w:author="PR Preview" w:date="2026-01-01T00:00:00Z">
        <w:r>
  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  </w:r>
      </w:ins>
    </w:p>
    <w:p>
      <w:pPr>
        <w:pStyle w:val="FirstParagraph"/>
      </w:pPr>
      <w:ins w:id="1222" w:author="PR Preview" w:date="2026-01-01T00:00:00Z">
        <w:r>
          <w:t xml:space="preserve">and it is positive definite at every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$\mathord{\smash[b]{\underset{\raise.3ex\hbox{$\scriptstyle\sim$}}{\beta}}\vphantom{\beta}}$</w:t>
        </w:r>
      </w:ins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when</w:t>
        </w:r>
      </w:ins>
      <w:ins w:id="122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(</w:t>
        </w:r>
      </w:ins>
      <w:hyperlink w:anchor="def-centered-sums">
        <w:ins w:id="1230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231" w:author="PR Preview" w:date="2026-01-01T00:00:00Z">
        <w:r>
          <w:t xml:space="preserve">).</w:t>
        </w:r>
      </w:ins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del w:id="1232" w:author="PR Preview" w:date="2026-01-01T00:00:00Z">
        <w:r>
          <w:rPr>
            <w:b/>
            <w:bCs/>
          </w:rPr>
          <w:delText xml:space="preserve">Theorem 6 (OLS estimates in vector notation)</w:delText>
        </w:r>
      </w:del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Suppose</w:delText>
        </w:r>
      </w:del>
      <w:del w:id="1235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(</w:delText>
        </w:r>
      </w:del>
      <w:hyperlink w:anchor="def-centered-sums">
        <w:del w:id="1238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239" w:author="PR Preview" w:date="2026-01-01T00:00:00Z">
        <w:r>
          <w:delText xml:space="preserve">).</w:delText>
        </w:r>
      </w:del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delText xml:space="preserve">Then the matrix</w:delText>
        </w:r>
      </w:del>
      <w:del w:id="124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is invertible,</w:delText>
        </w:r>
      </w:del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delText xml:space="preserve">and the vector of OLS estimates (</w:delText>
        </w:r>
      </w:del>
      <w:hyperlink w:anchor="def-ols">
        <w:del w:id="1247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248" w:author="PR Preview" w:date="2026-01-01T00:00:00Z">
        <w:r>
          <w:delText xml:space="preserve">) is</w:delText>
        </w:r>
      </w:del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1249" w:author="PR Preview" w:date="2026-01-01T00:00:00Z">
        <w:r>
          <w:rPr>
            <w:b/>
            <w:bCs/>
          </w:rPr>
          <w:t xml:space="preserve">Theorem 6 (OLS estimates in vector notation)</w:t>
        </w:r>
      </w:ins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Suppose</w:t>
        </w:r>
      </w:ins>
      <w:ins w:id="125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(</w:t>
        </w:r>
      </w:ins>
      <w:hyperlink w:anchor="def-centered-sums">
        <w:ins w:id="1255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256" w:author="PR Preview" w:date="2026-01-01T00:00:00Z">
        <w:r>
          <w:t xml:space="preserve">).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Then the matrix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$A = \sum_{i=1}^n\mathord{\smash[b]{\underset{\raise.3ex\hbox{$\scriptstyle\sim$}}{x}}\vphantom{x}}_i {\mathord{\smash[b]{\underset{\raise.3ex\hbox{$\scriptstyle\sim$}}{x}}\vphantom{x}}_i}^{\top}$</w:t>
        </w:r>
      </w:ins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is invertible,</w:t>
        </w:r>
      </w:ins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and the vector of OLS estimates (</w:t>
        </w:r>
      </w:ins>
      <w:hyperlink w:anchor="def-ols">
        <w:ins w:id="1265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266" w:author="PR Preview" w:date="2026-01-01T00:00:00Z">
        <w:r>
          <w:t xml:space="preserve">) is</w:t>
        </w:r>
      </w:ins>
    </w:p>
    <w:p>
      <w:pPr>
        <w:pStyle w:val="BodyText"/>
      </w:pPr>
      <w:ins w:id="1267" w:author="PR Preview" w:date="2026-01-01T00:00:00Z">
        <w:r>
  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  </w:r>
      </w:ins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del w:id="1268" w:author="PR Preview" w:date="2026-01-01T00:00:00Z">
        <w:r>
          <w:rPr>
            <w:i/>
            <w:iCs/>
          </w:rPr>
          <w:delText xml:space="preserve">Proof</w:delText>
        </w:r>
      </w:del>
      <w:del w:id="1269" w:author="PR Preview" w:date="2026-01-01T00:00:00Z">
        <w:r>
          <w:delText xml:space="preserve">. </w:delText>
        </w:r>
      </w:del>
      <m:oMath>
        <m:r>
          <m:rPr>
            <m:nor/>
            <m:sty m:val="p"/>
          </m:rPr>
          <m:t>RSS</m:t>
        </m:r>
      </m:oMath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is differentiable,</w:delText>
        </w:r>
      </w:del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so any point that minimizes it solves the</w:delText>
        </w:r>
      </w:del>
      <w:del w:id="1274" w:author="PR Preview" w:date="2026-01-01T00:00:00Z">
        <w:r>
          <w:delText xml:space="preserve"> </w:delText>
        </w:r>
      </w:del>
      <w:hyperlink w:anchor="def-normal-equations">
        <w:del w:id="1275" w:author="PR Preview" w:date="2026-01-01T00:00:00Z">
          <w:r>
            <w:rPr>
              <w:rStyle w:val="Hyperlink"/>
            </w:rPr>
            <w:delText xml:space="preserve">normal equations</w:delText>
          </w:r>
        </w:del>
      </w:hyperlink>
      <w:del w:id="1276" w:author="PR Preview" w:date="2026-01-01T00:00:00Z">
        <w:r>
          <w:delText xml:space="preserve">.</w:delText>
        </w:r>
      </w:del>
      <w:del w:id="1277" w:author="PR Preview" w:date="2026-01-01T00:00:00Z">
        <w:r>
          <w:delText xml:space="preserve"> </w:delText>
        </w:r>
      </w:del>
      <w:del w:id="1278" w:author="PR Preview" w:date="2026-01-01T00:00:00Z">
        <w:r>
          <w:delText xml:space="preserve">By</w:delText>
        </w:r>
      </w:del>
      <w:del w:id="1279" w:author="PR Preview" w:date="2026-01-01T00:00:00Z">
        <w:r>
          <w:delText xml:space="preserve"> </w:delText>
        </w:r>
      </w:del>
      <w:hyperlink w:anchor="lem-normal-equations-vector">
        <w:del w:id="1280" w:author="PR Preview" w:date="2026-01-01T00:00:00Z">
          <w:r>
            <w:rPr>
              <w:rStyle w:val="Hyperlink"/>
            </w:rPr>
            <w:delText xml:space="preserve">Lemma 9</w:delText>
          </w:r>
        </w:del>
      </w:hyperlink>
      <w:del w:id="1281" w:author="PR Preview" w:date="2026-01-01T00:00:00Z">
        <w:r>
          <w:delText xml:space="preserve">,</w:delText>
        </w:r>
      </w:del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the normal equations are</w:delText>
        </w:r>
      </w:del>
      <w:del w:id="1284" w:author="PR Preview" w:date="2026-01-01T00:00:00Z">
        <w:r>
          <w:delText xml:space="preserve"> </w:delText>
        </w:r>
      </w:del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85" w:author="PR Preview" w:date="2026-01-01T00:00:00Z">
        <w:r>
          <w:delText xml:space="preserve">.</w:delText>
        </w:r>
      </w:del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By</w:delText>
        </w:r>
      </w:del>
      <w:del w:id="1288" w:author="PR Preview" w:date="2026-01-01T00:00:00Z">
        <w:r>
          <w:delText xml:space="preserve"> </w:delText>
        </w:r>
      </w:del>
      <w:hyperlink w:anchor="lem-solve-normal-equations-vector">
        <w:del w:id="1289" w:author="PR Preview" w:date="2026-01-01T00:00:00Z">
          <w:r>
            <w:rPr>
              <w:rStyle w:val="Hyperlink"/>
            </w:rPr>
            <w:delText xml:space="preserve">Lemma 10</w:delText>
          </w:r>
        </w:del>
      </w:hyperlink>
      <w:del w:id="1290" w:author="PR Preview" w:date="2026-01-01T00:00:00Z">
        <w:r>
          <w:delText xml:space="preserve">,</w:delText>
        </w:r>
      </w:del>
      <w:del w:id="1291" w:author="PR Preview" w:date="2026-01-01T00:00:00Z">
        <w:r>
          <w:delText xml:space="preserve"> </w:delText>
        </w:r>
      </w:del>
      <m:oMath>
        <m:r>
          <m:t>A</m:t>
        </m:r>
      </m:oMath>
      <w:del w:id="1292" w:author="PR Preview" w:date="2026-01-01T00:00:00Z">
        <w:r>
          <w:delText xml:space="preserve"> </w:delText>
        </w:r>
      </w:del>
      <w:del w:id="1293" w:author="PR Preview" w:date="2026-01-01T00:00:00Z">
        <w:r>
          <w:delText xml:space="preserve">is invertible,</w:delText>
        </w:r>
      </w:del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so their only solution is</w:delText>
        </w:r>
      </w:del>
      <w:del w:id="1296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97" w:author="PR Preview" w:date="2026-01-01T00:00:00Z">
        <w:r>
          <w:delText xml:space="preserve">,</w:delText>
        </w:r>
      </w:del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delText xml:space="preserve">whose entries are those of</w:delText>
        </w:r>
      </w:del>
      <w:del w:id="1300" w:author="PR Preview" w:date="2026-01-01T00:00:00Z">
        <w:r>
          <w:delText xml:space="preserve"> </w:delText>
        </w:r>
      </w:del>
      <w:hyperlink w:anchor="thm-ols-slr">
        <w:del w:id="1301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302" w:author="PR Preview" w:date="2026-01-01T00:00:00Z">
        <w:r>
          <w:delText xml:space="preserve">.</w:delText>
        </w:r>
      </w:del>
      <w:del w:id="1303" w:author="PR Preview" w:date="2026-01-01T00:00:00Z">
        <w:r>
          <w:delText xml:space="preserve"> </w:delText>
        </w:r>
      </w:del>
      <w:del w:id="1304" w:author="PR Preview" w:date="2026-01-01T00:00:00Z">
        <w:r>
          <w:delText xml:space="preserve">By</w:delText>
        </w:r>
      </w:del>
      <w:del w:id="1305" w:author="PR Preview" w:date="2026-01-01T00:00:00Z">
        <w:r>
          <w:delText xml:space="preserve"> </w:delText>
        </w:r>
      </w:del>
      <w:hyperlink w:anchor="lem-rss-hessian-vector">
        <w:del w:id="1306" w:author="PR Preview" w:date="2026-01-01T00:00:00Z">
          <w:r>
            <w:rPr>
              <w:rStyle w:val="Hyperlink"/>
            </w:rPr>
            <w:delText xml:space="preserve">Lemma 11</w:delText>
          </w:r>
        </w:del>
      </w:hyperlink>
      <w:del w:id="1307" w:author="PR Preview" w:date="2026-01-01T00:00:00Z">
        <w:r>
          <w:delText xml:space="preserve">,</w:delText>
        </w:r>
      </w:del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delText xml:space="preserve">the Hessian of</w:delText>
        </w:r>
      </w:del>
      <w:del w:id="1310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</m:oMath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delText xml:space="preserve">is positive definite at every</w:delText>
        </w:r>
      </w:del>
      <w:del w:id="1313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14" w:author="PR Preview" w:date="2026-01-01T00:00:00Z">
        <w:r>
          <w:delText xml:space="preserve">,</w:delText>
        </w:r>
      </w:del>
      <w:del w:id="1315" w:author="PR Preview" w:date="2026-01-01T00:00:00Z">
        <w:r>
          <w:delText xml:space="preserve"> </w:delText>
        </w:r>
      </w:del>
      <w:del w:id="1316" w:author="PR Preview" w:date="2026-01-01T00:00:00Z">
        <w:r>
          <w:delText xml:space="preserve">so</w:delText>
        </w:r>
      </w:del>
      <w:del w:id="1317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</m:oMath>
      <w:del w:id="1318" w:author="PR Preview" w:date="2026-01-01T00:00:00Z">
        <w:r>
          <w:delText xml:space="preserve"> </w:delText>
        </w:r>
      </w:del>
      <w:del w:id="1319" w:author="PR Preview" w:date="2026-01-01T00:00:00Z">
        <w:r>
          <w:delText xml:space="preserve">is strictly convex</w:delText>
        </w:r>
      </w:del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delText xml:space="preserve">and</w:delText>
        </w:r>
      </w:del>
      <w:del w:id="1322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23" w:author="PR Preview" w:date="2026-01-01T00:00:00Z">
        <w:r>
          <w:delText xml:space="preserve"> </w:delText>
        </w:r>
      </w:del>
      <w:del w:id="1324" w:author="PR Preview" w:date="2026-01-01T00:00:00Z">
        <w:r>
          <w:delText xml:space="preserve">is its unique global minimum.</w:delText>
        </w:r>
      </w:del>
    </w:p>
    <w:p>
      <w:pPr>
        <w:pStyle w:val="BodyText"/>
      </w:pPr>
      <w:ins w:id="1325" w:author="PR Preview" w:date="2026-01-01T00:00:00Z">
        <w:r>
          <w:rPr>
            <w:i/>
            <w:iCs/>
          </w:rPr>
          <w:t xml:space="preserve">Proof</w:t>
        </w:r>
      </w:ins>
      <w:ins w:id="1326" w:author="PR Preview" w:date="2026-01-01T00:00:00Z">
        <w:r>
          <w:t xml:space="preserve">. </w:t>
        </w:r>
      </w:ins>
      <m:oMath>
        <m:r>
          <m:rPr>
            <m:nor/>
            <m:sty m:val="p"/>
          </m:rPr>
          <m:t>RSS</m:t>
        </m:r>
      </m:oMath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is differentiable,</w:t>
        </w:r>
      </w:ins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so any point that minimizes it solves the</w:t>
        </w:r>
      </w:ins>
      <w:ins w:id="1331" w:author="PR Preview" w:date="2026-01-01T00:00:00Z">
        <w:r>
          <w:t xml:space="preserve"> </w:t>
        </w:r>
      </w:ins>
      <w:hyperlink w:anchor="def-normal-equations">
        <w:ins w:id="1332" w:author="PR Preview" w:date="2026-01-01T00:00:00Z">
          <w:r>
            <w:rPr>
              <w:rStyle w:val="Hyperlink"/>
            </w:rPr>
            <w:t xml:space="preserve">normal equations</w:t>
          </w:r>
        </w:ins>
      </w:hyperlink>
      <w:ins w:id="1333" w:author="PR Preview" w:date="2026-01-01T00:00:00Z">
        <w:r>
          <w:t xml:space="preserve">.</w:t>
        </w:r>
      </w:ins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By</w:t>
        </w:r>
      </w:ins>
      <w:ins w:id="1336" w:author="PR Preview" w:date="2026-01-01T00:00:00Z">
        <w:r>
          <w:t xml:space="preserve"> </w:t>
        </w:r>
      </w:ins>
      <w:hyperlink w:anchor="lem-normal-equations-vector">
        <w:ins w:id="1337" w:author="PR Preview" w:date="2026-01-01T00:00:00Z">
          <w:r>
            <w:rPr>
              <w:rStyle w:val="Hyperlink"/>
            </w:rPr>
            <w:t xml:space="preserve">Lemma 9</w:t>
          </w:r>
        </w:ins>
      </w:hyperlink>
      <w:ins w:id="1338" w:author="PR Preview" w:date="2026-01-01T00:00:00Z">
        <w:r>
          <w:t xml:space="preserve">,</w:t>
        </w:r>
      </w:ins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the normal equations are</w:t>
        </w:r>
      </w:ins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$A \mathord{\smash[b]{\underset{\raise.3ex\hbox{$\scriptstyle\sim$}}{\beta}}\vphantom{\beta}}= \mathord{\smash[b]{\underset{\raise.3ex\hbox{$\scriptstyle\sim$}}{c}}\vphantom{c}}$</w:t>
        </w:r>
      </w:ins>
      <w:ins w:id="1343" w:author="PR Preview" w:date="2026-01-01T00:00:00Z">
        <w:r>
          <w:t xml:space="preserve">.</w:t>
        </w:r>
      </w:ins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By</w:t>
        </w:r>
      </w:ins>
      <w:ins w:id="1346" w:author="PR Preview" w:date="2026-01-01T00:00:00Z">
        <w:r>
          <w:t xml:space="preserve"> </w:t>
        </w:r>
      </w:ins>
      <w:hyperlink w:anchor="lem-solve-normal-equations-vector">
        <w:ins w:id="1347" w:author="PR Preview" w:date="2026-01-01T00:00:00Z">
          <w:r>
            <w:rPr>
              <w:rStyle w:val="Hyperlink"/>
            </w:rPr>
            <w:t xml:space="preserve">Lemma 10</w:t>
          </w:r>
        </w:ins>
      </w:hyperlink>
      <w:ins w:id="1348" w:author="PR Preview" w:date="2026-01-01T00:00:00Z">
        <w:r>
          <w:t xml:space="preserve">,</w:t>
        </w:r>
      </w:ins>
      <w:ins w:id="1349" w:author="PR Preview" w:date="2026-01-01T00:00:00Z">
        <w:r>
          <w:t xml:space="preserve"> </w:t>
        </w:r>
      </w:ins>
      <m:oMath>
        <m:r>
          <m:t>A</m:t>
        </m:r>
      </m:oMath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is invertible,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so their only solution is</w:t>
        </w:r>
      </w:ins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$A^{-1} \mathord{\smash[b]{\underset{\raise.3ex\hbox{$\scriptstyle\sim$}}{c}}\vphantom{c}}$</w:t>
        </w:r>
      </w:ins>
      <w:ins w:id="1356" w:author="PR Preview" w:date="2026-01-01T00:00:00Z">
        <w:r>
          <w:t xml:space="preserve">,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whose entries are those of</w:t>
        </w:r>
      </w:ins>
      <w:ins w:id="1359" w:author="PR Preview" w:date="2026-01-01T00:00:00Z">
        <w:r>
          <w:t xml:space="preserve"> </w:t>
        </w:r>
      </w:ins>
      <w:hyperlink w:anchor="thm-ols-slr">
        <w:ins w:id="136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361" w:author="PR Preview" w:date="2026-01-01T00:00:00Z">
        <w:r>
          <w:t xml:space="preserve">.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By</w:t>
        </w:r>
      </w:ins>
      <w:ins w:id="1364" w:author="PR Preview" w:date="2026-01-01T00:00:00Z">
        <w:r>
          <w:t xml:space="preserve"> </w:t>
        </w:r>
      </w:ins>
      <w:hyperlink w:anchor="lem-rss-hessian-vector">
        <w:ins w:id="1365" w:author="PR Preview" w:date="2026-01-01T00:00:00Z">
          <w:r>
            <w:rPr>
              <w:rStyle w:val="Hyperlink"/>
            </w:rPr>
            <w:t xml:space="preserve">Lemma 11</w:t>
          </w:r>
        </w:ins>
      </w:hyperlink>
      <w:ins w:id="1366" w:author="PR Preview" w:date="2026-01-01T00:00:00Z">
        <w:r>
          <w:t xml:space="preserve">,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the Hessian of</w:t>
        </w:r>
      </w:ins>
      <w:ins w:id="1369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</m:oMath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is positive definite at every</w:t>
        </w:r>
      </w:ins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$\mathord{\smash[b]{\underset{\raise.3ex\hbox{$\scriptstyle\sim$}}{\beta}}\vphantom{\beta}}$</w:t>
        </w:r>
      </w:ins>
      <w:ins w:id="1374" w:author="PR Preview" w:date="2026-01-01T00:00:00Z">
        <w:r>
          <w:t xml:space="preserve">,</w:t>
        </w:r>
      </w:ins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so</w:t>
        </w:r>
      </w:ins>
      <w:ins w:id="1377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</m:oMath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is strictly convex</w:t>
        </w:r>
      </w:ins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and</w:t>
        </w:r>
      </w:ins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$A^{-1} \mathord{\smash[b]{\underset{\raise.3ex\hbox{$\scriptstyle\sim$}}{c}}\vphantom{c}}$</w:t>
        </w:r>
      </w:ins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is its unique global minimum.</w:t>
        </w:r>
      </w:ins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del w:id="1386" w:author="PR Preview" w:date="2026-01-01T00:00:00Z">
        <w:r>
          <w:rPr>
            <w:b/>
            <w:bCs/>
          </w:rPr>
          <w:delText xml:space="preserve">Definition 18 (Coefficient of determination)</w:delText>
        </w:r>
      </w:del>
      <w:del w:id="1387" w:author="PR Preview" w:date="2026-01-01T00:00:00Z">
        <w:r>
          <w:delText xml:space="preserve"> </w:delText>
        </w:r>
      </w:del>
      <w:del w:id="1388" w:author="PR Preview" w:date="2026-01-01T00:00:00Z">
        <w:r>
          <w:delText xml:space="preserve">The</w:delText>
        </w:r>
      </w:del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rPr>
            <w:b/>
            <w:bCs/>
          </w:rPr>
          <w:delText xml:space="preserve">coefficient of determination</w:delText>
        </w:r>
      </w:del>
      <w:del w:id="1391" w:author="PR Preview" w:date="2026-01-01T00:00:00Z">
        <w:r>
          <w:delText xml:space="preserve"> </w:delText>
        </w:r>
      </w:del>
      <w:del w:id="1392" w:author="PR Preview" w:date="2026-01-01T00:00:00Z">
        <w:r>
          <w:delText xml:space="preserve">of a model fitted with parameter estimate</w:delText>
        </w:r>
      </w:del>
      <w:del w:id="139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del w:id="1394" w:author="PR Preview" w:date="2026-01-01T00:00:00Z">
        <w:r>
          <w:delText xml:space="preserve"> </w:delText>
        </w:r>
      </w:del>
      <w:del w:id="1395" w:author="PR Preview" w:date="2026-01-01T00:00:00Z">
        <w:r>
          <w:delText xml:space="preserve">is one minus the ratio of its</w:delText>
        </w:r>
      </w:del>
      <w:del w:id="1396" w:author="PR Preview" w:date="2026-01-01T00:00:00Z">
        <w:r>
          <w:delText xml:space="preserve"> </w:delText>
        </w:r>
      </w:del>
      <w:hyperlink w:anchor="def-rss">
        <w:del w:id="1397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at</w:delText>
        </w:r>
      </w:del>
      <w:del w:id="140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to the</w:delText>
        </w:r>
      </w:del>
      <w:del w:id="1403" w:author="PR Preview" w:date="2026-01-01T00:00:00Z">
        <w:r>
          <w:delText xml:space="preserve"> </w:delText>
        </w:r>
      </w:del>
      <w:hyperlink w:anchor="def-tss">
        <w:del w:id="1404" w:author="PR Preview" w:date="2026-01-01T00:00:00Z">
          <w:r>
            <w:rPr>
              <w:rStyle w:val="Hyperlink"/>
            </w:rPr>
            <w:delText xml:space="preserve">total sum of squares</w:delText>
          </w:r>
        </w:del>
      </w:hyperlink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of its outcomes: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407" w:author="PR Preview" w:date="2026-01-01T00:00:00Z">
        <w:r>
          <w:rPr>
            <w:b/>
            <w:bCs/>
          </w:rPr>
          <w:t xml:space="preserve">Definition 18 (Coefficient of determination)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The</w:t>
        </w:r>
      </w:ins>
      <w:ins w:id="1410" w:author="PR Preview" w:date="2026-01-01T00:00:00Z">
        <w:r>
          <w:t xml:space="preserve"> </w:t>
        </w:r>
      </w:ins>
      <w:ins w:id="1411" w:author="PR Preview" w:date="2026-01-01T00:00:00Z">
        <w:r>
          <w:rPr>
            <w:b/>
            <w:bCs/>
          </w:rPr>
          <w:t xml:space="preserve">coefficient of determination</w:t>
        </w:r>
      </w:ins>
      <w:ins w:id="1412" w:author="PR Preview" w:date="2026-01-01T00:00:00Z">
        <w:r>
          <w:t xml:space="preserve"> </w:t>
        </w:r>
      </w:ins>
      <w:ins w:id="1413" w:author="PR Preview" w:date="2026-01-01T00:00:00Z">
        <w:r>
          <w:t xml:space="preserve">of a model fitted with parameter estimate</w:t>
        </w:r>
      </w:ins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$\hat{\mathord{\smash[b]{\underset{\raise.3ex\hbox{$\scriptstyle\sim$}}{\theta}}\vphantom{\theta}}}$</w:t>
        </w:r>
      </w:ins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is one minus the ratio of its</w:t>
        </w:r>
      </w:ins>
      <w:ins w:id="1418" w:author="PR Preview" w:date="2026-01-01T00:00:00Z">
        <w:r>
          <w:t xml:space="preserve"> </w:t>
        </w:r>
      </w:ins>
      <w:hyperlink w:anchor="def-rss">
        <w:ins w:id="1419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at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$\hat{\mathord{\smash[b]{\underset{\raise.3ex\hbox{$\scriptstyle\sim$}}{\theta}}\vphantom{\theta}}}$</w:t>
        </w:r>
      </w:ins>
      <w:ins w:id="1424" w:author="PR Preview" w:date="2026-01-01T00:00:00Z">
        <w:r>
          <w:t xml:space="preserve"> </w:t>
        </w:r>
      </w:ins>
      <w:ins w:id="1425" w:author="PR Preview" w:date="2026-01-01T00:00:00Z">
        <w:r>
          <w:t xml:space="preserve">to the</w:t>
        </w:r>
      </w:ins>
      <w:ins w:id="1426" w:author="PR Preview" w:date="2026-01-01T00:00:00Z">
        <w:r>
          <w:t xml:space="preserve"> </w:t>
        </w:r>
      </w:ins>
      <w:hyperlink w:anchor="def-tss">
        <w:ins w:id="1427" w:author="PR Preview" w:date="2026-01-01T00:00:00Z">
          <w:r>
            <w:rPr>
              <w:rStyle w:val="Hyperlink"/>
            </w:rPr>
            <w:t xml:space="preserve">total sum of squares</w:t>
          </w:r>
        </w:ins>
      </w:hyperlink>
      <w:ins w:id="1428" w:author="PR Preview" w:date="2026-01-01T00:00:00Z">
        <w:r>
          <w:t xml:space="preserve"> </w:t>
        </w:r>
      </w:ins>
      <w:ins w:id="1429" w:author="PR Preview" w:date="2026-01-01T00:00:00Z">
        <w:r>
          <w:t xml:space="preserve">of its outcomes:</w:t>
        </w:r>
      </w:ins>
    </w:p>
    <w:p>
      <w:pPr>
        <w:pStyle w:val="BodyText"/>
      </w:pPr>
      <w:ins w:id="1430" w:author="PR Preview" w:date="2026-01-01T00:00:00Z">
        <w:r>
          <w:t xml:space="preserve">$$R^2 \stackrel{\text{def}}{=}1 - \frac{\text{RSS}(\hat{\mathord{\smash[b]{\underset{\raise.3ex\hbox{$\scriptstyle\sim$}}{\theta}}\vphantom{\theta}}})}{\text{TSS}}.$$</w:t>
        </w:r>
      </w:ins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1431" w:author="PR Preview" w:date="2026-01-01T00:00:00Z">
        <w:r>
  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  </w:r>
      </w:ins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2026-10-17T01:13:58Z</dcterms:created>
  <dcterms:modified xsi:type="dcterms:W3CDTF">2026-10-17T01:13:58Z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