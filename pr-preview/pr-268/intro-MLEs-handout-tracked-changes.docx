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19:00:04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(Likelihood of a dataset)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dataset with corresponding random vector</w:delText>
        </w:r>
      </w:del>
      <w:del w:id="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let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be a probability model for the distribution of</w:delText>
        </w:r>
      </w:del>
      <w:del w:id="1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with unknown parameter vector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likelihood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the parameter value</w:delText>
        </w:r>
      </w:del>
      <w:del w:id="28" w:author="PR Preview" w:date="2026-01-01T00:00:00Z">
        <w:r>
          <w:delText xml:space="preserve"> </w:delText>
        </w:r>
      </w:del>
      <m:oMath>
        <m:r>
          <m:t>θ</m:t>
        </m:r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 model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data</w:delText>
        </w:r>
      </w:del>
      <w:del w:id="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i/>
            <w:iCs/>
          </w:rPr>
          <w:delText xml:space="preserve">joint probability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(or joint density) of</w:delText>
        </w:r>
      </w:del>
      <w:del w:id="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when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del w:id="4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Definition 2 (Likelihood of a dataset)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a dataset with corresponding random vector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$\mathord{\smash[b]{\underset{\raise.3ex\hbox{$\scriptstyle\sim$}}{X}}\vphantom{X}}$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let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$\operatorname{p}_{\Theta}(\mathord{\smash[b]{\underset{\raise.3ex\hbox{$\scriptstyle\sim$}}{X}}\vphantom{X}}= \mathord{\smash[b]{\underset{\raise.3ex\hbox{$\scriptstyle\sim$}}{x}}\vphantom{x}})$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be a probability model for the distribution of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$\mathord{\smash[b]{\underset{\raise.3ex\hbox{$\scriptstyle\sim$}}{X}}\vphantom{X}}$</w:t>
        </w:r>
      </w:ins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with unknown parameter vector</w:t>
        </w:r>
      </w:ins>
      <w:ins w:id="69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likelihood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 the parameter value</w:t>
        </w:r>
      </w:ins>
      <w:ins w:id="77" w:author="PR Preview" w:date="2026-01-01T00:00:00Z">
        <w:r>
          <w:t xml:space="preserve"> </w:t>
        </w:r>
      </w:ins>
      <m:oMath>
        <m:r>
          <m:t>θ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for model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data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i/>
            <w:iCs/>
          </w:rPr>
          <w:t xml:space="preserve">joint probability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(or joint density) of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when</w:t>
        </w:r>
      </w:ins>
      <w:ins w:id="97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ins w:id="98" w:author="PR Preview" w:date="2026-01-01T00:00:00Z">
        <w:r>
          <w:t xml:space="preserve">:</w:t>
        </w:r>
      </w:ins>
    </w:p>
    <w:p>
      <w:pPr>
        <w:pStyle w:val="BodyText"/>
      </w:pPr>
      <w:ins w:id="99" w:author="PR Preview" w:date="2026-01-01T00:00:00Z">
        <w:r>
  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  </w:r>
      </w:ins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del w:id="100" w:author="PR Preview" w:date="2026-01-01T00:00:00Z">
        <w:r>
          <w:rPr>
            <w:b/>
            <w:bCs/>
          </w:rPr>
          <w:delText xml:space="preserve">Definition 3 (Likelihood component (likelihood factor))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 a dataset</w:delText>
        </w:r>
      </w:del>
      <w:del w:id="1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of mutually independent observations,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the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rPr>
            <w:b/>
            <w:bCs/>
          </w:rPr>
          <w:delText xml:space="preserve">likelihood component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(or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likelihood factor</w:delText>
        </w:r>
      </w:del>
      <w:del w:id="114" w:author="PR Preview" w:date="2026-01-01T00:00:00Z">
        <w:r>
          <w:delText xml:space="preserve">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observation</w:delText>
        </w:r>
      </w:del>
      <w:del w:id="1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the likelihood of that observation alone: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20" w:author="PR Preview" w:date="2026-01-01T00:00:00Z">
        <w:r>
          <w:rPr>
            <w:b/>
            <w:bCs/>
          </w:rPr>
          <w:delText xml:space="preserve">Exercise 2 (Dataset likelihood from likelihood components)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For mutually independent data</w:delText>
        </w:r>
      </w:del>
      <w:del w:id="1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use</w:delText>
        </w:r>
      </w:del>
      <w:del w:id="127" w:author="PR Preview" w:date="2026-01-01T00:00:00Z">
        <w:r>
          <w:delText xml:space="preserve"> </w:delText>
        </w:r>
      </w:del>
      <w:hyperlink w:anchor="thm-lik-iid">
        <w:del w:id="12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to write the likelihood of the dataset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in terms of the observations’</w:delText>
        </w:r>
      </w:del>
      <w:del w:id="133" w:author="PR Preview" w:date="2026-01-01T00:00:00Z">
        <w:r>
          <w:delText xml:space="preserve"> </w:delText>
        </w:r>
      </w:del>
      <w:hyperlink w:anchor="def-lik-factor">
        <w:del w:id="134" w:author="PR Preview" w:date="2026-01-01T00:00:00Z">
          <w:r>
            <w:rPr>
              <w:rStyle w:val="Hyperlink"/>
            </w:rPr>
            <w:delText xml:space="preserve">likelihood components</w:delText>
          </w:r>
        </w:del>
      </w:hyperlink>
      <w:del w:id="135" w:author="PR Preview" w:date="2026-01-01T00:00:00Z">
        <w:r>
          <w:delText xml:space="preserve">.</w:delText>
        </w:r>
      </w:del>
    </w:p>
    <w:p>
      <w:pPr>
        <w:pStyle w:val="BodyText"/>
      </w:pPr>
      <w:ins w:id="136" w:author="PR Preview" w:date="2026-01-01T00:00:00Z">
        <w:r>
          <w:rPr>
            <w:b/>
            <w:bCs/>
          </w:rPr>
          <w:t xml:space="preserve">Definition 3 (Likelihood component (likelihood factor))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For a dataset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$\mathord{\smash[b]{\underset{\raise.3ex\hbox{$\scriptstyle\sim$}}{x}}\vphantom{x}}$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of mutually independent observations,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rPr>
            <w:b/>
            <w:bCs/>
          </w:rPr>
          <w:t xml:space="preserve">likelihood component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(or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likelihood factor</w:t>
        </w:r>
      </w:ins>
      <w:ins w:id="151" w:author="PR Preview" w:date="2026-01-01T00:00:00Z">
        <w:r>
          <w:t xml:space="preserve">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observation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the likelihood of that observation alone: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ins w:id="157" w:author="PR Preview" w:date="2026-01-01T00:00:00Z">
        <w:r>
          <w:rPr>
            <w:b/>
            <w:bCs/>
          </w:rPr>
          <w:t xml:space="preserve">Exercise 2 (Dataset likelihood from likelihood components)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mutually independent data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use</w:t>
        </w:r>
      </w:ins>
      <w:ins w:id="165" w:author="PR Preview" w:date="2026-01-01T00:00:00Z">
        <w:r>
          <w:t xml:space="preserve"> </w:t>
        </w:r>
      </w:ins>
      <w:hyperlink w:anchor="thm-lik-iid">
        <w:ins w:id="16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to write the likelihood of the dataset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in terms of the observations’</w:t>
        </w:r>
      </w:ins>
      <w:ins w:id="171" w:author="PR Preview" w:date="2026-01-01T00:00:00Z">
        <w:r>
          <w:t xml:space="preserve"> </w:t>
        </w:r>
      </w:ins>
      <w:hyperlink w:anchor="def-lik-factor">
        <w:ins w:id="172" w:author="PR Preview" w:date="2026-01-01T00:00:00Z">
          <w:r>
            <w:rPr>
              <w:rStyle w:val="Hyperlink"/>
            </w:rPr>
            <w:t xml:space="preserve">likelihood components</w:t>
          </w:r>
        </w:ins>
      </w:hyperlink>
      <w:ins w:id="173" w:author="PR Preview" w:date="2026-01-01T00:00:00Z">
        <w:r>
          <w:t xml:space="preserve">.</w:t>
        </w:r>
      </w:ins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del w:id="174" w:author="PR Preview" w:date="2026-01-01T00:00:00Z">
        <w:r>
          <w:rPr>
            <w:b/>
            <w:bCs/>
          </w:rPr>
          <w:delText xml:space="preserve">Theorem 2 (Dataset likelihood as a product of observation likelihoods)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 mutually independent data</w:delText>
        </w:r>
      </w:del>
      <w:del w:id="1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78" w:author="PR Preview" w:date="2026-01-01T00:00:00Z">
        <w:r>
          <w:delText xml:space="preserve">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 likelihood of the dataset is the product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of the observations’</w:delText>
        </w:r>
      </w:del>
      <w:del w:id="183" w:author="PR Preview" w:date="2026-01-01T00:00:00Z">
        <w:r>
          <w:delText xml:space="preserve"> </w:delText>
        </w:r>
      </w:del>
      <w:hyperlink w:anchor="def-lik-factor">
        <w:del w:id="184" w:author="PR Preview" w:date="2026-01-01T00:00:00Z">
          <w:r>
            <w:rPr>
              <w:rStyle w:val="Hyperlink"/>
            </w:rPr>
            <w:delText xml:space="preserve">likelihood components</w:delText>
          </w:r>
        </w:del>
      </w:hyperlink>
      <w:del w:id="185" w:author="PR Preview" w:date="2026-01-01T00:00:00Z">
        <w:r>
          <w:delText xml:space="preserve">:</w:delText>
        </w:r>
      </w:del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Theorem 2 (Dataset likelihood as a product of observation likelihoods)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For mutually independent data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likelihood of the dataset is the product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 the observations’</w:t>
        </w:r>
      </w:ins>
      <w:ins w:id="196" w:author="PR Preview" w:date="2026-01-01T00:00:00Z">
        <w:r>
          <w:t xml:space="preserve"> </w:t>
        </w:r>
      </w:ins>
      <w:hyperlink w:anchor="def-lik-factor">
        <w:ins w:id="197" w:author="PR Preview" w:date="2026-01-01T00:00:00Z">
          <w:r>
            <w:rPr>
              <w:rStyle w:val="Hyperlink"/>
            </w:rPr>
            <w:t xml:space="preserve">likelihood components</w:t>
          </w:r>
        </w:ins>
      </w:hyperlink>
      <w:ins w:id="1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199" w:author="PR Preview" w:date="2026-01-01T00:00:00Z">
        <w:r>
          <w:delText xml:space="preserve">Let</w:delText>
        </w:r>
      </w:del>
      <w:del w:id="20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be a dataset of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mutually independent binary outcomes,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all with the same event probability</w:delText>
        </w:r>
      </w:del>
      <w:del w:id="207" w:author="PR Preview" w:date="2026-01-01T00:00:00Z">
        <w:r>
          <w:delText xml:space="preserve"> </w:delText>
        </w:r>
      </w:del>
      <m:oMath>
        <m:r>
          <m:t>π</m:t>
        </m:r>
      </m:oMath>
      <w:del w:id="208" w:author="PR Preview" w:date="2026-01-01T00:00:00Z">
        <w:r>
          <w:delText xml:space="preserve">: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10" w:author="PR Preview" w:date="2026-01-01T00:00:00Z">
        <w:r>
          <w:delText xml:space="preserve">.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Write the likelihood of</w:delText>
        </w:r>
      </w:del>
      <w:del w:id="21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4" w:author="PR Preview" w:date="2026-01-01T00:00:00Z">
        <w:r>
          <w:delText xml:space="preserve">.</w:delText>
        </w:r>
      </w:del>
    </w:p>
    <w:p>
      <w:pPr>
        <w:pStyle w:val="FirstParagraph"/>
      </w:pPr>
      <w:ins w:id="215" w:author="PR Preview" w:date="2026-01-01T00:00:00Z">
        <w:r>
          <w:t xml:space="preserve">Let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be a dataset of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mutually independent binary outcomes,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all with the same event probability</w:t>
        </w:r>
      </w:ins>
      <w:ins w:id="224" w:author="PR Preview" w:date="2026-01-01T00:00:00Z">
        <w:r>
          <w:t xml:space="preserve"> </w:t>
        </w:r>
      </w:ins>
      <m:oMath>
        <m:r>
          <m:t>π</m:t>
        </m:r>
      </m:oMath>
      <w:ins w:id="225" w:author="PR Preview" w:date="2026-01-01T00:00:00Z">
        <w:r>
          <w:t xml:space="preserve">: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Write the likelihood of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$\mathord{\smash[b]{\underset{\raise.3ex\hbox{$\scriptstyle\sim$}}{y}}\vphantom{y}}$</w:t>
        </w:r>
      </w:ins>
      <w:ins w:id="232" w:author="PR Preview" w:date="2026-01-01T00:00:00Z">
        <w:r>
          <w:t xml:space="preserve">.</w:t>
        </w:r>
      </w:ins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3" w:author="PR Preview" w:date="2026-01-01T00:00:00Z">
        <w:r>
          <w:rPr>
            <w:b/>
            <w:bCs/>
          </w:rPr>
          <w:delText xml:space="preserve">Theorem 3 (Likelihood of binary outcomes with one event probability)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Let</w:delText>
        </w:r>
      </w:del>
      <w:del w:id="2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be mutually independent binary random variables,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each with the same event probability</w:delText>
        </w:r>
      </w:del>
      <w:del w:id="241" w:author="PR Preview" w:date="2026-01-01T00:00:00Z">
        <w:r>
          <w:delText xml:space="preserve"> </w:delText>
        </w:r>
      </w:del>
      <m:oMath>
        <m:r>
          <m:t>π</m:t>
        </m:r>
      </m:oMath>
      <w:del w:id="242" w:author="PR Preview" w:date="2026-01-01T00:00:00Z">
        <w:r>
          <w:delText xml:space="preserve">:</w:delText>
        </w:r>
      </w:del>
      <w:del w:id="24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44" w:author="PR Preview" w:date="2026-01-01T00:00:00Z">
        <w:r>
          <w:delText xml:space="preserve">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For observed outcomes</w:delText>
        </w:r>
      </w:del>
      <w:del w:id="2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48" w:author="PR Preview" w:date="2026-01-01T00:00:00Z">
        <w:r>
          <w:delText xml:space="preserve">, with each</w:delText>
        </w:r>
      </w:del>
      <w:del w:id="24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50" w:author="PR Preview" w:date="2026-01-01T00:00:00Z">
        <w:r>
          <w:delText xml:space="preserve">,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 likelihood</w:delText>
        </w:r>
      </w:del>
      <w:del w:id="2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of</w:delText>
        </w:r>
      </w:del>
      <w:del w:id="256" w:author="PR Preview" w:date="2026-01-01T00:00:00Z">
        <w:r>
          <w:delText xml:space="preserve"> </w:delText>
        </w:r>
      </w:del>
      <m:oMath>
        <m:r>
          <m:t>π</m:t>
        </m:r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depends on the data only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through the number of events</w:delText>
        </w:r>
      </w:del>
      <w:del w:id="26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2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p>
      <w:pPr>
        <w:pStyle w:val="BodyText"/>
      </w:pPr>
      <w:ins w:id="263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  </w:r>
      </w:ins>
    </w:p>
    <w:bookmarkEnd w:id="25"/>
    <w:bookmarkStart w:id="26" w:name="thm-bernoulli-likelihood-one-group"/>
    <w:p>
      <w:pPr>
        <w:pStyle w:val="FirstParagraph"/>
      </w:pPr>
      <w:ins w:id="264" w:author="PR Preview" w:date="2026-01-01T00:00:00Z">
        <w:r>
          <w:rPr>
            <w:b/>
            <w:bCs/>
          </w:rPr>
          <w:t xml:space="preserve">Theorem 3 (Likelihood of binary outcomes with one event probability)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be mutually independent binary random variables,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each with the same event probability</w:t>
        </w:r>
      </w:ins>
      <w:ins w:id="272" w:author="PR Preview" w:date="2026-01-01T00:00:00Z">
        <w:r>
          <w:t xml:space="preserve"> </w:t>
        </w:r>
      </w:ins>
      <m:oMath>
        <m:r>
          <m:t>π</m:t>
        </m:r>
      </m:oMath>
      <w:ins w:id="273" w:author="PR Preview" w:date="2026-01-01T00:00:00Z">
        <w:r>
          <w:t xml:space="preserve">: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 observed outcomes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80" w:author="PR Preview" w:date="2026-01-01T00:00:00Z">
        <w:r>
          <w:t xml:space="preserve">, with each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 likelihood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$\mathcal{L}(\pi; \mathord{\smash[b]{\underset{\raise.3ex\hbox{$\scriptstyle\sim$}}{y}}\vphantom{y}})$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</w:t>
        </w:r>
      </w:ins>
      <w:ins w:id="289" w:author="PR Preview" w:date="2026-01-01T00:00:00Z">
        <w:r>
          <w:t xml:space="preserve"> </w:t>
        </w:r>
      </w:ins>
      <m:oMath>
        <m:r>
          <m:t>π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depends on the data only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through the number of events</w:t>
        </w:r>
      </w:ins>
      <w:ins w:id="29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295" w:author="PR Preview" w:date="2026-01-01T00:00:00Z">
        <w:r>
          <w:t xml:space="preserve">:</w:t>
        </w:r>
      </w:ins>
    </w:p>
    <w:p>
      <w:pPr>
        <w:pStyle w:val="BodyText"/>
      </w:pPr>
      <w:ins w:id="296" w:author="PR Preview" w:date="2026-01-01T00:00:00Z">
        <w:r>
          <w:t xml:space="preserve">$$\mathcal{L}(\pi; \mathord{\smash[b]{\underset{\raise.3ex\hbox{$\scriptstyle\sim$}}{y}}\vphantom{y}}) = \pi^{\sum_{i=1}^ny_i} (1 - \pi)^{n - \sum_{i=1}^ny_i}$$</w:t>
        </w:r>
      </w:ins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del w:id="297" w:author="PR Preview" w:date="2026-01-01T00:00:00Z">
        <w:r>
          <w:rPr>
            <w:b/>
            <w:bCs/>
          </w:rPr>
          <w:delText xml:space="preserve">Definition 5 (Critical point)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rPr>
            <w:b/>
            <w:bCs/>
          </w:rPr>
          <w:delText xml:space="preserve">critical point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of a differentiable function</w:delText>
        </w:r>
      </w:del>
      <w:del w:id="304" w:author="PR Preview" w:date="2026-01-01T00:00:00Z">
        <w:r>
          <w:delText xml:space="preserve"> </w:delText>
        </w:r>
      </w:del>
      <m:oMath>
        <m:r>
          <m:t>f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an input value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where the derivative of</w:delText>
        </w:r>
      </w:del>
      <w:del w:id="310" w:author="PR Preview" w:date="2026-01-01T00:00:00Z">
        <w:r>
          <w:delText xml:space="preserve"> </w:delText>
        </w:r>
      </w:del>
      <m:oMath>
        <m:r>
          <m:t>f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is zero,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or, for a function of a vector,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a point</w:delText>
        </w:r>
      </w:del>
      <w:del w:id="31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where the gradient</w:delText>
        </w:r>
      </w:del>
      <w:del w:id="3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of</w:delText>
        </w:r>
      </w:del>
      <w:del w:id="323" w:author="PR Preview" w:date="2026-01-01T00:00:00Z">
        <w:r>
          <w:delText xml:space="preserve"> </w:delText>
        </w:r>
      </w:del>
      <m:oMath>
        <m:r>
          <m:t>f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is the zero vector: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Definition 5 (Critical point)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b/>
            <w:bCs/>
          </w:rPr>
          <w:t xml:space="preserve">critical point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of a differentiable function</w:t>
        </w:r>
      </w:ins>
      <w:ins w:id="333" w:author="PR Preview" w:date="2026-01-01T00:00:00Z">
        <w:r>
          <w:t xml:space="preserve"> </w:t>
        </w:r>
      </w:ins>
      <m:oMath>
        <m:r>
          <m:t>f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 an input value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where the derivative of</w:t>
        </w:r>
      </w:ins>
      <w:ins w:id="339" w:author="PR Preview" w:date="2026-01-01T00:00:00Z">
        <w:r>
          <w:t xml:space="preserve"> </w:t>
        </w:r>
      </w:ins>
      <m:oMath>
        <m:r>
          <m:t>f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is zero,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or, for a function of a vector,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 point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$\mathord{\smash[b]{\underset{\raise.3ex\hbox{$\scriptstyle\sim$}}{x}}\vphantom{x}}_0$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where the gradient</w:t>
        </w:r>
      </w:ins>
      <w:ins w:id="35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</w:t>
        </w:r>
      </w:ins>
      <w:ins w:id="353" w:author="PR Preview" w:date="2026-01-01T00:00:00Z">
        <w:r>
          <w:t xml:space="preserve"> </w:t>
        </w:r>
      </w:ins>
      <m:oMath>
        <m:r>
          <m:t>f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 the zero vector:</w:t>
        </w:r>
      </w:ins>
    </w:p>
    <w:p>
      <w:pPr>
        <w:pStyle w:val="BodyText"/>
      </w:pPr>
      <w:ins w:id="356" w:author="PR Preview" w:date="2026-01-01T00:00:00Z">
        <w:r>
  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  </w:r>
      </w:ins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del w:id="357" w:author="PR Preview" w:date="2026-01-01T00:00:00Z">
        <w:r>
          <w:rPr>
            <w:b/>
            <w:bCs/>
          </w:rPr>
          <w:delText xml:space="preserve">Definition 6 (Log-likelihood)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rPr>
            <w:b/>
            <w:bCs/>
          </w:rPr>
          <w:delText xml:space="preserve">log-likelihood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of parameter value</w:delText>
        </w:r>
      </w:del>
      <w:del w:id="364" w:author="PR Preview" w:date="2026-01-01T00:00:00Z">
        <w:r>
          <w:delText xml:space="preserve"> </w:delText>
        </w:r>
      </w:del>
      <m:oMath>
        <m:r>
          <m:t>θ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for model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and data</w:delText>
        </w:r>
      </w:del>
      <w:del w:id="3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is the natural logarithm of the likelihood:</w:delText>
        </w:r>
      </w:del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ins w:id="375" w:author="PR Preview" w:date="2026-01-01T00:00:00Z">
        <w:r>
          <w:rPr>
            <w:b/>
            <w:bCs/>
          </w:rPr>
          <w:t xml:space="preserve">Definition 6 (Log-likelihood)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The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b/>
            <w:bCs/>
          </w:rPr>
          <w:t xml:space="preserve">log-likelihood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of parameter value</w:t>
        </w:r>
      </w:ins>
      <w:ins w:id="382" w:author="PR Preview" w:date="2026-01-01T00:00:00Z">
        <w:r>
          <w:t xml:space="preserve"> </w:t>
        </w:r>
      </w:ins>
      <m:oMath>
        <m:r>
          <m:t>θ</m:t>
        </m:r>
      </m:oMath>
      <w:ins w:id="383" w:author="PR Preview" w:date="2026-01-01T00:00:00Z">
        <w:r>
          <w:t xml:space="preserve">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for model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$\operatorname{p}_{\Theta}(\mathord{\smash[b]{\underset{\raise.3ex\hbox{$\scriptstyle\sim$}}{X}}\vphantom{X}})$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and data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the natural logarithm of the likelihood:</w:t>
        </w:r>
      </w:ins>
    </w:p>
    <w:p>
      <w:pPr>
        <w:pStyle w:val="BodyText"/>
      </w:pPr>
      <w:bookmarkStart w:id="39" w:name="eq-def-loglik"/>
      <w:ins w:id="395" w:author="PR Preview" w:date="2026-01-01T00:00:00Z">
        <w:r>
          <w:t xml:space="preserve">$$\ell\stackrel{\text{def}}{=}\operatorname{log}\mathopen{}\left\{\mathcal{L}(\mathord{\smash[b]{\underset{\raise.3ex\hbox{$\scriptstyle\sim$}}{x}}\vphantom{x}}|\theta)\right\}\mathclose{} \qquad(4)$$</w:t>
        </w:r>
      </w:ins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del w:id="396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Write the log-likelihood of</w:delText>
        </w:r>
      </w:del>
      <w:del w:id="39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from</w:delText>
        </w:r>
      </w:del>
      <w:del w:id="402" w:author="PR Preview" w:date="2026-01-01T00:00:00Z">
        <w:r>
          <w:delText xml:space="preserve"> </w:delText>
        </w:r>
      </w:del>
      <w:hyperlink w:anchor="exr-bernoulli-likelihood-one-group">
        <w:del w:id="403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404" w:author="PR Preview" w:date="2026-01-01T00:00:00Z">
        <w:r>
          <w:delText xml:space="preserve">.</w:delText>
        </w:r>
      </w:del>
    </w:p>
    <w:p>
      <w:pPr>
        <w:pStyle w:val="BodyText"/>
      </w:pPr>
      <w:ins w:id="405" w:author="PR Preview" w:date="2026-01-01T00:00:00Z">
        <w:r>
          <w:rPr>
            <w:b/>
            <w:bCs/>
          </w:rPr>
          <w:t xml:space="preserve">Exercise 7 (Log-likelihood of binary outcomes with one event probability)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Write the log-likelihood of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$\mathord{\smash[b]{\underset{\raise.3ex\hbox{$\scriptstyle\sim$}}{y}}\vphantom{y}}$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from</w:t>
        </w:r>
      </w:ins>
      <w:ins w:id="412" w:author="PR Preview" w:date="2026-01-01T00:00:00Z">
        <w:r>
          <w:t xml:space="preserve"> </w:t>
        </w:r>
      </w:ins>
      <w:hyperlink w:anchor="exr-bernoulli-likelihood-one-group">
        <w:ins w:id="413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414" w:author="PR Preview" w:date="2026-01-01T00:00:00Z">
        <w:r>
          <w:t xml:space="preserve">.</w:t>
        </w:r>
      </w:ins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5" w:author="PR Preview" w:date="2026-01-01T00:00:00Z">
        <w:r>
          <w:rPr>
            <w:b/>
            <w:bCs/>
          </w:rPr>
          <w:delText xml:space="preserve">Theorem 7 (Log-likelihood of binary outcomes with one event probability)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Let</w:delText>
        </w:r>
      </w:del>
      <w:del w:id="4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for</w:delText>
        </w:r>
      </w:del>
      <w:del w:id="42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with observed outcomes</w:delText>
        </w:r>
      </w:del>
      <w:del w:id="42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26" w:author="PR Preview" w:date="2026-01-01T00:00:00Z">
        <w:r>
          <w:delText xml:space="preserve">, each</w:delText>
        </w:r>
      </w:del>
      <w:del w:id="42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428" w:author="PR Preview" w:date="2026-01-01T00:00:00Z">
        <w:r>
          <w:delText xml:space="preserve">.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The log-likelihood</w:delText>
        </w:r>
      </w:del>
      <w:del w:id="43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of the event probability</w:delText>
        </w:r>
      </w:del>
      <w:del w:id="434" w:author="PR Preview" w:date="2026-01-01T00:00:00Z">
        <w:r>
          <w:delText xml:space="preserve"> </w:delText>
        </w:r>
      </w:del>
      <m:oMath>
        <m:r>
          <m:t>π</m:t>
        </m:r>
      </m:oMath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written with the log-odds</w:delText>
        </w:r>
      </w:del>
      <w:del w:id="438" w:author="PR Preview" w:date="2026-01-01T00:00:00Z">
        <w:r>
          <w:delText xml:space="preserve"> </w:delText>
        </w:r>
      </w:del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39" w:author="PR Preview" w:date="2026-01-01T00:00:00Z">
        <w:r>
          <w:delText xml:space="preserve">,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BodyText"/>
      </w:pPr>
      <w:ins w:id="440" w:author="PR Preview" w:date="2026-01-01T00:00:00Z">
        <w:r>
  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  </w:r>
      </w:ins>
    </w:p>
    <w:bookmarkEnd w:id="54"/>
    <w:bookmarkStart w:id="55" w:name="thm-bernoulli-loglik-one-group"/>
    <w:p>
      <w:pPr>
        <w:pStyle w:val="FirstParagraph"/>
      </w:pPr>
      <w:ins w:id="441" w:author="PR Preview" w:date="2026-01-01T00:00:00Z">
        <w:r>
          <w:rPr>
            <w:b/>
            <w:bCs/>
          </w:rPr>
          <w:t xml:space="preserve">Theorem 7 (Log-likelihood of binary outcomes with one event probability)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Let</w:t>
        </w:r>
      </w:ins>
      <w:ins w:id="44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for</w:t>
        </w:r>
      </w:ins>
      <w:ins w:id="44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48" w:author="PR Preview" w:date="2026-01-01T00:00:00Z">
        <w:r>
          <w:t xml:space="preserve">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with observed outcomes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453" w:author="PR Preview" w:date="2026-01-01T00:00:00Z">
        <w:r>
          <w:t xml:space="preserve">, each</w:t>
        </w:r>
      </w:ins>
      <w:ins w:id="4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55" w:author="PR Preview" w:date="2026-01-01T00:00:00Z">
        <w:r>
          <w:t xml:space="preserve">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 log-likelihood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$\ell(\pi; \mathord{\smash[b]{\underset{\raise.3ex\hbox{$\scriptstyle\sim$}}{y}}\vphantom{y}})$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of the event probability</w:t>
        </w:r>
      </w:ins>
      <w:ins w:id="462" w:author="PR Preview" w:date="2026-01-01T00:00:00Z">
        <w:r>
          <w:t xml:space="preserve"> </w:t>
        </w:r>
      </w:ins>
      <m:oMath>
        <m:r>
          <m:t>π</m:t>
        </m:r>
      </m:oMath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written with the log-odds</w:t>
        </w:r>
      </w:ins>
      <w:ins w:id="466" w:author="PR Preview" w:date="2026-01-01T00:00:00Z">
        <w:r>
          <w:t xml:space="preserve"> </w:t>
        </w:r>
      </w:ins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67" w:author="PR Preview" w:date="2026-01-01T00:00:00Z">
        <w:r>
          <w:t xml:space="preserve">, is:</w:t>
        </w:r>
      </w:ins>
    </w:p>
    <w:p>
      <w:pPr>
        <w:pStyle w:val="BodyText"/>
      </w:pPr>
      <w:ins w:id="468" w:author="PR Preview" w:date="2026-01-01T00:00:00Z">
        <w:r>
  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  </w:r>
      </w:ins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del w:id="469" w:author="PR Preview" w:date="2026-01-01T00:00:00Z">
        <w:r>
          <w:rPr>
            <w:b/>
            <w:bCs/>
          </w:rPr>
          <w:delText xml:space="preserve">Definition 7 (Score function)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The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rPr>
            <w:b/>
            <w:bCs/>
          </w:rPr>
          <w:delText xml:space="preserve">score function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of a statistical model</w:delText>
        </w:r>
      </w:del>
      <w:del w:id="47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is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the gradient (vector of first derivatives) of the model’s log-likelihood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with respect to the parameters:</w:delText>
        </w:r>
      </w:del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del w:id="483" w:author="PR Preview" w:date="2026-01-01T00:00:00Z">
        <w:r>
          <w:rPr>
            <w:i/>
            <w:iCs/>
          </w:rPr>
          <w:delText xml:space="preserve">Remark 1</w:delText>
        </w:r>
      </w:del>
      <w:del w:id="484" w:author="PR Preview" w:date="2026-01-01T00:00:00Z">
        <w:r>
          <w:delText xml:space="preserve"> (Notation for the score function). </w:delText>
        </w:r>
      </w:del>
      <w:del w:id="485" w:author="PR Preview" w:date="2026-01-01T00:00:00Z">
        <w:r>
          <w:delText xml:space="preserve">We often omit the arguments</w:delText>
        </w:r>
      </w:del>
      <w:del w:id="4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and</w:delText>
        </w:r>
      </w:del>
      <w:del w:id="489" w:author="PR Preview" w:date="2026-01-01T00:00:00Z">
        <w:r>
          <w:delText xml:space="preserve"> </w:delText>
        </w:r>
      </w:del>
      <m:oMath>
        <m:r>
          <m:t>θ</m:t>
        </m:r>
      </m:oMath>
      <w:del w:id="490" w:author="PR Preview" w:date="2026-01-01T00:00:00Z">
        <w:r>
          <w:delText xml:space="preserve">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writing</w:delText>
        </w:r>
      </w:del>
      <w:del w:id="49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494" w:author="PR Preview" w:date="2026-01-01T00:00:00Z">
        <w:r>
          <w:delText xml:space="preserve">.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Some sources write</w:delText>
        </w:r>
      </w:del>
      <w:del w:id="497" w:author="PR Preview" w:date="2026-01-01T00:00:00Z">
        <w:r>
          <w:delText xml:space="preserve"> </w:delText>
        </w:r>
      </w:del>
      <m:oMath>
        <m:r>
          <m:t>U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or</w:delText>
        </w:r>
      </w:del>
      <w:del w:id="500" w:author="PR Preview" w:date="2026-01-01T00:00:00Z">
        <w:r>
          <w:delText xml:space="preserve"> </w:delText>
        </w:r>
      </w:del>
      <m:oMath>
        <m:r>
          <m:t>S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for the score function instead of</w:delText>
        </w:r>
      </w:del>
      <w:del w:id="50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04" w:author="PR Preview" w:date="2026-01-01T00:00:00Z">
        <w:r>
          <w:delText xml:space="preserve">;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for example,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Dobson and Barnett (2018)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write</w:delText>
        </w:r>
      </w:del>
      <w:del w:id="511" w:author="PR Preview" w:date="2026-01-01T00:00:00Z">
        <w:r>
          <w:delText xml:space="preserve"> </w:delText>
        </w:r>
      </w:del>
      <m:oMath>
        <m:r>
          <m:t>U</m:t>
        </m:r>
      </m:oMath>
      <w:del w:id="512" w:author="PR Preview" w:date="2026-01-01T00:00:00Z">
        <w:r>
          <w:delText xml:space="preserve">.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These notes use</w:delText>
        </w:r>
      </w:del>
      <w:del w:id="51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which keeps</w:delText>
        </w:r>
      </w:del>
      <w:del w:id="519" w:author="PR Preview" w:date="2026-01-01T00:00:00Z">
        <w:r>
          <w:delText xml:space="preserve"> </w:delText>
        </w:r>
      </w:del>
      <m:oMath>
        <m:r>
          <m:t>U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and</w:delText>
        </w:r>
      </w:del>
      <w:del w:id="522" w:author="PR Preview" w:date="2026-01-01T00:00:00Z">
        <w:r>
          <w:delText xml:space="preserve"> </w:delText>
        </w:r>
      </w:del>
      <m:oMath>
        <m:r>
          <m:t>S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free for other uses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and needs no extra symbol to memorize.</w:delText>
        </w:r>
      </w:del>
    </w:p>
    <w:p>
      <w:pPr>
        <w:pStyle w:val="FirstParagraph"/>
      </w:pPr>
      <w:ins w:id="527" w:author="PR Preview" w:date="2026-01-01T00:00:00Z">
        <w:r>
          <w:rPr>
            <w:b/>
            <w:bCs/>
          </w:rPr>
          <w:t xml:space="preserve">Definition 7 (Score function)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The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b/>
            <w:bCs/>
          </w:rPr>
          <w:t xml:space="preserve">score function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of a statistical model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\mathord{\smash[b]{\underset{\raise.3ex\hbox{$\scriptstyle\sim$}}{x}}\vphantom{x}})$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is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the gradient (vector of first derivatives) of the model’s log-likelihood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57" w:name="eq-def-score"/>
      <w:ins w:id="542" w:author="PR Preview" w:date="2026-01-01T00:00:00Z">
        <w:r>
          <w:t xml:space="preserve">$$\ell'\stackrel{\text{def}}{=}\frac{\partial}{\partial \theta} \ell(\mathord{\smash[b]{\underset{\raise.3ex\hbox{$\scriptstyle\sim$}}{x}}\vphantom{x}}|\theta) \qquad(7)$$</w:t>
        </w:r>
      </w:ins>
      <w:bookmarkEnd w:id="57"/>
    </w:p>
    <w:bookmarkEnd w:id="58"/>
    <w:bookmarkStart w:id="59" w:name="rem-score-notation"/>
    <w:p>
      <w:pPr>
        <w:pStyle w:val="FirstParagraph"/>
      </w:pPr>
      <w:ins w:id="543" w:author="PR Preview" w:date="2026-01-01T00:00:00Z">
        <w:r>
          <w:rPr>
            <w:i/>
            <w:iCs/>
          </w:rPr>
          <w:t xml:space="preserve">Remark 1</w:t>
        </w:r>
      </w:ins>
      <w:ins w:id="544" w:author="PR Preview" w:date="2026-01-01T00:00:00Z">
        <w:r>
          <w:t xml:space="preserve"> (Notation for the score function). </w:t>
        </w:r>
      </w:ins>
      <w:ins w:id="545" w:author="PR Preview" w:date="2026-01-01T00:00:00Z">
        <w:r>
          <w:t xml:space="preserve">We often omit the arguments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$\mathord{\smash[b]{\underset{\raise.3ex\hbox{$\scriptstyle\sim$}}{x}}\vphantom{x}}$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</w:t>
        </w:r>
      </w:ins>
      <w:ins w:id="550" w:author="PR Preview" w:date="2026-01-01T00:00:00Z">
        <w:r>
          <w:t xml:space="preserve"> </w:t>
        </w:r>
      </w:ins>
      <m:oMath>
        <m:r>
          <m:t>θ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writing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$\ell'\stackrel{\text{def}}{=}\ell'(\mathord{\smash[b]{\underset{\raise.3ex\hbox{$\scriptstyle\sim$}}{x}}\vphantom{x}}\mid \theta) \stackrel{\text{def}}{=}\ell'(\theta)$</w:t>
        </w:r>
      </w:ins>
      <w:ins w:id="556" w:author="PR Preview" w:date="2026-01-01T00:00:00Z">
        <w:r>
          <w:t xml:space="preserve">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Some sources write</w:t>
        </w:r>
      </w:ins>
      <w:ins w:id="559" w:author="PR Preview" w:date="2026-01-01T00:00:00Z">
        <w:r>
          <w:t xml:space="preserve"> </w:t>
        </w:r>
      </w:ins>
      <m:oMath>
        <m:r>
          <m:t>U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or</w:t>
        </w:r>
      </w:ins>
      <w:ins w:id="562" w:author="PR Preview" w:date="2026-01-01T00:00:00Z">
        <w:r>
          <w:t xml:space="preserve"> </w:t>
        </w:r>
      </w:ins>
      <m:oMath>
        <m:r>
          <m:t>S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for the score function instead of</w:t>
        </w:r>
      </w:ins>
      <w:ins w:id="56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66" w:author="PR Preview" w:date="2026-01-01T00:00:00Z">
        <w:r>
          <w:t xml:space="preserve">;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for example,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Dobson and Barnett (2018)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write</w:t>
        </w:r>
      </w:ins>
      <w:ins w:id="573" w:author="PR Preview" w:date="2026-01-01T00:00:00Z">
        <w:r>
          <w:t xml:space="preserve"> </w:t>
        </w:r>
      </w:ins>
      <m:oMath>
        <m:r>
          <m:t>U</m:t>
        </m:r>
      </m:oMath>
      <w:ins w:id="574" w:author="PR Preview" w:date="2026-01-01T00:00:00Z">
        <w:r>
          <w:t xml:space="preserve">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These notes use</w:t>
        </w:r>
      </w:ins>
      <w:ins w:id="57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which keeps</w:t>
        </w:r>
      </w:ins>
      <w:ins w:id="581" w:author="PR Preview" w:date="2026-01-01T00:00:00Z">
        <w:r>
          <w:t xml:space="preserve"> </w:t>
        </w:r>
      </w:ins>
      <m:oMath>
        <m:r>
          <m:t>U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and</w:t>
        </w:r>
      </w:ins>
      <w:ins w:id="584" w:author="PR Preview" w:date="2026-01-01T00:00:00Z">
        <w:r>
          <w:t xml:space="preserve"> </w:t>
        </w:r>
      </w:ins>
      <m:oMath>
        <m:r>
          <m:t>S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free for other uses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 needs no extra symbol to memorize.</w:t>
        </w:r>
      </w:ins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BodyText"/>
      </w:pPr>
      <w:ins w:id="589" w:author="PR Preview" w:date="2026-01-01T00:00:00Z">
        <w:r>
          <w:t xml:space="preserve">$$
    \ell'(\mathord{\smash[b]{\underset{\raise.3ex\hbox{$\scriptstyle\sim$}}{\theta}}\vphantom{\theta}}) = \mathord{\smash[b]{\underset{\raise.3ex\hbox{$\scriptstyle\sim$}}{0}}\vphantom{0}}
    $$</w:t>
        </w:r>
      </w:ins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BodyText"/>
      </w:pPr>
      <w:bookmarkStart w:id="77" w:name="eq-def-hess"/>
      <w:ins w:id="590" w:author="PR Preview" w:date="2026-01-01T00:00:00Z">
        <w:r>
  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  </w:r>
      </w:ins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Exercise 12 (Entries of the Hessian)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If</w:delText>
        </w:r>
      </w:del>
      <w:del w:id="59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a</w:delText>
        </w:r>
      </w:del>
      <w:del w:id="5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vector,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find the dimensions of the</w:delText>
        </w:r>
      </w:del>
      <w:del w:id="602" w:author="PR Preview" w:date="2026-01-01T00:00:00Z">
        <w:r>
          <w:delText xml:space="preserve"> </w:delText>
        </w:r>
      </w:del>
      <w:hyperlink w:anchor="def-hessian">
        <w:del w:id="60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and an expression for its</w:delText>
        </w:r>
      </w:del>
      <w:del w:id="607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608" w:author="PR Preview" w:date="2026-01-01T00:00:00Z">
        <w:r>
          <w:delText xml:space="preserve">th entry.</w:delText>
        </w:r>
      </w:del>
    </w:p>
    <w:p>
      <w:pPr>
        <w:pStyle w:val="BodyText"/>
      </w:pPr>
      <w:del w:id="609" w:author="PR Preview" w:date="2026-01-01T00:00:00Z">
        <w:r>
          <w:rPr>
            <w:i/>
            <w:iCs/>
          </w:rPr>
          <w:delText xml:space="preserve">Solution 12</w:delText>
        </w:r>
      </w:del>
      <w:del w:id="610" w:author="PR Preview" w:date="2026-01-01T00:00:00Z">
        <w:r>
          <w:delText xml:space="preserve">.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is the</w:delText>
        </w:r>
      </w:del>
      <w:del w:id="61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row vector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whose</w:delText>
        </w:r>
      </w:del>
      <w:del w:id="618" w:author="PR Preview" w:date="2026-01-01T00:00:00Z">
        <w:r>
          <w:delText xml:space="preserve"> </w:delText>
        </w:r>
      </w:del>
      <m:oMath>
        <m:r>
          <m:t>j</m:t>
        </m:r>
      </m:oMath>
      <w:del w:id="619" w:author="PR Preview" w:date="2026-01-01T00:00:00Z">
        <w:r>
          <w:delText xml:space="preserve">th entry is</w:delText>
        </w:r>
      </w:del>
      <w:del w:id="62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621" w:author="PR Preview" w:date="2026-01-01T00:00:00Z">
        <w:r>
          <w:delText xml:space="preserve">.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Differentiating each entry with respect to the</w:delText>
        </w:r>
      </w:del>
      <w:del w:id="62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vector</w:delText>
        </w:r>
      </w:del>
      <w:del w:id="627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gives a</w:delText>
        </w:r>
      </w:del>
      <w:del w:id="6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column of derivatives per entry,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so</w:delText>
        </w:r>
      </w:del>
      <w:del w:id="6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is</w:delText>
        </w:r>
      </w:del>
      <w:del w:id="6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39" w:author="PR Preview" w:date="2026-01-01T00:00:00Z">
        <w:r>
          <w:delText xml:space="preserve">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with</w:delText>
        </w:r>
      </w:del>
      <w:del w:id="642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643" w:author="PR Preview" w:date="2026-01-01T00:00:00Z">
        <w:r>
          <w:delText xml:space="preserve">th entry</w:delText>
        </w:r>
      </w:del>
      <w:del w:id="64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645" w:author="PR Preview" w:date="2026-01-01T00:00:00Z">
        <w:r>
          <w:delText xml:space="preserve">.</w:delText>
        </w:r>
      </w:del>
    </w:p>
    <w:p>
      <w:pPr>
        <w:pStyle w:val="BodyText"/>
      </w:pPr>
      <w:del w:id="646" w:author="PR Preview" w:date="2026-01-01T00:00:00Z">
        <w:r>
          <w:rPr>
            <w:b/>
            <w:bCs/>
          </w:rPr>
          <w:delText xml:space="preserve">Theorem 12 (Elements of the Hessian matrix)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If</w:delText>
        </w:r>
      </w:del>
      <w:del w:id="649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 a</w:delText>
        </w:r>
      </w:del>
      <w:del w:id="6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vector,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then the Hessian is a</w:delText>
        </w:r>
      </w:del>
      <w:del w:id="6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matrix,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whose</w:delText>
        </w:r>
      </w:del>
      <w:del w:id="662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663" w:author="PR Preview" w:date="2026-01-01T00:00:00Z">
        <w:r>
          <w:delText xml:space="preserve">th entry is:</w:delText>
        </w:r>
      </w:del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Exercise 12 (Entries of the Hessian)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If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$\mathord{\smash[b]{\underset{\raise.3ex\hbox{$\scriptstyle\sim$}}{\theta}}\vphantom{\theta}}$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is a</w:t>
        </w:r>
      </w:ins>
      <w:ins w:id="6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vector,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find the dimensions of the</w:t>
        </w:r>
      </w:ins>
      <w:ins w:id="676" w:author="PR Preview" w:date="2026-01-01T00:00:00Z">
        <w:r>
          <w:t xml:space="preserve"> </w:t>
        </w:r>
      </w:ins>
      <w:hyperlink w:anchor="def-hessian">
        <w:ins w:id="67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an expression for its</w:t>
        </w:r>
      </w:ins>
      <w:ins w:id="682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683" w:author="PR Preview" w:date="2026-01-01T00:00:00Z">
        <w:r>
          <w:t xml:space="preserve">th entry.</w:t>
        </w:r>
      </w:ins>
    </w:p>
    <w:bookmarkEnd w:id="80"/>
    <w:bookmarkStart w:id="81" w:name="sol-hessian-elements"/>
    <w:p>
      <w:pPr>
        <w:pStyle w:val="BodyText"/>
      </w:pPr>
      <w:ins w:id="684" w:author="PR Preview" w:date="2026-01-01T00:00:00Z">
        <w:r>
          <w:rPr>
            <w:i/>
            <w:iCs/>
          </w:rPr>
          <w:t xml:space="preserve">Solution 12</w:t>
        </w:r>
      </w:ins>
      <w:ins w:id="685" w:author="PR Preview" w:date="2026-01-01T00:00:00Z">
        <w:r>
          <w:t xml:space="preserve">. </w:t>
        </w:r>
      </w:ins>
      <w:ins w:id="686" w:author="PR Preview" w:date="2026-01-01T00:00:00Z">
        <w:r>
          <w:t xml:space="preserve">$\frac{\partial}{\partial \mathord{\smash[b]{\underset{\raise.3ex\hbox{$\scriptstyle\sim$}}{\theta}}\vphantom{\theta}}^{\top}}\ell$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is the</w:t>
        </w:r>
      </w:ins>
      <w:ins w:id="6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row vector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whose</w:t>
        </w:r>
      </w:ins>
      <w:ins w:id="694" w:author="PR Preview" w:date="2026-01-01T00:00:00Z">
        <w:r>
          <w:t xml:space="preserve"> </w:t>
        </w:r>
      </w:ins>
      <m:oMath>
        <m:r>
          <m:t>j</m:t>
        </m:r>
      </m:oMath>
      <w:ins w:id="695" w:author="PR Preview" w:date="2026-01-01T00:00:00Z">
        <w:r>
          <w:t xml:space="preserve">th entry is</w:t>
        </w:r>
      </w:ins>
      <w:ins w:id="69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697" w:author="PR Preview" w:date="2026-01-01T00:00:00Z">
        <w:r>
          <w:t xml:space="preserve">.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Differentiating each entry with respect to the</w:t>
        </w:r>
      </w:ins>
      <w:ins w:id="7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vector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$\mathord{\smash[b]{\underset{\raise.3ex\hbox{$\scriptstyle\sim$}}{\theta}}\vphantom{\theta}}$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gives a</w:t>
        </w:r>
      </w:ins>
      <w:ins w:id="7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column of derivatives per entry,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so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</w:t>
        </w:r>
      </w:ins>
      <w:ins w:id="7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17" w:author="PR Preview" w:date="2026-01-01T00:00:00Z">
        <w:r>
          <w:t xml:space="preserve">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with</w:t>
        </w:r>
      </w:ins>
      <w:ins w:id="720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721" w:author="PR Preview" w:date="2026-01-01T00:00:00Z">
        <w:r>
          <w:t xml:space="preserve">th entry</w:t>
        </w:r>
      </w:ins>
      <w:ins w:id="72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723" w:author="PR Preview" w:date="2026-01-01T00:00:00Z">
        <w:r>
          <w:t xml:space="preserve">.</w:t>
        </w:r>
      </w:ins>
    </w:p>
    <w:bookmarkEnd w:id="81"/>
    <w:bookmarkStart w:id="83" w:name="thm-hessian-elements"/>
    <w:p>
      <w:pPr>
        <w:pStyle w:val="BodyText"/>
      </w:pPr>
      <w:ins w:id="724" w:author="PR Preview" w:date="2026-01-01T00:00:00Z">
        <w:r>
          <w:rPr>
            <w:b/>
            <w:bCs/>
          </w:rPr>
          <w:t xml:space="preserve">Theorem 12 (Elements of the Hessian matrix)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If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$\mathord{\smash[b]{\underset{\raise.3ex\hbox{$\scriptstyle\sim$}}{\theta}}\vphantom{\theta}}$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is a</w:t>
        </w:r>
      </w:ins>
      <w:ins w:id="7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vector,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then the Hessian is a</w:t>
        </w:r>
      </w:ins>
      <w:ins w:id="7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matrix,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whose</w:t>
        </w:r>
      </w:ins>
      <w:ins w:id="741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742" w:author="PR Preview" w:date="2026-01-01T00:00:00Z">
        <w:r>
          <w:t xml:space="preserve">th entry is:</w:t>
        </w:r>
      </w:ins>
    </w:p>
    <w:p>
      <w:pPr>
        <w:pStyle w:val="BodyText"/>
      </w:pPr>
      <w:bookmarkStart w:id="82" w:name="eq-hess-entries"/>
      <w:ins w:id="743" w:author="PR Preview" w:date="2026-01-01T00:00:00Z">
        <w:r>
  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  </w:r>
      </w:ins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del w:id="744" w:author="PR Preview" w:date="2026-01-01T00:00:00Z">
        <w:r>
          <w:rPr>
            <w:i/>
            <w:iCs/>
          </w:rPr>
          <w:delText xml:space="preserve">Solution 13</w:delText>
        </w:r>
      </w:del>
      <w:del w:id="745" w:author="PR Preview" w:date="2026-01-01T00:00:00Z">
        <w:r>
          <w:delText xml:space="preserve">. </w:delText>
        </w:r>
      </w:del>
      <w:del w:id="746" w:author="PR Preview" w:date="2026-01-01T00:00:00Z">
        <w:r>
          <w:delText xml:space="preserve">By</w:delText>
        </w:r>
      </w:del>
      <w:del w:id="747" w:author="PR Preview" w:date="2026-01-01T00:00:00Z">
        <w:r>
          <w:delText xml:space="preserve"> </w:delText>
        </w:r>
      </w:del>
      <w:hyperlink w:anchor="def-score">
        <w:del w:id="74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del w:id="751" w:author="PR Preview" w:date="2026-01-01T00:00:00Z">
        <w:r>
          <w:delText xml:space="preserve">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so</w:delText>
        </w:r>
      </w:del>
      <w:del w:id="754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p>
      <w:pPr>
        <w:pStyle w:val="BodyText"/>
      </w:pPr>
      <w:ins w:id="758" w:author="PR Preview" w:date="2026-01-01T00:00:00Z">
        <w:r>
          <w:rPr>
            <w:i/>
            <w:iCs/>
          </w:rPr>
          <w:t xml:space="preserve">Solution 13</w:t>
        </w:r>
      </w:ins>
      <w:ins w:id="759" w:author="PR Preview" w:date="2026-01-01T00:00:00Z">
        <w:r>
          <w:t xml:space="preserve">. </w:t>
        </w:r>
      </w:ins>
      <w:ins w:id="760" w:author="PR Preview" w:date="2026-01-01T00:00:00Z">
        <w:r>
          <w:t xml:space="preserve">By</w:t>
        </w:r>
      </w:ins>
      <w:ins w:id="761" w:author="PR Preview" w:date="2026-01-01T00:00:00Z">
        <w:r>
          <w:t xml:space="preserve"> </w:t>
        </w:r>
      </w:ins>
      <w:hyperlink w:anchor="def-score">
        <w:ins w:id="76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63" w:author="PR Preview" w:date="2026-01-01T00:00:00Z">
        <w:r>
          <w:t xml:space="preserve">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$\ell'= \frac{\partial}{\partial \mathord{\smash[b]{\underset{\raise.3ex\hbox{$\scriptstyle\sim$}}{\theta}}\vphantom{\theta}}}\ell$</w:t>
        </w:r>
      </w:ins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so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${\mathopen{}\left(\ell'\right)\mathclose{}}^{\top} = \frac{\partial}{\partial \mathord{\smash[b]{\underset{\raise.3ex\hbox{$\scriptstyle\sim$}}{\theta}}\vphantom{\theta}}^{\top}}\ell$</w:t>
        </w:r>
      </w:ins>
      <w:ins w:id="771" w:author="PR Preview" w:date="2026-01-01T00:00:00Z">
        <w:r>
          <w:t xml:space="preserve">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Then:</w:t>
        </w:r>
      </w:ins>
    </w:p>
    <w:p>
      <w:pPr>
        <w:pStyle w:val="BodyText"/>
      </w:pPr>
      <w:ins w:id="774" w:author="PR Preview" w:date="2026-01-01T00:00:00Z">
        <w:r>
  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  </w:r>
      </w:ins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BodyText"/>
      </w:pPr>
      <w:ins w:id="775" w:author="PR Preview" w:date="2026-01-01T00:00:00Z">
        <w:r>
  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  </w:r>
      </w:ins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del w:id="776" w:author="PR Preview" w:date="2026-01-01T00:00:00Z">
        <w:r>
          <w:rPr>
            <w:b/>
            <w:bCs/>
          </w:rPr>
          <w:delText xml:space="preserve">Definition 10 (Expected information matrix (Fisher information matrix, information matrix))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The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rPr>
            <w:b/>
            <w:bCs/>
          </w:rPr>
          <w:delText xml:space="preserve">expected information matrix</w:delText>
        </w:r>
      </w:del>
      <w:del w:id="781" w:author="PR Preview" w:date="2026-01-01T00:00:00Z">
        <w:r>
          <w:delText xml:space="preserve">,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also called the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rPr>
            <w:b/>
            <w:bCs/>
          </w:rPr>
          <w:delText xml:space="preserve">Fisher information matrix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or just the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rPr>
            <w:b/>
            <w:bCs/>
          </w:rPr>
          <w:delText xml:space="preserve">information matrix</w:delText>
        </w:r>
      </w:del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written</w:delText>
        </w:r>
      </w:del>
      <w:del w:id="7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and is the expected value of the negative</w:delText>
        </w:r>
      </w:del>
      <w:del w:id="797" w:author="PR Preview" w:date="2026-01-01T00:00:00Z">
        <w:r>
          <w:delText xml:space="preserve"> </w:delText>
        </w:r>
      </w:del>
      <w:hyperlink w:anchor="def-hessian">
        <w:del w:id="79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 the log-likelihood,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with the data</w:delText>
        </w:r>
      </w:del>
      <w:del w:id="8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treated as random:</w:delText>
        </w:r>
      </w:del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BodyText"/>
      </w:pPr>
      <w:ins w:id="806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rPr>
            <w:b/>
            <w:bCs/>
          </w:rPr>
          <w:t xml:space="preserve">expected information matrix</w:t>
        </w:r>
      </w:ins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also called the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rPr>
            <w:b/>
            <w:bCs/>
          </w:rPr>
          <w:t xml:space="preserve">Fisher information matrix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or just the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rPr>
            <w:b/>
            <w:bCs/>
          </w:rPr>
          <w:t xml:space="preserve">information matrix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is written</w:t>
        </w:r>
      </w:ins>
      <w:ins w:id="8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824" w:author="PR Preview" w:date="2026-01-01T00:00:00Z">
        <w:r>
          <w:t xml:space="preserve">,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and is the expected value of the negative</w:t>
        </w:r>
      </w:ins>
      <w:ins w:id="827" w:author="PR Preview" w:date="2026-01-01T00:00:00Z">
        <w:r>
          <w:t xml:space="preserve"> </w:t>
        </w:r>
      </w:ins>
      <w:hyperlink w:anchor="def-hessian">
        <w:ins w:id="82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of the log-likelihood,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with the data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$\mathord{\smash[b]{\underset{\raise.3ex\hbox{$\scriptstyle\sim$}}{X}}\vphantom{X}}$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treated as random:</w:t>
        </w:r>
      </w:ins>
    </w:p>
    <w:p>
      <w:pPr>
        <w:pStyle w:val="BodyText"/>
      </w:pPr>
      <w:bookmarkStart w:id="87" w:name="eq-def-einf"/>
      <w:ins w:id="837" w:author="PR Preview" w:date="2026-01-01T00:00:00Z">
        <w:r>
  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  </w:r>
      </w:ins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BodyText"/>
      </w:pPr>
      <w:bookmarkStart w:id="90" w:name="eq-def-oinf"/>
      <w:ins w:id="838" w:author="PR Preview" w:date="2026-01-01T00:00:00Z">
        <w:r>
          <w:t xml:space="preserve">$$I\stackrel{\text{def}}{=}-\ell''(\mathord{\smash[b]{\underset{\raise.3ex\hbox{$\scriptstyle\sim$}}{x}}\vphantom{x}}|\mathord{\smash[b]{\underset{\raise.3ex\hbox{$\scriptstyle\sim$}}{\theta}}\vphantom{\theta}}) \qquad(11)$$</w:t>
        </w:r>
      </w:ins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del w:id="839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Let</w:delText>
        </w:r>
      </w:del>
      <w:del w:id="84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be a density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that is positive and differentiable in a scalar parameter</w:delText>
        </w:r>
      </w:del>
      <w:del w:id="847" w:author="PR Preview" w:date="2026-01-01T00:00:00Z">
        <w:r>
          <w:delText xml:space="preserve"> </w:delText>
        </w:r>
      </w:del>
      <m:oMath>
        <m:r>
          <m:t>θ</m:t>
        </m:r>
      </m:oMath>
      <w:del w:id="848" w:author="PR Preview" w:date="2026-01-01T00:00:00Z">
        <w:r>
          <w:delText xml:space="preserve">.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Write</w:delText>
        </w:r>
      </w:del>
      <w:del w:id="8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in terms of</w:delText>
        </w:r>
      </w:del>
      <w:del w:id="8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55" w:author="PR Preview" w:date="2026-01-01T00:00:00Z">
        <w:r>
          <w:delText xml:space="preserve">.</w:delText>
        </w:r>
      </w:del>
    </w:p>
    <w:p>
      <w:pPr>
        <w:pStyle w:val="BodyText"/>
      </w:pPr>
      <w:del w:id="856" w:author="PR Preview" w:date="2026-01-01T00:00:00Z">
        <w:r>
          <w:rPr>
            <w:i/>
            <w:iCs/>
          </w:rPr>
          <w:delText xml:space="preserve">Solution 14</w:delText>
        </w:r>
      </w:del>
      <w:del w:id="857" w:author="PR Preview" w:date="2026-01-01T00:00:00Z">
        <w:r>
          <w:delText xml:space="preserve">. </w:delText>
        </w:r>
      </w:del>
      <w:del w:id="858" w:author="PR Preview" w:date="2026-01-01T00:00:00Z">
        <w:r>
          <w:delText xml:space="preserve">By the chain rule,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with outer function</w:delText>
        </w:r>
      </w:del>
      <w:del w:id="86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u</m:t>
        </m:r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and inner function</w:delText>
        </w:r>
      </w:del>
      <w:del w:id="864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6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66" w:author="PR Preview" w:date="2026-01-01T00:00:00Z">
        <w:r>
          <w:delText xml:space="preserve">The inner derivative</w:delText>
        </w:r>
      </w:del>
      <w:del w:id="8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is the quantity we want,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so only the outer derivative needs working out:</w:delText>
        </w:r>
      </w:del>
    </w:p>
    <w:p>
      <w:pPr>
        <w:pStyle w:val="FirstParagraph"/>
      </w:pPr>
      <w:ins w:id="872" w:author="PR Preview" w:date="2026-01-01T00:00:00Z">
        <w:r>
          <w:rPr>
            <w:b/>
            <w:bCs/>
          </w:rPr>
          <w:t xml:space="preserve">Exercise 14 (Derivative of a density through its logarithm)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Let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$\operatorname{p}(\mathord{\smash[b]{\underset{\raise.3ex\hbox{$\scriptstyle\sim$}}{x}}\vphantom{x}}\mid \theta)$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be a density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that is positive and differentiable in a scalar parameter</w:t>
        </w:r>
      </w:ins>
      <w:ins w:id="881" w:author="PR Preview" w:date="2026-01-01T00:00:00Z">
        <w:r>
          <w:t xml:space="preserve"> </w:t>
        </w:r>
      </w:ins>
      <m:oMath>
        <m:r>
          <m:t>θ</m:t>
        </m:r>
      </m:oMath>
      <w:ins w:id="882" w:author="PR Preview" w:date="2026-01-01T00:00:00Z">
        <w:r>
          <w:t xml:space="preserve">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Write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in terms of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891" w:author="PR Preview" w:date="2026-01-01T00:00:00Z">
        <w:r>
          <w:t xml:space="preserve">.</w:t>
        </w:r>
      </w:ins>
    </w:p>
    <w:bookmarkEnd w:id="94"/>
    <w:bookmarkStart w:id="95" w:name="sol-deriv-log-density"/>
    <w:p>
      <w:pPr>
        <w:pStyle w:val="BodyText"/>
      </w:pPr>
      <w:ins w:id="892" w:author="PR Preview" w:date="2026-01-01T00:00:00Z">
        <w:r>
          <w:rPr>
            <w:i/>
            <w:iCs/>
          </w:rPr>
          <w:t xml:space="preserve">Solution 14</w:t>
        </w:r>
      </w:ins>
      <w:ins w:id="893" w:author="PR Preview" w:date="2026-01-01T00:00:00Z">
        <w:r>
          <w:t xml:space="preserve">. </w:t>
        </w:r>
      </w:ins>
      <w:ins w:id="894" w:author="PR Preview" w:date="2026-01-01T00:00:00Z">
        <w:r>
          <w:t xml:space="preserve">By the chain rule,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with outer function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u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and inner function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$u = \operatorname{p}(\mathord{\smash[b]{\underset{\raise.3ex\hbox{$\scriptstyle\sim$}}{x}}\vphantom{x}}\mid \theta)$</w:t>
        </w:r>
      </w:ins>
      <w:ins w:id="902" w:author="PR Preview" w:date="2026-01-01T00:00:00Z">
        <w:r>
          <w:t xml:space="preserve">:</w:t>
        </w:r>
      </w:ins>
    </w:p>
    <w:p>
      <w:pPr>
        <w:pStyle w:val="BodyText"/>
      </w:pPr>
      <w:ins w:id="903" w:author="PR Preview" w:date="2026-01-01T00:00:00Z">
        <w:r>
  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  </w:r>
      </w:ins>
    </w:p>
    <w:p>
      <w:pPr>
        <w:pStyle w:val="FirstParagraph"/>
      </w:pPr>
      <w:ins w:id="904" w:author="PR Preview" w:date="2026-01-01T00:00:00Z">
        <w:r>
          <w:t xml:space="preserve">The inner derivative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is the quantity we want,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so only the outer derivative needs working out: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11" w:author="PR Preview" w:date="2026-01-01T00:00:00Z">
        <w:r>
          <w:rPr>
            <w:b/>
            <w:bCs/>
          </w:rPr>
          <w:delText xml:space="preserve">Lemma 1 (Derivative of a density through its logarithm)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Let</w:delText>
        </w:r>
      </w:del>
      <w:del w:id="91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be a density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that is positive and differentiable in a scalar parameter</w:delText>
        </w:r>
      </w:del>
      <w:del w:id="919" w:author="PR Preview" w:date="2026-01-01T00:00:00Z">
        <w:r>
          <w:delText xml:space="preserve"> </w:delText>
        </w:r>
      </w:del>
      <m:oMath>
        <m:r>
          <m:t>θ</m:t>
        </m:r>
      </m:oMath>
      <w:del w:id="920" w:author="PR Preview" w:date="2026-01-01T00:00:00Z">
        <w:r>
          <w:delText xml:space="preserve">.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Then its derivative with respect to</w:delText>
        </w:r>
      </w:del>
      <w:del w:id="923" w:author="PR Preview" w:date="2026-01-01T00:00:00Z">
        <w:r>
          <w:delText xml:space="preserve"> </w:delText>
        </w:r>
      </w:del>
      <m:oMath>
        <m:r>
          <m:t>θ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is the derivative of its logarithm times the density: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BodyText"/>
      </w:pPr>
      <w:ins w:id="926" w:author="PR Preview" w:date="2026-01-01T00:00:00Z">
        <w:r>
  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  </w:r>
      </w:ins>
    </w:p>
    <w:bookmarkEnd w:id="95"/>
    <w:bookmarkStart w:id="96" w:name="lem-deriv-log-density"/>
    <w:p>
      <w:pPr>
        <w:pStyle w:val="FirstParagraph"/>
      </w:pPr>
      <w:ins w:id="927" w:author="PR Preview" w:date="2026-01-01T00:00:00Z">
        <w:r>
          <w:rPr>
            <w:b/>
            <w:bCs/>
          </w:rPr>
          <w:t xml:space="preserve">Lemma 1 (Derivative of a density through its logarithm)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Let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$\operatorname{p}(\mathord{\smash[b]{\underset{\raise.3ex\hbox{$\scriptstyle\sim$}}{x}}\vphantom{x}}\mid \theta)$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be a density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that is positive and differentiable in a scalar parameter</w:t>
        </w:r>
      </w:ins>
      <w:ins w:id="936" w:author="PR Preview" w:date="2026-01-01T00:00:00Z">
        <w:r>
          <w:t xml:space="preserve"> </w:t>
        </w:r>
      </w:ins>
      <m:oMath>
        <m:r>
          <m:t>θ</m:t>
        </m:r>
      </m:oMath>
      <w:ins w:id="937" w:author="PR Preview" w:date="2026-01-01T00:00:00Z">
        <w:r>
          <w:t xml:space="preserve">.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Then its derivative with respect to</w:t>
        </w:r>
      </w:ins>
      <w:ins w:id="940" w:author="PR Preview" w:date="2026-01-01T00:00:00Z">
        <w:r>
          <w:t xml:space="preserve"> </w:t>
        </w:r>
      </w:ins>
      <m:oMath>
        <m:r>
          <m:t>θ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is the derivative of its logarithm times the density:</w:t>
        </w:r>
      </w:ins>
    </w:p>
    <w:p>
      <w:pPr>
        <w:pStyle w:val="BodyText"/>
      </w:pPr>
      <w:ins w:id="943" w:author="PR Preview" w:date="2026-01-01T00:00:00Z">
        <w:r>
  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  </w:r>
      </w:ins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del w:id="944" w:author="PR Preview" w:date="2026-01-01T00:00:00Z">
        <w:r>
          <w:rPr>
            <w:b/>
            <w:bCs/>
          </w:rPr>
          <w:delText xml:space="preserve">Exercise 15 (Mean of the score)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Let</w:delText>
        </w:r>
      </w:del>
      <w:del w:id="94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be continuous with density</w:delText>
        </w:r>
      </w:del>
      <w:del w:id="9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for a scalar parameter</w:delText>
        </w:r>
      </w:del>
      <w:del w:id="953" w:author="PR Preview" w:date="2026-01-01T00:00:00Z">
        <w:r>
          <w:delText xml:space="preserve"> </w:delText>
        </w:r>
      </w:del>
      <m:oMath>
        <m:r>
          <m:t>θ</m:t>
        </m:r>
      </m:oMath>
      <w:del w:id="954" w:author="PR Preview" w:date="2026-01-01T00:00:00Z">
        <w:r>
          <w:delText xml:space="preserve">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Suppose the set of possible data values does not depend on</w:delText>
        </w:r>
      </w:del>
      <w:del w:id="957" w:author="PR Preview" w:date="2026-01-01T00:00:00Z">
        <w:r>
          <w:delText xml:space="preserve"> </w:delText>
        </w:r>
      </w:del>
      <m:oMath>
        <m:r>
          <m:t>θ</m:t>
        </m:r>
      </m:oMath>
      <w:del w:id="958" w:author="PR Preview" w:date="2026-01-01T00:00:00Z">
        <w:r>
          <w:delText xml:space="preserve">,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and the order of differentiation with respect to</w:delText>
        </w:r>
      </w:del>
      <w:del w:id="961" w:author="PR Preview" w:date="2026-01-01T00:00:00Z">
        <w:r>
          <w:delText xml:space="preserve"> </w:delText>
        </w:r>
      </w:del>
      <m:oMath>
        <m:r>
          <m:t>θ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 integration over the data can be exchanged.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Find the mean of the</w:delText>
        </w:r>
      </w:del>
      <w:del w:id="966" w:author="PR Preview" w:date="2026-01-01T00:00:00Z">
        <w:r>
          <w:delText xml:space="preserve"> </w:delText>
        </w:r>
      </w:del>
      <w:hyperlink w:anchor="def-score">
        <w:del w:id="967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968" w:author="PR Preview" w:date="2026-01-01T00:00:00Z">
        <w:r>
          <w:delText xml:space="preserve">.</w:delText>
        </w:r>
      </w:del>
    </w:p>
    <w:p>
      <w:pPr>
        <w:pStyle w:val="BodyText"/>
      </w:pPr>
      <w:del w:id="969" w:author="PR Preview" w:date="2026-01-01T00:00:00Z">
        <w:r>
          <w:rPr>
            <w:i/>
            <w:iCs/>
          </w:rPr>
          <w:delText xml:space="preserve">Solution 15</w:delText>
        </w:r>
      </w:del>
      <w:del w:id="970" w:author="PR Preview" w:date="2026-01-01T00:00:00Z">
        <w:r>
          <w:delText xml:space="preserve">. </w:delText>
        </w:r>
      </w:del>
      <w:del w:id="971" w:author="PR Preview" w:date="2026-01-01T00:00:00Z">
        <w:r>
          <w:delText xml:space="preserve">The step that rewrites the derivative of</w:delText>
        </w:r>
      </w:del>
      <w:del w:id="97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uses</w:delText>
        </w:r>
      </w:del>
      <w:del w:id="975" w:author="PR Preview" w:date="2026-01-01T00:00:00Z">
        <w:r>
          <w:delText xml:space="preserve"> </w:delText>
        </w:r>
      </w:del>
      <w:hyperlink w:anchor="lem-deriv-log-density">
        <w:del w:id="97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97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p>
      <w:pPr>
        <w:pStyle w:val="FirstParagraph"/>
      </w:pPr>
      <w:del w:id="978" w:author="PR Preview" w:date="2026-01-01T00:00:00Z">
        <w:r>
          <w:rPr>
            <w:b/>
            <w:bCs/>
          </w:rPr>
          <w:delText xml:space="preserve">Theorem 14 (Mean of the score)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Let</w:delText>
        </w:r>
      </w:del>
      <w:del w:id="9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be a continuous random vector with density</w:delText>
        </w:r>
      </w:del>
      <w:del w:id="98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for a scalar parameter</w:delText>
        </w:r>
      </w:del>
      <w:del w:id="987" w:author="PR Preview" w:date="2026-01-01T00:00:00Z">
        <w:r>
          <w:delText xml:space="preserve"> </w:delText>
        </w:r>
      </w:del>
      <m:oMath>
        <m:r>
          <m:t>θ</m:t>
        </m:r>
      </m:oMath>
      <w:del w:id="988" w:author="PR Preview" w:date="2026-01-01T00:00:00Z">
        <w:r>
          <w:delText xml:space="preserve">.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Suppose the set of possible data values does not depend on</w:delText>
        </w:r>
      </w:del>
      <w:del w:id="991" w:author="PR Preview" w:date="2026-01-01T00:00:00Z">
        <w:r>
          <w:delText xml:space="preserve"> </w:delText>
        </w:r>
      </w:del>
      <m:oMath>
        <m:r>
          <m:t>θ</m:t>
        </m:r>
      </m:oMath>
      <w:del w:id="992" w:author="PR Preview" w:date="2026-01-01T00:00:00Z">
        <w:r>
          <w:delText xml:space="preserve">,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and the order of differentiation with respect to</w:delText>
        </w:r>
      </w:del>
      <w:del w:id="995" w:author="PR Preview" w:date="2026-01-01T00:00:00Z">
        <w:r>
          <w:delText xml:space="preserve"> </w:delText>
        </w:r>
      </w:del>
      <m:oMath>
        <m:r>
          <m:t>θ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 integration over the data can be exchanged.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Then the</w:delText>
        </w:r>
      </w:del>
      <w:del w:id="1000" w:author="PR Preview" w:date="2026-01-01T00:00:00Z">
        <w:r>
          <w:delText xml:space="preserve"> </w:delText>
        </w:r>
      </w:del>
      <w:hyperlink w:anchor="def-score">
        <w:del w:id="1001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00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003" w:author="PR Preview" w:date="2026-01-01T00:00:00Z">
        <w:r>
          <w:delText xml:space="preserve">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derivative of the log-likelihood with respect to</w:delText>
        </w:r>
      </w:del>
      <w:del w:id="1006" w:author="PR Preview" w:date="2026-01-01T00:00:00Z">
        <w:r>
          <w:delText xml:space="preserve"> </w:delText>
        </w:r>
      </w:del>
      <m:oMath>
        <m:r>
          <m:t>θ</m:t>
        </m:r>
      </m:oMath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has expectation zero:</w:delText>
        </w:r>
      </w:del>
    </w:p>
    <w:p>
      <w:pPr>
        <w:pStyle w:val="BodyText"/>
      </w:pPr>
      <w:ins w:id="1010" w:author="PR Preview" w:date="2026-01-01T00:00:00Z">
        <w:r>
          <w:rPr>
            <w:b/>
            <w:bCs/>
          </w:rPr>
          <w:t xml:space="preserve">Exercise 15 (Mean of the score)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Let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$\mathord{\smash[b]{\underset{\raise.3ex\hbox{$\scriptstyle\sim$}}{X}}\vphantom{X}}$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be continuous with density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$\operatorname{p}(\mathord{\smash[b]{\underset{\raise.3ex\hbox{$\scriptstyle\sim$}}{x}}\vphantom{x}}\mid \theta)$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for a scalar parameter</w:t>
        </w:r>
      </w:ins>
      <w:ins w:id="1021" w:author="PR Preview" w:date="2026-01-01T00:00:00Z">
        <w:r>
          <w:t xml:space="preserve"> </w:t>
        </w:r>
      </w:ins>
      <m:oMath>
        <m:r>
          <m:t>θ</m:t>
        </m:r>
      </m:oMath>
      <w:ins w:id="1022" w:author="PR Preview" w:date="2026-01-01T00:00:00Z">
        <w:r>
          <w:t xml:space="preserve">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Suppose the set of possible data values does not depend on</w:t>
        </w:r>
      </w:ins>
      <w:ins w:id="1025" w:author="PR Preview" w:date="2026-01-01T00:00:00Z">
        <w:r>
          <w:t xml:space="preserve"> </w:t>
        </w:r>
      </w:ins>
      <m:oMath>
        <m:r>
          <m:t>θ</m:t>
        </m:r>
      </m:oMath>
      <w:ins w:id="1026" w:author="PR Preview" w:date="2026-01-01T00:00:00Z">
        <w:r>
          <w:t xml:space="preserve">,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and the order of differentiation with respect to</w:t>
        </w:r>
      </w:ins>
      <w:ins w:id="1029" w:author="PR Preview" w:date="2026-01-01T00:00:00Z">
        <w:r>
          <w:t xml:space="preserve"> </w:t>
        </w:r>
      </w:ins>
      <m:oMath>
        <m:r>
          <m:t>θ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 integration over the data can be exchanged.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Find the mean of the</w:t>
        </w:r>
      </w:ins>
      <w:ins w:id="1034" w:author="PR Preview" w:date="2026-01-01T00:00:00Z">
        <w:r>
          <w:t xml:space="preserve"> </w:t>
        </w:r>
      </w:ins>
      <w:hyperlink w:anchor="def-score">
        <w:ins w:id="103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036" w:author="PR Preview" w:date="2026-01-01T00:00:00Z">
        <w:r>
          <w:t xml:space="preserve">.</w:t>
        </w:r>
      </w:ins>
    </w:p>
    <w:bookmarkEnd w:id="97"/>
    <w:bookmarkStart w:id="98" w:name="sol-score-mean-zero"/>
    <w:p>
      <w:pPr>
        <w:pStyle w:val="BodyText"/>
      </w:pPr>
      <w:ins w:id="1037" w:author="PR Preview" w:date="2026-01-01T00:00:00Z">
        <w:r>
          <w:rPr>
            <w:i/>
            <w:iCs/>
          </w:rPr>
          <w:t xml:space="preserve">Solution 15</w:t>
        </w:r>
      </w:ins>
      <w:ins w:id="1038" w:author="PR Preview" w:date="2026-01-01T00:00:00Z">
        <w:r>
          <w:t xml:space="preserve">. </w:t>
        </w:r>
      </w:ins>
      <w:ins w:id="1039" w:author="PR Preview" w:date="2026-01-01T00:00:00Z">
        <w:r>
          <w:t xml:space="preserve">The step that rewrites the derivative of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$\log \operatorname{p}(\mathord{\smash[b]{\underset{\raise.3ex\hbox{$\scriptstyle\sim$}}{x}}\vphantom{x}}\mid \theta)$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uses</w:t>
        </w:r>
      </w:ins>
      <w:ins w:id="1044" w:author="PR Preview" w:date="2026-01-01T00:00:00Z">
        <w:r>
          <w:t xml:space="preserve"> </w:t>
        </w:r>
      </w:ins>
      <w:hyperlink w:anchor="lem-deriv-log-density">
        <w:ins w:id="104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046" w:author="PR Preview" w:date="2026-01-01T00:00:00Z">
        <w:r>
          <w:t xml:space="preserve">:</w:t>
        </w:r>
      </w:ins>
    </w:p>
    <w:p>
      <w:pPr>
        <w:pStyle w:val="BodyText"/>
      </w:pPr>
      <w:ins w:id="1047" w:author="PR Preview" w:date="2026-01-01T00:00:00Z">
        <w:r>
  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  </w:r>
      </w:ins>
    </w:p>
    <w:bookmarkEnd w:id="98"/>
    <w:bookmarkStart w:id="99" w:name="thm-score-mean-zero"/>
    <w:p>
      <w:pPr>
        <w:pStyle w:val="FirstParagraph"/>
      </w:pPr>
      <w:ins w:id="1048" w:author="PR Preview" w:date="2026-01-01T00:00:00Z">
        <w:r>
          <w:rPr>
            <w:b/>
            <w:bCs/>
          </w:rPr>
          <w:t xml:space="preserve">Theorem 14 (Mean of the score)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Let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$\mathord{\smash[b]{\underset{\raise.3ex\hbox{$\scriptstyle\sim$}}{X}}\vphantom{X}}$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be a continuous random vector with density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$\operatorname{p}(\mathord{\smash[b]{\underset{\raise.3ex\hbox{$\scriptstyle\sim$}}{x}}\vphantom{x}}\mid \theta)$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for a scalar parameter</w:t>
        </w:r>
      </w:ins>
      <w:ins w:id="1059" w:author="PR Preview" w:date="2026-01-01T00:00:00Z">
        <w:r>
          <w:t xml:space="preserve"> </w:t>
        </w:r>
      </w:ins>
      <m:oMath>
        <m:r>
          <m:t>θ</m:t>
        </m:r>
      </m:oMath>
      <w:ins w:id="1060" w:author="PR Preview" w:date="2026-01-01T00:00:00Z">
        <w:r>
          <w:t xml:space="preserve">.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Suppose the set of possible data values does not depend on</w:t>
        </w:r>
      </w:ins>
      <w:ins w:id="1063" w:author="PR Preview" w:date="2026-01-01T00:00:00Z">
        <w:r>
          <w:t xml:space="preserve"> </w:t>
        </w:r>
      </w:ins>
      <m:oMath>
        <m:r>
          <m:t>θ</m:t>
        </m:r>
      </m:oMath>
      <w:ins w:id="1064" w:author="PR Preview" w:date="2026-01-01T00:00:00Z">
        <w:r>
          <w:t xml:space="preserve">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 the order of differentiation with respect to</w:t>
        </w:r>
      </w:ins>
      <w:ins w:id="1067" w:author="PR Preview" w:date="2026-01-01T00:00:00Z">
        <w:r>
          <w:t xml:space="preserve"> </w:t>
        </w:r>
      </w:ins>
      <m:oMath>
        <m:r>
          <m:t>θ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and integration over the data can be exchanged.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Then the</w:t>
        </w:r>
      </w:ins>
      <w:ins w:id="1072" w:author="PR Preview" w:date="2026-01-01T00:00:00Z">
        <w:r>
          <w:t xml:space="preserve"> </w:t>
        </w:r>
      </w:ins>
      <w:hyperlink w:anchor="def-score">
        <w:ins w:id="107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07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075" w:author="PR Preview" w:date="2026-01-01T00:00:00Z">
        <w:r>
          <w:t xml:space="preserve">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 derivative of the log-likelihood with respect to</w:t>
        </w:r>
      </w:ins>
      <w:ins w:id="1078" w:author="PR Preview" w:date="2026-01-01T00:00:00Z">
        <w:r>
          <w:t xml:space="preserve"> </w:t>
        </w:r>
      </w:ins>
      <m:oMath>
        <m:r>
          <m:t>θ</m:t>
        </m:r>
      </m:oMath>
      <w:ins w:id="1079" w:author="PR Preview" w:date="2026-01-01T00:00:00Z">
        <w:r>
          <w:t xml:space="preserve">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has expectation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del w:id="1082" w:author="PR Preview" w:date="2026-01-01T00:00:00Z">
        <w:r>
          <w:rPr>
            <w:i/>
            <w:iCs/>
          </w:rPr>
          <w:delText xml:space="preserve">Solution 16</w:delText>
        </w:r>
      </w:del>
      <w:del w:id="1083" w:author="PR Preview" w:date="2026-01-01T00:00:00Z">
        <w:r>
          <w:delText xml:space="preserve">. </w:delText>
        </w:r>
      </w:del>
      <w:del w:id="1084" w:author="PR Preview" w:date="2026-01-01T00:00:00Z">
        <w:r>
          <w:delText xml:space="preserve">By</w:delText>
        </w:r>
      </w:del>
      <w:del w:id="1085" w:author="PR Preview" w:date="2026-01-01T00:00:00Z">
        <w:r>
          <w:delText xml:space="preserve"> </w:delText>
        </w:r>
      </w:del>
      <w:hyperlink w:anchor="thm-score-mean-zero">
        <w:del w:id="108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for every</w:delText>
        </w:r>
      </w:del>
      <w:del w:id="1091" w:author="PR Preview" w:date="2026-01-01T00:00:00Z">
        <w:r>
          <w:delText xml:space="preserve"> </w:delText>
        </w:r>
      </w:del>
      <m:oMath>
        <m:r>
          <m:t>θ</m:t>
        </m:r>
      </m:oMath>
      <w:del w:id="1092" w:author="PR Preview" w:date="2026-01-01T00:00:00Z">
        <w:r>
          <w:delText xml:space="preserve">.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Differentiate this identity with respect to</w:delText>
        </w:r>
      </w:del>
      <w:del w:id="1095" w:author="PR Preview" w:date="2026-01-01T00:00:00Z">
        <w:r>
          <w:delText xml:space="preserve"> </w:delText>
        </w:r>
      </w:del>
      <m:oMath>
        <m:r>
          <m:t>θ</m:t>
        </m:r>
      </m:oMath>
      <w:del w:id="1096" w:author="PR Preview" w:date="2026-01-01T00:00:00Z">
        <w:r>
          <w:delText xml:space="preserve">;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the step that substitutes for</w:delText>
        </w:r>
      </w:del>
      <w:del w:id="109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uses</w:delText>
        </w:r>
      </w:del>
      <w:del w:id="1102" w:author="PR Preview" w:date="2026-01-01T00:00:00Z">
        <w:r>
          <w:delText xml:space="preserve"> </w:delText>
        </w:r>
      </w:del>
      <w:hyperlink w:anchor="lem-deriv-log-density">
        <w:del w:id="110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1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BodyText"/>
      </w:pPr>
      <w:ins w:id="1105" w:author="PR Preview" w:date="2026-01-01T00:00:00Z">
        <w:r>
          <w:rPr>
            <w:i/>
            <w:iCs/>
          </w:rPr>
          <w:t xml:space="preserve">Solution 16</w:t>
        </w:r>
      </w:ins>
      <w:ins w:id="1106" w:author="PR Preview" w:date="2026-01-01T00:00:00Z">
        <w:r>
          <w:t xml:space="preserve">. </w:t>
        </w:r>
      </w:ins>
      <w:ins w:id="1107" w:author="PR Preview" w:date="2026-01-01T00:00:00Z">
        <w:r>
          <w:t xml:space="preserve">By</w:t>
        </w:r>
      </w:ins>
      <w:ins w:id="1108" w:author="PR Preview" w:date="2026-01-01T00:00:00Z">
        <w:r>
          <w:t xml:space="preserve"> </w:t>
        </w:r>
      </w:ins>
      <w:hyperlink w:anchor="thm-score-mean-zero">
        <w:ins w:id="110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110" w:author="PR Preview" w:date="2026-01-01T00:00:00Z">
        <w:r>
          <w:t xml:space="preserve">,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for every</w:t>
        </w:r>
      </w:ins>
      <w:ins w:id="1115" w:author="PR Preview" w:date="2026-01-01T00:00:00Z">
        <w:r>
          <w:t xml:space="preserve"> </w:t>
        </w:r>
      </w:ins>
      <m:oMath>
        <m:r>
          <m:t>θ</m:t>
        </m:r>
      </m:oMath>
      <w:ins w:id="1116" w:author="PR Preview" w:date="2026-01-01T00:00:00Z">
        <w:r>
          <w:t xml:space="preserve">.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Differentiate this identity with respect to</w:t>
        </w:r>
      </w:ins>
      <w:ins w:id="1119" w:author="PR Preview" w:date="2026-01-01T00:00:00Z">
        <w:r>
          <w:t xml:space="preserve"> </w:t>
        </w:r>
      </w:ins>
      <m:oMath>
        <m:r>
          <m:t>θ</m:t>
        </m:r>
      </m:oMath>
      <w:ins w:id="1120" w:author="PR Preview" w:date="2026-01-01T00:00:00Z">
        <w:r>
          <w:t xml:space="preserve">;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the step that substitutes for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uses</w:t>
        </w:r>
      </w:ins>
      <w:ins w:id="1127" w:author="PR Preview" w:date="2026-01-01T00:00:00Z">
        <w:r>
          <w:t xml:space="preserve"> </w:t>
        </w:r>
      </w:ins>
      <w:hyperlink w:anchor="lem-deriv-log-density">
        <w:ins w:id="112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129" w:author="PR Preview" w:date="2026-01-01T00:00:00Z">
        <w:r>
          <w:t xml:space="preserve">:</w:t>
        </w:r>
      </w:ins>
    </w:p>
    <w:p>
      <w:pPr>
        <w:pStyle w:val="BodyText"/>
      </w:pPr>
      <w:ins w:id="1130" w:author="PR Preview" w:date="2026-01-01T00:00:00Z">
        <w:r>
  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  </w:r>
      </w:ins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del w:id="1131" w:author="PR Preview" w:date="2026-01-01T00:00:00Z">
        <w:r>
          <w:rPr>
            <w:b/>
            <w:bCs/>
          </w:rPr>
          <w:delText xml:space="preserve">Theorem 16 (Mean and variance of the score)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Suppose the set of possible data values does not depend on</w:delText>
        </w:r>
      </w:del>
      <w:del w:id="113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5" w:author="PR Preview" w:date="2026-01-01T00:00:00Z">
        <w:r>
          <w:delText xml:space="preserve">,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 the order of differentiation with respect to</w:delText>
        </w:r>
      </w:del>
      <w:del w:id="1138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and integration over the data can be exchanged.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Then the score has mean zero,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and its variance is the expected information:</w:delText>
        </w:r>
      </w:del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del w:id="1145" w:author="PR Preview" w:date="2026-01-01T00:00:00Z">
        <w:r>
          <w:rPr>
            <w:i/>
            <w:iCs/>
          </w:rPr>
          <w:delText xml:space="preserve">Proof</w:delText>
        </w:r>
      </w:del>
      <w:del w:id="1146" w:author="PR Preview" w:date="2026-01-01T00:00:00Z">
        <w:r>
          <w:delText xml:space="preserve">. </w:delText>
        </w:r>
      </w:del>
      <w:del w:id="1147" w:author="PR Preview" w:date="2026-01-01T00:00:00Z">
        <w:r>
          <w:delText xml:space="preserve">We give the proof for a scalar</w:delText>
        </w:r>
      </w:del>
      <w:del w:id="1148" w:author="PR Preview" w:date="2026-01-01T00:00:00Z">
        <w:r>
          <w:delText xml:space="preserve"> </w:delText>
        </w:r>
      </w:del>
      <m:oMath>
        <m:r>
          <m:t>θ</m:t>
        </m:r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a continuous</w:delText>
        </w:r>
      </w:del>
      <w:del w:id="11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with density</w:delText>
        </w:r>
      </w:del>
      <w:del w:id="115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1155" w:author="PR Preview" w:date="2026-01-01T00:00:00Z">
        <w:r>
          <w:delText xml:space="preserve">;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the vector case applies the same steps to each pair of entries,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and a discrete</w:delText>
        </w:r>
      </w:del>
      <w:del w:id="11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replaces integrals with sums.</w:delText>
        </w:r>
      </w:del>
    </w:p>
    <w:p>
      <w:pPr>
        <w:pStyle w:val="BodyText"/>
      </w:pPr>
      <w:ins w:id="1163" w:author="PR Preview" w:date="2026-01-01T00:00:00Z">
        <w:r>
          <w:rPr>
            <w:b/>
            <w:bCs/>
          </w:rPr>
          <w:t xml:space="preserve">Theorem 16 (Mean and variance of the score)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Suppose the set of possible data values does not depend on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$\mathord{\smash[b]{\underset{\raise.3ex\hbox{$\scriptstyle\sim$}}{\theta}}\vphantom{\theta}}$</w:t>
        </w:r>
      </w:ins>
      <w:ins w:id="1168" w:author="PR Preview" w:date="2026-01-01T00:00:00Z">
        <w:r>
          <w:t xml:space="preserve">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and the order of differentiation with respect to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$\mathord{\smash[b]{\underset{\raise.3ex\hbox{$\scriptstyle\sim$}}{\theta}}\vphantom{\theta}}$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 integration over the data can be exchanged.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Then the score has mean zero,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3" w:name="eq-score-mean-zero"/>
      <w:ins w:id="1179" w:author="PR Preview" w:date="2026-01-01T00:00:00Z">
        <w:r>
  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  </w:r>
      </w:ins>
      <w:bookmarkEnd w:id="103"/>
    </w:p>
    <w:p>
      <w:pPr>
        <w:pStyle w:val="FirstParagraph"/>
      </w:pPr>
      <w:bookmarkStart w:id="104" w:name="eq-information-equality"/>
      <w:ins w:id="1180" w:author="PR Preview" w:date="2026-01-01T00:00:00Z">
        <w:r>
  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  </w:r>
      </w:ins>
      <w:bookmarkEnd w:id="104"/>
    </w:p>
    <w:bookmarkEnd w:id="105"/>
    <w:p>
      <w:pPr>
        <w:pStyle w:val="FirstParagraph"/>
      </w:pPr>
      <w:ins w:id="1181" w:author="PR Preview" w:date="2026-01-01T00:00:00Z">
        <w:r>
          <w:rPr>
            <w:i/>
            <w:iCs/>
          </w:rPr>
          <w:t xml:space="preserve">Proof</w:t>
        </w:r>
      </w:ins>
      <w:ins w:id="1182" w:author="PR Preview" w:date="2026-01-01T00:00:00Z">
        <w:r>
          <w:t xml:space="preserve">. </w:t>
        </w:r>
      </w:ins>
      <w:ins w:id="1183" w:author="PR Preview" w:date="2026-01-01T00:00:00Z">
        <w:r>
          <w:t xml:space="preserve">We give the proof for a scalar</w:t>
        </w:r>
      </w:ins>
      <w:ins w:id="1184" w:author="PR Preview" w:date="2026-01-01T00:00:00Z">
        <w:r>
          <w:t xml:space="preserve"> </w:t>
        </w:r>
      </w:ins>
      <m:oMath>
        <m:r>
          <m:t>θ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and a continuous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$\mathord{\smash[b]{\underset{\raise.3ex\hbox{$\scriptstyle\sim$}}{X}}\vphantom{X}}$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with density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$\operatorname{p}(\mathord{\smash[b]{\underset{\raise.3ex\hbox{$\scriptstyle\sim$}}{x}}\vphantom{x}}\mid \theta)$</w:t>
        </w:r>
      </w:ins>
      <w:ins w:id="1193" w:author="PR Preview" w:date="2026-01-01T00:00:00Z">
        <w:r>
          <w:t xml:space="preserve">;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the vector case applies the same steps to each pair of entries,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and a discrete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$\mathord{\smash[b]{\underset{\raise.3ex\hbox{$\scriptstyle\sim$}}{X}}\vphantom{X}}$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replaces integrals with sums.</w:t>
        </w:r>
      </w:ins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del w:id="1202" w:author="PR Preview" w:date="2026-01-01T00:00:00Z">
        <w:r>
          <w:rPr>
            <w:b/>
            <w:bCs/>
          </w:rPr>
          <w:delText xml:space="preserve">Theorem 17 (Central limit theorem for MLEs)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For</w:delText>
        </w:r>
      </w:del>
      <w:del w:id="1205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data from a correctly specified model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satisfying regularity conditions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(including those of</w:delText>
        </w:r>
      </w:del>
      <w:del w:id="1212" w:author="PR Preview" w:date="2026-01-01T00:00:00Z">
        <w:r>
          <w:delText xml:space="preserve"> </w:delText>
        </w:r>
      </w:del>
      <w:hyperlink w:anchor="thm-information-equality">
        <w:del w:id="121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214" w:author="PR Preview" w:date="2026-01-01T00:00:00Z">
        <w:r>
          <w:delText xml:space="preserve">,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an identifiable parameter,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a true parameter value in the interior of the parameter space,</w:delText>
        </w:r>
      </w:del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and a positive definite information matrix),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a consistent solution</w:delText>
        </w:r>
      </w:del>
      <w:del w:id="12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of the</w:delText>
        </w:r>
      </w:del>
      <w:del w:id="1226" w:author="PR Preview" w:date="2026-01-01T00:00:00Z">
        <w:r>
          <w:delText xml:space="preserve"> </w:delText>
        </w:r>
      </w:del>
      <w:hyperlink w:anchor="def-score-equation">
        <w:del w:id="1227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exists,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and for large</w:delText>
        </w:r>
      </w:del>
      <w:del w:id="1232" w:author="PR Preview" w:date="2026-01-01T00:00:00Z">
        <w:r>
          <w:delText xml:space="preserve"> </w:delText>
        </w:r>
      </w:del>
      <m:oMath>
        <m:r>
          <m:t>n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it has approximately a Gaussian distribution,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centered at the true parameter value</w:delText>
        </w:r>
      </w:del>
      <w:del w:id="1237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ins w:id="1241" w:author="PR Preview" w:date="2026-01-01T00:00:00Z">
        <w:r>
          <w:rPr>
            <w:b/>
            <w:bCs/>
          </w:rPr>
          <w:t xml:space="preserve">Theorem 17 (Central limit theorem for MLEs)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For</w:t>
        </w:r>
      </w:ins>
      <w:ins w:id="1244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data from a correctly specified model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satisfying regularity conditions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(including those of</w:t>
        </w:r>
      </w:ins>
      <w:ins w:id="1251" w:author="PR Preview" w:date="2026-01-01T00:00:00Z">
        <w:r>
          <w:t xml:space="preserve"> </w:t>
        </w:r>
      </w:ins>
      <w:hyperlink w:anchor="thm-information-equality">
        <w:ins w:id="1252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253" w:author="PR Preview" w:date="2026-01-01T00:00:00Z">
        <w:r>
          <w:t xml:space="preserve">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an identifiable parameter,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a true parameter value in the interior of the parameter space,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and a positive definite information matrix),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 consistent solution</w:t>
        </w:r>
      </w:ins>
      <w:ins w:id="12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of the</w:t>
        </w:r>
      </w:ins>
      <w:ins w:id="1265" w:author="PR Preview" w:date="2026-01-01T00:00:00Z">
        <w:r>
          <w:t xml:space="preserve"> </w:t>
        </w:r>
      </w:ins>
      <w:hyperlink w:anchor="def-score-equation">
        <w:ins w:id="1266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exists,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and for large</w:t>
        </w:r>
      </w:ins>
      <w:ins w:id="1271" w:author="PR Preview" w:date="2026-01-01T00:00:00Z">
        <w:r>
          <w:t xml:space="preserve"> </w:t>
        </w:r>
      </w:ins>
      <m:oMath>
        <m:r>
          <m:t>n</m:t>
        </m:r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it has approximately a Gaussian distribution,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centered at the true parameter value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$\mathord{\smash[b]{\underset{\raise.3ex\hbox{$\scriptstyle\sim$}}{\theta}}\vphantom{\theta}}$</w:t>
        </w:r>
      </w:ins>
      <w:ins w:id="1278" w:author="PR Preview" w:date="2026-01-01T00:00:00Z">
        <w:r>
          <w:t xml:space="preserve">,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10" w:name="eq-adist-mle"/>
      <w:ins w:id="1281" w:author="PR Preview" w:date="2026-01-01T00:00:00Z">
        <w:r>
  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  </w:r>
      </w:ins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del w:id="128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involves the unknown</w:delText>
        </w:r>
      </w:del>
      <w:del w:id="128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86" w:author="PR Preview" w:date="2026-01-01T00:00:00Z">
        <w:r>
          <w:delText xml:space="preserve">,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so to use it we estimate</w:delText>
        </w:r>
      </w:del>
      <w:del w:id="12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90" w:author="PR Preview" w:date="2026-01-01T00:00:00Z">
        <w:r>
          <w:delText xml:space="preserve">,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by either the expected information at the MLE,</w:delText>
        </w:r>
      </w:del>
      <w:del w:id="12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294" w:author="PR Preview" w:date="2026-01-01T00:00:00Z">
        <w:r>
          <w:delText xml:space="preserve">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or the observed information at the MLE,</w:delText>
        </w:r>
      </w:del>
      <w:del w:id="129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298" w:author="PR Preview" w:date="2026-01-01T00:00:00Z">
        <w:r>
          <w:delText xml:space="preserve">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Either way, the estimated standard error of the</w:delText>
        </w:r>
      </w:del>
      <w:del w:id="1301" w:author="PR Preview" w:date="2026-01-01T00:00:00Z">
        <w:r>
          <w:delText xml:space="preserve"> </w:delText>
        </w:r>
      </w:del>
      <m:oMath>
        <m:r>
          <m:t>k</m:t>
        </m:r>
      </m:oMath>
      <w:del w:id="1302" w:author="PR Preview" w:date="2026-01-01T00:00:00Z">
        <w:r>
          <w:delText xml:space="preserve">th entry of</w:delText>
        </w:r>
      </w:del>
      <w:del w:id="13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del w:id="1306" w:author="PR Preview" w:date="2026-01-01T00:00:00Z">
        <w:r>
          <w:delText xml:space="preserve">where</w:delText>
        </w:r>
      </w:del>
      <w:del w:id="13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is whichever estimate of</w:delText>
        </w:r>
      </w:del>
      <w:del w:id="13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we chose.</w:delText>
        </w:r>
      </w:del>
    </w:p>
    <w:p>
      <w:pPr>
        <w:pStyle w:val="BodyText"/>
      </w:pPr>
      <w:hyperlink w:anchor="thm-dist-mle">
        <w:ins w:id="131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involves the unknown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$\mathord{\smash[b]{\underset{\raise.3ex\hbox{$\scriptstyle\sim$}}{\theta}}\vphantom{\theta}}$</w:t>
        </w:r>
      </w:ins>
      <w:ins w:id="1318" w:author="PR Preview" w:date="2026-01-01T00:00:00Z">
        <w:r>
          <w:t xml:space="preserve">,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so to use it we estimate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$\mathcal{I}(\mathord{\smash[b]{\underset{\raise.3ex\hbox{$\scriptstyle\sim$}}{\theta}}\vphantom{\theta}})$</w:t>
        </w:r>
      </w:ins>
      <w:ins w:id="1323" w:author="PR Preview" w:date="2026-01-01T00:00:00Z">
        <w:r>
          <w:t xml:space="preserve">,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by either the expected information at the MLE,</w:t>
        </w:r>
      </w:ins>
      <w:ins w:id="13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or the observed information at the MLE,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$I(\mathord{\smash[b]{\underset{\raise.3ex\hbox{$\scriptstyle\sim$}}{x}}\vphantom{x}}; \hat\theta_{\text{ML}})$</w:t>
        </w:r>
      </w:ins>
      <w:ins w:id="1332" w:author="PR Preview" w:date="2026-01-01T00:00:00Z">
        <w:r>
          <w:t xml:space="preserve">.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Either way, the estimated standard error of the</w:t>
        </w:r>
      </w:ins>
      <w:ins w:id="1335" w:author="PR Preview" w:date="2026-01-01T00:00:00Z">
        <w:r>
          <w:t xml:space="preserve"> </w:t>
        </w:r>
      </w:ins>
      <m:oMath>
        <m:r>
          <m:t>k</m:t>
        </m:r>
      </m:oMath>
      <w:ins w:id="1336" w:author="PR Preview" w:date="2026-01-01T00:00:00Z">
        <w:r>
          <w:t xml:space="preserve">th entry of</w:t>
        </w:r>
      </w:ins>
      <w:ins w:id="133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ins w:id="1340" w:author="PR Preview" w:date="2026-01-01T00:00:00Z">
        <w:r>
          <w:t xml:space="preserve">where</w:t>
        </w:r>
      </w:ins>
      <w:ins w:id="13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is whichever estimate of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$\mathcal{I}(\mathord{\smash[b]{\underset{\raise.3ex\hbox{$\scriptstyle\sim$}}{\theta}}\vphantom{\theta}})$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we chose.</w:t>
        </w:r>
      </w:ins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del w:id="1348" w:author="PR Preview" w:date="2026-01-01T00:00:00Z">
        <w:r>
          <w:rPr>
            <w:b/>
            <w:bCs/>
          </w:rPr>
          <w:delText xml:space="preserve">Definition 14 (Wald statistic for several constraints)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For</w:delText>
        </w:r>
      </w:del>
      <w:del w:id="1351" w:author="PR Preview" w:date="2026-01-01T00:00:00Z">
        <w:r>
          <w:delText xml:space="preserve"> </w:delText>
        </w:r>
      </w:del>
      <m:oMath>
        <m:r>
          <m:t>q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constraints</w:delText>
        </w:r>
      </w:del>
      <w:del w:id="135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on a</w:delText>
        </w:r>
      </w:del>
      <w:del w:id="135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subvector,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the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rPr>
            <w:b/>
            <w:bCs/>
          </w:rPr>
          <w:delText xml:space="preserve">Wald statistic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is</w:delText>
        </w:r>
      </w:del>
      <w:del w:id="136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del w:id="1367" w:author="PR Preview" w:date="2026-01-01T00:00:00Z">
        <w:r>
          <w:delText xml:space="preserve">,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where</w:delText>
        </w:r>
      </w:del>
      <w:del w:id="13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is the corresponding</w:delText>
        </w:r>
      </w:del>
      <w:del w:id="137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q</m:t>
        </m:r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block of</w:delText>
        </w:r>
      </w:del>
      <w:del w:id="137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377" w:author="PR Preview" w:date="2026-01-01T00:00:00Z">
        <w:r>
          <w:delText xml:space="preserve">.</w:delText>
        </w:r>
      </w:del>
    </w:p>
    <w:p>
      <w:pPr>
        <w:pStyle w:val="FirstParagraph"/>
      </w:pPr>
      <w:ins w:id="1378" w:author="PR Preview" w:date="2026-01-01T00:00:00Z">
        <w:r>
          <w:rPr>
            <w:b/>
            <w:bCs/>
          </w:rPr>
          <w:t xml:space="preserve">Definition 14 (Wald statistic for several constraints)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For</w:t>
        </w:r>
      </w:ins>
      <w:ins w:id="1381" w:author="PR Preview" w:date="2026-01-01T00:00:00Z">
        <w:r>
          <w:t xml:space="preserve"> </w:t>
        </w:r>
      </w:ins>
      <m:oMath>
        <m:r>
          <m:t>q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constraints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$H_0: \mathord{\smash[b]{\underset{\raise.3ex\hbox{$\scriptstyle\sim$}}{\theta}}\vphantom{\theta}}_{(q)} = \mathord{\smash[b]{\underset{\raise.3ex\hbox{$\scriptstyle\sim$}}{\theta}}\vphantom{\theta}}_{(q),0}$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on a</w:t>
        </w:r>
      </w:ins>
      <w:ins w:id="138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subvector,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the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rPr>
            <w:b/>
            <w:bCs/>
          </w:rPr>
          <w:t xml:space="preserve">Wald statistic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is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  </w:r>
      </w:ins>
      <w:ins w:id="1399" w:author="PR Preview" w:date="2026-01-01T00:00:00Z">
        <w:r>
          <w:t xml:space="preserve">,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where</w:t>
        </w:r>
      </w:ins>
      <w:ins w:id="140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is the corresponding</w:t>
        </w:r>
      </w:ins>
      <w:ins w:id="140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q</m:t>
        </m:r>
      </m:oMath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block of</w:t>
        </w:r>
      </w:ins>
      <w:ins w:id="1408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409" w:author="PR Preview" w:date="2026-01-01T00:00:00Z">
        <w:r>
          <w:t xml:space="preserve">.</w:t>
        </w:r>
      </w:ins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del w:id="1410" w:author="PR Preview" w:date="2026-01-01T00:00:00Z">
        <w:r>
          <w:rPr>
            <w:b/>
            <w:bCs/>
          </w:rPr>
          <w:delText xml:space="preserve">Definition 15 (Likelihood ratio statistic)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Suppose a null hypothesis</w:delText>
        </w:r>
      </w:del>
      <w:del w:id="141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imposes</w:delText>
        </w:r>
      </w:del>
      <w:del w:id="1416" w:author="PR Preview" w:date="2026-01-01T00:00:00Z">
        <w:r>
          <w:delText xml:space="preserve"> </w:delText>
        </w:r>
      </w:del>
      <m:oMath>
        <m:r>
          <m:t>q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constraints on the parameter vector</w:delText>
        </w:r>
      </w:del>
      <w:del w:id="1419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0" w:author="PR Preview" w:date="2026-01-01T00:00:00Z">
        <w:r>
          <w:delText xml:space="preserve">.</w:delText>
        </w:r>
      </w:del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Let</w:delText>
        </w:r>
      </w:del>
      <w:del w:id="14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be the unrestricted MLE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the MLE under</w:delText>
        </w:r>
      </w:del>
      <w:del w:id="143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32" w:author="PR Preview" w:date="2026-01-01T00:00:00Z">
        <w:r>
          <w:delText xml:space="preserve">.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The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rPr>
            <w:b/>
            <w:bCs/>
          </w:rPr>
          <w:delText xml:space="preserve">likelihood ratio statistic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is</w:delText>
        </w:r>
      </w:del>
    </w:p>
    <w:p>
      <w:pPr>
        <w:pStyle w:val="FirstParagraph"/>
      </w:pPr>
      <w:ins w:id="1439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Suppose a null hypothesis</w:t>
        </w:r>
      </w:ins>
      <w:ins w:id="144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imposes</w:t>
        </w:r>
      </w:ins>
      <w:ins w:id="1445" w:author="PR Preview" w:date="2026-01-01T00:00:00Z">
        <w:r>
          <w:t xml:space="preserve"> </w:t>
        </w:r>
      </w:ins>
      <m:oMath>
        <m:r>
          <m:t>q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constraints on the parameter vector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$\mathord{\smash[b]{\underset{\raise.3ex\hbox{$\scriptstyle\sim$}}{\theta}}\vphantom{\theta}}$</w:t>
        </w:r>
      </w:ins>
      <w:ins w:id="1450" w:author="PR Preview" w:date="2026-01-01T00:00:00Z">
        <w:r>
          <w:t xml:space="preserve">.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Let</w:t>
        </w:r>
      </w:ins>
      <w:ins w:id="14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be the unrestricted MLE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and</w:t>
        </w:r>
      </w:ins>
      <w:ins w:id="14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the MLE under</w:t>
        </w:r>
      </w:ins>
      <w:ins w:id="146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462" w:author="PR Preview" w:date="2026-01-01T00:00:00Z">
        <w:r>
          <w:t xml:space="preserve">.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The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rPr>
            <w:b/>
            <w:bCs/>
          </w:rPr>
          <w:t xml:space="preserve">likelihood ratio statistic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del w:id="1469" w:author="PR Preview" w:date="2026-01-01T00:00:00Z">
        <w:r>
          <w:rPr>
            <w:b/>
            <w:bCs/>
          </w:rPr>
          <w:delText xml:space="preserve">Theorem 18 (Wilks’ theorem)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Suppose the conditions of</w:delText>
        </w:r>
      </w:del>
      <w:del w:id="1472" w:author="PR Preview" w:date="2026-01-01T00:00:00Z">
        <w:r>
          <w:delText xml:space="preserve"> </w:delText>
        </w:r>
      </w:del>
      <w:hyperlink w:anchor="thm-dist-mle">
        <w:del w:id="1473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hold,</w:delText>
        </w:r>
      </w:del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and a null hypothesis</w:delText>
        </w:r>
      </w:del>
      <w:del w:id="147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imposes</w:delText>
        </w:r>
      </w:del>
      <w:del w:id="1481" w:author="PR Preview" w:date="2026-01-01T00:00:00Z">
        <w:r>
          <w:delText xml:space="preserve"> </w:delText>
        </w:r>
      </w:del>
      <m:oMath>
        <m:r>
          <m:t>q</m:t>
        </m:r>
      </m:oMath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constraints on the parameter vector</w:delText>
        </w:r>
      </w:del>
      <w:del w:id="148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85" w:author="PR Preview" w:date="2026-01-01T00:00:00Z">
        <w:r>
          <w:delText xml:space="preserve">.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Then, if</w:delText>
        </w:r>
      </w:del>
      <w:del w:id="148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is true, as</w:delText>
        </w:r>
      </w:del>
      <w:del w:id="149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492" w:author="PR Preview" w:date="2026-01-01T00:00:00Z">
        <w:r>
          <w:delText xml:space="preserve">,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the</w:delText>
        </w:r>
      </w:del>
      <w:del w:id="1495" w:author="PR Preview" w:date="2026-01-01T00:00:00Z">
        <w:r>
          <w:delText xml:space="preserve"> </w:delText>
        </w:r>
      </w:del>
      <w:hyperlink w:anchor="def-lrt-stat">
        <w:del w:id="1496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497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satisfies:</w:delText>
        </w:r>
      </w:del>
    </w:p>
    <w:p>
      <w:pPr>
        <w:pStyle w:val="BodyText"/>
      </w:pPr>
      <w:ins w:id="1500" w:author="PR Preview" w:date="2026-01-01T00:00:00Z">
        <w:r>
          <w:rPr>
            <w:b/>
            <w:bCs/>
          </w:rPr>
          <w:t xml:space="preserve">Theorem 18 (Wilks’ theorem)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Suppose the conditions of</w:t>
        </w:r>
      </w:ins>
      <w:ins w:id="1503" w:author="PR Preview" w:date="2026-01-01T00:00:00Z">
        <w:r>
          <w:t xml:space="preserve"> </w:t>
        </w:r>
      </w:ins>
      <w:hyperlink w:anchor="thm-dist-mle">
        <w:ins w:id="150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hold,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and a null hypothesis</w:t>
        </w:r>
      </w:ins>
      <w:ins w:id="150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imposes</w:t>
        </w:r>
      </w:ins>
      <w:ins w:id="1512" w:author="PR Preview" w:date="2026-01-01T00:00:00Z">
        <w:r>
          <w:t xml:space="preserve"> </w:t>
        </w:r>
      </w:ins>
      <m:oMath>
        <m:r>
          <m:t>q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constraints on the parameter vector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$\mathord{\smash[b]{\underset{\raise.3ex\hbox{$\scriptstyle\sim$}}{\theta}}\vphantom{\theta}}$</w:t>
        </w:r>
      </w:ins>
      <w:ins w:id="1517" w:author="PR Preview" w:date="2026-01-01T00:00:00Z">
        <w:r>
          <w:t xml:space="preserve">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Then, if</w:t>
        </w:r>
      </w:ins>
      <w:ins w:id="15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is true, as</w:t>
        </w:r>
      </w:ins>
      <w:ins w:id="15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524" w:author="PR Preview" w:date="2026-01-01T00:00:00Z">
        <w:r>
          <w:t xml:space="preserve">,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</w:t>
        </w:r>
      </w:ins>
      <w:ins w:id="1527" w:author="PR Preview" w:date="2026-01-01T00:00:00Z">
        <w:r>
          <w:t xml:space="preserve"> </w:t>
        </w:r>
      </w:ins>
      <w:hyperlink w:anchor="def-lrt-stat">
        <w:ins w:id="1528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52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p>
      <w:pPr>
        <w:pStyle w:val="BodyText"/>
      </w:pPr>
      <w:ins w:id="1532" w:author="PR Preview" w:date="2026-01-01T00:00:00Z">
        <w:r>
  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  </w:r>
      </w:ins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p>
      <w:pPr>
        <w:pStyle w:val="BodyText"/>
      </w:pPr>
      <w:ins w:id="1533" w:author="PR Preview" w:date="2026-01-01T00:00:00Z">
        <w:r>
  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  </w:r>
      </w:ins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534" w:author="PR Preview" w:date="2026-01-01T00:00:00Z">
        <w:r>
          <w:delText xml:space="preserve">For the cyclone data,</w:delText>
        </w:r>
      </w:del>
      <w:del w:id="15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and</w:delText>
        </w:r>
      </w:del>
      <w:del w:id="1538" w:author="PR Preview" w:date="2026-01-01T00:00:00Z">
        <w:r>
          <w:delText xml:space="preserve"> </w:delText>
        </w:r>
      </w:del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del w:id="1539" w:author="PR Preview" w:date="2026-01-01T00:00:00Z">
        <w:r>
          <w:delText xml:space="preserve">,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so</w:delText>
        </w:r>
      </w:del>
      <w:del w:id="154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del w:id="1543" w:author="PR Preview" w:date="2026-01-01T00:00:00Z">
        <w:r>
          <w:delText xml:space="preserve">.</w:delText>
        </w:r>
      </w:del>
    </w:p>
    <w:p>
      <w:pPr>
        <w:pStyle w:val="BodyText"/>
      </w:pPr>
      <w:ins w:id="1544" w:author="PR Preview" w:date="2026-01-01T00:00:00Z">
        <w:r>
  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  </w:r>
      </w:ins>
    </w:p>
    <w:p>
      <w:pPr>
        <w:pStyle w:val="FirstParagraph"/>
      </w:pPr>
      <w:ins w:id="1545" w:author="PR Preview" w:date="2026-01-01T00:00:00Z">
        <w:r>
          <w:t xml:space="preserve">For the cyclone data,</w:t>
        </w:r>
      </w:ins>
      <w:ins w:id="15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and</w:t>
        </w:r>
      </w:ins>
      <w:ins w:id="1549" w:author="PR Preview" w:date="2026-01-01T00:00:00Z">
        <w:r>
          <w:t xml:space="preserve"> </w:t>
        </w:r>
      </w:ins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so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$\ell'({\lambda}; \mathord{\smash[b]{\underset{\raise.3ex\hbox{$\scriptstyle\sim$}}{x}}\vphantom{x}}) = 72/{\lambda}- 13$</w:t>
        </w:r>
      </w:ins>
      <w:ins w:id="1555" w:author="PR Preview" w:date="2026-01-01T00:00:00Z">
        <w:r>
          <w:t xml:space="preserve">.</w:t>
        </w:r>
      </w:ins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del w:id="1556" w:author="PR Preview" w:date="2026-01-01T00:00:00Z">
        <w:r>
          <w:delText xml:space="preserve">For the cyclone data,</w:delText>
        </w:r>
      </w:del>
      <w:del w:id="155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558" w:author="PR Preview" w:date="2026-01-01T00:00:00Z">
        <w:r>
          <w:delText xml:space="preserve">.</w:delText>
        </w:r>
      </w:del>
    </w:p>
    <w:p>
      <w:pPr>
        <w:pStyle w:val="BodyText"/>
      </w:pPr>
      <w:ins w:id="1559" w:author="PR Preview" w:date="2026-01-01T00:00:00Z">
        <w:r>
  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  </w:r>
      </w:ins>
    </w:p>
    <w:p>
      <w:pPr>
        <w:pStyle w:val="FirstParagraph"/>
      </w:pPr>
      <w:ins w:id="1560" w:author="PR Preview" w:date="2026-01-01T00:00:00Z">
        <w:r>
          <w:t xml:space="preserve">For the cyclone data,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$\ell''({\lambda}; \mathord{\smash[b]{\underset{\raise.3ex\hbox{$\scriptstyle\sim$}}{x}}\vphantom{x}}) = -72/{\lambda}^2$</w:t>
        </w:r>
      </w:ins>
      <w:ins w:id="1563" w:author="PR Preview" w:date="2026-01-01T00:00:00Z">
        <w:r>
          <w:t xml:space="preserve">.</w:t>
        </w:r>
      </w:ins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odyText"/>
      </w:pPr>
      <w:ins w:id="1564" w:author="PR Preview" w:date="2026-01-01T00:00:00Z">
        <w:r>
          <w:t xml:space="preserve">$$\ell'({\lambda}; \mathord{\smash[b]{\underset{\raise.3ex\hbox{$\scriptstyle\sim$}}{x}}\vphantom{x}}) = 0$$</w:t>
        </w:r>
      </w:ins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del w:id="1565" w:author="PR Preview" w:date="2026-01-01T00:00:00Z">
        <w:r>
          <w:rPr>
            <w:b/>
            <w:bCs/>
          </w:rPr>
          <w:delText xml:space="preserve">Exercise 35 (Checking the second derivative)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Confirm that the Hessian</w:delText>
        </w:r>
      </w:del>
      <w:del w:id="156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is negative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when evaluated at</w:delText>
        </w:r>
      </w:del>
      <w:del w:id="157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574" w:author="PR Preview" w:date="2026-01-01T00:00:00Z">
        <w:r>
          <w:delText xml:space="preserve">, using</w:delText>
        </w:r>
      </w:del>
      <w:del w:id="1575" w:author="PR Preview" w:date="2026-01-01T00:00:00Z">
        <w:r>
          <w:delText xml:space="preserve"> </w:delText>
        </w:r>
      </w:del>
      <w:hyperlink w:anchor="exr-hessian">
        <w:del w:id="1576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1577" w:author="PR Preview" w:date="2026-01-01T00:00:00Z">
        <w:r>
          <w:delText xml:space="preserve">.</w:delText>
        </w:r>
      </w:del>
    </w:p>
    <w:p>
      <w:pPr>
        <w:pStyle w:val="FirstParagraph"/>
      </w:pPr>
      <w:ins w:id="1578" w:author="PR Preview" w:date="2026-01-01T00:00:00Z">
        <w:r>
          <w:rPr>
            <w:b/>
            <w:bCs/>
          </w:rPr>
          <w:t xml:space="preserve">Exercise 35 (Checking the second derivative)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Confirm that the Hessian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$\ell''({\lambda}; \mathord{\smash[b]{\underset{\raise.3ex\hbox{$\scriptstyle\sim$}}{x}}\vphantom{x}})$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is negative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when evaluated at</w:t>
        </w:r>
      </w:ins>
      <w:ins w:id="15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588" w:author="PR Preview" w:date="2026-01-01T00:00:00Z">
        <w:r>
          <w:t xml:space="preserve">, using</w:t>
        </w:r>
      </w:ins>
      <w:ins w:id="1589" w:author="PR Preview" w:date="2026-01-01T00:00:00Z">
        <w:r>
          <w:t xml:space="preserve"> </w:t>
        </w:r>
      </w:ins>
      <w:hyperlink w:anchor="exr-hessian">
        <w:ins w:id="1590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1591" w:author="PR Preview" w:date="2026-01-01T00:00:00Z">
        <w:r>
          <w:t xml:space="preserve">.</w:t>
        </w:r>
      </w:ins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592" w:author="PR Preview" w:date="2026-01-01T00:00:00Z">
        <w:r>
  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  </w:r>
      </w:ins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del w:id="1593" w:author="PR Preview" w:date="2026-01-01T00:00:00Z">
        <w:r>
          <w:rPr>
            <w:i/>
            <w:iCs/>
          </w:rPr>
          <w:delText xml:space="preserve">Solution 36</w:delText>
        </w:r>
      </w:del>
      <w:del w:id="1594" w:author="PR Preview" w:date="2026-01-01T00:00:00Z">
        <w:r>
          <w:delText xml:space="preserve">. </w:delText>
        </w:r>
      </w:del>
      <w:del w:id="1595" w:author="PR Preview" w:date="2026-01-01T00:00:00Z">
        <w:r>
          <w:delText xml:space="preserve">Since</w:delText>
        </w:r>
      </w:del>
      <w:del w:id="159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1597" w:author="PR Preview" w:date="2026-01-01T00:00:00Z">
        <w:r>
          <w:delText xml:space="preserve">,</w:delText>
        </w:r>
      </w:del>
      <w:del w:id="15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is a local maximizer of the log-likelihood.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Moreover,</w:delText>
        </w:r>
      </w:del>
      <w:del w:id="160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for every</w:delText>
        </w:r>
      </w:del>
      <w:del w:id="160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607" w:author="PR Preview" w:date="2026-01-01T00:00:00Z">
        <w:r>
          <w:delText xml:space="preserve">,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so the log-likelihood is strictly concave,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and a local maximizer of a strictly concave function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is its unique global maximizer.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So</w:delText>
        </w:r>
      </w:del>
      <w:del w:id="16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maximizes</w:delText>
        </w:r>
      </w:del>
      <w:del w:id="1619" w:author="PR Preview" w:date="2026-01-01T00:00:00Z">
        <w:r>
          <w:delText xml:space="preserve"> </w:delText>
        </w:r>
      </w:del>
      <m:oMath>
        <m:r>
          <m:t>ℓ</m:t>
        </m:r>
      </m:oMath>
      <w:del w:id="1620" w:author="PR Preview" w:date="2026-01-01T00:00:00Z">
        <w:r>
          <w:delText xml:space="preserve">, and therefore</w:delText>
        </w:r>
      </w:del>
      <w:del w:id="16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1622" w:author="PR Preview" w:date="2026-01-01T00:00:00Z">
        <w:r>
          <w:delText xml:space="preserve">:</w:delText>
        </w:r>
      </w:del>
    </w:p>
    <w:p>
      <w:pPr>
        <w:pStyle w:val="BodyText"/>
      </w:pPr>
      <w:ins w:id="1623" w:author="PR Preview" w:date="2026-01-01T00:00:00Z">
        <w:r>
          <w:rPr>
            <w:i/>
            <w:iCs/>
          </w:rPr>
          <w:t xml:space="preserve">Solution 36</w:t>
        </w:r>
      </w:ins>
      <w:ins w:id="1624" w:author="PR Preview" w:date="2026-01-01T00:00:00Z">
        <w:r>
          <w:t xml:space="preserve">. </w:t>
        </w:r>
      </w:ins>
      <w:ins w:id="1625" w:author="PR Preview" w:date="2026-01-01T00:00:00Z">
        <w:r>
          <w:t xml:space="preserve">Since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$\ell''(\tilde {\lambda}; \mathord{\smash[b]{\underset{\raise.3ex\hbox{$\scriptstyle\sim$}}{x}}\vphantom{x}}) &lt; 0$</w:t>
        </w:r>
      </w:ins>
      <w:ins w:id="1628" w:author="PR Preview" w:date="2026-01-01T00:00:00Z">
        <w:r>
          <w:t xml:space="preserve">,</w:t>
        </w:r>
      </w:ins>
      <w:ins w:id="16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is a local maximizer of the log-likelihood.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Moreover,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$\ell''({\lambda}; \mathord{\smash[b]{\underset{\raise.3ex\hbox{$\scriptstyle\sim$}}{x}}\vphantom{x}}) = -n\bar x/{\lambda}^2 &lt; 0$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for every</w:t>
        </w:r>
      </w:ins>
      <w:ins w:id="163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so the log-likelihood is strictly concave,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and a local maximizer of a strictly concave function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is its unique global maximizer.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So</w:t>
        </w:r>
      </w:ins>
      <w:ins w:id="16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maximizes</w:t>
        </w:r>
      </w:ins>
      <w:ins w:id="1651" w:author="PR Preview" w:date="2026-01-01T00:00:00Z">
        <w:r>
          <w:t xml:space="preserve"> </w:t>
        </w:r>
      </w:ins>
      <m:oMath>
        <m:r>
          <m:t>ℓ</m:t>
        </m:r>
      </m:oMath>
      <w:ins w:id="1652" w:author="PR Preview" w:date="2026-01-01T00:00:00Z">
        <w:r>
          <w:t xml:space="preserve">, and therefore</w:t>
        </w:r>
      </w:ins>
      <w:ins w:id="16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1654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del w:id="1655" w:author="PR Preview" w:date="2026-01-01T00:00:00Z">
          <w:r>
            <w:rPr>
              <w:rStyle w:val="Hyperlink"/>
            </w:rPr>
            <w:delText xml:space="preserve">Figure 8</w:delText>
          </w:r>
        </w:del>
      </w:hyperlink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graphs the</w:delText>
        </w:r>
      </w:del>
      <w:del w:id="1658" w:author="PR Preview" w:date="2026-01-01T00:00:00Z">
        <w:r>
          <w:delText xml:space="preserve"> </w:delText>
        </w:r>
      </w:del>
      <w:hyperlink r:id="rId227">
        <w:del w:id="1659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1660" w:author="PR Preview" w:date="2026-01-01T00:00:00Z">
        <w:r>
          <w:delText xml:space="preserve">,</w:delText>
        </w:r>
      </w:del>
      <w:del w:id="16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662" w:author="PR Preview" w:date="2026-01-01T00:00:00Z">
        <w:r>
          <w:delText xml:space="preserve">.</w:delText>
        </w:r>
      </w:del>
    </w:p>
    <w:p>
      <w:pPr>
        <w:pStyle w:val="BodyText"/>
      </w:pPr>
      <w:hyperlink w:anchor="fig-obs-inf-matrix">
        <w:ins w:id="1663" w:author="PR Preview" w:date="2026-01-01T00:00:00Z">
          <w:r>
            <w:rPr>
              <w:rStyle w:val="Hyperlink"/>
            </w:rPr>
            <w:t xml:space="preserve">Figure 8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graphs the</w:t>
        </w:r>
      </w:ins>
      <w:ins w:id="1666" w:author="PR Preview" w:date="2026-01-01T00:00:00Z">
        <w:r>
          <w:t xml:space="preserve"> </w:t>
        </w:r>
      </w:ins>
      <w:hyperlink r:id="rId227">
        <w:ins w:id="1667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668" w:author="PR Preview" w:date="2026-01-01T00:00:00Z">
        <w:r>
          <w:t xml:space="preserve">,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$I({\lambda}; \mathord{\smash[b]{\underset{\raise.3ex\hbox{$\scriptstyle\sim$}}{x}}\vphantom{x}}) = -\ell''({\lambda}; \mathord{\smash[b]{\underset{\raise.3ex\hbox{$\scriptstyle\sim$}}{x}}\vphantom{x}})$</w:t>
        </w:r>
      </w:ins>
      <w:ins w:id="1671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BodyText"/>
      </w:pPr>
      <w:ins w:id="1672" w:author="PR Preview" w:date="2026-01-01T00:00:00Z">
        <w:r>
  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  </w:r>
      </w:ins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del w:id="1673" w:author="PR Preview" w:date="2026-01-01T00:00:00Z">
        <w:r>
          <w:rPr>
            <w:b/>
            <w:bCs/>
          </w:rPr>
          <w:delText xml:space="preserve">Definition 18 (Fisher scoring (method of scoring))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rPr>
            <w:b/>
            <w:bCs/>
          </w:rPr>
          <w:delText xml:space="preserve">Fisher scoring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(also called the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rPr>
            <w:b/>
            <w:bCs/>
          </w:rPr>
          <w:delText xml:space="preserve">method of scoring</w:delText>
        </w:r>
      </w:del>
      <w:del w:id="1680" w:author="PR Preview" w:date="2026-01-01T00:00:00Z">
        <w:r>
          <w:delText xml:space="preserve">)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is the</w:delText>
        </w:r>
      </w:del>
      <w:del w:id="1683" w:author="PR Preview" w:date="2026-01-01T00:00:00Z">
        <w:r>
          <w:delText xml:space="preserve"> </w:delText>
        </w:r>
      </w:del>
      <w:hyperlink w:anchor="def-newton-raphson">
        <w:del w:id="1684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with the observed information</w:delText>
        </w:r>
      </w:del>
      <w:del w:id="16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in the update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replaced by the</w:delText>
        </w:r>
      </w:del>
      <w:del w:id="1692" w:author="PR Preview" w:date="2026-01-01T00:00:00Z">
        <w:r>
          <w:delText xml:space="preserve"> </w:delText>
        </w:r>
      </w:del>
      <w:hyperlink w:anchor="def-einf">
        <w:del w:id="1693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6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69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BodyText"/>
      </w:pPr>
      <w:ins w:id="1696" w:author="PR Preview" w:date="2026-01-01T00:00:00Z">
        <w:r>
          <w:rPr>
            <w:b/>
            <w:bCs/>
          </w:rPr>
          <w:t xml:space="preserve">Definition 18 (Fisher scoring (method of scoring))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rPr>
            <w:b/>
            <w:bCs/>
          </w:rPr>
          <w:t xml:space="preserve">Fisher scoring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(also called the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rPr>
            <w:b/>
            <w:bCs/>
          </w:rPr>
          <w:t xml:space="preserve">method of scoring</w:t>
        </w:r>
      </w:ins>
      <w:ins w:id="1703" w:author="PR Preview" w:date="2026-01-01T00:00:00Z">
        <w:r>
          <w:t xml:space="preserve">)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is the</w:t>
        </w:r>
      </w:ins>
      <w:ins w:id="1706" w:author="PR Preview" w:date="2026-01-01T00:00:00Z">
        <w:r>
          <w:t xml:space="preserve"> </w:t>
        </w:r>
      </w:ins>
      <w:hyperlink w:anchor="def-newton-raphson">
        <w:ins w:id="1707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with the observed information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$I(\mathord{\smash[b]{\underset{\raise.3ex\hbox{$\scriptstyle\sim$}}{x}}\vphantom{x}}; {\widehat{\theta}}^*)$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in the update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replaced by the</w:t>
        </w:r>
      </w:ins>
      <w:ins w:id="1716" w:author="PR Preview" w:date="2026-01-01T00:00:00Z">
        <w:r>
          <w:t xml:space="preserve"> </w:t>
        </w:r>
      </w:ins>
      <w:hyperlink w:anchor="def-einf">
        <w:ins w:id="171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7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719" w:author="PR Preview" w:date="2026-01-01T00:00:00Z">
        <w:r>
          <w:t xml:space="preserve">:</w:t>
        </w:r>
      </w:ins>
    </w:p>
    <w:p>
      <w:pPr>
        <w:pStyle w:val="BodyText"/>
      </w:pPr>
      <w:ins w:id="1720" w:author="PR Preview" w:date="2026-01-01T00:00:00Z">
        <w:r>
  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  </w:r>
      </w:ins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BodyText"/>
      </w:pPr>
      <w:ins w:id="1721" w:author="PR Preview" w:date="2026-01-01T00:00:00Z">
        <w:r>
          <w:t xml:space="preserve">$$
    I_e(\theta; \mathord{\smash[b]{\underset{\raise.3ex\hbox{$\scriptstyle\sim$}}{x}}\vphantom{x}}) \stackrel{\text{def}}{=}
    \sum_{i=1}^n\ell'_i{\ell'_i}^{\top}
    - \frac{1}{n} \ell'{\ell'}^{\top}
    $$</w:t>
        </w:r>
      </w:ins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del w:id="1722" w:author="PR Preview" w:date="2026-01-01T00:00:00Z">
        <w:r>
          <w:delText xml:space="preserve">For</w:delText>
        </w:r>
      </w:del>
      <w:del w:id="1723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data,</w:delText>
        </w:r>
      </w:del>
      <w:del w:id="172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is the sample covariance matrix (with divisor</w:delText>
        </w:r>
      </w:del>
      <w:del w:id="1729" w:author="PR Preview" w:date="2026-01-01T00:00:00Z">
        <w:r>
          <w:delText xml:space="preserve"> </w:delText>
        </w:r>
      </w:del>
      <m:oMath>
        <m:r>
          <m:t>n</m:t>
        </m:r>
      </m:oMath>
      <w:del w:id="1730" w:author="PR Preview" w:date="2026-01-01T00:00:00Z">
        <w:r>
          <w:delText xml:space="preserve">)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of the observations’ scores,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so it estimates the covariance matrix of one observation’s score,</w:delText>
        </w:r>
      </w:del>
      <w:del w:id="17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(</w:delText>
        </w:r>
      </w:del>
      <w:hyperlink w:anchor="thm-information-equality">
        <w:del w:id="1738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739" w:author="PR Preview" w:date="2026-01-01T00:00:00Z">
        <w:r>
          <w:delText xml:space="preserve">).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The empirical information needs only first derivatives,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so it can be easier to compute than the observed information,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1746" w:author="PR Preview" w:date="2026-01-01T00:00:00Z">
        <w:r>
          <w:t xml:space="preserve">For</w:t>
        </w:r>
      </w:ins>
      <w:ins w:id="1747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data,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$\frac{1}{n}I_e(\theta; \mathord{\smash[b]{\underset{\raise.3ex\hbox{$\scriptstyle\sim$}}{x}}\vphantom{x}})$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is the sample covariance matrix (with divisor</w:t>
        </w:r>
      </w:ins>
      <w:ins w:id="1754" w:author="PR Preview" w:date="2026-01-01T00:00:00Z">
        <w:r>
          <w:t xml:space="preserve"> </w:t>
        </w:r>
      </w:ins>
      <m:oMath>
        <m:r>
          <m:t>n</m:t>
        </m:r>
      </m:oMath>
      <w:ins w:id="1755" w:author="PR Preview" w:date="2026-01-01T00:00:00Z">
        <w:r>
          <w:t xml:space="preserve">)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of the observations’ scores,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so it estimates the covariance matrix of one observation’s score,</w:t>
        </w:r>
      </w:ins>
      <w:ins w:id="17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(</w:t>
        </w:r>
      </w:ins>
      <w:hyperlink w:anchor="thm-information-equality">
        <w:ins w:id="176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764" w:author="PR Preview" w:date="2026-01-01T00:00:00Z">
        <w:r>
          <w:t xml:space="preserve">).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The empirical information needs only first derivatives,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so it can be easier to compute than the observed information,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and it can replace the observed information in the Newton-Raphson update.</w:t>
        </w:r>
      </w:ins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BodyText"/>
      </w:pPr>
      <w:ins w:id="1771" w:author="PR Preview" w:date="2026-01-01T00:00:00Z">
        <w:r>
  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  </w:r>
      </w:ins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del w:id="1772" w:author="PR Preview" w:date="2026-01-01T00:00:00Z">
        <w:r>
          <w:delText xml:space="preserve">Suppose</w:delText>
        </w:r>
      </w:del>
      <w:del w:id="17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774" w:author="PR Preview" w:date="2026-01-01T00:00:00Z">
        <w:r>
          <w:delText xml:space="preserve">,</w:delText>
        </w:r>
      </w:del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and let</w:delText>
        </w:r>
      </w:del>
      <w:del w:id="177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be the observed values.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The parameter vector is</w:delText>
        </w:r>
      </w:del>
      <w:del w:id="1782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783" w:author="PR Preview" w:date="2026-01-01T00:00:00Z">
        <w:r>
          <w:delText xml:space="preserve">.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We treat</w:delText>
        </w:r>
      </w:del>
      <w:del w:id="178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87" w:author="PR Preview" w:date="2026-01-01T00:00:00Z">
        <w:r>
          <w:delText xml:space="preserve">, rather than</w:delText>
        </w:r>
      </w:del>
      <w:del w:id="1788" w:author="PR Preview" w:date="2026-01-01T00:00:00Z">
        <w:r>
          <w:delText xml:space="preserve"> </w:delText>
        </w:r>
      </w:del>
      <m:oMath>
        <m:r>
          <m:t>σ</m:t>
        </m:r>
      </m:oMath>
      <w:del w:id="1789" w:author="PR Preview" w:date="2026-01-01T00:00:00Z">
        <w:r>
          <w:delText xml:space="preserve">, as the second parameter,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and differentiate with respect to</w:delText>
        </w:r>
      </w:del>
      <w:del w:id="179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directly.</w:delText>
        </w:r>
      </w:del>
    </w:p>
    <w:p>
      <w:pPr>
        <w:pStyle w:val="FirstParagraph"/>
      </w:pPr>
      <w:ins w:id="1795" w:author="PR Preview" w:date="2026-01-01T00:00:00Z">
        <w:r>
          <w:t xml:space="preserve">Suppose</w:t>
        </w:r>
      </w:ins>
      <w:ins w:id="17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797" w:author="PR Preview" w:date="2026-01-01T00:00:00Z">
        <w:r>
          <w:t xml:space="preserve">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and let</w:t>
        </w:r>
      </w:ins>
      <w:ins w:id="18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be the observed values.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The parameter vector is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$\mathord{\smash[b]{\underset{\raise.3ex\hbox{$\scriptstyle\sim$}}{\theta}}\vphantom{\theta}}= (\mu, \sigma^2)$</w:t>
        </w:r>
      </w:ins>
      <w:ins w:id="1807" w:author="PR Preview" w:date="2026-01-01T00:00:00Z">
        <w:r>
          <w:t xml:space="preserve">.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We treat</w:t>
        </w:r>
      </w:ins>
      <w:ins w:id="181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11" w:author="PR Preview" w:date="2026-01-01T00:00:00Z">
        <w:r>
          <w:t xml:space="preserve">, rather than</w:t>
        </w:r>
      </w:ins>
      <w:ins w:id="1812" w:author="PR Preview" w:date="2026-01-01T00:00:00Z">
        <w:r>
          <w:t xml:space="preserve"> </w:t>
        </w:r>
      </w:ins>
      <m:oMath>
        <m:r>
          <m:t>σ</m:t>
        </m:r>
      </m:oMath>
      <w:ins w:id="1813" w:author="PR Preview" w:date="2026-01-01T00:00:00Z">
        <w:r>
          <w:t xml:space="preserve">, as the second parameter,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and differentiate with respect to</w:t>
        </w:r>
      </w:ins>
      <w:ins w:id="181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directly.</w:t>
        </w:r>
      </w:ins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819" w:author="PR Preview" w:date="2026-01-01T00:00:00Z">
        <w:r>
          <w:rPr>
            <w:b/>
            <w:bCs/>
          </w:rPr>
          <w:delText xml:space="preserve">(a)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Write the likelihood</w:delText>
        </w:r>
      </w:del>
      <w:del w:id="18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for the observed data</w:delText>
        </w:r>
      </w:del>
      <w:del w:id="18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826" w:author="PR Preview" w:date="2026-01-01T00:00:00Z">
        <w:r>
          <w:delText xml:space="preserve">.</w:delText>
        </w:r>
      </w:del>
    </w:p>
    <w:p>
      <w:pPr>
        <w:pStyle w:val="BodyText"/>
      </w:pPr>
      <w:del w:id="1827" w:author="PR Preview" w:date="2026-01-01T00:00:00Z">
        <w:r>
          <w:rPr>
            <w:b/>
            <w:bCs/>
          </w:rPr>
          <w:delText xml:space="preserve">(b)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Write the log-likelihood</w:delText>
        </w:r>
      </w:del>
      <w:del w:id="1830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in simplified form,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as the sum of a term that depends on the data only through</w:delText>
        </w:r>
      </w:del>
      <w:del w:id="1835" w:author="PR Preview" w:date="2026-01-01T00:00:00Z">
        <w:r>
          <w:delText xml:space="preserve"> </w:delText>
        </w:r>
      </w:del>
      <m:oMath>
        <m:r>
          <m:t>n</m:t>
        </m:r>
      </m:oMath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and a term that depends on the data only through</w:delText>
        </w:r>
      </w:del>
      <w:del w:id="183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839" w:author="PR Preview" w:date="2026-01-01T00:00:00Z">
        <w:r>
          <w:delText xml:space="preserve">.</w:delText>
        </w:r>
      </w:del>
    </w:p>
    <w:p>
      <w:pPr>
        <w:pStyle w:val="BodyText"/>
      </w:pPr>
      <w:ins w:id="1840" w:author="PR Preview" w:date="2026-01-01T00:00:00Z">
        <w:r>
          <w:rPr>
            <w:b/>
            <w:bCs/>
          </w:rPr>
          <w:t xml:space="preserve">(a)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Write the likelihood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$\mathcal{L}(\mu, \sigma^2; \mathord{\smash[b]{\underset{\raise.3ex\hbox{$\scriptstyle\sim$}}{x}}\vphantom{x}})$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for the observed data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$\mathord{\smash[b]{\underset{\raise.3ex\hbox{$\scriptstyle\sim$}}{x}}\vphantom{x}}= (x_1, \ldots, x_n)$</w:t>
        </w:r>
      </w:ins>
      <w:ins w:id="1849" w:author="PR Preview" w:date="2026-01-01T00:00:00Z">
        <w:r>
          <w:t xml:space="preserve">.</w:t>
        </w:r>
      </w:ins>
    </w:p>
    <w:p>
      <w:pPr>
        <w:pStyle w:val="BodyText"/>
      </w:pPr>
      <w:ins w:id="1850" w:author="PR Preview" w:date="2026-01-01T00:00:00Z">
        <w:r>
          <w:rPr>
            <w:b/>
            <w:bCs/>
          </w:rPr>
          <w:t xml:space="preserve">(b)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Write the log-likelihood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$\ell(\mu, \sigma^2; \mathord{\smash[b]{\underset{\raise.3ex\hbox{$\scriptstyle\sim$}}{x}}\vphantom{x}})$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in simplified form,</w:t>
        </w:r>
      </w:ins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as the sum of a term that depends on the data only through</w:t>
        </w:r>
      </w:ins>
      <w:ins w:id="1859" w:author="PR Preview" w:date="2026-01-01T00:00:00Z">
        <w:r>
          <w:t xml:space="preserve"> </w:t>
        </w:r>
      </w:ins>
      <m:oMath>
        <m:r>
          <m:t>n</m:t>
        </m:r>
      </m:oMath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and a term that depends on the data only through</w:t>
        </w:r>
      </w:ins>
      <w:ins w:id="186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86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BodyText"/>
      </w:pPr>
      <w:ins w:id="1864" w:author="PR Preview" w:date="2026-01-01T00:00:00Z">
        <w:r>
  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865" w:author="PR Preview" w:date="2026-01-01T00:00:00Z">
        <w:r>
  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866" w:author="PR Preview" w:date="2026-01-01T00:00:00Z">
        <w:r>
          <w:rPr>
            <w:b/>
            <w:bCs/>
          </w:rPr>
          <w:delText xml:space="preserve">(a)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Write the log-likelihood</w:delText>
        </w:r>
      </w:del>
      <w:del w:id="1869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70" w:author="PR Preview" w:date="2026-01-01T00:00:00Z">
        <w:r>
          <w:delText xml:space="preserve">.</w:delText>
        </w:r>
      </w:del>
    </w:p>
    <w:p>
      <w:pPr>
        <w:pStyle w:val="BodyText"/>
      </w:pPr>
      <w:del w:id="1871" w:author="PR Preview" w:date="2026-01-01T00:00:00Z">
        <w:r>
          <w:rPr>
            <w:b/>
            <w:bCs/>
          </w:rPr>
          <w:delText xml:space="preserve">(b)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Derive the score function</w:delText>
        </w:r>
      </w:del>
      <w:del w:id="187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75" w:author="PR Preview" w:date="2026-01-01T00:00:00Z">
        <w:r>
          <w:delText xml:space="preserve">.</w:delText>
        </w:r>
      </w:del>
    </w:p>
    <w:p>
      <w:pPr>
        <w:pStyle w:val="BodyText"/>
      </w:pPr>
      <w:ins w:id="1876" w:author="PR Preview" w:date="2026-01-01T00:00:00Z">
        <w:r>
          <w:rPr>
            <w:b/>
            <w:bCs/>
          </w:rPr>
          <w:t xml:space="preserve">(a)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Write the log-likelihood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$\ell({\lambda}; \mathord{\smash[b]{\underset{\raise.3ex\hbox{$\scriptstyle\sim$}}{x}}\vphantom{x}})$</w:t>
        </w:r>
      </w:ins>
      <w:ins w:id="1881" w:author="PR Preview" w:date="2026-01-01T00:00:00Z">
        <w:r>
          <w:t xml:space="preserve">.</w:t>
        </w:r>
      </w:ins>
    </w:p>
    <w:p>
      <w:pPr>
        <w:pStyle w:val="BodyText"/>
      </w:pPr>
      <w:ins w:id="1882" w:author="PR Preview" w:date="2026-01-01T00:00:00Z">
        <w:r>
          <w:rPr>
            <w:b/>
            <w:bCs/>
          </w:rPr>
          <w:t xml:space="preserve">(b)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Derive the score function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$\ell'({\lambda}; \mathord{\smash[b]{\underset{\raise.3ex\hbox{$\scriptstyle\sim$}}{x}}\vphantom{x}})$</w:t>
        </w:r>
      </w:ins>
      <w:ins w:id="188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888" w:author="PR Preview" w:date="2026-01-01T00:00:00Z">
        <w:r>
  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889" w:author="PR Preview" w:date="2026-01-01T00:00:00Z">
        <w:r>
  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del w:id="1890" w:author="PR Preview" w:date="2026-01-01T00:00:00Z">
        <w:r>
          <w:delText xml:space="preserve">The MLE solves</w:delText>
        </w:r>
      </w:del>
      <w:del w:id="189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92" w:author="PR Preview" w:date="2026-01-01T00:00:00Z">
        <w:r>
          <w:delText xml:space="preserve">,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so evaluating the score there afterwards is a check on the algebra.</w:delText>
        </w:r>
      </w:del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Setting</w:delText>
        </w:r>
      </w:del>
      <w:del w:id="189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98" w:author="PR Preview" w:date="2026-01-01T00:00:00Z">
        <w:r>
          <w:delText xml:space="preserve">:</w:delText>
        </w:r>
      </w:del>
    </w:p>
    <w:p>
      <w:pPr>
        <w:pStyle w:val="BodyText"/>
      </w:pPr>
      <w:ins w:id="1899" w:author="PR Preview" w:date="2026-01-01T00:00:00Z">
        <w:r>
          <w:t xml:space="preserve">The MLE solves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$\ell'({\lambda}; \mathord{\smash[b]{\underset{\raise.3ex\hbox{$\scriptstyle\sim$}}{x}}\vphantom{x}}) = 0$</w:t>
        </w:r>
      </w:ins>
      <w:ins w:id="1902" w:author="PR Preview" w:date="2026-01-01T00:00:00Z">
        <w:r>
          <w:t xml:space="preserve">,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so evaluating the score there afterwards is a check on the algebra.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Setting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$\ell'({\lambda}; \mathord{\smash[b]{\underset{\raise.3ex\hbox{$\scriptstyle\sim$}}{x}}\vphantom{x}}) = 0$</w:t>
        </w:r>
      </w:ins>
      <w:ins w:id="190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1910" w:author="PR Preview" w:date="2026-01-01T00:00:00Z">
        <w:r>
          <w:delText xml:space="preserve">If instead all</w:delText>
        </w:r>
      </w:del>
      <w:del w:id="19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912" w:author="PR Preview" w:date="2026-01-01T00:00:00Z">
        <w:r>
          <w:delText xml:space="preserve">,</w:delText>
        </w:r>
      </w:del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then</w:delText>
        </w:r>
      </w:del>
      <w:del w:id="191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and</w:delText>
        </w:r>
      </w:del>
      <w:del w:id="19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is a boundary value.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In that case,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the score formula</w:delText>
        </w:r>
      </w:del>
      <w:del w:id="192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is not defined at</w:delText>
        </w:r>
      </w:del>
      <w:del w:id="192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</m:t>
        </m:r>
      </m:oMath>
      <w:del w:id="1929" w:author="PR Preview" w:date="2026-01-01T00:00:00Z">
        <w:r>
          <w:delText xml:space="preserve">,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so the usual interior verification</w:delText>
        </w:r>
      </w:del>
      <w:del w:id="193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does not apply.</w:delText>
        </w:r>
      </w:del>
    </w:p>
    <w:p>
      <w:pPr>
        <w:pStyle w:val="BodyText"/>
      </w:pPr>
      <w:ins w:id="1935" w:author="PR Preview" w:date="2026-01-01T00:00:00Z">
        <w:r>
  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  </w:r>
      </w:ins>
    </w:p>
    <w:p>
      <w:pPr>
        <w:pStyle w:val="FirstParagraph"/>
      </w:pPr>
      <w:ins w:id="1936" w:author="PR Preview" w:date="2026-01-01T00:00:00Z">
        <w:r>
          <w:t xml:space="preserve">If instead all</w:t>
        </w:r>
      </w:ins>
      <w:ins w:id="19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38" w:author="PR Preview" w:date="2026-01-01T00:00:00Z">
        <w:r>
          <w:t xml:space="preserve">,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then</w:t>
        </w:r>
      </w:ins>
      <w:ins w:id="19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and</w:t>
        </w:r>
      </w:ins>
      <w:ins w:id="19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is a boundary value.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In that case,</w:t>
        </w:r>
      </w:ins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the score formula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is not defined at</w:t>
        </w:r>
      </w:ins>
      <w:ins w:id="195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1956" w:author="PR Preview" w:date="2026-01-01T00:00:00Z">
        <w:r>
          <w:t xml:space="preserve">,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so the usual interior verification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$\ell'(\hat{\lambda}_{ML}; \mathord{\smash[b]{\underset{\raise.3ex\hbox{$\scriptstyle\sim$}}{x}}\vphantom{x}}) = 0$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does not apply.</w:t>
        </w:r>
      </w:ins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963" w:author="PR Preview" w:date="2026-01-01T00:00:00Z">
        <w:r>
          <w:rPr>
            <w:b/>
            <w:bCs/>
          </w:rPr>
          <w:delText xml:space="preserve">(a)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Derive the Hessian</w:delText>
        </w:r>
      </w:del>
      <w:del w:id="196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67" w:author="PR Preview" w:date="2026-01-01T00:00:00Z">
        <w:r>
          <w:delText xml:space="preserve">.</w:delText>
        </w:r>
      </w:del>
    </w:p>
    <w:p>
      <w:pPr>
        <w:pStyle w:val="BodyText"/>
      </w:pPr>
      <w:del w:id="1968" w:author="PR Preview" w:date="2026-01-01T00:00:00Z">
        <w:r>
          <w:rPr>
            <w:b/>
            <w:bCs/>
          </w:rPr>
          <w:delText xml:space="preserve">(b)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Derive the observed information</w:delText>
        </w:r>
      </w:del>
      <w:del w:id="197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72" w:author="PR Preview" w:date="2026-01-01T00:00:00Z">
        <w:r>
          <w:delText xml:space="preserve">.</w:delText>
        </w:r>
      </w:del>
    </w:p>
    <w:p>
      <w:pPr>
        <w:pStyle w:val="BodyText"/>
      </w:pPr>
      <w:del w:id="1973" w:author="PR Preview" w:date="2026-01-01T00:00:00Z">
        <w:r>
          <w:rPr>
            <w:b/>
            <w:bCs/>
          </w:rPr>
          <w:delText xml:space="preserve">(c)</w:delText>
        </w:r>
      </w:del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Evaluate</w:delText>
        </w:r>
      </w:del>
      <w:del w:id="19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77" w:author="PR Preview" w:date="2026-01-01T00:00:00Z">
        <w:r>
          <w:delText xml:space="preserve">.</w:delText>
        </w:r>
      </w:del>
    </w:p>
    <w:p>
      <w:pPr>
        <w:pStyle w:val="BodyText"/>
      </w:pPr>
      <w:ins w:id="1978" w:author="PR Preview" w:date="2026-01-01T00:00:00Z">
        <w:r>
          <w:rPr>
            <w:b/>
            <w:bCs/>
          </w:rPr>
          <w:t xml:space="preserve">(a)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Derive the Hessian</w:t>
        </w:r>
      </w:ins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  </w:r>
      </w:ins>
      <w:ins w:id="1983" w:author="PR Preview" w:date="2026-01-01T00:00:00Z">
        <w:r>
          <w:t xml:space="preserve">.</w:t>
        </w:r>
      </w:ins>
    </w:p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(b)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Derive the observed information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$I({\lambda}; \mathord{\smash[b]{\underset{\raise.3ex\hbox{$\scriptstyle\sim$}}{x}}\vphantom{x}}) = -\ell''({\lambda}; \mathord{\smash[b]{\underset{\raise.3ex\hbox{$\scriptstyle\sim$}}{x}}\vphantom{x}})$</w:t>
        </w:r>
      </w:ins>
      <w:ins w:id="1989" w:author="PR Preview" w:date="2026-01-01T00:00:00Z">
        <w:r>
          <w:t xml:space="preserve">.</w:t>
        </w:r>
      </w:ins>
    </w:p>
    <w:p>
      <w:pPr>
        <w:pStyle w:val="BodyText"/>
      </w:pPr>
      <w:ins w:id="1990" w:author="PR Preview" w:date="2026-01-01T00:00:00Z">
        <w:r>
          <w:rPr>
            <w:b/>
            <w:bCs/>
          </w:rPr>
          <w:t xml:space="preserve">(c)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Evaluate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$I(\hat{\lambda}_{ML}; \mathord{\smash[b]{\underset{\raise.3ex\hbox{$\scriptstyle\sim$}}{x}}\vphantom{x}})$</w:t>
        </w:r>
      </w:ins>
      <w:ins w:id="199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1996" w:author="PR Preview" w:date="2026-01-01T00:00:00Z">
        <w:r>
          <w:delText xml:space="preserve">From</w:delText>
        </w:r>
      </w:del>
      <w:del w:id="1997" w:author="PR Preview" w:date="2026-01-01T00:00:00Z">
        <w:r>
          <w:delText xml:space="preserve"> </w:delText>
        </w:r>
      </w:del>
      <w:hyperlink w:anchor="exr-prac-score-zero">
        <w:del w:id="1998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1999" w:author="PR Preview" w:date="2026-01-01T00:00:00Z">
        <w:r>
          <w:delText xml:space="preserve">,</w:delText>
        </w:r>
      </w:del>
      <w:del w:id="200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del w:id="2001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BodyText"/>
      </w:pPr>
      <w:ins w:id="2002" w:author="PR Preview" w:date="2026-01-01T00:00:00Z">
        <w:r>
          <w:t xml:space="preserve">From</w:t>
        </w:r>
      </w:ins>
      <w:ins w:id="2003" w:author="PR Preview" w:date="2026-01-01T00:00:00Z">
        <w:r>
          <w:t xml:space="preserve"> </w:t>
        </w:r>
      </w:ins>
      <w:hyperlink w:anchor="exr-prac-score-zero">
        <w:ins w:id="2004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2005" w:author="PR Preview" w:date="2026-01-01T00:00:00Z">
        <w:r>
          <w:t xml:space="preserve">,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2008" w:author="PR Preview" w:date="2026-01-01T00:00:00Z">
        <w:r>
          <w:t xml:space="preserve">.</w:t>
        </w:r>
      </w:ins>
    </w:p>
    <w:p>
      <w:pPr>
        <w:pStyle w:val="BodyText"/>
      </w:pPr>
      <w:ins w:id="2009" w:author="PR Preview" w:date="2026-01-01T00:00:00Z">
        <w:r>
  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BodyText"/>
      </w:pPr>
      <w:ins w:id="2010" w:author="PR Preview" w:date="2026-01-01T00:00:00Z">
        <w:r>
  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011" w:author="PR Preview" w:date="2026-01-01T00:00:00Z">
        <w:r>
  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2012" w:author="PR Preview" w:date="2026-01-01T00:00:00Z">
        <w:r>
          <w:delText xml:space="preserve">We estimate this asymptotic variance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using the observed information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evaluated at the MLE.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Since</w:delText>
        </w:r>
      </w:del>
      <w:del w:id="201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del w:id="2020" w:author="PR Preview" w:date="2026-01-01T00:00:00Z">
        <w:r>
          <w:delText xml:space="preserve">:</w:delText>
        </w:r>
      </w:del>
    </w:p>
    <w:p>
      <w:pPr>
        <w:pStyle w:val="FirstParagraph"/>
      </w:pPr>
      <w:ins w:id="2021" w:author="PR Preview" w:date="2026-01-01T00:00:00Z">
        <w:r>
          <w:t xml:space="preserve">We estimate this asymptotic variance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using the observed information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evaluated at the MLE.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Since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$I(\hat{\lambda}_{ML};\mathord{\smash[b]{\underset{\raise.3ex\hbox{$\scriptstyle\sim$}}{x}}\vphantom{x}})^{-1} = \bar{x}/n$</w:t>
        </w:r>
      </w:ins>
      <w:ins w:id="20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31" w:author="PR Preview" w:date="2026-01-01T00:00:00Z">
        <w:r>
          <w:rPr>
            <w:b/>
            <w:bCs/>
          </w:rPr>
          <w:delText xml:space="preserve">(a)</w:delText>
        </w:r>
      </w:del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Write the log-likelihood</w:delText>
        </w:r>
      </w:del>
      <w:del w:id="203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for the observed data</w:delText>
        </w:r>
      </w:del>
      <w:del w:id="20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038" w:author="PR Preview" w:date="2026-01-01T00:00:00Z">
        <w:r>
          <w:delText xml:space="preserve">.</w:delText>
        </w:r>
      </w:del>
    </w:p>
    <w:p>
      <w:pPr>
        <w:pStyle w:val="BodyText"/>
      </w:pPr>
      <w:del w:id="2039" w:author="PR Preview" w:date="2026-01-01T00:00:00Z">
        <w:r>
          <w:rPr>
            <w:b/>
            <w:bCs/>
          </w:rPr>
          <w:delText xml:space="preserve">(b)</w:delText>
        </w:r>
      </w:del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Derive the score function</w:delText>
        </w:r>
      </w:del>
      <w:del w:id="204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43" w:author="PR Preview" w:date="2026-01-01T00:00:00Z">
        <w:r>
          <w:delText xml:space="preserve">.</w:delText>
        </w:r>
      </w:del>
    </w:p>
    <w:p>
      <w:pPr>
        <w:pStyle w:val="FirstParagraph"/>
      </w:pPr>
      <w:ins w:id="2044" w:author="PR Preview" w:date="2026-01-01T00:00:00Z">
        <w:r>
          <w:rPr>
            <w:b/>
            <w:bCs/>
          </w:rPr>
          <w:t xml:space="preserve">(a)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Write the log-likelihood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$\ell(\mu; \mathord{\smash[b]{\underset{\raise.3ex\hbox{$\scriptstyle\sim$}}{x}}\vphantom{x}})$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for the observed data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$\mathord{\smash[b]{\underset{\raise.3ex\hbox{$\scriptstyle\sim$}}{x}}\vphantom{x}}= (x_1, \ldots, x_n)$</w:t>
        </w:r>
      </w:ins>
      <w:ins w:id="2053" w:author="PR Preview" w:date="2026-01-01T00:00:00Z">
        <w:r>
          <w:t xml:space="preserve">.</w:t>
        </w:r>
      </w:ins>
    </w:p>
    <w:p>
      <w:pPr>
        <w:pStyle w:val="BodyText"/>
      </w:pPr>
      <w:ins w:id="2054" w:author="PR Preview" w:date="2026-01-01T00:00:00Z">
        <w:r>
          <w:rPr>
            <w:b/>
            <w:bCs/>
          </w:rPr>
          <w:t xml:space="preserve">(b)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Derive the score function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$\ell'(\mu; \mathord{\smash[b]{\underset{\raise.3ex\hbox{$\scriptstyle\sim$}}{x}}\vphantom{x}}) = \frac{\partial}{\partial \mu}\ell(\mu; \mathord{\smash[b]{\underset{\raise.3ex\hbox{$\scriptstyle\sim$}}{x}}\vphantom{x}})$</w:t>
        </w:r>
      </w:ins>
      <w:ins w:id="205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del w:id="2060" w:author="PR Preview" w:date="2026-01-01T00:00:00Z">
        <w:r>
          <w:rPr>
            <w:b/>
            <w:bCs/>
          </w:rPr>
          <w:delText xml:space="preserve">(d)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Derive the observed information</w:delText>
        </w:r>
      </w:del>
      <w:del w:id="206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64" w:author="PR Preview" w:date="2026-01-01T00:00:00Z">
        <w:r>
          <w:delText xml:space="preserve">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evaluate it at</w:delText>
        </w:r>
      </w:del>
      <w:del w:id="20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del w:id="2068" w:author="PR Preview" w:date="2026-01-01T00:00:00Z">
        <w:r>
          <w:delText xml:space="preserve">,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and give an approximate 95% confidence interval for</w:delText>
        </w:r>
      </w:del>
      <w:del w:id="2071" w:author="PR Preview" w:date="2026-01-01T00:00:00Z">
        <w:r>
          <w:delText xml:space="preserve"> </w:delText>
        </w:r>
      </w:del>
      <m:oMath>
        <m:r>
          <m:t>μ</m:t>
        </m:r>
      </m:oMath>
      <w:del w:id="2072" w:author="PR Preview" w:date="2026-01-01T00:00:00Z">
        <w:r>
          <w:delText xml:space="preserve">.</w:delText>
        </w:r>
      </w:del>
    </w:p>
    <w:p>
      <w:pPr>
        <w:pStyle w:val="BodyText"/>
      </w:pPr>
      <w:ins w:id="2073" w:author="PR Preview" w:date="2026-01-01T00:00:00Z">
        <w:r>
          <w:rPr>
            <w:b/>
            <w:bCs/>
          </w:rPr>
          <w:t xml:space="preserve">(d)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Derive the observed information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$I(\mu; \mathord{\smash[b]{\underset{\raise.3ex\hbox{$\scriptstyle\sim$}}{x}}\vphantom{x}}) = -\ell''(\mu; \mathord{\smash[b]{\underset{\raise.3ex\hbox{$\scriptstyle\sim$}}{x}}\vphantom{x}})$</w:t>
        </w:r>
      </w:ins>
      <w:ins w:id="2078" w:author="PR Preview" w:date="2026-01-01T00:00:00Z">
        <w:r>
          <w:t xml:space="preserve">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evaluate it at</w:t>
        </w:r>
      </w:ins>
      <w:ins w:id="208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ins w:id="2082" w:author="PR Preview" w:date="2026-01-01T00:00:00Z">
        <w:r>
          <w:t xml:space="preserve">,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and give an approximate 95% confidence interval for</w:t>
        </w:r>
      </w:ins>
      <w:ins w:id="2085" w:author="PR Preview" w:date="2026-01-01T00:00:00Z">
        <w:r>
          <w:t xml:space="preserve"> </w:t>
        </w:r>
      </w:ins>
      <m:oMath>
        <m:r>
          <m:t>μ</m:t>
        </m:r>
      </m:oMath>
      <w:ins w:id="2086" w:author="PR Preview" w:date="2026-01-01T00:00:00Z">
        <w:r>
          <w:t xml:space="preserve">.</w:t>
        </w:r>
      </w:ins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087" w:author="PR Preview" w:date="2026-01-01T00:00:00Z">
        <w:r>
  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088" w:author="PR Preview" w:date="2026-01-01T00:00:00Z">
        <w:r>
  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del w:id="2089" w:author="PR Preview" w:date="2026-01-01T00:00:00Z">
        <w:r>
          <w:delText xml:space="preserve">Setting</w:delText>
        </w:r>
      </w:del>
      <w:del w:id="209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091" w:author="PR Preview" w:date="2026-01-01T00:00:00Z">
        <w:r>
          <w:delText xml:space="preserve">:</w:delText>
        </w:r>
      </w:del>
    </w:p>
    <w:p>
      <w:pPr>
        <w:pStyle w:val="BodyText"/>
      </w:pPr>
      <w:ins w:id="2092" w:author="PR Preview" w:date="2026-01-01T00:00:00Z">
        <w:r>
          <w:t xml:space="preserve">Setting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$\ell'(\mu; \mathord{\smash[b]{\underset{\raise.3ex\hbox{$\scriptstyle\sim$}}{x}}\vphantom{x}}) = 0$</w:t>
        </w:r>
      </w:ins>
      <w:ins w:id="20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BodyText"/>
      </w:pPr>
      <w:ins w:id="2096" w:author="PR Preview" w:date="2026-01-01T00:00:00Z">
        <w:r>
  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BodyText"/>
      </w:pPr>
      <w:ins w:id="2097" w:author="PR Preview" w:date="2026-01-01T00:00:00Z">
        <w:r>
  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odyText"/>
      </w:pPr>
      <w:ins w:id="2098" w:author="PR Preview" w:date="2026-01-01T00:00:00Z">
        <w:r>
  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2099" w:author="PR Preview" w:date="2026-01-01T00:00:00Z">
        <w:r>
          <w:delText xml:space="preserve">So</w:delText>
        </w:r>
      </w:del>
      <w:del w:id="2100" w:author="PR Preview" w:date="2026-01-01T00:00:00Z">
        <w:r>
          <w:delText xml:space="preserve"> </w:delText>
        </w:r>
      </w:del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del w:id="2101" w:author="PR Preview" w:date="2026-01-01T00:00:00Z">
        <w:r>
          <w:delText xml:space="preserve">.</w:delText>
        </w:r>
      </w:del>
    </w:p>
    <w:p>
      <w:pPr>
        <w:pStyle w:val="BodyText"/>
      </w:pPr>
      <w:ins w:id="2102" w:author="PR Preview" w:date="2026-01-01T00:00:00Z">
        <w:r>
  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  </w:r>
      </w:ins>
    </w:p>
    <w:p>
      <w:pPr>
        <w:pStyle w:val="FirstParagraph"/>
      </w:pPr>
      <w:ins w:id="2103" w:author="PR Preview" w:date="2026-01-01T00:00:00Z">
        <w:r>
          <w:t xml:space="preserve">So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$\operatorname{SE}\mathopen{}\left(\hat\mu_{ML}\right)\mathclose{} \approx \sqrt{I(\hat\mu_{ML}; \mathord{\smash[b]{\underset{\raise.3ex\hbox{$\scriptstyle\sim$}}{x}}\vphantom{x}})^{-1}} = \frac{\bar{x}}{\sqrt{n}}$</w:t>
        </w:r>
      </w:ins>
      <w:ins w:id="2106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2026-10-17T02:10:35Z</dcterms:created>
  <dcterms:modified xsi:type="dcterms:W3CDTF">2026-10-17T02:10:35Z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19:00:04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