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18:04:33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del w:id="3" w:author="PR Preview" w:date="2026-01-01T00:00:00Z">
        <w:r>
          <w:delText xml:space="preserve">When the posterior has a known closed form,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as in</w:delText>
        </w:r>
      </w:del>
      <w:del w:id="6" w:author="PR Preview" w:date="2026-01-01T00:00:00Z">
        <w:r>
          <w:delText xml:space="preserve"> </w:delText>
        </w:r>
      </w:del>
      <w:hyperlink r:id="rId11">
        <w:del w:id="7" w:author="PR Preview" w:date="2026-01-01T00:00:00Z">
          <w:r>
            <w:rPr>
              <w:rStyle w:val="Hyperlink"/>
            </w:rPr>
            <w:delText xml:space="preserve">the Beta-Bernoulli example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we can compute its summaries exactly or sample from it directly.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In most real-world models, however,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the</w:delText>
        </w:r>
      </w:del>
      <w:del w:id="15" w:author="PR Preview" w:date="2026-01-01T00:00:00Z">
        <w:r>
          <w:delText xml:space="preserve"> </w:delText>
        </w:r>
      </w:del>
      <w:hyperlink r:id="rId12">
        <w:del w:id="16" w:author="PR Preview" w:date="2026-01-01T00:00:00Z">
          <w:r>
            <w:rPr>
              <w:rStyle w:val="Hyperlink"/>
            </w:rPr>
            <w:delText xml:space="preserve">marginal likelihood</w:delText>
          </w:r>
        </w:del>
      </w:hyperlink>
      <w:del w:id="1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that normalizes the posterior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cannot be computed,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so neither can the posterior’s summaries.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Markov chain Monte Carlo methods get around this problem: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instead of independent draws from the posterior,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they generate a correlated sequence of draws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whose distribution converges to the posterior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(Dobson and Barnett 2018, chap. 13, p. 287)</w:delText>
        </w:r>
      </w:del>
      <w:del w:id="34" w:author="PR Preview" w:date="2026-01-01T00:00:00Z">
        <w:r>
          <w:delText xml:space="preserve">.</w:delText>
        </w:r>
      </w:del>
    </w:p>
    <w:p>
      <w:pPr>
        <w:pStyle w:val="BodyText"/>
      </w:pPr>
      <w:del w:id="35" w:author="PR Preview" w:date="2026-01-01T00:00:00Z">
        <w:r>
          <w:rPr>
            <w:b/>
            <w:bCs/>
          </w:rPr>
          <w:delText xml:space="preserve">Definition 1 (Markov chain Monte Carlo)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rPr>
            <w:b/>
            <w:bCs/>
          </w:rPr>
          <w:delText xml:space="preserve">Markov chain Monte Carlo (MCMC)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method for a target distribution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generates a sequence of draws</w:delText>
        </w:r>
      </w:del>
      <w:del w:id="4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each drawn from a distribution that depends on the previous draw,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such that the distribution of</w:delText>
        </w:r>
      </w:del>
      <w:del w:id="5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converges to the target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as</w:delText>
        </w:r>
      </w:del>
      <w:del w:id="5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56" w:author="PR Preview" w:date="2026-01-01T00:00:00Z">
        <w:r>
          <w:delText xml:space="preserve">.</w:delText>
        </w:r>
      </w:del>
    </w:p>
    <w:p>
      <w:pPr>
        <w:pStyle w:val="FirstParagraph"/>
      </w:pPr>
      <w:ins w:id="57" w:author="PR Preview" w:date="2026-01-01T00:00:00Z">
        <w:r>
          <w:t xml:space="preserve">When the posterior has a known closed form,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as in</w:t>
        </w:r>
      </w:ins>
      <w:ins w:id="60" w:author="PR Preview" w:date="2026-01-01T00:00:00Z">
        <w:r>
          <w:t xml:space="preserve"> </w:t>
        </w:r>
      </w:ins>
      <w:hyperlink r:id="rId11">
        <w:ins w:id="61" w:author="PR Preview" w:date="2026-01-01T00:00:00Z">
          <w:r>
            <w:rPr>
              <w:rStyle w:val="Hyperlink"/>
            </w:rPr>
            <w:t xml:space="preserve">the Beta-Bernoulli example</w:t>
          </w:r>
        </w:ins>
      </w:hyperlink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we can compute its summaries exactly or sample from it directly.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In most real-world models, however,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the</w:t>
        </w:r>
      </w:ins>
      <w:ins w:id="69" w:author="PR Preview" w:date="2026-01-01T00:00:00Z">
        <w:r>
          <w:t xml:space="preserve"> </w:t>
        </w:r>
      </w:ins>
      <w:hyperlink r:id="rId12">
        <w:ins w:id="70" w:author="PR Preview" w:date="2026-01-01T00:00:00Z">
          <w:r>
            <w:rPr>
              <w:rStyle w:val="Hyperlink"/>
            </w:rPr>
            <w:t xml:space="preserve">marginal likelihood</w:t>
          </w:r>
        </w:ins>
      </w:hyperlink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$\operatorname{p}(\mathord{\smash[b]{\underset{\raise.3ex\hbox{$\scriptstyle\sim$}}{y}}\vphantom{y}})$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that normalizes the posterior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cannot be computed,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so neither can the posterior’s summaries.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Markov chain Monte Carlo methods get around this problem: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instead of independent draws from the posterior,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they generate a correlated sequence of draws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whose distribution converges to the posterior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(Dobson and Barnett 2018, chap. 13, p. 287)</w:t>
        </w:r>
      </w:ins>
      <w:ins w:id="89" w:author="PR Preview" w:date="2026-01-01T00:00:00Z">
        <w:r>
          <w:t xml:space="preserve">.</w:t>
        </w:r>
      </w:ins>
    </w:p>
    <w:bookmarkStart w:id="13" w:name="def-mcmc"/>
    <w:p>
      <w:pPr>
        <w:pStyle w:val="BodyText"/>
      </w:pPr>
      <w:ins w:id="90" w:author="PR Preview" w:date="2026-01-01T00:00:00Z">
        <w:r>
          <w:rPr>
            <w:b/>
            <w:bCs/>
          </w:rPr>
          <w:t xml:space="preserve">Definition 1 (Markov chain Monte Carlo)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rPr>
            <w:b/>
            <w:bCs/>
          </w:rPr>
          <w:t xml:space="preserve">Markov chain Monte Carlo (MCMC)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method for a target distribution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generates a sequence of draws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$\mathord{\smash[b]{\underset{\raise.3ex\hbox{$\scriptstyle\sim$}}{\theta}}\vphantom{\theta}}^{(1)}, \mathord{\smash[b]{\underset{\raise.3ex\hbox{$\scriptstyle\sim$}}{\theta}}\vphantom{\theta}}^{(2)}, \ldots$</w:t>
        </w:r>
      </w:ins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each drawn from a distribution that depends on the previous draw,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such that the distribution of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$\mathord{\smash[b]{\underset{\raise.3ex\hbox{$\scriptstyle\sim$}}{\theta}}\vphantom{\theta}}^{(t)}$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converges to the target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as</w:t>
        </w:r>
      </w:ins>
      <w:ins w:id="1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13" w:author="PR Preview" w:date="2026-01-01T00:00:00Z">
        <w:r>
          <w:t xml:space="preserve">.</w:t>
        </w:r>
      </w:ins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del w:id="114" w:author="PR Preview" w:date="2026-01-01T00:00:00Z">
        <w:r>
          <w:delText xml:space="preserve">With a parameter vector</w:delText>
        </w:r>
      </w:del>
      <w:del w:id="115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6" w:author="PR Preview" w:date="2026-01-01T00:00:00Z">
        <w:r>
          <w:delText xml:space="preserve">,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the normalizing constant of the posterior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19" w:author="PR Preview" w:date="2026-01-01T00:00:00Z">
        <w:r>
          <w:delText xml:space="preserve">an integral over every dimension of</w:delText>
        </w:r>
      </w:del>
      <w:del w:id="120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that typically has no closed form.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Computing it numerically becomes infeasible as the dimension of</w:delText>
        </w:r>
      </w:del>
      <w:del w:id="125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grows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(Dobson and Barnett 2018, chap. 13, p. 287)</w:delText>
        </w:r>
      </w:del>
      <w:del w:id="130" w:author="PR Preview" w:date="2026-01-01T00:00:00Z">
        <w:r>
          <w:delText xml:space="preserve">.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MCMC sidesteps the problem: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MCMC samplers use the posterior only through ratios</w:delText>
        </w:r>
      </w:del>
      <w:del w:id="13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36" w:author="PR Preview" w:date="2026-01-01T00:00:00Z">
        <w:r>
          <w:delText xml:space="preserve">,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in which the normalizing constant cancels.</w:delText>
        </w:r>
      </w:del>
    </w:p>
    <w:p>
      <w:pPr>
        <w:pStyle w:val="FirstParagraph"/>
      </w:pPr>
      <w:ins w:id="139" w:author="PR Preview" w:date="2026-01-01T00:00:00Z">
        <w:r>
          <w:t xml:space="preserve">With a parameter vector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$\mathord{\smash[b]{\underset{\raise.3ex\hbox{$\scriptstyle\sim$}}{\theta}}\vphantom{\theta}}$</w:t>
        </w:r>
      </w:ins>
      <w:ins w:id="142" w:author="PR Preview" w:date="2026-01-01T00:00:00Z">
        <w:r>
          <w:t xml:space="preserve">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the normalizing constant of the posterior is</w:t>
        </w:r>
      </w:ins>
    </w:p>
    <w:p>
      <w:pPr>
        <w:pStyle w:val="BodyText"/>
      </w:pPr>
      <w:ins w:id="145" w:author="PR Preview" w:date="2026-01-01T00:00:00Z">
        <w:r>
  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  </w:r>
      </w:ins>
    </w:p>
    <w:p>
      <w:pPr>
        <w:pStyle w:val="FirstParagraph"/>
      </w:pPr>
      <w:ins w:id="146" w:author="PR Preview" w:date="2026-01-01T00:00:00Z">
        <w:r>
          <w:t xml:space="preserve">an integral over every dimension of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$\mathord{\smash[b]{\underset{\raise.3ex\hbox{$\scriptstyle\sim$}}{\theta}}\vphantom{\theta}}$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that typically has no closed form.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Computing it numerically becomes infeasible as the dimension of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$\mathord{\smash[b]{\underset{\raise.3ex\hbox{$\scriptstyle\sim$}}{\theta}}\vphantom{\theta}}$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grows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(Dobson and Barnett 2018, chap. 13, p. 287)</w:t>
        </w:r>
      </w:ins>
      <w:ins w:id="159" w:author="PR Preview" w:date="2026-01-01T00:00:00Z">
        <w:r>
          <w:t xml:space="preserve">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MCMC sidesteps the problem: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MCMC samplers use the posterior only through ratios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  </w:r>
      </w:ins>
      <w:ins w:id="166" w:author="PR Preview" w:date="2026-01-01T00:00:00Z">
        <w:r>
          <w:t xml:space="preserve">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in which the normalizing constant cancels.</w:t>
        </w:r>
      </w:ins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del w:id="169" w:author="PR Preview" w:date="2026-01-01T00:00:00Z">
        <w:r>
          <w:rPr>
            <w:b/>
            <w:bCs/>
          </w:rPr>
          <w:delText xml:space="preserve">Definition 2 (Monte Carlo estimate)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Given draws</w:delText>
        </w:r>
      </w:del>
      <w:del w:id="17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and a function</w:delText>
        </w:r>
      </w:del>
      <w:del w:id="175" w:author="PR Preview" w:date="2026-01-01T00:00:00Z">
        <w:r>
          <w:delText xml:space="preserve"> </w:delText>
        </w:r>
      </w:del>
      <m:oMath>
        <m:r>
          <m:t>g</m:t>
        </m:r>
      </m:oMath>
      <w:del w:id="176" w:author="PR Preview" w:date="2026-01-01T00:00:00Z">
        <w:r>
          <w:delText xml:space="preserve">,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the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rPr>
            <w:b/>
            <w:bCs/>
          </w:rPr>
          <w:delText xml:space="preserve">Monte Carlo estimate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of the posterior expectation</w:delText>
        </w:r>
      </w:del>
      <w:del w:id="18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86" w:author="PR Preview" w:date="2026-01-01T00:00:00Z">
        <w:r>
          <w:rPr>
            <w:b/>
            <w:bCs/>
          </w:rPr>
          <w:t xml:space="preserve">Definition 2 (Monte Carlo estimate)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Given draws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and a function</w:t>
        </w:r>
      </w:ins>
      <w:ins w:id="193" w:author="PR Preview" w:date="2026-01-01T00:00:00Z">
        <w:r>
          <w:t xml:space="preserve"> </w:t>
        </w:r>
      </w:ins>
      <m:oMath>
        <m:r>
          <m:t>g</m:t>
        </m:r>
      </m:oMath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the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rPr>
            <w:b/>
            <w:bCs/>
          </w:rPr>
          <w:t xml:space="preserve">Monte Carlo estimate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of the posterior expectation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is</w:t>
        </w:r>
      </w:ins>
    </w:p>
    <w:p>
      <w:pPr>
        <w:pStyle w:val="BodyText"/>
      </w:pPr>
      <w:ins w:id="205" w:author="PR Preview" w:date="2026-01-01T00:00:00Z">
        <w:r>
          <w:t xml:space="preserve">$$
    \frac{1}{M} \sum_{m=1}^{M} g\mathopen{}\left(\mathord{\smash[b]{\underset{\raise.3ex\hbox{$\scriptstyle\sim$}}{\theta}}\vphantom{\theta}}^{(m)}\right)\mathclose{}.
    $$</w:t>
        </w:r>
      </w:ins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del w:id="206" w:author="PR Preview" w:date="2026-01-01T00:00:00Z">
        <w:r>
          <w:rPr>
            <w:b/>
            <w:bCs/>
          </w:rPr>
          <w:delText xml:space="preserve">Definition 3 (Markov chain)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A sequence of random variables</w:delText>
        </w:r>
      </w:del>
      <w:del w:id="20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is a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rPr>
            <w:b/>
            <w:bCs/>
          </w:rPr>
          <w:delText xml:space="preserve">Markov chain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if, for every</w:delText>
        </w:r>
      </w:del>
      <w:del w:id="216" w:author="PR Preview" w:date="2026-01-01T00:00:00Z">
        <w:r>
          <w:delText xml:space="preserve"> </w:delText>
        </w:r>
      </w:del>
      <m:oMath>
        <m:r>
          <m:t>t</m:t>
        </m:r>
      </m:oMath>
      <w:del w:id="217" w:author="PR Preview" w:date="2026-01-01T00:00:00Z">
        <w:r>
          <w:delText xml:space="preserve">,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the conditional distribution of</w:delText>
        </w:r>
      </w:del>
      <w:del w:id="22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given all the earlier values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depends only on</w:delText>
        </w:r>
      </w:del>
      <w:del w:id="22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2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27" w:author="PR Preview" w:date="2026-01-01T00:00:00Z">
        <w:r>
          <w:rPr>
            <w:b/>
            <w:bCs/>
          </w:rPr>
          <w:delText xml:space="preserve">Definition 4 (Stationary distribution)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A distribution</w:delText>
        </w:r>
      </w:del>
      <w:del w:id="230" w:author="PR Preview" w:date="2026-01-01T00:00:00Z">
        <w:r>
          <w:delText xml:space="preserve"> </w:delText>
        </w:r>
      </w:del>
      <m:oMath>
        <m:r>
          <m:t>π</m:t>
        </m:r>
      </m:oMath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is a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rPr>
            <w:b/>
            <w:bCs/>
          </w:rPr>
          <w:delText xml:space="preserve">stationary distribution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of a</w:delText>
        </w:r>
      </w:del>
      <w:del w:id="237" w:author="PR Preview" w:date="2026-01-01T00:00:00Z">
        <w:r>
          <w:delText xml:space="preserve"> </w:delText>
        </w:r>
      </w:del>
      <w:hyperlink w:anchor="def-markov-chain">
        <w:del w:id="238" w:author="PR Preview" w:date="2026-01-01T00:00:00Z">
          <w:r>
            <w:rPr>
              <w:rStyle w:val="Hyperlink"/>
            </w:rPr>
            <w:delText xml:space="preserve">Markov chain</w:delText>
          </w:r>
        </w:del>
      </w:hyperlink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if, whenever</w:delText>
        </w:r>
      </w:del>
      <w:del w:id="24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has distribution</w:delText>
        </w:r>
      </w:del>
      <w:del w:id="244" w:author="PR Preview" w:date="2026-01-01T00:00:00Z">
        <w:r>
          <w:delText xml:space="preserve"> </w:delText>
        </w:r>
      </w:del>
      <m:oMath>
        <m:r>
          <m:t>π</m:t>
        </m:r>
      </m:oMath>
      <w:del w:id="245" w:author="PR Preview" w:date="2026-01-01T00:00:00Z">
        <w:r>
          <w:delText xml:space="preserve">,</w:delText>
        </w:r>
      </w:del>
      <w:del w:id="24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also has distribution</w:delText>
        </w:r>
      </w:del>
      <w:del w:id="249" w:author="PR Preview" w:date="2026-01-01T00:00:00Z">
        <w:r>
          <w:delText xml:space="preserve"> </w:delText>
        </w:r>
      </w:del>
      <m:oMath>
        <m:r>
          <m:t>π</m:t>
        </m:r>
      </m:oMath>
      <w:del w:id="250" w:author="PR Preview" w:date="2026-01-01T00:00:00Z">
        <w:r>
          <w:delText xml:space="preserve">.</w:delText>
        </w:r>
      </w:del>
    </w:p>
    <w:p>
      <w:pPr>
        <w:pStyle w:val="FirstParagraph"/>
      </w:pPr>
      <w:ins w:id="251" w:author="PR Preview" w:date="2026-01-01T00:00:00Z">
        <w:r>
          <w:rPr>
            <w:b/>
            <w:bCs/>
          </w:rPr>
          <w:t xml:space="preserve">Definition 3 (Markov chain)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A sequence of random variables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$\mathord{\smash[b]{\underset{\raise.3ex\hbox{$\scriptstyle\sim$}}{\theta}}\vphantom{\theta}}^{(1)}, \mathord{\smash[b]{\underset{\raise.3ex\hbox{$\scriptstyle\sim$}}{\theta}}\vphantom{\theta}}^{(2)}, \ldots$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is a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rPr>
            <w:b/>
            <w:bCs/>
          </w:rPr>
          <w:t xml:space="preserve">Markov chain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if, for every</w:t>
        </w:r>
      </w:ins>
      <w:ins w:id="262" w:author="PR Preview" w:date="2026-01-01T00:00:00Z">
        <w:r>
          <w:t xml:space="preserve"> </w:t>
        </w:r>
      </w:ins>
      <m:oMath>
        <m:r>
          <m:t>t</m:t>
        </m:r>
      </m:oMath>
      <w:ins w:id="263" w:author="PR Preview" w:date="2026-01-01T00:00:00Z">
        <w:r>
          <w:t xml:space="preserve">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the conditional distribution of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$\mathord{\smash[b]{\underset{\raise.3ex\hbox{$\scriptstyle\sim$}}{\theta}}\vphantom{\theta}}^{(t+1)}$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given all the earlier values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depends only on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$\mathord{\smash[b]{\underset{\raise.3ex\hbox{$\scriptstyle\sim$}}{\theta}}\vphantom{\theta}}^{(t)}$</w:t>
        </w:r>
      </w:ins>
      <w:ins w:id="274" w:author="PR Preview" w:date="2026-01-01T00:00:00Z">
        <w:r>
          <w:t xml:space="preserve">:</w:t>
        </w:r>
      </w:ins>
    </w:p>
    <w:p>
      <w:pPr>
        <w:pStyle w:val="BodyText"/>
      </w:pPr>
      <w:ins w:id="275" w:author="PR Preview" w:date="2026-01-01T00:00:00Z">
        <w:r>
  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  </w:r>
      </w:ins>
    </w:p>
    <w:bookmarkEnd w:id="19"/>
    <w:bookmarkStart w:id="20" w:name="def-stationary-distribution"/>
    <w:p>
      <w:pPr>
        <w:pStyle w:val="FirstParagraph"/>
      </w:pPr>
      <w:ins w:id="276" w:author="PR Preview" w:date="2026-01-01T00:00:00Z">
        <w:r>
          <w:rPr>
            <w:b/>
            <w:bCs/>
          </w:rPr>
          <w:t xml:space="preserve">Definition 4 (Stationary distribution)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 distribution</w:t>
        </w:r>
      </w:ins>
      <w:ins w:id="279" w:author="PR Preview" w:date="2026-01-01T00:00:00Z">
        <w:r>
          <w:t xml:space="preserve"> </w:t>
        </w:r>
      </w:ins>
      <m:oMath>
        <m:r>
          <m:t>π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 a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rPr>
            <w:b/>
            <w:bCs/>
          </w:rPr>
          <w:t xml:space="preserve">stationary distribution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of a</w:t>
        </w:r>
      </w:ins>
      <w:ins w:id="286" w:author="PR Preview" w:date="2026-01-01T00:00:00Z">
        <w:r>
          <w:t xml:space="preserve"> </w:t>
        </w:r>
      </w:ins>
      <w:hyperlink w:anchor="def-markov-chain">
        <w:ins w:id="287" w:author="PR Preview" w:date="2026-01-01T00:00:00Z">
          <w:r>
            <w:rPr>
              <w:rStyle w:val="Hyperlink"/>
            </w:rPr>
            <w:t xml:space="preserve">Markov chain</w:t>
          </w:r>
        </w:ins>
      </w:hyperlink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if, whenever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$\mathord{\smash[b]{\underset{\raise.3ex\hbox{$\scriptstyle\sim$}}{\theta}}\vphantom{\theta}}^{(t)}$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has distribution</w:t>
        </w:r>
      </w:ins>
      <w:ins w:id="294" w:author="PR Preview" w:date="2026-01-01T00:00:00Z">
        <w:r>
          <w:t xml:space="preserve"> </w:t>
        </w:r>
      </w:ins>
      <m:oMath>
        <m:r>
          <m:t>π</m:t>
        </m:r>
      </m:oMath>
      <w:ins w:id="295" w:author="PR Preview" w:date="2026-01-01T00:00:00Z">
        <w:r>
          <w:t xml:space="preserve">,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$\mathord{\smash[b]{\underset{\raise.3ex\hbox{$\scriptstyle\sim$}}{\theta}}\vphantom{\theta}}^{(t+1)}$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also has distribution</w:t>
        </w:r>
      </w:ins>
      <w:ins w:id="300" w:author="PR Preview" w:date="2026-01-01T00:00:00Z">
        <w:r>
          <w:t xml:space="preserve"> </w:t>
        </w:r>
      </w:ins>
      <m:oMath>
        <m:r>
          <m:t>π</m:t>
        </m:r>
      </m:oMath>
      <w:ins w:id="301" w:author="PR Preview" w:date="2026-01-01T00:00:00Z">
        <w:r>
          <w:t xml:space="preserve">.</w:t>
        </w:r>
      </w:ins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del w:id="302" w:author="PR Preview" w:date="2026-01-01T00:00:00Z">
        <w:r>
          <w:delText xml:space="preserve">Under conditions on its transition probabilities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(irreducibility, aperiodicity and positive recurrence;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for a continuous parameter, Harris positive recurrence),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 Markov chain has a unique stationary distribution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and the distribution of</w:delText>
        </w:r>
      </w:del>
      <w:del w:id="31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converges to it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(Gelman et al. 2013, sec. 11.2, p. 279; Robert and Casella 2004, sec. 6.6.1, Theorem 6.51, p. 234)</w:delText>
        </w:r>
      </w:del>
      <w:del w:id="316" w:author="PR Preview" w:date="2026-01-01T00:00:00Z">
        <w:r>
          <w:delText xml:space="preserve">.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Sample means along the chain also converge to expectations under that distribution,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even though successive values are correlated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(Robert and Casella 2004, sec. 6.7.1, Theorem 6.63, p. 241; Robert and Casella 2004, sec. 7.2, p. 269)</w:delText>
        </w:r>
      </w:del>
      <w:del w:id="323" w:author="PR Preview" w:date="2026-01-01T00:00:00Z">
        <w:r>
          <w:delText xml:space="preserve">.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MCMC algorithms construct a Markov chain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whose stationary distribution is the posterior</w:delText>
        </w:r>
      </w:del>
      <w:del w:id="32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(Gelman et al. 2013, chap. 11, p. 275)</w:delText>
        </w:r>
      </w:del>
      <w:del w:id="331" w:author="PR Preview" w:date="2026-01-01T00:00:00Z">
        <w:r>
          <w:delText xml:space="preserve">,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so that</w:delText>
        </w:r>
      </w:del>
      <w:del w:id="334" w:author="PR Preview" w:date="2026-01-01T00:00:00Z">
        <w:r>
          <w:delText xml:space="preserve"> </w:delText>
        </w:r>
      </w:del>
      <w:hyperlink w:anchor="def-monte-carlo-estimate">
        <w:del w:id="335" w:author="PR Preview" w:date="2026-01-01T00:00:00Z">
          <w:r>
            <w:rPr>
              <w:rStyle w:val="Hyperlink"/>
            </w:rPr>
            <w:delText xml:space="preserve">Monte Carlo estimates</w:delText>
          </w:r>
        </w:del>
      </w:hyperlink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can be computed from the chain’s values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in place of independent draws.</w:delText>
        </w:r>
      </w:del>
    </w:p>
    <w:p>
      <w:pPr>
        <w:pStyle w:val="BodyText"/>
      </w:pPr>
      <w:ins w:id="340" w:author="PR Preview" w:date="2026-01-01T00:00:00Z">
        <w:r>
          <w:t xml:space="preserve">Under conditions on its transition probabilities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(irreducibility, aperiodicity and positive recurrence;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for a continuous parameter, Harris positive recurrence),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a Markov chain has a unique stationary distribution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and the distribution of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$\mathord{\smash[b]{\underset{\raise.3ex\hbox{$\scriptstyle\sim$}}{\theta}}\vphantom{\theta}}^{(t)}$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converges to it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(Gelman et al. 2013, sec. 11.2, p. 279; Robert and Casella 2004, sec. 6.6.1, Theorem 6.51, p. 234)</w:t>
        </w:r>
      </w:ins>
      <w:ins w:id="355" w:author="PR Preview" w:date="2026-01-01T00:00:00Z">
        <w:r>
          <w:t xml:space="preserve">.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Sample means along the chain also converge to expectations under that distribution,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even though successive values are correlated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(Robert and Casella 2004, sec. 6.7.1, Theorem 6.63, p. 241; Robert and Casella 2004, sec. 7.2, p. 269)</w:t>
        </w:r>
      </w:ins>
      <w:ins w:id="362" w:author="PR Preview" w:date="2026-01-01T00:00:00Z">
        <w:r>
          <w:t xml:space="preserve">.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MCMC algorithms construct a Markov chain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whose stationary distribution is the posterior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$\operatorname{p}(\mathord{\smash[b]{\underset{\raise.3ex\hbox{$\scriptstyle\sim$}}{\theta}}\vphantom{\theta}}\mid \mathord{\smash[b]{\underset{\raise.3ex\hbox{$\scriptstyle\sim$}}{y}}\vphantom{y}})$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(Gelman et al. 2013, chap. 11, p. 275)</w:t>
        </w:r>
      </w:ins>
      <w:ins w:id="371" w:author="PR Preview" w:date="2026-01-01T00:00:00Z">
        <w:r>
          <w:t xml:space="preserve">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so that</w:t>
        </w:r>
      </w:ins>
      <w:ins w:id="374" w:author="PR Preview" w:date="2026-01-01T00:00:00Z">
        <w:r>
          <w:t xml:space="preserve"> </w:t>
        </w:r>
      </w:ins>
      <w:hyperlink w:anchor="def-monte-carlo-estimate">
        <w:ins w:id="375" w:author="PR Preview" w:date="2026-01-01T00:00:00Z">
          <w:r>
            <w:rPr>
              <w:rStyle w:val="Hyperlink"/>
            </w:rPr>
            <w:t xml:space="preserve">Monte Carlo estimates</w:t>
          </w:r>
        </w:ins>
      </w:hyperlink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can be computed from the chain’s values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in place of independent draws.</w:t>
        </w:r>
      </w:ins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del w:id="380" w:author="PR Preview" w:date="2026-01-01T00:00:00Z">
        <w:r>
          <w:rPr>
            <w:b/>
            <w:bCs/>
          </w:rPr>
          <w:delText xml:space="preserve">Definition 5 (Proposal distribution)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In a Metropolis–Hastings sampler,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a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rPr>
            <w:b/>
            <w:bCs/>
          </w:rPr>
          <w:delText xml:space="preserve">proposal distribution</w:delText>
        </w:r>
      </w:del>
      <w:del w:id="38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is a conditional distribution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from which a candidate value</w:delText>
        </w:r>
      </w:del>
      <w:del w:id="39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is drawn, given the current value</w:delText>
        </w:r>
      </w:del>
      <w:del w:id="395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6" w:author="PR Preview" w:date="2026-01-01T00:00:00Z">
        <w:r>
          <w:delText xml:space="preserve">.</w:delText>
        </w:r>
      </w:del>
    </w:p>
    <w:p>
      <w:pPr>
        <w:pStyle w:val="BodyText"/>
      </w:pPr>
      <w:del w:id="397" w:author="PR Preview" w:date="2026-01-01T00:00:00Z">
        <w:r>
          <w:rPr>
            <w:b/>
            <w:bCs/>
          </w:rPr>
          <w:delText xml:space="preserve">Definition 6 (Symmetric proposal)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A</w:delText>
        </w:r>
      </w:del>
      <w:del w:id="400" w:author="PR Preview" w:date="2026-01-01T00:00:00Z">
        <w:r>
          <w:delText xml:space="preserve"> </w:delText>
        </w:r>
      </w:del>
      <w:hyperlink w:anchor="def-proposal-distribution">
        <w:del w:id="401" w:author="PR Preview" w:date="2026-01-01T00:00:00Z">
          <w:r>
            <w:rPr>
              <w:rStyle w:val="Hyperlink"/>
            </w:rPr>
            <w:delText xml:space="preserve">proposal distribution</w:delText>
          </w:r>
        </w:del>
      </w:hyperlink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is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rPr>
            <w:b/>
            <w:bCs/>
          </w:rPr>
          <w:delText xml:space="preserve">symmetric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if</w:delText>
        </w:r>
      </w:del>
      <w:del w:id="408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for every</w:delText>
        </w:r>
      </w:del>
      <w:del w:id="411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and</w:delText>
        </w:r>
      </w:del>
      <w:del w:id="41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15" w:author="PR Preview" w:date="2026-01-01T00:00:00Z">
        <w:r>
          <w:delText xml:space="preserve">.</w:delText>
        </w:r>
      </w:del>
    </w:p>
    <w:p>
      <w:pPr>
        <w:pStyle w:val="FirstParagraph"/>
      </w:pPr>
      <w:ins w:id="416" w:author="PR Preview" w:date="2026-01-01T00:00:00Z">
        <w:r>
          <w:rPr>
            <w:b/>
            <w:bCs/>
          </w:rPr>
          <w:t xml:space="preserve">Definition 5 (Proposal distribution)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In a Metropolis–Hastings sampler,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a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rPr>
            <w:b/>
            <w:bCs/>
          </w:rPr>
          <w:t xml:space="preserve">proposal distribution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$q(\cdot \mid \mathord{\smash[b]{\underset{\raise.3ex\hbox{$\scriptstyle\sim$}}{\theta}}\vphantom{\theta}})$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is a conditional distribution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from which a candidate value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$\mathord{\smash[b]{\underset{\raise.3ex\hbox{$\scriptstyle\sim$}}{\theta}}\vphantom{\theta}}^*$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is drawn, given the current value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$\mathord{\smash[b]{\underset{\raise.3ex\hbox{$\scriptstyle\sim$}}{\theta}}\vphantom{\theta}}$</w:t>
        </w:r>
      </w:ins>
      <w:ins w:id="435" w:author="PR Preview" w:date="2026-01-01T00:00:00Z">
        <w:r>
          <w:t xml:space="preserve">.</w:t>
        </w:r>
      </w:ins>
    </w:p>
    <w:bookmarkEnd w:id="39"/>
    <w:bookmarkStart w:id="40" w:name="def-symmetric-proposal"/>
    <w:p>
      <w:pPr>
        <w:pStyle w:val="BodyText"/>
      </w:pPr>
      <w:ins w:id="436" w:author="PR Preview" w:date="2026-01-01T00:00:00Z">
        <w:r>
          <w:rPr>
            <w:b/>
            <w:bCs/>
          </w:rPr>
          <w:t xml:space="preserve">Definition 6 (Symmetric proposal)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A</w:t>
        </w:r>
      </w:ins>
      <w:ins w:id="439" w:author="PR Preview" w:date="2026-01-01T00:00:00Z">
        <w:r>
          <w:t xml:space="preserve"> </w:t>
        </w:r>
      </w:ins>
      <w:hyperlink w:anchor="def-proposal-distribution">
        <w:ins w:id="440" w:author="PR Preview" w:date="2026-01-01T00:00:00Z">
          <w:r>
            <w:rPr>
              <w:rStyle w:val="Hyperlink"/>
            </w:rPr>
            <w:t xml:space="preserve">proposal distribution</w:t>
          </w:r>
        </w:ins>
      </w:hyperlink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is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rPr>
            <w:b/>
            <w:bCs/>
          </w:rPr>
          <w:t xml:space="preserve">symmetric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if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for every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$\mathord{\smash[b]{\underset{\raise.3ex\hbox{$\scriptstyle\sim$}}{\theta}}\vphantom{\theta}}$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and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$\mathord{\smash[b]{\underset{\raise.3ex\hbox{$\scriptstyle\sim$}}{\theta}}\vphantom{\theta}}^*$</w:t>
        </w:r>
      </w:ins>
      <w:ins w:id="457" w:author="PR Preview" w:date="2026-01-01T00:00:00Z">
        <w:r>
          <w:t xml:space="preserve">.</w:t>
        </w:r>
      </w:ins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del w:id="458" w:author="PR Preview" w:date="2026-01-01T00:00:00Z">
        <w:r>
          <w:rPr>
            <w:b/>
            <w:bCs/>
          </w:rPr>
          <w:delText xml:space="preserve">Definition 7 (Acceptance ratio)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For a target posterior</w:delText>
        </w:r>
      </w:del>
      <w:del w:id="46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62" w:author="PR Preview" w:date="2026-01-01T00:00:00Z">
        <w:r>
          <w:delText xml:space="preserve">,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a</w:delText>
        </w:r>
      </w:del>
      <w:del w:id="465" w:author="PR Preview" w:date="2026-01-01T00:00:00Z">
        <w:r>
          <w:delText xml:space="preserve"> </w:delText>
        </w:r>
      </w:del>
      <w:hyperlink w:anchor="def-proposal-distribution">
        <w:del w:id="466" w:author="PR Preview" w:date="2026-01-01T00:00:00Z">
          <w:r>
            <w:rPr>
              <w:rStyle w:val="Hyperlink"/>
            </w:rPr>
            <w:delText xml:space="preserve">proposal distribution</w:delText>
          </w:r>
        </w:del>
      </w:hyperlink>
      <w:del w:id="467" w:author="PR Preview" w:date="2026-01-01T00:00:00Z">
        <w:r>
          <w:delText xml:space="preserve"> </w:delText>
        </w:r>
      </w:del>
      <m:oMath>
        <m:r>
          <m:t>q</m:t>
        </m:r>
      </m:oMath>
      <w:del w:id="468" w:author="PR Preview" w:date="2026-01-01T00:00:00Z">
        <w:r>
          <w:delText xml:space="preserve">,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a current value</w:delText>
        </w:r>
      </w:del>
      <w:del w:id="47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472" w:author="PR Preview" w:date="2026-01-01T00:00:00Z">
        <w:r>
          <w:delText xml:space="preserve">, and a candidate</w:delText>
        </w:r>
      </w:del>
      <w:del w:id="47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74" w:author="PR Preview" w:date="2026-01-01T00:00:00Z">
        <w:r>
          <w:delText xml:space="preserve">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the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rPr>
            <w:b/>
            <w:bCs/>
          </w:rPr>
          <w:delText xml:space="preserve">acceptance ratio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481" w:author="PR Preview" w:date="2026-01-01T00:00:00Z">
        <w:r>
          <w:rPr>
            <w:b/>
            <w:bCs/>
          </w:rPr>
          <w:t xml:space="preserve">Definition 7 (Acceptance ratio)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For a target posterior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  </w:r>
      </w:ins>
      <w:ins w:id="486" w:author="PR Preview" w:date="2026-01-01T00:00:00Z">
        <w:r>
          <w:t xml:space="preserve">,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a</w:t>
        </w:r>
      </w:ins>
      <w:ins w:id="489" w:author="PR Preview" w:date="2026-01-01T00:00:00Z">
        <w:r>
          <w:t xml:space="preserve"> </w:t>
        </w:r>
      </w:ins>
      <w:hyperlink w:anchor="def-proposal-distribution">
        <w:ins w:id="490" w:author="PR Preview" w:date="2026-01-01T00:00:00Z">
          <w:r>
            <w:rPr>
              <w:rStyle w:val="Hyperlink"/>
            </w:rPr>
            <w:t xml:space="preserve">proposal distribution</w:t>
          </w:r>
        </w:ins>
      </w:hyperlink>
      <w:ins w:id="491" w:author="PR Preview" w:date="2026-01-01T00:00:00Z">
        <w:r>
          <w:t xml:space="preserve"> </w:t>
        </w:r>
      </w:ins>
      <m:oMath>
        <m:r>
          <m:t>q</m:t>
        </m:r>
      </m:oMath>
      <w:ins w:id="492" w:author="PR Preview" w:date="2026-01-01T00:00:00Z">
        <w:r>
          <w:t xml:space="preserve">,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a current value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$\mathord{\smash[b]{\underset{\raise.3ex\hbox{$\scriptstyle\sim$}}{\theta}}\vphantom{\theta}}^{(t)}$</w:t>
        </w:r>
      </w:ins>
      <w:ins w:id="497" w:author="PR Preview" w:date="2026-01-01T00:00:00Z">
        <w:r>
          <w:t xml:space="preserve">, and a candidate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$\mathord{\smash[b]{\underset{\raise.3ex\hbox{$\scriptstyle\sim$}}{\theta}}\vphantom{\theta}}^*$</w:t>
        </w:r>
      </w:ins>
      <w:ins w:id="500" w:author="PR Preview" w:date="2026-01-01T00:00:00Z">
        <w:r>
          <w:t xml:space="preserve">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the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rPr>
            <w:b/>
            <w:bCs/>
          </w:rPr>
          <w:t xml:space="preserve">acceptance ratio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is</w:t>
        </w:r>
      </w:ins>
    </w:p>
    <w:p>
      <w:pPr>
        <w:pStyle w:val="BodyText"/>
      </w:pPr>
      <w:ins w:id="507" w:author="PR Preview" w:date="2026-01-01T00:00:00Z">
        <w:r>
  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  </w:r>
      </w:ins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del w:id="508" w:author="PR Preview" w:date="2026-01-01T00:00:00Z">
        <w:r>
          <w:rPr>
            <w:b/>
            <w:bCs/>
          </w:rPr>
          <w:delText xml:space="preserve">Definition 8 (Metropolis–Hastings algorithm)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Given a target posterior</w:delText>
        </w:r>
      </w:del>
      <w:del w:id="51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12" w:author="PR Preview" w:date="2026-01-01T00:00:00Z">
        <w:r>
          <w:delText xml:space="preserve">,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a</w:delText>
        </w:r>
      </w:del>
      <w:del w:id="515" w:author="PR Preview" w:date="2026-01-01T00:00:00Z">
        <w:r>
          <w:delText xml:space="preserve"> </w:delText>
        </w:r>
      </w:del>
      <w:hyperlink w:anchor="def-proposal-distribution">
        <w:del w:id="516" w:author="PR Preview" w:date="2026-01-01T00:00:00Z">
          <w:r>
            <w:rPr>
              <w:rStyle w:val="Hyperlink"/>
            </w:rPr>
            <w:delText xml:space="preserve">proposal distribution</w:delText>
          </w:r>
        </w:del>
      </w:hyperlink>
      <w:del w:id="51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18" w:author="PR Preview" w:date="2026-01-01T00:00:00Z">
        <w:r>
          <w:delText xml:space="preserve">,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and a starting value</w:delText>
        </w:r>
      </w:del>
      <w:del w:id="52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522" w:author="PR Preview" w:date="2026-01-01T00:00:00Z">
        <w:r>
          <w:delText xml:space="preserve">,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the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rPr>
            <w:b/>
            <w:bCs/>
          </w:rPr>
          <w:delText xml:space="preserve">Metropolis–Hastings algorithm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produces</w:delText>
        </w:r>
      </w:del>
      <w:del w:id="52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from</w:delText>
        </w:r>
      </w:del>
      <w:del w:id="53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as follows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(Dobson and Barnett 2018, chap. 13, p. 291)</w:delText>
        </w:r>
      </w:del>
      <w:del w:id="537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01"/>
        </w:numPr>
      </w:pPr>
      <w:del w:id="538" w:author="PR Preview" w:date="2026-01-01T00:00:00Z">
        <w:r>
          <w:delText xml:space="preserve">Draw a candidate</w:delText>
        </w:r>
      </w:del>
      <w:del w:id="53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540" w:author="PR Preview" w:date="2026-01-01T00:00:00Z">
        <w:r>
          <w:delText xml:space="preserve">.</w:delText>
        </w:r>
      </w:del>
    </w:p>
    <w:p>
      <w:pPr>
        <w:pStyle w:val="BodyText"/>
      </w:pPr>
      <w:ins w:id="541" w:author="PR Preview" w:date="2026-01-01T00:00:00Z">
        <w:r>
          <w:rPr>
            <w:b/>
            <w:bCs/>
          </w:rPr>
          <w:t xml:space="preserve">Definition 8 (Metropolis–Hastings algorithm)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Given a target posterior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$\operatorname{p}(\mathord{\smash[b]{\underset{\raise.3ex\hbox{$\scriptstyle\sim$}}{\theta}}\vphantom{\theta}}\mid \mathord{\smash[b]{\underset{\raise.3ex\hbox{$\scriptstyle\sim$}}{y}}\vphantom{y}})$</w:t>
        </w:r>
      </w:ins>
      <w:ins w:id="546" w:author="PR Preview" w:date="2026-01-01T00:00:00Z">
        <w:r>
          <w:t xml:space="preserve">,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a</w:t>
        </w:r>
      </w:ins>
      <w:ins w:id="549" w:author="PR Preview" w:date="2026-01-01T00:00:00Z">
        <w:r>
          <w:t xml:space="preserve"> </w:t>
        </w:r>
      </w:ins>
      <w:hyperlink w:anchor="def-proposal-distribution">
        <w:ins w:id="550" w:author="PR Preview" w:date="2026-01-01T00:00:00Z">
          <w:r>
            <w:rPr>
              <w:rStyle w:val="Hyperlink"/>
            </w:rPr>
            <w:t xml:space="preserve">proposal distribution</w:t>
          </w:r>
        </w:ins>
      </w:hyperlink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$q(\cdot \mid \mathord{\smash[b]{\underset{\raise.3ex\hbox{$\scriptstyle\sim$}}{\theta}}\vphantom{\theta}})$</w:t>
        </w:r>
      </w:ins>
      <w:ins w:id="553" w:author="PR Preview" w:date="2026-01-01T00:00:00Z">
        <w:r>
          <w:t xml:space="preserve">,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and a starting value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$\mathord{\smash[b]{\underset{\raise.3ex\hbox{$\scriptstyle\sim$}}{\theta}}\vphantom{\theta}}^{(1)}$</w:t>
        </w:r>
      </w:ins>
      <w:ins w:id="558" w:author="PR Preview" w:date="2026-01-01T00:00:00Z">
        <w:r>
          <w:t xml:space="preserve">,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the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rPr>
            <w:b/>
            <w:bCs/>
          </w:rPr>
          <w:t xml:space="preserve">Metropolis–Hastings algorithm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produces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$\mathord{\smash[b]{\underset{\raise.3ex\hbox{$\scriptstyle\sim$}}{\theta}}\vphantom{\theta}}^{(t+1)}$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from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$\mathord{\smash[b]{\underset{\raise.3ex\hbox{$\scriptstyle\sim$}}{\theta}}\vphantom{\theta}}^{(t)}$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as follows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(Dobson and Barnett 2018, chap. 13, p. 291)</w:t>
        </w:r>
      </w:ins>
      <w:ins w:id="575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w:ins w:id="576" w:author="PR Preview" w:date="2026-01-01T00:00:00Z">
        <w:r>
          <w:t xml:space="preserve">Draw a candidate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$\mathord{\smash[b]{\underset{\raise.3ex\hbox{$\scriptstyle\sim$}}{\theta}}\vphantom{\theta}}^* \sim q(\cdot \mid \mathord{\smash[b]{\underset{\raise.3ex\hbox{$\scriptstyle\sim$}}{\theta}}\vphantom{\theta}}^{(t)})$</w:t>
        </w:r>
      </w:ins>
      <w:ins w:id="57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del w:id="580" w:author="PR Preview" w:date="2026-01-01T00:00:00Z">
        <w:r>
          <w:delText xml:space="preserve">With probability</w:delText>
        </w:r>
      </w:del>
      <w:del w:id="581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del w:id="582" w:author="PR Preview" w:date="2026-01-01T00:00:00Z">
        <w:r>
          <w:delText xml:space="preserve">, set</w:delText>
        </w:r>
      </w:del>
      <w:del w:id="58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(accept the candidate);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otherwise set</w:delText>
        </w:r>
      </w:del>
      <w:del w:id="58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(reject it).</w:delText>
        </w:r>
      </w:del>
    </w:p>
    <w:p>
      <w:pPr>
        <w:pStyle w:val="FirstParagraph"/>
      </w:pPr>
      <w:del w:id="591" w:author="PR Preview" w:date="2026-01-01T00:00:00Z">
        <w:r>
          <w:delText xml:space="preserve">The first factor of</w:delText>
        </w:r>
      </w:del>
      <w:del w:id="592" w:author="PR Preview" w:date="2026-01-01T00:00:00Z">
        <w:r>
          <w:delText xml:space="preserve"> </w:delText>
        </w:r>
      </w:del>
      <m:oMath>
        <m:r>
          <m:t>α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is the ratio</w:delText>
        </w:r>
      </w:del>
      <w:del w:id="59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with the normalizing constant</w:delText>
        </w:r>
      </w:del>
      <w:del w:id="59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canceled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(</w:delText>
        </w:r>
      </w:del>
      <w:hyperlink r:id="rId45">
        <w:del w:id="603" w:author="PR Preview" w:date="2026-01-01T00:00:00Z">
          <w:r>
            <w:rPr>
              <w:rStyle w:val="Hyperlink"/>
            </w:rPr>
            <w:delText xml:space="preserve">the posterior equation</w:delText>
          </w:r>
        </w:del>
      </w:hyperlink>
      <w:del w:id="604" w:author="PR Preview" w:date="2026-01-01T00:00:00Z">
        <w:r>
          <w:delText xml:space="preserve">),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so the algorithm needs only the unnormalized posterior.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When the proposal is</w:delText>
        </w:r>
      </w:del>
      <w:del w:id="609" w:author="PR Preview" w:date="2026-01-01T00:00:00Z">
        <w:r>
          <w:delText xml:space="preserve"> </w:delText>
        </w:r>
      </w:del>
      <w:hyperlink w:anchor="def-symmetric-proposal">
        <w:del w:id="610" w:author="PR Preview" w:date="2026-01-01T00:00:00Z">
          <w:r>
            <w:rPr>
              <w:rStyle w:val="Hyperlink"/>
            </w:rPr>
            <w:delText xml:space="preserve">symmetric</w:delText>
          </w:r>
        </w:del>
      </w:hyperlink>
      <w:del w:id="611" w:author="PR Preview" w:date="2026-01-01T00:00:00Z">
        <w:r>
          <w:delText xml:space="preserve">,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as for a random walk</w:delText>
        </w:r>
      </w:del>
      <w:del w:id="61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with</w:delText>
        </w:r>
      </w:del>
      <w:del w:id="617" w:author="PR Preview" w:date="2026-01-01T00:00:00Z">
        <w:r>
          <w:delText xml:space="preserve"> </w:delText>
        </w:r>
      </w:del>
      <m:oMath>
        <m:r>
          <m:t>ε</m:t>
        </m:r>
      </m:oMath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drawn from a distribution symmetric about 0,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the second factor equals 1.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Provided the proposal can reach every region where the posterior is positive,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the resulting chain is a</w:delText>
        </w:r>
      </w:del>
      <w:del w:id="626" w:author="PR Preview" w:date="2026-01-01T00:00:00Z">
        <w:r>
          <w:delText xml:space="preserve"> </w:delText>
        </w:r>
      </w:del>
      <w:hyperlink w:anchor="def-markov-chain">
        <w:del w:id="627" w:author="PR Preview" w:date="2026-01-01T00:00:00Z">
          <w:r>
            <w:rPr>
              <w:rStyle w:val="Hyperlink"/>
            </w:rPr>
            <w:delText xml:space="preserve">Markov chain</w:delText>
          </w:r>
        </w:del>
      </w:hyperlink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whose stationary distribution is the posterior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(Gelman et al. 2013, sec. 11.2, pp. 279-280; Robert and Casella 2004, sec. 7.3.1, Theorem 7.2, p. 272)</w:delText>
        </w:r>
      </w:del>
      <w:del w:id="63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ins w:id="633" w:author="PR Preview" w:date="2026-01-01T00:00:00Z">
        <w:r>
          <w:t xml:space="preserve">With probability</w:t>
        </w:r>
      </w:ins>
      <w:ins w:id="634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ins w:id="635" w:author="PR Preview" w:date="2026-01-01T00:00:00Z">
        <w:r>
          <w:t xml:space="preserve">, set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$\mathord{\smash[b]{\underset{\raise.3ex\hbox{$\scriptstyle\sim$}}{\theta}}\vphantom{\theta}}^{(t+1)} = \mathord{\smash[b]{\underset{\raise.3ex\hbox{$\scriptstyle\sim$}}{\theta}}\vphantom{\theta}}^*$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(accept the candidate);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otherwise set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$\mathord{\smash[b]{\underset{\raise.3ex\hbox{$\scriptstyle\sim$}}{\theta}}\vphantom{\theta}}^{(t+1)} = \mathord{\smash[b]{\underset{\raise.3ex\hbox{$\scriptstyle\sim$}}{\theta}}\vphantom{\theta}}^{(t)}$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(reject it).</w:t>
        </w:r>
      </w:ins>
    </w:p>
    <w:bookmarkEnd w:id="44"/>
    <w:p>
      <w:pPr>
        <w:pStyle w:val="FirstParagraph"/>
      </w:pPr>
      <w:ins w:id="646" w:author="PR Preview" w:date="2026-01-01T00:00:00Z">
        <w:r>
          <w:t xml:space="preserve">The first factor of</w:t>
        </w:r>
      </w:ins>
      <w:ins w:id="647" w:author="PR Preview" w:date="2026-01-01T00:00:00Z">
        <w:r>
          <w:t xml:space="preserve"> </w:t>
        </w:r>
      </w:ins>
      <m:oMath>
        <m:r>
          <m:t>α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is the ratio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with the normalizing constant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$\operatorname{p}(\mathord{\smash[b]{\underset{\raise.3ex\hbox{$\scriptstyle\sim$}}{y}}\vphantom{y}})$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canceled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(</w:t>
        </w:r>
      </w:ins>
      <w:hyperlink r:id="rId45">
        <w:ins w:id="660" w:author="PR Preview" w:date="2026-01-01T00:00:00Z">
          <w:r>
            <w:rPr>
              <w:rStyle w:val="Hyperlink"/>
            </w:rPr>
            <w:t xml:space="preserve">the posterior equation</w:t>
          </w:r>
        </w:ins>
      </w:hyperlink>
      <w:ins w:id="661" w:author="PR Preview" w:date="2026-01-01T00:00:00Z">
        <w:r>
          <w:t xml:space="preserve">),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so the algorithm needs only the unnormalized posterior.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When the proposal is</w:t>
        </w:r>
      </w:ins>
      <w:ins w:id="666" w:author="PR Preview" w:date="2026-01-01T00:00:00Z">
        <w:r>
          <w:t xml:space="preserve"> </w:t>
        </w:r>
      </w:ins>
      <w:hyperlink w:anchor="def-symmetric-proposal">
        <w:ins w:id="667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668" w:author="PR Preview" w:date="2026-01-01T00:00:00Z">
        <w:r>
          <w:t xml:space="preserve">,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as for a random walk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$\mathord{\smash[b]{\underset{\raise.3ex\hbox{$\scriptstyle\sim$}}{\theta}}\vphantom{\theta}}^* = \mathord{\smash[b]{\underset{\raise.3ex\hbox{$\scriptstyle\sim$}}{\theta}}\vphantom{\theta}}^{(t)} + \varepsilon$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with</w:t>
        </w:r>
      </w:ins>
      <w:ins w:id="675" w:author="PR Preview" w:date="2026-01-01T00:00:00Z">
        <w:r>
          <w:t xml:space="preserve"> </w:t>
        </w:r>
      </w:ins>
      <m:oMath>
        <m:r>
          <m:t>ε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drawn from a distribution symmetric about 0,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the second factor equals 1.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Provided the proposal can reach every region where the posterior is positive,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the resulting chain is a</w:t>
        </w:r>
      </w:ins>
      <w:ins w:id="684" w:author="PR Preview" w:date="2026-01-01T00:00:00Z">
        <w:r>
          <w:t xml:space="preserve"> </w:t>
        </w:r>
      </w:ins>
      <w:hyperlink w:anchor="def-markov-chain">
        <w:ins w:id="685" w:author="PR Preview" w:date="2026-01-01T00:00:00Z">
          <w:r>
            <w:rPr>
              <w:rStyle w:val="Hyperlink"/>
            </w:rPr>
            <w:t xml:space="preserve">Markov chain</w:t>
          </w:r>
        </w:ins>
      </w:hyperlink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whose stationary distribution is the posterior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(Gelman et al. 2013, sec. 11.2, pp. 279-280; Robert and Casella 2004, sec. 7.3.1, Theorem 7.2, p. 272)</w:t>
        </w:r>
      </w:ins>
      <w:ins w:id="690" w:author="PR Preview" w:date="2026-01-01T00:00:00Z">
        <w:r>
          <w:t xml:space="preserve">.</w:t>
        </w:r>
      </w:ins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del w:id="691" w:author="PR Preview" w:date="2026-01-01T00:00:00Z">
        <w:r>
          <w:rPr>
            <w:b/>
            <w:bCs/>
          </w:rPr>
          <w:delText xml:space="preserve">Definition 11 (Full conditional distribution)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For a parameter vector</w:delText>
        </w:r>
      </w:del>
      <w:del w:id="694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del w:id="695" w:author="PR Preview" w:date="2026-01-01T00:00:00Z">
        <w:r>
          <w:delText xml:space="preserve">,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the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rPr>
            <w:b/>
            <w:bCs/>
          </w:rPr>
          <w:delText xml:space="preserve">full conditional distribution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of the component</w:delText>
        </w:r>
      </w:del>
      <w:del w:id="702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is its conditional distribution given the data and all the other components,</w:delText>
        </w:r>
      </w:del>
      <w:del w:id="70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706" w:author="PR Preview" w:date="2026-01-01T00:00:00Z">
        <w:r>
          <w:delText xml:space="preserve">,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where</w:delText>
        </w:r>
      </w:del>
      <w:del w:id="70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denotes every component of</w:delText>
        </w:r>
      </w:del>
      <w:del w:id="712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except</w:delText>
        </w:r>
      </w:del>
      <w:del w:id="715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716" w:author="PR Preview" w:date="2026-01-01T00:00:00Z">
        <w:r>
          <w:delText xml:space="preserve">.</w:delText>
        </w:r>
      </w:del>
    </w:p>
    <w:p>
      <w:pPr>
        <w:pStyle w:val="BodyText"/>
      </w:pPr>
      <w:del w:id="717" w:author="PR Preview" w:date="2026-01-01T00:00:00Z">
        <w:r>
          <w:rPr>
            <w:b/>
            <w:bCs/>
          </w:rPr>
          <w:delText xml:space="preserve">Definition 12 (Gibbs sampler)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The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rPr>
            <w:b/>
            <w:bCs/>
          </w:rPr>
          <w:delText xml:space="preserve">Gibbs sampler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produces</w:delText>
        </w:r>
      </w:del>
      <w:del w:id="72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from</w:delText>
        </w:r>
      </w:del>
      <w:del w:id="72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by updating one component at a time: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for</w:delText>
        </w:r>
      </w:del>
      <w:del w:id="73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in turn,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it draws</w:delText>
        </w:r>
      </w:del>
      <w:del w:id="737" w:author="PR Preview" w:date="2026-01-01T00:00:00Z">
        <w:r>
          <w:delText xml:space="preserve"> </w:delText>
        </w:r>
      </w:del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from the</w:delText>
        </w:r>
      </w:del>
      <w:del w:id="740" w:author="PR Preview" w:date="2026-01-01T00:00:00Z">
        <w:r>
          <w:delText xml:space="preserve"> </w:delText>
        </w:r>
      </w:del>
      <w:hyperlink w:anchor="def-full-conditional">
        <w:del w:id="741" w:author="PR Preview" w:date="2026-01-01T00:00:00Z">
          <w:r>
            <w:rPr>
              <w:rStyle w:val="Hyperlink"/>
            </w:rPr>
            <w:delText xml:space="preserve">full conditional distribution</w:delText>
          </w:r>
        </w:del>
      </w:hyperlink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of</w:delText>
        </w:r>
      </w:del>
      <w:del w:id="744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745" w:author="PR Preview" w:date="2026-01-01T00:00:00Z">
        <w:r>
          <w:delText xml:space="preserve">,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with each other component set to its most recent value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(Dobson and Barnett 2018, chap. 13, p. 293)</w:delText>
        </w:r>
      </w:del>
      <w:del w:id="750" w:author="PR Preview" w:date="2026-01-01T00:00:00Z">
        <w:r>
          <w:delText xml:space="preserve">.</w:delText>
        </w:r>
      </w:del>
    </w:p>
    <w:p>
      <w:pPr>
        <w:pStyle w:val="FirstParagraph"/>
      </w:pPr>
      <w:ins w:id="751" w:author="PR Preview" w:date="2026-01-01T00:00:00Z">
        <w:r>
          <w:rPr>
            <w:b/>
            <w:bCs/>
          </w:rPr>
          <w:t xml:space="preserve">Definition 11 (Full conditional distribution)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For a parameter vector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$\mathord{\smash[b]{\underset{\raise.3ex\hbox{$\scriptstyle\sim$}}{\theta}}\vphantom{\theta}}= (\theta_1, \ldots, \theta_K)$</w:t>
        </w:r>
      </w:ins>
      <w:ins w:id="756" w:author="PR Preview" w:date="2026-01-01T00:00:00Z">
        <w:r>
          <w:t xml:space="preserve">,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the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rPr>
            <w:b/>
            <w:bCs/>
          </w:rPr>
          <w:t xml:space="preserve">full conditional distribution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of the component</w:t>
        </w:r>
      </w:ins>
      <w:ins w:id="763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is its conditional distribution given the data and all the other components,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$\operatorname{p}(\theta_k \mid \mathord{\smash[b]{\underset{\raise.3ex\hbox{$\scriptstyle\sim$}}{\theta}}\vphantom{\theta}}_{-k}, \mathord{\smash[b]{\underset{\raise.3ex\hbox{$\scriptstyle\sim$}}{y}}\vphantom{y}})$</w:t>
        </w:r>
      </w:ins>
      <w:ins w:id="768" w:author="PR Preview" w:date="2026-01-01T00:00:00Z">
        <w:r>
          <w:t xml:space="preserve">,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where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$\mathord{\smash[b]{\underset{\raise.3ex\hbox{$\scriptstyle\sim$}}{\theta}}\vphantom{\theta}}_{-k}$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denotes every component of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$\mathord{\smash[b]{\underset{\raise.3ex\hbox{$\scriptstyle\sim$}}{\theta}}\vphantom{\theta}}$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except</w:t>
        </w:r>
      </w:ins>
      <w:ins w:id="779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780" w:author="PR Preview" w:date="2026-01-01T00:00:00Z">
        <w:r>
          <w:t xml:space="preserve">.</w:t>
        </w:r>
      </w:ins>
    </w:p>
    <w:bookmarkEnd w:id="56"/>
    <w:bookmarkStart w:id="57" w:name="def-gibbs-sampler"/>
    <w:p>
      <w:pPr>
        <w:pStyle w:val="BodyText"/>
      </w:pPr>
      <w:ins w:id="781" w:author="PR Preview" w:date="2026-01-01T00:00:00Z">
        <w:r>
          <w:rPr>
            <w:b/>
            <w:bCs/>
          </w:rPr>
          <w:t xml:space="preserve">Definition 12 (Gibbs sampler)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The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rPr>
            <w:b/>
            <w:bCs/>
          </w:rPr>
          <w:t xml:space="preserve">Gibbs sampler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produces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$\mathord{\smash[b]{\underset{\raise.3ex\hbox{$\scriptstyle\sim$}}{\theta}}\vphantom{\theta}}^{(t+1)}$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from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$\mathord{\smash[b]{\underset{\raise.3ex\hbox{$\scriptstyle\sim$}}{\theta}}\vphantom{\theta}}^{(t)}$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by updating one component at a time: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for</w:t>
        </w:r>
      </w:ins>
      <w:ins w:id="79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in turn,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it draws</w:t>
        </w:r>
      </w:ins>
      <w:ins w:id="803" w:author="PR Preview" w:date="2026-01-01T00:00:00Z">
        <w:r>
          <w:t xml:space="preserve"> </w:t>
        </w:r>
      </w:ins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from the</w:t>
        </w:r>
      </w:ins>
      <w:ins w:id="806" w:author="PR Preview" w:date="2026-01-01T00:00:00Z">
        <w:r>
          <w:t xml:space="preserve"> </w:t>
        </w:r>
      </w:ins>
      <w:hyperlink w:anchor="def-full-conditional">
        <w:ins w:id="807" w:author="PR Preview" w:date="2026-01-01T00:00:00Z">
          <w:r>
            <w:rPr>
              <w:rStyle w:val="Hyperlink"/>
            </w:rPr>
            <w:t xml:space="preserve">full conditional distribution</w:t>
          </w:r>
        </w:ins>
      </w:hyperlink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of</w:t>
        </w:r>
      </w:ins>
      <w:ins w:id="810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811" w:author="PR Preview" w:date="2026-01-01T00:00:00Z">
        <w:r>
          <w:t xml:space="preserve">,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with each other component set to its most recent value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(Dobson and Barnett 2018, chap. 13, p. 293)</w:t>
        </w:r>
      </w:ins>
      <w:ins w:id="816" w:author="PR Preview" w:date="2026-01-01T00:00:00Z">
        <w:r>
          <w:t xml:space="preserve">.</w:t>
        </w:r>
      </w:ins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del w:id="817" w:author="PR Preview" w:date="2026-01-01T00:00:00Z">
        <w:r>
          <w:rPr>
            <w:b/>
            <w:bCs/>
          </w:rPr>
          <w:delText xml:space="preserve">Definition 14 (Deviance of a parameter value)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In the deviance information criterion,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the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rPr>
            <w:b/>
            <w:bCs/>
          </w:rPr>
          <w:delText xml:space="preserve">deviance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of a parameter value</w:delText>
        </w:r>
      </w:del>
      <w:del w:id="826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829" w:author="PR Preview" w:date="2026-01-01T00:00:00Z">
        <w:r>
          <w:rPr>
            <w:i/>
            <w:iCs/>
          </w:rPr>
          <w:delText xml:space="preserve">Remark 1</w:delText>
        </w:r>
      </w:del>
      <w:del w:id="830" w:author="PR Preview" w:date="2026-01-01T00:00:00Z">
        <w:r>
          <w:delText xml:space="preserve"> (Bayesian deviance and the generalized linear model deviance). </w:delText>
        </w:r>
      </w:del>
      <w:del w:id="831" w:author="PR Preview" w:date="2026-01-01T00:00:00Z">
        <w:r>
          <w:delText xml:space="preserve">This deviance is minus twice the log-likelihood.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A generalized linear model’s deviance subtracts the same quantity for the saturated model,</w:delText>
        </w:r>
      </w:del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which does not depend on</w:delText>
        </w:r>
      </w:del>
      <w:del w:id="836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37" w:author="PR Preview" w:date="2026-01-01T00:00:00Z">
        <w:r>
          <w:delText xml:space="preserve">,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so the two differ by a constant that cancels in comparisons between models of the same data.</w:delText>
        </w:r>
      </w:del>
    </w:p>
    <w:p>
      <w:pPr>
        <w:pStyle w:val="BodyText"/>
      </w:pPr>
      <w:del w:id="840" w:author="PR Preview" w:date="2026-01-01T00:00:00Z">
        <w:r>
          <w:rPr>
            <w:b/>
            <w:bCs/>
          </w:rPr>
          <w:delText xml:space="preserve">Definition 15 (Effective number of parameters)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Let</w:delText>
        </w:r>
      </w:del>
      <w:del w:id="843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be the posterior mean of the</w:delText>
        </w:r>
      </w:del>
      <w:del w:id="846" w:author="PR Preview" w:date="2026-01-01T00:00:00Z">
        <w:r>
          <w:delText xml:space="preserve"> </w:delText>
        </w:r>
      </w:del>
      <w:hyperlink w:anchor="def-bayes-deviance">
        <w:del w:id="847" w:author="PR Preview" w:date="2026-01-01T00:00:00Z">
          <w:r>
            <w:rPr>
              <w:rStyle w:val="Hyperlink"/>
            </w:rPr>
            <w:delText xml:space="preserve">deviance</w:delText>
          </w:r>
        </w:del>
      </w:hyperlink>
      <w:del w:id="848" w:author="PR Preview" w:date="2026-01-01T00:00:00Z">
        <w:r>
          <w:delText xml:space="preserve">,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and let</w:delText>
        </w:r>
      </w:del>
      <w:del w:id="85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be the posterior mean of the parameters.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The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rPr>
            <w:b/>
            <w:bCs/>
          </w:rPr>
          <w:delText xml:space="preserve">effective number of parameters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860" w:author="PR Preview" w:date="2026-01-01T00:00:00Z">
        <w:r>
          <w:rPr>
            <w:b/>
            <w:bCs/>
          </w:rPr>
          <w:t xml:space="preserve">Definition 14 (Deviance of a parameter value)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In the deviance information criterion,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the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rPr>
            <w:b/>
            <w:bCs/>
          </w:rPr>
          <w:t xml:space="preserve">deviance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of a parameter value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$\mathord{\smash[b]{\underset{\raise.3ex\hbox{$\scriptstyle\sim$}}{\theta}}\vphantom{\theta}}$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is</w:t>
        </w:r>
      </w:ins>
    </w:p>
    <w:p>
      <w:pPr>
        <w:pStyle w:val="BodyText"/>
      </w:pPr>
      <w:ins w:id="873" w:author="PR Preview" w:date="2026-01-01T00:00:00Z">
        <w:r>
  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  </w:r>
      </w:ins>
    </w:p>
    <w:bookmarkEnd w:id="70"/>
    <w:bookmarkStart w:id="71" w:name="rem-bayes-deviance-constant"/>
    <w:p>
      <w:pPr>
        <w:pStyle w:val="FirstParagraph"/>
      </w:pPr>
      <w:ins w:id="874" w:author="PR Preview" w:date="2026-01-01T00:00:00Z">
        <w:r>
          <w:rPr>
            <w:i/>
            <w:iCs/>
          </w:rPr>
          <w:t xml:space="preserve">Remark 1</w:t>
        </w:r>
      </w:ins>
      <w:ins w:id="875" w:author="PR Preview" w:date="2026-01-01T00:00:00Z">
        <w:r>
          <w:t xml:space="preserve"> (Bayesian deviance and the generalized linear model deviance). </w:t>
        </w:r>
      </w:ins>
      <w:ins w:id="876" w:author="PR Preview" w:date="2026-01-01T00:00:00Z">
        <w:r>
          <w:t xml:space="preserve">This deviance is minus twice the log-likelihood.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A generalized linear model’s deviance subtracts the same quantity for the saturated model,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which does not depend on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$\mathord{\smash[b]{\underset{\raise.3ex\hbox{$\scriptstyle\sim$}}{\theta}}\vphantom{\theta}}$</w:t>
        </w:r>
      </w:ins>
      <w:ins w:id="883" w:author="PR Preview" w:date="2026-01-01T00:00:00Z">
        <w:r>
          <w:t xml:space="preserve">,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so the two differ by a constant that cancels in comparisons between models of the same data.</w:t>
        </w:r>
      </w:ins>
    </w:p>
    <w:bookmarkEnd w:id="71"/>
    <w:bookmarkStart w:id="72" w:name="def-effective-parameters"/>
    <w:p>
      <w:pPr>
        <w:pStyle w:val="BodyText"/>
      </w:pPr>
      <w:ins w:id="886" w:author="PR Preview" w:date="2026-01-01T00:00:00Z">
        <w:r>
          <w:rPr>
            <w:b/>
            <w:bCs/>
          </w:rPr>
          <w:t xml:space="preserve">Definition 15 (Effective number of parameters)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Let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be the posterior mean of the</w:t>
        </w:r>
      </w:ins>
      <w:ins w:id="893" w:author="PR Preview" w:date="2026-01-01T00:00:00Z">
        <w:r>
          <w:t xml:space="preserve"> </w:t>
        </w:r>
      </w:ins>
      <w:hyperlink w:anchor="def-bayes-deviance">
        <w:ins w:id="894" w:author="PR Preview" w:date="2026-01-01T00:00:00Z">
          <w:r>
            <w:rPr>
              <w:rStyle w:val="Hyperlink"/>
            </w:rPr>
            <w:t xml:space="preserve">deviance</w:t>
          </w:r>
        </w:ins>
      </w:hyperlink>
      <w:ins w:id="895" w:author="PR Preview" w:date="2026-01-01T00:00:00Z">
        <w:r>
          <w:t xml:space="preserve">,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and let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be the posterior mean of the parameters.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The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rPr>
            <w:b/>
            <w:bCs/>
          </w:rPr>
          <w:t xml:space="preserve">effective number of parameters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is</w:t>
        </w:r>
      </w:ins>
    </w:p>
    <w:p>
      <w:pPr>
        <w:pStyle w:val="BodyText"/>
      </w:pPr>
      <w:ins w:id="908" w:author="PR Preview" w:date="2026-01-01T00:00:00Z">
        <w:r>
          <w:t xml:space="preserve">$$
    p_D \stackrel{\text{def}}{=}\overline{D} - D(\bar{\mathord{\smash[b]{\underset{\raise.3ex\hbox{$\scriptstyle\sim$}}{\theta}}\vphantom{\theta}}}).
    $$</w:t>
        </w:r>
      </w:ins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909" w:author="PR Preview" w:date="2026-01-01T00:00:00Z">
        <w:r>
          <w:t xml:space="preserve">$$
    \operatorname{DIC} \stackrel{\text{def}}{=}D(\bar{\mathord{\smash[b]{\underset{\raise.3ex\hbox{$\scriptstyle\sim$}}{\theta}}\vphantom{\theta}}}) + 2\,p_D,
    $$</w:t>
        </w:r>
      </w:ins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910" w:author="PR Preview" w:date="2026-01-01T00:00:00Z">
        <w:r>
          <w:delText xml:space="preserve">The term</w:delText>
        </w:r>
      </w:del>
      <w:del w:id="91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rewards fit,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while</w:delText>
        </w:r>
      </w:del>
      <w:del w:id="916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D</m:t>
            </m:r>
          </m:sub>
        </m:sSub>
      </m:oMath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penalizes complexity:</w:delText>
        </w:r>
      </w:del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it measures how much the deviance is reduced, on average,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by letting the parameters adapt to the data.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As with Akaike’s criterion, lower DIC is better,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and only differences in DIC between models fit to the same data are meaningful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(Dobson and Barnett 2018, chap. 13, p. 306)</w:delText>
        </w:r>
      </w:del>
      <w:del w:id="929" w:author="PR Preview" w:date="2026-01-01T00:00:00Z">
        <w:r>
          <w:delText xml:space="preserve">.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Both</w:delText>
        </w:r>
      </w:del>
      <w:del w:id="932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t>D</m:t>
            </m:r>
          </m:e>
        </m:bar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and</w:delText>
        </w:r>
      </w:del>
      <w:del w:id="93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are</w:delText>
        </w:r>
      </w:del>
      <w:del w:id="938" w:author="PR Preview" w:date="2026-01-01T00:00:00Z">
        <w:r>
          <w:delText xml:space="preserve"> </w:delText>
        </w:r>
      </w:del>
      <w:hyperlink w:anchor="def-monte-carlo-estimate">
        <w:del w:id="939" w:author="PR Preview" w:date="2026-01-01T00:00:00Z">
          <w:r>
            <w:rPr>
              <w:rStyle w:val="Hyperlink"/>
            </w:rPr>
            <w:delText xml:space="preserve">Monte Carlo estimates</w:delText>
          </w:r>
        </w:del>
      </w:hyperlink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from the posterior draws,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so DIC is a by-product of an MCMC run.</w:delText>
        </w:r>
      </w:del>
    </w:p>
    <w:p>
      <w:pPr>
        <w:pStyle w:val="BodyText"/>
      </w:pPr>
      <w:ins w:id="944" w:author="PR Preview" w:date="2026-01-01T00:00:00Z">
        <w:r>
  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  </w:r>
      </w:ins>
    </w:p>
    <w:p>
      <w:pPr>
        <w:pStyle w:val="FirstParagraph"/>
      </w:pPr>
      <w:ins w:id="945" w:author="PR Preview" w:date="2026-01-01T00:00:00Z">
        <w:r>
          <w:t xml:space="preserve">The term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$D(\bar{\mathord{\smash[b]{\underset{\raise.3ex\hbox{$\scriptstyle\sim$}}{\theta}}\vphantom{\theta}}})$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rewards fit,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while</w:t>
        </w:r>
      </w:ins>
      <w:ins w:id="95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D</m:t>
            </m:r>
          </m:sub>
        </m:sSub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penalizes complexity: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it measures how much the deviance is reduced, on average,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by letting the parameters adapt to the data.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As with Akaike’s criterion, lower DIC is better,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and only differences in DIC between models fit to the same data are meaningful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(Dobson and Barnett 2018, chap. 13, p. 306)</w:t>
        </w:r>
      </w:ins>
      <w:ins w:id="965" w:author="PR Preview" w:date="2026-01-01T00:00:00Z">
        <w:r>
          <w:t xml:space="preserve">.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Both</w:t>
        </w:r>
      </w:ins>
      <w:ins w:id="968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t>D</m:t>
            </m:r>
          </m:e>
        </m:bar>
      </m:oMath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and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$\bar{\mathord{\smash[b]{\underset{\raise.3ex\hbox{$\scriptstyle\sim$}}{\theta}}\vphantom{\theta}}}$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are</w:t>
        </w:r>
      </w:ins>
      <w:ins w:id="975" w:author="PR Preview" w:date="2026-01-01T00:00:00Z">
        <w:r>
          <w:t xml:space="preserve"> </w:t>
        </w:r>
      </w:ins>
      <w:hyperlink w:anchor="def-monte-carlo-estimate">
        <w:ins w:id="976" w:author="PR Preview" w:date="2026-01-01T00:00:00Z">
          <w:r>
            <w:rPr>
              <w:rStyle w:val="Hyperlink"/>
            </w:rPr>
            <w:t xml:space="preserve">Monte Carlo estimates</w:t>
          </w:r>
        </w:ins>
      </w:hyperlink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from the posterior draws,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so DIC is a by-product of an MCMC run.</w:t>
        </w:r>
      </w:ins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2026-10-17T01:19:16Z</dcterms:created>
  <dcterms:modified xsi:type="dcterms:W3CDTF">2026-10-17T01:19:16Z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