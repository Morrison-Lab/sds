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23:34:43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9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6" w:name="def-fitted-mode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10 (Fitting procedure)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fitting procedure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rule</w:delText>
        </w:r>
      </w:del>
      <w:del w:id="10" w:author="PR Preview" w:date="2026-01-01T00:00:00Z">
        <w:r>
          <w:delText xml:space="preserve"> </w:delText>
        </w:r>
      </w:del>
      <m:oMath>
        <m:r>
          <m:t>g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that,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given any data</w:delText>
        </w:r>
      </w:del>
      <w:del w:id="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 any covariate value</w:delText>
        </w:r>
      </w:del>
      <w:del w:id="18" w:author="PR Preview" w:date="2026-01-01T00:00:00Z">
        <w:r>
          <w:delText xml:space="preserve"> </w:delText>
        </w:r>
      </w:del>
      <m:oMath>
        <m:r>
          <m:t>x</m:t>
        </m:r>
      </m:oMath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computes a</w:delText>
        </w:r>
      </w:del>
      <w:del w:id="22" w:author="PR Preview" w:date="2026-01-01T00:00:00Z">
        <w:r>
          <w:delText xml:space="preserve"> </w:delText>
        </w:r>
      </w:del>
      <w:hyperlink r:id="rId18">
        <w:del w:id="23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of the outcome at</w:delText>
        </w:r>
      </w:del>
      <w:del w:id="26" w:author="PR Preview" w:date="2026-01-01T00:00:00Z">
        <w:r>
          <w:delText xml:space="preserve"> </w:delText>
        </w:r>
      </w:del>
      <m:oMath>
        <m:r>
          <m:t>x</m:t>
        </m:r>
      </m:oMath>
      <w:del w:id="27" w:author="PR Preview" w:date="2026-01-01T00:00:00Z">
        <w:r>
          <w:delText xml:space="preserve">:</w:delText>
        </w:r>
      </w:del>
    </w:p>
    <w:p>
      <w:pPr>
        <w:pStyle w:val="BodyText"/>
      </w:pPr>
      <w:bookmarkStart w:id="36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del w:id="28" w:author="PR Preview" w:date="2026-01-01T00:00:00Z">
        <w:r>
          <w:rPr>
            <w:i/>
            <w:iCs/>
          </w:rPr>
          <w:delText xml:space="preserve">Remark 2</w:delText>
        </w:r>
      </w:del>
      <w:del w:id="29" w:author="PR Preview" w:date="2026-01-01T00:00:00Z">
        <w:r>
          <w:delText xml:space="preserve"> (Source: Fitting procedure). </w:delText>
        </w:r>
      </w:del>
      <w:del w:id="30" w:author="PR Preview" w:date="2026-01-01T00:00:00Z">
        <w:r>
          <w:delText xml:space="preserve">The rule</w:delText>
        </w:r>
      </w:del>
      <w:del w:id="31" w:author="PR Preview" w:date="2026-01-01T00:00:00Z">
        <w:r>
          <w:delText xml:space="preserve"> </w:delText>
        </w:r>
      </w:del>
      <m:oMath>
        <m:r>
          <m:t>g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of the</w:delText>
        </w:r>
      </w:del>
      <w:del w:id="34" w:author="PR Preview" w:date="2026-01-01T00:00:00Z">
        <w:r>
          <w:delText xml:space="preserve"> </w:delText>
        </w:r>
      </w:del>
      <w:hyperlink r:id="rId18">
        <w:del w:id="35" w:author="PR Preview" w:date="2026-01-01T00:00:00Z">
          <w:r>
            <w:rPr>
              <w:rStyle w:val="Hyperlink"/>
            </w:rPr>
            <w:delText xml:space="preserve">definition of a prediction</w:delText>
          </w:r>
        </w:del>
      </w:hyperlink>
      <w:del w:id="36" w:author="PR Preview" w:date="2026-01-01T00:00:00Z">
        <w:r>
          <w:delText xml:space="preserve">.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Hastie et al. (2009, sec. 7.2)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write the model estimated from a training set as</w:delText>
        </w:r>
      </w:del>
      <w:del w:id="4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</m:oMath>
      <w:del w:id="42" w:author="PR Preview" w:date="2026-01-01T00:00:00Z">
        <w:r>
          <w:delText xml:space="preserve">.</w:delText>
        </w:r>
      </w:del>
    </w:p>
    <w:p>
      <w:pPr>
        <w:pStyle w:val="BodyText"/>
      </w:pPr>
      <w:del w:id="43" w:author="PR Preview" w:date="2026-01-01T00:00:00Z">
        <w:r>
          <w:rPr>
            <w:b/>
            <w:bCs/>
          </w:rPr>
          <w:delText xml:space="preserve">Definition 11 (Training set)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A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b/>
            <w:bCs/>
          </w:rPr>
          <w:delText xml:space="preserve">training set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is the data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to which a</w:delText>
        </w:r>
      </w:del>
      <w:del w:id="52" w:author="PR Preview" w:date="2026-01-01T00:00:00Z">
        <w:r>
          <w:delText xml:space="preserve"> </w:delText>
        </w:r>
      </w:del>
      <w:hyperlink w:anchor="def-fitting-procedure">
        <w:del w:id="5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is applied:</w:delText>
        </w:r>
      </w:del>
      <w:del w:id="56" w:author="PR Preview" w:date="2026-01-01T00:00:00Z">
        <w:r>
          <w:delText xml:space="preserve"> </w:delText>
        </w:r>
      </w:del>
      <m:oMath>
        <m:r>
          <m:t>n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observations,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written as an ordered list indexed by a set</w:delText>
        </w:r>
      </w:del>
      <w:del w:id="61" w:author="PR Preview" w:date="2026-01-01T00:00:00Z">
        <w:r>
          <w:delText xml:space="preserve"> </w:delText>
        </w:r>
      </w:del>
      <m:oMath>
        <m:r>
          <m:t>I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of</w:delText>
        </w:r>
      </w:del>
      <w:del w:id="64" w:author="PR Preview" w:date="2026-01-01T00:00:00Z">
        <w:r>
          <w:delText xml:space="preserve"> </w:delText>
        </w:r>
      </w:del>
      <m:oMath>
        <m:r>
          <m:t>n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observation numbers:</w:delText>
        </w:r>
      </w:del>
    </w:p>
    <w:p>
      <w:pPr>
        <w:pStyle w:val="BodyText"/>
      </w:pPr>
      <w:ins w:id="67" w:author="PR Preview" w:date="2026-01-01T00:00:00Z">
        <w:r>
          <w:rPr>
            <w:b/>
            <w:bCs/>
          </w:rPr>
          <w:t xml:space="preserve">Definition 10 (Fitted model)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rPr>
            <w:b/>
            <w:bCs/>
          </w:rPr>
          <w:t xml:space="preserve">fitted model</w:t>
        </w:r>
      </w:ins>
      <w:ins w:id="7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is a member of a</w:t>
        </w:r>
      </w:ins>
      <w:ins w:id="75" w:author="PR Preview" w:date="2026-01-01T00:00:00Z">
        <w:r>
          <w:t xml:space="preserve"> </w:t>
        </w:r>
      </w:ins>
      <w:hyperlink w:anchor="def-model-family">
        <w:ins w:id="76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7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that has been chosen to describe a</w:t>
        </w:r>
      </w:ins>
      <w:ins w:id="80" w:author="PR Preview" w:date="2026-01-01T00:00:00Z">
        <w:r>
          <w:t xml:space="preserve"> </w:t>
        </w:r>
      </w:ins>
      <w:hyperlink w:anchor="def-data-set">
        <w:ins w:id="81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8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83" w:author="PR Preview" w:date="2026-01-01T00:00:00Z">
        <w:r>
          <w:t xml:space="preserve">.</w:t>
        </w:r>
      </w:ins>
    </w:p>
    <w:bookmarkEnd w:id="36"/>
    <w:bookmarkStart w:id="37" w:name="exm-fitted-model"/>
    <w:p>
      <w:pPr>
        <w:pStyle w:val="BodyText"/>
      </w:pPr>
      <w:ins w:id="84" w:author="PR Preview" w:date="2026-01-01T00:00:00Z">
        <w:r>
          <w:rPr>
            <w:b/>
            <w:bCs/>
          </w:rPr>
          <w:t xml:space="preserve">Example 8 (A fitted line)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 line chosen to describe the weights and fuel economies of the cars in the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rStyle w:val="VerbatimChar"/>
          </w:rPr>
          <w:t xml:space="preserve">mtcars</w:t>
        </w:r>
      </w:ins>
      <w:ins w:id="89" w:author="PR Preview" w:date="2026-01-01T00:00:00Z">
        <w:r>
          <w:t xml:space="preserve"> </w:t>
        </w:r>
      </w:ins>
      <w:hyperlink w:anchor="def-data-set">
        <w:ins w:id="90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is a</w:t>
        </w:r>
      </w:ins>
      <w:ins w:id="94" w:author="PR Preview" w:date="2026-01-01T00:00:00Z">
        <w:r>
          <w:t xml:space="preserve"> </w:t>
        </w:r>
      </w:ins>
      <w:hyperlink w:anchor="def-fitted-model">
        <w:ins w:id="9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9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</m:oMath>
      <w:ins w:id="97" w:author="PR Preview" w:date="2026-01-01T00:00:00Z">
        <w:r>
          <w:t xml:space="preserve">.</w:t>
        </w:r>
      </w:ins>
    </w:p>
    <w:bookmarkEnd w:id="37"/>
    <w:bookmarkStart w:id="40" w:name="def-fitting-procedure"/>
    <w:p>
      <w:pPr>
        <w:pStyle w:val="BodyText"/>
      </w:pPr>
      <w:ins w:id="98" w:author="PR Preview" w:date="2026-01-01T00:00:00Z">
        <w:r>
          <w:rPr>
            <w:b/>
            <w:bCs/>
          </w:rPr>
          <w:t xml:space="preserve">Definition 11 (Fitting procedure)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rPr>
            <w:b/>
            <w:bCs/>
          </w:rPr>
          <w:t xml:space="preserve">fitting procedure</w:t>
        </w:r>
      </w:ins>
      <w:ins w:id="103" w:author="PR Preview" w:date="2026-01-01T00:00:00Z">
        <w:r>
          <w:t xml:space="preserve"> </w:t>
        </w:r>
      </w:ins>
      <m:oMath>
        <m:r>
          <m:t>g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is a</w:t>
        </w:r>
      </w:ins>
      <w:ins w:id="106" w:author="PR Preview" w:date="2026-01-01T00:00:00Z">
        <w:r>
          <w:t xml:space="preserve"> </w:t>
        </w:r>
      </w:ins>
      <w:hyperlink r:id="rId38">
        <w:ins w:id="10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that,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given any</w:t>
        </w:r>
      </w:ins>
      <w:ins w:id="112" w:author="PR Preview" w:date="2026-01-01T00:00:00Z">
        <w:r>
          <w:t xml:space="preserve"> </w:t>
        </w:r>
      </w:ins>
      <w:hyperlink w:anchor="def-data-set">
        <w:ins w:id="113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1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15" w:author="PR Preview" w:date="2026-01-01T00:00:00Z">
        <w:r>
          <w:t xml:space="preserve">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produces the</w:t>
        </w:r>
      </w:ins>
      <w:ins w:id="118" w:author="PR Preview" w:date="2026-01-01T00:00:00Z">
        <w:r>
          <w:t xml:space="preserve"> </w:t>
        </w:r>
      </w:ins>
      <w:hyperlink w:anchor="def-fitted-model">
        <w:ins w:id="11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ins w:id="121" w:author="PR Preview" w:date="2026-01-01T00:00:00Z">
        <w:r>
          <w:t xml:space="preserve">:</w:t>
        </w:r>
      </w:ins>
    </w:p>
    <w:p>
      <w:pPr>
        <w:pStyle w:val="BodyText"/>
      </w:pPr>
      <w:bookmarkStart w:id="39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ins w:id="122" w:author="PR Preview" w:date="2026-01-01T00:00:00Z">
        <w:r>
          <w:t xml:space="preserve">A fitting procedure is specified by these inputs:</w:t>
        </w:r>
      </w:ins>
    </w:p>
    <w:p>
      <w:pPr>
        <w:pStyle w:val="Compact"/>
        <w:numPr>
          <w:ilvl w:val="0"/>
          <w:numId w:val="1001"/>
        </w:numPr>
      </w:pPr>
      <w:hyperlink w:anchor="def-model-family">
        <w:ins w:id="123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12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25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hyperlink w:anchor="def-objective-function">
        <w:ins w:id="126" w:author="PR Preview" w:date="2026-01-01T00:00:00Z">
          <w:r>
            <w:rPr>
              <w:rStyle w:val="Hyperlink"/>
            </w:rPr>
            <w:t xml:space="preserve">objective function</w:t>
          </w:r>
        </w:ins>
      </w:hyperlink>
      <w:ins w:id="1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J</m:t>
        </m:r>
      </m:oMath>
      <w:ins w:id="12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hyperlink w:anchor="def-optimization-algorithm">
        <w:ins w:id="129" w:author="PR Preview" w:date="2026-01-01T00:00:00Z">
          <w:r>
            <w:rPr>
              <w:rStyle w:val="Hyperlink"/>
            </w:rPr>
            <w:t xml:space="preserve">optimization algorithm</w:t>
          </w:r>
        </w:ins>
      </w:hyperlink>
      <w:ins w:id="1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A</m:t>
        </m:r>
      </m:oMath>
      <w:ins w:id="13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hyperlink w:anchor="def-random-seed">
        <w:ins w:id="132" w:author="PR Preview" w:date="2026-01-01T00:00:00Z">
          <w:r>
            <w:rPr>
              <w:rStyle w:val="Hyperlink"/>
            </w:rPr>
            <w:t xml:space="preserve">random seed</w:t>
          </w:r>
        </w:ins>
      </w:hyperlink>
      <w:ins w:id="133" w:author="PR Preview" w:date="2026-01-01T00:00:00Z">
        <w:r>
          <w:t xml:space="preserve"> </w:t>
        </w:r>
      </w:ins>
      <m:oMath>
        <m:r>
          <m:rPr>
            <m:scr m:val="fraktur"/>
            <m:sty m:val="p"/>
          </m:rPr>
          <m:t>s</m:t>
        </m:r>
      </m:oMath>
      <w:ins w:id="13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hyperlink w:anchor="def-tuning-parameter">
        <w:ins w:id="135" w:author="PR Preview" w:date="2026-01-01T00:00:00Z">
          <w:r>
            <w:rPr>
              <w:rStyle w:val="Hyperlink"/>
            </w:rPr>
            <w:t xml:space="preserve">tuning parameters</w:t>
          </w:r>
        </w:ins>
      </w:hyperlink>
      <w:ins w:id="136" w:author="PR Preview" w:date="2026-01-01T00:00:00Z">
        <w:r>
          <w:t xml:space="preserve"> </w:t>
        </w:r>
      </w:ins>
      <m:oMath>
        <m:r>
          <m:t>λ</m:t>
        </m:r>
      </m:oMath>
      <w:ins w:id="13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hyperlink w:anchor="def-preprocessing">
        <w:ins w:id="138" w:author="PR Preview" w:date="2026-01-01T00:00:00Z">
          <w:r>
            <w:rPr>
              <w:rStyle w:val="Hyperlink"/>
            </w:rPr>
            <w:t xml:space="preserve">preprocessing</w:t>
          </w:r>
        </w:ins>
      </w:hyperlink>
      <w:ins w:id="139" w:author="PR Preview" w:date="2026-01-01T00:00:00Z">
        <w:r>
          <w:t xml:space="preserve"> </w:t>
        </w:r>
      </w:ins>
      <m:oMath>
        <m:r>
          <m:t>ϕ</m:t>
        </m:r>
      </m:oMath>
      <w:ins w:id="140" w:author="PR Preview" w:date="2026-01-01T00:00:00Z">
        <w:r>
          <w:t xml:space="preserve">.</w:t>
        </w:r>
      </w:ins>
    </w:p>
    <w:bookmarkEnd w:id="40"/>
    <w:bookmarkStart w:id="41" w:name="exm-fitting-procedure"/>
    <w:p>
      <w:pPr>
        <w:pStyle w:val="FirstParagraph"/>
      </w:pPr>
      <w:ins w:id="141" w:author="PR Preview" w:date="2026-01-01T00:00:00Z">
        <w:r>
          <w:rPr>
            <w:b/>
            <w:bCs/>
          </w:rPr>
          <w:t xml:space="preserve">Example 9 (Inputs of least-squares polynomial fitting)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 least-squares</w:t>
        </w:r>
      </w:ins>
      <w:ins w:id="144" w:author="PR Preview" w:date="2026-01-01T00:00:00Z">
        <w:r>
          <w:t xml:space="preserve"> </w:t>
        </w:r>
      </w:ins>
      <w:hyperlink w:anchor="def-fitting-procedure">
        <w:ins w:id="14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46" w:author="PR Preview" w:date="2026-01-01T00:00:00Z">
        <w:r>
          <w:t xml:space="preserve"> </w:t>
        </w:r>
      </w:ins>
      <m:oMath>
        <m:r>
          <m:t>g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for polynomials of degree</w:t>
        </w:r>
      </w:ins>
      <w:ins w:id="149" w:author="PR Preview" w:date="2026-01-01T00:00:00Z">
        <w:r>
          <w:t xml:space="preserve"> </w:t>
        </w:r>
      </w:ins>
      <m:oMath>
        <m:r>
          <m:t>d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 specified by these inputs:</w:t>
        </w:r>
      </w:ins>
    </w:p>
    <w:p>
      <w:pPr>
        <w:pStyle w:val="Compact"/>
        <w:numPr>
          <w:ilvl w:val="0"/>
          <w:numId w:val="1002"/>
        </w:numPr>
      </w:pPr>
      <w:hyperlink w:anchor="def-model-family">
        <w:ins w:id="152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15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54" w:author="PR Preview" w:date="2026-01-01T00:00:00Z">
        <w:r>
          <w:t xml:space="preserve">: the polynomials of degree at most</w:t>
        </w:r>
      </w:ins>
      <w:ins w:id="155" w:author="PR Preview" w:date="2026-01-01T00:00:00Z">
        <w:r>
          <w:t xml:space="preserve"> </w:t>
        </w:r>
      </w:ins>
      <m:oMath>
        <m:r>
          <m:t>d</m:t>
        </m:r>
      </m:oMath>
      <w:ins w:id="15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hyperlink w:anchor="def-objective-function">
        <w:ins w:id="157" w:author="PR Preview" w:date="2026-01-01T00:00:00Z">
          <w:r>
            <w:rPr>
              <w:rStyle w:val="Hyperlink"/>
            </w:rPr>
            <w:t xml:space="preserve">objective function</w:t>
          </w:r>
        </w:ins>
      </w:hyperlink>
      <w:ins w:id="15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J</m:t>
        </m:r>
      </m:oMath>
      <w:ins w:id="159" w:author="PR Preview" w:date="2026-01-01T00:00:00Z">
        <w:r>
          <w:t xml:space="preserve">: the</w:t>
        </w:r>
      </w:ins>
      <w:ins w:id="160" w:author="PR Preview" w:date="2026-01-01T00:00:00Z">
        <w:r>
          <w:t xml:space="preserve"> </w:t>
        </w:r>
      </w:ins>
      <w:hyperlink r:id="rId25">
        <w:ins w:id="161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16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hyperlink w:anchor="def-optimization-algorithm">
        <w:ins w:id="163" w:author="PR Preview" w:date="2026-01-01T00:00:00Z">
          <w:r>
            <w:rPr>
              <w:rStyle w:val="Hyperlink"/>
            </w:rPr>
            <w:t xml:space="preserve">optimization algorithm</w:t>
          </w:r>
        </w:ins>
      </w:hyperlink>
      <w:ins w:id="1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A</m:t>
        </m:r>
      </m:oMath>
      <w:ins w:id="165" w:author="PR Preview" w:date="2026-01-01T00:00:00Z">
        <w:r>
          <w:t xml:space="preserve">: solving the</w:t>
        </w:r>
      </w:ins>
      <w:ins w:id="166" w:author="PR Preview" w:date="2026-01-01T00:00:00Z">
        <w:r>
          <w:t xml:space="preserve"> </w:t>
        </w:r>
      </w:ins>
      <w:hyperlink r:id="rId29">
        <w:ins w:id="167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16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hyperlink w:anchor="def-random-seed">
        <w:ins w:id="169" w:author="PR Preview" w:date="2026-01-01T00:00:00Z">
          <w:r>
            <w:rPr>
              <w:rStyle w:val="Hyperlink"/>
            </w:rPr>
            <w:t xml:space="preserve">random seed</w:t>
          </w:r>
        </w:ins>
      </w:hyperlink>
      <w:ins w:id="170" w:author="PR Preview" w:date="2026-01-01T00:00:00Z">
        <w:r>
          <w:t xml:space="preserve"> </w:t>
        </w:r>
      </w:ins>
      <m:oMath>
        <m:r>
          <m:rPr>
            <m:scr m:val="fraktur"/>
            <m:sty m:val="p"/>
          </m:rPr>
          <m:t>s</m:t>
        </m:r>
      </m:oMath>
      <w:ins w:id="171" w:author="PR Preview" w:date="2026-01-01T00:00:00Z">
        <w:r>
          <w:t xml:space="preserve">: none, since nothing is random;</w:t>
        </w:r>
      </w:ins>
    </w:p>
    <w:p>
      <w:pPr>
        <w:pStyle w:val="Compact"/>
        <w:numPr>
          <w:ilvl w:val="0"/>
          <w:numId w:val="1002"/>
        </w:numPr>
      </w:pPr>
      <w:hyperlink w:anchor="def-tuning-parameter">
        <w:ins w:id="172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173" w:author="PR Preview" w:date="2026-01-01T00:00:00Z">
        <w:r>
          <w:t xml:space="preserve"> </w:t>
        </w:r>
      </w:ins>
      <m:oMath>
        <m:r>
          <m:t>λ</m:t>
        </m:r>
      </m:oMath>
      <w:ins w:id="174" w:author="PR Preview" w:date="2026-01-01T00:00:00Z">
        <w:r>
          <w:t xml:space="preserve">: the degree</w:t>
        </w:r>
      </w:ins>
      <w:ins w:id="175" w:author="PR Preview" w:date="2026-01-01T00:00:00Z">
        <w:r>
          <w:t xml:space="preserve"> </w:t>
        </w:r>
      </w:ins>
      <m:oMath>
        <m:r>
          <m:t>d</m:t>
        </m:r>
      </m:oMath>
      <w:ins w:id="17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hyperlink w:anchor="def-preprocessing">
        <w:ins w:id="177" w:author="PR Preview" w:date="2026-01-01T00:00:00Z">
          <w:r>
            <w:rPr>
              <w:rStyle w:val="Hyperlink"/>
            </w:rPr>
            <w:t xml:space="preserve">preprocessing</w:t>
          </w:r>
        </w:ins>
      </w:hyperlink>
      <w:ins w:id="178" w:author="PR Preview" w:date="2026-01-01T00:00:00Z">
        <w:r>
          <w:t xml:space="preserve"> </w:t>
        </w:r>
      </w:ins>
      <m:oMath>
        <m:r>
          <m:t>ϕ</m:t>
        </m:r>
      </m:oMath>
      <w:ins w:id="179" w:author="PR Preview" w:date="2026-01-01T00:00:00Z">
        <w:r>
          <w:t xml:space="preserve">: none.</w:t>
        </w:r>
      </w:ins>
    </w:p>
    <w:bookmarkEnd w:id="41"/>
    <w:bookmarkStart w:id="43" w:name="def-training-set"/>
    <w:p>
      <w:pPr>
        <w:pStyle w:val="FirstParagraph"/>
      </w:pPr>
      <w:ins w:id="180" w:author="PR Preview" w:date="2026-01-01T00:00:00Z">
        <w:r>
          <w:rPr>
            <w:b/>
            <w:bCs/>
          </w:rPr>
          <w:t xml:space="preserve">Definition 12 (Training set)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A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rPr>
            <w:b/>
            <w:bCs/>
          </w:rPr>
          <w:t xml:space="preserve">training set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is the data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to which a</w:t>
        </w:r>
      </w:ins>
      <w:ins w:id="189" w:author="PR Preview" w:date="2026-01-01T00:00:00Z">
        <w:r>
          <w:t xml:space="preserve"> </w:t>
        </w:r>
      </w:ins>
      <w:hyperlink w:anchor="def-fitting-procedure">
        <w:ins w:id="19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is applied:</w:t>
        </w:r>
      </w:ins>
      <w:ins w:id="193" w:author="PR Preview" w:date="2026-01-01T00:00:00Z">
        <w:r>
          <w:t xml:space="preserve"> </w:t>
        </w:r>
      </w:ins>
      <m:oMath>
        <m:r>
          <m:t>n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observations,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written as an ordered list indexed by a set</w:t>
        </w:r>
      </w:ins>
      <w:ins w:id="198" w:author="PR Preview" w:date="2026-01-01T00:00:00Z">
        <w:r>
          <w:t xml:space="preserve"> </w:t>
        </w:r>
      </w:ins>
      <m:oMath>
        <m:r>
          <m:t>I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of</w:t>
        </w:r>
      </w:ins>
      <w:ins w:id="201" w:author="PR Preview" w:date="2026-01-01T00:00:00Z">
        <w:r>
          <w:t xml:space="preserve"> </w:t>
        </w:r>
      </w:ins>
      <m:oMath>
        <m:r>
          <m:t>n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observation numbers:</w:t>
        </w:r>
      </w:ins>
    </w:p>
    <w:p>
      <w:pPr>
        <w:pStyle w:val="BodyText"/>
      </w:pPr>
      <w:bookmarkStart w:id="42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2"/>
    </w:p>
    <w:bookmarkEnd w:id="43"/>
    <w:bookmarkStart w:id="44" w:name="rem-source-training-set"/>
    <w:p>
      <w:pPr>
        <w:pStyle w:val="FirstParagraph"/>
      </w:pPr>
      <w:del w:id="204" w:author="PR Preview" w:date="2026-01-01T00:00:00Z">
        <w:r>
          <w:rPr>
            <w:i/>
            <w:iCs/>
          </w:rPr>
          <w:delText xml:space="preserve">Remark 3</w:delText>
        </w:r>
      </w:del>
      <w:del w:id="205" w:author="PR Preview" w:date="2026-01-01T00:00:00Z">
        <w:r>
          <w:delText xml:space="preserve"> (Source: Training set). </w:delText>
        </w:r>
      </w:del>
      <w:del w:id="206" w:author="PR Preview" w:date="2026-01-01T00:00:00Z">
        <w:r>
          <w:delText xml:space="preserve">Hastie et al. (2009, sec. 7.2)</w:delText>
        </w:r>
      </w:del>
      <w:del w:id="207" w:author="PR Preview" w:date="2026-01-01T00:00:00Z">
        <w:r>
          <w:delText xml:space="preserve">, who also write the training set as</w:delText>
        </w:r>
      </w:del>
      <w:del w:id="20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209" w:author="PR Preview" w:date="2026-01-01T00:00:00Z">
        <w:r>
          <w:delText xml:space="preserve">.</w:delText>
        </w:r>
      </w:del>
    </w:p>
    <w:p>
      <w:pPr>
        <w:pStyle w:val="BodyText"/>
      </w:pPr>
      <w:del w:id="210" w:author="PR Preview" w:date="2026-01-01T00:00:00Z">
        <w:r>
          <w:rPr>
            <w:b/>
            <w:bCs/>
          </w:rPr>
          <w:delText xml:space="preserve">Definition 12 (Prediction rule)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The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rPr>
            <w:b/>
            <w:bCs/>
          </w:rPr>
          <w:delText xml:space="preserve">prediction rule</w:delText>
        </w:r>
      </w:del>
      <w:del w:id="21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that a</w:delText>
        </w:r>
      </w:del>
      <w:del w:id="218" w:author="PR Preview" w:date="2026-01-01T00:00:00Z">
        <w:r>
          <w:delText xml:space="preserve"> </w:delText>
        </w:r>
      </w:del>
      <w:hyperlink w:anchor="def-fitting-procedure">
        <w:del w:id="21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20" w:author="PR Preview" w:date="2026-01-01T00:00:00Z">
        <w:r>
          <w:delText xml:space="preserve"> </w:delText>
        </w:r>
      </w:del>
      <m:oMath>
        <m:r>
          <m:t>g</m:t>
        </m:r>
      </m:oMath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produces from a</w:delText>
        </w:r>
      </w:del>
      <w:del w:id="223" w:author="PR Preview" w:date="2026-01-01T00:00:00Z">
        <w:r>
          <w:delText xml:space="preserve"> </w:delText>
        </w:r>
      </w:del>
      <w:hyperlink w:anchor="def-training-set">
        <w:del w:id="22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is the function that maps each covariate value</w:delText>
        </w:r>
      </w:del>
      <w:del w:id="228" w:author="PR Preview" w:date="2026-01-01T00:00:00Z">
        <w:r>
          <w:delText xml:space="preserve"> </w:delText>
        </w:r>
      </w:del>
      <m:oMath>
        <m:r>
          <m:t>x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to the</w:delText>
        </w:r>
      </w:del>
      <w:del w:id="231" w:author="PR Preview" w:date="2026-01-01T00:00:00Z">
        <w:r>
          <w:delText xml:space="preserve"> </w:delText>
        </w:r>
      </w:del>
      <w:hyperlink r:id="rId18">
        <w:del w:id="232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that</w:delText>
        </w:r>
      </w:del>
      <w:del w:id="235" w:author="PR Preview" w:date="2026-01-01T00:00:00Z">
        <w:r>
          <w:delText xml:space="preserve"> </w:delText>
        </w:r>
      </w:del>
      <m:oMath>
        <m:r>
          <m:t>g</m:t>
        </m:r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computes from</w:delText>
        </w:r>
      </w:del>
      <w:del w:id="238" w:author="PR Preview" w:date="2026-01-01T00:00:00Z">
        <w:r>
          <w:delText xml:space="preserve"> </w:delText>
        </w:r>
      </w:del>
      <m:oMath>
        <m:r>
          <m:t>x</m:t>
        </m:r>
      </m:oMath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and</w:delText>
        </w:r>
      </w:del>
      <w:del w:id="24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2" w:author="PR Preview" w:date="2026-01-01T00:00:00Z">
        <w:r>
          <w:delText xml:space="preserve">:</w:delText>
        </w:r>
      </w:del>
    </w:p>
    <w:p>
      <w:pPr>
        <w:pStyle w:val="BodyText"/>
      </w:pPr>
      <w:bookmarkStart w:id="42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del w:id="243" w:author="PR Preview" w:date="2026-01-01T00:00:00Z">
        <w:r>
          <w:rPr>
            <w:b/>
            <w:bCs/>
          </w:rPr>
          <w:delText xml:space="preserve">Definition 13 (New observation)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A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rPr>
            <w:b/>
            <w:bCs/>
          </w:rPr>
          <w:delText xml:space="preserve">new observation</w:delText>
        </w:r>
      </w:del>
      <w:del w:id="2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relative to a</w:delText>
        </w:r>
      </w:del>
      <w:del w:id="251" w:author="PR Preview" w:date="2026-01-01T00:00:00Z">
        <w:r>
          <w:delText xml:space="preserve"> </w:delText>
        </w:r>
      </w:del>
      <w:hyperlink w:anchor="def-training-set">
        <w:del w:id="25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is a covariate value and an outcome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drawn from the same population as the observations of</w:delText>
        </w:r>
      </w:del>
      <w:del w:id="25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59" w:author="PR Preview" w:date="2026-01-01T00:00:00Z">
        <w:r>
          <w:delText xml:space="preserve">,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and</w:delText>
        </w:r>
      </w:del>
      <w:del w:id="262" w:author="PR Preview" w:date="2026-01-01T00:00:00Z">
        <w:r>
          <w:delText xml:space="preserve"> </w:delText>
        </w:r>
      </w:del>
      <w:hyperlink r:id="rId47">
        <w:del w:id="263" w:author="PR Preview" w:date="2026-01-01T00:00:00Z">
          <w:r>
            <w:rPr>
              <w:rStyle w:val="Hyperlink"/>
            </w:rPr>
            <w:delText xml:space="preserve">statistically independent</w:delText>
          </w:r>
        </w:del>
      </w:hyperlink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of</w:delText>
        </w:r>
      </w:del>
      <w:del w:id="26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7" w:author="PR Preview" w:date="2026-01-01T00:00:00Z">
        <w:r>
          <w:delText xml:space="preserve">.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The subscript</w:delText>
        </w:r>
      </w:del>
      <w:del w:id="270" w:author="PR Preview" w:date="2026-01-01T00:00:00Z">
        <w:r>
          <w:delText xml:space="preserve"> </w:delText>
        </w:r>
      </w:del>
      <m:oMath>
        <m:r>
          <m:rPr>
            <m:sty m:val="p"/>
          </m:rPr>
          <m:t>*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marks a quantity of the new observation,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as in</w:delText>
        </w:r>
      </w:del>
      <w:del w:id="27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and</w:delText>
        </w:r>
      </w:del>
      <w:del w:id="27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279" w:author="PR Preview" w:date="2026-01-01T00:00:00Z">
        <w:r>
          <w:delText xml:space="preserve">,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and distinguishes it from the indexed observations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$(\mathord{\smash[b]{\underset{\raise.3ex\hbox{$\scriptstyle\sim$}}{x}}\vphantom{x}}_{i}, y_{i})$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of</w:delText>
        </w:r>
      </w:del>
      <w:del w:id="28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87" w:author="PR Preview" w:date="2026-01-01T00:00:00Z">
        <w:r>
          <w:delText xml:space="preserve">.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It is the</w:delText>
        </w:r>
      </w:del>
      <w:del w:id="290" w:author="PR Preview" w:date="2026-01-01T00:00:00Z">
        <w:r>
          <w:delText xml:space="preserve"> </w:delText>
        </w:r>
      </w:del>
      <w:hyperlink r:id="rId48">
        <w:del w:id="291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of the pds notes,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where the data used to choose the</w:delText>
        </w:r>
      </w:del>
      <w:del w:id="296" w:author="PR Preview" w:date="2026-01-01T00:00:00Z">
        <w:r>
          <w:delText xml:space="preserve"> </w:delText>
        </w:r>
      </w:del>
      <w:hyperlink r:id="rId49">
        <w:del w:id="297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is</w:delText>
        </w:r>
      </w:del>
      <w:del w:id="3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01" w:author="PR Preview" w:date="2026-01-01T00:00:00Z">
        <w:r>
          <w:delText xml:space="preserve">,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to which a</w:delText>
        </w:r>
      </w:del>
      <w:del w:id="304" w:author="PR Preview" w:date="2026-01-01T00:00:00Z">
        <w:r>
          <w:delText xml:space="preserve"> </w:delText>
        </w:r>
      </w:del>
      <w:hyperlink w:anchor="def-fitting-procedure">
        <w:del w:id="30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is applied.</w:delText>
        </w:r>
      </w:del>
    </w:p>
    <w:p>
      <w:pPr>
        <w:pStyle w:val="BodyText"/>
      </w:pPr>
      <w:del w:id="308" w:author="PR Preview" w:date="2026-01-01T00:00:00Z">
        <w:r>
          <w:rPr>
            <w:b/>
            <w:bCs/>
          </w:rPr>
          <w:delText xml:space="preserve">Example 8 (A new observation for the first five cars)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Take the first five cars of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rPr>
            <w:rStyle w:val="VerbatimChar"/>
          </w:rPr>
          <w:delText xml:space="preserve">mtcars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as the</w:delText>
        </w:r>
      </w:del>
      <w:del w:id="315" w:author="PR Preview" w:date="2026-01-01T00:00:00Z">
        <w:r>
          <w:delText xml:space="preserve"> </w:delText>
        </w:r>
      </w:del>
      <w:hyperlink w:anchor="def-training-set">
        <w:del w:id="31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17" w:author="PR Preview" w:date="2026-01-01T00:00:00Z">
        <w:r>
          <w:delText xml:space="preserve">,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with the gross horsepower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rPr>
            <w:rStyle w:val="VerbatimChar"/>
          </w:rPr>
          <w:delText xml:space="preserve">hp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and weight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rPr>
            <w:rStyle w:val="VerbatimChar"/>
          </w:rPr>
          <w:delText xml:space="preserve">wt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as the covariate values and the fuel economy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rPr>
            <w:rStyle w:val="VerbatimChar"/>
          </w:rPr>
          <w:delText xml:space="preserve">mpg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as the outcome,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as in</w:delText>
        </w:r>
      </w:del>
      <w:del w:id="334" w:author="PR Preview" w:date="2026-01-01T00:00:00Z">
        <w:r>
          <w:delText xml:space="preserve"> </w:delText>
        </w:r>
      </w:del>
      <w:hyperlink w:anchor="exm-input-matrix">
        <w:del w:id="335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36" w:author="PR Preview" w:date="2026-01-01T00:00:00Z">
        <w:r>
          <w:delText xml:space="preserve">.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Treat the sixth car as a new observation: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a car from the same population that was not used to form the training set.</w:delText>
        </w:r>
      </w:del>
    </w:p>
    <w:p>
      <w:pPr>
        <w:pStyle w:val="FirstParagraph"/>
      </w:pPr>
      <w:ins w:id="341" w:author="PR Preview" w:date="2026-01-01T00:00:00Z">
        <w:r>
          <w:rPr>
            <w:i/>
            <w:iCs/>
          </w:rPr>
          <w:t xml:space="preserve">Remark 2</w:t>
        </w:r>
      </w:ins>
      <w:ins w:id="342" w:author="PR Preview" w:date="2026-01-01T00:00:00Z">
        <w:r>
          <w:t xml:space="preserve"> (Source: Training set). </w:t>
        </w:r>
      </w:ins>
      <w:ins w:id="343" w:author="PR Preview" w:date="2026-01-01T00:00:00Z">
        <w:r>
          <w:t xml:space="preserve">Hastie et al. (2009, sec. 7.2)</w:t>
        </w:r>
      </w:ins>
      <w:ins w:id="344" w:author="PR Preview" w:date="2026-01-01T00:00:00Z">
        <w:r>
          <w:t xml:space="preserve">, who also write the training set as</w:t>
        </w:r>
      </w:ins>
      <w:ins w:id="3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346" w:author="PR Preview" w:date="2026-01-01T00:00:00Z">
        <w:r>
          <w:t xml:space="preserve">.</w:t>
        </w:r>
      </w:ins>
    </w:p>
    <w:bookmarkEnd w:id="44"/>
    <w:bookmarkStart w:id="46" w:name="def-prediction-rule"/>
    <w:p>
      <w:pPr>
        <w:pStyle w:val="BodyText"/>
      </w:pPr>
      <w:ins w:id="347" w:author="PR Preview" w:date="2026-01-01T00:00:00Z">
        <w:r>
          <w:rPr>
            <w:b/>
            <w:bCs/>
          </w:rPr>
          <w:t xml:space="preserve">Definition 13 (Prediction rule)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The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rPr>
            <w:b/>
            <w:bCs/>
          </w:rPr>
          <w:t xml:space="preserve">prediction rule</w:t>
        </w:r>
      </w:ins>
      <w:ins w:id="35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that a</w:t>
        </w:r>
      </w:ins>
      <w:ins w:id="355" w:author="PR Preview" w:date="2026-01-01T00:00:00Z">
        <w:r>
          <w:t xml:space="preserve"> </w:t>
        </w:r>
      </w:ins>
      <w:hyperlink w:anchor="def-fitting-procedure">
        <w:ins w:id="35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57" w:author="PR Preview" w:date="2026-01-01T00:00:00Z">
        <w:r>
          <w:t xml:space="preserve"> </w:t>
        </w:r>
      </w:ins>
      <m:oMath>
        <m:r>
          <m:t>g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produces from a</w:t>
        </w:r>
      </w:ins>
      <w:ins w:id="360" w:author="PR Preview" w:date="2026-01-01T00:00:00Z">
        <w:r>
          <w:t xml:space="preserve"> </w:t>
        </w:r>
      </w:ins>
      <w:hyperlink w:anchor="def-training-set">
        <w:ins w:id="36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6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is the function that maps each covariate value</w:t>
        </w:r>
      </w:ins>
      <w:ins w:id="365" w:author="PR Preview" w:date="2026-01-01T00:00:00Z">
        <w:r>
          <w:t xml:space="preserve"> </w:t>
        </w:r>
      </w:ins>
      <m:oMath>
        <m:r>
          <m:t>x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to the</w:t>
        </w:r>
      </w:ins>
      <w:ins w:id="368" w:author="PR Preview" w:date="2026-01-01T00:00:00Z">
        <w:r>
          <w:t xml:space="preserve"> </w:t>
        </w:r>
      </w:ins>
      <w:hyperlink r:id="rId18">
        <w:ins w:id="36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that</w:t>
        </w:r>
      </w:ins>
      <w:ins w:id="372" w:author="PR Preview" w:date="2026-01-01T00:00:00Z">
        <w:r>
          <w:t xml:space="preserve"> </w:t>
        </w:r>
      </w:ins>
      <m:oMath>
        <m:r>
          <m:t>g</m:t>
        </m:r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computes from</w:t>
        </w:r>
      </w:ins>
      <w:ins w:id="375" w:author="PR Preview" w:date="2026-01-01T00:00:00Z">
        <w:r>
          <w:t xml:space="preserve"> </w:t>
        </w:r>
      </w:ins>
      <m:oMath>
        <m:r>
          <m:t>x</m:t>
        </m:r>
      </m:oMath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and</w:t>
        </w:r>
      </w:ins>
      <w:ins w:id="3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79" w:author="PR Preview" w:date="2026-01-01T00:00:00Z">
        <w:r>
          <w:t xml:space="preserve">:</w:t>
        </w:r>
      </w:ins>
    </w:p>
    <w:p>
      <w:pPr>
        <w:pStyle w:val="BodyText"/>
      </w:pPr>
      <w:bookmarkStart w:id="4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50" w:name="def-new-observation"/>
    <w:p>
      <w:pPr>
        <w:pStyle w:val="FirstParagraph"/>
      </w:pPr>
      <w:ins w:id="380" w:author="PR Preview" w:date="2026-01-01T00:00:00Z">
        <w:r>
          <w:rPr>
            <w:b/>
            <w:bCs/>
          </w:rPr>
          <w:t xml:space="preserve">Definition 14 (New observation)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A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rPr>
            <w:b/>
            <w:bCs/>
          </w:rPr>
          <w:t xml:space="preserve">new observation</w:t>
        </w:r>
      </w:ins>
      <w:ins w:id="3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relative to a</w:t>
        </w:r>
      </w:ins>
      <w:ins w:id="388" w:author="PR Preview" w:date="2026-01-01T00:00:00Z">
        <w:r>
          <w:t xml:space="preserve"> </w:t>
        </w:r>
      </w:ins>
      <w:hyperlink w:anchor="def-training-set">
        <w:ins w:id="38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is a covariate value and an outcome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drawn from the same population as the observations of</w:t>
        </w:r>
      </w:ins>
      <w:ins w:id="39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96" w:author="PR Preview" w:date="2026-01-01T00:00:00Z">
        <w:r>
          <w:t xml:space="preserve">,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and</w:t>
        </w:r>
      </w:ins>
      <w:ins w:id="399" w:author="PR Preview" w:date="2026-01-01T00:00:00Z">
        <w:r>
          <w:t xml:space="preserve"> </w:t>
        </w:r>
      </w:ins>
      <w:hyperlink r:id="rId47">
        <w:ins w:id="400" w:author="PR Preview" w:date="2026-01-01T00:00:00Z">
          <w:r>
            <w:rPr>
              <w:rStyle w:val="Hyperlink"/>
            </w:rPr>
            <w:t xml:space="preserve">statistically independent</w:t>
          </w:r>
        </w:ins>
      </w:hyperlink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of</w:t>
        </w:r>
      </w:ins>
      <w:ins w:id="4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04" w:author="PR Preview" w:date="2026-01-01T00:00:00Z">
        <w:r>
          <w:t xml:space="preserve">.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The subscript</w:t>
        </w:r>
      </w:ins>
      <w:ins w:id="407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marks a quantity of the new observation,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as in</w:t>
        </w:r>
      </w:ins>
      <w:ins w:id="41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and</w:t>
        </w:r>
      </w:ins>
      <w:ins w:id="41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416" w:author="PR Preview" w:date="2026-01-01T00:00:00Z">
        <w:r>
          <w:t xml:space="preserve">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and distinguishes it from the indexed observations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$(\mathord{\smash[b]{\underset{\raise.3ex\hbox{$\scriptstyle\sim$}}{x}}\vphantom{x}}_{i}, y_{i})$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of</w:t>
        </w:r>
      </w:ins>
      <w:ins w:id="4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24" w:author="PR Preview" w:date="2026-01-01T00:00:00Z">
        <w:r>
          <w:t xml:space="preserve">.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It is the</w:t>
        </w:r>
      </w:ins>
      <w:ins w:id="427" w:author="PR Preview" w:date="2026-01-01T00:00:00Z">
        <w:r>
          <w:t xml:space="preserve"> </w:t>
        </w:r>
      </w:ins>
      <w:hyperlink r:id="rId48">
        <w:ins w:id="428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of the pds notes,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where the data used to choose the</w:t>
        </w:r>
      </w:ins>
      <w:ins w:id="433" w:author="PR Preview" w:date="2026-01-01T00:00:00Z">
        <w:r>
          <w:t xml:space="preserve"> </w:t>
        </w:r>
      </w:ins>
      <w:hyperlink r:id="rId49">
        <w:ins w:id="434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is</w:t>
        </w:r>
      </w:ins>
      <w:ins w:id="4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38" w:author="PR Preview" w:date="2026-01-01T00:00:00Z">
        <w:r>
          <w:t xml:space="preserve">,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to which a</w:t>
        </w:r>
      </w:ins>
      <w:ins w:id="441" w:author="PR Preview" w:date="2026-01-01T00:00:00Z">
        <w:r>
          <w:t xml:space="preserve"> </w:t>
        </w:r>
      </w:ins>
      <w:hyperlink w:anchor="def-fitting-procedure">
        <w:ins w:id="44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is applied.</w:t>
        </w:r>
      </w:ins>
    </w:p>
    <w:bookmarkEnd w:id="50"/>
    <w:bookmarkStart w:id="51" w:name="exm-new-observation"/>
    <w:p>
      <w:pPr>
        <w:pStyle w:val="BodyText"/>
      </w:pPr>
      <w:ins w:id="445" w:author="PR Preview" w:date="2026-01-01T00:00:00Z">
        <w:r>
          <w:rPr>
            <w:b/>
            <w:bCs/>
          </w:rPr>
          <w:t xml:space="preserve">Example 10 (A new observation for the first five cars)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Take the first five cars of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rPr>
            <w:rStyle w:val="VerbatimChar"/>
          </w:rPr>
          <w:t xml:space="preserve">mtcars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as the</w:t>
        </w:r>
      </w:ins>
      <w:ins w:id="452" w:author="PR Preview" w:date="2026-01-01T00:00:00Z">
        <w:r>
          <w:t xml:space="preserve"> </w:t>
        </w:r>
      </w:ins>
      <w:hyperlink w:anchor="def-training-set">
        <w:ins w:id="45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54" w:author="PR Preview" w:date="2026-01-01T00:00:00Z">
        <w:r>
          <w:t xml:space="preserve">,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with the gross horsepower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rPr>
            <w:rStyle w:val="VerbatimChar"/>
          </w:rPr>
          <w:t xml:space="preserve">hp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and weight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rPr>
            <w:rStyle w:val="VerbatimChar"/>
          </w:rPr>
          <w:t xml:space="preserve">wt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as the covariate values and the fuel economy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rPr>
            <w:rStyle w:val="VerbatimChar"/>
          </w:rPr>
          <w:t xml:space="preserve">mpg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as the outcome,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as in</w:t>
        </w:r>
      </w:ins>
      <w:ins w:id="471" w:author="PR Preview" w:date="2026-01-01T00:00:00Z">
        <w:r>
          <w:t xml:space="preserve"> </w:t>
        </w:r>
      </w:ins>
      <w:hyperlink w:anchor="exm-input-matrix">
        <w:ins w:id="472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73" w:author="PR Preview" w:date="2026-01-01T00:00:00Z">
        <w:r>
          <w:t xml:space="preserve">.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Treat the sixth car as a new observation: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a car from the same population that was not used to form the training set.</w:t>
        </w:r>
      </w:ins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1"/>
    <w:bookmarkStart w:id="54" w:name="def-observation-loss"/>
    <w:p>
      <w:pPr>
        <w:pStyle w:val="BodyText"/>
      </w:pPr>
      <w:del w:id="478" w:author="PR Preview" w:date="2026-01-01T00:00:00Z">
        <w:r>
          <w:rPr>
            <w:b/>
            <w:bCs/>
          </w:rPr>
          <w:delText xml:space="preserve">Definition 14 (Loss of a prediction rule on an observation)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The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rPr>
            <w:b/>
            <w:bCs/>
          </w:rPr>
          <w:delText xml:space="preserve">loss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of a</w:delText>
        </w:r>
      </w:del>
      <w:del w:id="485" w:author="PR Preview" w:date="2026-01-01T00:00:00Z">
        <w:r>
          <w:delText xml:space="preserve"> </w:delText>
        </w:r>
      </w:del>
      <w:hyperlink w:anchor="def-prediction-rule">
        <w:del w:id="48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8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on an observation</w:delText>
        </w:r>
      </w:del>
      <w:del w:id="4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is the cost, under a</w:delText>
        </w:r>
      </w:del>
      <w:del w:id="493" w:author="PR Preview" w:date="2026-01-01T00:00:00Z">
        <w:r>
          <w:delText xml:space="preserve"> </w:delText>
        </w:r>
      </w:del>
      <w:hyperlink r:id="rId52">
        <w:del w:id="494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495" w:author="PR Preview" w:date="2026-01-01T00:00:00Z">
        <w:r>
          <w:delText xml:space="preserve"> </w:delText>
        </w:r>
      </w:del>
      <m:oMath>
        <m:r>
          <m:t>L</m:t>
        </m:r>
      </m:oMath>
      <w:del w:id="496" w:author="PR Preview" w:date="2026-01-01T00:00:00Z">
        <w:r>
          <w:delText xml:space="preserve">,</w:delText>
        </w:r>
      </w:del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of its prediction</w:delText>
        </w:r>
      </w:del>
      <w:del w:id="49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of the outcome</w:delText>
        </w:r>
      </w:del>
      <w:del w:id="50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503" w:author="PR Preview" w:date="2026-01-01T00:00:00Z">
        <w:r>
          <w:delText xml:space="preserve">:</w:delText>
        </w:r>
      </w:del>
    </w:p>
    <w:p>
      <w:pPr>
        <w:pStyle w:val="BodyText"/>
      </w:pPr>
      <w:ins w:id="504" w:author="PR Preview" w:date="2026-01-01T00:00:00Z">
        <w:r>
          <w:rPr>
            <w:b/>
            <w:bCs/>
          </w:rPr>
          <w:t xml:space="preserve">Definition 15 (Loss of a prediction rule on an observation)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The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rPr>
            <w:b/>
            <w:bCs/>
          </w:rPr>
          <w:t xml:space="preserve">loss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of a</w:t>
        </w:r>
      </w:ins>
      <w:ins w:id="511" w:author="PR Preview" w:date="2026-01-01T00:00:00Z">
        <w:r>
          <w:t xml:space="preserve"> </w:t>
        </w:r>
      </w:ins>
      <w:hyperlink w:anchor="def-prediction-rule">
        <w:ins w:id="51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51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on an observation</w:t>
        </w:r>
      </w:ins>
      <w:ins w:id="5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is the cost, under a</w:t>
        </w:r>
      </w:ins>
      <w:ins w:id="519" w:author="PR Preview" w:date="2026-01-01T00:00:00Z">
        <w:r>
          <w:t xml:space="preserve"> </w:t>
        </w:r>
      </w:ins>
      <w:hyperlink r:id="rId52">
        <w:ins w:id="520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521" w:author="PR Preview" w:date="2026-01-01T00:00:00Z">
        <w:r>
          <w:t xml:space="preserve"> </w:t>
        </w:r>
      </w:ins>
      <m:oMath>
        <m:r>
          <m:t>L</m:t>
        </m:r>
      </m:oMath>
      <w:ins w:id="522" w:author="PR Preview" w:date="2026-01-01T00:00:00Z">
        <w:r>
          <w:t xml:space="preserve">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of its prediction</w:t>
        </w:r>
      </w:ins>
      <w:ins w:id="52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of the outcome</w:t>
        </w:r>
      </w:ins>
      <w:ins w:id="52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529" w:author="PR Preview" w:date="2026-01-01T00:00:00Z">
        <w:r>
          <w:t xml:space="preserve">:</w:t>
        </w:r>
      </w:ins>
    </w:p>
    <w:p>
      <w:pPr>
        <w:pStyle w:val="BodyText"/>
      </w:pPr>
      <w:bookmarkStart w:id="5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4"/>
    <w:bookmarkStart w:id="56" w:name="rem-squared-error-loss"/>
    <w:p>
      <w:pPr>
        <w:pStyle w:val="BodyText"/>
      </w:pPr>
      <w:del w:id="530" w:author="PR Preview" w:date="2026-01-01T00:00:00Z">
        <w:r>
          <w:rPr>
            <w:i/>
            <w:iCs/>
          </w:rPr>
          <w:delText xml:space="preserve">Remark 4</w:delText>
        </w:r>
      </w:del>
      <w:del w:id="531" w:author="PR Preview" w:date="2026-01-01T00:00:00Z">
        <w:r>
          <w:delText xml:space="preserve"> (Squared-error loss). </w:delText>
        </w:r>
      </w:del>
      <w:del w:id="532" w:author="PR Preview" w:date="2026-01-01T00:00:00Z">
        <w:r>
          <w:delText xml:space="preserve">Each error defined below holds for any</w:delText>
        </w:r>
      </w:del>
      <w:del w:id="533" w:author="PR Preview" w:date="2026-01-01T00:00:00Z">
        <w:r>
          <w:delText xml:space="preserve"> </w:delText>
        </w:r>
      </w:del>
      <w:hyperlink w:anchor="def-observation-loss">
        <w:del w:id="534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535" w:author="PR Preview" w:date="2026-01-01T00:00:00Z">
        <w:r>
          <w:delText xml:space="preserve">.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The examples, exercises and the bias-variance decomposition use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rPr>
            <w:i/>
            <w:iCs/>
          </w:rPr>
          <w:delText xml:space="preserve">squared-error loss</w:delText>
        </w:r>
      </w:del>
      <w:del w:id="540" w:author="PR Preview" w:date="2026-01-01T00:00:00Z">
        <w:r>
          <w:delText xml:space="preserve">,</w:delText>
        </w:r>
      </w:del>
      <w:del w:id="541" w:author="PR Preview" w:date="2026-01-01T00:00:00Z">
        <w:r>
          <w:delText xml:space="preserve"> </w:delText>
        </w:r>
      </w:del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542" w:author="PR Preview" w:date="2026-01-01T00:00:00Z">
        <w:r>
          <w:delText xml:space="preserve">,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unless they say otherwise.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Then the loss on an observation is the square of its</w:delText>
        </w:r>
      </w:del>
      <w:del w:id="547" w:author="PR Preview" w:date="2026-01-01T00:00:00Z">
        <w:r>
          <w:delText xml:space="preserve"> </w:delText>
        </w:r>
      </w:del>
      <w:hyperlink r:id="rId55">
        <w:del w:id="548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549" w:author="PR Preview" w:date="2026-01-01T00:00:00Z">
        <w:r>
          <w:delText xml:space="preserve">,</w:delText>
        </w:r>
      </w:del>
      <w:del w:id="55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551" w:author="PR Preview" w:date="2026-01-01T00:00:00Z">
        <w:r>
          <w:delText xml:space="preserve">,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and each average loss below is a sample mean squared error.</w:delText>
        </w:r>
      </w:del>
    </w:p>
    <w:p>
      <w:pPr>
        <w:pStyle w:val="BodyText"/>
      </w:pPr>
      <w:del w:id="554" w:author="PR Preview" w:date="2026-01-01T00:00:00Z">
        <w:r>
          <w:rPr>
            <w:b/>
            <w:bCs/>
          </w:rPr>
          <w:delText xml:space="preserve">Definition 15 (Generalization error)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The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rPr>
            <w:b/>
            <w:bCs/>
          </w:rPr>
          <w:delText xml:space="preserve">generalization error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of a</w:delText>
        </w:r>
      </w:del>
      <w:del w:id="561" w:author="PR Preview" w:date="2026-01-01T00:00:00Z">
        <w:r>
          <w:delText xml:space="preserve"> </w:delText>
        </w:r>
      </w:del>
      <w:hyperlink w:anchor="def-prediction-rule">
        <w:del w:id="56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56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fitted to a</w:delText>
        </w:r>
      </w:del>
      <w:del w:id="566" w:author="PR Preview" w:date="2026-01-01T00:00:00Z">
        <w:r>
          <w:delText xml:space="preserve"> </w:delText>
        </w:r>
      </w:del>
      <w:hyperlink w:anchor="def-training-set">
        <w:del w:id="56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is its expected</w:delText>
        </w:r>
      </w:del>
      <w:del w:id="571" w:author="PR Preview" w:date="2026-01-01T00:00:00Z">
        <w:r>
          <w:delText xml:space="preserve"> </w:delText>
        </w:r>
      </w:del>
      <w:hyperlink w:anchor="def-observation-loss">
        <w:del w:id="57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57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on a</w:delText>
        </w:r>
      </w:del>
      <w:del w:id="576" w:author="PR Preview" w:date="2026-01-01T00:00:00Z">
        <w:r>
          <w:delText xml:space="preserve"> </w:delText>
        </w:r>
      </w:del>
      <w:hyperlink w:anchor="def-new-observation">
        <w:del w:id="577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57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579" w:author="PR Preview" w:date="2026-01-01T00:00:00Z">
        <w:r>
          <w:delText xml:space="preserve">,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with</w:delText>
        </w:r>
      </w:del>
      <w:del w:id="58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held fixed:</w:delText>
        </w:r>
      </w:del>
    </w:p>
    <w:p>
      <w:pPr>
        <w:pStyle w:val="BodyText"/>
      </w:pPr>
      <w:bookmarkStart w:id="54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del w:id="585" w:author="PR Preview" w:date="2026-01-01T00:00:00Z">
        <w:r>
          <w:rPr>
            <w:i/>
            <w:iCs/>
          </w:rPr>
          <w:delText xml:space="preserve">Remark 5</w:delText>
        </w:r>
      </w:del>
      <w:del w:id="586" w:author="PR Preview" w:date="2026-01-01T00:00:00Z">
        <w:r>
          <w:delText xml:space="preserve"> (Source: Generalization error). </w:delText>
        </w:r>
      </w:del>
      <w:del w:id="587" w:author="PR Preview" w:date="2026-01-01T00:00:00Z">
        <w:r>
          <w:delText xml:space="preserve">The risk form follows Brian Hutchinson’s Fall 2025 lecture notes;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the conditional form, with the training set held fixed,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follows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Hastie et al. (2009, sec. 7.2)</w:delText>
        </w:r>
      </w:del>
      <w:del w:id="594" w:author="PR Preview" w:date="2026-01-01T00:00:00Z">
        <w:r>
          <w:delText xml:space="preserve">.</w:delText>
        </w:r>
      </w:del>
    </w:p>
    <w:p>
      <w:pPr>
        <w:pStyle w:val="BodyText"/>
      </w:pPr>
      <w:del w:id="595" w:author="PR Preview" w:date="2026-01-01T00:00:00Z">
        <w:r>
          <w:rPr>
            <w:b/>
            <w:bCs/>
          </w:rPr>
          <w:delText xml:space="preserve">Definition 16 (Held-out set (hold-out set))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A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rPr>
            <w:b/>
            <w:bCs/>
          </w:rPr>
          <w:delText xml:space="preserve">held-out set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for a</w:delText>
        </w:r>
      </w:del>
      <w:del w:id="602" w:author="PR Preview" w:date="2026-01-01T00:00:00Z">
        <w:r>
          <w:delText xml:space="preserve"> </w:delText>
        </w:r>
      </w:del>
      <w:hyperlink w:anchor="def-training-set">
        <w:del w:id="60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60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is a list of</w:delText>
        </w:r>
      </w:del>
      <w:del w:id="607" w:author="PR Preview" w:date="2026-01-01T00:00:00Z">
        <w:r>
          <w:delText xml:space="preserve"> </w:delText>
        </w:r>
      </w:del>
      <m:oMath>
        <m:r>
          <m:t>m</m:t>
        </m:r>
      </m:oMath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further observations,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none of them in</w:delText>
        </w:r>
      </w:del>
      <w:del w:id="6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13" w:author="PR Preview" w:date="2026-01-01T00:00:00Z">
        <w:r>
          <w:delText xml:space="preserve">,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that the</w:delText>
        </w:r>
      </w:del>
      <w:del w:id="616" w:author="PR Preview" w:date="2026-01-01T00:00:00Z">
        <w:r>
          <w:delText xml:space="preserve"> </w:delText>
        </w:r>
      </w:del>
      <w:hyperlink w:anchor="def-fitting-procedure">
        <w:del w:id="61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does not use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and on which the</w:delText>
        </w:r>
      </w:del>
      <w:del w:id="622" w:author="PR Preview" w:date="2026-01-01T00:00:00Z">
        <w:r>
          <w:delText xml:space="preserve"> </w:delText>
        </w:r>
      </w:del>
      <w:hyperlink w:anchor="def-prediction-rule">
        <w:del w:id="62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62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is scored:</w:delText>
        </w:r>
      </w:del>
    </w:p>
    <w:p>
      <w:pPr>
        <w:pStyle w:val="BodyText"/>
      </w:pPr>
      <w:bookmarkStart w:id="57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del w:id="627" w:author="PR Preview" w:date="2026-01-01T00:00:00Z">
        <w:r>
          <w:rPr>
            <w:i/>
            <w:iCs/>
          </w:rPr>
          <w:delText xml:space="preserve">Remark 6</w:delText>
        </w:r>
      </w:del>
      <w:del w:id="628" w:author="PR Preview" w:date="2026-01-01T00:00:00Z">
        <w:r>
          <w:delText xml:space="preserve"> (Source: Held-out set (hold-out set)). </w:delText>
        </w:r>
      </w:del>
      <w:del w:id="629" w:author="PR Preview" w:date="2026-01-01T00:00:00Z">
        <w:r>
          <w:delText xml:space="preserve">Also called a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rPr>
            <w:b/>
            <w:bCs/>
          </w:rPr>
          <w:delText xml:space="preserve">hold-out set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(James et al. 2021, sec. 5.1.1)</w:delText>
        </w:r>
      </w:del>
      <w:del w:id="634" w:author="PR Preview" w:date="2026-01-01T00:00:00Z">
        <w:r>
          <w:delText xml:space="preserve">.</w:delText>
        </w:r>
      </w:del>
    </w:p>
    <w:p>
      <w:pPr>
        <w:pStyle w:val="BodyText"/>
      </w:pPr>
      <w:del w:id="635" w:author="PR Preview" w:date="2026-01-01T00:00:00Z">
        <w:r>
          <w:rPr>
            <w:b/>
            <w:bCs/>
          </w:rPr>
          <w:delText xml:space="preserve">Definition 17 (Root mean squared error of predictions)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The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rPr>
            <w:b/>
            <w:bCs/>
          </w:rPr>
          <w:delText xml:space="preserve">sample root mean squared error (sRMSE)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of predictions,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also called their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rPr>
            <w:b/>
            <w:bCs/>
          </w:rPr>
          <w:delText xml:space="preserve">root mean squared error</w:delText>
        </w:r>
      </w:del>
      <w:del w:id="646" w:author="PR Preview" w:date="2026-01-01T00:00:00Z">
        <w:r>
          <w:delText xml:space="preserve">,</w:delText>
        </w:r>
      </w:del>
      <w:del w:id="64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of observed outcomes</w:delText>
        </w:r>
      </w:del>
      <w:del w:id="65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is the square root of their</w:delText>
        </w:r>
      </w:del>
      <w:del w:id="653" w:author="PR Preview" w:date="2026-01-01T00:00:00Z">
        <w:r>
          <w:delText xml:space="preserve"> </w:delText>
        </w:r>
      </w:del>
      <w:hyperlink r:id="rId63">
        <w:del w:id="654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655" w:author="PR Preview" w:date="2026-01-01T00:00:00Z">
        <w:r>
          <w:delText xml:space="preserve">:</w:delText>
        </w:r>
      </w:del>
    </w:p>
    <w:p>
      <w:pPr>
        <w:pStyle w:val="BodyText"/>
      </w:pPr>
      <w:bookmarkStart w:id="61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del w:id="656" w:author="PR Preview" w:date="2026-01-01T00:00:00Z">
        <w:r>
          <w:rPr>
            <w:b/>
            <w:bCs/>
          </w:rPr>
          <w:delText xml:space="preserve">Definition 18 (Training error)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The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rPr>
            <w:b/>
            <w:bCs/>
          </w:rPr>
          <w:delText xml:space="preserve">training error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of a</w:delText>
        </w:r>
      </w:del>
      <w:del w:id="663" w:author="PR Preview" w:date="2026-01-01T00:00:00Z">
        <w:r>
          <w:delText xml:space="preserve"> </w:delText>
        </w:r>
      </w:del>
      <w:hyperlink w:anchor="def-prediction-rule">
        <w:del w:id="66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66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fitted to a</w:delText>
        </w:r>
      </w:del>
      <w:del w:id="668" w:author="PR Preview" w:date="2026-01-01T00:00:00Z">
        <w:r>
          <w:delText xml:space="preserve"> </w:delText>
        </w:r>
      </w:del>
      <w:hyperlink w:anchor="def-training-set">
        <w:del w:id="66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67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is its sample mean</w:delText>
        </w:r>
      </w:del>
      <w:del w:id="673" w:author="PR Preview" w:date="2026-01-01T00:00:00Z">
        <w:r>
          <w:delText xml:space="preserve"> </w:delText>
        </w:r>
      </w:del>
      <w:hyperlink w:anchor="def-observation-loss">
        <w:del w:id="674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67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on the training observations</w:delText>
        </w:r>
      </w:del>
      <w:del w:id="67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679" w:author="PR Preview" w:date="2026-01-01T00:00:00Z">
        <w:r>
          <w:delText xml:space="preserve">:</w:delText>
        </w:r>
      </w:del>
    </w:p>
    <w:p>
      <w:pPr>
        <w:pStyle w:val="BodyText"/>
      </w:pPr>
      <w:bookmarkStart w:id="6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del w:id="680" w:author="PR Preview" w:date="2026-01-01T00:00:00Z">
        <w:r>
          <w:rPr>
            <w:i/>
            <w:iCs/>
          </w:rPr>
          <w:delText xml:space="preserve">Remark 7</w:delText>
        </w:r>
      </w:del>
      <w:del w:id="681" w:author="PR Preview" w:date="2026-01-01T00:00:00Z">
        <w:r>
          <w:delText xml:space="preserve"> (Source: Training error). </w:delText>
        </w:r>
      </w:del>
      <w:del w:id="682" w:author="PR Preview" w:date="2026-01-01T00:00:00Z">
        <w:r>
          <w:delText xml:space="preserve">Hastie et al. (2009, sec. 7.2)</w:delText>
        </w:r>
      </w:del>
      <w:del w:id="683" w:author="PR Preview" w:date="2026-01-01T00:00:00Z">
        <w:r>
          <w:delText xml:space="preserve">, who write the training error as</w:delText>
        </w:r>
      </w:del>
      <w:del w:id="684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and define it for any loss.</w:delText>
        </w:r>
      </w:del>
    </w:p>
    <w:p>
      <w:pPr>
        <w:pStyle w:val="BodyText"/>
      </w:pPr>
      <w:ins w:id="687" w:author="PR Preview" w:date="2026-01-01T00:00:00Z">
        <w:r>
          <w:rPr>
            <w:i/>
            <w:iCs/>
          </w:rPr>
          <w:t xml:space="preserve">Remark 3</w:t>
        </w:r>
      </w:ins>
      <w:ins w:id="688" w:author="PR Preview" w:date="2026-01-01T00:00:00Z">
        <w:r>
          <w:t xml:space="preserve"> (Squared-error loss). </w:t>
        </w:r>
      </w:ins>
      <w:ins w:id="689" w:author="PR Preview" w:date="2026-01-01T00:00:00Z">
        <w:r>
          <w:t xml:space="preserve">Each error defined below holds for any</w:t>
        </w:r>
      </w:ins>
      <w:ins w:id="690" w:author="PR Preview" w:date="2026-01-01T00:00:00Z">
        <w:r>
          <w:t xml:space="preserve"> </w:t>
        </w:r>
      </w:ins>
      <w:hyperlink w:anchor="def-observation-loss">
        <w:ins w:id="69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692" w:author="PR Preview" w:date="2026-01-01T00:00:00Z">
        <w:r>
          <w:t xml:space="preserve">.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The examples, exercises and the bias-variance decomposition use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rPr>
            <w:i/>
            <w:iCs/>
          </w:rPr>
          <w:t xml:space="preserve">squared-error loss</w:t>
        </w:r>
      </w:ins>
      <w:ins w:id="697" w:author="PR Preview" w:date="2026-01-01T00:00:00Z">
        <w:r>
          <w:t xml:space="preserve">,</w:t>
        </w:r>
      </w:ins>
      <w:ins w:id="698" w:author="PR Preview" w:date="2026-01-01T00:00:00Z">
        <w:r>
          <w:t xml:space="preserve"> </w:t>
        </w:r>
      </w:ins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699" w:author="PR Preview" w:date="2026-01-01T00:00:00Z">
        <w:r>
          <w:t xml:space="preserve">,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unless they say otherwise.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Then the loss on an observation is the square of its</w:t>
        </w:r>
      </w:ins>
      <w:ins w:id="704" w:author="PR Preview" w:date="2026-01-01T00:00:00Z">
        <w:r>
          <w:t xml:space="preserve"> </w:t>
        </w:r>
      </w:ins>
      <w:hyperlink r:id="rId55">
        <w:ins w:id="705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706" w:author="PR Preview" w:date="2026-01-01T00:00:00Z">
        <w:r>
          <w:t xml:space="preserve">,</w:t>
        </w:r>
      </w:ins>
      <w:ins w:id="70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708" w:author="PR Preview" w:date="2026-01-01T00:00:00Z">
        <w:r>
          <w:t xml:space="preserve">,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and each average loss below is a sample mean squared error.</w:t>
        </w:r>
      </w:ins>
    </w:p>
    <w:bookmarkEnd w:id="56"/>
    <w:bookmarkStart w:id="58" w:name="def-generalization-error"/>
    <w:p>
      <w:pPr>
        <w:pStyle w:val="BodyText"/>
      </w:pPr>
      <w:ins w:id="711" w:author="PR Preview" w:date="2026-01-01T00:00:00Z">
        <w:r>
          <w:rPr>
            <w:b/>
            <w:bCs/>
          </w:rPr>
          <w:t xml:space="preserve">Definition 16 (Generalization error)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The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rPr>
            <w:b/>
            <w:bCs/>
          </w:rPr>
          <w:t xml:space="preserve">generalization error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of a</w:t>
        </w:r>
      </w:ins>
      <w:ins w:id="718" w:author="PR Preview" w:date="2026-01-01T00:00:00Z">
        <w:r>
          <w:t xml:space="preserve"> </w:t>
        </w:r>
      </w:ins>
      <w:hyperlink w:anchor="def-prediction-rule">
        <w:ins w:id="71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7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fitted to a</w:t>
        </w:r>
      </w:ins>
      <w:ins w:id="723" w:author="PR Preview" w:date="2026-01-01T00:00:00Z">
        <w:r>
          <w:t xml:space="preserve"> </w:t>
        </w:r>
      </w:ins>
      <w:hyperlink w:anchor="def-training-set">
        <w:ins w:id="72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is its expected</w:t>
        </w:r>
      </w:ins>
      <w:ins w:id="728" w:author="PR Preview" w:date="2026-01-01T00:00:00Z">
        <w:r>
          <w:t xml:space="preserve"> </w:t>
        </w:r>
      </w:ins>
      <w:hyperlink w:anchor="def-observation-loss">
        <w:ins w:id="72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73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on a</w:t>
        </w:r>
      </w:ins>
      <w:ins w:id="733" w:author="PR Preview" w:date="2026-01-01T00:00:00Z">
        <w:r>
          <w:t xml:space="preserve"> </w:t>
        </w:r>
      </w:ins>
      <w:hyperlink w:anchor="def-new-observation">
        <w:ins w:id="734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7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736" w:author="PR Preview" w:date="2026-01-01T00:00:00Z">
        <w:r>
          <w:t xml:space="preserve">,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with</w:t>
        </w:r>
      </w:ins>
      <w:ins w:id="7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held fixed:</w:t>
        </w:r>
      </w:ins>
    </w:p>
    <w:p>
      <w:pPr>
        <w:pStyle w:val="BodyText"/>
      </w:pPr>
      <w:bookmarkStart w:id="5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generalization-error"/>
    <w:p>
      <w:pPr>
        <w:pStyle w:val="FirstParagraph"/>
      </w:pPr>
      <w:ins w:id="742" w:author="PR Preview" w:date="2026-01-01T00:00:00Z">
        <w:r>
          <w:rPr>
            <w:i/>
            <w:iCs/>
          </w:rPr>
          <w:t xml:space="preserve">Remark 4</w:t>
        </w:r>
      </w:ins>
      <w:ins w:id="743" w:author="PR Preview" w:date="2026-01-01T00:00:00Z">
        <w:r>
          <w:t xml:space="preserve"> (Source: Generalization error). </w:t>
        </w:r>
      </w:ins>
      <w:ins w:id="744" w:author="PR Preview" w:date="2026-01-01T00:00:00Z">
        <w:r>
          <w:t xml:space="preserve">The risk form follows Brian Hutchinson’s Fall 2025 lecture notes;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the conditional form, with the training set held fixed,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follows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Hastie et al. (2009, sec. 7.2)</w:t>
        </w:r>
      </w:ins>
      <w:ins w:id="751" w:author="PR Preview" w:date="2026-01-01T00:00:00Z">
        <w:r>
          <w:t xml:space="preserve">.</w:t>
        </w:r>
      </w:ins>
    </w:p>
    <w:bookmarkEnd w:id="59"/>
    <w:bookmarkStart w:id="61" w:name="def-held-out-set"/>
    <w:p>
      <w:pPr>
        <w:pStyle w:val="BodyText"/>
      </w:pPr>
      <w:ins w:id="752" w:author="PR Preview" w:date="2026-01-01T00:00:00Z">
        <w:r>
          <w:rPr>
            <w:b/>
            <w:bCs/>
          </w:rPr>
          <w:t xml:space="preserve">Definition 17 (Held-out set (hold-out set))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A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rPr>
            <w:b/>
            <w:bCs/>
          </w:rPr>
          <w:t xml:space="preserve">held-out set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for a</w:t>
        </w:r>
      </w:ins>
      <w:ins w:id="759" w:author="PR Preview" w:date="2026-01-01T00:00:00Z">
        <w:r>
          <w:t xml:space="preserve"> </w:t>
        </w:r>
      </w:ins>
      <w:hyperlink w:anchor="def-training-set">
        <w:ins w:id="76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6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is a list of</w:t>
        </w:r>
      </w:ins>
      <w:ins w:id="764" w:author="PR Preview" w:date="2026-01-01T00:00:00Z">
        <w:r>
          <w:t xml:space="preserve"> </w:t>
        </w:r>
      </w:ins>
      <m:oMath>
        <m:r>
          <m:t>m</m:t>
        </m:r>
      </m:oMath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further observations,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none of them in</w:t>
        </w:r>
      </w:ins>
      <w:ins w:id="7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70" w:author="PR Preview" w:date="2026-01-01T00:00:00Z">
        <w:r>
          <w:t xml:space="preserve">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that the</w:t>
        </w:r>
      </w:ins>
      <w:ins w:id="773" w:author="PR Preview" w:date="2026-01-01T00:00:00Z">
        <w:r>
          <w:t xml:space="preserve"> </w:t>
        </w:r>
      </w:ins>
      <w:hyperlink w:anchor="def-fitting-procedure">
        <w:ins w:id="77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does not use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and on which the</w:t>
        </w:r>
      </w:ins>
      <w:ins w:id="779" w:author="PR Preview" w:date="2026-01-01T00:00:00Z">
        <w:r>
          <w:t xml:space="preserve"> </w:t>
        </w:r>
      </w:ins>
      <w:hyperlink w:anchor="def-prediction-rule">
        <w:ins w:id="78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78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is scored:</w:t>
        </w:r>
      </w:ins>
    </w:p>
    <w:p>
      <w:pPr>
        <w:pStyle w:val="BodyText"/>
      </w:pPr>
      <w:bookmarkStart w:id="6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source-held-out-set"/>
    <w:p>
      <w:pPr>
        <w:pStyle w:val="FirstParagraph"/>
      </w:pPr>
      <w:ins w:id="784" w:author="PR Preview" w:date="2026-01-01T00:00:00Z">
        <w:r>
          <w:rPr>
            <w:i/>
            <w:iCs/>
          </w:rPr>
          <w:t xml:space="preserve">Remark 5</w:t>
        </w:r>
      </w:ins>
      <w:ins w:id="785" w:author="PR Preview" w:date="2026-01-01T00:00:00Z">
        <w:r>
          <w:t xml:space="preserve"> (Source: Held-out set (hold-out set)). </w:t>
        </w:r>
      </w:ins>
      <w:ins w:id="786" w:author="PR Preview" w:date="2026-01-01T00:00:00Z">
        <w:r>
          <w:t xml:space="preserve">Also called a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rPr>
            <w:b/>
            <w:bCs/>
          </w:rPr>
          <w:t xml:space="preserve">hold-out set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(James et al. 2021, sec. 5.1.1)</w:t>
        </w:r>
      </w:ins>
      <w:ins w:id="791" w:author="PR Preview" w:date="2026-01-01T00:00:00Z">
        <w:r>
          <w:t xml:space="preserve">.</w:t>
        </w:r>
      </w:ins>
    </w:p>
    <w:bookmarkEnd w:id="62"/>
    <w:bookmarkStart w:id="65" w:name="def-prediction-rmse"/>
    <w:p>
      <w:pPr>
        <w:pStyle w:val="BodyText"/>
      </w:pPr>
      <w:ins w:id="792" w:author="PR Preview" w:date="2026-01-01T00:00:00Z">
        <w:r>
          <w:rPr>
            <w:b/>
            <w:bCs/>
          </w:rPr>
          <w:t xml:space="preserve">Definition 18 (Root mean squared error of predictions)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The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rPr>
            <w:b/>
            <w:bCs/>
          </w:rPr>
          <w:t xml:space="preserve">sample root mean squared error (sRMSE)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of predictions,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also called their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rPr>
            <w:b/>
            <w:bCs/>
          </w:rPr>
          <w:t xml:space="preserve">root mean squared error</w:t>
        </w:r>
      </w:ins>
      <w:ins w:id="803" w:author="PR Preview" w:date="2026-01-01T00:00:00Z">
        <w:r>
          <w:t xml:space="preserve">,</w:t>
        </w:r>
      </w:ins>
      <w:ins w:id="80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of observed outcomes</w:t>
        </w:r>
      </w:ins>
      <w:ins w:id="80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is the square root of their</w:t>
        </w:r>
      </w:ins>
      <w:ins w:id="810" w:author="PR Preview" w:date="2026-01-01T00:00:00Z">
        <w:r>
          <w:t xml:space="preserve"> </w:t>
        </w:r>
      </w:ins>
      <w:hyperlink r:id="rId63">
        <w:ins w:id="811" w:author="PR Preview" w:date="2026-01-01T00:00:00Z">
          <w:r>
            <w:rPr>
              <w:rStyle w:val="Hyperlink"/>
            </w:rPr>
            <w:t xml:space="preserve">sMSE</w:t>
          </w:r>
        </w:ins>
      </w:hyperlink>
      <w:ins w:id="812" w:author="PR Preview" w:date="2026-01-01T00:00:00Z">
        <w:r>
          <w:t xml:space="preserve">:</w:t>
        </w:r>
      </w:ins>
    </w:p>
    <w:p>
      <w:pPr>
        <w:pStyle w:val="BodyText"/>
      </w:pPr>
      <w:bookmarkStart w:id="6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7" w:name="def-training-mse"/>
    <w:p>
      <w:pPr>
        <w:pStyle w:val="FirstParagraph"/>
      </w:pPr>
      <w:ins w:id="813" w:author="PR Preview" w:date="2026-01-01T00:00:00Z">
        <w:r>
          <w:rPr>
            <w:b/>
            <w:bCs/>
          </w:rPr>
          <w:t xml:space="preserve">Definition 19 (Training error)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The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rPr>
            <w:b/>
            <w:bCs/>
          </w:rPr>
          <w:t xml:space="preserve">training error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of a</w:t>
        </w:r>
      </w:ins>
      <w:ins w:id="820" w:author="PR Preview" w:date="2026-01-01T00:00:00Z">
        <w:r>
          <w:t xml:space="preserve"> </w:t>
        </w:r>
      </w:ins>
      <w:hyperlink w:anchor="def-prediction-rule">
        <w:ins w:id="82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82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fitted to a</w:t>
        </w:r>
      </w:ins>
      <w:ins w:id="825" w:author="PR Preview" w:date="2026-01-01T00:00:00Z">
        <w:r>
          <w:t xml:space="preserve"> </w:t>
        </w:r>
      </w:ins>
      <w:hyperlink w:anchor="def-training-set">
        <w:ins w:id="82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8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is its sample mean</w:t>
        </w:r>
      </w:ins>
      <w:ins w:id="830" w:author="PR Preview" w:date="2026-01-01T00:00:00Z">
        <w:r>
          <w:t xml:space="preserve"> </w:t>
        </w:r>
      </w:ins>
      <w:hyperlink w:anchor="def-observation-loss">
        <w:ins w:id="83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83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on the training observations</w:t>
        </w:r>
      </w:ins>
      <w:ins w:id="83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836" w:author="PR Preview" w:date="2026-01-01T00:00:00Z">
        <w:r>
          <w:t xml:space="preserve">:</w:t>
        </w:r>
      </w:ins>
    </w:p>
    <w:p>
      <w:pPr>
        <w:pStyle w:val="BodyText"/>
      </w:pPr>
      <w:bookmarkStart w:id="6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rem-source-training-mse"/>
    <w:p>
      <w:pPr>
        <w:pStyle w:val="FirstParagraph"/>
      </w:pPr>
      <w:ins w:id="837" w:author="PR Preview" w:date="2026-01-01T00:00:00Z">
        <w:r>
          <w:rPr>
            <w:i/>
            <w:iCs/>
          </w:rPr>
          <w:t xml:space="preserve">Remark 6</w:t>
        </w:r>
      </w:ins>
      <w:ins w:id="838" w:author="PR Preview" w:date="2026-01-01T00:00:00Z">
        <w:r>
          <w:t xml:space="preserve"> (Source: Training error). </w:t>
        </w:r>
      </w:ins>
      <w:ins w:id="839" w:author="PR Preview" w:date="2026-01-01T00:00:00Z">
        <w:r>
          <w:t xml:space="preserve">Hastie et al. (2009, sec. 7.2)</w:t>
        </w:r>
      </w:ins>
      <w:ins w:id="840" w:author="PR Preview" w:date="2026-01-01T00:00:00Z">
        <w:r>
          <w:t xml:space="preserve">, who write the training error as</w:t>
        </w:r>
      </w:ins>
      <w:ins w:id="841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and define it for any loss.</w:t>
        </w:r>
      </w:ins>
    </w:p>
    <w:bookmarkEnd w:id="68"/>
    <w:bookmarkEnd w:id="69"/>
    <w:bookmarkStart w:id="74" w:name="overfitting"/>
    <w:p>
      <w:pPr>
        <w:pStyle w:val="Heading2"/>
      </w:pPr>
      <w:r>
        <w:t xml:space="preserve">3 Overfitting</w:t>
      </w:r>
    </w:p>
    <w:bookmarkStart w:id="7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0"/>
    <w:bookmarkStart w:id="7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1"/>
    <w:bookmarkStart w:id="72" w:name="def-overfitting"/>
    <w:p>
      <w:pPr>
        <w:pStyle w:val="FirstParagraph"/>
      </w:pPr>
      <w:del w:id="844" w:author="PR Preview" w:date="2026-01-01T00:00:00Z">
        <w:r>
          <w:rPr>
            <w:b/>
            <w:bCs/>
          </w:rPr>
          <w:delText xml:space="preserve">Definition 19 (Overfitting)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rPr>
            <w:b/>
            <w:bCs/>
          </w:rPr>
          <w:delText xml:space="preserve">Overfitting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occurs when a</w:delText>
        </w:r>
      </w:del>
      <w:del w:id="849" w:author="PR Preview" w:date="2026-01-01T00:00:00Z">
        <w:r>
          <w:delText xml:space="preserve"> </w:delText>
        </w:r>
      </w:del>
      <w:hyperlink w:anchor="def-prediction-rule">
        <w:del w:id="850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fits its</w:delText>
        </w:r>
      </w:del>
      <w:del w:id="853" w:author="PR Preview" w:date="2026-01-01T00:00:00Z">
        <w:r>
          <w:delText xml:space="preserve"> </w:delText>
        </w:r>
      </w:del>
      <w:hyperlink w:anchor="def-training-set">
        <w:del w:id="85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well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but predicts poorly for new observations.</w:delText>
        </w:r>
      </w:del>
    </w:p>
    <w:p>
      <w:pPr>
        <w:pStyle w:val="BodyText"/>
      </w:pPr>
      <w:del w:id="859" w:author="PR Preview" w:date="2026-01-01T00:00:00Z">
        <w:r>
          <w:rPr>
            <w:b/>
            <w:bCs/>
          </w:rPr>
          <w:delText xml:space="preserve">Example 9 (Overfitting in polynomial fits to cars)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In</w:delText>
        </w:r>
      </w:del>
      <w:del w:id="862" w:author="PR Preview" w:date="2026-01-01T00:00:00Z">
        <w:r>
          <w:delText xml:space="preserve"> </w:delText>
        </w:r>
      </w:del>
      <w:hyperlink w:anchor="exr-overfitting">
        <w:del w:id="86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864" w:author="PR Preview" w:date="2026-01-01T00:00:00Z">
        <w:r>
          <w:delText xml:space="preserve">,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the terms beyond degree 2 fit the 20 training cars more closely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but do not predict the 12 held-out cars better.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The effect is small here:</w:delText>
        </w:r>
      </w:del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it is the beginning of overfitting, not a dramatic case.</w:delText>
        </w:r>
      </w:del>
    </w:p>
    <w:p>
      <w:pPr>
        <w:pStyle w:val="FirstParagraph"/>
      </w:pPr>
      <w:ins w:id="873" w:author="PR Preview" w:date="2026-01-01T00:00:00Z">
        <w:r>
          <w:rPr>
            <w:b/>
            <w:bCs/>
          </w:rPr>
          <w:t xml:space="preserve">Definition 20 (Overfitting)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rPr>
            <w:b/>
            <w:bCs/>
          </w:rPr>
          <w:t xml:space="preserve">Overfitting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occurs when a</w:t>
        </w:r>
      </w:ins>
      <w:ins w:id="878" w:author="PR Preview" w:date="2026-01-01T00:00:00Z">
        <w:r>
          <w:t xml:space="preserve"> </w:t>
        </w:r>
      </w:ins>
      <w:hyperlink w:anchor="def-prediction-rule">
        <w:ins w:id="87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fits its</w:t>
        </w:r>
      </w:ins>
      <w:ins w:id="882" w:author="PR Preview" w:date="2026-01-01T00:00:00Z">
        <w:r>
          <w:t xml:space="preserve"> </w:t>
        </w:r>
      </w:ins>
      <w:hyperlink w:anchor="def-training-set">
        <w:ins w:id="88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well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but predicts poorly for new observations.</w:t>
        </w:r>
      </w:ins>
    </w:p>
    <w:bookmarkEnd w:id="72"/>
    <w:bookmarkStart w:id="73" w:name="exm-overfitting-polynomial-cars"/>
    <w:p>
      <w:pPr>
        <w:pStyle w:val="BodyText"/>
      </w:pPr>
      <w:ins w:id="888" w:author="PR Preview" w:date="2026-01-01T00:00:00Z">
        <w:r>
          <w:rPr>
            <w:b/>
            <w:bCs/>
          </w:rPr>
          <w:t xml:space="preserve">Example 11 (Overfitting in polynomial fits to cars)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In</w:t>
        </w:r>
      </w:ins>
      <w:ins w:id="891" w:author="PR Preview" w:date="2026-01-01T00:00:00Z">
        <w:r>
          <w:t xml:space="preserve"> </w:t>
        </w:r>
      </w:ins>
      <w:hyperlink w:anchor="exr-overfitting">
        <w:ins w:id="89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893" w:author="PR Preview" w:date="2026-01-01T00:00:00Z">
        <w:r>
          <w:t xml:space="preserve">,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the terms beyond degree 2 fit the 20 training cars more closely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but do not predict the 12 held-out cars better.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The effect is small here: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it is the beginning of overfitting, not a dramatic case.</w:t>
        </w:r>
      </w:ins>
    </w:p>
    <w:bookmarkEnd w:id="73"/>
    <w:bookmarkEnd w:id="74"/>
    <w:bookmarkStart w:id="136" w:name="sec-generalization-error"/>
    <w:p>
      <w:pPr>
        <w:pStyle w:val="Heading2"/>
      </w:pPr>
      <w:r>
        <w:t xml:space="preserve">4 Generalization error</w:t>
      </w:r>
    </w:p>
    <w:bookmarkStart w:id="7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5"/>
    <w:bookmarkStart w:id="7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6"/>
    <w:bookmarkStart w:id="78" w:name="def-expected-generalization-error"/>
    <w:p>
      <w:pPr>
        <w:pStyle w:val="FirstParagraph"/>
      </w:pPr>
      <w:del w:id="902" w:author="PR Preview" w:date="2026-01-01T00:00:00Z">
        <w:r>
          <w:rPr>
            <w:b/>
            <w:bCs/>
          </w:rPr>
          <w:delText xml:space="preserve">Definition 20 (Expected generalization error (expected prediction error, expected test error))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The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rPr>
            <w:b/>
            <w:bCs/>
          </w:rPr>
          <w:delText xml:space="preserve">expected generalization error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of a</w:delText>
        </w:r>
      </w:del>
      <w:del w:id="909" w:author="PR Preview" w:date="2026-01-01T00:00:00Z">
        <w:r>
          <w:delText xml:space="preserve"> </w:delText>
        </w:r>
      </w:del>
      <w:hyperlink w:anchor="def-fitting-procedure">
        <w:del w:id="91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911" w:author="PR Preview" w:date="2026-01-01T00:00:00Z">
        <w:r>
          <w:delText xml:space="preserve"> </w:delText>
        </w:r>
      </w:del>
      <m:oMath>
        <m:r>
          <m:t>g</m:t>
        </m:r>
      </m:oMath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at training-set size</w:delText>
        </w:r>
      </w:del>
      <w:del w:id="914" w:author="PR Preview" w:date="2026-01-01T00:00:00Z">
        <w:r>
          <w:delText xml:space="preserve"> </w:delText>
        </w:r>
      </w:del>
      <m:oMath>
        <m:r>
          <m:t>n</m:t>
        </m:r>
      </m:oMath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is the mean,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over</w:delText>
        </w:r>
      </w:del>
      <w:del w:id="919" w:author="PR Preview" w:date="2026-01-01T00:00:00Z">
        <w:r>
          <w:delText xml:space="preserve"> </w:delText>
        </w:r>
      </w:del>
      <w:hyperlink w:anchor="def-training-set">
        <w:del w:id="920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92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of</w:delText>
        </w:r>
      </w:del>
      <w:del w:id="924" w:author="PR Preview" w:date="2026-01-01T00:00:00Z">
        <w:r>
          <w:delText xml:space="preserve"> </w:delText>
        </w:r>
      </w:del>
      <m:oMath>
        <m:r>
          <m:t>n</m:t>
        </m:r>
      </m:oMath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observations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drawn independently from the population,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of the</w:delText>
        </w:r>
      </w:del>
      <w:del w:id="931" w:author="PR Preview" w:date="2026-01-01T00:00:00Z">
        <w:r>
          <w:delText xml:space="preserve"> </w:delText>
        </w:r>
      </w:del>
      <w:hyperlink w:anchor="def-generalization-error">
        <w:del w:id="932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of the</w:delText>
        </w:r>
      </w:del>
      <w:del w:id="935" w:author="PR Preview" w:date="2026-01-01T00:00:00Z">
        <w:r>
          <w:delText xml:space="preserve"> </w:delText>
        </w:r>
      </w:del>
      <w:hyperlink w:anchor="def-prediction-rule">
        <w:del w:id="93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that</w:delText>
        </w:r>
      </w:del>
      <w:del w:id="939" w:author="PR Preview" w:date="2026-01-01T00:00:00Z">
        <w:r>
          <w:delText xml:space="preserve"> </w:delText>
        </w:r>
      </w:del>
      <m:oMath>
        <m:r>
          <m:t>g</m:t>
        </m:r>
      </m:oMath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produces from</w:delText>
        </w:r>
      </w:del>
      <w:del w:id="9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43" w:author="PR Preview" w:date="2026-01-01T00:00:00Z">
        <w:r>
          <w:delText xml:space="preserve">:</w:delText>
        </w:r>
      </w:del>
    </w:p>
    <w:p>
      <w:pPr>
        <w:pStyle w:val="BodyText"/>
      </w:pPr>
      <w:bookmarkStart w:id="74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del w:id="944" w:author="PR Preview" w:date="2026-01-01T00:00:00Z">
        <w:r>
          <w:rPr>
            <w:i/>
            <w:iCs/>
          </w:rPr>
          <w:delText xml:space="preserve">Remark 8</w:delText>
        </w:r>
      </w:del>
      <w:del w:id="945" w:author="PR Preview" w:date="2026-01-01T00:00:00Z">
        <w:r>
          <w:delText xml:space="preserve"> (Source: Expected generalization error (expected prediction error, expected test error)). </w:delText>
        </w:r>
      </w:del>
      <w:del w:id="946" w:author="PR Preview" w:date="2026-01-01T00:00:00Z">
        <w:r>
          <w:delText xml:space="preserve">Also called the</w:delText>
        </w:r>
      </w:del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rPr>
            <w:b/>
            <w:bCs/>
          </w:rPr>
          <w:delText xml:space="preserve">expected prediction error</w:delText>
        </w:r>
      </w:del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or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rPr>
            <w:b/>
            <w:bCs/>
          </w:rPr>
          <w:delText xml:space="preserve">expected test error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(Hastie et al. 2009, sec. 7.2)</w:delText>
        </w:r>
      </w:del>
      <w:del w:id="955" w:author="PR Preview" w:date="2026-01-01T00:00:00Z">
        <w:r>
          <w:delText xml:space="preserve">.</w:delText>
        </w:r>
      </w:del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Hastie et al. write the quantity as</w:delText>
        </w:r>
      </w:del>
      <w:del w:id="958" w:author="PR Preview" w:date="2026-01-01T00:00:00Z">
        <w:r>
          <w:delText xml:space="preserve"> </w:delText>
        </w:r>
      </w:del>
      <m:oMath>
        <m:r>
          <m:rPr>
            <m:sty m:val="p"/>
          </m:rPr>
          <m:t>Err</m:t>
        </m:r>
      </m:oMath>
      <w:del w:id="959" w:author="PR Preview" w:date="2026-01-01T00:00:00Z">
        <w:r>
          <w:delText xml:space="preserve">, without the argument</w:delText>
        </w:r>
      </w:del>
      <w:del w:id="960" w:author="PR Preview" w:date="2026-01-01T00:00:00Z">
        <w:r>
          <w:delText xml:space="preserve"> </w:delText>
        </w:r>
      </w:del>
      <m:oMath>
        <m:r>
          <m:t>n</m:t>
        </m:r>
      </m:oMath>
      <w:del w:id="961" w:author="PR Preview" w:date="2026-01-01T00:00:00Z">
        <w:r>
          <w:delText xml:space="preserve">.</w:delText>
        </w:r>
      </w:del>
    </w:p>
    <w:p>
      <w:pPr>
        <w:pStyle w:val="BodyText"/>
      </w:pPr>
      <w:del w:id="962" w:author="PR Preview" w:date="2026-01-01T00:00:00Z">
        <w:r>
          <w:rPr>
            <w:b/>
            <w:bCs/>
          </w:rPr>
          <w:delText xml:space="preserve">Definition 21 (Mean function)</w:delText>
        </w:r>
      </w:del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The</w:delText>
        </w:r>
      </w:del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rPr>
            <w:b/>
            <w:bCs/>
          </w:rPr>
          <w:delText xml:space="preserve">mean function</w:delText>
        </w:r>
      </w:del>
      <w:del w:id="967" w:author="PR Preview" w:date="2026-01-01T00:00:00Z">
        <w:r>
          <w:delText xml:space="preserve"> </w:delText>
        </w:r>
      </w:del>
      <m:oMath>
        <m:r>
          <m:t>μ</m:t>
        </m:r>
      </m:oMath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of an outcome</w:delText>
        </w:r>
      </w:del>
      <w:del w:id="970" w:author="PR Preview" w:date="2026-01-01T00:00:00Z">
        <w:r>
          <w:delText xml:space="preserve"> </w:delText>
        </w:r>
      </w:del>
      <m:oMath>
        <m:r>
          <m:t>Y</m:t>
        </m:r>
      </m:oMath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given a covariate</w:delText>
        </w:r>
      </w:del>
      <w:del w:id="973" w:author="PR Preview" w:date="2026-01-01T00:00:00Z">
        <w:r>
          <w:delText xml:space="preserve"> </w:delText>
        </w:r>
      </w:del>
      <m:oMath>
        <m:r>
          <m:t>X</m:t>
        </m:r>
      </m:oMath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maps each covariate value</w:delText>
        </w:r>
      </w:del>
      <w:del w:id="976" w:author="PR Preview" w:date="2026-01-01T00:00:00Z">
        <w:r>
          <w:delText xml:space="preserve"> </w:delText>
        </w:r>
      </w:del>
      <m:oMath>
        <m:r>
          <m:t>x</m:t>
        </m:r>
      </m:oMath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to the mean of</w:delText>
        </w:r>
      </w:del>
      <w:del w:id="979" w:author="PR Preview" w:date="2026-01-01T00:00:00Z">
        <w:r>
          <w:delText xml:space="preserve"> </w:delText>
        </w:r>
      </w:del>
      <m:oMath>
        <m:r>
          <m:t>Y</m:t>
        </m:r>
      </m:oMath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given</w:delText>
        </w:r>
      </w:del>
      <w:del w:id="98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983" w:author="PR Preview" w:date="2026-01-01T00:00:00Z">
        <w:r>
          <w:delText xml:space="preserve">:</w:delText>
        </w:r>
      </w:del>
    </w:p>
    <w:p>
      <w:pPr>
        <w:pStyle w:val="BodyText"/>
      </w:pPr>
      <w:bookmarkStart w:id="77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del w:id="984" w:author="PR Preview" w:date="2026-01-01T00:00:00Z">
        <w:r>
          <w:rPr>
            <w:b/>
            <w:bCs/>
          </w:rPr>
          <w:delText xml:space="preserve">Definition 22 (Expected prediction loss at a covariate value)</w:delText>
        </w:r>
      </w:del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The</w:delText>
        </w:r>
      </w:del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rPr>
            <w:b/>
            <w:bCs/>
          </w:rPr>
          <w:delText xml:space="preserve">expected prediction loss at</w:delText>
        </w:r>
      </w:del>
      <w:del w:id="989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of a</w:delText>
        </w:r>
      </w:del>
      <w:del w:id="992" w:author="PR Preview" w:date="2026-01-01T00:00:00Z">
        <w:r>
          <w:delText xml:space="preserve"> </w:delText>
        </w:r>
      </w:del>
      <w:hyperlink w:anchor="def-fitting-procedure">
        <w:del w:id="99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994" w:author="PR Preview" w:date="2026-01-01T00:00:00Z">
        <w:r>
          <w:delText xml:space="preserve"> </w:delText>
        </w:r>
      </w:del>
      <m:oMath>
        <m:r>
          <m:t>g</m:t>
        </m:r>
      </m:oMath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at training-set size</w:delText>
        </w:r>
      </w:del>
      <w:del w:id="997" w:author="PR Preview" w:date="2026-01-01T00:00:00Z">
        <w:r>
          <w:delText xml:space="preserve"> </w:delText>
        </w:r>
      </w:del>
      <m:oMath>
        <m:r>
          <m:t>n</m:t>
        </m:r>
      </m:oMath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is the expected</w:delText>
        </w:r>
      </w:del>
      <w:del w:id="1000" w:author="PR Preview" w:date="2026-01-01T00:00:00Z">
        <w:r>
          <w:delText xml:space="preserve"> </w:delText>
        </w:r>
      </w:del>
      <w:hyperlink w:anchor="def-observation-loss">
        <w:del w:id="100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00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delText xml:space="preserve">of its prediction</w:delText>
        </w:r>
      </w:del>
      <w:del w:id="1005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for a new outcome</w:delText>
        </w:r>
      </w:del>
      <w:del w:id="100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with</w:delText>
        </w:r>
      </w:del>
      <w:del w:id="101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012" w:author="PR Preview" w:date="2026-01-01T00:00:00Z">
        <w:r>
          <w:delText xml:space="preserve">,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averaged over random</w:delText>
        </w:r>
      </w:del>
      <w:del w:id="1015" w:author="PR Preview" w:date="2026-01-01T00:00:00Z">
        <w:r>
          <w:delText xml:space="preserve"> </w:delText>
        </w:r>
      </w:del>
      <w:hyperlink w:anchor="def-training-set">
        <w:del w:id="1016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0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of</w:delText>
        </w:r>
      </w:del>
      <w:del w:id="1020" w:author="PR Preview" w:date="2026-01-01T00:00:00Z">
        <w:r>
          <w:delText xml:space="preserve"> </w:delText>
        </w:r>
      </w:del>
      <m:oMath>
        <m:r>
          <m:t>n</m:t>
        </m:r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observations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drawn independently of</w:delText>
        </w:r>
      </w:del>
      <w:del w:id="102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026" w:author="PR Preview" w:date="2026-01-01T00:00:00Z">
        <w:r>
          <w:delText xml:space="preserve">,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and over</w:delText>
        </w:r>
      </w:del>
      <w:del w:id="102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030" w:author="PR Preview" w:date="2026-01-01T00:00:00Z">
        <w:r>
          <w:delText xml:space="preserve">:</w:delText>
        </w:r>
      </w:del>
    </w:p>
    <w:p>
      <w:pPr>
        <w:pStyle w:val="BodyText"/>
      </w:pPr>
      <w:bookmarkStart w:id="79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del w:id="1031" w:author="PR Preview" w:date="2026-01-01T00:00:00Z">
        <w:r>
          <w:rPr>
            <w:i/>
            <w:iCs/>
          </w:rPr>
          <w:delText xml:space="preserve">Remark 9</w:delText>
        </w:r>
      </w:del>
      <w:del w:id="1032" w:author="PR Preview" w:date="2026-01-01T00:00:00Z">
        <w:r>
          <w:delText xml:space="preserve"> (The expected prediction loss and the generalization error). </w:delText>
        </w:r>
      </w:del>
      <w:del w:id="1033" w:author="PR Preview" w:date="2026-01-01T00:00:00Z">
        <w:r>
          <w:delText xml:space="preserve">The</w:delText>
        </w:r>
      </w:del>
      <w:del w:id="1034" w:author="PR Preview" w:date="2026-01-01T00:00:00Z">
        <w:r>
          <w:delText xml:space="preserve"> </w:delText>
        </w:r>
      </w:del>
      <w:hyperlink w:anchor="def-generalization-error">
        <w:del w:id="1035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03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holds the training set fixed and averages the loss over new covariate values too.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The expected prediction loss at</w:delText>
        </w:r>
      </w:del>
      <w:del w:id="1041" w:author="PR Preview" w:date="2026-01-01T00:00:00Z">
        <w:r>
          <w:delText xml:space="preserve"> </w:delText>
        </w:r>
      </w:del>
      <m:oMath>
        <m:r>
          <m:t>x</m:t>
        </m:r>
      </m:oMath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averages over training sets as well,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and holds the covariate value fixed.</w:delText>
        </w:r>
      </w:del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Neither is the</w:delText>
        </w:r>
      </w:del>
      <w:del w:id="1048" w:author="PR Preview" w:date="2026-01-01T00:00:00Z">
        <w:r>
          <w:delText xml:space="preserve"> </w:delText>
        </w:r>
      </w:del>
      <w:hyperlink w:anchor="def-test-error">
        <w:del w:id="1049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1050" w:author="PR Preview" w:date="2026-01-01T00:00:00Z">
        <w:r>
          <w:delText xml:space="preserve">: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the test error is an average over a finite test set,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so it estimates the generalization error without equalling it.</w:delText>
        </w:r>
      </w:del>
    </w:p>
    <w:p>
      <w:pPr>
        <w:pStyle w:val="BodyText"/>
      </w:pPr>
      <w:del w:id="1055" w:author="PR Preview" w:date="2026-01-01T00:00:00Z">
        <w:r>
          <w:rPr>
            <w:b/>
            <w:bCs/>
          </w:rPr>
          <w:delText xml:space="preserve">Definition 23 (Expected prediction error at a covariate value)</w:delText>
        </w:r>
      </w:del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The</w:delText>
        </w:r>
      </w:del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rPr>
            <w:b/>
            <w:bCs/>
          </w:rPr>
          <w:delText xml:space="preserve">expected prediction error at</w:delText>
        </w:r>
      </w:del>
      <w:del w:id="1060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(</w:delText>
        </w:r>
      </w:del>
      <w:del w:id="1063" w:author="PR Preview" w:date="2026-01-01T00:00:00Z">
        <w:r>
          <w:rPr>
            <w:b/>
            <w:bCs/>
          </w:rPr>
          <w:delText xml:space="preserve">EPE</w:delText>
        </w:r>
      </w:del>
      <w:del w:id="1064" w:author="PR Preview" w:date="2026-01-01T00:00:00Z">
        <w:r>
          <w:delText xml:space="preserve">; also the expected squared prediction error)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of a</w:delText>
        </w:r>
      </w:del>
      <w:del w:id="1067" w:author="PR Preview" w:date="2026-01-01T00:00:00Z">
        <w:r>
          <w:delText xml:space="preserve"> </w:delText>
        </w:r>
      </w:del>
      <w:hyperlink w:anchor="def-fitting-procedure">
        <w:del w:id="106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069" w:author="PR Preview" w:date="2026-01-01T00:00:00Z">
        <w:r>
          <w:delText xml:space="preserve"> </w:delText>
        </w:r>
      </w:del>
      <m:oMath>
        <m:r>
          <m:t>g</m:t>
        </m:r>
      </m:oMath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at training-set size</w:delText>
        </w:r>
      </w:del>
      <w:del w:id="1072" w:author="PR Preview" w:date="2026-01-01T00:00:00Z">
        <w:r>
          <w:delText xml:space="preserve"> </w:delText>
        </w:r>
      </w:del>
      <m:oMath>
        <m:r>
          <m:t>n</m:t>
        </m:r>
      </m:oMath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is its</w:delText>
        </w:r>
      </w:del>
      <w:del w:id="1075" w:author="PR Preview" w:date="2026-01-01T00:00:00Z">
        <w:r>
          <w:delText xml:space="preserve"> </w:delText>
        </w:r>
      </w:del>
      <w:hyperlink w:anchor="def-epl">
        <w:del w:id="1076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under</w:delText>
        </w:r>
      </w:del>
      <w:del w:id="1079" w:author="PR Preview" w:date="2026-01-01T00:00:00Z">
        <w:r>
          <w:delText xml:space="preserve"> </w:delText>
        </w:r>
      </w:del>
      <w:hyperlink w:anchor="rem-squared-error-loss">
        <w:del w:id="1080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1081" w:author="PR Preview" w:date="2026-01-01T00:00:00Z">
        <w:r>
          <w:delText xml:space="preserve">,</w:delText>
        </w:r>
      </w:del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the expected square of the</w:delText>
        </w:r>
      </w:del>
      <w:del w:id="1084" w:author="PR Preview" w:date="2026-01-01T00:00:00Z">
        <w:r>
          <w:delText xml:space="preserve"> </w:delText>
        </w:r>
      </w:del>
      <w:hyperlink r:id="rId55">
        <w:del w:id="1085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086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del w:id="1087" w:author="PR Preview" w:date="2026-01-01T00:00:00Z">
        <w:r>
          <w:delText xml:space="preserve">:</w:delText>
        </w:r>
      </w:del>
    </w:p>
    <w:p>
      <w:pPr>
        <w:pStyle w:val="BodyText"/>
      </w:pPr>
      <w:bookmarkStart w:id="8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del w:id="1088" w:author="PR Preview" w:date="2026-01-01T00:00:00Z">
        <w:r>
          <w:rPr>
            <w:i/>
            <w:iCs/>
          </w:rPr>
          <w:delText xml:space="preserve">Remark 10</w:delText>
        </w:r>
      </w:del>
      <w:del w:id="1089" w:author="PR Preview" w:date="2026-01-01T00:00:00Z">
        <w:r>
          <w:delText xml:space="preserve"> (The expected prediction error is a population mean squared error). </w:delText>
        </w:r>
      </w:del>
      <w:del w:id="1090" w:author="PR Preview" w:date="2026-01-01T00:00:00Z">
        <w:r>
          <w:delText xml:space="preserve">The expected prediction error is the</w:delText>
        </w:r>
      </w:del>
      <w:del w:id="1091" w:author="PR Preview" w:date="2026-01-01T00:00:00Z">
        <w:r>
          <w:delText xml:space="preserve"> </w:delText>
        </w:r>
      </w:del>
      <w:hyperlink r:id="rId63">
        <w:del w:id="1092" w:author="PR Preview" w:date="2026-01-01T00:00:00Z">
          <w:r>
            <w:rPr>
              <w:rStyle w:val="Hyperlink"/>
            </w:rPr>
            <w:delText xml:space="preserve">sMSE of predictions</w:delText>
          </w:r>
        </w:del>
      </w:hyperlink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with the average over observations replaced by an expectation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over training sets and new outcomes: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the pMSE of the prediction</w:delText>
        </w:r>
      </w:del>
      <w:del w:id="1099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as a prediction of the new outcome</w:delText>
        </w:r>
      </w:del>
      <w:del w:id="110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103" w:author="PR Preview" w:date="2026-01-01T00:00:00Z">
        <w:r>
          <w:delText xml:space="preserve">.</w:delText>
        </w:r>
      </w:del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With squared-error loss,</w:delText>
        </w:r>
      </w:del>
      <w:del w:id="1106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107" w:author="PR Preview" w:date="2026-01-01T00:00:00Z">
        <w:r>
          <w:delText xml:space="preserve">.</w:delText>
        </w:r>
      </w:del>
    </w:p>
    <w:p>
      <w:pPr>
        <w:pStyle w:val="FirstParagraph"/>
      </w:pPr>
      <w:ins w:id="1108" w:author="PR Preview" w:date="2026-01-01T00:00:00Z">
        <w:r>
          <w:rPr>
            <w:b/>
            <w:bCs/>
          </w:rPr>
          <w:t xml:space="preserve">Definition 21 (Expected generalization error (expected prediction error, expected test error))</w:t>
        </w:r>
      </w:ins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The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rPr>
            <w:b/>
            <w:bCs/>
          </w:rPr>
          <w:t xml:space="preserve">expected generalization error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of a</w:t>
        </w:r>
      </w:ins>
      <w:ins w:id="1115" w:author="PR Preview" w:date="2026-01-01T00:00:00Z">
        <w:r>
          <w:t xml:space="preserve"> </w:t>
        </w:r>
      </w:ins>
      <w:hyperlink w:anchor="def-fitting-procedure">
        <w:ins w:id="111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117" w:author="PR Preview" w:date="2026-01-01T00:00:00Z">
        <w:r>
          <w:t xml:space="preserve"> </w:t>
        </w:r>
      </w:ins>
      <m:oMath>
        <m:r>
          <m:t>g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at training-set size</w:t>
        </w:r>
      </w:ins>
      <w:ins w:id="1120" w:author="PR Preview" w:date="2026-01-01T00:00:00Z">
        <w:r>
          <w:t xml:space="preserve"> </w:t>
        </w:r>
      </w:ins>
      <m:oMath>
        <m:r>
          <m:t>n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is the mean,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over</w:t>
        </w:r>
      </w:ins>
      <w:ins w:id="1125" w:author="PR Preview" w:date="2026-01-01T00:00:00Z">
        <w:r>
          <w:t xml:space="preserve"> </w:t>
        </w:r>
      </w:ins>
      <w:hyperlink w:anchor="def-training-set">
        <w:ins w:id="1126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1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of</w:t>
        </w:r>
      </w:ins>
      <w:ins w:id="1130" w:author="PR Preview" w:date="2026-01-01T00:00:00Z">
        <w:r>
          <w:t xml:space="preserve"> </w:t>
        </w:r>
      </w:ins>
      <m:oMath>
        <m:r>
          <m:t>n</m:t>
        </m:r>
      </m:oMath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observations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drawn independently from the population,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of the</w:t>
        </w:r>
      </w:ins>
      <w:ins w:id="1137" w:author="PR Preview" w:date="2026-01-01T00:00:00Z">
        <w:r>
          <w:t xml:space="preserve"> </w:t>
        </w:r>
      </w:ins>
      <w:hyperlink w:anchor="def-generalization-error">
        <w:ins w:id="1138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of the</w:t>
        </w:r>
      </w:ins>
      <w:ins w:id="1141" w:author="PR Preview" w:date="2026-01-01T00:00:00Z">
        <w:r>
          <w:t xml:space="preserve"> </w:t>
        </w:r>
      </w:ins>
      <w:hyperlink w:anchor="def-prediction-rule">
        <w:ins w:id="114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that</w:t>
        </w:r>
      </w:ins>
      <w:ins w:id="1145" w:author="PR Preview" w:date="2026-01-01T00:00:00Z">
        <w:r>
          <w:t xml:space="preserve"> </w:t>
        </w:r>
      </w:ins>
      <m:oMath>
        <m:r>
          <m:t>g</m:t>
        </m:r>
      </m:oMath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produces from</w:t>
        </w:r>
      </w:ins>
      <w:ins w:id="11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49" w:author="PR Preview" w:date="2026-01-01T00:00:00Z">
        <w:r>
          <w:t xml:space="preserve">:</w:t>
        </w:r>
      </w:ins>
    </w:p>
    <w:p>
      <w:pPr>
        <w:pStyle w:val="BodyText"/>
      </w:pPr>
      <w:bookmarkStart w:id="7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79" w:name="rem-source-expected-generalization-error"/>
    <w:p>
      <w:pPr>
        <w:pStyle w:val="FirstParagraph"/>
      </w:pPr>
      <w:ins w:id="1150" w:author="PR Preview" w:date="2026-01-01T00:00:00Z">
        <w:r>
          <w:rPr>
            <w:i/>
            <w:iCs/>
          </w:rPr>
          <w:t xml:space="preserve">Remark 7</w:t>
        </w:r>
      </w:ins>
      <w:ins w:id="1151" w:author="PR Preview" w:date="2026-01-01T00:00:00Z">
        <w:r>
          <w:t xml:space="preserve"> (Source: Expected generalization error (expected prediction error, expected test error)). </w:t>
        </w:r>
      </w:ins>
      <w:ins w:id="1152" w:author="PR Preview" w:date="2026-01-01T00:00:00Z">
        <w:r>
          <w:t xml:space="preserve">Also called the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rPr>
            <w:b/>
            <w:bCs/>
          </w:rPr>
          <w:t xml:space="preserve">expected prediction error</w:t>
        </w:r>
      </w:ins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or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rPr>
            <w:b/>
            <w:bCs/>
          </w:rPr>
          <w:t xml:space="preserve">expected test error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(Hastie et al. 2009, sec. 7.2)</w:t>
        </w:r>
      </w:ins>
      <w:ins w:id="1161" w:author="PR Preview" w:date="2026-01-01T00:00:00Z">
        <w:r>
          <w:t xml:space="preserve">.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Hastie et al. write the quantity as</w:t>
        </w:r>
      </w:ins>
      <w:ins w:id="1164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</m:oMath>
      <w:ins w:id="1165" w:author="PR Preview" w:date="2026-01-01T00:00:00Z">
        <w:r>
          <w:t xml:space="preserve">, without the argument</w:t>
        </w:r>
      </w:ins>
      <w:ins w:id="1166" w:author="PR Preview" w:date="2026-01-01T00:00:00Z">
        <w:r>
          <w:t xml:space="preserve"> </w:t>
        </w:r>
      </w:ins>
      <m:oMath>
        <m:r>
          <m:t>n</m:t>
        </m:r>
      </m:oMath>
      <w:ins w:id="1167" w:author="PR Preview" w:date="2026-01-01T00:00:00Z">
        <w:r>
          <w:t xml:space="preserve">.</w:t>
        </w:r>
      </w:ins>
    </w:p>
    <w:bookmarkEnd w:id="79"/>
    <w:bookmarkStart w:id="81" w:name="def-mean-function"/>
    <w:p>
      <w:pPr>
        <w:pStyle w:val="BodyText"/>
      </w:pPr>
      <w:ins w:id="1168" w:author="PR Preview" w:date="2026-01-01T00:00:00Z">
        <w:r>
          <w:rPr>
            <w:b/>
            <w:bCs/>
          </w:rPr>
          <w:t xml:space="preserve">Definition 22 (Mean function)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The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rPr>
            <w:b/>
            <w:bCs/>
          </w:rPr>
          <w:t xml:space="preserve">mean function</w:t>
        </w:r>
      </w:ins>
      <w:ins w:id="1173" w:author="PR Preview" w:date="2026-01-01T00:00:00Z">
        <w:r>
          <w:t xml:space="preserve"> </w:t>
        </w:r>
      </w:ins>
      <m:oMath>
        <m:r>
          <m:t>μ</m:t>
        </m:r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of an outcome</w:t>
        </w:r>
      </w:ins>
      <w:ins w:id="1176" w:author="PR Preview" w:date="2026-01-01T00:00:00Z">
        <w:r>
          <w:t xml:space="preserve"> </w:t>
        </w:r>
      </w:ins>
      <m:oMath>
        <m:r>
          <m:t>Y</m:t>
        </m:r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given a covariate</w:t>
        </w:r>
      </w:ins>
      <w:ins w:id="1179" w:author="PR Preview" w:date="2026-01-01T00:00:00Z">
        <w:r>
          <w:t xml:space="preserve"> </w:t>
        </w:r>
      </w:ins>
      <m:oMath>
        <m:r>
          <m:t>X</m:t>
        </m:r>
      </m:oMath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maps each covariate value</w:t>
        </w:r>
      </w:ins>
      <w:ins w:id="1182" w:author="PR Preview" w:date="2026-01-01T00:00:00Z">
        <w:r>
          <w:t xml:space="preserve"> </w:t>
        </w:r>
      </w:ins>
      <m:oMath>
        <m:r>
          <m:t>x</m:t>
        </m:r>
      </m:oMath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to the mean of</w:t>
        </w:r>
      </w:ins>
      <w:ins w:id="1185" w:author="PR Preview" w:date="2026-01-01T00:00:00Z">
        <w:r>
          <w:t xml:space="preserve"> </w:t>
        </w:r>
      </w:ins>
      <m:oMath>
        <m:r>
          <m:t>Y</m:t>
        </m:r>
      </m:oMath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given</w:t>
        </w:r>
      </w:ins>
      <w:ins w:id="118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1189" w:author="PR Preview" w:date="2026-01-01T00:00:00Z">
        <w:r>
          <w:t xml:space="preserve">:</w:t>
        </w:r>
      </w:ins>
    </w:p>
    <w:p>
      <w:pPr>
        <w:pStyle w:val="BodyText"/>
      </w:pPr>
      <w:bookmarkStart w:id="8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epl"/>
    <w:p>
      <w:pPr>
        <w:pStyle w:val="FirstParagraph"/>
      </w:pPr>
      <w:ins w:id="1190" w:author="PR Preview" w:date="2026-01-01T00:00:00Z">
        <w:r>
          <w:rPr>
            <w:b/>
            <w:bCs/>
          </w:rPr>
          <w:t xml:space="preserve">Definition 23 (Expected prediction loss at a covariate value)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The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rPr>
            <w:b/>
            <w:bCs/>
          </w:rPr>
          <w:t xml:space="preserve">expected prediction loss at</w:t>
        </w:r>
      </w:ins>
      <w:ins w:id="1195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of a</w:t>
        </w:r>
      </w:ins>
      <w:ins w:id="1198" w:author="PR Preview" w:date="2026-01-01T00:00:00Z">
        <w:r>
          <w:t xml:space="preserve"> </w:t>
        </w:r>
      </w:ins>
      <w:hyperlink w:anchor="def-fitting-procedure">
        <w:ins w:id="119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200" w:author="PR Preview" w:date="2026-01-01T00:00:00Z">
        <w:r>
          <w:t xml:space="preserve"> </w:t>
        </w:r>
      </w:ins>
      <m:oMath>
        <m:r>
          <m:t>g</m:t>
        </m:r>
      </m:oMath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at training-set size</w:t>
        </w:r>
      </w:ins>
      <w:ins w:id="1203" w:author="PR Preview" w:date="2026-01-01T00:00:00Z">
        <w:r>
          <w:t xml:space="preserve"> </w:t>
        </w:r>
      </w:ins>
      <m:oMath>
        <m:r>
          <m:t>n</m:t>
        </m:r>
      </m:oMath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is the expected</w:t>
        </w:r>
      </w:ins>
      <w:ins w:id="1206" w:author="PR Preview" w:date="2026-01-01T00:00:00Z">
        <w:r>
          <w:t xml:space="preserve"> </w:t>
        </w:r>
      </w:ins>
      <w:hyperlink w:anchor="def-observation-loss">
        <w:ins w:id="120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20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of its prediction</w:t>
        </w:r>
      </w:ins>
      <w:ins w:id="1211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for a new outcome</w:t>
        </w:r>
      </w:ins>
      <w:ins w:id="121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with</w:t>
        </w:r>
      </w:ins>
      <w:ins w:id="121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218" w:author="PR Preview" w:date="2026-01-01T00:00:00Z">
        <w:r>
          <w:t xml:space="preserve">,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averaged over random</w:t>
        </w:r>
      </w:ins>
      <w:ins w:id="1221" w:author="PR Preview" w:date="2026-01-01T00:00:00Z">
        <w:r>
          <w:t xml:space="preserve"> </w:t>
        </w:r>
      </w:ins>
      <w:hyperlink w:anchor="def-training-set">
        <w:ins w:id="1222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2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of</w:t>
        </w:r>
      </w:ins>
      <w:ins w:id="1226" w:author="PR Preview" w:date="2026-01-01T00:00:00Z">
        <w:r>
          <w:t xml:space="preserve"> </w:t>
        </w:r>
      </w:ins>
      <m:oMath>
        <m:r>
          <m:t>n</m:t>
        </m:r>
      </m:oMath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observations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drawn independently of</w:t>
        </w:r>
      </w:ins>
      <w:ins w:id="12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232" w:author="PR Preview" w:date="2026-01-01T00:00:00Z">
        <w:r>
          <w:t xml:space="preserve">,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and over</w:t>
        </w:r>
      </w:ins>
      <w:ins w:id="123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236" w:author="PR Preview" w:date="2026-01-01T00:00:00Z">
        <w:r>
          <w:t xml:space="preserve">:</w:t>
        </w:r>
      </w:ins>
    </w:p>
    <w:p>
      <w:pPr>
        <w:pStyle w:val="BodyText"/>
      </w:pPr>
      <w:bookmarkStart w:id="8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epl-generalization-error"/>
    <w:p>
      <w:pPr>
        <w:pStyle w:val="FirstParagraph"/>
      </w:pPr>
      <w:ins w:id="1237" w:author="PR Preview" w:date="2026-01-01T00:00:00Z">
        <w:r>
          <w:rPr>
            <w:i/>
            <w:iCs/>
          </w:rPr>
          <w:t xml:space="preserve">Remark 8</w:t>
        </w:r>
      </w:ins>
      <w:ins w:id="1238" w:author="PR Preview" w:date="2026-01-01T00:00:00Z">
        <w:r>
          <w:t xml:space="preserve"> (The expected prediction loss and the generalization error). </w:t>
        </w:r>
      </w:ins>
      <w:ins w:id="1239" w:author="PR Preview" w:date="2026-01-01T00:00:00Z">
        <w:r>
          <w:t xml:space="preserve">The</w:t>
        </w:r>
      </w:ins>
      <w:ins w:id="1240" w:author="PR Preview" w:date="2026-01-01T00:00:00Z">
        <w:r>
          <w:t xml:space="preserve"> </w:t>
        </w:r>
      </w:ins>
      <w:hyperlink w:anchor="def-generalization-error">
        <w:ins w:id="1241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24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holds the training set fixed and averages the loss over new covariate values too.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The expected prediction loss at</w:t>
        </w:r>
      </w:ins>
      <w:ins w:id="1247" w:author="PR Preview" w:date="2026-01-01T00:00:00Z">
        <w:r>
          <w:t xml:space="preserve"> </w:t>
        </w:r>
      </w:ins>
      <m:oMath>
        <m:r>
          <m:t>x</m:t>
        </m:r>
      </m:oMath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averages over training sets as well,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and holds the covariate value fixed.</w:t>
        </w:r>
      </w:ins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Neither is the</w:t>
        </w:r>
      </w:ins>
      <w:ins w:id="1254" w:author="PR Preview" w:date="2026-01-01T00:00:00Z">
        <w:r>
          <w:t xml:space="preserve"> </w:t>
        </w:r>
      </w:ins>
      <w:hyperlink w:anchor="def-test-error">
        <w:ins w:id="1255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1256" w:author="PR Preview" w:date="2026-01-01T00:00:00Z">
        <w:r>
          <w:t xml:space="preserve">: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the test error is an average over a finite test set,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so it estimates the generalization error without equalling it.</w:t>
        </w:r>
      </w:ins>
    </w:p>
    <w:bookmarkEnd w:id="84"/>
    <w:bookmarkStart w:id="86" w:name="def-epe"/>
    <w:p>
      <w:pPr>
        <w:pStyle w:val="BodyText"/>
      </w:pPr>
      <w:ins w:id="1261" w:author="PR Preview" w:date="2026-01-01T00:00:00Z">
        <w:r>
          <w:rPr>
            <w:b/>
            <w:bCs/>
          </w:rPr>
          <w:t xml:space="preserve">Definition 24 (Expected prediction error at a covariate value)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The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rPr>
            <w:b/>
            <w:bCs/>
          </w:rPr>
          <w:t xml:space="preserve">expected prediction error at</w:t>
        </w:r>
      </w:ins>
      <w:ins w:id="1266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(</w:t>
        </w:r>
      </w:ins>
      <w:ins w:id="1269" w:author="PR Preview" w:date="2026-01-01T00:00:00Z">
        <w:r>
          <w:rPr>
            <w:b/>
            <w:bCs/>
          </w:rPr>
          <w:t xml:space="preserve">EPE</w:t>
        </w:r>
      </w:ins>
      <w:ins w:id="1270" w:author="PR Preview" w:date="2026-01-01T00:00:00Z">
        <w:r>
          <w:t xml:space="preserve">; also the expected squared prediction error)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of a</w:t>
        </w:r>
      </w:ins>
      <w:ins w:id="1273" w:author="PR Preview" w:date="2026-01-01T00:00:00Z">
        <w:r>
          <w:t xml:space="preserve"> </w:t>
        </w:r>
      </w:ins>
      <w:hyperlink w:anchor="def-fitting-procedure">
        <w:ins w:id="127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275" w:author="PR Preview" w:date="2026-01-01T00:00:00Z">
        <w:r>
          <w:t xml:space="preserve"> </w:t>
        </w:r>
      </w:ins>
      <m:oMath>
        <m:r>
          <m:t>g</m:t>
        </m:r>
      </m:oMath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at training-set size</w:t>
        </w:r>
      </w:ins>
      <w:ins w:id="1278" w:author="PR Preview" w:date="2026-01-01T00:00:00Z">
        <w:r>
          <w:t xml:space="preserve"> </w:t>
        </w:r>
      </w:ins>
      <m:oMath>
        <m:r>
          <m:t>n</m:t>
        </m:r>
      </m:oMath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is its</w:t>
        </w:r>
      </w:ins>
      <w:ins w:id="1281" w:author="PR Preview" w:date="2026-01-01T00:00:00Z">
        <w:r>
          <w:t xml:space="preserve"> </w:t>
        </w:r>
      </w:ins>
      <w:hyperlink w:anchor="def-epl">
        <w:ins w:id="1282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under</w:t>
        </w:r>
      </w:ins>
      <w:ins w:id="1285" w:author="PR Preview" w:date="2026-01-01T00:00:00Z">
        <w:r>
          <w:t xml:space="preserve"> </w:t>
        </w:r>
      </w:ins>
      <w:hyperlink w:anchor="rem-squared-error-loss">
        <w:ins w:id="1286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1287" w:author="PR Preview" w:date="2026-01-01T00:00:00Z">
        <w:r>
          <w:t xml:space="preserve">,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the expected square of the</w:t>
        </w:r>
      </w:ins>
      <w:ins w:id="1290" w:author="PR Preview" w:date="2026-01-01T00:00:00Z">
        <w:r>
          <w:t xml:space="preserve"> </w:t>
        </w:r>
      </w:ins>
      <w:hyperlink r:id="rId55">
        <w:ins w:id="1291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292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ins w:id="1293" w:author="PR Preview" w:date="2026-01-01T00:00:00Z">
        <w:r>
          <w:t xml:space="preserve">:</w:t>
        </w:r>
      </w:ins>
    </w:p>
    <w:p>
      <w:pPr>
        <w:pStyle w:val="BodyText"/>
      </w:pPr>
      <w:bookmarkStart w:id="8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88" w:name="rem-epe-mse"/>
    <w:p>
      <w:pPr>
        <w:pStyle w:val="FirstParagraph"/>
      </w:pPr>
      <w:ins w:id="1294" w:author="PR Preview" w:date="2026-01-01T00:00:00Z">
        <w:r>
          <w:rPr>
            <w:i/>
            <w:iCs/>
          </w:rPr>
          <w:t xml:space="preserve">Remark 9</w:t>
        </w:r>
      </w:ins>
      <w:ins w:id="1295" w:author="PR Preview" w:date="2026-01-01T00:00:00Z">
        <w:r>
          <w:t xml:space="preserve"> (The expected prediction error is a population mean squared error). </w:t>
        </w:r>
      </w:ins>
      <w:ins w:id="1296" w:author="PR Preview" w:date="2026-01-01T00:00:00Z">
        <w:r>
          <w:t xml:space="preserve">The expected prediction error is the</w:t>
        </w:r>
      </w:ins>
      <w:ins w:id="1297" w:author="PR Preview" w:date="2026-01-01T00:00:00Z">
        <w:r>
          <w:t xml:space="preserve"> </w:t>
        </w:r>
      </w:ins>
      <w:hyperlink r:id="rId63">
        <w:ins w:id="1298" w:author="PR Preview" w:date="2026-01-01T00:00:00Z">
          <w:r>
            <w:rPr>
              <w:rStyle w:val="Hyperlink"/>
            </w:rPr>
            <w:t xml:space="preserve">sMSE of predictions</w:t>
          </w:r>
        </w:ins>
      </w:hyperlink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with the average over observations replaced by an expectation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over training sets and new outcomes:</w:t>
        </w:r>
      </w:ins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the pMSE of the prediction</w:t>
        </w:r>
      </w:ins>
      <w:ins w:id="1305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as a prediction of the new outcome</w:t>
        </w:r>
      </w:ins>
      <w:ins w:id="130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309" w:author="PR Preview" w:date="2026-01-01T00:00:00Z">
        <w:r>
          <w:t xml:space="preserve">.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With squared-error loss,</w:t>
        </w:r>
      </w:ins>
      <w:ins w:id="1312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313" w:author="PR Preview" w:date="2026-01-01T00:00:00Z">
        <w:r>
          <w:t xml:space="preserve">.</w:t>
        </w:r>
      </w:ins>
    </w:p>
    <w:p>
      <w:pPr>
        <w:pStyle w:val="BodyText"/>
      </w:pPr>
      <w:r>
        <w:t xml:space="preserve">It is not the</w:t>
      </w:r>
      <w:r>
        <w:t xml:space="preserve"> </w:t>
      </w:r>
      <w:hyperlink r:id="rId8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8"/>
    <w:bookmarkStart w:id="89" w:name="rem-source-epe"/>
    <w:p>
      <w:pPr>
        <w:pStyle w:val="BodyText"/>
      </w:pPr>
      <w:del w:id="1314" w:author="PR Preview" w:date="2026-01-01T00:00:00Z">
        <w:r>
          <w:rPr>
            <w:i/>
            <w:iCs/>
          </w:rPr>
          <w:delText xml:space="preserve">Remark 11</w:delText>
        </w:r>
      </w:del>
      <w:del w:id="1315" w:author="PR Preview" w:date="2026-01-01T00:00:00Z">
        <w:r>
          <w:delText xml:space="preserve"> (Source: Expected prediction error at a covariate value). </w:delText>
        </w:r>
      </w:del>
      <w:del w:id="1316" w:author="PR Preview" w:date="2026-01-01T00:00:00Z">
        <w:r>
          <w:delText xml:space="preserve">Hastie et al. (2009, sec. 7.3)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write this quantity as</w:delText>
        </w:r>
      </w:del>
      <w:del w:id="1319" w:author="PR Preview" w:date="2026-01-01T00:00:00Z">
        <w:r>
          <w:delText xml:space="preserve"> </w:delText>
        </w:r>
      </w:del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for squared-error loss.</w:delText>
        </w:r>
      </w:del>
    </w:p>
    <w:p>
      <w:pPr>
        <w:pStyle w:val="BodyText"/>
      </w:pPr>
      <w:ins w:id="1322" w:author="PR Preview" w:date="2026-01-01T00:00:00Z">
        <w:r>
          <w:rPr>
            <w:i/>
            <w:iCs/>
          </w:rPr>
          <w:t xml:space="preserve">Remark 10</w:t>
        </w:r>
      </w:ins>
      <w:ins w:id="1323" w:author="PR Preview" w:date="2026-01-01T00:00:00Z">
        <w:r>
          <w:t xml:space="preserve"> (Source: Expected prediction error at a covariate value). </w:t>
        </w:r>
      </w:ins>
      <w:ins w:id="1324" w:author="PR Preview" w:date="2026-01-01T00:00:00Z">
        <w:r>
          <w:t xml:space="preserve">Hastie et al. (2009, sec. 7.3)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write this quantity as</w:t>
        </w:r>
      </w:ins>
      <w:ins w:id="1327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for squared-error loss.</w:t>
        </w:r>
      </w:ins>
    </w:p>
    <w:bookmarkEnd w:id="89"/>
    <w:bookmarkStart w:id="9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90"/>
    <w:bookmarkStart w:id="9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1330" w:author="PR Preview" w:date="2026-01-01T00:00:00Z">
        <w:r>
          <w:delText xml:space="preserve">The steps labeled</w:delText>
        </w:r>
      </w:del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“definition”</w:delText>
        </w:r>
      </w:del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apply</w:delText>
        </w:r>
      </w:del>
      <w:del w:id="1335" w:author="PR Preview" w:date="2026-01-01T00:00:00Z">
        <w:r>
          <w:delText xml:space="preserve"> </w:delText>
        </w:r>
      </w:del>
      <w:hyperlink w:anchor="eq-expected-generalization-error">
        <w:del w:id="1336" w:author="PR Preview" w:date="2026-01-01T00:00:00Z">
          <w:r>
            <w:rPr>
              <w:rStyle w:val="Hyperlink"/>
            </w:rPr>
            <w:delText xml:space="preserve">Equation 14</w:delText>
          </w:r>
        </w:del>
      </w:hyperlink>
      <w:del w:id="1337" w:author="PR Preview" w:date="2026-01-01T00:00:00Z">
        <w:r>
          <w:delText xml:space="preserve">,</w:delText>
        </w:r>
      </w:del>
      <w:del w:id="1338" w:author="PR Preview" w:date="2026-01-01T00:00:00Z">
        <w:r>
          <w:delText xml:space="preserve"> </w:delText>
        </w:r>
      </w:del>
      <w:hyperlink w:anchor="eq-generalization-error">
        <w:del w:id="1339" w:author="PR Preview" w:date="2026-01-01T00:00:00Z">
          <w:r>
            <w:rPr>
              <w:rStyle w:val="Hyperlink"/>
            </w:rPr>
            <w:delText xml:space="preserve">Equation 10</w:delText>
          </w:r>
        </w:del>
      </w:hyperlink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and</w:delText>
        </w:r>
      </w:del>
      <w:del w:id="1342" w:author="PR Preview" w:date="2026-01-01T00:00:00Z">
        <w:r>
          <w:delText xml:space="preserve"> </w:delText>
        </w:r>
      </w:del>
      <w:hyperlink w:anchor="eq-epl">
        <w:del w:id="1343" w:author="PR Preview" w:date="2026-01-01T00:00:00Z">
          <w:r>
            <w:rPr>
              <w:rStyle w:val="Hyperlink"/>
            </w:rPr>
            <w:delText xml:space="preserve">Equation 16</w:delText>
          </w:r>
        </w:del>
      </w:hyperlink>
      <w:del w:id="1344" w:author="PR Preview" w:date="2026-01-01T00:00:00Z">
        <w:r>
          <w:delText xml:space="preserve">, in that order.</w:delText>
        </w:r>
      </w:del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Here</w:delText>
        </w:r>
      </w:del>
      <w:del w:id="1347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is the</w:delText>
        </w:r>
      </w:del>
      <w:del w:id="1350" w:author="PR Preview" w:date="2026-01-01T00:00:00Z">
        <w:r>
          <w:delText xml:space="preserve"> </w:delText>
        </w:r>
      </w:del>
      <w:hyperlink w:anchor="def-observation-loss">
        <w:del w:id="135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of the prediction rule</w:delText>
        </w:r>
      </w:del>
      <w:del w:id="135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(</w:delText>
        </w:r>
      </w:del>
      <w:hyperlink w:anchor="eq-prediction-rule">
        <w:del w:id="1357" w:author="PR Preview" w:date="2026-01-01T00:00:00Z">
          <w:r>
            <w:rPr>
              <w:rStyle w:val="Hyperlink"/>
            </w:rPr>
            <w:delText xml:space="preserve">Equation 8</w:delText>
          </w:r>
        </w:del>
      </w:hyperlink>
      <w:del w:id="1358" w:author="PR Preview" w:date="2026-01-01T00:00:00Z">
        <w:r>
          <w:delText xml:space="preserve">)</w:delText>
        </w:r>
      </w:del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delText xml:space="preserve">on the new observation.</w:delText>
        </w:r>
      </w:del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The two steps labeled</w:delText>
        </w:r>
      </w:del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“iterated expectations”</w:delText>
        </w:r>
      </w:del>
      <w:del w:id="1365" w:author="PR Preview" w:date="2026-01-01T00:00:00Z">
        <w:r>
          <w:delText xml:space="preserve"> </w:delText>
        </w:r>
      </w:del>
      <w:del w:id="1366" w:author="PR Preview" w:date="2026-01-01T00:00:00Z">
        <w:r>
          <w:delText xml:space="preserve">use the</w:delText>
        </w:r>
      </w:del>
      <w:del w:id="1367" w:author="PR Preview" w:date="2026-01-01T00:00:00Z">
        <w:r>
          <w:delText xml:space="preserve"> </w:delText>
        </w:r>
      </w:del>
      <w:hyperlink r:id="rId91">
        <w:del w:id="1368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1369" w:author="PR Preview" w:date="2026-01-01T00:00:00Z">
        <w:r>
          <w:delText xml:space="preserve">,</w:delText>
        </w:r>
      </w:del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delText xml:space="preserve">the first conditioning on</w:delText>
        </w:r>
      </w:del>
      <w:del w:id="13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and the second on</w:delText>
        </w:r>
      </w:del>
      <w:del w:id="137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376" w:author="PR Preview" w:date="2026-01-01T00:00:00Z">
        <w:r>
          <w:delText xml:space="preserve">.</w:delText>
        </w:r>
      </w:del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The last line needs</w:delText>
        </w:r>
      </w:del>
      <w:del w:id="13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to be independent of</w:delText>
        </w:r>
      </w:del>
      <w:del w:id="13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383" w:author="PR Preview" w:date="2026-01-01T00:00:00Z">
        <w:r>
          <w:delText xml:space="preserve">:</w:delText>
        </w:r>
      </w:del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then, given</w:delText>
        </w:r>
      </w:del>
      <w:del w:id="138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387" w:author="PR Preview" w:date="2026-01-01T00:00:00Z">
        <w:r>
          <w:delText xml:space="preserve">,</w:delText>
        </w:r>
      </w:del>
      <w:del w:id="13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still has its unconditional distribution,</w:delText>
        </w:r>
      </w:del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as</w:delText>
        </w:r>
      </w:del>
      <w:del w:id="1393" w:author="PR Preview" w:date="2026-01-01T00:00:00Z">
        <w:r>
          <w:delText xml:space="preserve"> </w:delText>
        </w:r>
      </w:del>
      <w:hyperlink w:anchor="def-epl">
        <w:del w:id="139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requires.</w:delText>
        </w:r>
      </w:del>
    </w:p>
    <w:p>
      <w:pPr>
        <w:pStyle w:val="FirstParagraph"/>
      </w:pPr>
      <w:ins w:id="1397" w:author="PR Preview" w:date="2026-01-01T00:00:00Z">
        <w:r>
          <w:t xml:space="preserve">The steps labeled</w:t>
        </w:r>
      </w:ins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“definition”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apply</w:t>
        </w:r>
      </w:ins>
      <w:ins w:id="1402" w:author="PR Preview" w:date="2026-01-01T00:00:00Z">
        <w:r>
          <w:t xml:space="preserve"> </w:t>
        </w:r>
      </w:ins>
      <w:hyperlink w:anchor="eq-expected-generalization-error">
        <w:ins w:id="1403" w:author="PR Preview" w:date="2026-01-01T00:00:00Z">
          <w:r>
            <w:rPr>
              <w:rStyle w:val="Hyperlink"/>
            </w:rPr>
            <w:t xml:space="preserve">Equation 14</w:t>
          </w:r>
        </w:ins>
      </w:hyperlink>
      <w:ins w:id="1404" w:author="PR Preview" w:date="2026-01-01T00:00:00Z">
        <w:r>
          <w:t xml:space="preserve">,</w:t>
        </w:r>
      </w:ins>
      <w:ins w:id="1405" w:author="PR Preview" w:date="2026-01-01T00:00:00Z">
        <w:r>
          <w:t xml:space="preserve"> </w:t>
        </w:r>
      </w:ins>
      <w:hyperlink w:anchor="eq-generalization-error">
        <w:ins w:id="1406" w:author="PR Preview" w:date="2026-01-01T00:00:00Z">
          <w:r>
            <w:rPr>
              <w:rStyle w:val="Hyperlink"/>
            </w:rPr>
            <w:t xml:space="preserve">Equation 10</w:t>
          </w:r>
        </w:ins>
      </w:hyperlink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and</w:t>
        </w:r>
      </w:ins>
      <w:ins w:id="1409" w:author="PR Preview" w:date="2026-01-01T00:00:00Z">
        <w:r>
          <w:t xml:space="preserve"> </w:t>
        </w:r>
      </w:ins>
      <w:hyperlink w:anchor="eq-epl">
        <w:ins w:id="1410" w:author="PR Preview" w:date="2026-01-01T00:00:00Z">
          <w:r>
            <w:rPr>
              <w:rStyle w:val="Hyperlink"/>
            </w:rPr>
            <w:t xml:space="preserve">Equation 16</w:t>
          </w:r>
        </w:ins>
      </w:hyperlink>
      <w:ins w:id="1411" w:author="PR Preview" w:date="2026-01-01T00:00:00Z">
        <w:r>
          <w:t xml:space="preserve">, in that order.</w:t>
        </w:r>
      </w:ins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Here</w:t>
        </w:r>
      </w:ins>
      <w:ins w:id="141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is the</w:t>
        </w:r>
      </w:ins>
      <w:ins w:id="1417" w:author="PR Preview" w:date="2026-01-01T00:00:00Z">
        <w:r>
          <w:t xml:space="preserve"> </w:t>
        </w:r>
      </w:ins>
      <w:hyperlink w:anchor="def-observation-loss">
        <w:ins w:id="141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of the prediction rule</w:t>
        </w:r>
      </w:ins>
      <w:ins w:id="142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(</w:t>
        </w:r>
      </w:ins>
      <w:hyperlink w:anchor="eq-prediction-rule">
        <w:ins w:id="1424" w:author="PR Preview" w:date="2026-01-01T00:00:00Z">
          <w:r>
            <w:rPr>
              <w:rStyle w:val="Hyperlink"/>
            </w:rPr>
            <w:t xml:space="preserve">Equation 8</w:t>
          </w:r>
        </w:ins>
      </w:hyperlink>
      <w:ins w:id="1425" w:author="PR Preview" w:date="2026-01-01T00:00:00Z">
        <w:r>
          <w:t xml:space="preserve">)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on the new observation.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The two steps labeled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“iterated expectations”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use the</w:t>
        </w:r>
      </w:ins>
      <w:ins w:id="1434" w:author="PR Preview" w:date="2026-01-01T00:00:00Z">
        <w:r>
          <w:t xml:space="preserve"> </w:t>
        </w:r>
      </w:ins>
      <w:hyperlink r:id="rId91">
        <w:ins w:id="1435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1436" w:author="PR Preview" w:date="2026-01-01T00:00:00Z">
        <w:r>
          <w:t xml:space="preserve">,</w:t>
        </w:r>
      </w:ins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the first conditioning on</w:t>
        </w:r>
      </w:ins>
      <w:ins w:id="14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and the second on</w:t>
        </w:r>
      </w:ins>
      <w:ins w:id="144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1443" w:author="PR Preview" w:date="2026-01-01T00:00:00Z">
        <w:r>
          <w:t xml:space="preserve">.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The last line needs</w:t>
        </w:r>
      </w:ins>
      <w:ins w:id="14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to be independent of</w:t>
        </w:r>
      </w:ins>
      <w:ins w:id="14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450" w:author="PR Preview" w:date="2026-01-01T00:00:00Z">
        <w:r>
          <w:t xml:space="preserve">: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then, given</w:t>
        </w:r>
      </w:ins>
      <w:ins w:id="145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454" w:author="PR Preview" w:date="2026-01-01T00:00:00Z">
        <w:r>
          <w:t xml:space="preserve">,</w:t>
        </w:r>
      </w:ins>
      <w:ins w:id="145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still has its unconditional distribution,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as</w:t>
        </w:r>
      </w:ins>
      <w:ins w:id="1460" w:author="PR Preview" w:date="2026-01-01T00:00:00Z">
        <w:r>
          <w:t xml:space="preserve"> </w:t>
        </w:r>
      </w:ins>
      <w:hyperlink w:anchor="def-epl">
        <w:ins w:id="1461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requires.</w:t>
        </w:r>
      </w:ins>
    </w:p>
    <w:bookmarkEnd w:id="92"/>
    <w:bookmarkStart w:id="9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6" w:name="def-average-fit"/>
    <w:p>
      <w:pPr>
        <w:pStyle w:val="BodyText"/>
      </w:pPr>
      <w:del w:id="1464" w:author="PR Preview" w:date="2026-01-01T00:00:00Z">
        <w:r>
          <w:rPr>
            <w:b/>
            <w:bCs/>
          </w:rPr>
          <w:delText xml:space="preserve">Definition 24 (Average fit)</w:delText>
        </w:r>
      </w:del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Let</w:delText>
        </w:r>
      </w:del>
      <w:del w:id="1467" w:author="PR Preview" w:date="2026-01-01T00:00:00Z">
        <w:r>
          <w:delText xml:space="preserve"> </w:delText>
        </w:r>
      </w:del>
      <m:oMath>
        <m:r>
          <m:t>g</m:t>
        </m:r>
      </m:oMath>
      <w:del w:id="1468" w:author="PR Preview" w:date="2026-01-01T00:00:00Z">
        <w:r>
          <w:delText xml:space="preserve"> </w:delText>
        </w:r>
      </w:del>
      <w:del w:id="1469" w:author="PR Preview" w:date="2026-01-01T00:00:00Z">
        <w:r>
          <w:delText xml:space="preserve">be a</w:delText>
        </w:r>
      </w:del>
      <w:del w:id="1470" w:author="PR Preview" w:date="2026-01-01T00:00:00Z">
        <w:r>
          <w:delText xml:space="preserve"> </w:delText>
        </w:r>
      </w:del>
      <w:hyperlink w:anchor="def-fitting-procedure">
        <w:del w:id="147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472" w:author="PR Preview" w:date="2026-01-01T00:00:00Z">
        <w:r>
          <w:delText xml:space="preserve">,</w:delText>
        </w:r>
      </w:del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delText xml:space="preserve">and let</w:delText>
        </w:r>
      </w:del>
      <w:del w:id="14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76" w:author="PR Preview" w:date="2026-01-01T00:00:00Z">
        <w:r>
          <w:delText xml:space="preserve"> </w:delText>
        </w:r>
      </w:del>
      <w:del w:id="1477" w:author="PR Preview" w:date="2026-01-01T00:00:00Z">
        <w:r>
          <w:delText xml:space="preserve">be a random</w:delText>
        </w:r>
      </w:del>
      <w:del w:id="1478" w:author="PR Preview" w:date="2026-01-01T00:00:00Z">
        <w:r>
          <w:delText xml:space="preserve"> </w:delText>
        </w:r>
      </w:del>
      <w:hyperlink w:anchor="def-training-set">
        <w:del w:id="147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480" w:author="PR Preview" w:date="2026-01-01T00:00:00Z">
        <w:r>
          <w:delText xml:space="preserve">.</w:delText>
        </w:r>
      </w:del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The</w:delText>
        </w:r>
      </w:del>
      <w:del w:id="1483" w:author="PR Preview" w:date="2026-01-01T00:00:00Z">
        <w:r>
          <w:delText xml:space="preserve"> </w:delText>
        </w:r>
      </w:del>
      <w:del w:id="1484" w:author="PR Preview" w:date="2026-01-01T00:00:00Z">
        <w:r>
          <w:rPr>
            <w:b/>
            <w:bCs/>
          </w:rPr>
          <w:delText xml:space="preserve">average fit</w:delText>
        </w:r>
      </w:del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of</w:delText>
        </w:r>
      </w:del>
      <w:del w:id="1487" w:author="PR Preview" w:date="2026-01-01T00:00:00Z">
        <w:r>
          <w:delText xml:space="preserve"> </w:delText>
        </w:r>
      </w:del>
      <m:oMath>
        <m:r>
          <m:t>g</m:t>
        </m:r>
      </m:oMath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at a covariate value</w:delText>
        </w:r>
      </w:del>
      <w:del w:id="1490" w:author="PR Preview" w:date="2026-01-01T00:00:00Z">
        <w:r>
          <w:delText xml:space="preserve"> </w:delText>
        </w:r>
      </w:del>
      <m:oMath>
        <m:r>
          <m:t>x</m:t>
        </m:r>
      </m:oMath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is the prediction</w:delText>
        </w:r>
      </w:del>
      <w:del w:id="1493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averaged over every training set it might have been fitted to:</w:delText>
        </w:r>
      </w:del>
    </w:p>
    <w:p>
      <w:pPr>
        <w:pStyle w:val="BodyText"/>
      </w:pPr>
      <w:ins w:id="1496" w:author="PR Preview" w:date="2026-01-01T00:00:00Z">
        <w:r>
          <w:rPr>
            <w:b/>
            <w:bCs/>
          </w:rPr>
          <w:t xml:space="preserve">Definition 25 (Average fit)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Let</w:t>
        </w:r>
      </w:ins>
      <w:ins w:id="1499" w:author="PR Preview" w:date="2026-01-01T00:00:00Z">
        <w:r>
          <w:t xml:space="preserve"> </w:t>
        </w:r>
      </w:ins>
      <m:oMath>
        <m:r>
          <m:t>g</m:t>
        </m:r>
      </m:oMath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be a</w:t>
        </w:r>
      </w:ins>
      <w:ins w:id="1502" w:author="PR Preview" w:date="2026-01-01T00:00:00Z">
        <w:r>
          <w:t xml:space="preserve"> </w:t>
        </w:r>
      </w:ins>
      <w:hyperlink w:anchor="def-fitting-procedure">
        <w:ins w:id="150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504" w:author="PR Preview" w:date="2026-01-01T00:00:00Z">
        <w:r>
          <w:t xml:space="preserve">,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and let</w:t>
        </w:r>
      </w:ins>
      <w:ins w:id="150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be a random</w:t>
        </w:r>
      </w:ins>
      <w:ins w:id="1510" w:author="PR Preview" w:date="2026-01-01T00:00:00Z">
        <w:r>
          <w:t xml:space="preserve"> </w:t>
        </w:r>
      </w:ins>
      <w:hyperlink w:anchor="def-training-set">
        <w:ins w:id="151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512" w:author="PR Preview" w:date="2026-01-01T00:00:00Z">
        <w:r>
          <w:t xml:space="preserve">.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The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rPr>
            <w:b/>
            <w:bCs/>
          </w:rPr>
          <w:t xml:space="preserve">average fit</w:t>
        </w:r>
      </w:ins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of</w:t>
        </w:r>
      </w:ins>
      <w:ins w:id="1519" w:author="PR Preview" w:date="2026-01-01T00:00:00Z">
        <w:r>
          <w:t xml:space="preserve"> </w:t>
        </w:r>
      </w:ins>
      <m:oMath>
        <m:r>
          <m:t>g</m:t>
        </m:r>
      </m:oMath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at a covariate value</w:t>
        </w:r>
      </w:ins>
      <w:ins w:id="1522" w:author="PR Preview" w:date="2026-01-01T00:00:00Z">
        <w:r>
          <w:t xml:space="preserve"> </w:t>
        </w:r>
      </w:ins>
      <m:oMath>
        <m:r>
          <m:t>x</m:t>
        </m:r>
      </m:oMath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is the prediction</w:t>
        </w:r>
      </w:ins>
      <w:ins w:id="1525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averaged over every training set it might have been fitted to:</w:t>
        </w:r>
      </w:ins>
    </w:p>
    <w:p>
      <w:pPr>
        <w:pStyle w:val="BodyText"/>
      </w:pPr>
      <w:bookmarkStart w:id="95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97" w:name="exm-average-fit"/>
    <w:p>
      <w:pPr>
        <w:pStyle w:val="BodyText"/>
      </w:pPr>
      <w:del w:id="1528" w:author="PR Preview" w:date="2026-01-01T00:00:00Z">
        <w:r>
          <w:rPr>
            <w:b/>
            <w:bCs/>
          </w:rPr>
          <w:delText xml:space="preserve">Example 10 (Computing the average fit)</w:delText>
        </w:r>
      </w:del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Suppose the predictions</w:delText>
        </w:r>
      </w:del>
      <w:del w:id="1531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at</w:delText>
        </w:r>
      </w:del>
      <w:del w:id="1534" w:author="PR Preview" w:date="2026-01-01T00:00:00Z">
        <w:r>
          <w:delText xml:space="preserve"> </w:delText>
        </w:r>
      </w:del>
      <m:oMath>
        <m:r>
          <m:t>x</m:t>
        </m:r>
      </m:oMath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take the values</w:delText>
        </w:r>
      </w:del>
      <w:del w:id="1537" w:author="PR Preview" w:date="2026-01-01T00:00:00Z">
        <w:r>
          <w:delText xml:space="preserve"> </w:delText>
        </w:r>
      </w:del>
      <m:oMath>
        <m:r>
          <m:t>9</m:t>
        </m:r>
      </m:oMath>
      <w:del w:id="1538" w:author="PR Preview" w:date="2026-01-01T00:00:00Z">
        <w:r>
          <w:delText xml:space="preserve">,</w:delText>
        </w:r>
      </w:del>
      <w:del w:id="1539" w:author="PR Preview" w:date="2026-01-01T00:00:00Z">
        <w:r>
          <w:delText xml:space="preserve"> </w:delText>
        </w:r>
      </w:del>
      <m:oMath>
        <m:r>
          <m:t>11</m:t>
        </m:r>
      </m:oMath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and</w:delText>
        </w:r>
      </w:del>
      <w:del w:id="1542" w:author="PR Preview" w:date="2026-01-01T00:00:00Z">
        <w:r>
          <w:delText xml:space="preserve"> </w:delText>
        </w:r>
      </w:del>
      <m:oMath>
        <m:r>
          <m:t>13</m:t>
        </m:r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with equal probability.</w:delText>
        </w:r>
      </w:del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547" w:author="PR Preview" w:date="2026-01-01T00:00:00Z">
        <w:r>
          <w:rPr>
            <w:b/>
            <w:bCs/>
          </w:rPr>
          <w:delText xml:space="preserve">Definition 25 (Bias of a prediction)</w:delText>
        </w:r>
      </w:del>
      <w:del w:id="1548" w:author="PR Preview" w:date="2026-01-01T00:00:00Z">
        <w:r>
          <w:delText xml:space="preserve"> </w:delText>
        </w:r>
      </w:del>
      <w:del w:id="1549" w:author="PR Preview" w:date="2026-01-01T00:00:00Z">
        <w:r>
          <w:delText xml:space="preserve">Let</w:delText>
        </w:r>
      </w:del>
      <w:del w:id="1550" w:author="PR Preview" w:date="2026-01-01T00:00:00Z">
        <w:r>
          <w:delText xml:space="preserve"> </w:delText>
        </w:r>
      </w:del>
      <m:oMath>
        <m:r>
          <m:t>g</m:t>
        </m:r>
      </m:oMath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be a</w:delText>
        </w:r>
      </w:del>
      <w:del w:id="1553" w:author="PR Preview" w:date="2026-01-01T00:00:00Z">
        <w:r>
          <w:delText xml:space="preserve"> </w:delText>
        </w:r>
      </w:del>
      <w:hyperlink w:anchor="def-fitting-procedure">
        <w:del w:id="155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555" w:author="PR Preview" w:date="2026-01-01T00:00:00Z">
        <w:r>
          <w:delText xml:space="preserve">,</w:delText>
        </w:r>
      </w:del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and let</w:delText>
        </w:r>
      </w:del>
      <w:del w:id="155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be a random</w:delText>
        </w:r>
      </w:del>
      <w:del w:id="1561" w:author="PR Preview" w:date="2026-01-01T00:00:00Z">
        <w:r>
          <w:delText xml:space="preserve"> </w:delText>
        </w:r>
      </w:del>
      <w:hyperlink w:anchor="def-training-set">
        <w:del w:id="156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563" w:author="PR Preview" w:date="2026-01-01T00:00:00Z">
        <w:r>
          <w:delText xml:space="preserve">.</w:delText>
        </w:r>
      </w:del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At a covariate value</w:delText>
        </w:r>
      </w:del>
      <w:del w:id="1566" w:author="PR Preview" w:date="2026-01-01T00:00:00Z">
        <w:r>
          <w:delText xml:space="preserve"> </w:delText>
        </w:r>
      </w:del>
      <m:oMath>
        <m:r>
          <m:t>x</m:t>
        </m:r>
      </m:oMath>
      <w:del w:id="1567" w:author="PR Preview" w:date="2026-01-01T00:00:00Z">
        <w:r>
          <w:delText xml:space="preserve">,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the prediction</w:delText>
        </w:r>
      </w:del>
      <w:del w:id="1570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is a random variable,</w:delText>
        </w:r>
      </w:del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because it depends on the random training data.</w:delText>
        </w:r>
      </w:del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The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rPr>
            <w:b/>
            <w:bCs/>
          </w:rPr>
          <w:delText xml:space="preserve">bias</w:delText>
        </w:r>
      </w:del>
      <w:del w:id="1579" w:author="PR Preview" w:date="2026-01-01T00:00:00Z">
        <w:r>
          <w:delText xml:space="preserve"> </w:delText>
        </w:r>
      </w:del>
      <w:del w:id="1580" w:author="PR Preview" w:date="2026-01-01T00:00:00Z">
        <w:r>
          <w:delText xml:space="preserve">of the prediction</w:delText>
        </w:r>
      </w:del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is the expected</w:delText>
        </w:r>
      </w:del>
      <w:del w:id="1583" w:author="PR Preview" w:date="2026-01-01T00:00:00Z">
        <w:r>
          <w:delText xml:space="preserve"> </w:delText>
        </w:r>
      </w:del>
      <w:hyperlink r:id="rId98">
        <w:del w:id="1584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of the prediction</w:delText>
        </w:r>
      </w:del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as an</w:delText>
        </w:r>
      </w:del>
      <w:del w:id="1589" w:author="PR Preview" w:date="2026-01-01T00:00:00Z">
        <w:r>
          <w:delText xml:space="preserve"> </w:delText>
        </w:r>
      </w:del>
      <w:hyperlink r:id="rId99">
        <w:del w:id="1590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591" w:author="PR Preview" w:date="2026-01-01T00:00:00Z">
        <w:r>
          <w:delText xml:space="preserve"> </w:delText>
        </w:r>
      </w:del>
      <w:del w:id="1592" w:author="PR Preview" w:date="2026-01-01T00:00:00Z">
        <w:r>
          <w:delText xml:space="preserve">of the</w:delText>
        </w:r>
      </w:del>
      <w:del w:id="1593" w:author="PR Preview" w:date="2026-01-01T00:00:00Z">
        <w:r>
          <w:delText xml:space="preserve"> </w:delText>
        </w:r>
      </w:del>
      <w:hyperlink w:anchor="def-mean-function">
        <w:del w:id="1594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595" w:author="PR Preview" w:date="2026-01-01T00:00:00Z">
        <w:r>
          <w:delText xml:space="preserve"> </w:delText>
        </w:r>
      </w:del>
      <w:del w:id="1596" w:author="PR Preview" w:date="2026-01-01T00:00:00Z">
        <w:r>
          <w:delText xml:space="preserve">value</w:delText>
        </w:r>
      </w:del>
      <w:del w:id="159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598" w:author="PR Preview" w:date="2026-01-01T00:00:00Z">
        <w:r>
          <w:delText xml:space="preserve">,</w:delText>
        </w:r>
      </w:del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which is its estimand here, not the new outcome it predicts:</w:delText>
        </w:r>
      </w:del>
    </w:p>
    <w:p>
      <w:pPr>
        <w:pStyle w:val="BodyText"/>
      </w:pPr>
      <w:ins w:id="1601" w:author="PR Preview" w:date="2026-01-01T00:00:00Z">
        <w:r>
          <w:rPr>
            <w:b/>
            <w:bCs/>
          </w:rPr>
          <w:t xml:space="preserve">Example 12 (Computing the average fit)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Suppose the predictions</w:t>
        </w:r>
      </w:ins>
      <w:ins w:id="1604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at</w:t>
        </w:r>
      </w:ins>
      <w:ins w:id="1607" w:author="PR Preview" w:date="2026-01-01T00:00:00Z">
        <w:r>
          <w:t xml:space="preserve"> </w:t>
        </w:r>
      </w:ins>
      <m:oMath>
        <m:r>
          <m:t>x</m:t>
        </m:r>
      </m:oMath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take the values</w:t>
        </w:r>
      </w:ins>
      <w:ins w:id="1610" w:author="PR Preview" w:date="2026-01-01T00:00:00Z">
        <w:r>
          <w:t xml:space="preserve"> </w:t>
        </w:r>
      </w:ins>
      <m:oMath>
        <m:r>
          <m:t>9</m:t>
        </m:r>
      </m:oMath>
      <w:ins w:id="1611" w:author="PR Preview" w:date="2026-01-01T00:00:00Z">
        <w:r>
          <w:t xml:space="preserve">,</w:t>
        </w:r>
      </w:ins>
      <w:ins w:id="1612" w:author="PR Preview" w:date="2026-01-01T00:00:00Z">
        <w:r>
          <w:t xml:space="preserve"> </w:t>
        </w:r>
      </w:ins>
      <m:oMath>
        <m:r>
          <m:t>11</m:t>
        </m:r>
      </m:oMath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and</w:t>
        </w:r>
      </w:ins>
      <w:ins w:id="1615" w:author="PR Preview" w:date="2026-01-01T00:00:00Z">
        <w:r>
          <w:t xml:space="preserve"> </w:t>
        </w:r>
      </w:ins>
      <m:oMath>
        <m:r>
          <m:t>13</m:t>
        </m:r>
      </m:oMath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with equal probability.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101" w:name="def-prediction-bias"/>
    <w:p>
      <w:pPr>
        <w:pStyle w:val="FirstParagraph"/>
      </w:pPr>
      <w:ins w:id="1620" w:author="PR Preview" w:date="2026-01-01T00:00:00Z">
        <w:r>
          <w:rPr>
            <w:b/>
            <w:bCs/>
          </w:rPr>
          <w:t xml:space="preserve">Definition 26 (Bias of a prediction)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Let</w:t>
        </w:r>
      </w:ins>
      <w:ins w:id="1623" w:author="PR Preview" w:date="2026-01-01T00:00:00Z">
        <w:r>
          <w:t xml:space="preserve"> </w:t>
        </w:r>
      </w:ins>
      <m:oMath>
        <m:r>
          <m:t>g</m:t>
        </m:r>
      </m:oMath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be a</w:t>
        </w:r>
      </w:ins>
      <w:ins w:id="1626" w:author="PR Preview" w:date="2026-01-01T00:00:00Z">
        <w:r>
          <w:t xml:space="preserve"> </w:t>
        </w:r>
      </w:ins>
      <w:hyperlink w:anchor="def-fitting-procedure">
        <w:ins w:id="162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628" w:author="PR Preview" w:date="2026-01-01T00:00:00Z">
        <w:r>
          <w:t xml:space="preserve">,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and let</w:t>
        </w:r>
      </w:ins>
      <w:ins w:id="163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be a random</w:t>
        </w:r>
      </w:ins>
      <w:ins w:id="1634" w:author="PR Preview" w:date="2026-01-01T00:00:00Z">
        <w:r>
          <w:t xml:space="preserve"> </w:t>
        </w:r>
      </w:ins>
      <w:hyperlink w:anchor="def-training-set">
        <w:ins w:id="163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636" w:author="PR Preview" w:date="2026-01-01T00:00:00Z">
        <w:r>
          <w:t xml:space="preserve">.</w:t>
        </w:r>
      </w:ins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At a covariate value</w:t>
        </w:r>
      </w:ins>
      <w:ins w:id="1639" w:author="PR Preview" w:date="2026-01-01T00:00:00Z">
        <w:r>
          <w:t xml:space="preserve"> </w:t>
        </w:r>
      </w:ins>
      <m:oMath>
        <m:r>
          <m:t>x</m:t>
        </m:r>
      </m:oMath>
      <w:ins w:id="1640" w:author="PR Preview" w:date="2026-01-01T00:00:00Z">
        <w:r>
          <w:t xml:space="preserve">,</w:t>
        </w:r>
      </w:ins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the prediction</w:t>
        </w:r>
      </w:ins>
      <w:ins w:id="1643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is a random variable,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because it depends on the random training data.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The</w:t>
        </w:r>
      </w:ins>
      <w:ins w:id="1650" w:author="PR Preview" w:date="2026-01-01T00:00:00Z">
        <w:r>
          <w:t xml:space="preserve"> </w:t>
        </w:r>
      </w:ins>
      <w:ins w:id="1651" w:author="PR Preview" w:date="2026-01-01T00:00:00Z">
        <w:r>
          <w:rPr>
            <w:b/>
            <w:bCs/>
          </w:rPr>
          <w:t xml:space="preserve">bias</w:t>
        </w:r>
      </w:ins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of the prediction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is the expected</w:t>
        </w:r>
      </w:ins>
      <w:ins w:id="1656" w:author="PR Preview" w:date="2026-01-01T00:00:00Z">
        <w:r>
          <w:t xml:space="preserve"> </w:t>
        </w:r>
      </w:ins>
      <w:hyperlink r:id="rId98">
        <w:ins w:id="1657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of the prediction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as an</w:t>
        </w:r>
      </w:ins>
      <w:ins w:id="1662" w:author="PR Preview" w:date="2026-01-01T00:00:00Z">
        <w:r>
          <w:t xml:space="preserve"> </w:t>
        </w:r>
      </w:ins>
      <w:hyperlink r:id="rId99">
        <w:ins w:id="1663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of the</w:t>
        </w:r>
      </w:ins>
      <w:ins w:id="1666" w:author="PR Preview" w:date="2026-01-01T00:00:00Z">
        <w:r>
          <w:t xml:space="preserve"> </w:t>
        </w:r>
      </w:ins>
      <w:hyperlink w:anchor="def-mean-function">
        <w:ins w:id="1667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value</w:t>
        </w:r>
      </w:ins>
      <w:ins w:id="167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71" w:author="PR Preview" w:date="2026-01-01T00:00:00Z">
        <w:r>
          <w:t xml:space="preserve">,</w:t>
        </w:r>
      </w:ins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which is its estimand here, not the new outcome it predicts:</w:t>
        </w:r>
      </w:ins>
    </w:p>
    <w:p>
      <w:pPr>
        <w:pStyle w:val="BodyText"/>
      </w:pPr>
      <w:bookmarkStart w:id="10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102" w:name="exm-prediction-bias"/>
    <w:p>
      <w:pPr>
        <w:pStyle w:val="BodyText"/>
      </w:pPr>
      <w:del w:id="1674" w:author="PR Preview" w:date="2026-01-01T00:00:00Z">
        <w:r>
          <w:rPr>
            <w:b/>
            <w:bCs/>
          </w:rPr>
          <w:delText xml:space="preserve">Example 11 (Computing the bias of a prediction)</w:delText>
        </w:r>
      </w:del>
      <w:del w:id="1675" w:author="PR Preview" w:date="2026-01-01T00:00:00Z">
        <w:r>
          <w:delText xml:space="preserve"> </w:delText>
        </w:r>
      </w:del>
      <w:del w:id="1676" w:author="PR Preview" w:date="2026-01-01T00:00:00Z">
        <w:r>
          <w:delText xml:space="preserve">Suppose</w:delText>
        </w:r>
      </w:del>
      <w:del w:id="167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del w:id="1678" w:author="PR Preview" w:date="2026-01-01T00:00:00Z">
        <w:r>
          <w:delText xml:space="preserve">,</w:delText>
        </w:r>
      </w:del>
      <w:del w:id="1679" w:author="PR Preview" w:date="2026-01-01T00:00:00Z">
        <w:r>
          <w:delText xml:space="preserve"> </w:delText>
        </w:r>
      </w:del>
      <w:del w:id="1680" w:author="PR Preview" w:date="2026-01-01T00:00:00Z">
        <w:r>
          <w:delText xml:space="preserve">and the predictions</w:delText>
        </w:r>
      </w:del>
      <w:del w:id="1681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682" w:author="PR Preview" w:date="2026-01-01T00:00:00Z">
        <w:r>
          <w:delText xml:space="preserve">,</w:delText>
        </w:r>
      </w:del>
      <w:del w:id="1683" w:author="PR Preview" w:date="2026-01-01T00:00:00Z">
        <w:r>
          <w:delText xml:space="preserve"> </w:delText>
        </w:r>
      </w:del>
      <w:del w:id="1684" w:author="PR Preview" w:date="2026-01-01T00:00:00Z">
        <w:r>
          <w:delText xml:space="preserve">over repeated training sets,</w:delText>
        </w:r>
      </w:del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average</w:delText>
        </w:r>
      </w:del>
      <w:del w:id="1687" w:author="PR Preview" w:date="2026-01-01T00:00:00Z">
        <w:r>
          <w:delText xml:space="preserve"> </w:delText>
        </w:r>
      </w:del>
      <m:oMath>
        <m:r>
          <m:t>11</m:t>
        </m:r>
      </m:oMath>
      <w:del w:id="1688" w:author="PR Preview" w:date="2026-01-01T00:00:00Z">
        <w:r>
          <w:delText xml:space="preserve">.</w:delText>
        </w:r>
      </w:del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delText xml:space="preserve">Then</w:delText>
        </w:r>
      </w:del>
    </w:p>
    <w:p>
      <w:pPr>
        <w:pStyle w:val="BodyText"/>
      </w:pPr>
      <w:ins w:id="1691" w:author="PR Preview" w:date="2026-01-01T00:00:00Z">
        <w:r>
          <w:rPr>
            <w:b/>
            <w:bCs/>
          </w:rPr>
          <w:t xml:space="preserve">Example 13 (Computing the bias of a prediction)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Suppose</w:t>
        </w:r>
      </w:ins>
      <w:ins w:id="169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ins w:id="1695" w:author="PR Preview" w:date="2026-01-01T00:00:00Z">
        <w:r>
          <w:t xml:space="preserve">,</w:t>
        </w:r>
      </w:ins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and the predictions</w:t>
        </w:r>
      </w:ins>
      <w:ins w:id="1698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699" w:author="PR Preview" w:date="2026-01-01T00:00:00Z">
        <w:r>
          <w:t xml:space="preserve">,</w:t>
        </w:r>
      </w:ins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over repeated training sets,</w:t>
        </w:r>
      </w:ins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average</w:t>
        </w:r>
      </w:ins>
      <w:ins w:id="1704" w:author="PR Preview" w:date="2026-01-01T00:00:00Z">
        <w:r>
          <w:t xml:space="preserve"> </w:t>
        </w:r>
      </w:ins>
      <m:oMath>
        <m:r>
          <m:t>11</m:t>
        </m:r>
      </m:oMath>
      <w:ins w:id="1705" w:author="PR Preview" w:date="2026-01-01T00:00:00Z">
        <w:r>
          <w:t xml:space="preserve">.</w:t>
        </w:r>
      </w:ins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02"/>
    <w:bookmarkStart w:id="10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3"/>
    <w:bookmarkStart w:id="10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4"/>
    <w:bookmarkStart w:id="10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5"/>
    <w:bookmarkStart w:id="10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9"/>
    <w:bookmarkStart w:id="11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10"/>
    <w:bookmarkStart w:id="11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1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3"/>
    <w:bookmarkStart w:id="11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6" w:name="def-irreducible-error"/>
    <w:p>
      <w:pPr>
        <w:pStyle w:val="FirstParagraph"/>
      </w:pPr>
      <w:del w:id="1708" w:author="PR Preview" w:date="2026-01-01T00:00:00Z">
        <w:r>
          <w:rPr>
            <w:b/>
            <w:bCs/>
          </w:rPr>
          <w:delText xml:space="preserve">Definition 26 (Irreducible error)</w:delText>
        </w:r>
      </w:del>
      <w:del w:id="1709" w:author="PR Preview" w:date="2026-01-01T00:00:00Z">
        <w:r>
          <w:delText xml:space="preserve"> </w:delText>
        </w:r>
      </w:del>
      <w:del w:id="1710" w:author="PR Preview" w:date="2026-01-01T00:00:00Z">
        <w:r>
          <w:delText xml:space="preserve">In</w:delText>
        </w:r>
      </w:del>
      <w:del w:id="1711" w:author="PR Preview" w:date="2026-01-01T00:00:00Z">
        <w:r>
          <w:delText xml:space="preserve"> </w:delText>
        </w:r>
      </w:del>
      <w:hyperlink w:anchor="thm-epe-decomposition">
        <w:del w:id="171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713" w:author="PR Preview" w:date="2026-01-01T00:00:00Z">
        <w:r>
          <w:delText xml:space="preserve">,</w:delText>
        </w:r>
      </w:del>
      <w:del w:id="1714" w:author="PR Preview" w:date="2026-01-01T00:00:00Z">
        <w:r>
          <w:delText xml:space="preserve"> </w:delText>
        </w:r>
      </w:del>
      <w:del w:id="1715" w:author="PR Preview" w:date="2026-01-01T00:00:00Z">
        <w:r>
          <w:delText xml:space="preserve">the term</w:delText>
        </w:r>
      </w:del>
      <w:del w:id="171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is the</w:delText>
        </w:r>
      </w:del>
      <w:del w:id="1719" w:author="PR Preview" w:date="2026-01-01T00:00:00Z">
        <w:r>
          <w:delText xml:space="preserve"> </w:delText>
        </w:r>
      </w:del>
      <w:del w:id="1720" w:author="PR Preview" w:date="2026-01-01T00:00:00Z">
        <w:r>
          <w:rPr>
            <w:b/>
            <w:bCs/>
          </w:rPr>
          <w:delText xml:space="preserve">irreducible error</w:delText>
        </w:r>
      </w:del>
      <w:del w:id="1721" w:author="PR Preview" w:date="2026-01-01T00:00:00Z">
        <w:r>
          <w:delText xml:space="preserve">.</w:delText>
        </w:r>
      </w:del>
      <w:del w:id="1722" w:author="PR Preview" w:date="2026-01-01T00:00:00Z">
        <w:r>
          <w:delText xml:space="preserve"> </w:delText>
        </w:r>
      </w:del>
      <w:del w:id="1723" w:author="PR Preview" w:date="2026-01-01T00:00:00Z">
        <w:r>
          <w:delText xml:space="preserve">It does not depend on the fitting procedure</w:delText>
        </w:r>
      </w:del>
      <w:del w:id="1724" w:author="PR Preview" w:date="2026-01-01T00:00:00Z">
        <w:r>
          <w:delText xml:space="preserve"> </w:delText>
        </w:r>
      </w:del>
      <m:oMath>
        <m:r>
          <m:t>g</m:t>
        </m:r>
      </m:oMath>
      <w:del w:id="1725" w:author="PR Preview" w:date="2026-01-01T00:00:00Z">
        <w:r>
          <w:delText xml:space="preserve">,</w:delText>
        </w:r>
      </w:del>
      <w:del w:id="1726" w:author="PR Preview" w:date="2026-01-01T00:00:00Z">
        <w:r>
          <w:delText xml:space="preserve"> </w:delText>
        </w:r>
      </w:del>
      <w:del w:id="1727" w:author="PR Preview" w:date="2026-01-01T00:00:00Z">
        <w:r>
          <w:delText xml:space="preserve">so no choice of prediction can remove it.</w:delText>
        </w:r>
      </w:del>
      <w:del w:id="1728" w:author="PR Preview" w:date="2026-01-01T00:00:00Z">
        <w:r>
          <w:delText xml:space="preserve"> </w:delText>
        </w:r>
      </w:del>
      <w:del w:id="1729" w:author="PR Preview" w:date="2026-01-01T00:00:00Z">
        <w:r>
          <w:delText xml:space="preserve">The theorem concerns the single covariate value</w:delText>
        </w:r>
      </w:del>
      <w:del w:id="1730" w:author="PR Preview" w:date="2026-01-01T00:00:00Z">
        <w:r>
          <w:delText xml:space="preserve"> </w:delText>
        </w:r>
      </w:del>
      <m:oMath>
        <m:r>
          <m:t>x</m:t>
        </m:r>
      </m:oMath>
      <w:del w:id="1731" w:author="PR Preview" w:date="2026-01-01T00:00:00Z">
        <w:r>
          <w:delText xml:space="preserve">,</w:delText>
        </w:r>
      </w:del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so</w:delText>
        </w:r>
      </w:del>
      <w:del w:id="173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735" w:author="PR Preview" w:date="2026-01-01T00:00:00Z">
        <w:r>
          <w:delText xml:space="preserve"> </w:delText>
        </w:r>
      </w:del>
      <w:del w:id="1736" w:author="PR Preview" w:date="2026-01-01T00:00:00Z">
        <w:r>
          <w:delText xml:space="preserve">may differ from one covariate value to another:</w:delText>
        </w:r>
      </w:del>
      <w:del w:id="1737" w:author="PR Preview" w:date="2026-01-01T00:00:00Z">
        <w:r>
          <w:delText xml:space="preserve"> </w:delText>
        </w:r>
      </w:del>
      <w:del w:id="1738" w:author="PR Preview" w:date="2026-01-01T00:00:00Z">
        <w:r>
          <w:delText xml:space="preserve">it does not assume constant noise variance across covariate values.</w:delText>
        </w:r>
      </w:del>
      <w:del w:id="1739" w:author="PR Preview" w:date="2026-01-01T00:00:00Z">
        <w:r>
          <w:delText xml:space="preserve"> </w:delText>
        </w:r>
      </w:del>
      <w:del w:id="1740" w:author="PR Preview" w:date="2026-01-01T00:00:00Z">
        <w:r>
          <w:delText xml:space="preserve">For example, in</w:delText>
        </w:r>
      </w:del>
      <w:del w:id="1741" w:author="PR Preview" w:date="2026-01-01T00:00:00Z">
        <w:r>
          <w:delText xml:space="preserve"> </w:delText>
        </w:r>
      </w:del>
      <w:hyperlink w:anchor="exr-epe-three-sources">
        <w:del w:id="1742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1743" w:author="PR Preview" w:date="2026-01-01T00:00:00Z">
        <w:r>
          <w:delText xml:space="preserve">,</w:delText>
        </w:r>
      </w:del>
      <w:del w:id="174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1745" w:author="PR Preview" w:date="2026-01-01T00:00:00Z">
        <w:r>
          <w:delText xml:space="preserve">,</w:delText>
        </w:r>
      </w:del>
      <w:del w:id="1746" w:author="PR Preview" w:date="2026-01-01T00:00:00Z">
        <w:r>
          <w:delText xml:space="preserve"> </w:delText>
        </w:r>
      </w:del>
      <w:del w:id="1747" w:author="PR Preview" w:date="2026-01-01T00:00:00Z">
        <w:r>
          <w:delText xml:space="preserve">so every prediction there has expected squared error at least</w:delText>
        </w:r>
      </w:del>
      <w:del w:id="1748" w:author="PR Preview" w:date="2026-01-01T00:00:00Z">
        <w:r>
          <w:delText xml:space="preserve"> </w:delText>
        </w:r>
      </w:del>
      <m:oMath>
        <m:r>
          <m:t>3</m:t>
        </m:r>
      </m:oMath>
      <w:del w:id="1749" w:author="PR Preview" w:date="2026-01-01T00:00:00Z">
        <w:r>
          <w:delText xml:space="preserve">.</w:delText>
        </w:r>
      </w:del>
    </w:p>
    <w:p>
      <w:pPr>
        <w:pStyle w:val="FirstParagraph"/>
      </w:pPr>
      <w:ins w:id="1750" w:author="PR Preview" w:date="2026-01-01T00:00:00Z">
        <w:r>
          <w:rPr>
            <w:b/>
            <w:bCs/>
          </w:rPr>
          <w:t xml:space="preserve">Definition 27 (Irreducible error)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In</w:t>
        </w:r>
      </w:ins>
      <w:ins w:id="1753" w:author="PR Preview" w:date="2026-01-01T00:00:00Z">
        <w:r>
          <w:t xml:space="preserve"> </w:t>
        </w:r>
      </w:ins>
      <w:hyperlink w:anchor="thm-epe-decomposition">
        <w:ins w:id="1754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755" w:author="PR Preview" w:date="2026-01-01T00:00:00Z">
        <w:r>
          <w:t xml:space="preserve">,</w:t>
        </w:r>
      </w:ins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the term</w:t>
        </w:r>
      </w:ins>
      <w:ins w:id="175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is the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rPr>
            <w:b/>
            <w:bCs/>
          </w:rPr>
          <w:t xml:space="preserve">irreducible error</w:t>
        </w:r>
      </w:ins>
      <w:ins w:id="1763" w:author="PR Preview" w:date="2026-01-01T00:00:00Z">
        <w:r>
          <w:t xml:space="preserve">.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It does not depend on the fitting procedure</w:t>
        </w:r>
      </w:ins>
      <w:ins w:id="1766" w:author="PR Preview" w:date="2026-01-01T00:00:00Z">
        <w:r>
          <w:t xml:space="preserve"> </w:t>
        </w:r>
      </w:ins>
      <m:oMath>
        <m:r>
          <m:t>g</m:t>
        </m:r>
      </m:oMath>
      <w:ins w:id="1767" w:author="PR Preview" w:date="2026-01-01T00:00:00Z">
        <w:r>
          <w:t xml:space="preserve">,</w:t>
        </w:r>
      </w:ins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so no choice of prediction can remove it.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The theorem concerns the single covariate value</w:t>
        </w:r>
      </w:ins>
      <w:ins w:id="1772" w:author="PR Preview" w:date="2026-01-01T00:00:00Z">
        <w:r>
          <w:t xml:space="preserve"> </w:t>
        </w:r>
      </w:ins>
      <m:oMath>
        <m:r>
          <m:t>x</m:t>
        </m:r>
      </m:oMath>
      <w:ins w:id="1773" w:author="PR Preview" w:date="2026-01-01T00:00:00Z">
        <w:r>
          <w:t xml:space="preserve">,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so</w:t>
        </w:r>
      </w:ins>
      <w:ins w:id="177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may differ from one covariate value to another: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it does not assume constant noise variance across covariate values.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For example, in</w:t>
        </w:r>
      </w:ins>
      <w:ins w:id="1783" w:author="PR Preview" w:date="2026-01-01T00:00:00Z">
        <w:r>
          <w:t xml:space="preserve"> </w:t>
        </w:r>
      </w:ins>
      <w:hyperlink w:anchor="exr-epe-three-sources">
        <w:ins w:id="1784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1785" w:author="PR Preview" w:date="2026-01-01T00:00:00Z">
        <w:r>
          <w:t xml:space="preserve">,</w:t>
        </w:r>
      </w:ins>
      <w:ins w:id="178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1787" w:author="PR Preview" w:date="2026-01-01T00:00:00Z">
        <w:r>
          <w:t xml:space="preserve">,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so every prediction there has expected squared error at least</w:t>
        </w:r>
      </w:ins>
      <w:ins w:id="1790" w:author="PR Preview" w:date="2026-01-01T00:00:00Z">
        <w:r>
          <w:t xml:space="preserve"> </w:t>
        </w:r>
      </w:ins>
      <m:oMath>
        <m:r>
          <m:t>3</m:t>
        </m:r>
      </m:oMath>
      <w:ins w:id="1791" w:author="PR Preview" w:date="2026-01-01T00:00:00Z">
        <w:r>
          <w:t xml:space="preserve">.</w:t>
        </w:r>
      </w:ins>
    </w:p>
    <w:bookmarkEnd w:id="1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8" w:name="rem-generalization-error"/>
    <w:p>
      <w:pPr>
        <w:pStyle w:val="BodyText"/>
      </w:pPr>
      <w:del w:id="1792" w:author="PR Preview" w:date="2026-01-01T00:00:00Z">
        <w:r>
          <w:rPr>
            <w:i/>
            <w:iCs/>
          </w:rPr>
          <w:delText xml:space="preserve">Remark 12</w:delText>
        </w:r>
      </w:del>
      <w:del w:id="1793" w:author="PR Preview" w:date="2026-01-01T00:00:00Z">
        <w:r>
          <w:delText xml:space="preserve"> (Other names, and how the expected error splits). </w:delText>
        </w:r>
      </w:del>
      <w:del w:id="1794" w:author="PR Preview" w:date="2026-01-01T00:00:00Z">
        <w:r>
          <w:delText xml:space="preserve">Hastie et al. (2009, sec. 7.2)</w:delText>
        </w:r>
      </w:del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also call</w:delText>
        </w:r>
      </w:del>
      <w:del w:id="179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798" w:author="PR Preview" w:date="2026-01-01T00:00:00Z">
        <w:r>
          <w:delText xml:space="preserve"> </w:delText>
        </w:r>
      </w:del>
      <w:del w:id="1799" w:author="PR Preview" w:date="2026-01-01T00:00:00Z">
        <w:r>
          <w:delText xml:space="preserve">the</w:delText>
        </w:r>
      </w:del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rPr>
            <w:i/>
            <w:iCs/>
          </w:rPr>
          <w:delText xml:space="preserve">test error</w:delText>
        </w:r>
      </w:del>
      <w:del w:id="1802" w:author="PR Preview" w:date="2026-01-01T00:00:00Z">
        <w:r>
          <w:delText xml:space="preserve">,</w:delText>
        </w:r>
      </w:del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and in sec. 7.12 the</w:delText>
        </w:r>
      </w:del>
      <w:del w:id="1805" w:author="PR Preview" w:date="2026-01-01T00:00:00Z">
        <w:r>
          <w:delText xml:space="preserve"> </w:delText>
        </w:r>
      </w:del>
      <w:del w:id="1806" w:author="PR Preview" w:date="2026-01-01T00:00:00Z">
        <w:r>
          <w:rPr>
            <w:i/>
            <w:iCs/>
          </w:rPr>
          <w:delText xml:space="preserve">conditional</w:delText>
        </w:r>
      </w:del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test error.</w:delText>
        </w:r>
      </w:del>
      <w:del w:id="1809" w:author="PR Preview" w:date="2026-01-01T00:00:00Z">
        <w:r>
          <w:delText xml:space="preserve"> </w:delText>
        </w:r>
      </w:del>
      <w:del w:id="1810" w:author="PR Preview" w:date="2026-01-01T00:00:00Z">
        <w:r>
          <w:delText xml:space="preserve">It is the</w:delText>
        </w:r>
      </w:del>
      <w:del w:id="1811" w:author="PR Preview" w:date="2026-01-01T00:00:00Z">
        <w:r>
          <w:delText xml:space="preserve"> </w:delText>
        </w:r>
      </w:del>
      <w:hyperlink r:id="rId117">
        <w:del w:id="1812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delText xml:space="preserve">of the prediction</w:delText>
        </w:r>
      </w:del>
      <w:del w:id="181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816" w:author="PR Preview" w:date="2026-01-01T00:00:00Z">
        <w:r>
          <w:delText xml:space="preserve"> </w:delText>
        </w:r>
      </w:del>
      <w:del w:id="1817" w:author="PR Preview" w:date="2026-01-01T00:00:00Z">
        <w:r>
          <w:delText xml:space="preserve">under the</w:delText>
        </w:r>
      </w:del>
      <w:del w:id="1818" w:author="PR Preview" w:date="2026-01-01T00:00:00Z">
        <w:r>
          <w:delText xml:space="preserve"> </w:delText>
        </w:r>
      </w:del>
      <w:hyperlink r:id="rId52">
        <w:del w:id="1819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820" w:author="PR Preview" w:date="2026-01-01T00:00:00Z">
        <w:r>
          <w:delText xml:space="preserve"> </w:delText>
        </w:r>
      </w:del>
      <m:oMath>
        <m:r>
          <m:t>L</m:t>
        </m:r>
      </m:oMath>
      <w:del w:id="1821" w:author="PR Preview" w:date="2026-01-01T00:00:00Z">
        <w:r>
          <w:delText xml:space="preserve">,</w:delText>
        </w:r>
      </w:del>
      <w:del w:id="1822" w:author="PR Preview" w:date="2026-01-01T00:00:00Z">
        <w:r>
          <w:delText xml:space="preserve"> </w:delText>
        </w:r>
      </w:del>
      <w:del w:id="1823" w:author="PR Preview" w:date="2026-01-01T00:00:00Z">
        <w:r>
          <w:delText xml:space="preserve">computed with the training set held fixed.</w:delText>
        </w:r>
      </w:del>
    </w:p>
    <w:p>
      <w:pPr>
        <w:pStyle w:val="BodyText"/>
      </w:pPr>
      <w:ins w:id="1824" w:author="PR Preview" w:date="2026-01-01T00:00:00Z">
        <w:r>
          <w:rPr>
            <w:i/>
            <w:iCs/>
          </w:rPr>
          <w:t xml:space="preserve">Remark 11</w:t>
        </w:r>
      </w:ins>
      <w:ins w:id="1825" w:author="PR Preview" w:date="2026-01-01T00:00:00Z">
        <w:r>
          <w:t xml:space="preserve"> (Other names, and how the expected error splits). </w:t>
        </w:r>
      </w:ins>
      <w:ins w:id="1826" w:author="PR Preview" w:date="2026-01-01T00:00:00Z">
        <w:r>
          <w:t xml:space="preserve">Hastie et al. (2009, sec. 7.2)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also call</w:t>
        </w:r>
      </w:ins>
      <w:ins w:id="182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the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rPr>
            <w:i/>
            <w:iCs/>
          </w:rPr>
          <w:t xml:space="preserve">test error</w:t>
        </w:r>
      </w:ins>
      <w:ins w:id="1834" w:author="PR Preview" w:date="2026-01-01T00:00:00Z">
        <w:r>
          <w:t xml:space="preserve">,</w:t>
        </w:r>
      </w:ins>
      <w:ins w:id="1835" w:author="PR Preview" w:date="2026-01-01T00:00:00Z">
        <w:r>
          <w:t xml:space="preserve"> </w:t>
        </w:r>
      </w:ins>
      <w:ins w:id="1836" w:author="PR Preview" w:date="2026-01-01T00:00:00Z">
        <w:r>
          <w:t xml:space="preserve">and in sec. 7.12 the</w:t>
        </w:r>
      </w:ins>
      <w:ins w:id="1837" w:author="PR Preview" w:date="2026-01-01T00:00:00Z">
        <w:r>
          <w:t xml:space="preserve"> </w:t>
        </w:r>
      </w:ins>
      <w:ins w:id="1838" w:author="PR Preview" w:date="2026-01-01T00:00:00Z">
        <w:r>
          <w:rPr>
            <w:i/>
            <w:iCs/>
          </w:rPr>
          <w:t xml:space="preserve">conditional</w:t>
        </w:r>
      </w:ins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test error.</w:t>
        </w:r>
      </w:ins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It is the</w:t>
        </w:r>
      </w:ins>
      <w:ins w:id="1843" w:author="PR Preview" w:date="2026-01-01T00:00:00Z">
        <w:r>
          <w:t xml:space="preserve"> </w:t>
        </w:r>
      </w:ins>
      <w:hyperlink r:id="rId117">
        <w:ins w:id="1844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of the prediction</w:t>
        </w:r>
      </w:ins>
      <w:ins w:id="184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under the</w:t>
        </w:r>
      </w:ins>
      <w:ins w:id="1850" w:author="PR Preview" w:date="2026-01-01T00:00:00Z">
        <w:r>
          <w:t xml:space="preserve"> </w:t>
        </w:r>
      </w:ins>
      <w:hyperlink r:id="rId52">
        <w:ins w:id="185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852" w:author="PR Preview" w:date="2026-01-01T00:00:00Z">
        <w:r>
          <w:t xml:space="preserve"> </w:t>
        </w:r>
      </w:ins>
      <m:oMath>
        <m:r>
          <m:t>L</m:t>
        </m:r>
      </m:oMath>
      <w:ins w:id="1853" w:author="PR Preview" w:date="2026-01-01T00:00:00Z">
        <w:r>
          <w:t xml:space="preserve">,</w:t>
        </w:r>
      </w:ins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computed with the training set held fixed.</w:t>
        </w:r>
      </w:ins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118"/>
    <w:bookmarkStart w:id="120" w:name="def-flexibility"/>
    <w:p>
      <w:pPr>
        <w:pStyle w:val="BodyText"/>
      </w:pPr>
      <w:del w:id="1856" w:author="PR Preview" w:date="2026-01-01T00:00:00Z">
        <w:r>
          <w:rPr>
            <w:b/>
            <w:bCs/>
          </w:rPr>
          <w:delText xml:space="preserve">Definition 27 (Flexibility)</w:delText>
        </w:r>
      </w:del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Let</w:delText>
        </w:r>
      </w:del>
      <w:del w:id="185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and</w:delText>
        </w:r>
      </w:del>
      <w:del w:id="186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be</w:delText>
        </w:r>
      </w:del>
      <w:del w:id="1865" w:author="PR Preview" w:date="2026-01-01T00:00:00Z">
        <w:r>
          <w:delText xml:space="preserve"> </w:delText>
        </w:r>
      </w:del>
      <w:hyperlink w:anchor="def-fitting-procedure">
        <w:del w:id="1866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that each choose, by least squares,</w:delText>
        </w:r>
      </w:del>
      <w:del w:id="1869" w:author="PR Preview" w:date="2026-01-01T00:00:00Z">
        <w:r>
          <w:delText xml:space="preserve"> </w:delText>
        </w:r>
      </w:del>
      <w:del w:id="1870" w:author="PR Preview" w:date="2026-01-01T00:00:00Z">
        <w:r>
          <w:delText xml:space="preserve">a</w:delText>
        </w:r>
      </w:del>
      <w:del w:id="1871" w:author="PR Preview" w:date="2026-01-01T00:00:00Z">
        <w:r>
          <w:delText xml:space="preserve"> </w:delText>
        </w:r>
      </w:del>
      <w:hyperlink w:anchor="def-prediction-rule">
        <w:del w:id="187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from a set of candidate functions,</w:delText>
        </w:r>
      </w:del>
      <w:del w:id="18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and</w:delText>
        </w:r>
      </w:del>
      <w:del w:id="187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respectively.</w:delText>
        </w:r>
      </w:del>
      <w:del w:id="1881" w:author="PR Preview" w:date="2026-01-01T00:00:00Z">
        <w:r>
          <w:delText xml:space="preserve"> </w:delText>
        </w:r>
      </w:del>
      <w:del w:id="1882" w:author="PR Preview" w:date="2026-01-01T00:00:00Z">
        <w:r>
          <w:delText xml:space="preserve">The procedure</w:delText>
        </w:r>
      </w:del>
      <w:del w:id="188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is</w:delText>
        </w:r>
      </w:del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rPr>
            <w:b/>
            <w:bCs/>
          </w:rPr>
          <w:delText xml:space="preserve">at least as flexible</w:delText>
        </w:r>
      </w:del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as</w:delText>
        </w:r>
      </w:del>
      <w:del w:id="189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if every candidate of</w:delText>
        </w:r>
      </w:del>
      <w:del w:id="189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is also a candidate of</w:delText>
        </w:r>
      </w:del>
      <w:del w:id="189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897" w:author="PR Preview" w:date="2026-01-01T00:00:00Z">
        <w:r>
          <w:delText xml:space="preserve">:</w:delText>
        </w:r>
      </w:del>
    </w:p>
    <w:p>
      <w:pPr>
        <w:pStyle w:val="BodyText"/>
      </w:pPr>
      <w:bookmarkStart w:id="11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del w:id="1898" w:author="PR Preview" w:date="2026-01-01T00:00:00Z">
        <w:r>
          <w:rPr>
            <w:i/>
            <w:iCs/>
          </w:rPr>
          <w:delText xml:space="preserve">Remark 13</w:delText>
        </w:r>
      </w:del>
      <w:del w:id="1899" w:author="PR Preview" w:date="2026-01-01T00:00:00Z">
        <w:r>
          <w:delText xml:space="preserve"> (Source: Flexibility). </w:delText>
        </w:r>
      </w:del>
      <w:del w:id="1900" w:author="PR Preview" w:date="2026-01-01T00:00:00Z">
        <w:r>
          <w:delText xml:space="preserve">James et al. (2021, sec. 2.1.3)</w:delText>
        </w:r>
      </w:del>
      <w:del w:id="1901" w:author="PR Preview" w:date="2026-01-01T00:00:00Z">
        <w:r>
          <w:delText xml:space="preserve"> </w:delText>
        </w:r>
      </w:del>
      <w:del w:id="1902" w:author="PR Preview" w:date="2026-01-01T00:00:00Z">
        <w:r>
          <w:delText xml:space="preserve">use flexibility without a formal definition.</w:delText>
        </w:r>
      </w:del>
    </w:p>
    <w:p>
      <w:pPr>
        <w:pStyle w:val="BodyText"/>
      </w:pPr>
      <w:del w:id="1903" w:author="PR Preview" w:date="2026-01-01T00:00:00Z">
        <w:r>
          <w:rPr>
            <w:i/>
            <w:iCs/>
          </w:rPr>
          <w:delText xml:space="preserve">Remark 14</w:delText>
        </w:r>
      </w:del>
      <w:del w:id="1904" w:author="PR Preview" w:date="2026-01-01T00:00:00Z">
        <w:r>
          <w:delText xml:space="preserve"> (Polynomial degree orders flexibility). </w:delText>
        </w:r>
      </w:del>
      <w:del w:id="1905" w:author="PR Preview" w:date="2026-01-01T00:00:00Z">
        <w:r>
          <w:delText xml:space="preserve">Least-squares polynomial fits are ordered by degree:</w:delText>
        </w:r>
      </w:del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a polynomial of degree</w:delText>
        </w:r>
      </w:del>
      <w:del w:id="1908" w:author="PR Preview" w:date="2026-01-01T00:00:00Z">
        <w:r>
          <w:delText xml:space="preserve"> </w:delText>
        </w:r>
      </w:del>
      <m:oMath>
        <m:r>
          <m:t>d</m:t>
        </m:r>
      </m:oMath>
      <w:del w:id="1909" w:author="PR Preview" w:date="2026-01-01T00:00:00Z">
        <w:r>
          <w:delText xml:space="preserve"> </w:delText>
        </w:r>
      </w:del>
      <w:del w:id="1910" w:author="PR Preview" w:date="2026-01-01T00:00:00Z">
        <w:r>
          <w:delText xml:space="preserve">is also a polynomial of degree</w:delText>
        </w:r>
      </w:del>
      <w:del w:id="1911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1912" w:author="PR Preview" w:date="2026-01-01T00:00:00Z">
        <w:r>
          <w:delText xml:space="preserve"> </w:delText>
        </w:r>
      </w:del>
      <w:del w:id="1913" w:author="PR Preview" w:date="2026-01-01T00:00:00Z">
        <w:r>
          <w:delText xml:space="preserve">whose coefficient of</w:delText>
        </w:r>
      </w:del>
      <w:del w:id="191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1915" w:author="PR Preview" w:date="2026-01-01T00:00:00Z">
        <w:r>
          <w:delText xml:space="preserve"> </w:delText>
        </w:r>
      </w:del>
      <w:del w:id="1916" w:author="PR Preview" w:date="2026-01-01T00:00:00Z">
        <w:r>
          <w:delText xml:space="preserve">is zero,</w:delText>
        </w:r>
      </w:del>
      <w:del w:id="1917" w:author="PR Preview" w:date="2026-01-01T00:00:00Z">
        <w:r>
          <w:delText xml:space="preserve"> </w:delText>
        </w:r>
      </w:del>
      <w:del w:id="1918" w:author="PR Preview" w:date="2026-01-01T00:00:00Z">
        <w:r>
          <w:delText xml:space="preserve">so the fit of degree</w:delText>
        </w:r>
      </w:del>
      <w:del w:id="191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1920" w:author="PR Preview" w:date="2026-01-01T00:00:00Z">
        <w:r>
          <w:delText xml:space="preserve"> </w:delText>
        </w:r>
      </w:del>
      <w:del w:id="1921" w:author="PR Preview" w:date="2026-01-01T00:00:00Z">
        <w:r>
          <w:delText xml:space="preserve">is</w:delText>
        </w:r>
      </w:del>
      <w:del w:id="1922" w:author="PR Preview" w:date="2026-01-01T00:00:00Z">
        <w:r>
          <w:delText xml:space="preserve"> </w:delText>
        </w:r>
      </w:del>
      <w:hyperlink w:anchor="def-flexibility">
        <w:del w:id="1923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924" w:author="PR Preview" w:date="2026-01-01T00:00:00Z">
        <w:r>
          <w:delText xml:space="preserve"> </w:delText>
        </w:r>
      </w:del>
      <w:del w:id="1925" w:author="PR Preview" w:date="2026-01-01T00:00:00Z">
        <w:r>
          <w:delText xml:space="preserve">as the fit of degree</w:delText>
        </w:r>
      </w:del>
      <w:del w:id="1926" w:author="PR Preview" w:date="2026-01-01T00:00:00Z">
        <w:r>
          <w:delText xml:space="preserve"> </w:delText>
        </w:r>
      </w:del>
      <m:oMath>
        <m:r>
          <m:t>d</m:t>
        </m:r>
      </m:oMath>
      <w:del w:id="1927" w:author="PR Preview" w:date="2026-01-01T00:00:00Z">
        <w:r>
          <w:delText xml:space="preserve">.</w:delText>
        </w:r>
      </w:del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delText xml:space="preserve">The four fits of</w:delText>
        </w:r>
      </w:del>
      <w:del w:id="1930" w:author="PR Preview" w:date="2026-01-01T00:00:00Z">
        <w:r>
          <w:delText xml:space="preserve"> </w:delText>
        </w:r>
      </w:del>
      <w:hyperlink w:anchor="exr-overfitting">
        <w:del w:id="1931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are ordered this way.</w:delText>
        </w:r>
      </w:del>
      <w:del w:id="1934" w:author="PR Preview" w:date="2026-01-01T00:00:00Z">
        <w:r>
          <w:delText xml:space="preserve"> </w:delText>
        </w:r>
      </w:del>
      <w:hyperlink w:anchor="def-flexibility">
        <w:del w:id="1935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1936" w:author="PR Preview" w:date="2026-01-01T00:00:00Z">
        <w:r>
          <w:delText xml:space="preserve"> </w:delText>
        </w:r>
      </w:del>
      <w:del w:id="1937" w:author="PR Preview" w:date="2026-01-01T00:00:00Z">
        <w:r>
          <w:delText xml:space="preserve">is narrower than the informal use of the word</w:delText>
        </w:r>
      </w:del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in</w:delText>
        </w:r>
      </w:del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James et al. (2021, sec. 2.1.3)</w:delText>
        </w:r>
      </w:del>
      <w:del w:id="1942" w:author="PR Preview" w:date="2026-01-01T00:00:00Z">
        <w:r>
          <w:delText xml:space="preserve">:</w:delText>
        </w:r>
      </w:del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it orders only procedures whose candidate sets are nested.</w:delText>
        </w:r>
      </w:del>
      <w:del w:id="1945" w:author="PR Preview" w:date="2026-01-01T00:00:00Z">
        <w:r>
          <w:delText xml:space="preserve"> </w:delText>
        </w:r>
      </w:del>
      <w:del w:id="1946" w:author="PR Preview" w:date="2026-01-01T00:00:00Z">
        <w:r>
          <w:delText xml:space="preserve">Other procedures can be compared by other measures,</w:delText>
        </w:r>
      </w:del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such as the effective number of parameters</w:delText>
        </w:r>
      </w:del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(Hastie et al. 2009, sec. 7.6)</w:delText>
        </w:r>
      </w:del>
      <w:del w:id="1951" w:author="PR Preview" w:date="2026-01-01T00:00:00Z">
        <w:r>
          <w:delText xml:space="preserve">.</w:delText>
        </w:r>
      </w:del>
    </w:p>
    <w:p>
      <w:pPr>
        <w:pStyle w:val="BodyText"/>
      </w:pPr>
      <w:del w:id="1952" w:author="PR Preview" w:date="2026-01-01T00:00:00Z">
        <w:r>
          <w:rPr>
            <w:b/>
            <w:bCs/>
          </w:rPr>
          <w:delText xml:space="preserve">Definition 28 (Bias–variance trade-off)</w:delText>
        </w:r>
      </w:del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Let</w:delText>
        </w:r>
      </w:del>
      <w:del w:id="195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956" w:author="PR Preview" w:date="2026-01-01T00:00:00Z">
        <w:r>
          <w:delText xml:space="preserve"> </w:delText>
        </w:r>
      </w:del>
      <w:del w:id="1957" w:author="PR Preview" w:date="2026-01-01T00:00:00Z">
        <w:r>
          <w:delText xml:space="preserve">be</w:delText>
        </w:r>
      </w:del>
      <w:del w:id="1958" w:author="PR Preview" w:date="2026-01-01T00:00:00Z">
        <w:r>
          <w:delText xml:space="preserve"> </w:delText>
        </w:r>
      </w:del>
      <w:hyperlink w:anchor="def-fitting-procedure">
        <w:del w:id="1959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960" w:author="PR Preview" w:date="2026-01-01T00:00:00Z">
        <w:r>
          <w:delText xml:space="preserve">,</w:delText>
        </w:r>
      </w:del>
      <w:del w:id="1961" w:author="PR Preview" w:date="2026-01-01T00:00:00Z">
        <w:r>
          <w:delText xml:space="preserve"> </w:delText>
        </w:r>
      </w:del>
      <w:del w:id="1962" w:author="PR Preview" w:date="2026-01-01T00:00:00Z">
        <w:r>
          <w:delText xml:space="preserve">each</w:delText>
        </w:r>
      </w:del>
      <w:del w:id="1963" w:author="PR Preview" w:date="2026-01-01T00:00:00Z">
        <w:r>
          <w:delText xml:space="preserve"> </w:delText>
        </w:r>
      </w:del>
      <w:hyperlink w:anchor="def-flexibility">
        <w:del w:id="1964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965" w:author="PR Preview" w:date="2026-01-01T00:00:00Z">
        <w:r>
          <w:delText xml:space="preserve"> </w:delText>
        </w:r>
      </w:del>
      <w:del w:id="1966" w:author="PR Preview" w:date="2026-01-01T00:00:00Z">
        <w:r>
          <w:delText xml:space="preserve">as the one before,</w:delText>
        </w:r>
      </w:del>
      <w:del w:id="1967" w:author="PR Preview" w:date="2026-01-01T00:00:00Z">
        <w:r>
          <w:delText xml:space="preserve"> </w:delText>
        </w:r>
      </w:del>
      <w:del w:id="1968" w:author="PR Preview" w:date="2026-01-01T00:00:00Z">
        <w:r>
          <w:delText xml:space="preserve">and let</w:delText>
        </w:r>
      </w:del>
      <w:del w:id="19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be a random</w:delText>
        </w:r>
      </w:del>
      <w:del w:id="1972" w:author="PR Preview" w:date="2026-01-01T00:00:00Z">
        <w:r>
          <w:delText xml:space="preserve"> </w:delText>
        </w:r>
      </w:del>
      <w:hyperlink w:anchor="def-training-set">
        <w:del w:id="197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974" w:author="PR Preview" w:date="2026-01-01T00:00:00Z">
        <w:r>
          <w:delText xml:space="preserve">.</w:delText>
        </w:r>
      </w:del>
      <w:del w:id="1975" w:author="PR Preview" w:date="2026-01-01T00:00:00Z">
        <w:r>
          <w:delText xml:space="preserve"> </w:delText>
        </w:r>
      </w:del>
      <w:del w:id="1976" w:author="PR Preview" w:date="2026-01-01T00:00:00Z">
        <w:r>
          <w:delText xml:space="preserve">At a covariate value</w:delText>
        </w:r>
      </w:del>
      <w:del w:id="1977" w:author="PR Preview" w:date="2026-01-01T00:00:00Z">
        <w:r>
          <w:delText xml:space="preserve"> </w:delText>
        </w:r>
      </w:del>
      <m:oMath>
        <m:r>
          <m:t>x</m:t>
        </m:r>
      </m:oMath>
      <w:del w:id="1978" w:author="PR Preview" w:date="2026-01-01T00:00:00Z">
        <w:r>
          <w:delText xml:space="preserve">,</w:delText>
        </w:r>
      </w:del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with</w:delText>
        </w:r>
      </w:del>
      <w:del w:id="1981" w:author="PR Preview" w:date="2026-01-01T00:00:00Z">
        <w:r>
          <w:delText xml:space="preserve"> </w:delText>
        </w:r>
      </w:del>
      <m:oMath>
        <m:r>
          <m:t>μ</m:t>
        </m:r>
      </m:oMath>
      <w:del w:id="1982" w:author="PR Preview" w:date="2026-01-01T00:00:00Z">
        <w:r>
          <w:delText xml:space="preserve"> </w:delText>
        </w:r>
      </w:del>
      <w:del w:id="1983" w:author="PR Preview" w:date="2026-01-01T00:00:00Z">
        <w:r>
          <w:delText xml:space="preserve">the</w:delText>
        </w:r>
      </w:del>
      <w:del w:id="1984" w:author="PR Preview" w:date="2026-01-01T00:00:00Z">
        <w:r>
          <w:delText xml:space="preserve"> </w:delText>
        </w:r>
      </w:del>
      <w:hyperlink w:anchor="def-mean-function">
        <w:del w:id="1985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986" w:author="PR Preview" w:date="2026-01-01T00:00:00Z">
        <w:r>
          <w:delText xml:space="preserve">,</w:delText>
        </w:r>
      </w:del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there is a</w:delText>
        </w:r>
      </w:del>
      <w:del w:id="1989" w:author="PR Preview" w:date="2026-01-01T00:00:00Z">
        <w:r>
          <w:delText xml:space="preserve"> </w:delText>
        </w:r>
      </w:del>
      <w:del w:id="1990" w:author="PR Preview" w:date="2026-01-01T00:00:00Z">
        <w:r>
          <w:rPr>
            <w:b/>
            <w:bCs/>
          </w:rPr>
          <w:delText xml:space="preserve">bias–variance trade-off</w:delText>
        </w:r>
      </w:del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among them</w:delText>
        </w:r>
      </w:del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when, from each procedure to the next,</w:delText>
        </w:r>
      </w:del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the squared</w:delText>
        </w:r>
      </w:del>
      <w:del w:id="1997" w:author="PR Preview" w:date="2026-01-01T00:00:00Z">
        <w:r>
          <w:delText xml:space="preserve"> </w:delText>
        </w:r>
      </w:del>
      <w:hyperlink w:anchor="def-prediction-bias">
        <w:del w:id="1998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of the prediction, used as an</w:delText>
        </w:r>
      </w:del>
      <w:del w:id="2001" w:author="PR Preview" w:date="2026-01-01T00:00:00Z">
        <w:r>
          <w:delText xml:space="preserve"> </w:delText>
        </w:r>
      </w:del>
      <w:hyperlink r:id="rId99">
        <w:del w:id="2002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of</w:delText>
        </w:r>
      </w:del>
      <w:del w:id="200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06" w:author="PR Preview" w:date="2026-01-01T00:00:00Z">
        <w:r>
          <w:delText xml:space="preserve">, does not rise</w:delText>
        </w:r>
      </w:del>
      <w:del w:id="2007" w:author="PR Preview" w:date="2026-01-01T00:00:00Z">
        <w:r>
          <w:delText xml:space="preserve"> </w:delText>
        </w:r>
      </w:del>
      <w:del w:id="2008" w:author="PR Preview" w:date="2026-01-01T00:00:00Z">
        <w:r>
          <w:delText xml:space="preserve">and its</w:delText>
        </w:r>
      </w:del>
      <w:del w:id="2009" w:author="PR Preview" w:date="2026-01-01T00:00:00Z">
        <w:r>
          <w:delText xml:space="preserve"> </w:delText>
        </w:r>
      </w:del>
      <w:hyperlink r:id="rId111">
        <w:del w:id="2010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011" w:author="PR Preview" w:date="2026-01-01T00:00:00Z">
        <w:r>
          <w:delText xml:space="preserve"> </w:delText>
        </w:r>
      </w:del>
      <w:del w:id="2012" w:author="PR Preview" w:date="2026-01-01T00:00:00Z">
        <w:r>
          <w:delText xml:space="preserve">does not fall:</w:delText>
        </w:r>
      </w:del>
    </w:p>
    <w:p>
      <w:pPr>
        <w:pStyle w:val="BodyText"/>
      </w:pPr>
      <w:ins w:id="2013" w:author="PR Preview" w:date="2026-01-01T00:00:00Z">
        <w:r>
          <w:rPr>
            <w:b/>
            <w:bCs/>
          </w:rPr>
          <w:t xml:space="preserve">Definition 28 (Flexibility)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Let</w:t>
        </w:r>
      </w:ins>
      <w:ins w:id="201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and</w:t>
        </w:r>
      </w:ins>
      <w:ins w:id="201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020" w:author="PR Preview" w:date="2026-01-01T00:00:00Z">
        <w:r>
          <w:t xml:space="preserve"> </w:t>
        </w:r>
      </w:ins>
      <w:ins w:id="2021" w:author="PR Preview" w:date="2026-01-01T00:00:00Z">
        <w:r>
          <w:t xml:space="preserve">be</w:t>
        </w:r>
      </w:ins>
      <w:ins w:id="2022" w:author="PR Preview" w:date="2026-01-01T00:00:00Z">
        <w:r>
          <w:t xml:space="preserve"> </w:t>
        </w:r>
      </w:ins>
      <w:hyperlink w:anchor="def-fitting-procedure">
        <w:ins w:id="2023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that each choose, by least squares,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a</w:t>
        </w:r>
      </w:ins>
      <w:ins w:id="2028" w:author="PR Preview" w:date="2026-01-01T00:00:00Z">
        <w:r>
          <w:t xml:space="preserve"> </w:t>
        </w:r>
      </w:ins>
      <w:hyperlink w:anchor="def-prediction-rule">
        <w:ins w:id="202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030" w:author="PR Preview" w:date="2026-01-01T00:00:00Z">
        <w:r>
          <w:t xml:space="preserve"> </w:t>
        </w:r>
      </w:ins>
      <w:ins w:id="2031" w:author="PR Preview" w:date="2026-01-01T00:00:00Z">
        <w:r>
          <w:t xml:space="preserve">from a set of candidate functions,</w:t>
        </w:r>
      </w:ins>
      <w:ins w:id="203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2033" w:author="PR Preview" w:date="2026-01-01T00:00:00Z">
        <w:r>
          <w:t xml:space="preserve"> </w:t>
        </w:r>
      </w:ins>
      <w:ins w:id="2034" w:author="PR Preview" w:date="2026-01-01T00:00:00Z">
        <w:r>
          <w:t xml:space="preserve">and</w:t>
        </w:r>
      </w:ins>
      <w:ins w:id="20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respectively.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The procedure</w:t>
        </w:r>
      </w:ins>
      <w:ins w:id="204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is</w:t>
        </w:r>
      </w:ins>
      <w:ins w:id="2043" w:author="PR Preview" w:date="2026-01-01T00:00:00Z">
        <w:r>
          <w:t xml:space="preserve"> </w:t>
        </w:r>
      </w:ins>
      <w:ins w:id="2044" w:author="PR Preview" w:date="2026-01-01T00:00:00Z">
        <w:r>
          <w:rPr>
            <w:b/>
            <w:bCs/>
          </w:rPr>
          <w:t xml:space="preserve">at least as flexible</w:t>
        </w:r>
      </w:ins>
      <w:ins w:id="2045" w:author="PR Preview" w:date="2026-01-01T00:00:00Z">
        <w:r>
          <w:t xml:space="preserve"> </w:t>
        </w:r>
      </w:ins>
      <w:ins w:id="2046" w:author="PR Preview" w:date="2026-01-01T00:00:00Z">
        <w:r>
          <w:t xml:space="preserve">as</w:t>
        </w:r>
      </w:ins>
      <w:ins w:id="204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if every candidate of</w:t>
        </w:r>
      </w:ins>
      <w:ins w:id="205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is also a candidate of</w:t>
        </w:r>
      </w:ins>
      <w:ins w:id="205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054" w:author="PR Preview" w:date="2026-01-01T00:00:00Z">
        <w:r>
          <w:t xml:space="preserve">:</w:t>
        </w:r>
      </w:ins>
    </w:p>
    <w:p>
      <w:pPr>
        <w:pStyle w:val="BodyText"/>
      </w:pPr>
      <w:bookmarkStart w:id="11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rem-source-flexibility"/>
    <w:p>
      <w:pPr>
        <w:pStyle w:val="FirstParagraph"/>
      </w:pPr>
      <w:ins w:id="2055" w:author="PR Preview" w:date="2026-01-01T00:00:00Z">
        <w:r>
          <w:rPr>
            <w:i/>
            <w:iCs/>
          </w:rPr>
          <w:t xml:space="preserve">Remark 12</w:t>
        </w:r>
      </w:ins>
      <w:ins w:id="2056" w:author="PR Preview" w:date="2026-01-01T00:00:00Z">
        <w:r>
          <w:t xml:space="preserve"> (Source: Flexibility). </w:t>
        </w:r>
      </w:ins>
      <w:ins w:id="2057" w:author="PR Preview" w:date="2026-01-01T00:00:00Z">
        <w:r>
          <w:t xml:space="preserve">James et al. (2021, sec. 2.1.3)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use flexibility without a formal definition.</w:t>
        </w:r>
      </w:ins>
    </w:p>
    <w:bookmarkEnd w:id="121"/>
    <w:bookmarkStart w:id="122" w:name="rem-flexibility"/>
    <w:p>
      <w:pPr>
        <w:pStyle w:val="BodyText"/>
      </w:pPr>
      <w:ins w:id="2060" w:author="PR Preview" w:date="2026-01-01T00:00:00Z">
        <w:r>
          <w:rPr>
            <w:i/>
            <w:iCs/>
          </w:rPr>
          <w:t xml:space="preserve">Remark 13</w:t>
        </w:r>
      </w:ins>
      <w:ins w:id="2061" w:author="PR Preview" w:date="2026-01-01T00:00:00Z">
        <w:r>
          <w:t xml:space="preserve"> (Polynomial degree orders flexibility). </w:t>
        </w:r>
      </w:ins>
      <w:ins w:id="2062" w:author="PR Preview" w:date="2026-01-01T00:00:00Z">
        <w:r>
          <w:t xml:space="preserve">Least-squares polynomial fits are ordered by degree:</w:t>
        </w:r>
      </w:ins>
      <w:ins w:id="2063" w:author="PR Preview" w:date="2026-01-01T00:00:00Z">
        <w:r>
          <w:t xml:space="preserve"> </w:t>
        </w:r>
      </w:ins>
      <w:ins w:id="2064" w:author="PR Preview" w:date="2026-01-01T00:00:00Z">
        <w:r>
          <w:t xml:space="preserve">a polynomial of degree</w:t>
        </w:r>
      </w:ins>
      <w:ins w:id="2065" w:author="PR Preview" w:date="2026-01-01T00:00:00Z">
        <w:r>
          <w:t xml:space="preserve"> </w:t>
        </w:r>
      </w:ins>
      <m:oMath>
        <m:r>
          <m:t>d</m:t>
        </m:r>
      </m:oMath>
      <w:ins w:id="2066" w:author="PR Preview" w:date="2026-01-01T00:00:00Z">
        <w:r>
          <w:t xml:space="preserve"> </w:t>
        </w:r>
      </w:ins>
      <w:ins w:id="2067" w:author="PR Preview" w:date="2026-01-01T00:00:00Z">
        <w:r>
          <w:t xml:space="preserve">is also a polynomial of degree</w:t>
        </w:r>
      </w:ins>
      <w:ins w:id="206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069" w:author="PR Preview" w:date="2026-01-01T00:00:00Z">
        <w:r>
          <w:t xml:space="preserve"> </w:t>
        </w:r>
      </w:ins>
      <w:ins w:id="2070" w:author="PR Preview" w:date="2026-01-01T00:00:00Z">
        <w:r>
          <w:t xml:space="preserve">whose coefficient of</w:t>
        </w:r>
      </w:ins>
      <w:ins w:id="207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2072" w:author="PR Preview" w:date="2026-01-01T00:00:00Z">
        <w:r>
          <w:t xml:space="preserve"> </w:t>
        </w:r>
      </w:ins>
      <w:ins w:id="2073" w:author="PR Preview" w:date="2026-01-01T00:00:00Z">
        <w:r>
          <w:t xml:space="preserve">is zero,</w:t>
        </w:r>
      </w:ins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so the fit of degree</w:t>
        </w:r>
      </w:ins>
      <w:ins w:id="207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077" w:author="PR Preview" w:date="2026-01-01T00:00:00Z">
        <w:r>
          <w:t xml:space="preserve"> </w:t>
        </w:r>
      </w:ins>
      <w:ins w:id="2078" w:author="PR Preview" w:date="2026-01-01T00:00:00Z">
        <w:r>
          <w:t xml:space="preserve">is</w:t>
        </w:r>
      </w:ins>
      <w:ins w:id="2079" w:author="PR Preview" w:date="2026-01-01T00:00:00Z">
        <w:r>
          <w:t xml:space="preserve"> </w:t>
        </w:r>
      </w:ins>
      <w:hyperlink w:anchor="def-flexibility">
        <w:ins w:id="2080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as the fit of degree</w:t>
        </w:r>
      </w:ins>
      <w:ins w:id="2083" w:author="PR Preview" w:date="2026-01-01T00:00:00Z">
        <w:r>
          <w:t xml:space="preserve"> </w:t>
        </w:r>
      </w:ins>
      <m:oMath>
        <m:r>
          <m:t>d</m:t>
        </m:r>
      </m:oMath>
      <w:ins w:id="2084" w:author="PR Preview" w:date="2026-01-01T00:00:00Z">
        <w:r>
          <w:t xml:space="preserve">.</w:t>
        </w:r>
      </w:ins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The four fits of</w:t>
        </w:r>
      </w:ins>
      <w:ins w:id="2087" w:author="PR Preview" w:date="2026-01-01T00:00:00Z">
        <w:r>
          <w:t xml:space="preserve"> </w:t>
        </w:r>
      </w:ins>
      <w:hyperlink w:anchor="exr-overfitting">
        <w:ins w:id="2088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089" w:author="PR Preview" w:date="2026-01-01T00:00:00Z">
        <w:r>
          <w:t xml:space="preserve"> </w:t>
        </w:r>
      </w:ins>
      <w:ins w:id="2090" w:author="PR Preview" w:date="2026-01-01T00:00:00Z">
        <w:r>
          <w:t xml:space="preserve">are ordered this way.</w:t>
        </w:r>
      </w:ins>
      <w:ins w:id="2091" w:author="PR Preview" w:date="2026-01-01T00:00:00Z">
        <w:r>
          <w:t xml:space="preserve"> </w:t>
        </w:r>
      </w:ins>
      <w:hyperlink w:anchor="def-flexibility">
        <w:ins w:id="2092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is narrower than the informal use of the word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in</w:t>
        </w:r>
      </w:ins>
      <w:ins w:id="2097" w:author="PR Preview" w:date="2026-01-01T00:00:00Z">
        <w:r>
          <w:t xml:space="preserve"> </w:t>
        </w:r>
      </w:ins>
      <w:ins w:id="2098" w:author="PR Preview" w:date="2026-01-01T00:00:00Z">
        <w:r>
          <w:t xml:space="preserve">James et al. (2021, sec. 2.1.3)</w:t>
        </w:r>
      </w:ins>
      <w:ins w:id="2099" w:author="PR Preview" w:date="2026-01-01T00:00:00Z">
        <w:r>
          <w:t xml:space="preserve">: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it orders only procedures whose candidate sets are nested.</w:t>
        </w:r>
      </w:ins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Other procedures can be compared by other measures,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such as the effective number of parameters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(Hastie et al. 2009, sec. 7.6)</w:t>
        </w:r>
      </w:ins>
      <w:ins w:id="2108" w:author="PR Preview" w:date="2026-01-01T00:00:00Z">
        <w:r>
          <w:t xml:space="preserve">.</w:t>
        </w:r>
      </w:ins>
    </w:p>
    <w:bookmarkEnd w:id="122"/>
    <w:bookmarkStart w:id="124" w:name="def-bias-variance-tradeoff"/>
    <w:p>
      <w:pPr>
        <w:pStyle w:val="BodyText"/>
      </w:pPr>
      <w:ins w:id="2109" w:author="PR Preview" w:date="2026-01-01T00:00:00Z">
        <w:r>
          <w:rPr>
            <w:b/>
            <w:bCs/>
          </w:rPr>
          <w:t xml:space="preserve">Definition 29 (Bias–variance trade-off)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Let</w:t>
        </w:r>
      </w:ins>
      <w:ins w:id="211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be</w:t>
        </w:r>
      </w:ins>
      <w:ins w:id="2115" w:author="PR Preview" w:date="2026-01-01T00:00:00Z">
        <w:r>
          <w:t xml:space="preserve"> </w:t>
        </w:r>
      </w:ins>
      <w:hyperlink w:anchor="def-fitting-procedure">
        <w:ins w:id="2116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117" w:author="PR Preview" w:date="2026-01-01T00:00:00Z">
        <w:r>
          <w:t xml:space="preserve">,</w:t>
        </w:r>
      </w:ins>
      <w:ins w:id="2118" w:author="PR Preview" w:date="2026-01-01T00:00:00Z">
        <w:r>
          <w:t xml:space="preserve"> </w:t>
        </w:r>
      </w:ins>
      <w:ins w:id="2119" w:author="PR Preview" w:date="2026-01-01T00:00:00Z">
        <w:r>
          <w:t xml:space="preserve">each</w:t>
        </w:r>
      </w:ins>
      <w:ins w:id="2120" w:author="PR Preview" w:date="2026-01-01T00:00:00Z">
        <w:r>
          <w:t xml:space="preserve"> </w:t>
        </w:r>
      </w:ins>
      <w:hyperlink w:anchor="def-flexibility">
        <w:ins w:id="2121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as the one before,</w:t>
        </w:r>
      </w:ins>
      <w:ins w:id="2124" w:author="PR Preview" w:date="2026-01-01T00:00:00Z">
        <w:r>
          <w:t xml:space="preserve"> </w:t>
        </w:r>
      </w:ins>
      <w:ins w:id="2125" w:author="PR Preview" w:date="2026-01-01T00:00:00Z">
        <w:r>
          <w:t xml:space="preserve">and let</w:t>
        </w:r>
      </w:ins>
      <w:ins w:id="212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be a random</w:t>
        </w:r>
      </w:ins>
      <w:ins w:id="2129" w:author="PR Preview" w:date="2026-01-01T00:00:00Z">
        <w:r>
          <w:t xml:space="preserve"> </w:t>
        </w:r>
      </w:ins>
      <w:hyperlink w:anchor="def-training-set">
        <w:ins w:id="213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131" w:author="PR Preview" w:date="2026-01-01T00:00:00Z">
        <w:r>
          <w:t xml:space="preserve">.</w:t>
        </w:r>
      </w:ins>
      <w:ins w:id="2132" w:author="PR Preview" w:date="2026-01-01T00:00:00Z">
        <w:r>
          <w:t xml:space="preserve"> </w:t>
        </w:r>
      </w:ins>
      <w:ins w:id="2133" w:author="PR Preview" w:date="2026-01-01T00:00:00Z">
        <w:r>
          <w:t xml:space="preserve">At a covariate value</w:t>
        </w:r>
      </w:ins>
      <w:ins w:id="2134" w:author="PR Preview" w:date="2026-01-01T00:00:00Z">
        <w:r>
          <w:t xml:space="preserve"> </w:t>
        </w:r>
      </w:ins>
      <m:oMath>
        <m:r>
          <m:t>x</m:t>
        </m:r>
      </m:oMath>
      <w:ins w:id="2135" w:author="PR Preview" w:date="2026-01-01T00:00:00Z">
        <w:r>
          <w:t xml:space="preserve">,</w:t>
        </w:r>
      </w:ins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with</w:t>
        </w:r>
      </w:ins>
      <w:ins w:id="2138" w:author="PR Preview" w:date="2026-01-01T00:00:00Z">
        <w:r>
          <w:t xml:space="preserve"> </w:t>
        </w:r>
      </w:ins>
      <m:oMath>
        <m:r>
          <m:t>μ</m:t>
        </m:r>
      </m:oMath>
      <w:ins w:id="2139" w:author="PR Preview" w:date="2026-01-01T00:00:00Z">
        <w:r>
          <w:t xml:space="preserve"> </w:t>
        </w:r>
      </w:ins>
      <w:ins w:id="2140" w:author="PR Preview" w:date="2026-01-01T00:00:00Z">
        <w:r>
          <w:t xml:space="preserve">the</w:t>
        </w:r>
      </w:ins>
      <w:ins w:id="2141" w:author="PR Preview" w:date="2026-01-01T00:00:00Z">
        <w:r>
          <w:t xml:space="preserve"> </w:t>
        </w:r>
      </w:ins>
      <w:hyperlink w:anchor="def-mean-function">
        <w:ins w:id="2142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143" w:author="PR Preview" w:date="2026-01-01T00:00:00Z">
        <w:r>
          <w:t xml:space="preserve">,</w:t>
        </w:r>
      </w:ins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there is a</w:t>
        </w:r>
      </w:ins>
      <w:ins w:id="2146" w:author="PR Preview" w:date="2026-01-01T00:00:00Z">
        <w:r>
          <w:t xml:space="preserve"> </w:t>
        </w:r>
      </w:ins>
      <w:ins w:id="2147" w:author="PR Preview" w:date="2026-01-01T00:00:00Z">
        <w:r>
          <w:rPr>
            <w:b/>
            <w:bCs/>
          </w:rPr>
          <w:t xml:space="preserve">bias–variance trade-off</w:t>
        </w:r>
      </w:ins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among them</w:t>
        </w:r>
      </w:ins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when, from each procedure to the next,</w:t>
        </w:r>
      </w:ins>
      <w:ins w:id="2152" w:author="PR Preview" w:date="2026-01-01T00:00:00Z">
        <w:r>
          <w:t xml:space="preserve"> </w:t>
        </w:r>
      </w:ins>
      <w:ins w:id="2153" w:author="PR Preview" w:date="2026-01-01T00:00:00Z">
        <w:r>
          <w:t xml:space="preserve">the squared</w:t>
        </w:r>
      </w:ins>
      <w:ins w:id="2154" w:author="PR Preview" w:date="2026-01-01T00:00:00Z">
        <w:r>
          <w:t xml:space="preserve"> </w:t>
        </w:r>
      </w:ins>
      <w:hyperlink w:anchor="def-prediction-bias">
        <w:ins w:id="2155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156" w:author="PR Preview" w:date="2026-01-01T00:00:00Z">
        <w:r>
          <w:t xml:space="preserve"> </w:t>
        </w:r>
      </w:ins>
      <w:ins w:id="2157" w:author="PR Preview" w:date="2026-01-01T00:00:00Z">
        <w:r>
          <w:t xml:space="preserve">of the prediction, used as an</w:t>
        </w:r>
      </w:ins>
      <w:ins w:id="2158" w:author="PR Preview" w:date="2026-01-01T00:00:00Z">
        <w:r>
          <w:t xml:space="preserve"> </w:t>
        </w:r>
      </w:ins>
      <w:hyperlink r:id="rId99">
        <w:ins w:id="2159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160" w:author="PR Preview" w:date="2026-01-01T00:00:00Z">
        <w:r>
          <w:t xml:space="preserve"> </w:t>
        </w:r>
      </w:ins>
      <w:ins w:id="2161" w:author="PR Preview" w:date="2026-01-01T00:00:00Z">
        <w:r>
          <w:t xml:space="preserve">of</w:t>
        </w:r>
      </w:ins>
      <w:ins w:id="216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163" w:author="PR Preview" w:date="2026-01-01T00:00:00Z">
        <w:r>
          <w:t xml:space="preserve">, does not rise</w:t>
        </w:r>
      </w:ins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and its</w:t>
        </w:r>
      </w:ins>
      <w:ins w:id="2166" w:author="PR Preview" w:date="2026-01-01T00:00:00Z">
        <w:r>
          <w:t xml:space="preserve"> </w:t>
        </w:r>
      </w:ins>
      <w:hyperlink r:id="rId111">
        <w:ins w:id="2167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does not fall:</w:t>
        </w:r>
      </w:ins>
    </w:p>
    <w:p>
      <w:pPr>
        <w:pStyle w:val="BodyText"/>
      </w:pPr>
      <w:bookmarkStart w:id="12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4"/>
    <w:bookmarkStart w:id="125" w:name="rem-overfitting-tradeoff"/>
    <w:p>
      <w:pPr>
        <w:pStyle w:val="BodyText"/>
      </w:pPr>
      <w:del w:id="2170" w:author="PR Preview" w:date="2026-01-01T00:00:00Z">
        <w:r>
          <w:rPr>
            <w:i/>
            <w:iCs/>
          </w:rPr>
          <w:delText xml:space="preserve">Remark 15</w:delText>
        </w:r>
      </w:del>
      <w:del w:id="2171" w:author="PR Preview" w:date="2026-01-01T00:00:00Z">
        <w:r>
          <w:delText xml:space="preserve"> (Overfitting and the trade-off). </w:delText>
        </w:r>
      </w:del>
      <w:del w:id="2172" w:author="PR Preview" w:date="2026-01-01T00:00:00Z">
        <w:r>
          <w:delText xml:space="preserve">By</w:delText>
        </w:r>
      </w:del>
      <w:del w:id="2173" w:author="PR Preview" w:date="2026-01-01T00:00:00Z">
        <w:r>
          <w:delText xml:space="preserve"> </w:delText>
        </w:r>
      </w:del>
      <w:hyperlink w:anchor="thm-epe-decomposition">
        <w:del w:id="2174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2175" w:author="PR Preview" w:date="2026-01-01T00:00:00Z">
        <w:r>
          <w:delText xml:space="preserve">,</w:delText>
        </w:r>
      </w:del>
      <w:del w:id="2176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177" w:author="PR Preview" w:date="2026-01-01T00:00:00Z">
        <w:r>
          <w:delText xml:space="preserve"> </w:delText>
        </w:r>
      </w:del>
      <w:del w:id="2178" w:author="PR Preview" w:date="2026-01-01T00:00:00Z">
        <w:r>
          <w:delText xml:space="preserve">is the squared bias plus the variance plus</w:delText>
        </w:r>
      </w:del>
      <w:del w:id="217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180" w:author="PR Preview" w:date="2026-01-01T00:00:00Z">
        <w:r>
          <w:delText xml:space="preserve">.</w:delText>
        </w:r>
      </w:del>
      <w:del w:id="2181" w:author="PR Preview" w:date="2026-01-01T00:00:00Z">
        <w:r>
          <w:delText xml:space="preserve"> </w:delText>
        </w:r>
      </w:del>
      <w:del w:id="2182" w:author="PR Preview" w:date="2026-01-01T00:00:00Z">
        <w:r>
          <w:delText xml:space="preserve">Under a</w:delText>
        </w:r>
      </w:del>
      <w:del w:id="2183" w:author="PR Preview" w:date="2026-01-01T00:00:00Z">
        <w:r>
          <w:delText xml:space="preserve"> </w:delText>
        </w:r>
      </w:del>
      <w:hyperlink w:anchor="def-bias-variance-tradeoff">
        <w:del w:id="2184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2185" w:author="PR Preview" w:date="2026-01-01T00:00:00Z">
        <w:r>
          <w:delText xml:space="preserve"> </w:delText>
        </w:r>
      </w:del>
      <w:del w:id="2186" w:author="PR Preview" w:date="2026-01-01T00:00:00Z">
        <w:r>
          <w:delText xml:space="preserve">among</w:delText>
        </w:r>
      </w:del>
      <w:del w:id="218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188" w:author="PR Preview" w:date="2026-01-01T00:00:00Z">
        <w:r>
          <w:delText xml:space="preserve">,</w:delText>
        </w:r>
      </w:del>
      <w:del w:id="2189" w:author="PR Preview" w:date="2026-01-01T00:00:00Z">
        <w:r>
          <w:delText xml:space="preserve"> </w:delText>
        </w:r>
      </w:del>
      <w:del w:id="2190" w:author="PR Preview" w:date="2026-01-01T00:00:00Z">
        <w:r>
          <w:delText xml:space="preserve">moving from</w:delText>
        </w:r>
      </w:del>
      <w:del w:id="219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192" w:author="PR Preview" w:date="2026-01-01T00:00:00Z">
        <w:r>
          <w:delText xml:space="preserve"> </w:delText>
        </w:r>
      </w:del>
      <w:del w:id="2193" w:author="PR Preview" w:date="2026-01-01T00:00:00Z">
        <w:r>
          <w:delText xml:space="preserve">to</w:delText>
        </w:r>
      </w:del>
      <w:del w:id="219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2195" w:author="PR Preview" w:date="2026-01-01T00:00:00Z">
        <w:r>
          <w:delText xml:space="preserve"> </w:delText>
        </w:r>
      </w:del>
      <w:del w:id="2196" w:author="PR Preview" w:date="2026-01-01T00:00:00Z">
        <w:r>
          <w:delText xml:space="preserve">lowers the expected squared prediction error at</w:delText>
        </w:r>
      </w:del>
      <w:del w:id="2197" w:author="PR Preview" w:date="2026-01-01T00:00:00Z">
        <w:r>
          <w:delText xml:space="preserve"> </w:delText>
        </w:r>
      </w:del>
      <m:oMath>
        <m:r>
          <m:t>x</m:t>
        </m:r>
      </m:oMath>
      <w:del w:id="2198" w:author="PR Preview" w:date="2026-01-01T00:00:00Z">
        <w:r>
          <w:delText xml:space="preserve"> </w:delText>
        </w:r>
      </w:del>
      <w:del w:id="2199" w:author="PR Preview" w:date="2026-01-01T00:00:00Z">
        <w:r>
          <w:delText xml:space="preserve">when the squared bias falls by more than the variance rises,</w:delText>
        </w:r>
      </w:del>
      <w:del w:id="2200" w:author="PR Preview" w:date="2026-01-01T00:00:00Z">
        <w:r>
          <w:delText xml:space="preserve"> </w:delText>
        </w:r>
      </w:del>
      <w:del w:id="2201" w:author="PR Preview" w:date="2026-01-01T00:00:00Z">
        <w:r>
          <w:delText xml:space="preserve">and raises it otherwise.</w:delText>
        </w:r>
      </w:del>
      <w:del w:id="2202" w:author="PR Preview" w:date="2026-01-01T00:00:00Z">
        <w:r>
          <w:delText xml:space="preserve"> </w:delText>
        </w:r>
      </w:del>
      <w:del w:id="2203" w:author="PR Preview" w:date="2026-01-01T00:00:00Z">
        <w:r>
          <w:delText xml:space="preserve">The smallest of</w:delText>
        </w:r>
      </w:del>
      <w:del w:id="2204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205" w:author="PR Preview" w:date="2026-01-01T00:00:00Z">
        <w:r>
          <w:delText xml:space="preserve"> </w:delText>
        </w:r>
      </w:del>
      <w:del w:id="2206" w:author="PR Preview" w:date="2026-01-01T00:00:00Z">
        <w:r>
          <w:delText xml:space="preserve">is often at some</w:delText>
        </w:r>
      </w:del>
      <w:del w:id="220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208" w:author="PR Preview" w:date="2026-01-01T00:00:00Z">
        <w:r>
          <w:delText xml:space="preserve"> </w:delText>
        </w:r>
      </w:del>
      <w:del w:id="2209" w:author="PR Preview" w:date="2026-01-01T00:00:00Z">
        <w:r>
          <w:delText xml:space="preserve">with</w:delText>
        </w:r>
      </w:del>
      <w:del w:id="221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2211" w:author="PR Preview" w:date="2026-01-01T00:00:00Z">
        <w:r>
          <w:delText xml:space="preserve"> </w:delText>
        </w:r>
      </w:del>
      <w:del w:id="2212" w:author="PR Preview" w:date="2026-01-01T00:00:00Z">
        <w:r>
          <w:delText xml:space="preserve">(James et al. 2021, sec. 2.2.2)</w:delText>
        </w:r>
      </w:del>
      <w:del w:id="2213" w:author="PR Preview" w:date="2026-01-01T00:00:00Z">
        <w:r>
          <w:delText xml:space="preserve">,</w:delText>
        </w:r>
      </w:del>
      <w:del w:id="2214" w:author="PR Preview" w:date="2026-01-01T00:00:00Z">
        <w:r>
          <w:delText xml:space="preserve"> </w:delText>
        </w:r>
      </w:del>
      <w:del w:id="2215" w:author="PR Preview" w:date="2026-01-01T00:00:00Z">
        <w:r>
          <w:delText xml:space="preserve">but not always:</w:delText>
        </w:r>
      </w:del>
      <w:del w:id="2216" w:author="PR Preview" w:date="2026-01-01T00:00:00Z">
        <w:r>
          <w:delText xml:space="preserve"> </w:delText>
        </w:r>
      </w:del>
      <w:del w:id="2217" w:author="PR Preview" w:date="2026-01-01T00:00:00Z">
        <w:r>
          <w:delText xml:space="preserve">if the mean function</w:delText>
        </w:r>
      </w:del>
      <w:del w:id="2218" w:author="PR Preview" w:date="2026-01-01T00:00:00Z">
        <w:r>
          <w:delText xml:space="preserve"> </w:delText>
        </w:r>
      </w:del>
      <m:oMath>
        <m:r>
          <m:t>μ</m:t>
        </m:r>
      </m:oMath>
      <w:del w:id="2219" w:author="PR Preview" w:date="2026-01-01T00:00:00Z">
        <w:r>
          <w:delText xml:space="preserve"> </w:delText>
        </w:r>
      </w:del>
      <w:del w:id="2220" w:author="PR Preview" w:date="2026-01-01T00:00:00Z">
        <w:r>
          <w:delText xml:space="preserve">is a candidate of</w:delText>
        </w:r>
      </w:del>
      <w:del w:id="222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222" w:author="PR Preview" w:date="2026-01-01T00:00:00Z">
        <w:r>
          <w:delText xml:space="preserve">,</w:delText>
        </w:r>
      </w:del>
      <w:del w:id="2223" w:author="PR Preview" w:date="2026-01-01T00:00:00Z">
        <w:r>
          <w:delText xml:space="preserve"> </w:delText>
        </w:r>
      </w:del>
      <w:del w:id="2224" w:author="PR Preview" w:date="2026-01-01T00:00:00Z">
        <w:r>
          <w:delText xml:space="preserve">the squared bias of</w:delText>
        </w:r>
      </w:del>
      <w:del w:id="222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226" w:author="PR Preview" w:date="2026-01-01T00:00:00Z">
        <w:r>
          <w:delText xml:space="preserve"> </w:delText>
        </w:r>
      </w:del>
      <w:del w:id="2227" w:author="PR Preview" w:date="2026-01-01T00:00:00Z">
        <w:r>
          <w:delText xml:space="preserve">can be zero,</w:delText>
        </w:r>
      </w:del>
      <w:del w:id="2228" w:author="PR Preview" w:date="2026-01-01T00:00:00Z">
        <w:r>
          <w:delText xml:space="preserve"> </w:delText>
        </w:r>
      </w:del>
      <w:del w:id="2229" w:author="PR Preview" w:date="2026-01-01T00:00:00Z">
        <w:r>
          <w:delText xml:space="preserve">and then no later</w:delText>
        </w:r>
      </w:del>
      <w:del w:id="223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231" w:author="PR Preview" w:date="2026-01-01T00:00:00Z">
        <w:r>
          <w:delText xml:space="preserve"> </w:delText>
        </w:r>
      </w:del>
      <w:del w:id="2232" w:author="PR Preview" w:date="2026-01-01T00:00:00Z">
        <w:r>
          <w:delText xml:space="preserve">has a smaller squared bias</w:delText>
        </w:r>
      </w:del>
      <w:del w:id="2233" w:author="PR Preview" w:date="2026-01-01T00:00:00Z">
        <w:r>
          <w:delText xml:space="preserve"> </w:delText>
        </w:r>
      </w:del>
      <w:del w:id="2234" w:author="PR Preview" w:date="2026-01-01T00:00:00Z">
        <w:r>
          <w:delText xml:space="preserve">and, under the trade-off, none has a smaller variance,</w:delText>
        </w:r>
      </w:del>
      <w:del w:id="2235" w:author="PR Preview" w:date="2026-01-01T00:00:00Z">
        <w:r>
          <w:delText xml:space="preserve"> </w:delText>
        </w:r>
      </w:del>
      <w:del w:id="2236" w:author="PR Preview" w:date="2026-01-01T00:00:00Z">
        <w:r>
          <w:delText xml:space="preserve">so none has a smaller expected squared prediction error.</w:delText>
        </w:r>
      </w:del>
      <w:del w:id="2237" w:author="PR Preview" w:date="2026-01-01T00:00:00Z">
        <w:r>
          <w:delText xml:space="preserve"> </w:delText>
        </w:r>
      </w:del>
      <w:del w:id="2238" w:author="PR Preview" w:date="2026-01-01T00:00:00Z">
        <w:r>
          <w:delText xml:space="preserve">The procedures past the smallest error</w:delText>
        </w:r>
      </w:del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have lowered their squared bias by less than they have raised their variance,</w:delText>
        </w:r>
      </w:del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delText xml:space="preserve">and the rules they produce tend to</w:delText>
        </w:r>
      </w:del>
      <w:del w:id="2243" w:author="PR Preview" w:date="2026-01-01T00:00:00Z">
        <w:r>
          <w:delText xml:space="preserve"> </w:delText>
        </w:r>
      </w:del>
      <w:hyperlink w:anchor="def-overfitting">
        <w:del w:id="2244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2245" w:author="PR Preview" w:date="2026-01-01T00:00:00Z">
        <w:r>
          <w:delText xml:space="preserve">:</w:delText>
        </w:r>
      </w:del>
      <w:del w:id="2246" w:author="PR Preview" w:date="2026-01-01T00:00:00Z">
        <w:r>
          <w:delText xml:space="preserve"> </w:delText>
        </w:r>
      </w:del>
      <w:del w:id="2247" w:author="PR Preview" w:date="2026-01-01T00:00:00Z">
        <w:r>
          <w:delText xml:space="preserve">they fit their training sets more closely than the procedure with the smallest error</w:delText>
        </w:r>
      </w:del>
      <w:del w:id="2248" w:author="PR Preview" w:date="2026-01-01T00:00:00Z">
        <w:r>
          <w:delText xml:space="preserve"> </w:delText>
        </w:r>
      </w:del>
      <w:del w:id="2249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del w:id="2250" w:author="PR Preview" w:date="2026-01-01T00:00:00Z">
        <w:r>
          <w:rPr>
            <w:i/>
            <w:iCs/>
          </w:rPr>
          <w:delText xml:space="preserve">Remark 16</w:delText>
        </w:r>
      </w:del>
      <w:del w:id="2251" w:author="PR Preview" w:date="2026-01-01T00:00:00Z">
        <w:r>
          <w:delText xml:space="preserve"> (Coefficients per observation). </w:delText>
        </w:r>
      </w:del>
      <w:del w:id="2252" w:author="PR Preview" w:date="2026-01-01T00:00:00Z">
        <w:r>
          <w:delText xml:space="preserve">Adding coefficients to a least-squares fit makes it</w:delText>
        </w:r>
      </w:del>
      <w:del w:id="2253" w:author="PR Preview" w:date="2026-01-01T00:00:00Z">
        <w:r>
          <w:delText xml:space="preserve"> </w:delText>
        </w:r>
      </w:del>
      <w:hyperlink w:anchor="def-flexibility">
        <w:del w:id="2254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as before.</w:delText>
        </w:r>
      </w:del>
      <w:del w:id="2257" w:author="PR Preview" w:date="2026-01-01T00:00:00Z">
        <w:r>
          <w:delText xml:space="preserve"> </w:delText>
        </w:r>
      </w:del>
      <w:del w:id="2258" w:author="PR Preview" w:date="2026-01-01T00:00:00Z">
        <w:r>
          <w:delText xml:space="preserve">With few observations per coefficient,</w:delText>
        </w:r>
      </w:del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the variance this adds can outweigh the squared bias it removes,</w:delText>
        </w:r>
      </w:del>
      <w:del w:id="2261" w:author="PR Preview" w:date="2026-01-01T00:00:00Z">
        <w:r>
          <w:delText xml:space="preserve"> </w:delText>
        </w:r>
      </w:del>
      <w:del w:id="2262" w:author="PR Preview" w:date="2026-01-01T00:00:00Z">
        <w:r>
          <w:delText xml:space="preserve">which is the overfitting side of</w:delText>
        </w:r>
      </w:del>
      <w:del w:id="2263" w:author="PR Preview" w:date="2026-01-01T00:00:00Z">
        <w:r>
          <w:delText xml:space="preserve"> </w:delText>
        </w:r>
      </w:del>
      <w:hyperlink w:anchor="rem-overfitting-tradeoff">
        <w:del w:id="2264" w:author="PR Preview" w:date="2026-01-01T00:00:00Z">
          <w:r>
            <w:rPr>
              <w:rStyle w:val="Hyperlink"/>
            </w:rPr>
            <w:delText xml:space="preserve">Remark 15</w:delText>
          </w:r>
        </w:del>
      </w:hyperlink>
      <w:del w:id="2265" w:author="PR Preview" w:date="2026-01-01T00:00:00Z">
        <w:r>
          <w:delText xml:space="preserve">.</w:delText>
        </w:r>
      </w:del>
      <w:del w:id="2266" w:author="PR Preview" w:date="2026-01-01T00:00:00Z">
        <w:r>
          <w:delText xml:space="preserve"> </w:delText>
        </w:r>
      </w:del>
      <w:del w:id="2267" w:author="PR Preview" w:date="2026-01-01T00:00:00Z">
        <w:r>
          <w:delText xml:space="preserve">In</w:delText>
        </w:r>
      </w:del>
      <w:del w:id="2268" w:author="PR Preview" w:date="2026-01-01T00:00:00Z">
        <w:r>
          <w:delText xml:space="preserve"> </w:delText>
        </w:r>
      </w:del>
      <w:hyperlink w:anchor="exr-overfitting">
        <w:del w:id="2269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270" w:author="PR Preview" w:date="2026-01-01T00:00:00Z">
        <w:r>
          <w:delText xml:space="preserve">,</w:delText>
        </w:r>
      </w:del>
      <w:del w:id="2271" w:author="PR Preview" w:date="2026-01-01T00:00:00Z">
        <w:r>
          <w:delText xml:space="preserve"> </w:delText>
        </w:r>
      </w:del>
      <w:del w:id="2272" w:author="PR Preview" w:date="2026-01-01T00:00:00Z">
        <w:r>
          <w:delText xml:space="preserve">each added power of</w:delText>
        </w:r>
      </w:del>
      <w:del w:id="2273" w:author="PR Preview" w:date="2026-01-01T00:00:00Z">
        <w:r>
          <w:delText xml:space="preserve"> </w:delText>
        </w:r>
      </w:del>
      <w:del w:id="2274" w:author="PR Preview" w:date="2026-01-01T00:00:00Z">
        <w:r>
          <w:rPr>
            <w:rStyle w:val="VerbatimChar"/>
          </w:rPr>
          <w:delText xml:space="preserve">wt</w:delText>
        </w:r>
      </w:del>
      <w:del w:id="2275" w:author="PR Preview" w:date="2026-01-01T00:00:00Z">
        <w:r>
          <w:delText xml:space="preserve">, like an added predictor,</w:delText>
        </w:r>
      </w:del>
      <w:del w:id="2276" w:author="PR Preview" w:date="2026-01-01T00:00:00Z">
        <w:r>
          <w:delText xml:space="preserve"> </w:delText>
        </w:r>
      </w:del>
      <w:del w:id="2277" w:author="PR Preview" w:date="2026-01-01T00:00:00Z">
        <w:r>
          <w:delText xml:space="preserve">is one more coefficient fitted to the same 20 cars:</w:delText>
        </w:r>
      </w:del>
      <w:del w:id="2278" w:author="PR Preview" w:date="2026-01-01T00:00:00Z">
        <w:r>
          <w:delText xml:space="preserve"> </w:delText>
        </w:r>
      </w:del>
      <w:del w:id="2279" w:author="PR Preview" w:date="2026-01-01T00:00:00Z">
        <w:r>
          <w:delText xml:space="preserve">the degree-4 fit has five coefficients for those 20 cars.</w:delText>
        </w:r>
      </w:del>
    </w:p>
    <w:p>
      <w:pPr>
        <w:pStyle w:val="BodyText"/>
      </w:pPr>
      <w:del w:id="2280" w:author="PR Preview" w:date="2026-01-01T00:00:00Z">
        <w:r>
          <w:rPr>
            <w:b/>
            <w:bCs/>
          </w:rPr>
          <w:delText xml:space="preserve">Exercise 7 (Held-out predictions and the generalization error)</w:delText>
        </w:r>
      </w:del>
      <w:del w:id="2281" w:author="PR Preview" w:date="2026-01-01T00:00:00Z">
        <w:r>
          <w:delText xml:space="preserve"> </w:delText>
        </w:r>
      </w:del>
      <w:del w:id="2282" w:author="PR Preview" w:date="2026-01-01T00:00:00Z">
        <w:r>
          <w:delText xml:space="preserve">A</w:delText>
        </w:r>
      </w:del>
      <w:del w:id="2283" w:author="PR Preview" w:date="2026-01-01T00:00:00Z">
        <w:r>
          <w:delText xml:space="preserve"> </w:delText>
        </w:r>
      </w:del>
      <w:hyperlink w:anchor="def-prediction-rule">
        <w:del w:id="228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28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286" w:author="PR Preview" w:date="2026-01-01T00:00:00Z">
        <w:r>
          <w:delText xml:space="preserve"> </w:delText>
        </w:r>
      </w:del>
      <w:del w:id="2287" w:author="PR Preview" w:date="2026-01-01T00:00:00Z">
        <w:r>
          <w:delText xml:space="preserve">is fitted to a</w:delText>
        </w:r>
      </w:del>
      <w:del w:id="2288" w:author="PR Preview" w:date="2026-01-01T00:00:00Z">
        <w:r>
          <w:delText xml:space="preserve"> </w:delText>
        </w:r>
      </w:del>
      <w:hyperlink w:anchor="def-training-set">
        <w:del w:id="228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29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91" w:author="PR Preview" w:date="2026-01-01T00:00:00Z">
        <w:r>
          <w:delText xml:space="preserve">.</w:delText>
        </w:r>
      </w:del>
      <w:del w:id="2292" w:author="PR Preview" w:date="2026-01-01T00:00:00Z">
        <w:r>
          <w:delText xml:space="preserve"> </w:delText>
        </w:r>
      </w:del>
      <w:del w:id="2293" w:author="PR Preview" w:date="2026-01-01T00:00:00Z">
        <w:r>
          <w:delText xml:space="preserve">A</w:delText>
        </w:r>
      </w:del>
      <w:del w:id="2294" w:author="PR Preview" w:date="2026-01-01T00:00:00Z">
        <w:r>
          <w:delText xml:space="preserve"> </w:delText>
        </w:r>
      </w:del>
      <w:hyperlink w:anchor="def-held-out-set">
        <w:del w:id="2295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296" w:author="PR Preview" w:date="2026-01-01T00:00:00Z">
        <w:r>
          <w:delText xml:space="preserve"> </w:delText>
        </w:r>
      </w:del>
      <w:del w:id="2297" w:author="PR Preview" w:date="2026-01-01T00:00:00Z">
        <w:r>
          <w:delText xml:space="preserve">of</w:delText>
        </w:r>
      </w:del>
      <w:del w:id="2298" w:author="PR Preview" w:date="2026-01-01T00:00:00Z">
        <w:r>
          <w:delText xml:space="preserve"> </w:delText>
        </w:r>
      </w:del>
      <m:oMath>
        <m:r>
          <m:t>m</m:t>
        </m:r>
      </m:oMath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observations</w:delText>
        </w:r>
      </w:del>
      <w:del w:id="23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2302" w:author="PR Preview" w:date="2026-01-01T00:00:00Z">
        <w:r>
          <w:delText xml:space="preserve"> </w:delText>
        </w:r>
      </w:del>
      <w:del w:id="2303" w:author="PR Preview" w:date="2026-01-01T00:00:00Z">
        <w:r>
          <w:delText xml:space="preserve">is drawn from the same population as the new observation</w:delText>
        </w:r>
      </w:del>
      <w:del w:id="23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305" w:author="PR Preview" w:date="2026-01-01T00:00:00Z">
        <w:r>
          <w:delText xml:space="preserve"> </w:delText>
        </w:r>
      </w:del>
      <w:del w:id="2306" w:author="PR Preview" w:date="2026-01-01T00:00:00Z">
        <w:r>
          <w:delText xml:space="preserve">of</w:delText>
        </w:r>
      </w:del>
      <w:del w:id="2307" w:author="PR Preview" w:date="2026-01-01T00:00:00Z">
        <w:r>
          <w:delText xml:space="preserve"> </w:delText>
        </w:r>
      </w:del>
      <w:hyperlink w:anchor="def-generalization-error">
        <w:del w:id="2308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2309" w:author="PR Preview" w:date="2026-01-01T00:00:00Z">
        <w:r>
          <w:delText xml:space="preserve">,</w:delText>
        </w:r>
      </w:del>
      <w:del w:id="2310" w:author="PR Preview" w:date="2026-01-01T00:00:00Z">
        <w:r>
          <w:delText xml:space="preserve"> </w:delText>
        </w:r>
      </w:del>
      <w:del w:id="2311" w:author="PR Preview" w:date="2026-01-01T00:00:00Z">
        <w:r>
          <w:delText xml:space="preserve">each independently of</w:delText>
        </w:r>
      </w:del>
      <w:del w:id="23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13" w:author="PR Preview" w:date="2026-01-01T00:00:00Z">
        <w:r>
          <w:delText xml:space="preserve">.</w:delText>
        </w:r>
      </w:del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Write</w:delText>
        </w:r>
      </w:del>
      <w:del w:id="231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2317" w:author="PR Preview" w:date="2026-01-01T00:00:00Z">
        <w:r>
          <w:delText xml:space="preserve"> </w:delText>
        </w:r>
      </w:del>
      <w:del w:id="2318" w:author="PR Preview" w:date="2026-01-01T00:00:00Z">
        <w:r>
          <w:delText xml:space="preserve">for the</w:delText>
        </w:r>
      </w:del>
      <w:del w:id="2319" w:author="PR Preview" w:date="2026-01-01T00:00:00Z">
        <w:r>
          <w:delText xml:space="preserve"> </w:delText>
        </w:r>
      </w:del>
      <w:hyperlink w:anchor="def-observation-loss">
        <w:del w:id="2320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of</w:delText>
        </w:r>
      </w:del>
      <w:del w:id="232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on held-out observation</w:delText>
        </w:r>
      </w:del>
      <w:del w:id="2326" w:author="PR Preview" w:date="2026-01-01T00:00:00Z">
        <w:r>
          <w:delText xml:space="preserve"> </w:delText>
        </w:r>
      </w:del>
      <m:oMath>
        <m:r>
          <m:t>j</m:t>
        </m:r>
      </m:oMath>
      <w:del w:id="2327" w:author="PR Preview" w:date="2026-01-01T00:00:00Z">
        <w:r>
          <w:delText xml:space="preserve">.</w:delText>
        </w:r>
      </w:del>
    </w:p>
    <w:p>
      <w:pPr>
        <w:pStyle w:val="BodyText"/>
      </w:pPr>
      <w:ins w:id="2328" w:author="PR Preview" w:date="2026-01-01T00:00:00Z">
        <w:r>
          <w:rPr>
            <w:i/>
            <w:iCs/>
          </w:rPr>
          <w:t xml:space="preserve">Remark 14</w:t>
        </w:r>
      </w:ins>
      <w:ins w:id="2329" w:author="PR Preview" w:date="2026-01-01T00:00:00Z">
        <w:r>
          <w:t xml:space="preserve"> (Overfitting and the trade-off). </w:t>
        </w:r>
      </w:ins>
      <w:ins w:id="2330" w:author="PR Preview" w:date="2026-01-01T00:00:00Z">
        <w:r>
          <w:t xml:space="preserve">By</w:t>
        </w:r>
      </w:ins>
      <w:ins w:id="2331" w:author="PR Preview" w:date="2026-01-01T00:00:00Z">
        <w:r>
          <w:t xml:space="preserve"> </w:t>
        </w:r>
      </w:ins>
      <w:hyperlink w:anchor="thm-epe-decomposition">
        <w:ins w:id="2332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333" w:author="PR Preview" w:date="2026-01-01T00:00:00Z">
        <w:r>
          <w:t xml:space="preserve">,</w:t>
        </w:r>
      </w:ins>
      <w:ins w:id="2334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335" w:author="PR Preview" w:date="2026-01-01T00:00:00Z">
        <w:r>
          <w:t xml:space="preserve"> </w:t>
        </w:r>
      </w:ins>
      <w:ins w:id="2336" w:author="PR Preview" w:date="2026-01-01T00:00:00Z">
        <w:r>
          <w:t xml:space="preserve">is the squared bias plus the variance plus</w:t>
        </w:r>
      </w:ins>
      <w:ins w:id="233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338" w:author="PR Preview" w:date="2026-01-01T00:00:00Z">
        <w:r>
          <w:t xml:space="preserve">.</w:t>
        </w:r>
      </w:ins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Under a</w:t>
        </w:r>
      </w:ins>
      <w:ins w:id="2341" w:author="PR Preview" w:date="2026-01-01T00:00:00Z">
        <w:r>
          <w:t xml:space="preserve"> </w:t>
        </w:r>
      </w:ins>
      <w:hyperlink w:anchor="def-bias-variance-tradeoff">
        <w:ins w:id="2342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among</w:t>
        </w:r>
      </w:ins>
      <w:ins w:id="234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346" w:author="PR Preview" w:date="2026-01-01T00:00:00Z">
        <w:r>
          <w:t xml:space="preserve">,</w:t>
        </w:r>
      </w:ins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moving from</w:t>
        </w:r>
      </w:ins>
      <w:ins w:id="234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to</w:t>
        </w:r>
      </w:ins>
      <w:ins w:id="235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2353" w:author="PR Preview" w:date="2026-01-01T00:00:00Z">
        <w:r>
          <w:t xml:space="preserve"> </w:t>
        </w:r>
      </w:ins>
      <w:ins w:id="2354" w:author="PR Preview" w:date="2026-01-01T00:00:00Z">
        <w:r>
          <w:t xml:space="preserve">lowers the expected squared prediction error at</w:t>
        </w:r>
      </w:ins>
      <w:ins w:id="2355" w:author="PR Preview" w:date="2026-01-01T00:00:00Z">
        <w:r>
          <w:t xml:space="preserve"> </w:t>
        </w:r>
      </w:ins>
      <m:oMath>
        <m:r>
          <m:t>x</m:t>
        </m:r>
      </m:oMath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when the squared bias falls by more than the variance rises,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and raises it otherwise.</w:t>
        </w:r>
      </w:ins>
      <w:ins w:id="2360" w:author="PR Preview" w:date="2026-01-01T00:00:00Z">
        <w:r>
          <w:t xml:space="preserve"> </w:t>
        </w:r>
      </w:ins>
      <w:ins w:id="2361" w:author="PR Preview" w:date="2026-01-01T00:00:00Z">
        <w:r>
          <w:t xml:space="preserve">The smallest of</w:t>
        </w:r>
      </w:ins>
      <w:ins w:id="2362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is often at some</w:t>
        </w:r>
      </w:ins>
      <w:ins w:id="236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2366" w:author="PR Preview" w:date="2026-01-01T00:00:00Z">
        <w:r>
          <w:t xml:space="preserve"> </w:t>
        </w:r>
      </w:ins>
      <w:ins w:id="2367" w:author="PR Preview" w:date="2026-01-01T00:00:00Z">
        <w:r>
          <w:t xml:space="preserve">with</w:t>
        </w:r>
      </w:ins>
      <w:ins w:id="236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2369" w:author="PR Preview" w:date="2026-01-01T00:00:00Z">
        <w:r>
          <w:t xml:space="preserve"> </w:t>
        </w:r>
      </w:ins>
      <w:ins w:id="2370" w:author="PR Preview" w:date="2026-01-01T00:00:00Z">
        <w:r>
          <w:t xml:space="preserve">(James et al. 2021, sec. 2.2.2)</w:t>
        </w:r>
      </w:ins>
      <w:ins w:id="2371" w:author="PR Preview" w:date="2026-01-01T00:00:00Z">
        <w:r>
          <w:t xml:space="preserve">,</w:t>
        </w:r>
      </w:ins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but not always:</w:t>
        </w:r>
      </w:ins>
      <w:ins w:id="2374" w:author="PR Preview" w:date="2026-01-01T00:00:00Z">
        <w:r>
          <w:t xml:space="preserve"> </w:t>
        </w:r>
      </w:ins>
      <w:ins w:id="2375" w:author="PR Preview" w:date="2026-01-01T00:00:00Z">
        <w:r>
          <w:t xml:space="preserve">if the mean function</w:t>
        </w:r>
      </w:ins>
      <w:ins w:id="2376" w:author="PR Preview" w:date="2026-01-01T00:00:00Z">
        <w:r>
          <w:t xml:space="preserve"> </w:t>
        </w:r>
      </w:ins>
      <m:oMath>
        <m:r>
          <m:t>μ</m:t>
        </m:r>
      </m:oMath>
      <w:ins w:id="2377" w:author="PR Preview" w:date="2026-01-01T00:00:00Z">
        <w:r>
          <w:t xml:space="preserve"> </w:t>
        </w:r>
      </w:ins>
      <w:ins w:id="2378" w:author="PR Preview" w:date="2026-01-01T00:00:00Z">
        <w:r>
          <w:t xml:space="preserve">is a candidate of</w:t>
        </w:r>
      </w:ins>
      <w:ins w:id="237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380" w:author="PR Preview" w:date="2026-01-01T00:00:00Z">
        <w:r>
          <w:t xml:space="preserve">,</w:t>
        </w:r>
      </w:ins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the squared bias of</w:t>
        </w:r>
      </w:ins>
      <w:ins w:id="238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can be zero,</w:t>
        </w:r>
      </w:ins>
      <w:ins w:id="2386" w:author="PR Preview" w:date="2026-01-01T00:00:00Z">
        <w:r>
          <w:t xml:space="preserve"> </w:t>
        </w:r>
      </w:ins>
      <w:ins w:id="2387" w:author="PR Preview" w:date="2026-01-01T00:00:00Z">
        <w:r>
          <w:t xml:space="preserve">and then no later</w:t>
        </w:r>
      </w:ins>
      <w:ins w:id="238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has a smaller squared bias</w:t>
        </w:r>
      </w:ins>
      <w:ins w:id="2391" w:author="PR Preview" w:date="2026-01-01T00:00:00Z">
        <w:r>
          <w:t xml:space="preserve"> </w:t>
        </w:r>
      </w:ins>
      <w:ins w:id="2392" w:author="PR Preview" w:date="2026-01-01T00:00:00Z">
        <w:r>
          <w:t xml:space="preserve">and, under the trade-off, none has a smaller variance,</w:t>
        </w:r>
      </w:ins>
      <w:ins w:id="2393" w:author="PR Preview" w:date="2026-01-01T00:00:00Z">
        <w:r>
          <w:t xml:space="preserve"> </w:t>
        </w:r>
      </w:ins>
      <w:ins w:id="2394" w:author="PR Preview" w:date="2026-01-01T00:00:00Z">
        <w:r>
          <w:t xml:space="preserve">so none has a smaller expected squared prediction error.</w:t>
        </w:r>
      </w:ins>
      <w:ins w:id="2395" w:author="PR Preview" w:date="2026-01-01T00:00:00Z">
        <w:r>
          <w:t xml:space="preserve"> </w:t>
        </w:r>
      </w:ins>
      <w:ins w:id="2396" w:author="PR Preview" w:date="2026-01-01T00:00:00Z">
        <w:r>
          <w:t xml:space="preserve">The procedures past the smallest error</w:t>
        </w:r>
      </w:ins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have lowered their squared bias by less than they have raised their variance,</w:t>
        </w:r>
      </w:ins>
      <w:ins w:id="2399" w:author="PR Preview" w:date="2026-01-01T00:00:00Z">
        <w:r>
          <w:t xml:space="preserve"> </w:t>
        </w:r>
      </w:ins>
      <w:ins w:id="2400" w:author="PR Preview" w:date="2026-01-01T00:00:00Z">
        <w:r>
          <w:t xml:space="preserve">and the rules they produce tend to</w:t>
        </w:r>
      </w:ins>
      <w:ins w:id="2401" w:author="PR Preview" w:date="2026-01-01T00:00:00Z">
        <w:r>
          <w:t xml:space="preserve"> </w:t>
        </w:r>
      </w:ins>
      <w:hyperlink w:anchor="def-overfitting">
        <w:ins w:id="2402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2403" w:author="PR Preview" w:date="2026-01-01T00:00:00Z">
        <w:r>
          <w:t xml:space="preserve">:</w:t>
        </w:r>
      </w:ins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they fit their training sets more closely than the procedure with the smallest error</w:t>
        </w:r>
      </w:ins>
      <w:ins w:id="2406" w:author="PR Preview" w:date="2026-01-01T00:00:00Z">
        <w:r>
          <w:t xml:space="preserve"> </w:t>
        </w:r>
      </w:ins>
      <w:ins w:id="2407" w:author="PR Preview" w:date="2026-01-01T00:00:00Z">
        <w:r>
          <w:t xml:space="preserve">but predict new observations worse.</w:t>
        </w:r>
      </w:ins>
    </w:p>
    <w:bookmarkEnd w:id="125"/>
    <w:bookmarkStart w:id="126" w:name="rem-overfitting-causes"/>
    <w:p>
      <w:pPr>
        <w:pStyle w:val="BodyText"/>
      </w:pPr>
      <w:ins w:id="2408" w:author="PR Preview" w:date="2026-01-01T00:00:00Z">
        <w:r>
          <w:rPr>
            <w:i/>
            <w:iCs/>
          </w:rPr>
          <w:t xml:space="preserve">Remark 15</w:t>
        </w:r>
      </w:ins>
      <w:ins w:id="2409" w:author="PR Preview" w:date="2026-01-01T00:00:00Z">
        <w:r>
          <w:t xml:space="preserve"> (Coefficients per observation). </w:t>
        </w:r>
      </w:ins>
      <w:ins w:id="2410" w:author="PR Preview" w:date="2026-01-01T00:00:00Z">
        <w:r>
          <w:t xml:space="preserve">Adding coefficients to a least-squares fit makes it</w:t>
        </w:r>
      </w:ins>
      <w:ins w:id="2411" w:author="PR Preview" w:date="2026-01-01T00:00:00Z">
        <w:r>
          <w:t xml:space="preserve"> </w:t>
        </w:r>
      </w:ins>
      <w:hyperlink w:anchor="def-flexibility">
        <w:ins w:id="2412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413" w:author="PR Preview" w:date="2026-01-01T00:00:00Z">
        <w:r>
          <w:t xml:space="preserve"> </w:t>
        </w:r>
      </w:ins>
      <w:ins w:id="2414" w:author="PR Preview" w:date="2026-01-01T00:00:00Z">
        <w:r>
          <w:t xml:space="preserve">as before.</w:t>
        </w:r>
      </w:ins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With few observations per coefficient,</w:t>
        </w:r>
      </w:ins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the variance this adds can outweigh the squared bias it removes,</w:t>
        </w:r>
      </w:ins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which is the overfitting side of</w:t>
        </w:r>
      </w:ins>
      <w:ins w:id="2421" w:author="PR Preview" w:date="2026-01-01T00:00:00Z">
        <w:r>
          <w:t xml:space="preserve"> </w:t>
        </w:r>
      </w:ins>
      <w:hyperlink w:anchor="rem-overfitting-tradeoff">
        <w:ins w:id="2422" w:author="PR Preview" w:date="2026-01-01T00:00:00Z">
          <w:r>
            <w:rPr>
              <w:rStyle w:val="Hyperlink"/>
            </w:rPr>
            <w:t xml:space="preserve">Remark 14</w:t>
          </w:r>
        </w:ins>
      </w:hyperlink>
      <w:ins w:id="2423" w:author="PR Preview" w:date="2026-01-01T00:00:00Z">
        <w:r>
          <w:t xml:space="preserve">.</w:t>
        </w:r>
      </w:ins>
      <w:ins w:id="2424" w:author="PR Preview" w:date="2026-01-01T00:00:00Z">
        <w:r>
          <w:t xml:space="preserve"> </w:t>
        </w:r>
      </w:ins>
      <w:ins w:id="2425" w:author="PR Preview" w:date="2026-01-01T00:00:00Z">
        <w:r>
          <w:t xml:space="preserve">In</w:t>
        </w:r>
      </w:ins>
      <w:ins w:id="2426" w:author="PR Preview" w:date="2026-01-01T00:00:00Z">
        <w:r>
          <w:t xml:space="preserve"> </w:t>
        </w:r>
      </w:ins>
      <w:hyperlink w:anchor="exr-overfitting">
        <w:ins w:id="242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428" w:author="PR Preview" w:date="2026-01-01T00:00:00Z">
        <w:r>
          <w:t xml:space="preserve">,</w:t>
        </w:r>
      </w:ins>
      <w:ins w:id="2429" w:author="PR Preview" w:date="2026-01-01T00:00:00Z">
        <w:r>
          <w:t xml:space="preserve"> </w:t>
        </w:r>
      </w:ins>
      <w:ins w:id="2430" w:author="PR Preview" w:date="2026-01-01T00:00:00Z">
        <w:r>
          <w:t xml:space="preserve">each added power of</w:t>
        </w:r>
      </w:ins>
      <w:ins w:id="2431" w:author="PR Preview" w:date="2026-01-01T00:00:00Z">
        <w:r>
          <w:t xml:space="preserve"> </w:t>
        </w:r>
      </w:ins>
      <w:ins w:id="2432" w:author="PR Preview" w:date="2026-01-01T00:00:00Z">
        <w:r>
          <w:rPr>
            <w:rStyle w:val="VerbatimChar"/>
          </w:rPr>
          <w:t xml:space="preserve">wt</w:t>
        </w:r>
      </w:ins>
      <w:ins w:id="2433" w:author="PR Preview" w:date="2026-01-01T00:00:00Z">
        <w:r>
          <w:t xml:space="preserve">, like an added predictor,</w:t>
        </w:r>
      </w:ins>
      <w:ins w:id="2434" w:author="PR Preview" w:date="2026-01-01T00:00:00Z">
        <w:r>
          <w:t xml:space="preserve"> </w:t>
        </w:r>
      </w:ins>
      <w:ins w:id="2435" w:author="PR Preview" w:date="2026-01-01T00:00:00Z">
        <w:r>
          <w:t xml:space="preserve">is one more coefficient fitted to the same 20 cars:</w:t>
        </w:r>
      </w:ins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the degree-4 fit has five coefficients for those 20 cars.</w:t>
        </w:r>
      </w:ins>
    </w:p>
    <w:bookmarkEnd w:id="126"/>
    <w:bookmarkStart w:id="127" w:name="exr-held-out-unbiased"/>
    <w:p>
      <w:pPr>
        <w:pStyle w:val="BodyText"/>
      </w:pPr>
      <w:ins w:id="2438" w:author="PR Preview" w:date="2026-01-01T00:00:00Z">
        <w:r>
          <w:rPr>
            <w:b/>
            <w:bCs/>
          </w:rPr>
          <w:t xml:space="preserve">Exercise 7 (Held-out predictions and the generalization error)</w:t>
        </w:r>
      </w:ins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A</w:t>
        </w:r>
      </w:ins>
      <w:ins w:id="2441" w:author="PR Preview" w:date="2026-01-01T00:00:00Z">
        <w:r>
          <w:t xml:space="preserve"> </w:t>
        </w:r>
      </w:ins>
      <w:hyperlink w:anchor="def-prediction-rule">
        <w:ins w:id="244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44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is fitted to a</w:t>
        </w:r>
      </w:ins>
      <w:ins w:id="2446" w:author="PR Preview" w:date="2026-01-01T00:00:00Z">
        <w:r>
          <w:t xml:space="preserve"> </w:t>
        </w:r>
      </w:ins>
      <w:hyperlink w:anchor="def-training-set">
        <w:ins w:id="244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4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49" w:author="PR Preview" w:date="2026-01-01T00:00:00Z">
        <w:r>
          <w:t xml:space="preserve">.</w:t>
        </w:r>
      </w:ins>
      <w:ins w:id="2450" w:author="PR Preview" w:date="2026-01-01T00:00:00Z">
        <w:r>
          <w:t xml:space="preserve"> </w:t>
        </w:r>
      </w:ins>
      <w:ins w:id="2451" w:author="PR Preview" w:date="2026-01-01T00:00:00Z">
        <w:r>
          <w:t xml:space="preserve">A</w:t>
        </w:r>
      </w:ins>
      <w:ins w:id="2452" w:author="PR Preview" w:date="2026-01-01T00:00:00Z">
        <w:r>
          <w:t xml:space="preserve"> </w:t>
        </w:r>
      </w:ins>
      <w:hyperlink w:anchor="def-held-out-set">
        <w:ins w:id="2453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454" w:author="PR Preview" w:date="2026-01-01T00:00:00Z">
        <w:r>
          <w:t xml:space="preserve"> </w:t>
        </w:r>
      </w:ins>
      <w:ins w:id="2455" w:author="PR Preview" w:date="2026-01-01T00:00:00Z">
        <w:r>
          <w:t xml:space="preserve">of</w:t>
        </w:r>
      </w:ins>
      <w:ins w:id="2456" w:author="PR Preview" w:date="2026-01-01T00:00:00Z">
        <w:r>
          <w:t xml:space="preserve"> </w:t>
        </w:r>
      </w:ins>
      <m:oMath>
        <m:r>
          <m:t>m</m:t>
        </m:r>
      </m:oMath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observations</w:t>
        </w:r>
      </w:ins>
      <w:ins w:id="24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is drawn from the same population as the new observation</w:t>
        </w:r>
      </w:ins>
      <w:ins w:id="24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of</w:t>
        </w:r>
      </w:ins>
      <w:ins w:id="2465" w:author="PR Preview" w:date="2026-01-01T00:00:00Z">
        <w:r>
          <w:t xml:space="preserve"> </w:t>
        </w:r>
      </w:ins>
      <w:hyperlink w:anchor="def-generalization-error">
        <w:ins w:id="2466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2467" w:author="PR Preview" w:date="2026-01-01T00:00:00Z">
        <w:r>
          <w:t xml:space="preserve">,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each independently of</w:t>
        </w:r>
      </w:ins>
      <w:ins w:id="24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71" w:author="PR Preview" w:date="2026-01-01T00:00:00Z">
        <w:r>
          <w:t xml:space="preserve">.</w:t>
        </w:r>
      </w:ins>
      <w:ins w:id="2472" w:author="PR Preview" w:date="2026-01-01T00:00:00Z">
        <w:r>
          <w:t xml:space="preserve"> </w:t>
        </w:r>
      </w:ins>
      <w:ins w:id="2473" w:author="PR Preview" w:date="2026-01-01T00:00:00Z">
        <w:r>
          <w:t xml:space="preserve">Write</w:t>
        </w:r>
      </w:ins>
      <w:ins w:id="247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2475" w:author="PR Preview" w:date="2026-01-01T00:00:00Z">
        <w:r>
          <w:t xml:space="preserve"> </w:t>
        </w:r>
      </w:ins>
      <w:ins w:id="2476" w:author="PR Preview" w:date="2026-01-01T00:00:00Z">
        <w:r>
          <w:t xml:space="preserve">for the</w:t>
        </w:r>
      </w:ins>
      <w:ins w:id="2477" w:author="PR Preview" w:date="2026-01-01T00:00:00Z">
        <w:r>
          <w:t xml:space="preserve"> </w:t>
        </w:r>
      </w:ins>
      <w:hyperlink w:anchor="def-observation-loss">
        <w:ins w:id="247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of</w:t>
        </w:r>
      </w:ins>
      <w:ins w:id="248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482" w:author="PR Preview" w:date="2026-01-01T00:00:00Z">
        <w:r>
          <w:t xml:space="preserve"> </w:t>
        </w:r>
      </w:ins>
      <w:ins w:id="2483" w:author="PR Preview" w:date="2026-01-01T00:00:00Z">
        <w:r>
          <w:t xml:space="preserve">on held-out observation</w:t>
        </w:r>
      </w:ins>
      <w:ins w:id="2484" w:author="PR Preview" w:date="2026-01-01T00:00:00Z">
        <w:r>
          <w:t xml:space="preserve"> </w:t>
        </w:r>
      </w:ins>
      <m:oMath>
        <m:r>
          <m:t>j</m:t>
        </m:r>
      </m:oMath>
      <w:ins w:id="2485" w:author="PR Preview" w:date="2026-01-01T00:00:00Z">
        <w:r>
          <w:t xml:space="preserve">.</w:t>
        </w:r>
      </w:ins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7"/>
    <w:bookmarkStart w:id="12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8"/>
    <w:bookmarkStart w:id="12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30" w:name="rem-training-mse-optimistic"/>
    <w:p>
      <w:pPr>
        <w:pStyle w:val="BodyText"/>
      </w:pPr>
      <w:del w:id="2486" w:author="PR Preview" w:date="2026-01-01T00:00:00Z">
        <w:r>
          <w:rPr>
            <w:i/>
            <w:iCs/>
          </w:rPr>
          <w:delText xml:space="preserve">Remark 17</w:delText>
        </w:r>
      </w:del>
      <w:del w:id="2487" w:author="PR Preview" w:date="2026-01-01T00:00:00Z">
        <w:r>
          <w:delText xml:space="preserve"> (Training error is optimistic). </w:delText>
        </w:r>
      </w:del>
      <w:del w:id="2488" w:author="PR Preview" w:date="2026-01-01T00:00:00Z">
        <w:r>
          <w:delText xml:space="preserve">The same argument fails for the training set.</w:delText>
        </w:r>
      </w:del>
      <w:del w:id="2489" w:author="PR Preview" w:date="2026-01-01T00:00:00Z">
        <w:r>
          <w:delText xml:space="preserve"> </w:delText>
        </w:r>
      </w:del>
      <w:del w:id="2490" w:author="PR Preview" w:date="2026-01-01T00:00:00Z">
        <w:r>
          <w:delText xml:space="preserve">The training pairs are not independent of</w:delText>
        </w:r>
      </w:del>
      <w:del w:id="249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92" w:author="PR Preview" w:date="2026-01-01T00:00:00Z">
        <w:r>
          <w:delText xml:space="preserve">:</w:delText>
        </w:r>
      </w:del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delText xml:space="preserve">they are</w:delText>
        </w:r>
      </w:del>
      <w:del w:id="249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96" w:author="PR Preview" w:date="2026-01-01T00:00:00Z">
        <w:r>
          <w:delText xml:space="preserve">,</w:delText>
        </w:r>
      </w:del>
      <w:del w:id="2497" w:author="PR Preview" w:date="2026-01-01T00:00:00Z">
        <w:r>
          <w:delText xml:space="preserve"> </w:delText>
        </w:r>
      </w:del>
      <w:del w:id="2498" w:author="PR Preview" w:date="2026-01-01T00:00:00Z">
        <w:r>
          <w:delText xml:space="preserve">and</w:delText>
        </w:r>
      </w:del>
      <w:del w:id="249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500" w:author="PR Preview" w:date="2026-01-01T00:00:00Z">
        <w:r>
          <w:delText xml:space="preserve"> </w:delText>
        </w:r>
      </w:del>
      <w:del w:id="2501" w:author="PR Preview" w:date="2026-01-01T00:00:00Z">
        <w:r>
          <w:delText xml:space="preserve">was fitted to make their prediction errors small.</w:delText>
        </w:r>
      </w:del>
      <w:del w:id="2502" w:author="PR Preview" w:date="2026-01-01T00:00:00Z">
        <w:r>
          <w:delText xml:space="preserve"> </w:delText>
        </w:r>
      </w:del>
      <w:del w:id="2503" w:author="PR Preview" w:date="2026-01-01T00:00:00Z">
        <w:r>
          <w:delText xml:space="preserve">So the argument of</w:delText>
        </w:r>
      </w:del>
      <w:del w:id="2504" w:author="PR Preview" w:date="2026-01-01T00:00:00Z">
        <w:r>
          <w:delText xml:space="preserve"> </w:delText>
        </w:r>
      </w:del>
      <w:hyperlink w:anchor="thm-held-out-unbiased">
        <w:del w:id="2505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506" w:author="PR Preview" w:date="2026-01-01T00:00:00Z">
        <w:r>
          <w:delText xml:space="preserve">,</w:delText>
        </w:r>
      </w:del>
      <w:del w:id="2507" w:author="PR Preview" w:date="2026-01-01T00:00:00Z">
        <w:r>
          <w:delText xml:space="preserve"> </w:delText>
        </w:r>
      </w:del>
      <w:del w:id="2508" w:author="PR Preview" w:date="2026-01-01T00:00:00Z">
        <w:r>
          <w:delText xml:space="preserve">that each loss has conditional expectation</w:delText>
        </w:r>
      </w:del>
      <w:del w:id="250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510" w:author="PR Preview" w:date="2026-01-01T00:00:00Z">
        <w:r>
          <w:delText xml:space="preserve">,</w:delText>
        </w:r>
      </w:del>
      <w:del w:id="2511" w:author="PR Preview" w:date="2026-01-01T00:00:00Z">
        <w:r>
          <w:delText xml:space="preserve"> </w:delText>
        </w:r>
      </w:del>
      <w:del w:id="2512" w:author="PR Preview" w:date="2026-01-01T00:00:00Z">
        <w:r>
          <w:delText xml:space="preserve">does not hold for them,</w:delText>
        </w:r>
      </w:del>
      <w:del w:id="2513" w:author="PR Preview" w:date="2026-01-01T00:00:00Z">
        <w:r>
          <w:delText xml:space="preserve"> </w:delText>
        </w:r>
      </w:del>
      <w:del w:id="2514" w:author="PR Preview" w:date="2026-01-01T00:00:00Z">
        <w:r>
          <w:delText xml:space="preserve">and the</w:delText>
        </w:r>
      </w:del>
      <w:del w:id="2515" w:author="PR Preview" w:date="2026-01-01T00:00:00Z">
        <w:r>
          <w:delText xml:space="preserve"> </w:delText>
        </w:r>
      </w:del>
      <w:hyperlink w:anchor="def-training-mse">
        <w:del w:id="2516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2517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2518" w:author="PR Preview" w:date="2026-01-01T00:00:00Z">
        <w:r>
          <w:delText xml:space="preserve"> </w:delText>
        </w:r>
      </w:del>
      <w:del w:id="2519" w:author="PR Preview" w:date="2026-01-01T00:00:00Z">
        <w:r>
          <w:delText xml:space="preserve">is typically</w:delText>
        </w:r>
      </w:del>
      <w:del w:id="2520" w:author="PR Preview" w:date="2026-01-01T00:00:00Z">
        <w:r>
          <w:delText xml:space="preserve"> </w:delText>
        </w:r>
      </w:del>
      <w:del w:id="2521" w:author="PR Preview" w:date="2026-01-01T00:00:00Z">
        <w:r>
          <w:rPr>
            <w:i/>
            <w:iCs/>
          </w:rPr>
          <w:delText xml:space="preserve">smaller</w:delText>
        </w:r>
      </w:del>
      <w:del w:id="2522" w:author="PR Preview" w:date="2026-01-01T00:00:00Z">
        <w:r>
          <w:delText xml:space="preserve"> </w:delText>
        </w:r>
      </w:del>
      <w:del w:id="2523" w:author="PR Preview" w:date="2026-01-01T00:00:00Z">
        <w:r>
          <w:delText xml:space="preserve">than</w:delText>
        </w:r>
      </w:del>
      <w:del w:id="252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525" w:author="PR Preview" w:date="2026-01-01T00:00:00Z">
        <w:r>
          <w:delText xml:space="preserve"> </w:delText>
        </w:r>
      </w:del>
      <w:del w:id="2526" w:author="PR Preview" w:date="2026-01-01T00:00:00Z">
        <w:r>
          <w:delText xml:space="preserve">(Hastie et al. 2009, sec. 7.4)</w:delText>
        </w:r>
      </w:del>
      <w:del w:id="2527" w:author="PR Preview" w:date="2026-01-01T00:00:00Z">
        <w:r>
          <w:delText xml:space="preserve">.</w:delText>
        </w:r>
      </w:del>
      <w:del w:id="2528" w:author="PR Preview" w:date="2026-01-01T00:00:00Z">
        <w:r>
          <w:delText xml:space="preserve"> </w:delText>
        </w:r>
      </w:del>
      <w:hyperlink w:anchor="exr-overfitting">
        <w:del w:id="2529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delText xml:space="preserve">shows the pattern:</w:delText>
        </w:r>
      </w:del>
      <w:del w:id="2532" w:author="PR Preview" w:date="2026-01-01T00:00:00Z">
        <w:r>
          <w:delText xml:space="preserve"> </w:delText>
        </w:r>
      </w:del>
      <w:del w:id="2533" w:author="PR Preview" w:date="2026-01-01T00:00:00Z">
        <w:r>
          <w:delText xml:space="preserve">training sRMSE keeps falling as the degree grows,</w:delText>
        </w:r>
      </w:del>
      <w:del w:id="2534" w:author="PR Preview" w:date="2026-01-01T00:00:00Z">
        <w:r>
          <w:delText xml:space="preserve"> </w:delText>
        </w:r>
      </w:del>
      <w:del w:id="2535" w:author="PR Preview" w:date="2026-01-01T00:00:00Z">
        <w:r>
          <w:delText xml:space="preserve">while held-out sRMSE does not.</w:delText>
        </w:r>
      </w:del>
    </w:p>
    <w:p>
      <w:pPr>
        <w:pStyle w:val="BodyText"/>
      </w:pPr>
      <w:del w:id="2536" w:author="PR Preview" w:date="2026-01-01T00:00:00Z">
        <w:r>
          <w:rPr>
            <w:b/>
            <w:bCs/>
          </w:rPr>
          <w:delText xml:space="preserve">Example 12 (Training error and generalization error by degree)</w:delText>
        </w:r>
      </w:del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delText xml:space="preserve">Real data never reveal</w:delText>
        </w:r>
      </w:del>
      <w:del w:id="253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540" w:author="PR Preview" w:date="2026-01-01T00:00:00Z">
        <w:r>
          <w:delText xml:space="preserve">,</w:delText>
        </w:r>
      </w:del>
      <w:del w:id="2541" w:author="PR Preview" w:date="2026-01-01T00:00:00Z">
        <w:r>
          <w:delText xml:space="preserve"> </w:delText>
        </w:r>
      </w:del>
      <w:del w:id="2542" w:author="PR Preview" w:date="2026-01-01T00:00:00Z">
        <w:r>
          <w:delText xml:space="preserve">but a simulation can,</w:delText>
        </w:r>
      </w:del>
      <w:del w:id="2543" w:author="PR Preview" w:date="2026-01-01T00:00:00Z">
        <w:r>
          <w:delText xml:space="preserve"> </w:delText>
        </w:r>
      </w:del>
      <w:del w:id="2544" w:author="PR Preview" w:date="2026-01-01T00:00:00Z">
        <w:r>
          <w:delText xml:space="preserve">because it can draw as many new observations as we like.</w:delText>
        </w:r>
      </w:del>
      <w:del w:id="2545" w:author="PR Preview" w:date="2026-01-01T00:00:00Z">
        <w:r>
          <w:delText xml:space="preserve"> </w:delText>
        </w:r>
      </w:del>
      <w:del w:id="2546" w:author="PR Preview" w:date="2026-01-01T00:00:00Z">
        <w:r>
          <w:delText xml:space="preserve">Here the population is known:</w:delText>
        </w:r>
      </w:del>
      <w:del w:id="254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548" w:author="PR Preview" w:date="2026-01-01T00:00:00Z">
        <w:r>
          <w:delText xml:space="preserve"> </w:delText>
        </w:r>
      </w:del>
      <w:del w:id="2549" w:author="PR Preview" w:date="2026-01-01T00:00:00Z">
        <w:r>
          <w:delText xml:space="preserve">and</w:delText>
        </w:r>
      </w:del>
      <w:del w:id="255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551" w:author="PR Preview" w:date="2026-01-01T00:00:00Z">
        <w:r>
          <w:delText xml:space="preserve">,</w:delText>
        </w:r>
      </w:del>
      <w:del w:id="2552" w:author="PR Preview" w:date="2026-01-01T00:00:00Z">
        <w:r>
          <w:delText xml:space="preserve"> </w:delText>
        </w:r>
      </w:del>
      <w:del w:id="2553" w:author="PR Preview" w:date="2026-01-01T00:00:00Z">
        <w:r>
          <w:delText xml:space="preserve">with</w:delText>
        </w:r>
      </w:del>
      <w:del w:id="2554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2555" w:author="PR Preview" w:date="2026-01-01T00:00:00Z">
        <w:r>
          <w:delText xml:space="preserve">.</w:delText>
        </w:r>
      </w:del>
      <w:del w:id="2556" w:author="PR Preview" w:date="2026-01-01T00:00:00Z">
        <w:r>
          <w:delText xml:space="preserve"> </w:delText>
        </w:r>
      </w:del>
      <w:del w:id="2557" w:author="PR Preview" w:date="2026-01-01T00:00:00Z">
        <w:r>
          <w:delText xml:space="preserve">We draw one training set of</w:delText>
        </w:r>
      </w:del>
      <w:del w:id="255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2559" w:author="PR Preview" w:date="2026-01-01T00:00:00Z">
        <w:r>
          <w:delText xml:space="preserve"> </w:delText>
        </w:r>
      </w:del>
      <w:del w:id="2560" w:author="PR Preview" w:date="2026-01-01T00:00:00Z">
        <w:r>
          <w:delText xml:space="preserve">observations,</w:delText>
        </w:r>
      </w:del>
      <w:del w:id="2561" w:author="PR Preview" w:date="2026-01-01T00:00:00Z">
        <w:r>
          <w:delText xml:space="preserve"> </w:delText>
        </w:r>
      </w:del>
      <w:del w:id="2562" w:author="PR Preview" w:date="2026-01-01T00:00:00Z">
        <w:r>
          <w:delText xml:space="preserve">fit a polynomial in</w:delText>
        </w:r>
      </w:del>
      <w:del w:id="2563" w:author="PR Preview" w:date="2026-01-01T00:00:00Z">
        <w:r>
          <w:delText xml:space="preserve"> </w:delText>
        </w:r>
      </w:del>
      <m:oMath>
        <m:r>
          <m:t>x</m:t>
        </m:r>
      </m:oMath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of each degree from 1 to 10 by least squares,</w:delText>
        </w:r>
      </w:del>
      <w:del w:id="2566" w:author="PR Preview" w:date="2026-01-01T00:00:00Z">
        <w:r>
          <w:delText xml:space="preserve"> </w:delText>
        </w:r>
      </w:del>
      <w:del w:id="2567" w:author="PR Preview" w:date="2026-01-01T00:00:00Z">
        <w:r>
          <w:delText xml:space="preserve">and score each fit on the training set</w:delText>
        </w:r>
      </w:del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delText xml:space="preserve">and on</w:delText>
        </w:r>
      </w:del>
      <w:del w:id="2570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new observations.</w:delText>
        </w:r>
      </w:del>
      <w:del w:id="2573" w:author="PR Preview" w:date="2026-01-01T00:00:00Z">
        <w:r>
          <w:delText xml:space="preserve"> </w:delText>
        </w:r>
      </w:del>
      <w:del w:id="2574" w:author="PR Preview" w:date="2026-01-01T00:00:00Z">
        <w:r>
          <w:delText xml:space="preserve">By</w:delText>
        </w:r>
      </w:del>
      <w:del w:id="2575" w:author="PR Preview" w:date="2026-01-01T00:00:00Z">
        <w:r>
          <w:delText xml:space="preserve"> </w:delText>
        </w:r>
      </w:del>
      <w:hyperlink w:anchor="thm-held-out-unbiased">
        <w:del w:id="2576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577" w:author="PR Preview" w:date="2026-01-01T00:00:00Z">
        <w:r>
          <w:delText xml:space="preserve">,</w:delText>
        </w:r>
      </w:del>
      <w:del w:id="2578" w:author="PR Preview" w:date="2026-01-01T00:00:00Z">
        <w:r>
          <w:delText xml:space="preserve"> </w:delText>
        </w:r>
      </w:del>
      <w:del w:id="2579" w:author="PR Preview" w:date="2026-01-01T00:00:00Z">
        <w:r>
          <w:delText xml:space="preserve">the second score has expectation</w:delText>
        </w:r>
      </w:del>
      <w:del w:id="258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581" w:author="PR Preview" w:date="2026-01-01T00:00:00Z">
        <w:r>
          <w:delText xml:space="preserve"> </w:delText>
        </w:r>
      </w:del>
      <w:del w:id="2582" w:author="PR Preview" w:date="2026-01-01T00:00:00Z">
        <w:r>
          <w:delText xml:space="preserve">given the training set,</w:delText>
        </w:r>
      </w:del>
      <w:del w:id="2583" w:author="PR Preview" w:date="2026-01-01T00:00:00Z">
        <w:r>
          <w:delText xml:space="preserve"> </w:delText>
        </w:r>
      </w:del>
      <w:del w:id="2584" w:author="PR Preview" w:date="2026-01-01T00:00:00Z">
        <w:r>
          <w:delText xml:space="preserve">and with</w:delText>
        </w:r>
      </w:del>
      <w:del w:id="2585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2586" w:author="PR Preview" w:date="2026-01-01T00:00:00Z">
        <w:r>
          <w:delText xml:space="preserve"> </w:delText>
        </w:r>
      </w:del>
      <w:del w:id="2587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2588" w:author="PR Preview" w:date="2026-01-01T00:00:00Z">
        <w:r>
          <w:rPr>
            <w:i/>
            <w:iCs/>
          </w:rPr>
          <w:t xml:space="preserve">Remark 16</w:t>
        </w:r>
      </w:ins>
      <w:ins w:id="2589" w:author="PR Preview" w:date="2026-01-01T00:00:00Z">
        <w:r>
          <w:t xml:space="preserve"> (Training error is optimistic). </w:t>
        </w:r>
      </w:ins>
      <w:ins w:id="2590" w:author="PR Preview" w:date="2026-01-01T00:00:00Z">
        <w:r>
          <w:t xml:space="preserve">The same argument fails for the training set.</w:t>
        </w:r>
      </w:ins>
      <w:ins w:id="2591" w:author="PR Preview" w:date="2026-01-01T00:00:00Z">
        <w:r>
          <w:t xml:space="preserve"> </w:t>
        </w:r>
      </w:ins>
      <w:ins w:id="2592" w:author="PR Preview" w:date="2026-01-01T00:00:00Z">
        <w:r>
          <w:t xml:space="preserve">The training pairs are not independent of</w:t>
        </w:r>
      </w:ins>
      <w:ins w:id="25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94" w:author="PR Preview" w:date="2026-01-01T00:00:00Z">
        <w:r>
          <w:t xml:space="preserve">:</w:t>
        </w:r>
      </w:ins>
      <w:ins w:id="2595" w:author="PR Preview" w:date="2026-01-01T00:00:00Z">
        <w:r>
          <w:t xml:space="preserve"> </w:t>
        </w:r>
      </w:ins>
      <w:ins w:id="2596" w:author="PR Preview" w:date="2026-01-01T00:00:00Z">
        <w:r>
          <w:t xml:space="preserve">they are</w:t>
        </w:r>
      </w:ins>
      <w:ins w:id="259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98" w:author="PR Preview" w:date="2026-01-01T00:00:00Z">
        <w:r>
          <w:t xml:space="preserve">,</w:t>
        </w:r>
      </w:ins>
      <w:ins w:id="2599" w:author="PR Preview" w:date="2026-01-01T00:00:00Z">
        <w:r>
          <w:t xml:space="preserve"> </w:t>
        </w:r>
      </w:ins>
      <w:ins w:id="2600" w:author="PR Preview" w:date="2026-01-01T00:00:00Z">
        <w:r>
          <w:t xml:space="preserve">and</w:t>
        </w:r>
      </w:ins>
      <w:ins w:id="260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602" w:author="PR Preview" w:date="2026-01-01T00:00:00Z">
        <w:r>
          <w:t xml:space="preserve"> </w:t>
        </w:r>
      </w:ins>
      <w:ins w:id="2603" w:author="PR Preview" w:date="2026-01-01T00:00:00Z">
        <w:r>
          <w:t xml:space="preserve">was fitted to make their prediction errors small.</w:t>
        </w:r>
      </w:ins>
      <w:ins w:id="2604" w:author="PR Preview" w:date="2026-01-01T00:00:00Z">
        <w:r>
          <w:t xml:space="preserve"> </w:t>
        </w:r>
      </w:ins>
      <w:ins w:id="2605" w:author="PR Preview" w:date="2026-01-01T00:00:00Z">
        <w:r>
          <w:t xml:space="preserve">So the argument of</w:t>
        </w:r>
      </w:ins>
      <w:ins w:id="2606" w:author="PR Preview" w:date="2026-01-01T00:00:00Z">
        <w:r>
          <w:t xml:space="preserve"> </w:t>
        </w:r>
      </w:ins>
      <w:hyperlink w:anchor="thm-held-out-unbiased">
        <w:ins w:id="2607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608" w:author="PR Preview" w:date="2026-01-01T00:00:00Z">
        <w:r>
          <w:t xml:space="preserve">,</w:t>
        </w:r>
      </w:ins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that each loss has conditional expectation</w:t>
        </w:r>
      </w:ins>
      <w:ins w:id="261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612" w:author="PR Preview" w:date="2026-01-01T00:00:00Z">
        <w:r>
          <w:t xml:space="preserve">,</w:t>
        </w:r>
      </w:ins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does not hold for them,</w:t>
        </w:r>
      </w:ins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and the</w:t>
        </w:r>
      </w:ins>
      <w:ins w:id="2617" w:author="PR Preview" w:date="2026-01-01T00:00:00Z">
        <w:r>
          <w:t xml:space="preserve"> </w:t>
        </w:r>
      </w:ins>
      <w:hyperlink w:anchor="def-training-mse">
        <w:ins w:id="2618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2619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2620" w:author="PR Preview" w:date="2026-01-01T00:00:00Z">
        <w:r>
          <w:t xml:space="preserve"> </w:t>
        </w:r>
      </w:ins>
      <w:ins w:id="2621" w:author="PR Preview" w:date="2026-01-01T00:00:00Z">
        <w:r>
          <w:t xml:space="preserve">is typically</w:t>
        </w:r>
      </w:ins>
      <w:ins w:id="2622" w:author="PR Preview" w:date="2026-01-01T00:00:00Z">
        <w:r>
          <w:t xml:space="preserve"> </w:t>
        </w:r>
      </w:ins>
      <w:ins w:id="2623" w:author="PR Preview" w:date="2026-01-01T00:00:00Z">
        <w:r>
          <w:rPr>
            <w:i/>
            <w:iCs/>
          </w:rPr>
          <w:t xml:space="preserve">smaller</w:t>
        </w:r>
      </w:ins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than</w:t>
        </w:r>
      </w:ins>
      <w:ins w:id="262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(Hastie et al. 2009, sec. 7.4)</w:t>
        </w:r>
      </w:ins>
      <w:ins w:id="2629" w:author="PR Preview" w:date="2026-01-01T00:00:00Z">
        <w:r>
          <w:t xml:space="preserve">.</w:t>
        </w:r>
      </w:ins>
      <w:ins w:id="2630" w:author="PR Preview" w:date="2026-01-01T00:00:00Z">
        <w:r>
          <w:t xml:space="preserve"> </w:t>
        </w:r>
      </w:ins>
      <w:hyperlink w:anchor="exr-overfitting">
        <w:ins w:id="263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shows the pattern:</w:t>
        </w:r>
      </w:ins>
      <w:ins w:id="2634" w:author="PR Preview" w:date="2026-01-01T00:00:00Z">
        <w:r>
          <w:t xml:space="preserve"> </w:t>
        </w:r>
      </w:ins>
      <w:ins w:id="2635" w:author="PR Preview" w:date="2026-01-01T00:00:00Z">
        <w:r>
          <w:t xml:space="preserve">training sRMSE keeps falling as the degree grows,</w:t>
        </w:r>
      </w:ins>
      <w:ins w:id="2636" w:author="PR Preview" w:date="2026-01-01T00:00:00Z">
        <w:r>
          <w:t xml:space="preserve"> </w:t>
        </w:r>
      </w:ins>
      <w:ins w:id="2637" w:author="PR Preview" w:date="2026-01-01T00:00:00Z">
        <w:r>
          <w:t xml:space="preserve">while held-out sRMSE does not.</w:t>
        </w:r>
      </w:ins>
    </w:p>
    <w:bookmarkEnd w:id="130"/>
    <w:bookmarkStart w:id="135" w:name="exm-train-test-error-simulated"/>
    <w:p>
      <w:pPr>
        <w:pStyle w:val="BodyText"/>
      </w:pPr>
      <w:ins w:id="2638" w:author="PR Preview" w:date="2026-01-01T00:00:00Z">
        <w:r>
          <w:rPr>
            <w:b/>
            <w:bCs/>
          </w:rPr>
          <w:t xml:space="preserve">Example 14 (Training error and generalization error by degree)</w:t>
        </w:r>
      </w:ins>
      <w:ins w:id="2639" w:author="PR Preview" w:date="2026-01-01T00:00:00Z">
        <w:r>
          <w:t xml:space="preserve"> </w:t>
        </w:r>
      </w:ins>
      <w:ins w:id="2640" w:author="PR Preview" w:date="2026-01-01T00:00:00Z">
        <w:r>
          <w:t xml:space="preserve">Real data never reveal</w:t>
        </w:r>
      </w:ins>
      <w:ins w:id="264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642" w:author="PR Preview" w:date="2026-01-01T00:00:00Z">
        <w:r>
          <w:t xml:space="preserve">,</w:t>
        </w:r>
      </w:ins>
      <w:ins w:id="2643" w:author="PR Preview" w:date="2026-01-01T00:00:00Z">
        <w:r>
          <w:t xml:space="preserve"> </w:t>
        </w:r>
      </w:ins>
      <w:ins w:id="2644" w:author="PR Preview" w:date="2026-01-01T00:00:00Z">
        <w:r>
          <w:t xml:space="preserve">but a simulation can,</w:t>
        </w:r>
      </w:ins>
      <w:ins w:id="2645" w:author="PR Preview" w:date="2026-01-01T00:00:00Z">
        <w:r>
          <w:t xml:space="preserve"> </w:t>
        </w:r>
      </w:ins>
      <w:ins w:id="2646" w:author="PR Preview" w:date="2026-01-01T00:00:00Z">
        <w:r>
          <w:t xml:space="preserve">because it can draw as many new observations as we like.</w:t>
        </w:r>
      </w:ins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Here the population is known:</w:t>
        </w:r>
      </w:ins>
      <w:ins w:id="264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and</w:t>
        </w:r>
      </w:ins>
      <w:ins w:id="265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653" w:author="PR Preview" w:date="2026-01-01T00:00:00Z">
        <w:r>
          <w:t xml:space="preserve">,</w:t>
        </w:r>
      </w:ins>
      <w:ins w:id="2654" w:author="PR Preview" w:date="2026-01-01T00:00:00Z">
        <w:r>
          <w:t xml:space="preserve"> </w:t>
        </w:r>
      </w:ins>
      <w:ins w:id="2655" w:author="PR Preview" w:date="2026-01-01T00:00:00Z">
        <w:r>
          <w:t xml:space="preserve">with</w:t>
        </w:r>
      </w:ins>
      <w:ins w:id="2656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2657" w:author="PR Preview" w:date="2026-01-01T00:00:00Z">
        <w:r>
          <w:t xml:space="preserve">.</w:t>
        </w:r>
      </w:ins>
      <w:ins w:id="2658" w:author="PR Preview" w:date="2026-01-01T00:00:00Z">
        <w:r>
          <w:t xml:space="preserve"> </w:t>
        </w:r>
      </w:ins>
      <w:ins w:id="2659" w:author="PR Preview" w:date="2026-01-01T00:00:00Z">
        <w:r>
          <w:t xml:space="preserve">We draw one training set of</w:t>
        </w:r>
      </w:ins>
      <w:ins w:id="266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2661" w:author="PR Preview" w:date="2026-01-01T00:00:00Z">
        <w:r>
          <w:t xml:space="preserve"> </w:t>
        </w:r>
      </w:ins>
      <w:ins w:id="2662" w:author="PR Preview" w:date="2026-01-01T00:00:00Z">
        <w:r>
          <w:t xml:space="preserve">observations,</w:t>
        </w:r>
      </w:ins>
      <w:ins w:id="2663" w:author="PR Preview" w:date="2026-01-01T00:00:00Z">
        <w:r>
          <w:t xml:space="preserve"> </w:t>
        </w:r>
      </w:ins>
      <w:ins w:id="2664" w:author="PR Preview" w:date="2026-01-01T00:00:00Z">
        <w:r>
          <w:t xml:space="preserve">fit a polynomial in</w:t>
        </w:r>
      </w:ins>
      <w:ins w:id="2665" w:author="PR Preview" w:date="2026-01-01T00:00:00Z">
        <w:r>
          <w:t xml:space="preserve"> </w:t>
        </w:r>
      </w:ins>
      <m:oMath>
        <m:r>
          <m:t>x</m:t>
        </m:r>
      </m:oMath>
      <w:ins w:id="2666" w:author="PR Preview" w:date="2026-01-01T00:00:00Z">
        <w:r>
          <w:t xml:space="preserve"> </w:t>
        </w:r>
      </w:ins>
      <w:ins w:id="2667" w:author="PR Preview" w:date="2026-01-01T00:00:00Z">
        <w:r>
          <w:t xml:space="preserve">of each degree from 1 to 10 by least squares,</w:t>
        </w:r>
      </w:ins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and score each fit on the training set</w:t>
        </w:r>
      </w:ins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and on</w:t>
        </w:r>
      </w:ins>
      <w:ins w:id="2672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2673" w:author="PR Preview" w:date="2026-01-01T00:00:00Z">
        <w:r>
          <w:t xml:space="preserve"> </w:t>
        </w:r>
      </w:ins>
      <w:ins w:id="2674" w:author="PR Preview" w:date="2026-01-01T00:00:00Z">
        <w:r>
          <w:t xml:space="preserve">new observations.</w:t>
        </w:r>
      </w:ins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By</w:t>
        </w:r>
      </w:ins>
      <w:ins w:id="2677" w:author="PR Preview" w:date="2026-01-01T00:00:00Z">
        <w:r>
          <w:t xml:space="preserve"> </w:t>
        </w:r>
      </w:ins>
      <w:hyperlink w:anchor="thm-held-out-unbiased">
        <w:ins w:id="267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679" w:author="PR Preview" w:date="2026-01-01T00:00:00Z">
        <w:r>
          <w:t xml:space="preserve">,</w:t>
        </w:r>
      </w:ins>
      <w:ins w:id="2680" w:author="PR Preview" w:date="2026-01-01T00:00:00Z">
        <w:r>
          <w:t xml:space="preserve"> </w:t>
        </w:r>
      </w:ins>
      <w:ins w:id="2681" w:author="PR Preview" w:date="2026-01-01T00:00:00Z">
        <w:r>
          <w:t xml:space="preserve">the second score has expectation</w:t>
        </w:r>
      </w:ins>
      <w:ins w:id="268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683" w:author="PR Preview" w:date="2026-01-01T00:00:00Z">
        <w:r>
          <w:t xml:space="preserve"> </w:t>
        </w:r>
      </w:ins>
      <w:ins w:id="2684" w:author="PR Preview" w:date="2026-01-01T00:00:00Z">
        <w:r>
          <w:t xml:space="preserve">given the training set,</w:t>
        </w:r>
      </w:ins>
      <w:ins w:id="2685" w:author="PR Preview" w:date="2026-01-01T00:00:00Z">
        <w:r>
          <w:t xml:space="preserve"> </w:t>
        </w:r>
      </w:ins>
      <w:ins w:id="2686" w:author="PR Preview" w:date="2026-01-01T00:00:00Z">
        <w:r>
          <w:t xml:space="preserve">and with</w:t>
        </w:r>
      </w:ins>
      <w:ins w:id="2687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2688" w:author="PR Preview" w:date="2026-01-01T00:00:00Z">
        <w:r>
          <w:t xml:space="preserve"> </w:t>
        </w:r>
      </w:ins>
      <w:ins w:id="2689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5"/>
    <w:bookmarkEnd w:id="136"/>
    <w:bookmarkStart w:id="183" w:name="sec-data-splits"/>
    <w:p>
      <w:pPr>
        <w:pStyle w:val="Heading2"/>
      </w:pPr>
      <w:r>
        <w:t xml:space="preserve">5 Training, validation, and test sets</w:t>
      </w:r>
    </w:p>
    <w:bookmarkStart w:id="13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7"/>
    <w:bookmarkStart w:id="13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8"/>
    <w:bookmarkStart w:id="140" w:name="def-data-splits"/>
    <w:p>
      <w:pPr>
        <w:pStyle w:val="BodyText"/>
      </w:pPr>
      <w:del w:id="2690" w:author="PR Preview" w:date="2026-01-01T00:00:00Z">
        <w:r>
          <w:rPr>
            <w:b/>
            <w:bCs/>
          </w:rPr>
          <w:delText xml:space="preserve">Definition 29 (Training/validation/test split)</w:delText>
        </w:r>
      </w:del>
      <w:del w:id="2691" w:author="PR Preview" w:date="2026-01-01T00:00:00Z">
        <w:r>
          <w:delText xml:space="preserve"> </w:delText>
        </w:r>
      </w:del>
      <w:del w:id="2692" w:author="PR Preview" w:date="2026-01-01T00:00:00Z">
        <w:r>
          <w:delText xml:space="preserve">A</w:delText>
        </w:r>
      </w:del>
      <w:del w:id="2693" w:author="PR Preview" w:date="2026-01-01T00:00:00Z">
        <w:r>
          <w:delText xml:space="preserve"> </w:delText>
        </w:r>
      </w:del>
      <w:del w:id="2694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2695" w:author="PR Preview" w:date="2026-01-01T00:00:00Z">
        <w:r>
          <w:delText xml:space="preserve"> </w:delText>
        </w:r>
      </w:del>
      <w:del w:id="2696" w:author="PR Preview" w:date="2026-01-01T00:00:00Z">
        <w:r>
          <w:delText xml:space="preserve">divides the observations</w:delText>
        </w:r>
      </w:del>
      <w:del w:id="269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2698" w:author="PR Preview" w:date="2026-01-01T00:00:00Z">
        <w:r>
          <w:delText xml:space="preserve"> </w:delText>
        </w:r>
      </w:del>
      <w:del w:id="2699" w:author="PR Preview" w:date="2026-01-01T00:00:00Z">
        <w:r>
          <w:delText xml:space="preserve">of a data set</w:delText>
        </w:r>
      </w:del>
      <w:del w:id="2700" w:author="PR Preview" w:date="2026-01-01T00:00:00Z">
        <w:r>
          <w:delText xml:space="preserve"> </w:delText>
        </w:r>
      </w:del>
      <w:del w:id="2701" w:author="PR Preview" w:date="2026-01-01T00:00:00Z">
        <w:r>
          <w:delText xml:space="preserve">into three disjoint sets of indices,</w:delText>
        </w:r>
      </w:del>
      <w:del w:id="270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703" w:author="PR Preview" w:date="2026-01-01T00:00:00Z">
        <w:r>
          <w:delText xml:space="preserve">,</w:delText>
        </w:r>
      </w:del>
      <w:del w:id="270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705" w:author="PR Preview" w:date="2026-01-01T00:00:00Z">
        <w:r>
          <w:delText xml:space="preserve"> </w:delText>
        </w:r>
      </w:del>
      <w:del w:id="2706" w:author="PR Preview" w:date="2026-01-01T00:00:00Z">
        <w:r>
          <w:delText xml:space="preserve">and</w:delText>
        </w:r>
      </w:del>
      <w:del w:id="2707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708" w:author="PR Preview" w:date="2026-01-01T00:00:00Z">
        <w:r>
          <w:delText xml:space="preserve">,</w:delText>
        </w:r>
      </w:del>
      <w:del w:id="2709" w:author="PR Preview" w:date="2026-01-01T00:00:00Z">
        <w:r>
          <w:delText xml:space="preserve"> </w:delText>
        </w:r>
      </w:del>
      <w:del w:id="2710" w:author="PR Preview" w:date="2026-01-01T00:00:00Z">
        <w:r>
          <w:delText xml:space="preserve">and takes the observations in</w:delText>
        </w:r>
      </w:del>
      <w:del w:id="271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712" w:author="PR Preview" w:date="2026-01-01T00:00:00Z">
        <w:r>
          <w:delText xml:space="preserve"> </w:delText>
        </w:r>
      </w:del>
      <w:del w:id="2713" w:author="PR Preview" w:date="2026-01-01T00:00:00Z">
        <w:r>
          <w:delText xml:space="preserve">as the</w:delText>
        </w:r>
      </w:del>
      <w:del w:id="2714" w:author="PR Preview" w:date="2026-01-01T00:00:00Z">
        <w:r>
          <w:delText xml:space="preserve"> </w:delText>
        </w:r>
      </w:del>
      <w:hyperlink w:anchor="def-training-set">
        <w:del w:id="271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716" w:author="PR Preview" w:date="2026-01-01T00:00:00Z">
        <w:r>
          <w:delText xml:space="preserve">:</w:delText>
        </w:r>
      </w:del>
    </w:p>
    <w:p>
      <w:pPr>
        <w:pStyle w:val="BodyText"/>
      </w:pPr>
      <w:ins w:id="2717" w:author="PR Preview" w:date="2026-01-01T00:00:00Z">
        <w:r>
          <w:rPr>
            <w:b/>
            <w:bCs/>
          </w:rPr>
          <w:t xml:space="preserve">Definition 30 (Training/validation/test split)</w:t>
        </w:r>
      </w:ins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A</w:t>
        </w:r>
      </w:ins>
      <w:ins w:id="2720" w:author="PR Preview" w:date="2026-01-01T00:00:00Z">
        <w:r>
          <w:t xml:space="preserve"> </w:t>
        </w:r>
      </w:ins>
      <w:ins w:id="2721" w:author="PR Preview" w:date="2026-01-01T00:00:00Z">
        <w:r>
          <w:rPr>
            <w:b/>
            <w:bCs/>
          </w:rPr>
          <w:t xml:space="preserve">training/validation/test split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divides the observations</w:t>
        </w:r>
      </w:ins>
      <w:ins w:id="272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725" w:author="PR Preview" w:date="2026-01-01T00:00:00Z">
        <w:r>
          <w:t xml:space="preserve"> </w:t>
        </w:r>
      </w:ins>
      <w:ins w:id="2726" w:author="PR Preview" w:date="2026-01-01T00:00:00Z">
        <w:r>
          <w:t xml:space="preserve">of a data set</w:t>
        </w:r>
      </w:ins>
      <w:ins w:id="2727" w:author="PR Preview" w:date="2026-01-01T00:00:00Z">
        <w:r>
          <w:t xml:space="preserve"> </w:t>
        </w:r>
      </w:ins>
      <w:ins w:id="2728" w:author="PR Preview" w:date="2026-01-01T00:00:00Z">
        <w:r>
          <w:t xml:space="preserve">into three disjoint sets of indices,</w:t>
        </w:r>
      </w:ins>
      <w:ins w:id="272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30" w:author="PR Preview" w:date="2026-01-01T00:00:00Z">
        <w:r>
          <w:t xml:space="preserve">,</w:t>
        </w:r>
      </w:ins>
      <w:ins w:id="2731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and</w:t>
        </w:r>
      </w:ins>
      <w:ins w:id="273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735" w:author="PR Preview" w:date="2026-01-01T00:00:00Z">
        <w:r>
          <w:t xml:space="preserve">,</w:t>
        </w:r>
      </w:ins>
      <w:ins w:id="2736" w:author="PR Preview" w:date="2026-01-01T00:00:00Z">
        <w:r>
          <w:t xml:space="preserve"> </w:t>
        </w:r>
      </w:ins>
      <w:ins w:id="2737" w:author="PR Preview" w:date="2026-01-01T00:00:00Z">
        <w:r>
          <w:t xml:space="preserve">and takes the observations in</w:t>
        </w:r>
      </w:ins>
      <w:ins w:id="2738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as the</w:t>
        </w:r>
      </w:ins>
      <w:ins w:id="2741" w:author="PR Preview" w:date="2026-01-01T00:00:00Z">
        <w:r>
          <w:t xml:space="preserve"> </w:t>
        </w:r>
      </w:ins>
      <w:hyperlink w:anchor="def-training-set">
        <w:ins w:id="274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743" w:author="PR Preview" w:date="2026-01-01T00:00:00Z">
        <w:r>
          <w:t xml:space="preserve">:</w:t>
        </w:r>
      </w:ins>
    </w:p>
    <w:p>
      <w:pPr>
        <w:pStyle w:val="BodyText"/>
      </w:pPr>
      <w:bookmarkStart w:id="13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40"/>
    <w:bookmarkStart w:id="141" w:name="exm-data-splits-sizes"/>
    <w:p>
      <w:pPr>
        <w:pStyle w:val="BodyText"/>
      </w:pPr>
      <w:del w:id="2744" w:author="PR Preview" w:date="2026-01-01T00:00:00Z">
        <w:r>
          <w:rPr>
            <w:b/>
            <w:bCs/>
          </w:rPr>
          <w:delText xml:space="preserve">Example 13 (Split sizes for 32 cars)</w:delText>
        </w:r>
      </w:del>
      <w:del w:id="2745" w:author="PR Preview" w:date="2026-01-01T00:00:00Z">
        <w:r>
          <w:delText xml:space="preserve"> </w:delText>
        </w:r>
      </w:del>
      <w:del w:id="2746" w:author="PR Preview" w:date="2026-01-01T00:00:00Z">
        <w:r>
          <w:delText xml:space="preserve">In</w:delText>
        </w:r>
      </w:del>
      <w:del w:id="2747" w:author="PR Preview" w:date="2026-01-01T00:00:00Z">
        <w:r>
          <w:delText xml:space="preserve"> </w:delText>
        </w:r>
      </w:del>
      <w:hyperlink w:anchor="exr-data-splits">
        <w:del w:id="2748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2749" w:author="PR Preview" w:date="2026-01-01T00:00:00Z">
        <w:r>
          <w:delText xml:space="preserve">,</w:delText>
        </w:r>
      </w:del>
      <w:del w:id="2750" w:author="PR Preview" w:date="2026-01-01T00:00:00Z">
        <w:r>
          <w:delText xml:space="preserve"> </w:delText>
        </w:r>
      </w:del>
      <w:del w:id="2751" w:author="PR Preview" w:date="2026-01-01T00:00:00Z">
        <w:r>
          <w:delText xml:space="preserve">a rule of 60% / 20% / 20% on</w:delText>
        </w:r>
      </w:del>
      <w:del w:id="275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753" w:author="PR Preview" w:date="2026-01-01T00:00:00Z">
        <w:r>
          <w:delText xml:space="preserve"> </w:delText>
        </w:r>
      </w:del>
      <w:del w:id="2754" w:author="PR Preview" w:date="2026-01-01T00:00:00Z">
        <w:r>
          <w:delText xml:space="preserve">cars</w:delText>
        </w:r>
      </w:del>
      <w:del w:id="2755" w:author="PR Preview" w:date="2026-01-01T00:00:00Z">
        <w:r>
          <w:delText xml:space="preserve"> </w:delText>
        </w:r>
      </w:del>
      <w:del w:id="2756" w:author="PR Preview" w:date="2026-01-01T00:00:00Z">
        <w:r>
          <w:delText xml:space="preserve">gives sets of 19, 6, and 7 cars,</w:delText>
        </w:r>
      </w:del>
      <w:del w:id="2757" w:author="PR Preview" w:date="2026-01-01T00:00:00Z">
        <w:r>
          <w:delText xml:space="preserve"> </w:delText>
        </w:r>
      </w:del>
      <w:del w:id="2758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del w:id="2759" w:author="PR Preview" w:date="2026-01-01T00:00:00Z">
        <w:r>
          <w:rPr>
            <w:b/>
            <w:bCs/>
          </w:rPr>
          <w:delText xml:space="preserve">Definition 30 (Tuning parameter)</w:delText>
        </w:r>
      </w:del>
      <w:del w:id="2760" w:author="PR Preview" w:date="2026-01-01T00:00:00Z">
        <w:r>
          <w:delText xml:space="preserve"> </w:delText>
        </w:r>
      </w:del>
      <w:del w:id="2761" w:author="PR Preview" w:date="2026-01-01T00:00:00Z">
        <w:r>
          <w:delText xml:space="preserve">A</w:delText>
        </w:r>
      </w:del>
      <w:del w:id="2762" w:author="PR Preview" w:date="2026-01-01T00:00:00Z">
        <w:r>
          <w:delText xml:space="preserve"> </w:delText>
        </w:r>
      </w:del>
      <w:del w:id="2763" w:author="PR Preview" w:date="2026-01-01T00:00:00Z">
        <w:r>
          <w:rPr>
            <w:b/>
            <w:bCs/>
          </w:rPr>
          <w:delText xml:space="preserve">tuning parameter</w:delText>
        </w:r>
      </w:del>
      <w:del w:id="2764" w:author="PR Preview" w:date="2026-01-01T00:00:00Z">
        <w:r>
          <w:delText xml:space="preserve"> </w:delText>
        </w:r>
      </w:del>
      <w:del w:id="2765" w:author="PR Preview" w:date="2026-01-01T00:00:00Z">
        <w:r>
          <w:delText xml:space="preserve">of a</w:delText>
        </w:r>
      </w:del>
      <w:del w:id="2766" w:author="PR Preview" w:date="2026-01-01T00:00:00Z">
        <w:r>
          <w:delText xml:space="preserve"> </w:delText>
        </w:r>
      </w:del>
      <w:hyperlink w:anchor="def-fitting-procedure">
        <w:del w:id="276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768" w:author="PR Preview" w:date="2026-01-01T00:00:00Z">
        <w:r>
          <w:delText xml:space="preserve"> </w:delText>
        </w:r>
      </w:del>
      <w:del w:id="2769" w:author="PR Preview" w:date="2026-01-01T00:00:00Z">
        <w:r>
          <w:delText xml:space="preserve">is a setting</w:delText>
        </w:r>
      </w:del>
      <w:del w:id="2770" w:author="PR Preview" w:date="2026-01-01T00:00:00Z">
        <w:r>
          <w:delText xml:space="preserve"> </w:delText>
        </w:r>
      </w:del>
      <m:oMath>
        <m:r>
          <m:t>λ</m:t>
        </m:r>
      </m:oMath>
      <w:del w:id="2771" w:author="PR Preview" w:date="2026-01-01T00:00:00Z">
        <w:r>
          <w:delText xml:space="preserve"> </w:delText>
        </w:r>
      </w:del>
      <w:del w:id="2772" w:author="PR Preview" w:date="2026-01-01T00:00:00Z">
        <w:r>
          <w:delText xml:space="preserve">that the procedure needs</w:delText>
        </w:r>
      </w:del>
      <w:del w:id="2773" w:author="PR Preview" w:date="2026-01-01T00:00:00Z">
        <w:r>
          <w:delText xml:space="preserve"> </w:delText>
        </w:r>
      </w:del>
      <w:del w:id="2774" w:author="PR Preview" w:date="2026-01-01T00:00:00Z">
        <w:r>
          <w:delText xml:space="preserve">but does not compute from the</w:delText>
        </w:r>
      </w:del>
      <w:del w:id="2775" w:author="PR Preview" w:date="2026-01-01T00:00:00Z">
        <w:r>
          <w:delText xml:space="preserve"> </w:delText>
        </w:r>
      </w:del>
      <w:hyperlink w:anchor="def-training-set">
        <w:del w:id="277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777" w:author="PR Preview" w:date="2026-01-01T00:00:00Z">
        <w:r>
          <w:delText xml:space="preserve">:</w:delText>
        </w:r>
      </w:del>
    </w:p>
    <w:p>
      <w:pPr>
        <w:pStyle w:val="BodyText"/>
      </w:pPr>
      <w:bookmarkStart w:id="13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del w:id="2778" w:author="PR Preview" w:date="2026-01-01T00:00:00Z">
        <w:r>
          <w:rPr>
            <w:b/>
            <w:bCs/>
          </w:rPr>
          <w:delText xml:space="preserve">Example 14 (Polynomial degree)</w:delText>
        </w:r>
      </w:del>
      <w:del w:id="2779" w:author="PR Preview" w:date="2026-01-01T00:00:00Z">
        <w:r>
          <w:delText xml:space="preserve"> </w:delText>
        </w:r>
      </w:del>
      <w:del w:id="2780" w:author="PR Preview" w:date="2026-01-01T00:00:00Z">
        <w:r>
          <w:delText xml:space="preserve">In</w:delText>
        </w:r>
      </w:del>
      <w:del w:id="2781" w:author="PR Preview" w:date="2026-01-01T00:00:00Z">
        <w:r>
          <w:delText xml:space="preserve"> </w:delText>
        </w:r>
      </w:del>
      <w:hyperlink w:anchor="exr-overfitting">
        <w:del w:id="278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783" w:author="PR Preview" w:date="2026-01-01T00:00:00Z">
        <w:r>
          <w:delText xml:space="preserve">,</w:delText>
        </w:r>
      </w:del>
      <w:del w:id="2784" w:author="PR Preview" w:date="2026-01-01T00:00:00Z">
        <w:r>
          <w:delText xml:space="preserve"> </w:delText>
        </w:r>
      </w:del>
      <w:del w:id="2785" w:author="PR Preview" w:date="2026-01-01T00:00:00Z">
        <w:r>
          <w:delText xml:space="preserve">least squares computes the coefficients of each polynomial from the 20 training cars,</w:delText>
        </w:r>
      </w:del>
      <w:del w:id="2786" w:author="PR Preview" w:date="2026-01-01T00:00:00Z">
        <w:r>
          <w:delText xml:space="preserve"> </w:delText>
        </w:r>
      </w:del>
      <w:del w:id="2787" w:author="PR Preview" w:date="2026-01-01T00:00:00Z">
        <w:r>
          <w:delText xml:space="preserve">but the degree</w:delText>
        </w:r>
      </w:del>
      <w:del w:id="2788" w:author="PR Preview" w:date="2026-01-01T00:00:00Z">
        <w:r>
          <w:delText xml:space="preserve"> </w:delText>
        </w:r>
      </w:del>
      <m:oMath>
        <m:r>
          <m:t>d</m:t>
        </m:r>
      </m:oMath>
      <w:del w:id="2789" w:author="PR Preview" w:date="2026-01-01T00:00:00Z">
        <w:r>
          <w:delText xml:space="preserve"> </w:delText>
        </w:r>
      </w:del>
      <w:del w:id="2790" w:author="PR Preview" w:date="2026-01-01T00:00:00Z">
        <w:r>
          <w:delText xml:space="preserve">is fixed before the fit.</w:delText>
        </w:r>
      </w:del>
      <w:del w:id="2791" w:author="PR Preview" w:date="2026-01-01T00:00:00Z">
        <w:r>
          <w:delText xml:space="preserve"> </w:delText>
        </w:r>
      </w:del>
      <w:del w:id="2792" w:author="PR Preview" w:date="2026-01-01T00:00:00Z">
        <w:r>
          <w:delText xml:space="preserve">So the degree is a</w:delText>
        </w:r>
      </w:del>
      <w:del w:id="2793" w:author="PR Preview" w:date="2026-01-01T00:00:00Z">
        <w:r>
          <w:delText xml:space="preserve"> </w:delText>
        </w:r>
      </w:del>
      <w:hyperlink w:anchor="def-tuning-parameter">
        <w:del w:id="2794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2795" w:author="PR Preview" w:date="2026-01-01T00:00:00Z">
        <w:r>
          <w:delText xml:space="preserve"> </w:delText>
        </w:r>
      </w:del>
      <w:del w:id="2796" w:author="PR Preview" w:date="2026-01-01T00:00:00Z">
        <w:r>
          <w:delText xml:space="preserve">of least-squares polynomial fitting,</w:delText>
        </w:r>
      </w:del>
      <w:del w:id="2797" w:author="PR Preview" w:date="2026-01-01T00:00:00Z">
        <w:r>
          <w:delText xml:space="preserve"> </w:delText>
        </w:r>
      </w:del>
      <w:del w:id="2798" w:author="PR Preview" w:date="2026-01-01T00:00:00Z">
        <w:r>
          <w:delText xml:space="preserve">and the four fits are</w:delText>
        </w:r>
      </w:del>
      <w:del w:id="279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2800" w:author="PR Preview" w:date="2026-01-01T00:00:00Z">
        <w:r>
          <w:delText xml:space="preserve"> </w:delText>
        </w:r>
      </w:del>
      <w:del w:id="2801" w:author="PR Preview" w:date="2026-01-01T00:00:00Z">
        <w:r>
          <w:delText xml:space="preserve">with</w:delText>
        </w:r>
      </w:del>
      <w:del w:id="2802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2803" w:author="PR Preview" w:date="2026-01-01T00:00:00Z">
        <w:r>
          <w:delText xml:space="preserve">.</w:delText>
        </w:r>
      </w:del>
    </w:p>
    <w:p>
      <w:pPr>
        <w:pStyle w:val="BodyText"/>
      </w:pPr>
      <w:del w:id="2804" w:author="PR Preview" w:date="2026-01-01T00:00:00Z">
        <w:r>
          <w:rPr>
            <w:b/>
            <w:bCs/>
          </w:rPr>
          <w:delText xml:space="preserve">Definition 31 (Validation set)</w:delText>
        </w:r>
      </w:del>
      <w:del w:id="2805" w:author="PR Preview" w:date="2026-01-01T00:00:00Z">
        <w:r>
          <w:delText xml:space="preserve"> </w:delText>
        </w:r>
      </w:del>
      <w:del w:id="2806" w:author="PR Preview" w:date="2026-01-01T00:00:00Z">
        <w:r>
          <w:delText xml:space="preserve">The</w:delText>
        </w:r>
      </w:del>
      <w:del w:id="2807" w:author="PR Preview" w:date="2026-01-01T00:00:00Z">
        <w:r>
          <w:delText xml:space="preserve"> </w:delText>
        </w:r>
      </w:del>
      <w:del w:id="2808" w:author="PR Preview" w:date="2026-01-01T00:00:00Z">
        <w:r>
          <w:rPr>
            <w:b/>
            <w:bCs/>
          </w:rPr>
          <w:delText xml:space="preserve">validation set</w:delText>
        </w:r>
      </w:del>
      <w:del w:id="2809" w:author="PR Preview" w:date="2026-01-01T00:00:00Z">
        <w:r>
          <w:delText xml:space="preserve"> </w:delText>
        </w:r>
      </w:del>
      <w:del w:id="2810" w:author="PR Preview" w:date="2026-01-01T00:00:00Z">
        <w:r>
          <w:delText xml:space="preserve">of a</w:delText>
        </w:r>
      </w:del>
      <w:del w:id="2811" w:author="PR Preview" w:date="2026-01-01T00:00:00Z">
        <w:r>
          <w:delText xml:space="preserve"> </w:delText>
        </w:r>
      </w:del>
      <w:hyperlink w:anchor="def-data-splits">
        <w:del w:id="2812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813" w:author="PR Preview" w:date="2026-01-01T00:00:00Z">
        <w:r>
          <w:delText xml:space="preserve"> </w:delText>
        </w:r>
      </w:del>
      <w:del w:id="2814" w:author="PR Preview" w:date="2026-01-01T00:00:00Z">
        <w:r>
          <w:delText xml:space="preserve">is the</w:delText>
        </w:r>
      </w:del>
      <w:del w:id="2815" w:author="PR Preview" w:date="2026-01-01T00:00:00Z">
        <w:r>
          <w:delText xml:space="preserve"> </w:delText>
        </w:r>
      </w:del>
      <w:hyperlink w:anchor="def-held-out-set">
        <w:del w:id="2816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817" w:author="PR Preview" w:date="2026-01-01T00:00:00Z">
        <w:r>
          <w:delText xml:space="preserve"> </w:delText>
        </w:r>
      </w:del>
      <w:del w:id="2818" w:author="PR Preview" w:date="2026-01-01T00:00:00Z">
        <w:r>
          <w:delText xml:space="preserve">of observations indexed by</w:delText>
        </w:r>
      </w:del>
      <w:del w:id="2819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820" w:author="PR Preview" w:date="2026-01-01T00:00:00Z">
        <w:r>
          <w:delText xml:space="preserve">,</w:delText>
        </w:r>
      </w:del>
      <w:del w:id="2821" w:author="PR Preview" w:date="2026-01-01T00:00:00Z">
        <w:r>
          <w:delText xml:space="preserve"> </w:delText>
        </w:r>
      </w:del>
      <w:del w:id="2822" w:author="PR Preview" w:date="2026-01-01T00:00:00Z">
        <w:r>
          <w:delText xml:space="preserve">used to choose among candidate</w:delText>
        </w:r>
      </w:del>
      <w:del w:id="2823" w:author="PR Preview" w:date="2026-01-01T00:00:00Z">
        <w:r>
          <w:delText xml:space="preserve"> </w:delText>
        </w:r>
      </w:del>
      <w:hyperlink w:anchor="def-fitting-procedure">
        <w:del w:id="2824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825" w:author="PR Preview" w:date="2026-01-01T00:00:00Z">
        <w:r>
          <w:delText xml:space="preserve"> </w:delText>
        </w:r>
      </w:del>
      <w:del w:id="2826" w:author="PR Preview" w:date="2026-01-01T00:00:00Z">
        <w:r>
          <w:delText xml:space="preserve">fitted to the training set:</w:delText>
        </w:r>
      </w:del>
    </w:p>
    <w:p>
      <w:pPr>
        <w:pStyle w:val="BodyText"/>
      </w:pPr>
      <w:bookmarkStart w:id="14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del w:id="2827" w:author="PR Preview" w:date="2026-01-01T00:00:00Z">
        <w:r>
          <w:rPr>
            <w:b/>
            <w:bCs/>
          </w:rPr>
          <w:delText xml:space="preserve">Definition 32 (Validation error)</w:delText>
        </w:r>
      </w:del>
      <w:del w:id="2828" w:author="PR Preview" w:date="2026-01-01T00:00:00Z">
        <w:r>
          <w:delText xml:space="preserve"> </w:delText>
        </w:r>
      </w:del>
      <w:del w:id="2829" w:author="PR Preview" w:date="2026-01-01T00:00:00Z">
        <w:r>
          <w:delText xml:space="preserve">The</w:delText>
        </w:r>
      </w:del>
      <w:del w:id="2830" w:author="PR Preview" w:date="2026-01-01T00:00:00Z">
        <w:r>
          <w:delText xml:space="preserve"> </w:delText>
        </w:r>
      </w:del>
      <w:del w:id="2831" w:author="PR Preview" w:date="2026-01-01T00:00:00Z">
        <w:r>
          <w:rPr>
            <w:b/>
            <w:bCs/>
          </w:rPr>
          <w:delText xml:space="preserve">validation error</w:delText>
        </w:r>
      </w:del>
      <w:del w:id="2832" w:author="PR Preview" w:date="2026-01-01T00:00:00Z">
        <w:r>
          <w:delText xml:space="preserve"> </w:delText>
        </w:r>
      </w:del>
      <w:del w:id="2833" w:author="PR Preview" w:date="2026-01-01T00:00:00Z">
        <w:r>
          <w:delText xml:space="preserve">of a</w:delText>
        </w:r>
      </w:del>
      <w:del w:id="2834" w:author="PR Preview" w:date="2026-01-01T00:00:00Z">
        <w:r>
          <w:delText xml:space="preserve"> </w:delText>
        </w:r>
      </w:del>
      <w:hyperlink w:anchor="def-prediction-rule">
        <w:del w:id="283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83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837" w:author="PR Preview" w:date="2026-01-01T00:00:00Z">
        <w:r>
          <w:delText xml:space="preserve"> </w:delText>
        </w:r>
      </w:del>
      <w:del w:id="2838" w:author="PR Preview" w:date="2026-01-01T00:00:00Z">
        <w:r>
          <w:delText xml:space="preserve">fitted to a</w:delText>
        </w:r>
      </w:del>
      <w:del w:id="2839" w:author="PR Preview" w:date="2026-01-01T00:00:00Z">
        <w:r>
          <w:delText xml:space="preserve"> </w:delText>
        </w:r>
      </w:del>
      <w:hyperlink w:anchor="def-training-set">
        <w:del w:id="284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84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842" w:author="PR Preview" w:date="2026-01-01T00:00:00Z">
        <w:r>
          <w:delText xml:space="preserve"> </w:delText>
        </w:r>
      </w:del>
      <w:del w:id="2843" w:author="PR Preview" w:date="2026-01-01T00:00:00Z">
        <w:r>
          <w:delText xml:space="preserve">is its sample mean</w:delText>
        </w:r>
      </w:del>
      <w:del w:id="2844" w:author="PR Preview" w:date="2026-01-01T00:00:00Z">
        <w:r>
          <w:delText xml:space="preserve"> </w:delText>
        </w:r>
      </w:del>
      <w:hyperlink w:anchor="def-observation-loss">
        <w:del w:id="2845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84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2847" w:author="PR Preview" w:date="2026-01-01T00:00:00Z">
        <w:r>
          <w:delText xml:space="preserve"> </w:delText>
        </w:r>
      </w:del>
      <w:del w:id="2848" w:author="PR Preview" w:date="2026-01-01T00:00:00Z">
        <w:r>
          <w:delText xml:space="preserve">on the</w:delText>
        </w:r>
      </w:del>
      <w:del w:id="2849" w:author="PR Preview" w:date="2026-01-01T00:00:00Z">
        <w:r>
          <w:delText xml:space="preserve"> </w:delText>
        </w:r>
      </w:del>
      <w:hyperlink w:anchor="def-validation-set">
        <w:del w:id="2850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2851" w:author="PR Preview" w:date="2026-01-01T00:00:00Z">
        <w:r>
          <w:delText xml:space="preserve">, indexed by</w:delText>
        </w:r>
      </w:del>
      <w:del w:id="285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853" w:author="PR Preview" w:date="2026-01-01T00:00:00Z">
        <w:r>
          <w:delText xml:space="preserve">:</w:delText>
        </w:r>
      </w:del>
    </w:p>
    <w:p>
      <w:pPr>
        <w:pStyle w:val="BodyText"/>
      </w:pPr>
      <w:bookmarkStart w:id="14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del w:id="2854" w:author="PR Preview" w:date="2026-01-01T00:00:00Z">
        <w:r>
          <w:rPr>
            <w:b/>
            <w:bCs/>
          </w:rPr>
          <w:delText xml:space="preserve">Definition 33 (Validation choice)</w:delText>
        </w:r>
      </w:del>
      <w:del w:id="2855" w:author="PR Preview" w:date="2026-01-01T00:00:00Z">
        <w:r>
          <w:delText xml:space="preserve"> </w:delText>
        </w:r>
      </w:del>
      <w:del w:id="2856" w:author="PR Preview" w:date="2026-01-01T00:00:00Z">
        <w:r>
          <w:delText xml:space="preserve">Given candidate</w:delText>
        </w:r>
      </w:del>
      <w:del w:id="2857" w:author="PR Preview" w:date="2026-01-01T00:00:00Z">
        <w:r>
          <w:delText xml:space="preserve"> </w:delText>
        </w:r>
      </w:del>
      <w:hyperlink w:anchor="def-fitting-procedure">
        <w:del w:id="2858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85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860" w:author="PR Preview" w:date="2026-01-01T00:00:00Z">
        <w:r>
          <w:delText xml:space="preserve">,</w:delText>
        </w:r>
      </w:del>
      <w:del w:id="2861" w:author="PR Preview" w:date="2026-01-01T00:00:00Z">
        <w:r>
          <w:delText xml:space="preserve"> </w:delText>
        </w:r>
      </w:del>
      <w:del w:id="2862" w:author="PR Preview" w:date="2026-01-01T00:00:00Z">
        <w:r>
          <w:delText xml:space="preserve">the</w:delText>
        </w:r>
      </w:del>
      <w:del w:id="2863" w:author="PR Preview" w:date="2026-01-01T00:00:00Z">
        <w:r>
          <w:delText xml:space="preserve"> </w:delText>
        </w:r>
      </w:del>
      <w:del w:id="2864" w:author="PR Preview" w:date="2026-01-01T00:00:00Z">
        <w:r>
          <w:rPr>
            <w:b/>
            <w:bCs/>
          </w:rPr>
          <w:delText xml:space="preserve">validation choice</w:delText>
        </w:r>
      </w:del>
      <w:del w:id="286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2866" w:author="PR Preview" w:date="2026-01-01T00:00:00Z">
        <w:r>
          <w:delText xml:space="preserve"> </w:delText>
        </w:r>
      </w:del>
      <w:del w:id="2867" w:author="PR Preview" w:date="2026-01-01T00:00:00Z">
        <w:r>
          <w:delText xml:space="preserve">is the index of the candidate whose</w:delText>
        </w:r>
      </w:del>
      <w:del w:id="2868" w:author="PR Preview" w:date="2026-01-01T00:00:00Z">
        <w:r>
          <w:delText xml:space="preserve"> </w:delText>
        </w:r>
      </w:del>
      <w:hyperlink w:anchor="def-prediction-rule">
        <w:del w:id="286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870" w:author="PR Preview" w:date="2026-01-01T00:00:00Z">
        <w:r>
          <w:delText xml:space="preserve">,</w:delText>
        </w:r>
      </w:del>
      <w:del w:id="2871" w:author="PR Preview" w:date="2026-01-01T00:00:00Z">
        <w:r>
          <w:delText xml:space="preserve"> </w:delText>
        </w:r>
      </w:del>
      <w:del w:id="2872" w:author="PR Preview" w:date="2026-01-01T00:00:00Z">
        <w:r>
          <w:delText xml:space="preserve">fitted to the training set</w:delText>
        </w:r>
      </w:del>
      <w:del w:id="287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874" w:author="PR Preview" w:date="2026-01-01T00:00:00Z">
        <w:r>
          <w:delText xml:space="preserve">,</w:delText>
        </w:r>
      </w:del>
      <w:del w:id="2875" w:author="PR Preview" w:date="2026-01-01T00:00:00Z">
        <w:r>
          <w:delText xml:space="preserve"> </w:delText>
        </w:r>
      </w:del>
      <w:del w:id="2876" w:author="PR Preview" w:date="2026-01-01T00:00:00Z">
        <w:r>
          <w:delText xml:space="preserve">has the smallest</w:delText>
        </w:r>
      </w:del>
      <w:del w:id="2877" w:author="PR Preview" w:date="2026-01-01T00:00:00Z">
        <w:r>
          <w:delText xml:space="preserve"> </w:delText>
        </w:r>
      </w:del>
      <w:hyperlink w:anchor="def-validation-error">
        <w:del w:id="2878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2879" w:author="PR Preview" w:date="2026-01-01T00:00:00Z">
        <w:r>
          <w:delText xml:space="preserve">:</w:delText>
        </w:r>
      </w:del>
    </w:p>
    <w:p>
      <w:pPr>
        <w:pStyle w:val="BodyText"/>
      </w:pPr>
      <w:bookmarkStart w:id="14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p>
      <w:pPr>
        <w:pStyle w:val="FirstParagraph"/>
      </w:pPr>
      <w:del w:id="2880" w:author="PR Preview" w:date="2026-01-01T00:00:00Z">
        <w:r>
          <w:rPr>
            <w:b/>
            <w:bCs/>
          </w:rPr>
          <w:delText xml:space="preserve">Definition 34 (Test set)</w:delText>
        </w:r>
      </w:del>
      <w:del w:id="2881" w:author="PR Preview" w:date="2026-01-01T00:00:00Z">
        <w:r>
          <w:delText xml:space="preserve"> </w:delText>
        </w:r>
      </w:del>
      <w:del w:id="2882" w:author="PR Preview" w:date="2026-01-01T00:00:00Z">
        <w:r>
          <w:delText xml:space="preserve">The</w:delText>
        </w:r>
      </w:del>
      <w:del w:id="2883" w:author="PR Preview" w:date="2026-01-01T00:00:00Z">
        <w:r>
          <w:delText xml:space="preserve"> </w:delText>
        </w:r>
      </w:del>
      <w:del w:id="2884" w:author="PR Preview" w:date="2026-01-01T00:00:00Z">
        <w:r>
          <w:rPr>
            <w:b/>
            <w:bCs/>
          </w:rPr>
          <w:delText xml:space="preserve">test set</w:delText>
        </w:r>
      </w:del>
      <w:del w:id="2885" w:author="PR Preview" w:date="2026-01-01T00:00:00Z">
        <w:r>
          <w:delText xml:space="preserve"> </w:delText>
        </w:r>
      </w:del>
      <w:del w:id="2886" w:author="PR Preview" w:date="2026-01-01T00:00:00Z">
        <w:r>
          <w:delText xml:space="preserve">of a</w:delText>
        </w:r>
      </w:del>
      <w:del w:id="2887" w:author="PR Preview" w:date="2026-01-01T00:00:00Z">
        <w:r>
          <w:delText xml:space="preserve"> </w:delText>
        </w:r>
      </w:del>
      <w:hyperlink w:anchor="def-data-splits">
        <w:del w:id="2888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889" w:author="PR Preview" w:date="2026-01-01T00:00:00Z">
        <w:r>
          <w:delText xml:space="preserve"> </w:delText>
        </w:r>
      </w:del>
      <w:del w:id="2890" w:author="PR Preview" w:date="2026-01-01T00:00:00Z">
        <w:r>
          <w:delText xml:space="preserve">is the</w:delText>
        </w:r>
      </w:del>
      <w:del w:id="2891" w:author="PR Preview" w:date="2026-01-01T00:00:00Z">
        <w:r>
          <w:delText xml:space="preserve"> </w:delText>
        </w:r>
      </w:del>
      <w:hyperlink w:anchor="def-held-out-set">
        <w:del w:id="2892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893" w:author="PR Preview" w:date="2026-01-01T00:00:00Z">
        <w:r>
          <w:delText xml:space="preserve"> </w:delText>
        </w:r>
      </w:del>
      <w:del w:id="2894" w:author="PR Preview" w:date="2026-01-01T00:00:00Z">
        <w:r>
          <w:delText xml:space="preserve">of observations indexed by</w:delText>
        </w:r>
      </w:del>
      <w:del w:id="289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896" w:author="PR Preview" w:date="2026-01-01T00:00:00Z">
        <w:r>
          <w:delText xml:space="preserve">,</w:delText>
        </w:r>
      </w:del>
      <w:del w:id="2897" w:author="PR Preview" w:date="2026-01-01T00:00:00Z">
        <w:r>
          <w:delText xml:space="preserve"> </w:delText>
        </w:r>
      </w:del>
      <w:del w:id="2898" w:author="PR Preview" w:date="2026-01-01T00:00:00Z">
        <w:r>
          <w:delText xml:space="preserve">on which the rule of the</w:delText>
        </w:r>
      </w:del>
      <w:del w:id="2899" w:author="PR Preview" w:date="2026-01-01T00:00:00Z">
        <w:r>
          <w:delText xml:space="preserve"> </w:delText>
        </w:r>
      </w:del>
      <w:hyperlink w:anchor="def-validation-choice">
        <w:del w:id="2900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290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2902" w:author="PR Preview" w:date="2026-01-01T00:00:00Z">
        <w:r>
          <w:delText xml:space="preserve"> </w:delText>
        </w:r>
      </w:del>
      <w:del w:id="2903" w:author="PR Preview" w:date="2026-01-01T00:00:00Z">
        <w:r>
          <w:delText xml:space="preserve">is scored:</w:delText>
        </w:r>
      </w:del>
    </w:p>
    <w:p>
      <w:pPr>
        <w:pStyle w:val="BodyText"/>
      </w:pPr>
      <w:bookmarkStart w:id="14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del w:id="2904" w:author="PR Preview" w:date="2026-01-01T00:00:00Z">
        <w:r>
          <w:rPr>
            <w:b/>
            <w:bCs/>
          </w:rPr>
          <w:delText xml:space="preserve">Definition 35 (Test error)</w:delText>
        </w:r>
      </w:del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delText xml:space="preserve">The</w:delText>
        </w:r>
      </w:del>
      <w:del w:id="2907" w:author="PR Preview" w:date="2026-01-01T00:00:00Z">
        <w:r>
          <w:delText xml:space="preserve"> </w:delText>
        </w:r>
      </w:del>
      <w:del w:id="2908" w:author="PR Preview" w:date="2026-01-01T00:00:00Z">
        <w:r>
          <w:rPr>
            <w:b/>
            <w:bCs/>
          </w:rPr>
          <w:delText xml:space="preserve">test error</w:delText>
        </w:r>
      </w:del>
      <w:del w:id="2909" w:author="PR Preview" w:date="2026-01-01T00:00:00Z">
        <w:r>
          <w:delText xml:space="preserve"> </w:delText>
        </w:r>
      </w:del>
      <w:del w:id="2910" w:author="PR Preview" w:date="2026-01-01T00:00:00Z">
        <w:r>
          <w:delText xml:space="preserve">of a</w:delText>
        </w:r>
      </w:del>
      <w:del w:id="2911" w:author="PR Preview" w:date="2026-01-01T00:00:00Z">
        <w:r>
          <w:delText xml:space="preserve"> </w:delText>
        </w:r>
      </w:del>
      <w:hyperlink w:anchor="def-prediction-rule">
        <w:del w:id="291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91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914" w:author="PR Preview" w:date="2026-01-01T00:00:00Z">
        <w:r>
          <w:delText xml:space="preserve"> </w:delText>
        </w:r>
      </w:del>
      <w:del w:id="2915" w:author="PR Preview" w:date="2026-01-01T00:00:00Z">
        <w:r>
          <w:delText xml:space="preserve">fitted to a</w:delText>
        </w:r>
      </w:del>
      <w:del w:id="2916" w:author="PR Preview" w:date="2026-01-01T00:00:00Z">
        <w:r>
          <w:delText xml:space="preserve"> </w:delText>
        </w:r>
      </w:del>
      <w:hyperlink w:anchor="def-training-set">
        <w:del w:id="291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91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919" w:author="PR Preview" w:date="2026-01-01T00:00:00Z">
        <w:r>
          <w:delText xml:space="preserve"> </w:delText>
        </w:r>
      </w:del>
      <w:del w:id="2920" w:author="PR Preview" w:date="2026-01-01T00:00:00Z">
        <w:r>
          <w:delText xml:space="preserve">is its sample mean</w:delText>
        </w:r>
      </w:del>
      <w:del w:id="2921" w:author="PR Preview" w:date="2026-01-01T00:00:00Z">
        <w:r>
          <w:delText xml:space="preserve"> </w:delText>
        </w:r>
      </w:del>
      <w:hyperlink w:anchor="def-observation-loss">
        <w:del w:id="292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92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2924" w:author="PR Preview" w:date="2026-01-01T00:00:00Z">
        <w:r>
          <w:delText xml:space="preserve"> </w:delText>
        </w:r>
      </w:del>
      <w:del w:id="2925" w:author="PR Preview" w:date="2026-01-01T00:00:00Z">
        <w:r>
          <w:delText xml:space="preserve">on the</w:delText>
        </w:r>
      </w:del>
      <w:del w:id="2926" w:author="PR Preview" w:date="2026-01-01T00:00:00Z">
        <w:r>
          <w:delText xml:space="preserve"> </w:delText>
        </w:r>
      </w:del>
      <w:hyperlink w:anchor="def-test-set">
        <w:del w:id="2927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2928" w:author="PR Preview" w:date="2026-01-01T00:00:00Z">
        <w:r>
          <w:delText xml:space="preserve">, indexed by</w:delText>
        </w:r>
      </w:del>
      <w:del w:id="2929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930" w:author="PR Preview" w:date="2026-01-01T00:00:00Z">
        <w:r>
          <w:delText xml:space="preserve">:</w:delText>
        </w:r>
      </w:del>
    </w:p>
    <w:p>
      <w:pPr>
        <w:pStyle w:val="BodyText"/>
      </w:pPr>
      <w:bookmarkStart w:id="15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FirstParagraph"/>
      </w:pPr>
      <w:del w:id="2931" w:author="PR Preview" w:date="2026-01-01T00:00:00Z">
        <w:r>
          <w:rPr>
            <w:i/>
            <w:iCs/>
          </w:rPr>
          <w:delText xml:space="preserve">Remark 18</w:delText>
        </w:r>
      </w:del>
      <w:del w:id="2932" w:author="PR Preview" w:date="2026-01-01T00:00:00Z">
        <w:r>
          <w:delText xml:space="preserve"> (What each set is for). </w:delText>
        </w:r>
      </w:del>
      <w:del w:id="2933" w:author="PR Preview" w:date="2026-01-01T00:00:00Z">
        <w:r>
          <w:delText xml:space="preserve">Each set of a</w:delText>
        </w:r>
      </w:del>
      <w:del w:id="2934" w:author="PR Preview" w:date="2026-01-01T00:00:00Z">
        <w:r>
          <w:delText xml:space="preserve"> </w:delText>
        </w:r>
      </w:del>
      <w:hyperlink w:anchor="def-data-splits">
        <w:del w:id="2935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936" w:author="PR Preview" w:date="2026-01-01T00:00:00Z">
        <w:r>
          <w:delText xml:space="preserve"> </w:delText>
        </w:r>
      </w:del>
      <w:del w:id="2937" w:author="PR Preview" w:date="2026-01-01T00:00:00Z">
        <w:r>
          <w:delText xml:space="preserve">has one job:</w:delText>
        </w:r>
      </w:del>
    </w:p>
    <w:p>
      <w:pPr>
        <w:pStyle w:val="BodyText"/>
      </w:pPr>
      <w:ins w:id="2938" w:author="PR Preview" w:date="2026-01-01T00:00:00Z">
        <w:r>
          <w:rPr>
            <w:b/>
            <w:bCs/>
          </w:rPr>
          <w:t xml:space="preserve">Example 15 (Split sizes for 32 cars)</w:t>
        </w:r>
      </w:ins>
      <w:ins w:id="2939" w:author="PR Preview" w:date="2026-01-01T00:00:00Z">
        <w:r>
          <w:t xml:space="preserve"> </w:t>
        </w:r>
      </w:ins>
      <w:ins w:id="2940" w:author="PR Preview" w:date="2026-01-01T00:00:00Z">
        <w:r>
          <w:t xml:space="preserve">In</w:t>
        </w:r>
      </w:ins>
      <w:ins w:id="2941" w:author="PR Preview" w:date="2026-01-01T00:00:00Z">
        <w:r>
          <w:t xml:space="preserve"> </w:t>
        </w:r>
      </w:ins>
      <w:hyperlink w:anchor="exr-data-splits">
        <w:ins w:id="2942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2943" w:author="PR Preview" w:date="2026-01-01T00:00:00Z">
        <w:r>
          <w:t xml:space="preserve">,</w:t>
        </w:r>
      </w:ins>
      <w:ins w:id="2944" w:author="PR Preview" w:date="2026-01-01T00:00:00Z">
        <w:r>
          <w:t xml:space="preserve"> </w:t>
        </w:r>
      </w:ins>
      <w:ins w:id="2945" w:author="PR Preview" w:date="2026-01-01T00:00:00Z">
        <w:r>
          <w:t xml:space="preserve">a rule of 60% / 20% / 20% on</w:t>
        </w:r>
      </w:ins>
      <w:ins w:id="294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947" w:author="PR Preview" w:date="2026-01-01T00:00:00Z">
        <w:r>
          <w:t xml:space="preserve"> </w:t>
        </w:r>
      </w:ins>
      <w:ins w:id="2948" w:author="PR Preview" w:date="2026-01-01T00:00:00Z">
        <w:r>
          <w:t xml:space="preserve">cars</w:t>
        </w:r>
      </w:ins>
      <w:ins w:id="2949" w:author="PR Preview" w:date="2026-01-01T00:00:00Z">
        <w:r>
          <w:t xml:space="preserve"> </w:t>
        </w:r>
      </w:ins>
      <w:ins w:id="2950" w:author="PR Preview" w:date="2026-01-01T00:00:00Z">
        <w:r>
          <w:t xml:space="preserve">gives sets of 19, 6, and 7 cars,</w:t>
        </w:r>
      </w:ins>
      <w:ins w:id="2951" w:author="PR Preview" w:date="2026-01-01T00:00:00Z">
        <w:r>
          <w:t xml:space="preserve"> </w:t>
        </w:r>
      </w:ins>
      <w:ins w:id="2952" w:author="PR Preview" w:date="2026-01-01T00:00:00Z">
        <w:r>
          <w:t xml:space="preserve">and the 7 test cars are used only once, after the model is chosen.</w:t>
        </w:r>
      </w:ins>
    </w:p>
    <w:bookmarkEnd w:id="141"/>
    <w:bookmarkStart w:id="143" w:name="def-tuning-parameter"/>
    <w:p>
      <w:pPr>
        <w:pStyle w:val="BodyText"/>
      </w:pPr>
      <w:ins w:id="2953" w:author="PR Preview" w:date="2026-01-01T00:00:00Z">
        <w:r>
          <w:rPr>
            <w:b/>
            <w:bCs/>
          </w:rPr>
          <w:t xml:space="preserve">Definition 31 (Tuning parameter)</w:t>
        </w:r>
      </w:ins>
      <w:ins w:id="2954" w:author="PR Preview" w:date="2026-01-01T00:00:00Z">
        <w:r>
          <w:t xml:space="preserve"> </w:t>
        </w:r>
      </w:ins>
      <w:ins w:id="2955" w:author="PR Preview" w:date="2026-01-01T00:00:00Z">
        <w:r>
          <w:t xml:space="preserve">A</w:t>
        </w:r>
      </w:ins>
      <w:ins w:id="2956" w:author="PR Preview" w:date="2026-01-01T00:00:00Z">
        <w:r>
          <w:t xml:space="preserve"> </w:t>
        </w:r>
      </w:ins>
      <w:ins w:id="2957" w:author="PR Preview" w:date="2026-01-01T00:00:00Z">
        <w:r>
          <w:rPr>
            <w:b/>
            <w:bCs/>
          </w:rPr>
          <w:t xml:space="preserve">tuning parameter</w:t>
        </w:r>
      </w:ins>
      <w:ins w:id="2958" w:author="PR Preview" w:date="2026-01-01T00:00:00Z">
        <w:r>
          <w:t xml:space="preserve"> </w:t>
        </w:r>
      </w:ins>
      <w:ins w:id="2959" w:author="PR Preview" w:date="2026-01-01T00:00:00Z">
        <w:r>
          <w:t xml:space="preserve">of a</w:t>
        </w:r>
      </w:ins>
      <w:ins w:id="2960" w:author="PR Preview" w:date="2026-01-01T00:00:00Z">
        <w:r>
          <w:t xml:space="preserve"> </w:t>
        </w:r>
      </w:ins>
      <w:hyperlink w:anchor="def-fitting-procedure">
        <w:ins w:id="296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962" w:author="PR Preview" w:date="2026-01-01T00:00:00Z">
        <w:r>
          <w:t xml:space="preserve"> </w:t>
        </w:r>
      </w:ins>
      <w:ins w:id="2963" w:author="PR Preview" w:date="2026-01-01T00:00:00Z">
        <w:r>
          <w:t xml:space="preserve">is a setting</w:t>
        </w:r>
      </w:ins>
      <w:ins w:id="2964" w:author="PR Preview" w:date="2026-01-01T00:00:00Z">
        <w:r>
          <w:t xml:space="preserve"> </w:t>
        </w:r>
      </w:ins>
      <m:oMath>
        <m:r>
          <m:t>λ</m:t>
        </m:r>
      </m:oMath>
      <w:ins w:id="2965" w:author="PR Preview" w:date="2026-01-01T00:00:00Z">
        <w:r>
          <w:t xml:space="preserve"> </w:t>
        </w:r>
      </w:ins>
      <w:ins w:id="2966" w:author="PR Preview" w:date="2026-01-01T00:00:00Z">
        <w:r>
          <w:t xml:space="preserve">that the procedure needs</w:t>
        </w:r>
      </w:ins>
      <w:ins w:id="2967" w:author="PR Preview" w:date="2026-01-01T00:00:00Z">
        <w:r>
          <w:t xml:space="preserve"> </w:t>
        </w:r>
      </w:ins>
      <w:ins w:id="2968" w:author="PR Preview" w:date="2026-01-01T00:00:00Z">
        <w:r>
          <w:t xml:space="preserve">but does not compute from the</w:t>
        </w:r>
      </w:ins>
      <w:ins w:id="2969" w:author="PR Preview" w:date="2026-01-01T00:00:00Z">
        <w:r>
          <w:t xml:space="preserve"> </w:t>
        </w:r>
      </w:ins>
      <w:hyperlink w:anchor="def-training-set">
        <w:ins w:id="297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971" w:author="PR Preview" w:date="2026-01-01T00:00:00Z">
        <w:r>
          <w:t xml:space="preserve">:</w:t>
        </w:r>
      </w:ins>
    </w:p>
    <w:p>
      <w:pPr>
        <w:pStyle w:val="BodyText"/>
      </w:pPr>
      <w:bookmarkStart w:id="14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bookmarkStart w:id="144" w:name="exm-tuning-parameter"/>
    <w:p>
      <w:pPr>
        <w:pStyle w:val="FirstParagraph"/>
      </w:pPr>
      <w:ins w:id="2972" w:author="PR Preview" w:date="2026-01-01T00:00:00Z">
        <w:r>
          <w:rPr>
            <w:b/>
            <w:bCs/>
          </w:rPr>
          <w:t xml:space="preserve">Example 16 (Polynomial degree)</w:t>
        </w:r>
      </w:ins>
      <w:ins w:id="2973" w:author="PR Preview" w:date="2026-01-01T00:00:00Z">
        <w:r>
          <w:t xml:space="preserve"> </w:t>
        </w:r>
      </w:ins>
      <w:ins w:id="2974" w:author="PR Preview" w:date="2026-01-01T00:00:00Z">
        <w:r>
          <w:t xml:space="preserve">In</w:t>
        </w:r>
      </w:ins>
      <w:ins w:id="2975" w:author="PR Preview" w:date="2026-01-01T00:00:00Z">
        <w:r>
          <w:t xml:space="preserve"> </w:t>
        </w:r>
      </w:ins>
      <w:hyperlink w:anchor="exr-overfitting">
        <w:ins w:id="297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977" w:author="PR Preview" w:date="2026-01-01T00:00:00Z">
        <w:r>
          <w:t xml:space="preserve">,</w:t>
        </w:r>
      </w:ins>
      <w:ins w:id="2978" w:author="PR Preview" w:date="2026-01-01T00:00:00Z">
        <w:r>
          <w:t xml:space="preserve"> </w:t>
        </w:r>
      </w:ins>
      <w:ins w:id="2979" w:author="PR Preview" w:date="2026-01-01T00:00:00Z">
        <w:r>
          <w:t xml:space="preserve">least squares computes the coefficients of each polynomial from the 20 training cars,</w:t>
        </w:r>
      </w:ins>
      <w:ins w:id="2980" w:author="PR Preview" w:date="2026-01-01T00:00:00Z">
        <w:r>
          <w:t xml:space="preserve"> </w:t>
        </w:r>
      </w:ins>
      <w:ins w:id="2981" w:author="PR Preview" w:date="2026-01-01T00:00:00Z">
        <w:r>
          <w:t xml:space="preserve">but the degree</w:t>
        </w:r>
      </w:ins>
      <w:ins w:id="2982" w:author="PR Preview" w:date="2026-01-01T00:00:00Z">
        <w:r>
          <w:t xml:space="preserve"> </w:t>
        </w:r>
      </w:ins>
      <m:oMath>
        <m:r>
          <m:t>d</m:t>
        </m:r>
      </m:oMath>
      <w:ins w:id="2983" w:author="PR Preview" w:date="2026-01-01T00:00:00Z">
        <w:r>
          <w:t xml:space="preserve"> </w:t>
        </w:r>
      </w:ins>
      <w:ins w:id="2984" w:author="PR Preview" w:date="2026-01-01T00:00:00Z">
        <w:r>
          <w:t xml:space="preserve">is fixed before the fit.</w:t>
        </w:r>
      </w:ins>
      <w:ins w:id="2985" w:author="PR Preview" w:date="2026-01-01T00:00:00Z">
        <w:r>
          <w:t xml:space="preserve"> </w:t>
        </w:r>
      </w:ins>
      <w:ins w:id="2986" w:author="PR Preview" w:date="2026-01-01T00:00:00Z">
        <w:r>
          <w:t xml:space="preserve">So the degree is a</w:t>
        </w:r>
      </w:ins>
      <w:ins w:id="2987" w:author="PR Preview" w:date="2026-01-01T00:00:00Z">
        <w:r>
          <w:t xml:space="preserve"> </w:t>
        </w:r>
      </w:ins>
      <w:hyperlink w:anchor="def-tuning-parameter">
        <w:ins w:id="2988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2989" w:author="PR Preview" w:date="2026-01-01T00:00:00Z">
        <w:r>
          <w:t xml:space="preserve"> </w:t>
        </w:r>
      </w:ins>
      <w:ins w:id="2990" w:author="PR Preview" w:date="2026-01-01T00:00:00Z">
        <w:r>
          <w:t xml:space="preserve">of least-squares polynomial fitting,</w:t>
        </w:r>
      </w:ins>
      <w:ins w:id="2991" w:author="PR Preview" w:date="2026-01-01T00:00:00Z">
        <w:r>
          <w:t xml:space="preserve"> </w:t>
        </w:r>
      </w:ins>
      <w:ins w:id="2992" w:author="PR Preview" w:date="2026-01-01T00:00:00Z">
        <w:r>
          <w:t xml:space="preserve">and the four fits are</w:t>
        </w:r>
      </w:ins>
      <w:ins w:id="299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2994" w:author="PR Preview" w:date="2026-01-01T00:00:00Z">
        <w:r>
          <w:t xml:space="preserve"> </w:t>
        </w:r>
      </w:ins>
      <w:ins w:id="2995" w:author="PR Preview" w:date="2026-01-01T00:00:00Z">
        <w:r>
          <w:t xml:space="preserve">with</w:t>
        </w:r>
      </w:ins>
      <w:ins w:id="2996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2997" w:author="PR Preview" w:date="2026-01-01T00:00:00Z">
        <w:r>
          <w:t xml:space="preserve">.</w:t>
        </w:r>
      </w:ins>
    </w:p>
    <w:bookmarkEnd w:id="144"/>
    <w:bookmarkStart w:id="146" w:name="def-validation-set"/>
    <w:p>
      <w:pPr>
        <w:pStyle w:val="BodyText"/>
      </w:pPr>
      <w:ins w:id="2998" w:author="PR Preview" w:date="2026-01-01T00:00:00Z">
        <w:r>
          <w:rPr>
            <w:b/>
            <w:bCs/>
          </w:rPr>
          <w:t xml:space="preserve">Definition 32 (Validation set)</w:t>
        </w:r>
      </w:ins>
      <w:ins w:id="2999" w:author="PR Preview" w:date="2026-01-01T00:00:00Z">
        <w:r>
          <w:t xml:space="preserve"> </w:t>
        </w:r>
      </w:ins>
      <w:ins w:id="3000" w:author="PR Preview" w:date="2026-01-01T00:00:00Z">
        <w:r>
          <w:t xml:space="preserve">The</w:t>
        </w:r>
      </w:ins>
      <w:ins w:id="3001" w:author="PR Preview" w:date="2026-01-01T00:00:00Z">
        <w:r>
          <w:t xml:space="preserve"> </w:t>
        </w:r>
      </w:ins>
      <w:ins w:id="3002" w:author="PR Preview" w:date="2026-01-01T00:00:00Z">
        <w:r>
          <w:rPr>
            <w:b/>
            <w:bCs/>
          </w:rPr>
          <w:t xml:space="preserve">validation set</w:t>
        </w:r>
      </w:ins>
      <w:ins w:id="3003" w:author="PR Preview" w:date="2026-01-01T00:00:00Z">
        <w:r>
          <w:t xml:space="preserve"> </w:t>
        </w:r>
      </w:ins>
      <w:ins w:id="3004" w:author="PR Preview" w:date="2026-01-01T00:00:00Z">
        <w:r>
          <w:t xml:space="preserve">of a</w:t>
        </w:r>
      </w:ins>
      <w:ins w:id="3005" w:author="PR Preview" w:date="2026-01-01T00:00:00Z">
        <w:r>
          <w:t xml:space="preserve"> </w:t>
        </w:r>
      </w:ins>
      <w:hyperlink w:anchor="def-data-splits">
        <w:ins w:id="3006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007" w:author="PR Preview" w:date="2026-01-01T00:00:00Z">
        <w:r>
          <w:t xml:space="preserve"> </w:t>
        </w:r>
      </w:ins>
      <w:ins w:id="3008" w:author="PR Preview" w:date="2026-01-01T00:00:00Z">
        <w:r>
          <w:t xml:space="preserve">is the</w:t>
        </w:r>
      </w:ins>
      <w:ins w:id="3009" w:author="PR Preview" w:date="2026-01-01T00:00:00Z">
        <w:r>
          <w:t xml:space="preserve"> </w:t>
        </w:r>
      </w:ins>
      <w:hyperlink w:anchor="def-held-out-set">
        <w:ins w:id="3010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011" w:author="PR Preview" w:date="2026-01-01T00:00:00Z">
        <w:r>
          <w:t xml:space="preserve"> </w:t>
        </w:r>
      </w:ins>
      <w:ins w:id="3012" w:author="PR Preview" w:date="2026-01-01T00:00:00Z">
        <w:r>
          <w:t xml:space="preserve">of observations indexed by</w:t>
        </w:r>
      </w:ins>
      <w:ins w:id="3013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014" w:author="PR Preview" w:date="2026-01-01T00:00:00Z">
        <w:r>
          <w:t xml:space="preserve">,</w:t>
        </w:r>
      </w:ins>
      <w:ins w:id="3015" w:author="PR Preview" w:date="2026-01-01T00:00:00Z">
        <w:r>
          <w:t xml:space="preserve"> </w:t>
        </w:r>
      </w:ins>
      <w:ins w:id="3016" w:author="PR Preview" w:date="2026-01-01T00:00:00Z">
        <w:r>
          <w:t xml:space="preserve">used to choose among candidate</w:t>
        </w:r>
      </w:ins>
      <w:ins w:id="3017" w:author="PR Preview" w:date="2026-01-01T00:00:00Z">
        <w:r>
          <w:t xml:space="preserve"> </w:t>
        </w:r>
      </w:ins>
      <w:hyperlink w:anchor="def-fitting-procedure">
        <w:ins w:id="3018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019" w:author="PR Preview" w:date="2026-01-01T00:00:00Z">
        <w:r>
          <w:t xml:space="preserve"> </w:t>
        </w:r>
      </w:ins>
      <w:ins w:id="3020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4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bookmarkStart w:id="148" w:name="def-validation-error"/>
    <w:p>
      <w:pPr>
        <w:pStyle w:val="FirstParagraph"/>
      </w:pPr>
      <w:ins w:id="3021" w:author="PR Preview" w:date="2026-01-01T00:00:00Z">
        <w:r>
          <w:rPr>
            <w:b/>
            <w:bCs/>
          </w:rPr>
          <w:t xml:space="preserve">Definition 33 (Validation error)</w:t>
        </w:r>
      </w:ins>
      <w:ins w:id="3022" w:author="PR Preview" w:date="2026-01-01T00:00:00Z">
        <w:r>
          <w:t xml:space="preserve"> </w:t>
        </w:r>
      </w:ins>
      <w:ins w:id="3023" w:author="PR Preview" w:date="2026-01-01T00:00:00Z">
        <w:r>
          <w:t xml:space="preserve">The</w:t>
        </w:r>
      </w:ins>
      <w:ins w:id="3024" w:author="PR Preview" w:date="2026-01-01T00:00:00Z">
        <w:r>
          <w:t xml:space="preserve"> </w:t>
        </w:r>
      </w:ins>
      <w:ins w:id="3025" w:author="PR Preview" w:date="2026-01-01T00:00:00Z">
        <w:r>
          <w:rPr>
            <w:b/>
            <w:bCs/>
          </w:rPr>
          <w:t xml:space="preserve">validation error</w:t>
        </w:r>
      </w:ins>
      <w:ins w:id="3026" w:author="PR Preview" w:date="2026-01-01T00:00:00Z">
        <w:r>
          <w:t xml:space="preserve"> </w:t>
        </w:r>
      </w:ins>
      <w:ins w:id="3027" w:author="PR Preview" w:date="2026-01-01T00:00:00Z">
        <w:r>
          <w:t xml:space="preserve">of a</w:t>
        </w:r>
      </w:ins>
      <w:ins w:id="3028" w:author="PR Preview" w:date="2026-01-01T00:00:00Z">
        <w:r>
          <w:t xml:space="preserve"> </w:t>
        </w:r>
      </w:ins>
      <w:hyperlink w:anchor="def-prediction-rule">
        <w:ins w:id="302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03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031" w:author="PR Preview" w:date="2026-01-01T00:00:00Z">
        <w:r>
          <w:t xml:space="preserve"> </w:t>
        </w:r>
      </w:ins>
      <w:ins w:id="3032" w:author="PR Preview" w:date="2026-01-01T00:00:00Z">
        <w:r>
          <w:t xml:space="preserve">fitted to a</w:t>
        </w:r>
      </w:ins>
      <w:ins w:id="3033" w:author="PR Preview" w:date="2026-01-01T00:00:00Z">
        <w:r>
          <w:t xml:space="preserve"> </w:t>
        </w:r>
      </w:ins>
      <w:hyperlink w:anchor="def-training-set">
        <w:ins w:id="303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0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036" w:author="PR Preview" w:date="2026-01-01T00:00:00Z">
        <w:r>
          <w:t xml:space="preserve"> </w:t>
        </w:r>
      </w:ins>
      <w:ins w:id="3037" w:author="PR Preview" w:date="2026-01-01T00:00:00Z">
        <w:r>
          <w:t xml:space="preserve">is its sample mean</w:t>
        </w:r>
      </w:ins>
      <w:ins w:id="3038" w:author="PR Preview" w:date="2026-01-01T00:00:00Z">
        <w:r>
          <w:t xml:space="preserve"> </w:t>
        </w:r>
      </w:ins>
      <w:hyperlink w:anchor="def-observation-loss">
        <w:ins w:id="303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04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3041" w:author="PR Preview" w:date="2026-01-01T00:00:00Z">
        <w:r>
          <w:t xml:space="preserve"> </w:t>
        </w:r>
      </w:ins>
      <w:ins w:id="3042" w:author="PR Preview" w:date="2026-01-01T00:00:00Z">
        <w:r>
          <w:t xml:space="preserve">on the</w:t>
        </w:r>
      </w:ins>
      <w:ins w:id="3043" w:author="PR Preview" w:date="2026-01-01T00:00:00Z">
        <w:r>
          <w:t xml:space="preserve"> </w:t>
        </w:r>
      </w:ins>
      <w:hyperlink w:anchor="def-validation-set">
        <w:ins w:id="3044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3045" w:author="PR Preview" w:date="2026-01-01T00:00:00Z">
        <w:r>
          <w:t xml:space="preserve">, indexed by</w:t>
        </w:r>
      </w:ins>
      <w:ins w:id="304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047" w:author="PR Preview" w:date="2026-01-01T00:00:00Z">
        <w:r>
          <w:t xml:space="preserve">:</w:t>
        </w:r>
      </w:ins>
    </w:p>
    <w:p>
      <w:pPr>
        <w:pStyle w:val="BodyText"/>
      </w:pPr>
      <w:bookmarkStart w:id="14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7"/>
    </w:p>
    <w:bookmarkEnd w:id="148"/>
    <w:bookmarkStart w:id="150" w:name="def-validation-choice"/>
    <w:p>
      <w:pPr>
        <w:pStyle w:val="FirstParagraph"/>
      </w:pPr>
      <w:ins w:id="3048" w:author="PR Preview" w:date="2026-01-01T00:00:00Z">
        <w:r>
          <w:rPr>
            <w:b/>
            <w:bCs/>
          </w:rPr>
          <w:t xml:space="preserve">Definition 34 (Validation choice)</w:t>
        </w:r>
      </w:ins>
      <w:ins w:id="3049" w:author="PR Preview" w:date="2026-01-01T00:00:00Z">
        <w:r>
          <w:t xml:space="preserve"> </w:t>
        </w:r>
      </w:ins>
      <w:ins w:id="3050" w:author="PR Preview" w:date="2026-01-01T00:00:00Z">
        <w:r>
          <w:t xml:space="preserve">Given candidate</w:t>
        </w:r>
      </w:ins>
      <w:ins w:id="3051" w:author="PR Preview" w:date="2026-01-01T00:00:00Z">
        <w:r>
          <w:t xml:space="preserve"> </w:t>
        </w:r>
      </w:ins>
      <w:hyperlink w:anchor="def-fitting-procedure">
        <w:ins w:id="3052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05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054" w:author="PR Preview" w:date="2026-01-01T00:00:00Z">
        <w:r>
          <w:t xml:space="preserve">,</w:t>
        </w:r>
      </w:ins>
      <w:ins w:id="3055" w:author="PR Preview" w:date="2026-01-01T00:00:00Z">
        <w:r>
          <w:t xml:space="preserve"> </w:t>
        </w:r>
      </w:ins>
      <w:ins w:id="3056" w:author="PR Preview" w:date="2026-01-01T00:00:00Z">
        <w:r>
          <w:t xml:space="preserve">the</w:t>
        </w:r>
      </w:ins>
      <w:ins w:id="3057" w:author="PR Preview" w:date="2026-01-01T00:00:00Z">
        <w:r>
          <w:t xml:space="preserve"> </w:t>
        </w:r>
      </w:ins>
      <w:ins w:id="3058" w:author="PR Preview" w:date="2026-01-01T00:00:00Z">
        <w:r>
          <w:rPr>
            <w:b/>
            <w:bCs/>
          </w:rPr>
          <w:t xml:space="preserve">validation choice</w:t>
        </w:r>
      </w:ins>
      <w:ins w:id="305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3060" w:author="PR Preview" w:date="2026-01-01T00:00:00Z">
        <w:r>
          <w:t xml:space="preserve"> </w:t>
        </w:r>
      </w:ins>
      <w:ins w:id="3061" w:author="PR Preview" w:date="2026-01-01T00:00:00Z">
        <w:r>
          <w:t xml:space="preserve">is the index of the candidate whose</w:t>
        </w:r>
      </w:ins>
      <w:ins w:id="3062" w:author="PR Preview" w:date="2026-01-01T00:00:00Z">
        <w:r>
          <w:t xml:space="preserve"> </w:t>
        </w:r>
      </w:ins>
      <w:hyperlink w:anchor="def-prediction-rule">
        <w:ins w:id="306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064" w:author="PR Preview" w:date="2026-01-01T00:00:00Z">
        <w:r>
          <w:t xml:space="preserve">,</w:t>
        </w:r>
      </w:ins>
      <w:ins w:id="3065" w:author="PR Preview" w:date="2026-01-01T00:00:00Z">
        <w:r>
          <w:t xml:space="preserve"> </w:t>
        </w:r>
      </w:ins>
      <w:ins w:id="3066" w:author="PR Preview" w:date="2026-01-01T00:00:00Z">
        <w:r>
          <w:t xml:space="preserve">fitted to the training set</w:t>
        </w:r>
      </w:ins>
      <w:ins w:id="30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068" w:author="PR Preview" w:date="2026-01-01T00:00:00Z">
        <w:r>
          <w:t xml:space="preserve">,</w:t>
        </w:r>
      </w:ins>
      <w:ins w:id="3069" w:author="PR Preview" w:date="2026-01-01T00:00:00Z">
        <w:r>
          <w:t xml:space="preserve"> </w:t>
        </w:r>
      </w:ins>
      <w:ins w:id="3070" w:author="PR Preview" w:date="2026-01-01T00:00:00Z">
        <w:r>
          <w:t xml:space="preserve">has the smallest</w:t>
        </w:r>
      </w:ins>
      <w:ins w:id="3071" w:author="PR Preview" w:date="2026-01-01T00:00:00Z">
        <w:r>
          <w:t xml:space="preserve"> </w:t>
        </w:r>
      </w:ins>
      <w:hyperlink w:anchor="def-validation-error">
        <w:ins w:id="3072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3073" w:author="PR Preview" w:date="2026-01-01T00:00:00Z">
        <w:r>
          <w:t xml:space="preserve">:</w:t>
        </w:r>
      </w:ins>
    </w:p>
    <w:p>
      <w:pPr>
        <w:pStyle w:val="BodyText"/>
      </w:pPr>
      <w:bookmarkStart w:id="14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bookmarkStart w:id="152" w:name="def-test-set"/>
    <w:p>
      <w:pPr>
        <w:pStyle w:val="FirstParagraph"/>
      </w:pPr>
      <w:ins w:id="3074" w:author="PR Preview" w:date="2026-01-01T00:00:00Z">
        <w:r>
          <w:rPr>
            <w:b/>
            <w:bCs/>
          </w:rPr>
          <w:t xml:space="preserve">Definition 35 (Test set)</w:t>
        </w:r>
      </w:ins>
      <w:ins w:id="3075" w:author="PR Preview" w:date="2026-01-01T00:00:00Z">
        <w:r>
          <w:t xml:space="preserve"> </w:t>
        </w:r>
      </w:ins>
      <w:ins w:id="3076" w:author="PR Preview" w:date="2026-01-01T00:00:00Z">
        <w:r>
          <w:t xml:space="preserve">The</w:t>
        </w:r>
      </w:ins>
      <w:ins w:id="3077" w:author="PR Preview" w:date="2026-01-01T00:00:00Z">
        <w:r>
          <w:t xml:space="preserve"> </w:t>
        </w:r>
      </w:ins>
      <w:ins w:id="3078" w:author="PR Preview" w:date="2026-01-01T00:00:00Z">
        <w:r>
          <w:rPr>
            <w:b/>
            <w:bCs/>
          </w:rPr>
          <w:t xml:space="preserve">test set</w:t>
        </w:r>
      </w:ins>
      <w:ins w:id="3079" w:author="PR Preview" w:date="2026-01-01T00:00:00Z">
        <w:r>
          <w:t xml:space="preserve"> </w:t>
        </w:r>
      </w:ins>
      <w:ins w:id="3080" w:author="PR Preview" w:date="2026-01-01T00:00:00Z">
        <w:r>
          <w:t xml:space="preserve">of a</w:t>
        </w:r>
      </w:ins>
      <w:ins w:id="3081" w:author="PR Preview" w:date="2026-01-01T00:00:00Z">
        <w:r>
          <w:t xml:space="preserve"> </w:t>
        </w:r>
      </w:ins>
      <w:hyperlink w:anchor="def-data-splits">
        <w:ins w:id="3082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083" w:author="PR Preview" w:date="2026-01-01T00:00:00Z">
        <w:r>
          <w:t xml:space="preserve"> </w:t>
        </w:r>
      </w:ins>
      <w:ins w:id="3084" w:author="PR Preview" w:date="2026-01-01T00:00:00Z">
        <w:r>
          <w:t xml:space="preserve">is the</w:t>
        </w:r>
      </w:ins>
      <w:ins w:id="3085" w:author="PR Preview" w:date="2026-01-01T00:00:00Z">
        <w:r>
          <w:t xml:space="preserve"> </w:t>
        </w:r>
      </w:ins>
      <w:hyperlink w:anchor="def-held-out-set">
        <w:ins w:id="3086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087" w:author="PR Preview" w:date="2026-01-01T00:00:00Z">
        <w:r>
          <w:t xml:space="preserve"> </w:t>
        </w:r>
      </w:ins>
      <w:ins w:id="3088" w:author="PR Preview" w:date="2026-01-01T00:00:00Z">
        <w:r>
          <w:t xml:space="preserve">of observations indexed by</w:t>
        </w:r>
      </w:ins>
      <w:ins w:id="308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090" w:author="PR Preview" w:date="2026-01-01T00:00:00Z">
        <w:r>
          <w:t xml:space="preserve">,</w:t>
        </w:r>
      </w:ins>
      <w:ins w:id="3091" w:author="PR Preview" w:date="2026-01-01T00:00:00Z">
        <w:r>
          <w:t xml:space="preserve"> </w:t>
        </w:r>
      </w:ins>
      <w:ins w:id="3092" w:author="PR Preview" w:date="2026-01-01T00:00:00Z">
        <w:r>
          <w:t xml:space="preserve">on which the rule of the</w:t>
        </w:r>
      </w:ins>
      <w:ins w:id="3093" w:author="PR Preview" w:date="2026-01-01T00:00:00Z">
        <w:r>
          <w:t xml:space="preserve"> </w:t>
        </w:r>
      </w:ins>
      <w:hyperlink w:anchor="def-validation-choice">
        <w:ins w:id="3094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309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3096" w:author="PR Preview" w:date="2026-01-01T00:00:00Z">
        <w:r>
          <w:t xml:space="preserve"> </w:t>
        </w:r>
      </w:ins>
      <w:ins w:id="3097" w:author="PR Preview" w:date="2026-01-01T00:00:00Z">
        <w:r>
          <w:t xml:space="preserve">is scored:</w:t>
        </w:r>
      </w:ins>
    </w:p>
    <w:p>
      <w:pPr>
        <w:pStyle w:val="BodyText"/>
      </w:pPr>
      <w:bookmarkStart w:id="15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test-error"/>
    <w:p>
      <w:pPr>
        <w:pStyle w:val="FirstParagraph"/>
      </w:pPr>
      <w:ins w:id="3098" w:author="PR Preview" w:date="2026-01-01T00:00:00Z">
        <w:r>
          <w:rPr>
            <w:b/>
            <w:bCs/>
          </w:rPr>
          <w:t xml:space="preserve">Definition 36 (Test error)</w:t>
        </w:r>
      </w:ins>
      <w:ins w:id="3099" w:author="PR Preview" w:date="2026-01-01T00:00:00Z">
        <w:r>
          <w:t xml:space="preserve"> </w:t>
        </w:r>
      </w:ins>
      <w:ins w:id="3100" w:author="PR Preview" w:date="2026-01-01T00:00:00Z">
        <w:r>
          <w:t xml:space="preserve">The</w:t>
        </w:r>
      </w:ins>
      <w:ins w:id="3101" w:author="PR Preview" w:date="2026-01-01T00:00:00Z">
        <w:r>
          <w:t xml:space="preserve"> </w:t>
        </w:r>
      </w:ins>
      <w:ins w:id="3102" w:author="PR Preview" w:date="2026-01-01T00:00:00Z">
        <w:r>
          <w:rPr>
            <w:b/>
            <w:bCs/>
          </w:rPr>
          <w:t xml:space="preserve">test error</w:t>
        </w:r>
      </w:ins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of a</w:t>
        </w:r>
      </w:ins>
      <w:ins w:id="3105" w:author="PR Preview" w:date="2026-01-01T00:00:00Z">
        <w:r>
          <w:t xml:space="preserve"> </w:t>
        </w:r>
      </w:ins>
      <w:hyperlink w:anchor="def-prediction-rule">
        <w:ins w:id="310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10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108" w:author="PR Preview" w:date="2026-01-01T00:00:00Z">
        <w:r>
          <w:t xml:space="preserve"> </w:t>
        </w:r>
      </w:ins>
      <w:ins w:id="3109" w:author="PR Preview" w:date="2026-01-01T00:00:00Z">
        <w:r>
          <w:t xml:space="preserve">fitted to a</w:t>
        </w:r>
      </w:ins>
      <w:ins w:id="3110" w:author="PR Preview" w:date="2026-01-01T00:00:00Z">
        <w:r>
          <w:t xml:space="preserve"> </w:t>
        </w:r>
      </w:ins>
      <w:hyperlink w:anchor="def-training-set">
        <w:ins w:id="311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1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113" w:author="PR Preview" w:date="2026-01-01T00:00:00Z">
        <w:r>
          <w:t xml:space="preserve"> </w:t>
        </w:r>
      </w:ins>
      <w:ins w:id="3114" w:author="PR Preview" w:date="2026-01-01T00:00:00Z">
        <w:r>
          <w:t xml:space="preserve">is its sample mean</w:t>
        </w:r>
      </w:ins>
      <w:ins w:id="3115" w:author="PR Preview" w:date="2026-01-01T00:00:00Z">
        <w:r>
          <w:t xml:space="preserve"> </w:t>
        </w:r>
      </w:ins>
      <w:hyperlink w:anchor="def-observation-loss">
        <w:ins w:id="3116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11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3118" w:author="PR Preview" w:date="2026-01-01T00:00:00Z">
        <w:r>
          <w:t xml:space="preserve"> </w:t>
        </w:r>
      </w:ins>
      <w:ins w:id="3119" w:author="PR Preview" w:date="2026-01-01T00:00:00Z">
        <w:r>
          <w:t xml:space="preserve">on the</w:t>
        </w:r>
      </w:ins>
      <w:ins w:id="3120" w:author="PR Preview" w:date="2026-01-01T00:00:00Z">
        <w:r>
          <w:t xml:space="preserve"> </w:t>
        </w:r>
      </w:ins>
      <w:hyperlink w:anchor="def-test-set">
        <w:ins w:id="3121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122" w:author="PR Preview" w:date="2026-01-01T00:00:00Z">
        <w:r>
          <w:t xml:space="preserve">, indexed by</w:t>
        </w:r>
      </w:ins>
      <w:ins w:id="3123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124" w:author="PR Preview" w:date="2026-01-01T00:00:00Z">
        <w:r>
          <w:t xml:space="preserve">:</w:t>
        </w:r>
      </w:ins>
    </w:p>
    <w:p>
      <w:pPr>
        <w:pStyle w:val="BodyText"/>
      </w:pPr>
      <w:bookmarkStart w:id="15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8" w:name="rem-data-splits"/>
    <w:p>
      <w:pPr>
        <w:pStyle w:val="FirstParagraph"/>
      </w:pPr>
      <w:ins w:id="3125" w:author="PR Preview" w:date="2026-01-01T00:00:00Z">
        <w:r>
          <w:rPr>
            <w:i/>
            <w:iCs/>
          </w:rPr>
          <w:t xml:space="preserve">Remark 17</w:t>
        </w:r>
      </w:ins>
      <w:ins w:id="3126" w:author="PR Preview" w:date="2026-01-01T00:00:00Z">
        <w:r>
          <w:t xml:space="preserve"> (What each set is for). </w:t>
        </w:r>
      </w:ins>
      <w:ins w:id="3127" w:author="PR Preview" w:date="2026-01-01T00:00:00Z">
        <w:r>
          <w:t xml:space="preserve">Each set of a</w:t>
        </w:r>
      </w:ins>
      <w:ins w:id="3128" w:author="PR Preview" w:date="2026-01-01T00:00:00Z">
        <w:r>
          <w:t xml:space="preserve"> </w:t>
        </w:r>
      </w:ins>
      <w:hyperlink w:anchor="def-data-splits">
        <w:ins w:id="3129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130" w:author="PR Preview" w:date="2026-01-01T00:00:00Z">
        <w:r>
          <w:t xml:space="preserve"> </w:t>
        </w:r>
      </w:ins>
      <w:ins w:id="3131" w:author="PR Preview" w:date="2026-01-01T00:00:00Z">
        <w:r>
          <w:t xml:space="preserve">has one job:</w:t>
        </w:r>
      </w:ins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58"/>
    <w:bookmarkStart w:id="159" w:name="rem-validation-test-error"/>
    <w:p>
      <w:pPr>
        <w:pStyle w:val="BodyText"/>
      </w:pPr>
      <w:del w:id="3132" w:author="PR Preview" w:date="2026-01-01T00:00:00Z">
        <w:r>
          <w:rPr>
            <w:i/>
            <w:iCs/>
          </w:rPr>
          <w:delText xml:space="preserve">Remark 19</w:delText>
        </w:r>
      </w:del>
      <w:del w:id="3133" w:author="PR Preview" w:date="2026-01-01T00:00:00Z">
        <w:r>
          <w:delText xml:space="preserve"> (What the validation and test errors estimate). </w:delText>
        </w:r>
      </w:del>
      <w:del w:id="3134" w:author="PR Preview" w:date="2026-01-01T00:00:00Z">
        <w:r>
          <w:delText xml:space="preserve">The</w:delText>
        </w:r>
      </w:del>
      <w:del w:id="3135" w:author="PR Preview" w:date="2026-01-01T00:00:00Z">
        <w:r>
          <w:delText xml:space="preserve"> </w:delText>
        </w:r>
      </w:del>
      <w:hyperlink w:anchor="def-validation-error">
        <w:del w:id="3136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3137" w:author="PR Preview" w:date="2026-01-01T00:00:00Z">
        <w:r>
          <w:delText xml:space="preserve"> </w:delText>
        </w:r>
      </w:del>
      <w:del w:id="3138" w:author="PR Preview" w:date="2026-01-01T00:00:00Z">
        <w:r>
          <w:delText xml:space="preserve">and the</w:delText>
        </w:r>
      </w:del>
      <w:del w:id="3139" w:author="PR Preview" w:date="2026-01-01T00:00:00Z">
        <w:r>
          <w:delText xml:space="preserve"> </w:delText>
        </w:r>
      </w:del>
      <w:hyperlink w:anchor="def-test-error">
        <w:del w:id="3140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3141" w:author="PR Preview" w:date="2026-01-01T00:00:00Z">
        <w:r>
          <w:delText xml:space="preserve"> </w:delText>
        </w:r>
      </w:del>
      <w:del w:id="3142" w:author="PR Preview" w:date="2026-01-01T00:00:00Z">
        <w:r>
          <w:delText xml:space="preserve">differ from the</w:delText>
        </w:r>
      </w:del>
      <w:del w:id="3143" w:author="PR Preview" w:date="2026-01-01T00:00:00Z">
        <w:r>
          <w:delText xml:space="preserve"> </w:delText>
        </w:r>
      </w:del>
      <w:hyperlink w:anchor="def-training-mse">
        <w:del w:id="3144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3145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3146" w:author="PR Preview" w:date="2026-01-01T00:00:00Z">
        <w:r>
          <w:delText xml:space="preserve"> </w:delText>
        </w:r>
      </w:del>
      <w:del w:id="3147" w:author="PR Preview" w:date="2026-01-01T00:00:00Z">
        <w:r>
          <w:delText xml:space="preserve">only in the set that scores the rule.</w:delText>
        </w:r>
      </w:del>
      <w:del w:id="3148" w:author="PR Preview" w:date="2026-01-01T00:00:00Z">
        <w:r>
          <w:delText xml:space="preserve"> </w:delText>
        </w:r>
      </w:del>
      <w:del w:id="3149" w:author="PR Preview" w:date="2026-01-01T00:00:00Z">
        <w:r>
          <w:delText xml:space="preserve">The rule was not fitted to the validation or test set,</w:delText>
        </w:r>
      </w:del>
      <w:del w:id="3150" w:author="PR Preview" w:date="2026-01-01T00:00:00Z">
        <w:r>
          <w:delText xml:space="preserve"> </w:delText>
        </w:r>
      </w:del>
      <w:del w:id="3151" w:author="PR Preview" w:date="2026-01-01T00:00:00Z">
        <w:r>
          <w:delText xml:space="preserve">so each estimates the</w:delText>
        </w:r>
      </w:del>
      <w:del w:id="3152" w:author="PR Preview" w:date="2026-01-01T00:00:00Z">
        <w:r>
          <w:delText xml:space="preserve"> </w:delText>
        </w:r>
      </w:del>
      <w:hyperlink w:anchor="def-generalization-error">
        <w:del w:id="3153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3154" w:author="PR Preview" w:date="2026-01-01T00:00:00Z">
        <w:r>
          <w:delText xml:space="preserve"> </w:delText>
        </w:r>
      </w:del>
      <w:del w:id="3155" w:author="PR Preview" w:date="2026-01-01T00:00:00Z">
        <w:r>
          <w:delText xml:space="preserve">of the fitted rule</w:delText>
        </w:r>
      </w:del>
      <w:del w:id="3156" w:author="PR Preview" w:date="2026-01-01T00:00:00Z">
        <w:r>
          <w:delText xml:space="preserve"> </w:delText>
        </w:r>
      </w:del>
      <w:del w:id="3157" w:author="PR Preview" w:date="2026-01-01T00:00:00Z">
        <w:r>
          <w:delText xml:space="preserve">without the optimism of the training error.</w:delText>
        </w:r>
      </w:del>
      <w:del w:id="3158" w:author="PR Preview" w:date="2026-01-01T00:00:00Z">
        <w:r>
          <w:delText xml:space="preserve"> </w:delText>
        </w:r>
      </w:del>
      <w:del w:id="3159" w:author="PR Preview" w:date="2026-01-01T00:00:00Z">
        <w:r>
          <w:delText xml:space="preserve">The</w:delText>
        </w:r>
      </w:del>
      <w:del w:id="3160" w:author="PR Preview" w:date="2026-01-01T00:00:00Z">
        <w:r>
          <w:delText xml:space="preserve"> </w:delText>
        </w:r>
      </w:del>
      <w:hyperlink w:anchor="def-validation-choice">
        <w:del w:id="3161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3162" w:author="PR Preview" w:date="2026-01-01T00:00:00Z">
        <w:r>
          <w:delText xml:space="preserve"> </w:delText>
        </w:r>
      </w:del>
      <w:del w:id="3163" w:author="PR Preview" w:date="2026-01-01T00:00:00Z">
        <w:r>
          <w:delText xml:space="preserve">selects the rule with the smallest validation error,</w:delText>
        </w:r>
      </w:del>
      <w:del w:id="3164" w:author="PR Preview" w:date="2026-01-01T00:00:00Z">
        <w:r>
          <w:delText xml:space="preserve"> </w:delText>
        </w:r>
      </w:del>
      <w:del w:id="3165" w:author="PR Preview" w:date="2026-01-01T00:00:00Z">
        <w:r>
          <w:delText xml:space="preserve">so the validation error of the chosen rule is still optimistic;</w:delText>
        </w:r>
      </w:del>
      <w:del w:id="3166" w:author="PR Preview" w:date="2026-01-01T00:00:00Z">
        <w:r>
          <w:delText xml:space="preserve"> </w:delText>
        </w:r>
      </w:del>
      <w:del w:id="3167" w:author="PR Preview" w:date="2026-01-01T00:00:00Z">
        <w:r>
          <w:delText xml:space="preserve">the test error is computed once, after the choice, so it is not.</w:delText>
        </w:r>
      </w:del>
    </w:p>
    <w:p>
      <w:pPr>
        <w:pStyle w:val="BodyText"/>
      </w:pPr>
      <w:ins w:id="3168" w:author="PR Preview" w:date="2026-01-01T00:00:00Z">
        <w:r>
          <w:rPr>
            <w:i/>
            <w:iCs/>
          </w:rPr>
          <w:t xml:space="preserve">Remark 18</w:t>
        </w:r>
      </w:ins>
      <w:ins w:id="3169" w:author="PR Preview" w:date="2026-01-01T00:00:00Z">
        <w:r>
          <w:t xml:space="preserve"> (What the validation and test errors estimate). </w:t>
        </w:r>
      </w:ins>
      <w:ins w:id="3170" w:author="PR Preview" w:date="2026-01-01T00:00:00Z">
        <w:r>
          <w:t xml:space="preserve">The</w:t>
        </w:r>
      </w:ins>
      <w:ins w:id="3171" w:author="PR Preview" w:date="2026-01-01T00:00:00Z">
        <w:r>
          <w:t xml:space="preserve"> </w:t>
        </w:r>
      </w:ins>
      <w:hyperlink w:anchor="def-validation-error">
        <w:ins w:id="3172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and the</w:t>
        </w:r>
      </w:ins>
      <w:ins w:id="3175" w:author="PR Preview" w:date="2026-01-01T00:00:00Z">
        <w:r>
          <w:t xml:space="preserve"> </w:t>
        </w:r>
      </w:ins>
      <w:hyperlink w:anchor="def-test-error">
        <w:ins w:id="3176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3177" w:author="PR Preview" w:date="2026-01-01T00:00:00Z">
        <w:r>
          <w:t xml:space="preserve"> </w:t>
        </w:r>
      </w:ins>
      <w:ins w:id="3178" w:author="PR Preview" w:date="2026-01-01T00:00:00Z">
        <w:r>
          <w:t xml:space="preserve">differ from the</w:t>
        </w:r>
      </w:ins>
      <w:ins w:id="3179" w:author="PR Preview" w:date="2026-01-01T00:00:00Z">
        <w:r>
          <w:t xml:space="preserve"> </w:t>
        </w:r>
      </w:ins>
      <w:hyperlink w:anchor="def-training-mse">
        <w:ins w:id="3180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3181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3182" w:author="PR Preview" w:date="2026-01-01T00:00:00Z">
        <w:r>
          <w:t xml:space="preserve"> </w:t>
        </w:r>
      </w:ins>
      <w:ins w:id="3183" w:author="PR Preview" w:date="2026-01-01T00:00:00Z">
        <w:r>
          <w:t xml:space="preserve">only in the set that scores the rule.</w:t>
        </w:r>
      </w:ins>
      <w:ins w:id="3184" w:author="PR Preview" w:date="2026-01-01T00:00:00Z">
        <w:r>
          <w:t xml:space="preserve"> </w:t>
        </w:r>
      </w:ins>
      <w:ins w:id="3185" w:author="PR Preview" w:date="2026-01-01T00:00:00Z">
        <w:r>
          <w:t xml:space="preserve">The rule was not fitted to the validation or test set,</w:t>
        </w:r>
      </w:ins>
      <w:ins w:id="3186" w:author="PR Preview" w:date="2026-01-01T00:00:00Z">
        <w:r>
          <w:t xml:space="preserve"> </w:t>
        </w:r>
      </w:ins>
      <w:ins w:id="3187" w:author="PR Preview" w:date="2026-01-01T00:00:00Z">
        <w:r>
          <w:t xml:space="preserve">so each estimates the</w:t>
        </w:r>
      </w:ins>
      <w:ins w:id="3188" w:author="PR Preview" w:date="2026-01-01T00:00:00Z">
        <w:r>
          <w:t xml:space="preserve"> </w:t>
        </w:r>
      </w:ins>
      <w:hyperlink w:anchor="def-generalization-error">
        <w:ins w:id="3189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3190" w:author="PR Preview" w:date="2026-01-01T00:00:00Z">
        <w:r>
          <w:t xml:space="preserve"> </w:t>
        </w:r>
      </w:ins>
      <w:ins w:id="3191" w:author="PR Preview" w:date="2026-01-01T00:00:00Z">
        <w:r>
          <w:t xml:space="preserve">of the fitted rule</w:t>
        </w:r>
      </w:ins>
      <w:ins w:id="3192" w:author="PR Preview" w:date="2026-01-01T00:00:00Z">
        <w:r>
          <w:t xml:space="preserve"> </w:t>
        </w:r>
      </w:ins>
      <w:ins w:id="3193" w:author="PR Preview" w:date="2026-01-01T00:00:00Z">
        <w:r>
          <w:t xml:space="preserve">without the optimism of the training error.</w:t>
        </w:r>
      </w:ins>
      <w:ins w:id="3194" w:author="PR Preview" w:date="2026-01-01T00:00:00Z">
        <w:r>
          <w:t xml:space="preserve"> </w:t>
        </w:r>
      </w:ins>
      <w:ins w:id="3195" w:author="PR Preview" w:date="2026-01-01T00:00:00Z">
        <w:r>
          <w:t xml:space="preserve">The</w:t>
        </w:r>
      </w:ins>
      <w:ins w:id="3196" w:author="PR Preview" w:date="2026-01-01T00:00:00Z">
        <w:r>
          <w:t xml:space="preserve"> </w:t>
        </w:r>
      </w:ins>
      <w:hyperlink w:anchor="def-validation-choice">
        <w:ins w:id="3197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3198" w:author="PR Preview" w:date="2026-01-01T00:00:00Z">
        <w:r>
          <w:t xml:space="preserve"> </w:t>
        </w:r>
      </w:ins>
      <w:ins w:id="3199" w:author="PR Preview" w:date="2026-01-01T00:00:00Z">
        <w:r>
          <w:t xml:space="preserve">selects the rule with the smallest validation error,</w:t>
        </w:r>
      </w:ins>
      <w:ins w:id="3200" w:author="PR Preview" w:date="2026-01-01T00:00:00Z">
        <w:r>
          <w:t xml:space="preserve"> </w:t>
        </w:r>
      </w:ins>
      <w:ins w:id="3201" w:author="PR Preview" w:date="2026-01-01T00:00:00Z">
        <w:r>
          <w:t xml:space="preserve">so the validation error of the chosen rule is still optimistic;</w:t>
        </w:r>
      </w:ins>
      <w:ins w:id="3202" w:author="PR Preview" w:date="2026-01-01T00:00:00Z">
        <w:r>
          <w:t xml:space="preserve"> </w:t>
        </w:r>
      </w:ins>
      <w:ins w:id="3203" w:author="PR Preview" w:date="2026-01-01T00:00:00Z">
        <w:r>
          <w:t xml:space="preserve">the test error is computed once, after the choice, so it is not.</w:t>
        </w:r>
      </w:ins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59"/>
    <w:bookmarkStart w:id="182" w:name="exm-train-validation-test-split"/>
    <w:p>
      <w:pPr>
        <w:pStyle w:val="BodyText"/>
      </w:pPr>
      <w:del w:id="3204" w:author="PR Preview" w:date="2026-01-01T00:00:00Z">
        <w:r>
          <w:rPr>
            <w:b/>
            <w:bCs/>
          </w:rPr>
          <w:delText xml:space="preserve">Example 15 (Numerical example)</w:delText>
        </w:r>
      </w:del>
      <w:del w:id="3205" w:author="PR Preview" w:date="2026-01-01T00:00:00Z">
        <w:r>
          <w:delText xml:space="preserve"> </w:delText>
        </w:r>
      </w:del>
      <w:del w:id="3206" w:author="PR Preview" w:date="2026-01-01T00:00:00Z">
        <w:r>
          <w:delText xml:space="preserve">This example (</w:delText>
        </w:r>
      </w:del>
      <w:hyperlink w:anchor="exm-train-validation-test-split">
        <w:del w:id="3207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3208" w:author="PR Preview" w:date="2026-01-01T00:00:00Z">
        <w:r>
          <w:delText xml:space="preserve">)</w:delText>
        </w:r>
      </w:del>
      <w:del w:id="3209" w:author="PR Preview" w:date="2026-01-01T00:00:00Z">
        <w:r>
          <w:delText xml:space="preserve"> </w:delText>
        </w:r>
      </w:del>
      <w:del w:id="3210" w:author="PR Preview" w:date="2026-01-01T00:00:00Z">
        <w:r>
          <w:delText xml:space="preserve">uses R’s built-in</w:delText>
        </w:r>
      </w:del>
      <w:del w:id="3211" w:author="PR Preview" w:date="2026-01-01T00:00:00Z">
        <w:r>
          <w:delText xml:space="preserve"> </w:delText>
        </w:r>
      </w:del>
      <w:del w:id="3212" w:author="PR Preview" w:date="2026-01-01T00:00:00Z">
        <w:r>
          <w:rPr>
            <w:rStyle w:val="VerbatimChar"/>
          </w:rPr>
          <w:delText xml:space="preserve">mtcars</w:delText>
        </w:r>
      </w:del>
      <w:del w:id="3213" w:author="PR Preview" w:date="2026-01-01T00:00:00Z">
        <w:r>
          <w:delText xml:space="preserve"> </w:delText>
        </w:r>
      </w:del>
      <w:del w:id="3214" w:author="PR Preview" w:date="2026-01-01T00:00:00Z">
        <w:r>
          <w:delText xml:space="preserve">dataset</w:delText>
        </w:r>
      </w:del>
      <w:del w:id="3215" w:author="PR Preview" w:date="2026-01-01T00:00:00Z">
        <w:r>
          <w:delText xml:space="preserve"> </w:delText>
        </w:r>
      </w:del>
      <w:del w:id="3216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3217" w:author="PR Preview" w:date="2026-01-01T00:00:00Z">
        <w:r>
          <w:delText xml:space="preserve"> </w:delText>
        </w:r>
      </w:del>
      <w:del w:id="3218" w:author="PR Preview" w:date="2026-01-01T00:00:00Z">
        <w:r>
          <w:delText xml:space="preserve">cars)</w:delText>
        </w:r>
      </w:del>
      <w:del w:id="3219" w:author="PR Preview" w:date="2026-01-01T00:00:00Z">
        <w:r>
          <w:delText xml:space="preserve"> </w:delText>
        </w:r>
      </w:del>
      <w:del w:id="3220" w:author="PR Preview" w:date="2026-01-01T00:00:00Z">
        <w:r>
          <w:delText xml:space="preserve">to predict fuel efficiency (</w:delText>
        </w:r>
      </w:del>
      <w:del w:id="3221" w:author="PR Preview" w:date="2026-01-01T00:00:00Z">
        <w:r>
          <w:rPr>
            <w:rStyle w:val="VerbatimChar"/>
          </w:rPr>
          <w:delText xml:space="preserve">mpg</w:delText>
        </w:r>
      </w:del>
      <w:del w:id="3222" w:author="PR Preview" w:date="2026-01-01T00:00:00Z">
        <w:r>
          <w:delText xml:space="preserve">)</w:delText>
        </w:r>
      </w:del>
      <w:del w:id="3223" w:author="PR Preview" w:date="2026-01-01T00:00:00Z">
        <w:r>
          <w:delText xml:space="preserve"> </w:delText>
        </w:r>
      </w:del>
      <w:del w:id="3224" w:author="PR Preview" w:date="2026-01-01T00:00:00Z">
        <w:r>
          <w:delText xml:space="preserve">from vehicle weight (</w:delText>
        </w:r>
      </w:del>
      <w:del w:id="3225" w:author="PR Preview" w:date="2026-01-01T00:00:00Z">
        <w:r>
          <w:rPr>
            <w:rStyle w:val="VerbatimChar"/>
          </w:rPr>
          <w:delText xml:space="preserve">wt</w:delText>
        </w:r>
      </w:del>
      <w:del w:id="3226" w:author="PR Preview" w:date="2026-01-01T00:00:00Z">
        <w:r>
          <w:delText xml:space="preserve">).</w:delText>
        </w:r>
      </w:del>
      <w:del w:id="3227" w:author="PR Preview" w:date="2026-01-01T00:00:00Z">
        <w:r>
          <w:delText xml:space="preserve"> </w:delText>
        </w:r>
      </w:del>
      <w:del w:id="3228" w:author="PR Preview" w:date="2026-01-01T00:00:00Z">
        <w:r>
          <w:delText xml:space="preserve">It uses one random split</w:delText>
        </w:r>
      </w:del>
      <w:del w:id="3229" w:author="PR Preview" w:date="2026-01-01T00:00:00Z">
        <w:r>
          <w:delText xml:space="preserve"> </w:delText>
        </w:r>
      </w:del>
      <w:del w:id="3230" w:author="PR Preview" w:date="2026-01-01T00:00:00Z">
        <w:r>
          <w:delText xml:space="preserve">to compare linear,</w:delText>
        </w:r>
      </w:del>
      <w:del w:id="3231" w:author="PR Preview" w:date="2026-01-01T00:00:00Z">
        <w:r>
          <w:delText xml:space="preserve"> </w:delText>
        </w:r>
      </w:del>
      <w:del w:id="3232" w:author="PR Preview" w:date="2026-01-01T00:00:00Z">
        <w:r>
          <w:delText xml:space="preserve">quadratic,</w:delText>
        </w:r>
      </w:del>
      <w:del w:id="3233" w:author="PR Preview" w:date="2026-01-01T00:00:00Z">
        <w:r>
          <w:delText xml:space="preserve"> </w:delText>
        </w:r>
      </w:del>
      <w:del w:id="3234" w:author="PR Preview" w:date="2026-01-01T00:00:00Z">
        <w:r>
          <w:delText xml:space="preserve">cubic,</w:delText>
        </w:r>
      </w:del>
      <w:del w:id="3235" w:author="PR Preview" w:date="2026-01-01T00:00:00Z">
        <w:r>
          <w:delText xml:space="preserve"> </w:delText>
        </w:r>
      </w:del>
      <w:del w:id="3236" w:author="PR Preview" w:date="2026-01-01T00:00:00Z">
        <w:r>
          <w:delText xml:space="preserve">and quartic models</w:delText>
        </w:r>
      </w:del>
      <w:del w:id="3237" w:author="PR Preview" w:date="2026-01-01T00:00:00Z">
        <w:r>
          <w:delText xml:space="preserve"> </w:delText>
        </w:r>
      </w:del>
      <w:del w:id="3238" w:author="PR Preview" w:date="2026-01-01T00:00:00Z">
        <w:r>
          <w:delText xml:space="preserve">(</w:delText>
        </w:r>
      </w:del>
      <w:del w:id="3239" w:author="PR Preview" w:date="2026-01-01T00:00:00Z">
        <w:r>
          <w:rPr>
            <w:rStyle w:val="VerbatimChar"/>
          </w:rPr>
          <w:delText xml:space="preserve">mpg ~ wt</w:delText>
        </w:r>
      </w:del>
      <w:del w:id="3240" w:author="PR Preview" w:date="2026-01-01T00:00:00Z">
        <w:r>
          <w:delText xml:space="preserve">,</w:delText>
        </w:r>
      </w:del>
      <w:del w:id="3241" w:author="PR Preview" w:date="2026-01-01T00:00:00Z">
        <w:r>
          <w:delText xml:space="preserve"> </w:delText>
        </w:r>
      </w:del>
      <w:del w:id="3242" w:author="PR Preview" w:date="2026-01-01T00:00:00Z">
        <w:r>
          <w:rPr>
            <w:rStyle w:val="VerbatimChar"/>
          </w:rPr>
          <w:delText xml:space="preserve">mpg ~ wt + I(wt^2)</w:delText>
        </w:r>
      </w:del>
      <w:del w:id="3243" w:author="PR Preview" w:date="2026-01-01T00:00:00Z">
        <w:r>
          <w:delText xml:space="preserve">,</w:delText>
        </w:r>
      </w:del>
      <w:del w:id="3244" w:author="PR Preview" w:date="2026-01-01T00:00:00Z">
        <w:r>
          <w:delText xml:space="preserve"> </w:delText>
        </w:r>
      </w:del>
      <w:del w:id="3245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3246" w:author="PR Preview" w:date="2026-01-01T00:00:00Z">
        <w:r>
          <w:delText xml:space="preserve">,</w:delText>
        </w:r>
      </w:del>
      <w:del w:id="3247" w:author="PR Preview" w:date="2026-01-01T00:00:00Z">
        <w:r>
          <w:delText xml:space="preserve"> </w:delText>
        </w:r>
      </w:del>
      <w:del w:id="3248" w:author="PR Preview" w:date="2026-01-01T00:00:00Z">
        <w:r>
          <w:delText xml:space="preserve">and</w:delText>
        </w:r>
      </w:del>
      <w:del w:id="3249" w:author="PR Preview" w:date="2026-01-01T00:00:00Z">
        <w:r>
          <w:delText xml:space="preserve"> </w:delText>
        </w:r>
      </w:del>
      <w:del w:id="3250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3251" w:author="PR Preview" w:date="2026-01-01T00:00:00Z">
        <w:r>
          <w:delText xml:space="preserve">)</w:delText>
        </w:r>
      </w:del>
      <w:del w:id="3252" w:author="PR Preview" w:date="2026-01-01T00:00:00Z">
        <w:r>
          <w:delText xml:space="preserve"> </w:delText>
        </w:r>
      </w:del>
      <w:del w:id="3253" w:author="PR Preview" w:date="2026-01-01T00:00:00Z">
        <w:r>
          <w:delText xml:space="preserve">on a validation set,</w:delText>
        </w:r>
      </w:del>
      <w:del w:id="3254" w:author="PR Preview" w:date="2026-01-01T00:00:00Z">
        <w:r>
          <w:delText xml:space="preserve"> </w:delText>
        </w:r>
      </w:del>
      <w:del w:id="3255" w:author="PR Preview" w:date="2026-01-01T00:00:00Z">
        <w:r>
          <w:delText xml:space="preserve">then reports the chosen model’s test sRMSE</w:delText>
        </w:r>
      </w:del>
      <w:del w:id="3256" w:author="PR Preview" w:date="2026-01-01T00:00:00Z">
        <w:r>
          <w:delText xml:space="preserve"> </w:delText>
        </w:r>
      </w:del>
      <w:del w:id="3257" w:author="PR Preview" w:date="2026-01-01T00:00:00Z">
        <w:r>
          <w:delText xml:space="preserve">on untouched test data</w:delText>
        </w:r>
      </w:del>
      <w:del w:id="3258" w:author="PR Preview" w:date="2026-01-01T00:00:00Z">
        <w:r>
          <w:delText xml:space="preserve"> </w:delText>
        </w:r>
      </w:del>
      <w:del w:id="3259" w:author="PR Preview" w:date="2026-01-01T00:00:00Z">
        <w:r>
          <w:delText xml:space="preserve">(James et al. 2021, 213)</w:delText>
        </w:r>
      </w:del>
      <w:del w:id="3260" w:author="PR Preview" w:date="2026-01-01T00:00:00Z">
        <w:r>
          <w:delText xml:space="preserve">.</w:delText>
        </w:r>
      </w:del>
    </w:p>
    <w:p>
      <w:pPr>
        <w:pStyle w:val="BodyText"/>
      </w:pPr>
      <w:ins w:id="3261" w:author="PR Preview" w:date="2026-01-01T00:00:00Z">
        <w:r>
          <w:rPr>
            <w:b/>
            <w:bCs/>
          </w:rPr>
          <w:t xml:space="preserve">Example 17 (Numerical example)</w:t>
        </w:r>
      </w:ins>
      <w:ins w:id="3262" w:author="PR Preview" w:date="2026-01-01T00:00:00Z">
        <w:r>
          <w:t xml:space="preserve"> </w:t>
        </w:r>
      </w:ins>
      <w:ins w:id="3263" w:author="PR Preview" w:date="2026-01-01T00:00:00Z">
        <w:r>
          <w:t xml:space="preserve">This example (</w:t>
        </w:r>
      </w:ins>
      <w:hyperlink w:anchor="exm-train-validation-test-split">
        <w:ins w:id="3264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3265" w:author="PR Preview" w:date="2026-01-01T00:00:00Z">
        <w:r>
          <w:t xml:space="preserve">)</w:t>
        </w:r>
      </w:ins>
      <w:ins w:id="3266" w:author="PR Preview" w:date="2026-01-01T00:00:00Z">
        <w:r>
          <w:t xml:space="preserve"> </w:t>
        </w:r>
      </w:ins>
      <w:ins w:id="3267" w:author="PR Preview" w:date="2026-01-01T00:00:00Z">
        <w:r>
          <w:t xml:space="preserve">uses R’s built-in</w:t>
        </w:r>
      </w:ins>
      <w:ins w:id="3268" w:author="PR Preview" w:date="2026-01-01T00:00:00Z">
        <w:r>
          <w:t xml:space="preserve"> </w:t>
        </w:r>
      </w:ins>
      <w:ins w:id="3269" w:author="PR Preview" w:date="2026-01-01T00:00:00Z">
        <w:r>
          <w:rPr>
            <w:rStyle w:val="VerbatimChar"/>
          </w:rPr>
          <w:t xml:space="preserve">mtcars</w:t>
        </w:r>
      </w:ins>
      <w:ins w:id="3270" w:author="PR Preview" w:date="2026-01-01T00:00:00Z">
        <w:r>
          <w:t xml:space="preserve"> </w:t>
        </w:r>
      </w:ins>
      <w:ins w:id="3271" w:author="PR Preview" w:date="2026-01-01T00:00:00Z">
        <w:r>
          <w:t xml:space="preserve">dataset</w:t>
        </w:r>
      </w:ins>
      <w:ins w:id="3272" w:author="PR Preview" w:date="2026-01-01T00:00:00Z">
        <w:r>
          <w:t xml:space="preserve"> </w:t>
        </w:r>
      </w:ins>
      <w:ins w:id="3273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3274" w:author="PR Preview" w:date="2026-01-01T00:00:00Z">
        <w:r>
          <w:t xml:space="preserve"> </w:t>
        </w:r>
      </w:ins>
      <w:ins w:id="3275" w:author="PR Preview" w:date="2026-01-01T00:00:00Z">
        <w:r>
          <w:t xml:space="preserve">cars)</w:t>
        </w:r>
      </w:ins>
      <w:ins w:id="3276" w:author="PR Preview" w:date="2026-01-01T00:00:00Z">
        <w:r>
          <w:t xml:space="preserve"> </w:t>
        </w:r>
      </w:ins>
      <w:ins w:id="3277" w:author="PR Preview" w:date="2026-01-01T00:00:00Z">
        <w:r>
          <w:t xml:space="preserve">to predict fuel efficiency (</w:t>
        </w:r>
      </w:ins>
      <w:ins w:id="3278" w:author="PR Preview" w:date="2026-01-01T00:00:00Z">
        <w:r>
          <w:rPr>
            <w:rStyle w:val="VerbatimChar"/>
          </w:rPr>
          <w:t xml:space="preserve">mpg</w:t>
        </w:r>
      </w:ins>
      <w:ins w:id="3279" w:author="PR Preview" w:date="2026-01-01T00:00:00Z">
        <w:r>
          <w:t xml:space="preserve">)</w:t>
        </w:r>
      </w:ins>
      <w:ins w:id="3280" w:author="PR Preview" w:date="2026-01-01T00:00:00Z">
        <w:r>
          <w:t xml:space="preserve"> </w:t>
        </w:r>
      </w:ins>
      <w:ins w:id="3281" w:author="PR Preview" w:date="2026-01-01T00:00:00Z">
        <w:r>
          <w:t xml:space="preserve">from vehicle weight (</w:t>
        </w:r>
      </w:ins>
      <w:ins w:id="3282" w:author="PR Preview" w:date="2026-01-01T00:00:00Z">
        <w:r>
          <w:rPr>
            <w:rStyle w:val="VerbatimChar"/>
          </w:rPr>
          <w:t xml:space="preserve">wt</w:t>
        </w:r>
      </w:ins>
      <w:ins w:id="3283" w:author="PR Preview" w:date="2026-01-01T00:00:00Z">
        <w:r>
          <w:t xml:space="preserve">).</w:t>
        </w:r>
      </w:ins>
      <w:ins w:id="3284" w:author="PR Preview" w:date="2026-01-01T00:00:00Z">
        <w:r>
          <w:t xml:space="preserve"> </w:t>
        </w:r>
      </w:ins>
      <w:ins w:id="3285" w:author="PR Preview" w:date="2026-01-01T00:00:00Z">
        <w:r>
          <w:t xml:space="preserve">It uses one random split</w:t>
        </w:r>
      </w:ins>
      <w:ins w:id="3286" w:author="PR Preview" w:date="2026-01-01T00:00:00Z">
        <w:r>
          <w:t xml:space="preserve"> </w:t>
        </w:r>
      </w:ins>
      <w:ins w:id="3287" w:author="PR Preview" w:date="2026-01-01T00:00:00Z">
        <w:r>
          <w:t xml:space="preserve">to compare linear,</w:t>
        </w:r>
      </w:ins>
      <w:ins w:id="3288" w:author="PR Preview" w:date="2026-01-01T00:00:00Z">
        <w:r>
          <w:t xml:space="preserve"> </w:t>
        </w:r>
      </w:ins>
      <w:ins w:id="3289" w:author="PR Preview" w:date="2026-01-01T00:00:00Z">
        <w:r>
          <w:t xml:space="preserve">quadratic,</w:t>
        </w:r>
      </w:ins>
      <w:ins w:id="3290" w:author="PR Preview" w:date="2026-01-01T00:00:00Z">
        <w:r>
          <w:t xml:space="preserve"> </w:t>
        </w:r>
      </w:ins>
      <w:ins w:id="3291" w:author="PR Preview" w:date="2026-01-01T00:00:00Z">
        <w:r>
          <w:t xml:space="preserve">cubic,</w:t>
        </w:r>
      </w:ins>
      <w:ins w:id="3292" w:author="PR Preview" w:date="2026-01-01T00:00:00Z">
        <w:r>
          <w:t xml:space="preserve"> </w:t>
        </w:r>
      </w:ins>
      <w:ins w:id="3293" w:author="PR Preview" w:date="2026-01-01T00:00:00Z">
        <w:r>
          <w:t xml:space="preserve">and quartic models</w:t>
        </w:r>
      </w:ins>
      <w:ins w:id="3294" w:author="PR Preview" w:date="2026-01-01T00:00:00Z">
        <w:r>
          <w:t xml:space="preserve"> </w:t>
        </w:r>
      </w:ins>
      <w:ins w:id="3295" w:author="PR Preview" w:date="2026-01-01T00:00:00Z">
        <w:r>
          <w:t xml:space="preserve">(</w:t>
        </w:r>
      </w:ins>
      <w:ins w:id="3296" w:author="PR Preview" w:date="2026-01-01T00:00:00Z">
        <w:r>
          <w:rPr>
            <w:rStyle w:val="VerbatimChar"/>
          </w:rPr>
          <w:t xml:space="preserve">mpg ~ wt</w:t>
        </w:r>
      </w:ins>
      <w:ins w:id="3297" w:author="PR Preview" w:date="2026-01-01T00:00:00Z">
        <w:r>
          <w:t xml:space="preserve">,</w:t>
        </w:r>
      </w:ins>
      <w:ins w:id="3298" w:author="PR Preview" w:date="2026-01-01T00:00:00Z">
        <w:r>
          <w:t xml:space="preserve"> </w:t>
        </w:r>
      </w:ins>
      <w:ins w:id="3299" w:author="PR Preview" w:date="2026-01-01T00:00:00Z">
        <w:r>
          <w:rPr>
            <w:rStyle w:val="VerbatimChar"/>
          </w:rPr>
          <w:t xml:space="preserve">mpg ~ wt + I(wt^2)</w:t>
        </w:r>
      </w:ins>
      <w:ins w:id="3300" w:author="PR Preview" w:date="2026-01-01T00:00:00Z">
        <w:r>
          <w:t xml:space="preserve">,</w:t>
        </w:r>
      </w:ins>
      <w:ins w:id="3301" w:author="PR Preview" w:date="2026-01-01T00:00:00Z">
        <w:r>
          <w:t xml:space="preserve"> </w:t>
        </w:r>
      </w:ins>
      <w:ins w:id="3302" w:author="PR Preview" w:date="2026-01-01T00:00:00Z">
        <w:r>
          <w:rPr>
            <w:rStyle w:val="VerbatimChar"/>
          </w:rPr>
          <w:t xml:space="preserve">mpg ~ wt + I(wt^2) + I(wt^3)</w:t>
        </w:r>
      </w:ins>
      <w:ins w:id="3303" w:author="PR Preview" w:date="2026-01-01T00:00:00Z">
        <w:r>
          <w:t xml:space="preserve">,</w:t>
        </w:r>
      </w:ins>
      <w:ins w:id="3304" w:author="PR Preview" w:date="2026-01-01T00:00:00Z">
        <w:r>
          <w:t xml:space="preserve"> </w:t>
        </w:r>
      </w:ins>
      <w:ins w:id="3305" w:author="PR Preview" w:date="2026-01-01T00:00:00Z">
        <w:r>
          <w:t xml:space="preserve">and</w:t>
        </w:r>
      </w:ins>
      <w:ins w:id="3306" w:author="PR Preview" w:date="2026-01-01T00:00:00Z">
        <w:r>
          <w:t xml:space="preserve"> </w:t>
        </w:r>
      </w:ins>
      <w:ins w:id="3307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3308" w:author="PR Preview" w:date="2026-01-01T00:00:00Z">
        <w:r>
          <w:t xml:space="preserve">)</w:t>
        </w:r>
      </w:ins>
      <w:ins w:id="3309" w:author="PR Preview" w:date="2026-01-01T00:00:00Z">
        <w:r>
          <w:t xml:space="preserve"> </w:t>
        </w:r>
      </w:ins>
      <w:ins w:id="3310" w:author="PR Preview" w:date="2026-01-01T00:00:00Z">
        <w:r>
          <w:t xml:space="preserve">on a validation set,</w:t>
        </w:r>
      </w:ins>
      <w:ins w:id="3311" w:author="PR Preview" w:date="2026-01-01T00:00:00Z">
        <w:r>
          <w:t xml:space="preserve"> </w:t>
        </w:r>
      </w:ins>
      <w:ins w:id="3312" w:author="PR Preview" w:date="2026-01-01T00:00:00Z">
        <w:r>
          <w:t xml:space="preserve">then reports the chosen model’s test sRMSE</w:t>
        </w:r>
      </w:ins>
      <w:ins w:id="3313" w:author="PR Preview" w:date="2026-01-01T00:00:00Z">
        <w:r>
          <w:t xml:space="preserve"> </w:t>
        </w:r>
      </w:ins>
      <w:ins w:id="3314" w:author="PR Preview" w:date="2026-01-01T00:00:00Z">
        <w:r>
          <w:t xml:space="preserve">on untouched test data</w:t>
        </w:r>
      </w:ins>
      <w:ins w:id="3315" w:author="PR Preview" w:date="2026-01-01T00:00:00Z">
        <w:r>
          <w:t xml:space="preserve"> </w:t>
        </w:r>
      </w:ins>
      <w:ins w:id="3316" w:author="PR Preview" w:date="2026-01-01T00:00:00Z">
        <w:r>
          <w:t xml:space="preserve">(James et al. 2021, 213)</w:t>
        </w:r>
      </w:ins>
      <w:ins w:id="3317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6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7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82"/>
    <w:bookmarkEnd w:id="183"/>
    <w:bookmarkStart w:id="21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4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184"/>
    <w:bookmarkStart w:id="185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5"/>
    <w:bookmarkStart w:id="187" w:name="def-folds"/>
    <w:p>
      <w:pPr>
        <w:pStyle w:val="FirstParagraph"/>
      </w:pPr>
      <w:del w:id="3318" w:author="PR Preview" w:date="2026-01-01T00:00:00Z">
        <w:r>
          <w:rPr>
            <w:b/>
            <w:bCs/>
          </w:rPr>
          <w:delText xml:space="preserve">Definition 36 (Folds)</w:delText>
        </w:r>
      </w:del>
      <w:del w:id="3319" w:author="PR Preview" w:date="2026-01-01T00:00:00Z">
        <w:r>
          <w:delText xml:space="preserve"> </w:delText>
        </w:r>
      </w:del>
      <w:del w:id="3320" w:author="PR Preview" w:date="2026-01-01T00:00:00Z">
        <w:r>
          <w:delText xml:space="preserve">A division of a</w:delText>
        </w:r>
      </w:del>
      <w:del w:id="3321" w:author="PR Preview" w:date="2026-01-01T00:00:00Z">
        <w:r>
          <w:delText xml:space="preserve"> </w:delText>
        </w:r>
      </w:del>
      <w:hyperlink w:anchor="def-training-set">
        <w:del w:id="332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3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324" w:author="PR Preview" w:date="2026-01-01T00:00:00Z">
        <w:r>
          <w:delText xml:space="preserve">,</w:delText>
        </w:r>
      </w:del>
      <w:del w:id="3325" w:author="PR Preview" w:date="2026-01-01T00:00:00Z">
        <w:r>
          <w:delText xml:space="preserve"> </w:delText>
        </w:r>
      </w:del>
      <w:del w:id="3326" w:author="PR Preview" w:date="2026-01-01T00:00:00Z">
        <w:r>
          <w:delText xml:space="preserve">indexed by</w:delText>
        </w:r>
      </w:del>
      <w:del w:id="3327" w:author="PR Preview" w:date="2026-01-01T00:00:00Z">
        <w:r>
          <w:delText xml:space="preserve"> </w:delText>
        </w:r>
      </w:del>
      <m:oMath>
        <m:r>
          <m:t>I</m:t>
        </m:r>
      </m:oMath>
      <w:del w:id="3328" w:author="PR Preview" w:date="2026-01-01T00:00:00Z">
        <w:r>
          <w:delText xml:space="preserve">, into</w:delText>
        </w:r>
      </w:del>
      <w:del w:id="3329" w:author="PR Preview" w:date="2026-01-01T00:00:00Z">
        <w:r>
          <w:delText xml:space="preserve"> </w:delText>
        </w:r>
      </w:del>
      <m:oMath>
        <m:r>
          <m:t>k</m:t>
        </m:r>
      </m:oMath>
      <w:del w:id="3330" w:author="PR Preview" w:date="2026-01-01T00:00:00Z">
        <w:r>
          <w:delText xml:space="preserve"> </w:delText>
        </w:r>
      </w:del>
      <w:del w:id="3331" w:author="PR Preview" w:date="2026-01-01T00:00:00Z">
        <w:r>
          <w:rPr>
            <w:b/>
            <w:bCs/>
          </w:rPr>
          <w:delText xml:space="preserve">folds</w:delText>
        </w:r>
      </w:del>
      <w:del w:id="3332" w:author="PR Preview" w:date="2026-01-01T00:00:00Z">
        <w:r>
          <w:delText xml:space="preserve"> </w:delText>
        </w:r>
      </w:del>
      <w:del w:id="3333" w:author="PR Preview" w:date="2026-01-01T00:00:00Z">
        <w:r>
          <w:delText xml:space="preserve">is a partition of</w:delText>
        </w:r>
      </w:del>
      <w:del w:id="3334" w:author="PR Preview" w:date="2026-01-01T00:00:00Z">
        <w:r>
          <w:delText xml:space="preserve"> </w:delText>
        </w:r>
      </w:del>
      <m:oMath>
        <m:r>
          <m:t>I</m:t>
        </m:r>
      </m:oMath>
      <w:del w:id="3335" w:author="PR Preview" w:date="2026-01-01T00:00:00Z">
        <w:r>
          <w:delText xml:space="preserve"> </w:delText>
        </w:r>
      </w:del>
      <w:del w:id="3336" w:author="PR Preview" w:date="2026-01-01T00:00:00Z">
        <w:r>
          <w:delText xml:space="preserve">into</w:delText>
        </w:r>
      </w:del>
      <w:del w:id="3337" w:author="PR Preview" w:date="2026-01-01T00:00:00Z">
        <w:r>
          <w:delText xml:space="preserve"> </w:delText>
        </w:r>
      </w:del>
      <m:oMath>
        <m:r>
          <m:t>k</m:t>
        </m:r>
      </m:oMath>
      <w:del w:id="3338" w:author="PR Preview" w:date="2026-01-01T00:00:00Z">
        <w:r>
          <w:delText xml:space="preserve"> </w:delText>
        </w:r>
      </w:del>
      <w:del w:id="3339" w:author="PR Preview" w:date="2026-01-01T00:00:00Z">
        <w:r>
          <w:delText xml:space="preserve">nonempty, disjoint subsets</w:delText>
        </w:r>
      </w:del>
      <w:del w:id="33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341" w:author="PR Preview" w:date="2026-01-01T00:00:00Z">
        <w:r>
          <w:delText xml:space="preserve">:</w:delText>
        </w:r>
      </w:del>
    </w:p>
    <w:p>
      <w:pPr>
        <w:pStyle w:val="BodyText"/>
      </w:pPr>
      <w:bookmarkStart w:id="18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del w:id="3342" w:author="PR Preview" w:date="2026-01-01T00:00:00Z">
        <w:r>
          <w:rPr>
            <w:i/>
            <w:iCs/>
          </w:rPr>
          <w:delText xml:space="preserve">Remark 20</w:delText>
        </w:r>
      </w:del>
      <w:del w:id="3343" w:author="PR Preview" w:date="2026-01-01T00:00:00Z">
        <w:r>
          <w:delText xml:space="preserve"> (Source: Folds). </w:delText>
        </w:r>
      </w:del>
      <w:del w:id="3344" w:author="PR Preview" w:date="2026-01-01T00:00:00Z">
        <w:r>
          <w:delText xml:space="preserve">James et al. (2021, sec. 5.1.3)</w:delText>
        </w:r>
      </w:del>
      <w:del w:id="3345" w:author="PR Preview" w:date="2026-01-01T00:00:00Z">
        <w:r>
          <w:delText xml:space="preserve"> </w:delText>
        </w:r>
      </w:del>
      <w:del w:id="3346" w:author="PR Preview" w:date="2026-01-01T00:00:00Z">
        <w:r>
          <w:delText xml:space="preserve">and</w:delText>
        </w:r>
      </w:del>
      <w:del w:id="3347" w:author="PR Preview" w:date="2026-01-01T00:00:00Z">
        <w:r>
          <w:delText xml:space="preserve"> </w:delText>
        </w:r>
      </w:del>
      <w:del w:id="3348" w:author="PR Preview" w:date="2026-01-01T00:00:00Z">
        <w:r>
          <w:delText xml:space="preserve">Hastie et al. (2009, sec. 7.10.1)</w:delText>
        </w:r>
      </w:del>
      <w:del w:id="3349" w:author="PR Preview" w:date="2026-01-01T00:00:00Z">
        <w:r>
          <w:delText xml:space="preserve">,</w:delText>
        </w:r>
      </w:del>
      <w:del w:id="3350" w:author="PR Preview" w:date="2026-01-01T00:00:00Z">
        <w:r>
          <w:delText xml:space="preserve"> </w:delText>
        </w:r>
      </w:del>
      <w:del w:id="3351" w:author="PR Preview" w:date="2026-01-01T00:00:00Z">
        <w:r>
          <w:delText xml:space="preserve">who split the data into</w:delText>
        </w:r>
      </w:del>
      <w:del w:id="3352" w:author="PR Preview" w:date="2026-01-01T00:00:00Z">
        <w:r>
          <w:delText xml:space="preserve"> </w:delText>
        </w:r>
      </w:del>
      <m:oMath>
        <m:r>
          <m:t>k</m:t>
        </m:r>
      </m:oMath>
      <w:del w:id="3353" w:author="PR Preview" w:date="2026-01-01T00:00:00Z">
        <w:r>
          <w:delText xml:space="preserve"> </w:delText>
        </w:r>
      </w:del>
      <w:del w:id="3354" w:author="PR Preview" w:date="2026-01-01T00:00:00Z">
        <w:r>
          <w:delText xml:space="preserve">roughly equal-sized parts.</w:delText>
        </w:r>
      </w:del>
    </w:p>
    <w:p>
      <w:pPr>
        <w:pStyle w:val="BodyText"/>
      </w:pPr>
      <w:del w:id="3355" w:author="PR Preview" w:date="2026-01-01T00:00:00Z">
        <w:r>
          <w:rPr>
            <w:b/>
            <w:bCs/>
          </w:rPr>
          <w:delText xml:space="preserve">Definition 37 (Fold size)</w:delText>
        </w:r>
      </w:del>
      <w:del w:id="3356" w:author="PR Preview" w:date="2026-01-01T00:00:00Z">
        <w:r>
          <w:delText xml:space="preserve"> </w:delText>
        </w:r>
      </w:del>
      <w:del w:id="3357" w:author="PR Preview" w:date="2026-01-01T00:00:00Z">
        <w:r>
          <w:delText xml:space="preserve">The</w:delText>
        </w:r>
      </w:del>
      <w:del w:id="3358" w:author="PR Preview" w:date="2026-01-01T00:00:00Z">
        <w:r>
          <w:delText xml:space="preserve"> </w:delText>
        </w:r>
      </w:del>
      <w:del w:id="3359" w:author="PR Preview" w:date="2026-01-01T00:00:00Z">
        <w:r>
          <w:rPr>
            <w:b/>
            <w:bCs/>
          </w:rPr>
          <w:delText xml:space="preserve">size</w:delText>
        </w:r>
      </w:del>
      <w:del w:id="3360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361" w:author="PR Preview" w:date="2026-01-01T00:00:00Z">
        <w:r>
          <w:delText xml:space="preserve"> </w:delText>
        </w:r>
      </w:del>
      <w:del w:id="3362" w:author="PR Preview" w:date="2026-01-01T00:00:00Z">
        <w:r>
          <w:delText xml:space="preserve">of</w:delText>
        </w:r>
      </w:del>
      <w:del w:id="3363" w:author="PR Preview" w:date="2026-01-01T00:00:00Z">
        <w:r>
          <w:delText xml:space="preserve"> </w:delText>
        </w:r>
      </w:del>
      <w:hyperlink w:anchor="def-folds">
        <w:del w:id="3364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36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366" w:author="PR Preview" w:date="2026-01-01T00:00:00Z">
        <w:r>
          <w:delText xml:space="preserve"> </w:delText>
        </w:r>
      </w:del>
      <w:del w:id="3367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18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del w:id="3368" w:author="PR Preview" w:date="2026-01-01T00:00:00Z">
        <w:r>
          <w:rPr>
            <w:b/>
            <w:bCs/>
          </w:rPr>
          <w:delText xml:space="preserve">Definition 38 (Fold assignment)</w:delText>
        </w:r>
      </w:del>
      <w:del w:id="3369" w:author="PR Preview" w:date="2026-01-01T00:00:00Z">
        <w:r>
          <w:delText xml:space="preserve"> </w:delText>
        </w:r>
      </w:del>
      <w:del w:id="3370" w:author="PR Preview" w:date="2026-01-01T00:00:00Z">
        <w:r>
          <w:delText xml:space="preserve">Given</w:delText>
        </w:r>
      </w:del>
      <w:del w:id="3371" w:author="PR Preview" w:date="2026-01-01T00:00:00Z">
        <w:r>
          <w:delText xml:space="preserve"> </w:delText>
        </w:r>
      </w:del>
      <w:hyperlink w:anchor="def-folds">
        <w:del w:id="3372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37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374" w:author="PR Preview" w:date="2026-01-01T00:00:00Z">
        <w:r>
          <w:delText xml:space="preserve">,</w:delText>
        </w:r>
      </w:del>
      <w:del w:id="3375" w:author="PR Preview" w:date="2026-01-01T00:00:00Z">
        <w:r>
          <w:delText xml:space="preserve"> </w:delText>
        </w:r>
      </w:del>
      <w:del w:id="3376" w:author="PR Preview" w:date="2026-01-01T00:00:00Z">
        <w:r>
          <w:delText xml:space="preserve">the</w:delText>
        </w:r>
      </w:del>
      <w:del w:id="3377" w:author="PR Preview" w:date="2026-01-01T00:00:00Z">
        <w:r>
          <w:delText xml:space="preserve"> </w:delText>
        </w:r>
      </w:del>
      <w:del w:id="3378" w:author="PR Preview" w:date="2026-01-01T00:00:00Z">
        <w:r>
          <w:rPr>
            <w:b/>
            <w:bCs/>
          </w:rPr>
          <w:delText xml:space="preserve">fold assignment</w:delText>
        </w:r>
      </w:del>
      <w:del w:id="337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380" w:author="PR Preview" w:date="2026-01-01T00:00:00Z">
        <w:r>
          <w:delText xml:space="preserve"> </w:delText>
        </w:r>
      </w:del>
      <w:del w:id="3381" w:author="PR Preview" w:date="2026-01-01T00:00:00Z">
        <w:r>
          <w:delText xml:space="preserve">of observation</w:delText>
        </w:r>
      </w:del>
      <w:del w:id="3382" w:author="PR Preview" w:date="2026-01-01T00:00:00Z">
        <w:r>
          <w:delText xml:space="preserve"> </w:delText>
        </w:r>
      </w:del>
      <m:oMath>
        <m:r>
          <m:t>i</m:t>
        </m:r>
      </m:oMath>
      <w:del w:id="3383" w:author="PR Preview" w:date="2026-01-01T00:00:00Z">
        <w:r>
          <w:delText xml:space="preserve"> </w:delText>
        </w:r>
      </w:del>
      <w:del w:id="3384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bookmarkStart w:id="18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del w:id="3385" w:author="PR Preview" w:date="2026-01-01T00:00:00Z">
        <w:r>
          <w:rPr>
            <w:i/>
            <w:iCs/>
          </w:rPr>
          <w:delText xml:space="preserve">Remark 21</w:delText>
        </w:r>
      </w:del>
      <w:del w:id="3386" w:author="PR Preview" w:date="2026-01-01T00:00:00Z">
        <w:r>
          <w:delText xml:space="preserve"> (Source: Fold assignment). </w:delText>
        </w:r>
      </w:del>
      <w:del w:id="3387" w:author="PR Preview" w:date="2026-01-01T00:00:00Z">
        <w:r>
          <w:delText xml:space="preserve">The fold-assignment function</w:delText>
        </w:r>
      </w:del>
      <w:del w:id="3388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389" w:author="PR Preview" w:date="2026-01-01T00:00:00Z">
        <w:r>
          <w:delText xml:space="preserve"> </w:delText>
        </w:r>
      </w:del>
      <w:del w:id="3390" w:author="PR Preview" w:date="2026-01-01T00:00:00Z">
        <w:r>
          <w:delText xml:space="preserve">follows</w:delText>
        </w:r>
      </w:del>
      <w:del w:id="3391" w:author="PR Preview" w:date="2026-01-01T00:00:00Z">
        <w:r>
          <w:delText xml:space="preserve"> </w:delText>
        </w:r>
      </w:del>
      <w:del w:id="3392" w:author="PR Preview" w:date="2026-01-01T00:00:00Z">
        <w:r>
          <w:delText xml:space="preserve">Hastie et al. (2009, sec. 7.10.1)</w:delText>
        </w:r>
      </w:del>
      <w:del w:id="3393" w:author="PR Preview" w:date="2026-01-01T00:00:00Z">
        <w:r>
          <w:delText xml:space="preserve">.</w:delText>
        </w:r>
      </w:del>
    </w:p>
    <w:p>
      <w:pPr>
        <w:pStyle w:val="BodyText"/>
      </w:pPr>
      <w:del w:id="3394" w:author="PR Preview" w:date="2026-01-01T00:00:00Z">
        <w:r>
          <w:rPr>
            <w:b/>
            <w:bCs/>
          </w:rPr>
          <w:delText xml:space="preserve">Definition 39 (Fold-out rule)</w:delText>
        </w:r>
      </w:del>
      <w:del w:id="3395" w:author="PR Preview" w:date="2026-01-01T00:00:00Z">
        <w:r>
          <w:delText xml:space="preserve"> </w:delText>
        </w:r>
      </w:del>
      <w:del w:id="3396" w:author="PR Preview" w:date="2026-01-01T00:00:00Z">
        <w:r>
          <w:delText xml:space="preserve">For</w:delText>
        </w:r>
      </w:del>
      <w:del w:id="3397" w:author="PR Preview" w:date="2026-01-01T00:00:00Z">
        <w:r>
          <w:delText xml:space="preserve"> </w:delText>
        </w:r>
      </w:del>
      <w:hyperlink w:anchor="def-folds">
        <w:del w:id="339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3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400" w:author="PR Preview" w:date="2026-01-01T00:00:00Z">
        <w:r>
          <w:delText xml:space="preserve">,</w:delText>
        </w:r>
      </w:del>
      <w:del w:id="3401" w:author="PR Preview" w:date="2026-01-01T00:00:00Z">
        <w:r>
          <w:delText xml:space="preserve"> </w:delText>
        </w:r>
      </w:del>
      <w:del w:id="3402" w:author="PR Preview" w:date="2026-01-01T00:00:00Z">
        <w:r>
          <w:delText xml:space="preserve">the</w:delText>
        </w:r>
      </w:del>
      <w:del w:id="3403" w:author="PR Preview" w:date="2026-01-01T00:00:00Z">
        <w:r>
          <w:delText xml:space="preserve"> </w:delText>
        </w:r>
      </w:del>
      <w:del w:id="3404" w:author="PR Preview" w:date="2026-01-01T00:00:00Z">
        <w:r>
          <w:rPr>
            <w:b/>
            <w:bCs/>
          </w:rPr>
          <w:delText xml:space="preserve">fold-out rule</w:delText>
        </w:r>
      </w:del>
      <w:del w:id="3405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406" w:author="PR Preview" w:date="2026-01-01T00:00:00Z">
        <w:r>
          <w:delText xml:space="preserve"> </w:delText>
        </w:r>
      </w:del>
      <w:del w:id="3407" w:author="PR Preview" w:date="2026-01-01T00:00:00Z">
        <w:r>
          <w:delText xml:space="preserve">is the</w:delText>
        </w:r>
      </w:del>
      <w:del w:id="3408" w:author="PR Preview" w:date="2026-01-01T00:00:00Z">
        <w:r>
          <w:delText xml:space="preserve"> </w:delText>
        </w:r>
      </w:del>
      <w:hyperlink w:anchor="def-prediction-rule">
        <w:del w:id="340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410" w:author="PR Preview" w:date="2026-01-01T00:00:00Z">
        <w:r>
          <w:delText xml:space="preserve"> </w:delText>
        </w:r>
      </w:del>
      <w:del w:id="3411" w:author="PR Preview" w:date="2026-01-01T00:00:00Z">
        <w:r>
          <w:delText xml:space="preserve">that a</w:delText>
        </w:r>
      </w:del>
      <w:del w:id="3412" w:author="PR Preview" w:date="2026-01-01T00:00:00Z">
        <w:r>
          <w:delText xml:space="preserve"> </w:delText>
        </w:r>
      </w:del>
      <w:hyperlink w:anchor="def-fitting-procedure">
        <w:del w:id="341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414" w:author="PR Preview" w:date="2026-01-01T00:00:00Z">
        <w:r>
          <w:delText xml:space="preserve"> </w:delText>
        </w:r>
      </w:del>
      <m:oMath>
        <m:r>
          <m:t>g</m:t>
        </m:r>
      </m:oMath>
      <w:del w:id="3415" w:author="PR Preview" w:date="2026-01-01T00:00:00Z">
        <w:r>
          <w:delText xml:space="preserve"> </w:delText>
        </w:r>
      </w:del>
      <w:del w:id="3416" w:author="PR Preview" w:date="2026-01-01T00:00:00Z">
        <w:r>
          <w:delText xml:space="preserve">produces</w:delText>
        </w:r>
      </w:del>
      <w:del w:id="3417" w:author="PR Preview" w:date="2026-01-01T00:00:00Z">
        <w:r>
          <w:delText xml:space="preserve"> </w:delText>
        </w:r>
      </w:del>
      <w:del w:id="3418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bookmarkStart w:id="19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p>
      <w:pPr>
        <w:pStyle w:val="FirstParagraph"/>
      </w:pPr>
      <w:del w:id="3419" w:author="PR Preview" w:date="2026-01-01T00:00:00Z">
        <w:r>
          <w:rPr>
            <w:i/>
            <w:iCs/>
          </w:rPr>
          <w:delText xml:space="preserve">Remark 22</w:delText>
        </w:r>
      </w:del>
      <w:del w:id="3420" w:author="PR Preview" w:date="2026-01-01T00:00:00Z">
        <w:r>
          <w:delText xml:space="preserve"> (Source: Fold-out rule). </w:delText>
        </w:r>
      </w:del>
      <w:del w:id="3421" w:author="PR Preview" w:date="2026-01-01T00:00:00Z">
        <w:r>
          <w:delText xml:space="preserve">Hastie et al. (2009, sec. 7.10.1)</w:delText>
        </w:r>
      </w:del>
      <w:del w:id="3422" w:author="PR Preview" w:date="2026-01-01T00:00:00Z">
        <w:r>
          <w:delText xml:space="preserve">,</w:delText>
        </w:r>
      </w:del>
      <w:del w:id="3423" w:author="PR Preview" w:date="2026-01-01T00:00:00Z">
        <w:r>
          <w:delText xml:space="preserve"> </w:delText>
        </w:r>
      </w:del>
      <w:del w:id="3424" w:author="PR Preview" w:date="2026-01-01T00:00:00Z">
        <w:r>
          <w:delText xml:space="preserve">who write the fitted function with the</w:delText>
        </w:r>
      </w:del>
      <w:del w:id="3425" w:author="PR Preview" w:date="2026-01-01T00:00:00Z">
        <w:r>
          <w:delText xml:space="preserve"> </w:delText>
        </w:r>
      </w:del>
      <m:oMath>
        <m:r>
          <m:t>k</m:t>
        </m:r>
      </m:oMath>
      <w:del w:id="3426" w:author="PR Preview" w:date="2026-01-01T00:00:00Z">
        <w:r>
          <w:delText xml:space="preserve">th part of the data removed as</w:delText>
        </w:r>
      </w:del>
      <w:del w:id="342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3428" w:author="PR Preview" w:date="2026-01-01T00:00:00Z">
        <w:r>
          <w:delText xml:space="preserve">.</w:delText>
        </w:r>
      </w:del>
    </w:p>
    <w:p>
      <w:pPr>
        <w:pStyle w:val="BodyText"/>
      </w:pPr>
      <w:del w:id="3429" w:author="PR Preview" w:date="2026-01-01T00:00:00Z">
        <w:r>
          <w:rPr>
            <w:b/>
            <w:bCs/>
          </w:rPr>
          <w:delText xml:space="preserve">Definition 40 (</w:delText>
        </w:r>
      </w:del>
      <m:oMath>
        <m:r>
          <m:t>k</m:t>
        </m:r>
      </m:oMath>
      <w:del w:id="3430" w:author="PR Preview" w:date="2026-01-01T00:00:00Z">
        <w:r>
          <w:rPr>
            <w:b/>
            <w:bCs/>
          </w:rPr>
          <w:delText xml:space="preserve">-fold cross-validation)</w:delText>
        </w:r>
      </w:del>
      <w:del w:id="3431" w:author="PR Preview" w:date="2026-01-01T00:00:00Z">
        <w:r>
          <w:delText xml:space="preserve"> </w:delText>
        </w:r>
      </w:del>
      <w:del w:id="3432" w:author="PR Preview" w:date="2026-01-01T00:00:00Z">
        <w:r>
          <w:delText xml:space="preserve">In</w:delText>
        </w:r>
      </w:del>
      <w:del w:id="3433" w:author="PR Preview" w:date="2026-01-01T00:00:00Z">
        <w:r>
          <w:delText xml:space="preserve"> </w:delText>
        </w:r>
      </w:del>
      <m:oMath>
        <m:r>
          <m:t>k</m:t>
        </m:r>
      </m:oMath>
      <w:del w:id="3434" w:author="PR Preview" w:date="2026-01-01T00:00:00Z">
        <w:r>
          <w:rPr>
            <w:b/>
            <w:bCs/>
          </w:rPr>
          <w:delText xml:space="preserve">-fold cross-validation</w:delText>
        </w:r>
      </w:del>
      <w:del w:id="3435" w:author="PR Preview" w:date="2026-01-01T00:00:00Z">
        <w:r>
          <w:delText xml:space="preserve">:</w:delText>
        </w:r>
      </w:del>
    </w:p>
    <w:p>
      <w:pPr>
        <w:pStyle w:val="FirstParagraph"/>
      </w:pPr>
      <w:ins w:id="3436" w:author="PR Preview" w:date="2026-01-01T00:00:00Z">
        <w:r>
          <w:rPr>
            <w:b/>
            <w:bCs/>
          </w:rPr>
          <w:t xml:space="preserve">Definition 37 (Folds)</w:t>
        </w:r>
      </w:ins>
      <w:ins w:id="3437" w:author="PR Preview" w:date="2026-01-01T00:00:00Z">
        <w:r>
          <w:t xml:space="preserve"> </w:t>
        </w:r>
      </w:ins>
      <w:ins w:id="3438" w:author="PR Preview" w:date="2026-01-01T00:00:00Z">
        <w:r>
          <w:t xml:space="preserve">A division of a</w:t>
        </w:r>
      </w:ins>
      <w:ins w:id="3439" w:author="PR Preview" w:date="2026-01-01T00:00:00Z">
        <w:r>
          <w:t xml:space="preserve"> </w:t>
        </w:r>
      </w:ins>
      <w:hyperlink w:anchor="def-training-set">
        <w:ins w:id="344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44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442" w:author="PR Preview" w:date="2026-01-01T00:00:00Z">
        <w:r>
          <w:t xml:space="preserve">,</w:t>
        </w:r>
      </w:ins>
      <w:ins w:id="3443" w:author="PR Preview" w:date="2026-01-01T00:00:00Z">
        <w:r>
          <w:t xml:space="preserve"> </w:t>
        </w:r>
      </w:ins>
      <w:ins w:id="3444" w:author="PR Preview" w:date="2026-01-01T00:00:00Z">
        <w:r>
          <w:t xml:space="preserve">indexed by</w:t>
        </w:r>
      </w:ins>
      <w:ins w:id="3445" w:author="PR Preview" w:date="2026-01-01T00:00:00Z">
        <w:r>
          <w:t xml:space="preserve"> </w:t>
        </w:r>
      </w:ins>
      <m:oMath>
        <m:r>
          <m:t>I</m:t>
        </m:r>
      </m:oMath>
      <w:ins w:id="3446" w:author="PR Preview" w:date="2026-01-01T00:00:00Z">
        <w:r>
          <w:t xml:space="preserve">, into</w:t>
        </w:r>
      </w:ins>
      <w:ins w:id="3447" w:author="PR Preview" w:date="2026-01-01T00:00:00Z">
        <w:r>
          <w:t xml:space="preserve"> </w:t>
        </w:r>
      </w:ins>
      <m:oMath>
        <m:r>
          <m:t>k</m:t>
        </m:r>
      </m:oMath>
      <w:ins w:id="3448" w:author="PR Preview" w:date="2026-01-01T00:00:00Z">
        <w:r>
          <w:t xml:space="preserve"> </w:t>
        </w:r>
      </w:ins>
      <w:ins w:id="3449" w:author="PR Preview" w:date="2026-01-01T00:00:00Z">
        <w:r>
          <w:rPr>
            <w:b/>
            <w:bCs/>
          </w:rPr>
          <w:t xml:space="preserve">folds</w:t>
        </w:r>
      </w:ins>
      <w:ins w:id="3450" w:author="PR Preview" w:date="2026-01-01T00:00:00Z">
        <w:r>
          <w:t xml:space="preserve"> </w:t>
        </w:r>
      </w:ins>
      <w:ins w:id="3451" w:author="PR Preview" w:date="2026-01-01T00:00:00Z">
        <w:r>
          <w:t xml:space="preserve">is a partition of</w:t>
        </w:r>
      </w:ins>
      <w:ins w:id="3452" w:author="PR Preview" w:date="2026-01-01T00:00:00Z">
        <w:r>
          <w:t xml:space="preserve"> </w:t>
        </w:r>
      </w:ins>
      <m:oMath>
        <m:r>
          <m:t>I</m:t>
        </m:r>
      </m:oMath>
      <w:ins w:id="3453" w:author="PR Preview" w:date="2026-01-01T00:00:00Z">
        <w:r>
          <w:t xml:space="preserve"> </w:t>
        </w:r>
      </w:ins>
      <w:ins w:id="3454" w:author="PR Preview" w:date="2026-01-01T00:00:00Z">
        <w:r>
          <w:t xml:space="preserve">into</w:t>
        </w:r>
      </w:ins>
      <w:ins w:id="3455" w:author="PR Preview" w:date="2026-01-01T00:00:00Z">
        <w:r>
          <w:t xml:space="preserve"> </w:t>
        </w:r>
      </w:ins>
      <m:oMath>
        <m:r>
          <m:t>k</m:t>
        </m:r>
      </m:oMath>
      <w:ins w:id="3456" w:author="PR Preview" w:date="2026-01-01T00:00:00Z">
        <w:r>
          <w:t xml:space="preserve"> </w:t>
        </w:r>
      </w:ins>
      <w:ins w:id="3457" w:author="PR Preview" w:date="2026-01-01T00:00:00Z">
        <w:r>
          <w:t xml:space="preserve">nonempty, disjoint subsets</w:t>
        </w:r>
      </w:ins>
      <w:ins w:id="345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459" w:author="PR Preview" w:date="2026-01-01T00:00:00Z">
        <w:r>
          <w:t xml:space="preserve">:</w:t>
        </w:r>
      </w:ins>
    </w:p>
    <w:p>
      <w:pPr>
        <w:pStyle w:val="BodyText"/>
      </w:pPr>
      <w:bookmarkStart w:id="18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folds"/>
    <w:p>
      <w:pPr>
        <w:pStyle w:val="FirstParagraph"/>
      </w:pPr>
      <w:ins w:id="3460" w:author="PR Preview" w:date="2026-01-01T00:00:00Z">
        <w:r>
          <w:rPr>
            <w:i/>
            <w:iCs/>
          </w:rPr>
          <w:t xml:space="preserve">Remark 19</w:t>
        </w:r>
      </w:ins>
      <w:ins w:id="3461" w:author="PR Preview" w:date="2026-01-01T00:00:00Z">
        <w:r>
          <w:t xml:space="preserve"> (Source: Folds). </w:t>
        </w:r>
      </w:ins>
      <w:ins w:id="3462" w:author="PR Preview" w:date="2026-01-01T00:00:00Z">
        <w:r>
          <w:t xml:space="preserve">James et al. (2021, sec. 5.1.3)</w:t>
        </w:r>
      </w:ins>
      <w:ins w:id="3463" w:author="PR Preview" w:date="2026-01-01T00:00:00Z">
        <w:r>
          <w:t xml:space="preserve"> </w:t>
        </w:r>
      </w:ins>
      <w:ins w:id="3464" w:author="PR Preview" w:date="2026-01-01T00:00:00Z">
        <w:r>
          <w:t xml:space="preserve">and</w:t>
        </w:r>
      </w:ins>
      <w:ins w:id="3465" w:author="PR Preview" w:date="2026-01-01T00:00:00Z">
        <w:r>
          <w:t xml:space="preserve"> </w:t>
        </w:r>
      </w:ins>
      <w:ins w:id="3466" w:author="PR Preview" w:date="2026-01-01T00:00:00Z">
        <w:r>
          <w:t xml:space="preserve">Hastie et al. (2009, sec. 7.10.1)</w:t>
        </w:r>
      </w:ins>
      <w:ins w:id="3467" w:author="PR Preview" w:date="2026-01-01T00:00:00Z">
        <w:r>
          <w:t xml:space="preserve">,</w:t>
        </w:r>
      </w:ins>
      <w:ins w:id="3468" w:author="PR Preview" w:date="2026-01-01T00:00:00Z">
        <w:r>
          <w:t xml:space="preserve"> </w:t>
        </w:r>
      </w:ins>
      <w:ins w:id="3469" w:author="PR Preview" w:date="2026-01-01T00:00:00Z">
        <w:r>
          <w:t xml:space="preserve">who split the data into</w:t>
        </w:r>
      </w:ins>
      <w:ins w:id="3470" w:author="PR Preview" w:date="2026-01-01T00:00:00Z">
        <w:r>
          <w:t xml:space="preserve"> </w:t>
        </w:r>
      </w:ins>
      <m:oMath>
        <m:r>
          <m:t>k</m:t>
        </m:r>
      </m:oMath>
      <w:ins w:id="3471" w:author="PR Preview" w:date="2026-01-01T00:00:00Z">
        <w:r>
          <w:t xml:space="preserve"> </w:t>
        </w:r>
      </w:ins>
      <w:ins w:id="3472" w:author="PR Preview" w:date="2026-01-01T00:00:00Z">
        <w:r>
          <w:t xml:space="preserve">roughly equal-sized parts.</w:t>
        </w:r>
      </w:ins>
    </w:p>
    <w:bookmarkEnd w:id="188"/>
    <w:bookmarkStart w:id="190" w:name="def-fold-size"/>
    <w:p>
      <w:pPr>
        <w:pStyle w:val="BodyText"/>
      </w:pPr>
      <w:ins w:id="3473" w:author="PR Preview" w:date="2026-01-01T00:00:00Z">
        <w:r>
          <w:rPr>
            <w:b/>
            <w:bCs/>
          </w:rPr>
          <w:t xml:space="preserve">Definition 38 (Fold size)</w:t>
        </w:r>
      </w:ins>
      <w:ins w:id="3474" w:author="PR Preview" w:date="2026-01-01T00:00:00Z">
        <w:r>
          <w:t xml:space="preserve"> </w:t>
        </w:r>
      </w:ins>
      <w:ins w:id="3475" w:author="PR Preview" w:date="2026-01-01T00:00:00Z">
        <w:r>
          <w:t xml:space="preserve">The</w:t>
        </w:r>
      </w:ins>
      <w:ins w:id="3476" w:author="PR Preview" w:date="2026-01-01T00:00:00Z">
        <w:r>
          <w:t xml:space="preserve"> </w:t>
        </w:r>
      </w:ins>
      <w:ins w:id="3477" w:author="PR Preview" w:date="2026-01-01T00:00:00Z">
        <w:r>
          <w:rPr>
            <w:b/>
            <w:bCs/>
          </w:rPr>
          <w:t xml:space="preserve">size</w:t>
        </w:r>
      </w:ins>
      <w:ins w:id="347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479" w:author="PR Preview" w:date="2026-01-01T00:00:00Z">
        <w:r>
          <w:t xml:space="preserve"> </w:t>
        </w:r>
      </w:ins>
      <w:ins w:id="3480" w:author="PR Preview" w:date="2026-01-01T00:00:00Z">
        <w:r>
          <w:t xml:space="preserve">of</w:t>
        </w:r>
      </w:ins>
      <w:ins w:id="3481" w:author="PR Preview" w:date="2026-01-01T00:00:00Z">
        <w:r>
          <w:t xml:space="preserve"> </w:t>
        </w:r>
      </w:ins>
      <w:hyperlink w:anchor="def-folds">
        <w:ins w:id="348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4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484" w:author="PR Preview" w:date="2026-01-01T00:00:00Z">
        <w:r>
          <w:t xml:space="preserve"> </w:t>
        </w:r>
      </w:ins>
      <w:ins w:id="3485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18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bookmarkStart w:id="192" w:name="def-fold-assignment"/>
    <w:p>
      <w:pPr>
        <w:pStyle w:val="FirstParagraph"/>
      </w:pPr>
      <w:ins w:id="3486" w:author="PR Preview" w:date="2026-01-01T00:00:00Z">
        <w:r>
          <w:rPr>
            <w:b/>
            <w:bCs/>
          </w:rPr>
          <w:t xml:space="preserve">Definition 39 (Fold assignment)</w:t>
        </w:r>
      </w:ins>
      <w:ins w:id="3487" w:author="PR Preview" w:date="2026-01-01T00:00:00Z">
        <w:r>
          <w:t xml:space="preserve"> </w:t>
        </w:r>
      </w:ins>
      <w:ins w:id="3488" w:author="PR Preview" w:date="2026-01-01T00:00:00Z">
        <w:r>
          <w:t xml:space="preserve">Given</w:t>
        </w:r>
      </w:ins>
      <w:ins w:id="3489" w:author="PR Preview" w:date="2026-01-01T00:00:00Z">
        <w:r>
          <w:t xml:space="preserve"> </w:t>
        </w:r>
      </w:ins>
      <w:hyperlink w:anchor="def-folds">
        <w:ins w:id="349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4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492" w:author="PR Preview" w:date="2026-01-01T00:00:00Z">
        <w:r>
          <w:t xml:space="preserve">,</w:t>
        </w:r>
      </w:ins>
      <w:ins w:id="3493" w:author="PR Preview" w:date="2026-01-01T00:00:00Z">
        <w:r>
          <w:t xml:space="preserve"> </w:t>
        </w:r>
      </w:ins>
      <w:ins w:id="3494" w:author="PR Preview" w:date="2026-01-01T00:00:00Z">
        <w:r>
          <w:t xml:space="preserve">the</w:t>
        </w:r>
      </w:ins>
      <w:ins w:id="3495" w:author="PR Preview" w:date="2026-01-01T00:00:00Z">
        <w:r>
          <w:t xml:space="preserve"> </w:t>
        </w:r>
      </w:ins>
      <w:ins w:id="3496" w:author="PR Preview" w:date="2026-01-01T00:00:00Z">
        <w:r>
          <w:rPr>
            <w:b/>
            <w:bCs/>
          </w:rPr>
          <w:t xml:space="preserve">fold assignment</w:t>
        </w:r>
      </w:ins>
      <w:ins w:id="3497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498" w:author="PR Preview" w:date="2026-01-01T00:00:00Z">
        <w:r>
          <w:t xml:space="preserve"> </w:t>
        </w:r>
      </w:ins>
      <w:ins w:id="3499" w:author="PR Preview" w:date="2026-01-01T00:00:00Z">
        <w:r>
          <w:t xml:space="preserve">of observation</w:t>
        </w:r>
      </w:ins>
      <w:ins w:id="3500" w:author="PR Preview" w:date="2026-01-01T00:00:00Z">
        <w:r>
          <w:t xml:space="preserve"> </w:t>
        </w:r>
      </w:ins>
      <m:oMath>
        <m:r>
          <m:t>i</m:t>
        </m:r>
      </m:oMath>
      <w:ins w:id="3501" w:author="PR Preview" w:date="2026-01-01T00:00:00Z">
        <w:r>
          <w:t xml:space="preserve"> </w:t>
        </w:r>
      </w:ins>
      <w:ins w:id="3502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19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old-assignment"/>
    <w:p>
      <w:pPr>
        <w:pStyle w:val="FirstParagraph"/>
      </w:pPr>
      <w:ins w:id="3503" w:author="PR Preview" w:date="2026-01-01T00:00:00Z">
        <w:r>
          <w:rPr>
            <w:i/>
            <w:iCs/>
          </w:rPr>
          <w:t xml:space="preserve">Remark 20</w:t>
        </w:r>
      </w:ins>
      <w:ins w:id="3504" w:author="PR Preview" w:date="2026-01-01T00:00:00Z">
        <w:r>
          <w:t xml:space="preserve"> (Source: Fold assignment). </w:t>
        </w:r>
      </w:ins>
      <w:ins w:id="3505" w:author="PR Preview" w:date="2026-01-01T00:00:00Z">
        <w:r>
          <w:t xml:space="preserve">The fold-assignment function</w:t>
        </w:r>
      </w:ins>
      <w:ins w:id="3506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507" w:author="PR Preview" w:date="2026-01-01T00:00:00Z">
        <w:r>
          <w:t xml:space="preserve"> </w:t>
        </w:r>
      </w:ins>
      <w:ins w:id="3508" w:author="PR Preview" w:date="2026-01-01T00:00:00Z">
        <w:r>
          <w:t xml:space="preserve">follows</w:t>
        </w:r>
      </w:ins>
      <w:ins w:id="3509" w:author="PR Preview" w:date="2026-01-01T00:00:00Z">
        <w:r>
          <w:t xml:space="preserve"> </w:t>
        </w:r>
      </w:ins>
      <w:ins w:id="3510" w:author="PR Preview" w:date="2026-01-01T00:00:00Z">
        <w:r>
          <w:t xml:space="preserve">Hastie et al. (2009, sec. 7.10.1)</w:t>
        </w:r>
      </w:ins>
      <w:ins w:id="3511" w:author="PR Preview" w:date="2026-01-01T00:00:00Z">
        <w:r>
          <w:t xml:space="preserve">.</w:t>
        </w:r>
      </w:ins>
    </w:p>
    <w:bookmarkEnd w:id="193"/>
    <w:bookmarkStart w:id="195" w:name="def-fold-out-rule"/>
    <w:p>
      <w:pPr>
        <w:pStyle w:val="BodyText"/>
      </w:pPr>
      <w:ins w:id="3512" w:author="PR Preview" w:date="2026-01-01T00:00:00Z">
        <w:r>
          <w:rPr>
            <w:b/>
            <w:bCs/>
          </w:rPr>
          <w:t xml:space="preserve">Definition 40 (Fold-out rule)</w:t>
        </w:r>
      </w:ins>
      <w:ins w:id="3513" w:author="PR Preview" w:date="2026-01-01T00:00:00Z">
        <w:r>
          <w:t xml:space="preserve"> </w:t>
        </w:r>
      </w:ins>
      <w:ins w:id="3514" w:author="PR Preview" w:date="2026-01-01T00:00:00Z">
        <w:r>
          <w:t xml:space="preserve">For</w:t>
        </w:r>
      </w:ins>
      <w:ins w:id="3515" w:author="PR Preview" w:date="2026-01-01T00:00:00Z">
        <w:r>
          <w:t xml:space="preserve"> </w:t>
        </w:r>
      </w:ins>
      <w:hyperlink w:anchor="def-folds">
        <w:ins w:id="3516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51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518" w:author="PR Preview" w:date="2026-01-01T00:00:00Z">
        <w:r>
          <w:t xml:space="preserve">,</w:t>
        </w:r>
      </w:ins>
      <w:ins w:id="3519" w:author="PR Preview" w:date="2026-01-01T00:00:00Z">
        <w:r>
          <w:t xml:space="preserve"> </w:t>
        </w:r>
      </w:ins>
      <w:ins w:id="3520" w:author="PR Preview" w:date="2026-01-01T00:00:00Z">
        <w:r>
          <w:t xml:space="preserve">the</w:t>
        </w:r>
      </w:ins>
      <w:ins w:id="3521" w:author="PR Preview" w:date="2026-01-01T00:00:00Z">
        <w:r>
          <w:t xml:space="preserve"> </w:t>
        </w:r>
      </w:ins>
      <w:ins w:id="3522" w:author="PR Preview" w:date="2026-01-01T00:00:00Z">
        <w:r>
          <w:rPr>
            <w:b/>
            <w:bCs/>
          </w:rPr>
          <w:t xml:space="preserve">fold-out rule</w:t>
        </w:r>
      </w:ins>
      <w:ins w:id="3523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3524" w:author="PR Preview" w:date="2026-01-01T00:00:00Z">
        <w:r>
          <w:t xml:space="preserve"> </w:t>
        </w:r>
      </w:ins>
      <w:ins w:id="3525" w:author="PR Preview" w:date="2026-01-01T00:00:00Z">
        <w:r>
          <w:t xml:space="preserve">is the</w:t>
        </w:r>
      </w:ins>
      <w:ins w:id="3526" w:author="PR Preview" w:date="2026-01-01T00:00:00Z">
        <w:r>
          <w:t xml:space="preserve"> </w:t>
        </w:r>
      </w:ins>
      <w:hyperlink w:anchor="def-prediction-rule">
        <w:ins w:id="352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528" w:author="PR Preview" w:date="2026-01-01T00:00:00Z">
        <w:r>
          <w:t xml:space="preserve"> </w:t>
        </w:r>
      </w:ins>
      <w:ins w:id="3529" w:author="PR Preview" w:date="2026-01-01T00:00:00Z">
        <w:r>
          <w:t xml:space="preserve">that a</w:t>
        </w:r>
      </w:ins>
      <w:ins w:id="3530" w:author="PR Preview" w:date="2026-01-01T00:00:00Z">
        <w:r>
          <w:t xml:space="preserve"> </w:t>
        </w:r>
      </w:ins>
      <w:hyperlink w:anchor="def-fitting-procedure">
        <w:ins w:id="353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532" w:author="PR Preview" w:date="2026-01-01T00:00:00Z">
        <w:r>
          <w:t xml:space="preserve"> </w:t>
        </w:r>
      </w:ins>
      <m:oMath>
        <m:r>
          <m:t>g</m:t>
        </m:r>
      </m:oMath>
      <w:ins w:id="3533" w:author="PR Preview" w:date="2026-01-01T00:00:00Z">
        <w:r>
          <w:t xml:space="preserve"> </w:t>
        </w:r>
      </w:ins>
      <w:ins w:id="3534" w:author="PR Preview" w:date="2026-01-01T00:00:00Z">
        <w:r>
          <w:t xml:space="preserve">produces</w:t>
        </w:r>
      </w:ins>
      <w:ins w:id="3535" w:author="PR Preview" w:date="2026-01-01T00:00:00Z">
        <w:r>
          <w:t xml:space="preserve"> </w:t>
        </w:r>
      </w:ins>
      <w:ins w:id="3536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19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6" w:name="rem-source-fold-out-rule"/>
    <w:p>
      <w:pPr>
        <w:pStyle w:val="FirstParagraph"/>
      </w:pPr>
      <w:ins w:id="3537" w:author="PR Preview" w:date="2026-01-01T00:00:00Z">
        <w:r>
          <w:rPr>
            <w:i/>
            <w:iCs/>
          </w:rPr>
          <w:t xml:space="preserve">Remark 21</w:t>
        </w:r>
      </w:ins>
      <w:ins w:id="3538" w:author="PR Preview" w:date="2026-01-01T00:00:00Z">
        <w:r>
          <w:t xml:space="preserve"> (Source: Fold-out rule). </w:t>
        </w:r>
      </w:ins>
      <w:ins w:id="3539" w:author="PR Preview" w:date="2026-01-01T00:00:00Z">
        <w:r>
          <w:t xml:space="preserve">Hastie et al. (2009, sec. 7.10.1)</w:t>
        </w:r>
      </w:ins>
      <w:ins w:id="3540" w:author="PR Preview" w:date="2026-01-01T00:00:00Z">
        <w:r>
          <w:t xml:space="preserve">,</w:t>
        </w:r>
      </w:ins>
      <w:ins w:id="3541" w:author="PR Preview" w:date="2026-01-01T00:00:00Z">
        <w:r>
          <w:t xml:space="preserve"> </w:t>
        </w:r>
      </w:ins>
      <w:ins w:id="3542" w:author="PR Preview" w:date="2026-01-01T00:00:00Z">
        <w:r>
          <w:t xml:space="preserve">who write the fitted function with the</w:t>
        </w:r>
      </w:ins>
      <w:ins w:id="3543" w:author="PR Preview" w:date="2026-01-01T00:00:00Z">
        <w:r>
          <w:t xml:space="preserve"> </w:t>
        </w:r>
      </w:ins>
      <m:oMath>
        <m:r>
          <m:t>k</m:t>
        </m:r>
      </m:oMath>
      <w:ins w:id="3544" w:author="PR Preview" w:date="2026-01-01T00:00:00Z">
        <w:r>
          <w:t xml:space="preserve">th part of the data removed as</w:t>
        </w:r>
      </w:ins>
      <w:ins w:id="3545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3546" w:author="PR Preview" w:date="2026-01-01T00:00:00Z">
        <w:r>
          <w:t xml:space="preserve">.</w:t>
        </w:r>
      </w:ins>
    </w:p>
    <w:bookmarkEnd w:id="196"/>
    <w:bookmarkStart w:id="197" w:name="def-kfold"/>
    <w:p>
      <w:pPr>
        <w:pStyle w:val="BodyText"/>
      </w:pPr>
      <w:ins w:id="3547" w:author="PR Preview" w:date="2026-01-01T00:00:00Z">
        <w:r>
          <w:rPr>
            <w:b/>
            <w:bCs/>
          </w:rPr>
          <w:t xml:space="preserve">Definition 41 (</w:t>
        </w:r>
      </w:ins>
      <m:oMath>
        <m:r>
          <m:t>k</m:t>
        </m:r>
      </m:oMath>
      <w:ins w:id="3548" w:author="PR Preview" w:date="2026-01-01T00:00:00Z">
        <w:r>
          <w:rPr>
            <w:b/>
            <w:bCs/>
          </w:rPr>
          <w:t xml:space="preserve">-fold cross-validation)</w:t>
        </w:r>
      </w:ins>
      <w:ins w:id="3549" w:author="PR Preview" w:date="2026-01-01T00:00:00Z">
        <w:r>
          <w:t xml:space="preserve"> </w:t>
        </w:r>
      </w:ins>
      <w:ins w:id="3550" w:author="PR Preview" w:date="2026-01-01T00:00:00Z">
        <w:r>
          <w:t xml:space="preserve">In</w:t>
        </w:r>
      </w:ins>
      <w:ins w:id="3551" w:author="PR Preview" w:date="2026-01-01T00:00:00Z">
        <w:r>
          <w:t xml:space="preserve"> </w:t>
        </w:r>
      </w:ins>
      <m:oMath>
        <m:r>
          <m:t>k</m:t>
        </m:r>
      </m:oMath>
      <w:ins w:id="3552" w:author="PR Preview" w:date="2026-01-01T00:00:00Z">
        <w:r>
          <w:rPr>
            <w:b/>
            <w:bCs/>
          </w:rPr>
          <w:t xml:space="preserve">-fold cross-validation</w:t>
        </w:r>
      </w:ins>
      <w:ins w:id="3553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197"/>
    <w:bookmarkStart w:id="198" w:name="rem-kfold-vs-validation-set"/>
    <w:p>
      <w:pPr>
        <w:pStyle w:val="FirstParagraph"/>
      </w:pPr>
      <w:del w:id="3554" w:author="PR Preview" w:date="2026-01-01T00:00:00Z">
        <w:r>
          <w:rPr>
            <w:i/>
            <w:iCs/>
          </w:rPr>
          <w:delText xml:space="preserve">Remark 23</w:delText>
        </w:r>
      </w:del>
      <w:del w:id="3555" w:author="PR Preview" w:date="2026-01-01T00:00:00Z">
        <w:r>
          <w:delText xml:space="preserve"> (Cross-validation instead of a single validation set). </w:delText>
        </w:r>
      </w:del>
      <w:del w:id="3556" w:author="PR Preview" w:date="2026-01-01T00:00:00Z">
        <w:r>
          <w:delText xml:space="preserve">If data are limited,</w:delText>
        </w:r>
      </w:del>
      <w:del w:id="3557" w:author="PR Preview" w:date="2026-01-01T00:00:00Z">
        <w:r>
          <w:delText xml:space="preserve"> </w:delText>
        </w:r>
      </w:del>
      <m:oMath>
        <m:r>
          <m:t>k</m:t>
        </m:r>
      </m:oMath>
      <w:del w:id="3558" w:author="PR Preview" w:date="2026-01-01T00:00:00Z">
        <w:r>
          <w:delText xml:space="preserve">-fold cross-validation</w:delText>
        </w:r>
      </w:del>
      <w:del w:id="3559" w:author="PR Preview" w:date="2026-01-01T00:00:00Z">
        <w:r>
          <w:delText xml:space="preserve"> </w:delText>
        </w:r>
      </w:del>
      <w:del w:id="3560" w:author="PR Preview" w:date="2026-01-01T00:00:00Z">
        <w:r>
          <w:delText xml:space="preserve">can replace the single validation set of</w:delText>
        </w:r>
      </w:del>
      <w:del w:id="3561" w:author="PR Preview" w:date="2026-01-01T00:00:00Z">
        <w:r>
          <w:delText xml:space="preserve"> </w:delText>
        </w:r>
      </w:del>
      <w:hyperlink w:anchor="def-data-splits">
        <w:del w:id="3562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3563" w:author="PR Preview" w:date="2026-01-01T00:00:00Z">
        <w:r>
          <w:delText xml:space="preserve"> </w:delText>
        </w:r>
      </w:del>
      <w:del w:id="3564" w:author="PR Preview" w:date="2026-01-01T00:00:00Z">
        <w:r>
          <w:delText xml:space="preserve">for more stable tuning.</w:delText>
        </w:r>
      </w:del>
      <w:del w:id="3565" w:author="PR Preview" w:date="2026-01-01T00:00:00Z">
        <w:r>
          <w:delText xml:space="preserve"> </w:delText>
        </w:r>
      </w:del>
      <w:del w:id="3566" w:author="PR Preview" w:date="2026-01-01T00:00:00Z">
        <w:r>
          <w:delText xml:space="preserve">In</w:delText>
        </w:r>
      </w:del>
      <w:del w:id="3567" w:author="PR Preview" w:date="2026-01-01T00:00:00Z">
        <w:r>
          <w:delText xml:space="preserve"> </w:delText>
        </w:r>
      </w:del>
      <w:hyperlink w:anchor="exr-kfold">
        <w:del w:id="3568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3569" w:author="PR Preview" w:date="2026-01-01T00:00:00Z">
        <w:r>
          <w:delText xml:space="preserve">,</w:delText>
        </w:r>
      </w:del>
      <w:del w:id="357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3571" w:author="PR Preview" w:date="2026-01-01T00:00:00Z">
        <w:r>
          <w:delText xml:space="preserve"> </w:delText>
        </w:r>
      </w:del>
      <w:del w:id="3572" w:author="PR Preview" w:date="2026-01-01T00:00:00Z">
        <w:r>
          <w:delText xml:space="preserve">folds of 8 cars each</w:delText>
        </w:r>
      </w:del>
      <w:del w:id="3573" w:author="PR Preview" w:date="2026-01-01T00:00:00Z">
        <w:r>
          <w:delText xml:space="preserve"> </w:delText>
        </w:r>
      </w:del>
      <w:del w:id="3574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3575" w:author="PR Preview" w:date="2026-01-01T00:00:00Z">
        <w:r>
          <w:rPr>
            <w:b/>
            <w:bCs/>
          </w:rPr>
          <w:delText xml:space="preserve">Definition 41 (Cross-validation estimate)</w:delText>
        </w:r>
      </w:del>
      <w:del w:id="3576" w:author="PR Preview" w:date="2026-01-01T00:00:00Z">
        <w:r>
          <w:delText xml:space="preserve"> </w:delText>
        </w:r>
      </w:del>
      <w:del w:id="3577" w:author="PR Preview" w:date="2026-01-01T00:00:00Z">
        <w:r>
          <w:delText xml:space="preserve">The</w:delText>
        </w:r>
      </w:del>
      <w:del w:id="3578" w:author="PR Preview" w:date="2026-01-01T00:00:00Z">
        <w:r>
          <w:delText xml:space="preserve"> </w:delText>
        </w:r>
      </w:del>
      <m:oMath>
        <m:r>
          <m:t>k</m:t>
        </m:r>
      </m:oMath>
      <w:del w:id="3579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358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581" w:author="PR Preview" w:date="2026-01-01T00:00:00Z">
        <w:r>
          <w:delText xml:space="preserve"> </w:delText>
        </w:r>
      </w:del>
      <w:del w:id="3582" w:author="PR Preview" w:date="2026-01-01T00:00:00Z">
        <w:r>
          <w:delText xml:space="preserve">is the</w:delText>
        </w:r>
      </w:del>
      <w:del w:id="3583" w:author="PR Preview" w:date="2026-01-01T00:00:00Z">
        <w:r>
          <w:delText xml:space="preserve"> </w:delText>
        </w:r>
      </w:del>
      <w:hyperlink r:id="rId63">
        <w:del w:id="3584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585" w:author="PR Preview" w:date="2026-01-01T00:00:00Z">
        <w:r>
          <w:delText xml:space="preserve"> </w:delText>
        </w:r>
      </w:del>
      <w:del w:id="3586" w:author="PR Preview" w:date="2026-01-01T00:00:00Z">
        <w:r>
          <w:delText xml:space="preserve">of the predictions that each observation</w:delText>
        </w:r>
      </w:del>
      <w:del w:id="358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588" w:author="PR Preview" w:date="2026-01-01T00:00:00Z">
        <w:r>
          <w:delText xml:space="preserve"> </w:delText>
        </w:r>
      </w:del>
      <w:del w:id="3589" w:author="PR Preview" w:date="2026-01-01T00:00:00Z">
        <w:r>
          <w:delText xml:space="preserve">of the training set receives</w:delText>
        </w:r>
      </w:del>
      <w:del w:id="3590" w:author="PR Preview" w:date="2026-01-01T00:00:00Z">
        <w:r>
          <w:delText xml:space="preserve"> </w:delText>
        </w:r>
      </w:del>
      <w:del w:id="3591" w:author="PR Preview" w:date="2026-01-01T00:00:00Z">
        <w:r>
          <w:delText xml:space="preserve">from the</w:delText>
        </w:r>
      </w:del>
      <w:del w:id="3592" w:author="PR Preview" w:date="2026-01-01T00:00:00Z">
        <w:r>
          <w:delText xml:space="preserve"> </w:delText>
        </w:r>
      </w:del>
      <w:hyperlink w:anchor="def-fold-out-rule">
        <w:del w:id="3593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594" w:author="PR Preview" w:date="2026-01-01T00:00:00Z">
        <w:r>
          <w:delText xml:space="preserve"> </w:delText>
        </w:r>
      </w:del>
      <w:del w:id="3595" w:author="PR Preview" w:date="2026-01-01T00:00:00Z">
        <w:r>
          <w:delText xml:space="preserve">of its</w:delText>
        </w:r>
      </w:del>
      <w:del w:id="3596" w:author="PR Preview" w:date="2026-01-01T00:00:00Z">
        <w:r>
          <w:delText xml:space="preserve"> </w:delText>
        </w:r>
      </w:del>
      <w:hyperlink w:anchor="def-fold-assignment">
        <w:del w:id="3597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3598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599" w:author="PR Preview" w:date="2026-01-01T00:00:00Z">
        <w:r>
          <w:delText xml:space="preserve"> </w:delText>
        </w:r>
      </w:del>
      <w:del w:id="3600" w:author="PR Preview" w:date="2026-01-01T00:00:00Z">
        <w:r>
          <w:delText xml:space="preserve">in</w:delText>
        </w:r>
      </w:del>
      <w:del w:id="3601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602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603" w:author="PR Preview" w:date="2026-01-01T00:00:00Z">
        <w:r>
          <w:delText xml:space="preserve">:</w:delText>
        </w:r>
      </w:del>
    </w:p>
    <w:p>
      <w:pPr>
        <w:pStyle w:val="BodyText"/>
      </w:pPr>
      <w:bookmarkStart w:id="19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del w:id="3604" w:author="PR Preview" w:date="2026-01-01T00:00:00Z">
        <w:r>
          <w:rPr>
            <w:i/>
            <w:iCs/>
          </w:rPr>
          <w:delText xml:space="preserve">Remark 24</w:delText>
        </w:r>
      </w:del>
      <w:del w:id="3605" w:author="PR Preview" w:date="2026-01-01T00:00:00Z">
        <w:r>
          <w:delText xml:space="preserve"> (Source: Cross-validation estimate). </w:delText>
        </w:r>
      </w:del>
      <w:del w:id="3606" w:author="PR Preview" w:date="2026-01-01T00:00:00Z">
        <w:r>
          <w:delText xml:space="preserve">Hastie et al. (2009, sec. 7.10.1)</w:delText>
        </w:r>
      </w:del>
      <w:del w:id="3607" w:author="PR Preview" w:date="2026-01-01T00:00:00Z">
        <w:r>
          <w:delText xml:space="preserve">, for the per-observation form with the fold index</w:delText>
        </w:r>
      </w:del>
      <w:del w:id="3608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609" w:author="PR Preview" w:date="2026-01-01T00:00:00Z">
        <w:r>
          <w:delText xml:space="preserve">.</w:delText>
        </w:r>
      </w:del>
    </w:p>
    <w:p>
      <w:pPr>
        <w:pStyle w:val="FirstParagraph"/>
      </w:pPr>
      <w:ins w:id="3610" w:author="PR Preview" w:date="2026-01-01T00:00:00Z">
        <w:r>
          <w:rPr>
            <w:i/>
            <w:iCs/>
          </w:rPr>
          <w:t xml:space="preserve">Remark 22</w:t>
        </w:r>
      </w:ins>
      <w:ins w:id="3611" w:author="PR Preview" w:date="2026-01-01T00:00:00Z">
        <w:r>
          <w:t xml:space="preserve"> (Cross-validation instead of a single validation set). </w:t>
        </w:r>
      </w:ins>
      <w:ins w:id="3612" w:author="PR Preview" w:date="2026-01-01T00:00:00Z">
        <w:r>
          <w:t xml:space="preserve">If data are limited,</w:t>
        </w:r>
      </w:ins>
      <w:ins w:id="3613" w:author="PR Preview" w:date="2026-01-01T00:00:00Z">
        <w:r>
          <w:t xml:space="preserve"> </w:t>
        </w:r>
      </w:ins>
      <m:oMath>
        <m:r>
          <m:t>k</m:t>
        </m:r>
      </m:oMath>
      <w:ins w:id="3614" w:author="PR Preview" w:date="2026-01-01T00:00:00Z">
        <w:r>
          <w:t xml:space="preserve">-fold cross-validation</w:t>
        </w:r>
      </w:ins>
      <w:ins w:id="3615" w:author="PR Preview" w:date="2026-01-01T00:00:00Z">
        <w:r>
          <w:t xml:space="preserve"> </w:t>
        </w:r>
      </w:ins>
      <w:ins w:id="3616" w:author="PR Preview" w:date="2026-01-01T00:00:00Z">
        <w:r>
          <w:t xml:space="preserve">can replace the single validation set of</w:t>
        </w:r>
      </w:ins>
      <w:ins w:id="3617" w:author="PR Preview" w:date="2026-01-01T00:00:00Z">
        <w:r>
          <w:t xml:space="preserve"> </w:t>
        </w:r>
      </w:ins>
      <w:hyperlink w:anchor="def-data-splits">
        <w:ins w:id="3618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3619" w:author="PR Preview" w:date="2026-01-01T00:00:00Z">
        <w:r>
          <w:t xml:space="preserve"> </w:t>
        </w:r>
      </w:ins>
      <w:ins w:id="3620" w:author="PR Preview" w:date="2026-01-01T00:00:00Z">
        <w:r>
          <w:t xml:space="preserve">for more stable tuning.</w:t>
        </w:r>
      </w:ins>
      <w:ins w:id="3621" w:author="PR Preview" w:date="2026-01-01T00:00:00Z">
        <w:r>
          <w:t xml:space="preserve"> </w:t>
        </w:r>
      </w:ins>
      <w:ins w:id="3622" w:author="PR Preview" w:date="2026-01-01T00:00:00Z">
        <w:r>
          <w:t xml:space="preserve">In</w:t>
        </w:r>
      </w:ins>
      <w:ins w:id="3623" w:author="PR Preview" w:date="2026-01-01T00:00:00Z">
        <w:r>
          <w:t xml:space="preserve"> </w:t>
        </w:r>
      </w:ins>
      <w:hyperlink w:anchor="exr-kfold">
        <w:ins w:id="3624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3625" w:author="PR Preview" w:date="2026-01-01T00:00:00Z">
        <w:r>
          <w:t xml:space="preserve">,</w:t>
        </w:r>
      </w:ins>
      <w:ins w:id="362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3627" w:author="PR Preview" w:date="2026-01-01T00:00:00Z">
        <w:r>
          <w:t xml:space="preserve"> </w:t>
        </w:r>
      </w:ins>
      <w:ins w:id="3628" w:author="PR Preview" w:date="2026-01-01T00:00:00Z">
        <w:r>
          <w:t xml:space="preserve">folds of 8 cars each</w:t>
        </w:r>
      </w:ins>
      <w:ins w:id="3629" w:author="PR Preview" w:date="2026-01-01T00:00:00Z">
        <w:r>
          <w:t xml:space="preserve"> </w:t>
        </w:r>
      </w:ins>
      <w:ins w:id="3630" w:author="PR Preview" w:date="2026-01-01T00:00:00Z">
        <w:r>
          <w:t xml:space="preserve">give 4 fits on 24 cars each.</w:t>
        </w:r>
      </w:ins>
    </w:p>
    <w:bookmarkEnd w:id="198"/>
    <w:bookmarkStart w:id="200" w:name="def-cv-estimate"/>
    <w:p>
      <w:pPr>
        <w:pStyle w:val="BodyText"/>
      </w:pPr>
      <w:ins w:id="3631" w:author="PR Preview" w:date="2026-01-01T00:00:00Z">
        <w:r>
          <w:rPr>
            <w:b/>
            <w:bCs/>
          </w:rPr>
          <w:t xml:space="preserve">Definition 42 (Cross-validation estimate)</w:t>
        </w:r>
      </w:ins>
      <w:ins w:id="3632" w:author="PR Preview" w:date="2026-01-01T00:00:00Z">
        <w:r>
          <w:t xml:space="preserve"> </w:t>
        </w:r>
      </w:ins>
      <w:ins w:id="3633" w:author="PR Preview" w:date="2026-01-01T00:00:00Z">
        <w:r>
          <w:t xml:space="preserve">The</w:t>
        </w:r>
      </w:ins>
      <w:ins w:id="3634" w:author="PR Preview" w:date="2026-01-01T00:00:00Z">
        <w:r>
          <w:t xml:space="preserve"> </w:t>
        </w:r>
      </w:ins>
      <m:oMath>
        <m:r>
          <m:t>k</m:t>
        </m:r>
      </m:oMath>
      <w:ins w:id="3635" w:author="PR Preview" w:date="2026-01-01T00:00:00Z">
        <w:r>
          <w:rPr>
            <w:b/>
            <w:bCs/>
          </w:rPr>
          <w:t xml:space="preserve">-fold cross-validation estimate</w:t>
        </w:r>
      </w:ins>
      <w:ins w:id="363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637" w:author="PR Preview" w:date="2026-01-01T00:00:00Z">
        <w:r>
          <w:t xml:space="preserve"> </w:t>
        </w:r>
      </w:ins>
      <w:ins w:id="3638" w:author="PR Preview" w:date="2026-01-01T00:00:00Z">
        <w:r>
          <w:t xml:space="preserve">is the</w:t>
        </w:r>
      </w:ins>
      <w:ins w:id="3639" w:author="PR Preview" w:date="2026-01-01T00:00:00Z">
        <w:r>
          <w:t xml:space="preserve"> </w:t>
        </w:r>
      </w:ins>
      <w:hyperlink r:id="rId63">
        <w:ins w:id="3640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641" w:author="PR Preview" w:date="2026-01-01T00:00:00Z">
        <w:r>
          <w:t xml:space="preserve"> </w:t>
        </w:r>
      </w:ins>
      <w:ins w:id="3642" w:author="PR Preview" w:date="2026-01-01T00:00:00Z">
        <w:r>
          <w:t xml:space="preserve">of the predictions that each observation</w:t>
        </w:r>
      </w:ins>
      <w:ins w:id="364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of the training set receives</w:t>
        </w:r>
      </w:ins>
      <w:ins w:id="3646" w:author="PR Preview" w:date="2026-01-01T00:00:00Z">
        <w:r>
          <w:t xml:space="preserve"> </w:t>
        </w:r>
      </w:ins>
      <w:ins w:id="3647" w:author="PR Preview" w:date="2026-01-01T00:00:00Z">
        <w:r>
          <w:t xml:space="preserve">from the</w:t>
        </w:r>
      </w:ins>
      <w:ins w:id="3648" w:author="PR Preview" w:date="2026-01-01T00:00:00Z">
        <w:r>
          <w:t xml:space="preserve"> </w:t>
        </w:r>
      </w:ins>
      <w:hyperlink w:anchor="def-fold-out-rule">
        <w:ins w:id="3649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650" w:author="PR Preview" w:date="2026-01-01T00:00:00Z">
        <w:r>
          <w:t xml:space="preserve"> </w:t>
        </w:r>
      </w:ins>
      <w:ins w:id="3651" w:author="PR Preview" w:date="2026-01-01T00:00:00Z">
        <w:r>
          <w:t xml:space="preserve">of its</w:t>
        </w:r>
      </w:ins>
      <w:ins w:id="3652" w:author="PR Preview" w:date="2026-01-01T00:00:00Z">
        <w:r>
          <w:t xml:space="preserve"> </w:t>
        </w:r>
      </w:ins>
      <w:hyperlink w:anchor="def-fold-assignment">
        <w:ins w:id="3653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3654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655" w:author="PR Preview" w:date="2026-01-01T00:00:00Z">
        <w:r>
          <w:t xml:space="preserve"> </w:t>
        </w:r>
      </w:ins>
      <w:ins w:id="3656" w:author="PR Preview" w:date="2026-01-01T00:00:00Z">
        <w:r>
          <w:t xml:space="preserve">in</w:t>
        </w:r>
      </w:ins>
      <w:ins w:id="3657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658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659" w:author="PR Preview" w:date="2026-01-01T00:00:00Z">
        <w:r>
          <w:t xml:space="preserve">:</w:t>
        </w:r>
      </w:ins>
    </w:p>
    <w:p>
      <w:pPr>
        <w:pStyle w:val="BodyText"/>
      </w:pPr>
      <w:bookmarkStart w:id="19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1" w:name="rem-source-cv-estimate"/>
    <w:p>
      <w:pPr>
        <w:pStyle w:val="FirstParagraph"/>
      </w:pPr>
      <w:ins w:id="3660" w:author="PR Preview" w:date="2026-01-01T00:00:00Z">
        <w:r>
          <w:rPr>
            <w:i/>
            <w:iCs/>
          </w:rPr>
          <w:t xml:space="preserve">Remark 23</w:t>
        </w:r>
      </w:ins>
      <w:ins w:id="3661" w:author="PR Preview" w:date="2026-01-01T00:00:00Z">
        <w:r>
          <w:t xml:space="preserve"> (Source: Cross-validation estimate). </w:t>
        </w:r>
      </w:ins>
      <w:ins w:id="3662" w:author="PR Preview" w:date="2026-01-01T00:00:00Z">
        <w:r>
          <w:t xml:space="preserve">Hastie et al. (2009, sec. 7.10.1)</w:t>
        </w:r>
      </w:ins>
      <w:ins w:id="3663" w:author="PR Preview" w:date="2026-01-01T00:00:00Z">
        <w:r>
          <w:t xml:space="preserve">, for the per-observation form with the fold index</w:t>
        </w:r>
      </w:ins>
      <w:ins w:id="3664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665" w:author="PR Preview" w:date="2026-01-01T00:00:00Z">
        <w:r>
          <w:t xml:space="preserve">.</w:t>
        </w:r>
      </w:ins>
    </w:p>
    <w:bookmarkEnd w:id="201"/>
    <w:bookmarkStart w:id="202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2"/>
    <w:bookmarkStart w:id="203" w:name="sol-cv-estimate-by-fold"/>
    <w:p>
      <w:pPr>
        <w:pStyle w:val="BodyText"/>
      </w:pPr>
      <w:del w:id="3666" w:author="PR Preview" w:date="2026-01-01T00:00:00Z">
        <w:r>
          <w:rPr>
            <w:i/>
            <w:iCs/>
          </w:rPr>
          <w:delText xml:space="preserve">Solution 10</w:delText>
        </w:r>
      </w:del>
      <w:del w:id="3667" w:author="PR Preview" w:date="2026-01-01T00:00:00Z">
        <w:r>
          <w:delText xml:space="preserve">. </w:delText>
        </w:r>
      </w:del>
      <w:del w:id="3668" w:author="PR Preview" w:date="2026-01-01T00:00:00Z">
        <w:r>
          <w:delText xml:space="preserve">The folds</w:delText>
        </w:r>
      </w:del>
      <w:del w:id="36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670" w:author="PR Preview" w:date="2026-01-01T00:00:00Z">
        <w:r>
          <w:delText xml:space="preserve"> </w:delText>
        </w:r>
      </w:del>
      <w:del w:id="3671" w:author="PR Preview" w:date="2026-01-01T00:00:00Z">
        <w:r>
          <w:delText xml:space="preserve">partition</w:delText>
        </w:r>
      </w:del>
      <w:del w:id="3672" w:author="PR Preview" w:date="2026-01-01T00:00:00Z">
        <w:r>
          <w:delText xml:space="preserve"> </w:delText>
        </w:r>
      </w:del>
      <m:oMath>
        <m:r>
          <m:t>I</m:t>
        </m:r>
      </m:oMath>
      <w:del w:id="3673" w:author="PR Preview" w:date="2026-01-01T00:00:00Z">
        <w:r>
          <w:delText xml:space="preserve"> </w:delText>
        </w:r>
      </w:del>
      <w:del w:id="3674" w:author="PR Preview" w:date="2026-01-01T00:00:00Z">
        <w:r>
          <w:delText xml:space="preserve">(</w:delText>
        </w:r>
      </w:del>
      <w:hyperlink w:anchor="def-folds">
        <w:del w:id="3675" w:author="PR Preview" w:date="2026-01-01T00:00:00Z">
          <w:r>
            <w:rPr>
              <w:rStyle w:val="Hyperlink"/>
            </w:rPr>
            <w:delText xml:space="preserve">Definition 36</w:delText>
          </w:r>
        </w:del>
      </w:hyperlink>
      <w:del w:id="3676" w:author="PR Preview" w:date="2026-01-01T00:00:00Z">
        <w:r>
          <w:delText xml:space="preserve">),</w:delText>
        </w:r>
      </w:del>
      <w:del w:id="3677" w:author="PR Preview" w:date="2026-01-01T00:00:00Z">
        <w:r>
          <w:delText xml:space="preserve"> </w:delText>
        </w:r>
      </w:del>
      <w:del w:id="3678" w:author="PR Preview" w:date="2026-01-01T00:00:00Z">
        <w:r>
          <w:delText xml:space="preserve">so summing over the observations of each fold and then over the folds</w:delText>
        </w:r>
      </w:del>
      <w:del w:id="3679" w:author="PR Preview" w:date="2026-01-01T00:00:00Z">
        <w:r>
          <w:delText xml:space="preserve"> </w:delText>
        </w:r>
      </w:del>
      <w:del w:id="3680" w:author="PR Preview" w:date="2026-01-01T00:00:00Z">
        <w:r>
          <w:delText xml:space="preserve">adds each term of</w:delText>
        </w:r>
      </w:del>
      <w:del w:id="3681" w:author="PR Preview" w:date="2026-01-01T00:00:00Z">
        <w:r>
          <w:delText xml:space="preserve"> </w:delText>
        </w:r>
      </w:del>
      <w:hyperlink w:anchor="eq-cv-estimate">
        <w:del w:id="3682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3683" w:author="PR Preview" w:date="2026-01-01T00:00:00Z">
        <w:r>
          <w:delText xml:space="preserve"> </w:delText>
        </w:r>
      </w:del>
      <w:del w:id="3684" w:author="PR Preview" w:date="2026-01-01T00:00:00Z">
        <w:r>
          <w:delText xml:space="preserve">exactly once.</w:delText>
        </w:r>
      </w:del>
      <w:del w:id="3685" w:author="PR Preview" w:date="2026-01-01T00:00:00Z">
        <w:r>
          <w:delText xml:space="preserve"> </w:delText>
        </w:r>
      </w:del>
      <w:del w:id="3686" w:author="PR Preview" w:date="2026-01-01T00:00:00Z">
        <w:r>
          <w:delText xml:space="preserve">For</w:delText>
        </w:r>
      </w:del>
      <w:del w:id="368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688" w:author="PR Preview" w:date="2026-01-01T00:00:00Z">
        <w:r>
          <w:delText xml:space="preserve">,</w:delText>
        </w:r>
      </w:del>
      <w:del w:id="3689" w:author="PR Preview" w:date="2026-01-01T00:00:00Z">
        <w:r>
          <w:delText xml:space="preserve"> </w:delText>
        </w:r>
      </w:del>
      <w:hyperlink w:anchor="eq-fold-assignment">
        <w:del w:id="3690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3691" w:author="PR Preview" w:date="2026-01-01T00:00:00Z">
        <w:r>
          <w:delText xml:space="preserve"> </w:delText>
        </w:r>
      </w:del>
      <w:del w:id="3692" w:author="PR Preview" w:date="2026-01-01T00:00:00Z">
        <w:r>
          <w:delText xml:space="preserve">also puts</w:delText>
        </w:r>
      </w:del>
      <w:del w:id="3693" w:author="PR Preview" w:date="2026-01-01T00:00:00Z">
        <w:r>
          <w:delText xml:space="preserve"> </w:delText>
        </w:r>
      </w:del>
      <m:oMath>
        <m:r>
          <m:t>i</m:t>
        </m:r>
      </m:oMath>
      <w:del w:id="3694" w:author="PR Preview" w:date="2026-01-01T00:00:00Z">
        <w:r>
          <w:delText xml:space="preserve"> </w:delText>
        </w:r>
      </w:del>
      <w:del w:id="3695" w:author="PR Preview" w:date="2026-01-01T00:00:00Z">
        <w:r>
          <w:delText xml:space="preserve">in</w:delText>
        </w:r>
      </w:del>
      <w:del w:id="369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3697" w:author="PR Preview" w:date="2026-01-01T00:00:00Z">
        <w:r>
          <w:delText xml:space="preserve">,</w:delText>
        </w:r>
      </w:del>
      <w:del w:id="3698" w:author="PR Preview" w:date="2026-01-01T00:00:00Z">
        <w:r>
          <w:delText xml:space="preserve"> </w:delText>
        </w:r>
      </w:del>
      <w:del w:id="3699" w:author="PR Preview" w:date="2026-01-01T00:00:00Z">
        <w:r>
          <w:delText xml:space="preserve">and the folds are disjoint,</w:delText>
        </w:r>
      </w:del>
      <w:del w:id="3700" w:author="PR Preview" w:date="2026-01-01T00:00:00Z">
        <w:r>
          <w:delText xml:space="preserve"> </w:delText>
        </w:r>
      </w:del>
      <w:del w:id="3701" w:author="PR Preview" w:date="2026-01-01T00:00:00Z">
        <w:r>
          <w:delText xml:space="preserve">so</w:delText>
        </w:r>
      </w:del>
      <w:del w:id="3702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3703" w:author="PR Preview" w:date="2026-01-01T00:00:00Z">
        <w:r>
          <w:delText xml:space="preserve">.</w:delText>
        </w:r>
      </w:del>
      <w:del w:id="3704" w:author="PR Preview" w:date="2026-01-01T00:00:00Z">
        <w:r>
          <w:delText xml:space="preserve"> </w:delText>
        </w:r>
      </w:del>
      <w:del w:id="3705" w:author="PR Preview" w:date="2026-01-01T00:00:00Z">
        <w:r>
          <w:delText xml:space="preserve">Then</w:delText>
        </w:r>
      </w:del>
    </w:p>
    <w:p>
      <w:pPr>
        <w:pStyle w:val="BodyText"/>
      </w:pPr>
      <w:ins w:id="3706" w:author="PR Preview" w:date="2026-01-01T00:00:00Z">
        <w:r>
          <w:rPr>
            <w:i/>
            <w:iCs/>
          </w:rPr>
          <w:t xml:space="preserve">Solution 10</w:t>
        </w:r>
      </w:ins>
      <w:ins w:id="3707" w:author="PR Preview" w:date="2026-01-01T00:00:00Z">
        <w:r>
          <w:t xml:space="preserve">. </w:t>
        </w:r>
      </w:ins>
      <w:ins w:id="3708" w:author="PR Preview" w:date="2026-01-01T00:00:00Z">
        <w:r>
          <w:t xml:space="preserve">The folds</w:t>
        </w:r>
      </w:ins>
      <w:ins w:id="37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710" w:author="PR Preview" w:date="2026-01-01T00:00:00Z">
        <w:r>
          <w:t xml:space="preserve"> </w:t>
        </w:r>
      </w:ins>
      <w:ins w:id="3711" w:author="PR Preview" w:date="2026-01-01T00:00:00Z">
        <w:r>
          <w:t xml:space="preserve">partition</w:t>
        </w:r>
      </w:ins>
      <w:ins w:id="3712" w:author="PR Preview" w:date="2026-01-01T00:00:00Z">
        <w:r>
          <w:t xml:space="preserve"> </w:t>
        </w:r>
      </w:ins>
      <m:oMath>
        <m:r>
          <m:t>I</m:t>
        </m:r>
      </m:oMath>
      <w:ins w:id="3713" w:author="PR Preview" w:date="2026-01-01T00:00:00Z">
        <w:r>
          <w:t xml:space="preserve"> </w:t>
        </w:r>
      </w:ins>
      <w:ins w:id="3714" w:author="PR Preview" w:date="2026-01-01T00:00:00Z">
        <w:r>
          <w:t xml:space="preserve">(</w:t>
        </w:r>
      </w:ins>
      <w:hyperlink w:anchor="def-folds">
        <w:ins w:id="3715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3716" w:author="PR Preview" w:date="2026-01-01T00:00:00Z">
        <w:r>
          <w:t xml:space="preserve">),</w:t>
        </w:r>
      </w:ins>
      <w:ins w:id="3717" w:author="PR Preview" w:date="2026-01-01T00:00:00Z">
        <w:r>
          <w:t xml:space="preserve"> </w:t>
        </w:r>
      </w:ins>
      <w:ins w:id="3718" w:author="PR Preview" w:date="2026-01-01T00:00:00Z">
        <w:r>
          <w:t xml:space="preserve">so summing over the observations of each fold and then over the folds</w:t>
        </w:r>
      </w:ins>
      <w:ins w:id="3719" w:author="PR Preview" w:date="2026-01-01T00:00:00Z">
        <w:r>
          <w:t xml:space="preserve"> </w:t>
        </w:r>
      </w:ins>
      <w:ins w:id="3720" w:author="PR Preview" w:date="2026-01-01T00:00:00Z">
        <w:r>
          <w:t xml:space="preserve">adds each term of</w:t>
        </w:r>
      </w:ins>
      <w:ins w:id="3721" w:author="PR Preview" w:date="2026-01-01T00:00:00Z">
        <w:r>
          <w:t xml:space="preserve"> </w:t>
        </w:r>
      </w:ins>
      <w:hyperlink w:anchor="eq-cv-estimate">
        <w:ins w:id="3722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3723" w:author="PR Preview" w:date="2026-01-01T00:00:00Z">
        <w:r>
          <w:t xml:space="preserve"> </w:t>
        </w:r>
      </w:ins>
      <w:ins w:id="3724" w:author="PR Preview" w:date="2026-01-01T00:00:00Z">
        <w:r>
          <w:t xml:space="preserve">exactly once.</w:t>
        </w:r>
      </w:ins>
      <w:ins w:id="3725" w:author="PR Preview" w:date="2026-01-01T00:00:00Z">
        <w:r>
          <w:t xml:space="preserve"> </w:t>
        </w:r>
      </w:ins>
      <w:ins w:id="3726" w:author="PR Preview" w:date="2026-01-01T00:00:00Z">
        <w:r>
          <w:t xml:space="preserve">For</w:t>
        </w:r>
      </w:ins>
      <w:ins w:id="372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728" w:author="PR Preview" w:date="2026-01-01T00:00:00Z">
        <w:r>
          <w:t xml:space="preserve">,</w:t>
        </w:r>
      </w:ins>
      <w:ins w:id="3729" w:author="PR Preview" w:date="2026-01-01T00:00:00Z">
        <w:r>
          <w:t xml:space="preserve"> </w:t>
        </w:r>
      </w:ins>
      <w:hyperlink w:anchor="eq-fold-assignment">
        <w:ins w:id="3730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3731" w:author="PR Preview" w:date="2026-01-01T00:00:00Z">
        <w:r>
          <w:t xml:space="preserve"> </w:t>
        </w:r>
      </w:ins>
      <w:ins w:id="3732" w:author="PR Preview" w:date="2026-01-01T00:00:00Z">
        <w:r>
          <w:t xml:space="preserve">also puts</w:t>
        </w:r>
      </w:ins>
      <w:ins w:id="3733" w:author="PR Preview" w:date="2026-01-01T00:00:00Z">
        <w:r>
          <w:t xml:space="preserve"> </w:t>
        </w:r>
      </w:ins>
      <m:oMath>
        <m:r>
          <m:t>i</m:t>
        </m:r>
      </m:oMath>
      <w:ins w:id="3734" w:author="PR Preview" w:date="2026-01-01T00:00:00Z">
        <w:r>
          <w:t xml:space="preserve"> </w:t>
        </w:r>
      </w:ins>
      <w:ins w:id="3735" w:author="PR Preview" w:date="2026-01-01T00:00:00Z">
        <w:r>
          <w:t xml:space="preserve">in</w:t>
        </w:r>
      </w:ins>
      <w:ins w:id="373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3737" w:author="PR Preview" w:date="2026-01-01T00:00:00Z">
        <w:r>
          <w:t xml:space="preserve">,</w:t>
        </w:r>
      </w:ins>
      <w:ins w:id="3738" w:author="PR Preview" w:date="2026-01-01T00:00:00Z">
        <w:r>
          <w:t xml:space="preserve"> </w:t>
        </w:r>
      </w:ins>
      <w:ins w:id="3739" w:author="PR Preview" w:date="2026-01-01T00:00:00Z">
        <w:r>
          <w:t xml:space="preserve">and the folds are disjoint,</w:t>
        </w:r>
      </w:ins>
      <w:ins w:id="3740" w:author="PR Preview" w:date="2026-01-01T00:00:00Z">
        <w:r>
          <w:t xml:space="preserve"> </w:t>
        </w:r>
      </w:ins>
      <w:ins w:id="3741" w:author="PR Preview" w:date="2026-01-01T00:00:00Z">
        <w:r>
          <w:t xml:space="preserve">so</w:t>
        </w:r>
      </w:ins>
      <w:ins w:id="3742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3743" w:author="PR Preview" w:date="2026-01-01T00:00:00Z">
        <w:r>
          <w:t xml:space="preserve">.</w:t>
        </w:r>
      </w:ins>
      <w:ins w:id="3744" w:author="PR Preview" w:date="2026-01-01T00:00:00Z">
        <w:r>
          <w:t xml:space="preserve"> </w:t>
        </w:r>
      </w:ins>
      <w:ins w:id="3745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3"/>
    <w:bookmarkStart w:id="20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7" w:name="def-fold-mse"/>
    <w:p>
      <w:pPr>
        <w:pStyle w:val="BodyText"/>
      </w:pPr>
      <w:del w:id="3746" w:author="PR Preview" w:date="2026-01-01T00:00:00Z">
        <w:r>
          <w:rPr>
            <w:b/>
            <w:bCs/>
          </w:rPr>
          <w:delText xml:space="preserve">Definition 42 (Fold mean squared error)</w:delText>
        </w:r>
      </w:del>
      <w:del w:id="3747" w:author="PR Preview" w:date="2026-01-01T00:00:00Z">
        <w:r>
          <w:delText xml:space="preserve"> </w:delText>
        </w:r>
      </w:del>
      <w:del w:id="3748" w:author="PR Preview" w:date="2026-01-01T00:00:00Z">
        <w:r>
          <w:delText xml:space="preserve">The</w:delText>
        </w:r>
      </w:del>
      <w:del w:id="3749" w:author="PR Preview" w:date="2026-01-01T00:00:00Z">
        <w:r>
          <w:delText xml:space="preserve"> </w:delText>
        </w:r>
      </w:del>
      <w:del w:id="3750" w:author="PR Preview" w:date="2026-01-01T00:00:00Z">
        <w:r>
          <w:rPr>
            <w:b/>
            <w:bCs/>
          </w:rPr>
          <w:delText xml:space="preserve">fold mean squared error</w:delText>
        </w:r>
      </w:del>
      <w:del w:id="375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3752" w:author="PR Preview" w:date="2026-01-01T00:00:00Z">
        <w:r>
          <w:delText xml:space="preserve"> </w:delText>
        </w:r>
      </w:del>
      <w:del w:id="3753" w:author="PR Preview" w:date="2026-01-01T00:00:00Z">
        <w:r>
          <w:delText xml:space="preserve">of</w:delText>
        </w:r>
      </w:del>
      <w:del w:id="3754" w:author="PR Preview" w:date="2026-01-01T00:00:00Z">
        <w:r>
          <w:delText xml:space="preserve"> </w:delText>
        </w:r>
      </w:del>
      <w:hyperlink w:anchor="def-folds">
        <w:del w:id="375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75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757" w:author="PR Preview" w:date="2026-01-01T00:00:00Z">
        <w:r>
          <w:delText xml:space="preserve"> </w:delText>
        </w:r>
      </w:del>
      <w:del w:id="3758" w:author="PR Preview" w:date="2026-01-01T00:00:00Z">
        <w:r>
          <w:delText xml:space="preserve">is the</w:delText>
        </w:r>
      </w:del>
      <w:del w:id="3759" w:author="PR Preview" w:date="2026-01-01T00:00:00Z">
        <w:r>
          <w:delText xml:space="preserve"> </w:delText>
        </w:r>
      </w:del>
      <w:hyperlink r:id="rId63">
        <w:del w:id="3760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761" w:author="PR Preview" w:date="2026-01-01T00:00:00Z">
        <w:r>
          <w:delText xml:space="preserve"> </w:delText>
        </w:r>
      </w:del>
      <w:del w:id="3762" w:author="PR Preview" w:date="2026-01-01T00:00:00Z">
        <w:r>
          <w:delText xml:space="preserve">of the</w:delText>
        </w:r>
      </w:del>
      <w:del w:id="3763" w:author="PR Preview" w:date="2026-01-01T00:00:00Z">
        <w:r>
          <w:delText xml:space="preserve"> </w:delText>
        </w:r>
      </w:del>
      <w:hyperlink w:anchor="def-fold-out-rule">
        <w:del w:id="3764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765" w:author="PR Preview" w:date="2026-01-01T00:00:00Z">
        <w:r>
          <w:delText xml:space="preserve">’s predictions</w:delText>
        </w:r>
      </w:del>
      <w:del w:id="3766" w:author="PR Preview" w:date="2026-01-01T00:00:00Z">
        <w:r>
          <w:delText xml:space="preserve"> </w:delText>
        </w:r>
      </w:del>
      <w:del w:id="3767" w:author="PR Preview" w:date="2026-01-01T00:00:00Z">
        <w:r>
          <w:delText xml:space="preserve">for the</w:delText>
        </w:r>
      </w:del>
      <w:del w:id="3768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769" w:author="PR Preview" w:date="2026-01-01T00:00:00Z">
        <w:r>
          <w:delText xml:space="preserve"> </w:delText>
        </w:r>
      </w:del>
      <w:del w:id="3770" w:author="PR Preview" w:date="2026-01-01T00:00:00Z">
        <w:r>
          <w:delText xml:space="preserve">(</w:delText>
        </w:r>
      </w:del>
      <w:hyperlink w:anchor="def-fold-size">
        <w:del w:id="3771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3772" w:author="PR Preview" w:date="2026-01-01T00:00:00Z">
        <w:r>
          <w:delText xml:space="preserve">) observations in that fold:</w:delText>
        </w:r>
      </w:del>
    </w:p>
    <w:p>
      <w:pPr>
        <w:pStyle w:val="BodyText"/>
      </w:pPr>
      <w:bookmarkStart w:id="20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3"/>
    </w:p>
    <w:p>
      <w:pPr>
        <w:pStyle w:val="FirstParagraph"/>
      </w:pPr>
      <w:del w:id="3773" w:author="PR Preview" w:date="2026-01-01T00:00:00Z">
        <w:r>
          <w:rPr>
            <w:i/>
            <w:iCs/>
          </w:rPr>
          <w:delText xml:space="preserve">Remark 25</w:delText>
        </w:r>
      </w:del>
      <w:del w:id="3774" w:author="PR Preview" w:date="2026-01-01T00:00:00Z">
        <w:r>
          <w:delText xml:space="preserve"> (Source: Fold mean squared error). </w:delText>
        </w:r>
      </w:del>
      <w:del w:id="3775" w:author="PR Preview" w:date="2026-01-01T00:00:00Z">
        <w:r>
          <w:delText xml:space="preserve">James et al. (2021, sec. 5.1.3)</w:delText>
        </w:r>
      </w:del>
      <w:del w:id="3776" w:author="PR Preview" w:date="2026-01-01T00:00:00Z">
        <w:r>
          <w:delText xml:space="preserve">, who write the fold mean squared errors as</w:delText>
        </w:r>
      </w:del>
      <w:del w:id="3777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3778" w:author="PR Preview" w:date="2026-01-01T00:00:00Z">
        <w:r>
          <w:delText xml:space="preserve">.</w:delText>
        </w:r>
      </w:del>
    </w:p>
    <w:p>
      <w:pPr>
        <w:pStyle w:val="BodyText"/>
      </w:pPr>
      <w:del w:id="3779" w:author="PR Preview" w:date="2026-01-01T00:00:00Z">
        <w:r>
          <w:rPr>
            <w:i/>
            <w:iCs/>
          </w:rPr>
          <w:delText xml:space="preserve">Remark 26</w:delText>
        </w:r>
      </w:del>
      <w:del w:id="3780" w:author="PR Preview" w:date="2026-01-01T00:00:00Z">
        <w:r>
          <w:delText xml:space="preserve"> (What the cross-validation estimate estimates). </w:delText>
        </w:r>
      </w:del>
      <w:del w:id="3781" w:author="PR Preview" w:date="2026-01-01T00:00:00Z">
        <w:r>
          <w:delText xml:space="preserve">Each prediction in</w:delText>
        </w:r>
      </w:del>
      <w:del w:id="3782" w:author="PR Preview" w:date="2026-01-01T00:00:00Z">
        <w:r>
          <w:delText xml:space="preserve"> </w:delText>
        </w:r>
      </w:del>
      <w:hyperlink w:anchor="eq-cv-estimate">
        <w:del w:id="3783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3784" w:author="PR Preview" w:date="2026-01-01T00:00:00Z">
        <w:r>
          <w:delText xml:space="preserve"> </w:delText>
        </w:r>
      </w:del>
      <w:del w:id="3785" w:author="PR Preview" w:date="2026-01-01T00:00:00Z">
        <w:r>
          <w:delText xml:space="preserve">comes from a rule</w:delText>
        </w:r>
      </w:del>
      <w:del w:id="3786" w:author="PR Preview" w:date="2026-01-01T00:00:00Z">
        <w:r>
          <w:delText xml:space="preserve"> </w:delText>
        </w:r>
      </w:del>
      <w:del w:id="3787" w:author="PR Preview" w:date="2026-01-01T00:00:00Z">
        <w:r>
          <w:delText xml:space="preserve">that did not see the observation it predicts,</w:delText>
        </w:r>
      </w:del>
      <w:del w:id="3788" w:author="PR Preview" w:date="2026-01-01T00:00:00Z">
        <w:r>
          <w:delText xml:space="preserve"> </w:delText>
        </w:r>
      </w:del>
      <w:del w:id="3789" w:author="PR Preview" w:date="2026-01-01T00:00:00Z">
        <w:r>
          <w:delText xml:space="preserve">so each squared error is scored as in</w:delText>
        </w:r>
      </w:del>
      <w:del w:id="3790" w:author="PR Preview" w:date="2026-01-01T00:00:00Z">
        <w:r>
          <w:delText xml:space="preserve"> </w:delText>
        </w:r>
      </w:del>
      <w:hyperlink w:anchor="thm-held-out-unbiased">
        <w:del w:id="3791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3792" w:author="PR Preview" w:date="2026-01-01T00:00:00Z">
        <w:r>
          <w:delText xml:space="preserve">.</w:delText>
        </w:r>
      </w:del>
      <w:del w:id="3793" w:author="PR Preview" w:date="2026-01-01T00:00:00Z">
        <w:r>
          <w:delText xml:space="preserve"> </w:delText>
        </w:r>
      </w:del>
      <w:del w:id="3794" w:author="PR Preview" w:date="2026-01-01T00:00:00Z">
        <w:r>
          <w:delText xml:space="preserve">But the rule for fold</w:delText>
        </w:r>
      </w:del>
      <w:del w:id="379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796" w:author="PR Preview" w:date="2026-01-01T00:00:00Z">
        <w:r>
          <w:delText xml:space="preserve"> </w:delText>
        </w:r>
      </w:del>
      <w:del w:id="3797" w:author="PR Preview" w:date="2026-01-01T00:00:00Z">
        <w:r>
          <w:delText xml:space="preserve">was fitted to</w:delText>
        </w:r>
      </w:del>
      <w:del w:id="379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799" w:author="PR Preview" w:date="2026-01-01T00:00:00Z">
        <w:r>
          <w:delText xml:space="preserve"> </w:delText>
        </w:r>
      </w:del>
      <w:del w:id="3800" w:author="PR Preview" w:date="2026-01-01T00:00:00Z">
        <w:r>
          <w:delText xml:space="preserve">observations,</w:delText>
        </w:r>
      </w:del>
      <w:del w:id="3801" w:author="PR Preview" w:date="2026-01-01T00:00:00Z">
        <w:r>
          <w:delText xml:space="preserve"> </w:delText>
        </w:r>
      </w:del>
      <w:del w:id="3802" w:author="PR Preview" w:date="2026-01-01T00:00:00Z">
        <w:r>
          <w:delText xml:space="preserve">not</w:delText>
        </w:r>
      </w:del>
      <w:del w:id="3803" w:author="PR Preview" w:date="2026-01-01T00:00:00Z">
        <w:r>
          <w:delText xml:space="preserve"> </w:delText>
        </w:r>
      </w:del>
      <m:oMath>
        <m:r>
          <m:t>n</m:t>
        </m:r>
      </m:oMath>
      <w:del w:id="3804" w:author="PR Preview" w:date="2026-01-01T00:00:00Z">
        <w:r>
          <w:delText xml:space="preserve">,</w:delText>
        </w:r>
      </w:del>
      <w:del w:id="3805" w:author="PR Preview" w:date="2026-01-01T00:00:00Z">
        <w:r>
          <w:delText xml:space="preserve"> </w:delText>
        </w:r>
      </w:del>
      <w:del w:id="3806" w:author="PR Preview" w:date="2026-01-01T00:00:00Z">
        <w:r>
          <w:delText xml:space="preserve">and the</w:delText>
        </w:r>
      </w:del>
      <w:del w:id="3807" w:author="PR Preview" w:date="2026-01-01T00:00:00Z">
        <w:r>
          <w:delText xml:space="preserve"> </w:delText>
        </w:r>
      </w:del>
      <m:oMath>
        <m:r>
          <m:t>k</m:t>
        </m:r>
      </m:oMath>
      <w:del w:id="3808" w:author="PR Preview" w:date="2026-01-01T00:00:00Z">
        <w:r>
          <w:delText xml:space="preserve"> </w:delText>
        </w:r>
      </w:del>
      <w:del w:id="3809" w:author="PR Preview" w:date="2026-01-01T00:00:00Z">
        <w:r>
          <w:delText xml:space="preserve">rules differ from one another and from the rule fitted to all</w:delText>
        </w:r>
      </w:del>
      <w:del w:id="3810" w:author="PR Preview" w:date="2026-01-01T00:00:00Z">
        <w:r>
          <w:delText xml:space="preserve"> </w:delText>
        </w:r>
      </w:del>
      <m:oMath>
        <m:r>
          <m:t>n</m:t>
        </m:r>
      </m:oMath>
      <w:del w:id="3811" w:author="PR Preview" w:date="2026-01-01T00:00:00Z">
        <w:r>
          <w:delText xml:space="preserve">.</w:delText>
        </w:r>
      </w:del>
      <w:del w:id="3812" w:author="PR Preview" w:date="2026-01-01T00:00:00Z">
        <w:r>
          <w:delText xml:space="preserve"> </w:delText>
        </w:r>
      </w:del>
      <w:del w:id="3813" w:author="PR Preview" w:date="2026-01-01T00:00:00Z">
        <w:r>
          <w:delText xml:space="preserve">So</w:delText>
        </w:r>
      </w:del>
      <w:del w:id="381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815" w:author="PR Preview" w:date="2026-01-01T00:00:00Z">
        <w:r>
          <w:delText xml:space="preserve"> </w:delText>
        </w:r>
      </w:del>
      <w:del w:id="3816" w:author="PR Preview" w:date="2026-01-01T00:00:00Z">
        <w:r>
          <w:delText xml:space="preserve">estimates the</w:delText>
        </w:r>
      </w:del>
      <w:del w:id="3817" w:author="PR Preview" w:date="2026-01-01T00:00:00Z">
        <w:r>
          <w:delText xml:space="preserve"> </w:delText>
        </w:r>
      </w:del>
      <w:hyperlink w:anchor="def-expected-generalization-error">
        <w:del w:id="3818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3819" w:author="PR Preview" w:date="2026-01-01T00:00:00Z">
        <w:r>
          <w:delText xml:space="preserve"> </w:delText>
        </w:r>
      </w:del>
      <w:del w:id="3820" w:author="PR Preview" w:date="2026-01-01T00:00:00Z">
        <w:r>
          <w:delText xml:space="preserve">of the fitting</w:delText>
        </w:r>
      </w:del>
      <w:del w:id="3821" w:author="PR Preview" w:date="2026-01-01T00:00:00Z">
        <w:r>
          <w:delText xml:space="preserve"> </w:delText>
        </w:r>
      </w:del>
      <w:del w:id="3822" w:author="PR Preview" w:date="2026-01-01T00:00:00Z">
        <w:r>
          <w:rPr>
            <w:i/>
            <w:iCs/>
          </w:rPr>
          <w:delText xml:space="preserve">procedure</w:delText>
        </w:r>
      </w:del>
      <w:del w:id="3823" w:author="PR Preview" w:date="2026-01-01T00:00:00Z">
        <w:r>
          <w:delText xml:space="preserve"> </w:delText>
        </w:r>
      </w:del>
      <m:oMath>
        <m:r>
          <m:t>g</m:t>
        </m:r>
      </m:oMath>
      <w:del w:id="3824" w:author="PR Preview" w:date="2026-01-01T00:00:00Z">
        <w:r>
          <w:delText xml:space="preserve"> </w:delText>
        </w:r>
      </w:del>
      <w:del w:id="3825" w:author="PR Preview" w:date="2026-01-01T00:00:00Z">
        <w:r>
          <w:delText xml:space="preserve">at the smaller training-set sizes</w:delText>
        </w:r>
      </w:del>
      <w:del w:id="382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827" w:author="PR Preview" w:date="2026-01-01T00:00:00Z">
        <w:r>
          <w:delText xml:space="preserve">,</w:delText>
        </w:r>
      </w:del>
      <w:del w:id="3828" w:author="PR Preview" w:date="2026-01-01T00:00:00Z">
        <w:r>
          <w:delText xml:space="preserve"> </w:delText>
        </w:r>
      </w:del>
      <w:del w:id="3829" w:author="PR Preview" w:date="2026-01-01T00:00:00Z">
        <w:r>
          <w:delText xml:space="preserve">which is</w:delText>
        </w:r>
      </w:del>
      <w:del w:id="383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3831" w:author="PR Preview" w:date="2026-01-01T00:00:00Z">
        <w:r>
          <w:delText xml:space="preserve"> </w:delText>
        </w:r>
      </w:del>
      <w:del w:id="3832" w:author="PR Preview" w:date="2026-01-01T00:00:00Z">
        <w:r>
          <w:delText xml:space="preserve">when every fold has</w:delText>
        </w:r>
      </w:del>
      <w:del w:id="383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3834" w:author="PR Preview" w:date="2026-01-01T00:00:00Z">
        <w:r>
          <w:delText xml:space="preserve"> </w:delText>
        </w:r>
      </w:del>
      <w:del w:id="3835" w:author="PR Preview" w:date="2026-01-01T00:00:00Z">
        <w:r>
          <w:delText xml:space="preserve">observations,</w:delText>
        </w:r>
      </w:del>
      <w:del w:id="3836" w:author="PR Preview" w:date="2026-01-01T00:00:00Z">
        <w:r>
          <w:delText xml:space="preserve"> </w:delText>
        </w:r>
      </w:del>
      <w:del w:id="3837" w:author="PR Preview" w:date="2026-01-01T00:00:00Z">
        <w:r>
          <w:delText xml:space="preserve">rather than</w:delText>
        </w:r>
      </w:del>
      <w:del w:id="383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839" w:author="PR Preview" w:date="2026-01-01T00:00:00Z">
        <w:r>
          <w:delText xml:space="preserve"> </w:delText>
        </w:r>
      </w:del>
      <w:del w:id="3840" w:author="PR Preview" w:date="2026-01-01T00:00:00Z">
        <w:r>
          <w:delText xml:space="preserve">for the one rule fitted to all the data</w:delText>
        </w:r>
      </w:del>
      <w:del w:id="3841" w:author="PR Preview" w:date="2026-01-01T00:00:00Z">
        <w:r>
          <w:delText xml:space="preserve"> </w:delText>
        </w:r>
      </w:del>
      <w:del w:id="3842" w:author="PR Preview" w:date="2026-01-01T00:00:00Z">
        <w:r>
          <w:delText xml:space="preserve">(Hastie et al. 2009, sec. 7.12)</w:delText>
        </w:r>
      </w:del>
      <w:del w:id="3843" w:author="PR Preview" w:date="2026-01-01T00:00:00Z">
        <w:r>
          <w:delText xml:space="preserve">.</w:delText>
        </w:r>
      </w:del>
    </w:p>
    <w:p>
      <w:pPr>
        <w:pStyle w:val="BodyText"/>
      </w:pPr>
      <w:ins w:id="3844" w:author="PR Preview" w:date="2026-01-01T00:00:00Z">
        <w:r>
          <w:rPr>
            <w:b/>
            <w:bCs/>
          </w:rPr>
          <w:t xml:space="preserve">Definition 43 (Fold mean squared error)</w:t>
        </w:r>
      </w:ins>
      <w:ins w:id="3845" w:author="PR Preview" w:date="2026-01-01T00:00:00Z">
        <w:r>
          <w:t xml:space="preserve"> </w:t>
        </w:r>
      </w:ins>
      <w:ins w:id="3846" w:author="PR Preview" w:date="2026-01-01T00:00:00Z">
        <w:r>
          <w:t xml:space="preserve">The</w:t>
        </w:r>
      </w:ins>
      <w:ins w:id="3847" w:author="PR Preview" w:date="2026-01-01T00:00:00Z">
        <w:r>
          <w:t xml:space="preserve"> </w:t>
        </w:r>
      </w:ins>
      <w:ins w:id="3848" w:author="PR Preview" w:date="2026-01-01T00:00:00Z">
        <w:r>
          <w:rPr>
            <w:b/>
            <w:bCs/>
          </w:rPr>
          <w:t xml:space="preserve">fold mean squared error</w:t>
        </w:r>
      </w:ins>
      <w:ins w:id="384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3850" w:author="PR Preview" w:date="2026-01-01T00:00:00Z">
        <w:r>
          <w:t xml:space="preserve"> </w:t>
        </w:r>
      </w:ins>
      <w:ins w:id="3851" w:author="PR Preview" w:date="2026-01-01T00:00:00Z">
        <w:r>
          <w:t xml:space="preserve">of</w:t>
        </w:r>
      </w:ins>
      <w:ins w:id="3852" w:author="PR Preview" w:date="2026-01-01T00:00:00Z">
        <w:r>
          <w:t xml:space="preserve"> </w:t>
        </w:r>
      </w:ins>
      <w:hyperlink w:anchor="def-folds">
        <w:ins w:id="385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85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855" w:author="PR Preview" w:date="2026-01-01T00:00:00Z">
        <w:r>
          <w:t xml:space="preserve"> </w:t>
        </w:r>
      </w:ins>
      <w:ins w:id="3856" w:author="PR Preview" w:date="2026-01-01T00:00:00Z">
        <w:r>
          <w:t xml:space="preserve">is the</w:t>
        </w:r>
      </w:ins>
      <w:ins w:id="3857" w:author="PR Preview" w:date="2026-01-01T00:00:00Z">
        <w:r>
          <w:t xml:space="preserve"> </w:t>
        </w:r>
      </w:ins>
      <w:hyperlink r:id="rId63">
        <w:ins w:id="3858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859" w:author="PR Preview" w:date="2026-01-01T00:00:00Z">
        <w:r>
          <w:t xml:space="preserve"> </w:t>
        </w:r>
      </w:ins>
      <w:ins w:id="3860" w:author="PR Preview" w:date="2026-01-01T00:00:00Z">
        <w:r>
          <w:t xml:space="preserve">of the</w:t>
        </w:r>
      </w:ins>
      <w:ins w:id="3861" w:author="PR Preview" w:date="2026-01-01T00:00:00Z">
        <w:r>
          <w:t xml:space="preserve"> </w:t>
        </w:r>
      </w:ins>
      <w:hyperlink w:anchor="def-fold-out-rule">
        <w:ins w:id="386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863" w:author="PR Preview" w:date="2026-01-01T00:00:00Z">
        <w:r>
          <w:t xml:space="preserve">’s predictions</w:t>
        </w:r>
      </w:ins>
      <w:ins w:id="3864" w:author="PR Preview" w:date="2026-01-01T00:00:00Z">
        <w:r>
          <w:t xml:space="preserve"> </w:t>
        </w:r>
      </w:ins>
      <w:ins w:id="3865" w:author="PR Preview" w:date="2026-01-01T00:00:00Z">
        <w:r>
          <w:t xml:space="preserve">for the</w:t>
        </w:r>
      </w:ins>
      <w:ins w:id="386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867" w:author="PR Preview" w:date="2026-01-01T00:00:00Z">
        <w:r>
          <w:t xml:space="preserve"> </w:t>
        </w:r>
      </w:ins>
      <w:ins w:id="3868" w:author="PR Preview" w:date="2026-01-01T00:00:00Z">
        <w:r>
          <w:t xml:space="preserve">(</w:t>
        </w:r>
      </w:ins>
      <w:hyperlink w:anchor="def-fold-size">
        <w:ins w:id="3869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3870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0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8" w:name="rem-source-fold-mse"/>
    <w:p>
      <w:pPr>
        <w:pStyle w:val="FirstParagraph"/>
      </w:pPr>
      <w:ins w:id="3871" w:author="PR Preview" w:date="2026-01-01T00:00:00Z">
        <w:r>
          <w:rPr>
            <w:i/>
            <w:iCs/>
          </w:rPr>
          <w:t xml:space="preserve">Remark 24</w:t>
        </w:r>
      </w:ins>
      <w:ins w:id="3872" w:author="PR Preview" w:date="2026-01-01T00:00:00Z">
        <w:r>
          <w:t xml:space="preserve"> (Source: Fold mean squared error). </w:t>
        </w:r>
      </w:ins>
      <w:ins w:id="3873" w:author="PR Preview" w:date="2026-01-01T00:00:00Z">
        <w:r>
          <w:t xml:space="preserve">James et al. (2021, sec. 5.1.3)</w:t>
        </w:r>
      </w:ins>
      <w:ins w:id="3874" w:author="PR Preview" w:date="2026-01-01T00:00:00Z">
        <w:r>
          <w:t xml:space="preserve">, who write the fold mean squared errors as</w:t>
        </w:r>
      </w:ins>
      <w:ins w:id="3875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3876" w:author="PR Preview" w:date="2026-01-01T00:00:00Z">
        <w:r>
          <w:t xml:space="preserve">.</w:t>
        </w:r>
      </w:ins>
    </w:p>
    <w:bookmarkEnd w:id="208"/>
    <w:bookmarkStart w:id="209" w:name="rem-cv-estimate"/>
    <w:p>
      <w:pPr>
        <w:pStyle w:val="BodyText"/>
      </w:pPr>
      <w:ins w:id="3877" w:author="PR Preview" w:date="2026-01-01T00:00:00Z">
        <w:r>
          <w:rPr>
            <w:i/>
            <w:iCs/>
          </w:rPr>
          <w:t xml:space="preserve">Remark 25</w:t>
        </w:r>
      </w:ins>
      <w:ins w:id="3878" w:author="PR Preview" w:date="2026-01-01T00:00:00Z">
        <w:r>
          <w:t xml:space="preserve"> (What the cross-validation estimate estimates). </w:t>
        </w:r>
      </w:ins>
      <w:ins w:id="3879" w:author="PR Preview" w:date="2026-01-01T00:00:00Z">
        <w:r>
          <w:t xml:space="preserve">Each prediction in</w:t>
        </w:r>
      </w:ins>
      <w:ins w:id="3880" w:author="PR Preview" w:date="2026-01-01T00:00:00Z">
        <w:r>
          <w:t xml:space="preserve"> </w:t>
        </w:r>
      </w:ins>
      <w:hyperlink w:anchor="eq-cv-estimate">
        <w:ins w:id="3881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3882" w:author="PR Preview" w:date="2026-01-01T00:00:00Z">
        <w:r>
          <w:t xml:space="preserve"> </w:t>
        </w:r>
      </w:ins>
      <w:ins w:id="3883" w:author="PR Preview" w:date="2026-01-01T00:00:00Z">
        <w:r>
          <w:t xml:space="preserve">comes from a rule</w:t>
        </w:r>
      </w:ins>
      <w:ins w:id="3884" w:author="PR Preview" w:date="2026-01-01T00:00:00Z">
        <w:r>
          <w:t xml:space="preserve"> </w:t>
        </w:r>
      </w:ins>
      <w:ins w:id="3885" w:author="PR Preview" w:date="2026-01-01T00:00:00Z">
        <w:r>
          <w:t xml:space="preserve">that did not see the observation it predicts,</w:t>
        </w:r>
      </w:ins>
      <w:ins w:id="3886" w:author="PR Preview" w:date="2026-01-01T00:00:00Z">
        <w:r>
          <w:t xml:space="preserve"> </w:t>
        </w:r>
      </w:ins>
      <w:ins w:id="3887" w:author="PR Preview" w:date="2026-01-01T00:00:00Z">
        <w:r>
          <w:t xml:space="preserve">so each squared error is scored as in</w:t>
        </w:r>
      </w:ins>
      <w:ins w:id="3888" w:author="PR Preview" w:date="2026-01-01T00:00:00Z">
        <w:r>
          <w:t xml:space="preserve"> </w:t>
        </w:r>
      </w:ins>
      <w:hyperlink w:anchor="thm-held-out-unbiased">
        <w:ins w:id="388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890" w:author="PR Preview" w:date="2026-01-01T00:00:00Z">
        <w:r>
          <w:t xml:space="preserve">.</w:t>
        </w:r>
      </w:ins>
      <w:ins w:id="3891" w:author="PR Preview" w:date="2026-01-01T00:00:00Z">
        <w:r>
          <w:t xml:space="preserve"> </w:t>
        </w:r>
      </w:ins>
      <w:ins w:id="3892" w:author="PR Preview" w:date="2026-01-01T00:00:00Z">
        <w:r>
          <w:t xml:space="preserve">But the rule for fold</w:t>
        </w:r>
      </w:ins>
      <w:ins w:id="38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894" w:author="PR Preview" w:date="2026-01-01T00:00:00Z">
        <w:r>
          <w:t xml:space="preserve"> </w:t>
        </w:r>
      </w:ins>
      <w:ins w:id="3895" w:author="PR Preview" w:date="2026-01-01T00:00:00Z">
        <w:r>
          <w:t xml:space="preserve">was fitted to</w:t>
        </w:r>
      </w:ins>
      <w:ins w:id="389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3897" w:author="PR Preview" w:date="2026-01-01T00:00:00Z">
        <w:r>
          <w:t xml:space="preserve"> </w:t>
        </w:r>
      </w:ins>
      <w:ins w:id="3898" w:author="PR Preview" w:date="2026-01-01T00:00:00Z">
        <w:r>
          <w:t xml:space="preserve">observations,</w:t>
        </w:r>
      </w:ins>
      <w:ins w:id="3899" w:author="PR Preview" w:date="2026-01-01T00:00:00Z">
        <w:r>
          <w:t xml:space="preserve"> </w:t>
        </w:r>
      </w:ins>
      <w:ins w:id="3900" w:author="PR Preview" w:date="2026-01-01T00:00:00Z">
        <w:r>
          <w:t xml:space="preserve">not</w:t>
        </w:r>
      </w:ins>
      <w:ins w:id="3901" w:author="PR Preview" w:date="2026-01-01T00:00:00Z">
        <w:r>
          <w:t xml:space="preserve"> </w:t>
        </w:r>
      </w:ins>
      <m:oMath>
        <m:r>
          <m:t>n</m:t>
        </m:r>
      </m:oMath>
      <w:ins w:id="3902" w:author="PR Preview" w:date="2026-01-01T00:00:00Z">
        <w:r>
          <w:t xml:space="preserve">,</w:t>
        </w:r>
      </w:ins>
      <w:ins w:id="3903" w:author="PR Preview" w:date="2026-01-01T00:00:00Z">
        <w:r>
          <w:t xml:space="preserve"> </w:t>
        </w:r>
      </w:ins>
      <w:ins w:id="3904" w:author="PR Preview" w:date="2026-01-01T00:00:00Z">
        <w:r>
          <w:t xml:space="preserve">and the</w:t>
        </w:r>
      </w:ins>
      <w:ins w:id="3905" w:author="PR Preview" w:date="2026-01-01T00:00:00Z">
        <w:r>
          <w:t xml:space="preserve"> </w:t>
        </w:r>
      </w:ins>
      <m:oMath>
        <m:r>
          <m:t>k</m:t>
        </m:r>
      </m:oMath>
      <w:ins w:id="3906" w:author="PR Preview" w:date="2026-01-01T00:00:00Z">
        <w:r>
          <w:t xml:space="preserve"> </w:t>
        </w:r>
      </w:ins>
      <w:ins w:id="3907" w:author="PR Preview" w:date="2026-01-01T00:00:00Z">
        <w:r>
          <w:t xml:space="preserve">rules differ from one another and from the rule fitted to all</w:t>
        </w:r>
      </w:ins>
      <w:ins w:id="3908" w:author="PR Preview" w:date="2026-01-01T00:00:00Z">
        <w:r>
          <w:t xml:space="preserve"> </w:t>
        </w:r>
      </w:ins>
      <m:oMath>
        <m:r>
          <m:t>n</m:t>
        </m:r>
      </m:oMath>
      <w:ins w:id="3909" w:author="PR Preview" w:date="2026-01-01T00:00:00Z">
        <w:r>
          <w:t xml:space="preserve">.</w:t>
        </w:r>
      </w:ins>
      <w:ins w:id="3910" w:author="PR Preview" w:date="2026-01-01T00:00:00Z">
        <w:r>
          <w:t xml:space="preserve"> </w:t>
        </w:r>
      </w:ins>
      <w:ins w:id="3911" w:author="PR Preview" w:date="2026-01-01T00:00:00Z">
        <w:r>
          <w:t xml:space="preserve">So</w:t>
        </w:r>
      </w:ins>
      <w:ins w:id="391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913" w:author="PR Preview" w:date="2026-01-01T00:00:00Z">
        <w:r>
          <w:t xml:space="preserve"> </w:t>
        </w:r>
      </w:ins>
      <w:ins w:id="3914" w:author="PR Preview" w:date="2026-01-01T00:00:00Z">
        <w:r>
          <w:t xml:space="preserve">estimates the</w:t>
        </w:r>
      </w:ins>
      <w:ins w:id="3915" w:author="PR Preview" w:date="2026-01-01T00:00:00Z">
        <w:r>
          <w:t xml:space="preserve"> </w:t>
        </w:r>
      </w:ins>
      <w:hyperlink w:anchor="def-expected-generalization-error">
        <w:ins w:id="3916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3917" w:author="PR Preview" w:date="2026-01-01T00:00:00Z">
        <w:r>
          <w:t xml:space="preserve"> </w:t>
        </w:r>
      </w:ins>
      <w:ins w:id="3918" w:author="PR Preview" w:date="2026-01-01T00:00:00Z">
        <w:r>
          <w:t xml:space="preserve">of the fitting</w:t>
        </w:r>
      </w:ins>
      <w:ins w:id="3919" w:author="PR Preview" w:date="2026-01-01T00:00:00Z">
        <w:r>
          <w:t xml:space="preserve"> </w:t>
        </w:r>
      </w:ins>
      <w:ins w:id="3920" w:author="PR Preview" w:date="2026-01-01T00:00:00Z">
        <w:r>
          <w:rPr>
            <w:i/>
            <w:iCs/>
          </w:rPr>
          <w:t xml:space="preserve">procedure</w:t>
        </w:r>
      </w:ins>
      <w:ins w:id="3921" w:author="PR Preview" w:date="2026-01-01T00:00:00Z">
        <w:r>
          <w:t xml:space="preserve"> </w:t>
        </w:r>
      </w:ins>
      <m:oMath>
        <m:r>
          <m:t>g</m:t>
        </m:r>
      </m:oMath>
      <w:ins w:id="3922" w:author="PR Preview" w:date="2026-01-01T00:00:00Z">
        <w:r>
          <w:t xml:space="preserve"> </w:t>
        </w:r>
      </w:ins>
      <w:ins w:id="3923" w:author="PR Preview" w:date="2026-01-01T00:00:00Z">
        <w:r>
          <w:t xml:space="preserve">at the smaller training-set sizes</w:t>
        </w:r>
      </w:ins>
      <w:ins w:id="392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3925" w:author="PR Preview" w:date="2026-01-01T00:00:00Z">
        <w:r>
          <w:t xml:space="preserve">,</w:t>
        </w:r>
      </w:ins>
      <w:ins w:id="3926" w:author="PR Preview" w:date="2026-01-01T00:00:00Z">
        <w:r>
          <w:t xml:space="preserve"> </w:t>
        </w:r>
      </w:ins>
      <w:ins w:id="3927" w:author="PR Preview" w:date="2026-01-01T00:00:00Z">
        <w:r>
          <w:t xml:space="preserve">which is</w:t>
        </w:r>
      </w:ins>
      <w:ins w:id="392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3929" w:author="PR Preview" w:date="2026-01-01T00:00:00Z">
        <w:r>
          <w:t xml:space="preserve"> </w:t>
        </w:r>
      </w:ins>
      <w:ins w:id="3930" w:author="PR Preview" w:date="2026-01-01T00:00:00Z">
        <w:r>
          <w:t xml:space="preserve">when every fold has</w:t>
        </w:r>
      </w:ins>
      <w:ins w:id="393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3932" w:author="PR Preview" w:date="2026-01-01T00:00:00Z">
        <w:r>
          <w:t xml:space="preserve"> </w:t>
        </w:r>
      </w:ins>
      <w:ins w:id="3933" w:author="PR Preview" w:date="2026-01-01T00:00:00Z">
        <w:r>
          <w:t xml:space="preserve">observations,</w:t>
        </w:r>
      </w:ins>
      <w:ins w:id="3934" w:author="PR Preview" w:date="2026-01-01T00:00:00Z">
        <w:r>
          <w:t xml:space="preserve"> </w:t>
        </w:r>
      </w:ins>
      <w:ins w:id="3935" w:author="PR Preview" w:date="2026-01-01T00:00:00Z">
        <w:r>
          <w:t xml:space="preserve">rather than</w:t>
        </w:r>
      </w:ins>
      <w:ins w:id="393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937" w:author="PR Preview" w:date="2026-01-01T00:00:00Z">
        <w:r>
          <w:t xml:space="preserve"> </w:t>
        </w:r>
      </w:ins>
      <w:ins w:id="3938" w:author="PR Preview" w:date="2026-01-01T00:00:00Z">
        <w:r>
          <w:t xml:space="preserve">for the one rule fitted to all the data</w:t>
        </w:r>
      </w:ins>
      <w:ins w:id="3939" w:author="PR Preview" w:date="2026-01-01T00:00:00Z">
        <w:r>
          <w:t xml:space="preserve"> </w:t>
        </w:r>
      </w:ins>
      <w:ins w:id="3940" w:author="PR Preview" w:date="2026-01-01T00:00:00Z">
        <w:r>
          <w:t xml:space="preserve">(Hastie et al. 2009, sec. 7.12)</w:t>
        </w:r>
      </w:ins>
      <w:ins w:id="3941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09"/>
    <w:bookmarkStart w:id="210" w:name="rem-choosing-k"/>
    <w:p>
      <w:pPr>
        <w:pStyle w:val="BodyText"/>
      </w:pPr>
      <w:del w:id="3942" w:author="PR Preview" w:date="2026-01-01T00:00:00Z">
        <w:r>
          <w:rPr>
            <w:i/>
            <w:iCs/>
          </w:rPr>
          <w:delText xml:space="preserve">Remark 27</w:delText>
        </w:r>
      </w:del>
      <w:del w:id="3943" w:author="PR Preview" w:date="2026-01-01T00:00:00Z">
        <w:r>
          <w:delText xml:space="preserve"> (Choosing the number of folds). </w:delText>
        </w:r>
      </w:del>
      <w:del w:id="3944" w:author="PR Preview" w:date="2026-01-01T00:00:00Z">
        <w:r>
          <w:delText xml:space="preserve">The number of folds</w:delText>
        </w:r>
      </w:del>
      <w:del w:id="3945" w:author="PR Preview" w:date="2026-01-01T00:00:00Z">
        <w:r>
          <w:delText xml:space="preserve"> </w:delText>
        </w:r>
      </w:del>
      <m:oMath>
        <m:r>
          <m:t>k</m:t>
        </m:r>
      </m:oMath>
      <w:del w:id="3946" w:author="PR Preview" w:date="2026-01-01T00:00:00Z">
        <w:r>
          <w:delText xml:space="preserve"> </w:delText>
        </w:r>
      </w:del>
      <w:del w:id="3947" w:author="PR Preview" w:date="2026-01-01T00:00:00Z">
        <w:r>
          <w:delText xml:space="preserve">trades bias against variance</w:delText>
        </w:r>
      </w:del>
      <w:del w:id="3948" w:author="PR Preview" w:date="2026-01-01T00:00:00Z">
        <w:r>
          <w:delText xml:space="preserve"> </w:delText>
        </w:r>
      </w:del>
      <w:del w:id="3949" w:author="PR Preview" w:date="2026-01-01T00:00:00Z">
        <w:r>
          <w:delText xml:space="preserve">in the cross-validation estimate itself</w:delText>
        </w:r>
      </w:del>
      <w:del w:id="3950" w:author="PR Preview" w:date="2026-01-01T00:00:00Z">
        <w:r>
          <w:delText xml:space="preserve"> </w:delText>
        </w:r>
      </w:del>
      <w:del w:id="3951" w:author="PR Preview" w:date="2026-01-01T00:00:00Z">
        <w:r>
          <w:delText xml:space="preserve">(James et al. 2021, sec. 5.1.4)</w:delText>
        </w:r>
      </w:del>
      <w:del w:id="3952" w:author="PR Preview" w:date="2026-01-01T00:00:00Z">
        <w:r>
          <w:delText xml:space="preserve">:</w:delText>
        </w:r>
      </w:del>
    </w:p>
    <w:p>
      <w:pPr>
        <w:pStyle w:val="BodyText"/>
      </w:pPr>
      <w:ins w:id="3953" w:author="PR Preview" w:date="2026-01-01T00:00:00Z">
        <w:r>
          <w:rPr>
            <w:i/>
            <w:iCs/>
          </w:rPr>
          <w:t xml:space="preserve">Remark 26</w:t>
        </w:r>
      </w:ins>
      <w:ins w:id="3954" w:author="PR Preview" w:date="2026-01-01T00:00:00Z">
        <w:r>
          <w:t xml:space="preserve"> (Choosing the number of folds). </w:t>
        </w:r>
      </w:ins>
      <w:ins w:id="3955" w:author="PR Preview" w:date="2026-01-01T00:00:00Z">
        <w:r>
          <w:t xml:space="preserve">The number of folds</w:t>
        </w:r>
      </w:ins>
      <w:ins w:id="3956" w:author="PR Preview" w:date="2026-01-01T00:00:00Z">
        <w:r>
          <w:t xml:space="preserve"> </w:t>
        </w:r>
      </w:ins>
      <m:oMath>
        <m:r>
          <m:t>k</m:t>
        </m:r>
      </m:oMath>
      <w:ins w:id="3957" w:author="PR Preview" w:date="2026-01-01T00:00:00Z">
        <w:r>
          <w:t xml:space="preserve"> </w:t>
        </w:r>
      </w:ins>
      <w:ins w:id="3958" w:author="PR Preview" w:date="2026-01-01T00:00:00Z">
        <w:r>
          <w:t xml:space="preserve">trades bias against variance</w:t>
        </w:r>
      </w:ins>
      <w:ins w:id="3959" w:author="PR Preview" w:date="2026-01-01T00:00:00Z">
        <w:r>
          <w:t xml:space="preserve"> </w:t>
        </w:r>
      </w:ins>
      <w:ins w:id="3960" w:author="PR Preview" w:date="2026-01-01T00:00:00Z">
        <w:r>
          <w:t xml:space="preserve">in the cross-validation estimate itself</w:t>
        </w:r>
      </w:ins>
      <w:ins w:id="3961" w:author="PR Preview" w:date="2026-01-01T00:00:00Z">
        <w:r>
          <w:t xml:space="preserve"> </w:t>
        </w:r>
      </w:ins>
      <w:ins w:id="3962" w:author="PR Preview" w:date="2026-01-01T00:00:00Z">
        <w:r>
          <w:t xml:space="preserve">(James et al. 2021, sec. 5.1.4)</w:t>
        </w:r>
      </w:ins>
      <w:ins w:id="3963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10"/>
    <w:bookmarkStart w:id="215" w:name="exm-kfold-simulated"/>
    <w:p>
      <w:pPr>
        <w:pStyle w:val="BodyText"/>
      </w:pPr>
      <w:del w:id="3964" w:author="PR Preview" w:date="2026-01-01T00:00:00Z">
        <w:r>
          <w:rPr>
            <w:b/>
            <w:bCs/>
          </w:rPr>
          <w:delText xml:space="preserve">Example 16 (Cross-validation versus the generalization error)</w:delText>
        </w:r>
      </w:del>
      <w:del w:id="3965" w:author="PR Preview" w:date="2026-01-01T00:00:00Z">
        <w:r>
          <w:delText xml:space="preserve"> </w:delText>
        </w:r>
      </w:del>
      <w:del w:id="3966" w:author="PR Preview" w:date="2026-01-01T00:00:00Z">
        <w:r>
          <w:delText xml:space="preserve">This example applies</w:delText>
        </w:r>
      </w:del>
      <w:del w:id="3967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968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969" w:author="PR Preview" w:date="2026-01-01T00:00:00Z">
        <w:r>
          <w:delText xml:space="preserve"> </w:delText>
        </w:r>
      </w:del>
      <w:del w:id="3970" w:author="PR Preview" w:date="2026-01-01T00:00:00Z">
        <w:r>
          <w:delText xml:space="preserve">with</w:delText>
        </w:r>
      </w:del>
      <w:del w:id="397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3972" w:author="PR Preview" w:date="2026-01-01T00:00:00Z">
        <w:r>
          <w:delText xml:space="preserve"> </w:delText>
        </w:r>
      </w:del>
      <w:del w:id="3973" w:author="PR Preview" w:date="2026-01-01T00:00:00Z">
        <w:r>
          <w:delText xml:space="preserve">to the simulated training set of</w:delText>
        </w:r>
      </w:del>
      <w:del w:id="3974" w:author="PR Preview" w:date="2026-01-01T00:00:00Z">
        <w:r>
          <w:delText xml:space="preserve"> </w:delText>
        </w:r>
      </w:del>
      <w:hyperlink w:anchor="exm-train-test-error-simulated">
        <w:del w:id="3975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3976" w:author="PR Preview" w:date="2026-01-01T00:00:00Z">
        <w:r>
          <w:delText xml:space="preserve">,</w:delText>
        </w:r>
      </w:del>
      <w:del w:id="3977" w:author="PR Preview" w:date="2026-01-01T00:00:00Z">
        <w:r>
          <w:delText xml:space="preserve"> </w:delText>
        </w:r>
      </w:del>
      <w:del w:id="3978" w:author="PR Preview" w:date="2026-01-01T00:00:00Z">
        <w:r>
          <w:delText xml:space="preserve">using only those 30 observations.</w:delText>
        </w:r>
      </w:del>
      <w:del w:id="3979" w:author="PR Preview" w:date="2026-01-01T00:00:00Z">
        <w:r>
          <w:delText xml:space="preserve"> </w:delText>
        </w:r>
      </w:del>
      <w:del w:id="3980" w:author="PR Preview" w:date="2026-01-01T00:00:00Z">
        <w:r>
          <w:delText xml:space="preserve">The function</w:delText>
        </w:r>
      </w:del>
      <w:del w:id="3981" w:author="PR Preview" w:date="2026-01-01T00:00:00Z">
        <w:r>
          <w:delText xml:space="preserve"> </w:delText>
        </w:r>
      </w:del>
      <w:del w:id="3982" w:author="PR Preview" w:date="2026-01-01T00:00:00Z">
        <w:r>
          <w:rPr>
            <w:rStyle w:val="VerbatimChar"/>
          </w:rPr>
          <w:delText xml:space="preserve">assign_folds()</w:delText>
        </w:r>
      </w:del>
      <w:del w:id="3983" w:author="PR Preview" w:date="2026-01-01T00:00:00Z">
        <w:r>
          <w:delText xml:space="preserve"> </w:delText>
        </w:r>
      </w:del>
      <w:del w:id="3984" w:author="PR Preview" w:date="2026-01-01T00:00:00Z">
        <w:r>
          <w:delText xml:space="preserve">assigns each observation to a fold at random,</w:delText>
        </w:r>
      </w:del>
      <w:del w:id="3985" w:author="PR Preview" w:date="2026-01-01T00:00:00Z">
        <w:r>
          <w:delText xml:space="preserve"> </w:delText>
        </w:r>
      </w:del>
      <w:del w:id="3986" w:author="PR Preview" w:date="2026-01-01T00:00:00Z">
        <w:r>
          <w:rPr>
            <w:rStyle w:val="VerbatimChar"/>
          </w:rPr>
          <w:delText xml:space="preserve">cv_squared_errors()</w:delText>
        </w:r>
      </w:del>
      <w:del w:id="3987" w:author="PR Preview" w:date="2026-01-01T00:00:00Z">
        <w:r>
          <w:delText xml:space="preserve"> </w:delText>
        </w:r>
      </w:del>
      <w:del w:id="3988" w:author="PR Preview" w:date="2026-01-01T00:00:00Z">
        <w:r>
          <w:delText xml:space="preserve">fits the model once per fold without that fold</w:delText>
        </w:r>
      </w:del>
      <w:del w:id="3989" w:author="PR Preview" w:date="2026-01-01T00:00:00Z">
        <w:r>
          <w:delText xml:space="preserve"> </w:delText>
        </w:r>
      </w:del>
      <w:del w:id="3990" w:author="PR Preview" w:date="2026-01-01T00:00:00Z">
        <w:r>
          <w:delText xml:space="preserve">and returns each observation’s squared prediction error,</w:delText>
        </w:r>
      </w:del>
      <w:del w:id="3991" w:author="PR Preview" w:date="2026-01-01T00:00:00Z">
        <w:r>
          <w:delText xml:space="preserve"> </w:delText>
        </w:r>
      </w:del>
      <w:del w:id="3992" w:author="PR Preview" w:date="2026-01-01T00:00:00Z">
        <w:r>
          <w:delText xml:space="preserve">and</w:delText>
        </w:r>
      </w:del>
      <w:del w:id="3993" w:author="PR Preview" w:date="2026-01-01T00:00:00Z">
        <w:r>
          <w:delText xml:space="preserve"> </w:delText>
        </w:r>
      </w:del>
      <w:del w:id="3994" w:author="PR Preview" w:date="2026-01-01T00:00:00Z">
        <w:r>
          <w:rPr>
            <w:rStyle w:val="VerbatimChar"/>
          </w:rPr>
          <w:delText xml:space="preserve">cv_mse()</w:delText>
        </w:r>
      </w:del>
      <w:del w:id="3995" w:author="PR Preview" w:date="2026-01-01T00:00:00Z">
        <w:r>
          <w:delText xml:space="preserve"> </w:delText>
        </w:r>
      </w:del>
      <w:del w:id="3996" w:author="PR Preview" w:date="2026-01-01T00:00:00Z">
        <w:r>
          <w:delText xml:space="preserve">averages them, which is</w:delText>
        </w:r>
      </w:del>
      <w:del w:id="3997" w:author="PR Preview" w:date="2026-01-01T00:00:00Z">
        <w:r>
          <w:delText xml:space="preserve"> </w:delText>
        </w:r>
      </w:del>
      <w:hyperlink w:anchor="eq-cv-estimate">
        <w:del w:id="3998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3999" w:author="PR Preview" w:date="2026-01-01T00:00:00Z">
        <w:r>
          <w:delText xml:space="preserve">.</w:delText>
        </w:r>
      </w:del>
    </w:p>
    <w:p>
      <w:pPr>
        <w:pStyle w:val="BodyText"/>
      </w:pPr>
      <w:ins w:id="4000" w:author="PR Preview" w:date="2026-01-01T00:00:00Z">
        <w:r>
          <w:rPr>
            <w:b/>
            <w:bCs/>
          </w:rPr>
          <w:t xml:space="preserve">Example 18 (Cross-validation versus the generalization error)</w:t>
        </w:r>
      </w:ins>
      <w:ins w:id="4001" w:author="PR Preview" w:date="2026-01-01T00:00:00Z">
        <w:r>
          <w:t xml:space="preserve"> </w:t>
        </w:r>
      </w:ins>
      <w:ins w:id="4002" w:author="PR Preview" w:date="2026-01-01T00:00:00Z">
        <w:r>
          <w:t xml:space="preserve">This example applies</w:t>
        </w:r>
      </w:ins>
      <w:ins w:id="4003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004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005" w:author="PR Preview" w:date="2026-01-01T00:00:00Z">
        <w:r>
          <w:t xml:space="preserve"> </w:t>
        </w:r>
      </w:ins>
      <w:ins w:id="4006" w:author="PR Preview" w:date="2026-01-01T00:00:00Z">
        <w:r>
          <w:t xml:space="preserve">with</w:t>
        </w:r>
      </w:ins>
      <w:ins w:id="400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4008" w:author="PR Preview" w:date="2026-01-01T00:00:00Z">
        <w:r>
          <w:t xml:space="preserve"> </w:t>
        </w:r>
      </w:ins>
      <w:ins w:id="4009" w:author="PR Preview" w:date="2026-01-01T00:00:00Z">
        <w:r>
          <w:t xml:space="preserve">to the simulated training set of</w:t>
        </w:r>
      </w:ins>
      <w:ins w:id="4010" w:author="PR Preview" w:date="2026-01-01T00:00:00Z">
        <w:r>
          <w:t xml:space="preserve"> </w:t>
        </w:r>
      </w:ins>
      <w:hyperlink w:anchor="exm-train-test-error-simulated">
        <w:ins w:id="4011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4012" w:author="PR Preview" w:date="2026-01-01T00:00:00Z">
        <w:r>
          <w:t xml:space="preserve">,</w:t>
        </w:r>
      </w:ins>
      <w:ins w:id="4013" w:author="PR Preview" w:date="2026-01-01T00:00:00Z">
        <w:r>
          <w:t xml:space="preserve"> </w:t>
        </w:r>
      </w:ins>
      <w:ins w:id="4014" w:author="PR Preview" w:date="2026-01-01T00:00:00Z">
        <w:r>
          <w:t xml:space="preserve">using only those 30 observations.</w:t>
        </w:r>
      </w:ins>
      <w:ins w:id="4015" w:author="PR Preview" w:date="2026-01-01T00:00:00Z">
        <w:r>
          <w:t xml:space="preserve"> </w:t>
        </w:r>
      </w:ins>
      <w:ins w:id="4016" w:author="PR Preview" w:date="2026-01-01T00:00:00Z">
        <w:r>
          <w:t xml:space="preserve">The function</w:t>
        </w:r>
      </w:ins>
      <w:ins w:id="4017" w:author="PR Preview" w:date="2026-01-01T00:00:00Z">
        <w:r>
          <w:t xml:space="preserve"> </w:t>
        </w:r>
      </w:ins>
      <w:ins w:id="4018" w:author="PR Preview" w:date="2026-01-01T00:00:00Z">
        <w:r>
          <w:rPr>
            <w:rStyle w:val="VerbatimChar"/>
          </w:rPr>
          <w:t xml:space="preserve">assign_folds()</w:t>
        </w:r>
      </w:ins>
      <w:ins w:id="4019" w:author="PR Preview" w:date="2026-01-01T00:00:00Z">
        <w:r>
          <w:t xml:space="preserve"> </w:t>
        </w:r>
      </w:ins>
      <w:ins w:id="4020" w:author="PR Preview" w:date="2026-01-01T00:00:00Z">
        <w:r>
          <w:t xml:space="preserve">assigns each observation to a fold at random,</w:t>
        </w:r>
      </w:ins>
      <w:ins w:id="4021" w:author="PR Preview" w:date="2026-01-01T00:00:00Z">
        <w:r>
          <w:t xml:space="preserve"> </w:t>
        </w:r>
      </w:ins>
      <w:ins w:id="4022" w:author="PR Preview" w:date="2026-01-01T00:00:00Z">
        <w:r>
          <w:rPr>
            <w:rStyle w:val="VerbatimChar"/>
          </w:rPr>
          <w:t xml:space="preserve">cv_squared_errors()</w:t>
        </w:r>
      </w:ins>
      <w:ins w:id="4023" w:author="PR Preview" w:date="2026-01-01T00:00:00Z">
        <w:r>
          <w:t xml:space="preserve"> </w:t>
        </w:r>
      </w:ins>
      <w:ins w:id="4024" w:author="PR Preview" w:date="2026-01-01T00:00:00Z">
        <w:r>
          <w:t xml:space="preserve">fits the model once per fold without that fold</w:t>
        </w:r>
      </w:ins>
      <w:ins w:id="4025" w:author="PR Preview" w:date="2026-01-01T00:00:00Z">
        <w:r>
          <w:t xml:space="preserve"> </w:t>
        </w:r>
      </w:ins>
      <w:ins w:id="4026" w:author="PR Preview" w:date="2026-01-01T00:00:00Z">
        <w:r>
          <w:t xml:space="preserve">and returns each observation’s squared prediction error,</w:t>
        </w:r>
      </w:ins>
      <w:ins w:id="4027" w:author="PR Preview" w:date="2026-01-01T00:00:00Z">
        <w:r>
          <w:t xml:space="preserve"> </w:t>
        </w:r>
      </w:ins>
      <w:ins w:id="4028" w:author="PR Preview" w:date="2026-01-01T00:00:00Z">
        <w:r>
          <w:t xml:space="preserve">and</w:t>
        </w:r>
      </w:ins>
      <w:ins w:id="4029" w:author="PR Preview" w:date="2026-01-01T00:00:00Z">
        <w:r>
          <w:t xml:space="preserve"> </w:t>
        </w:r>
      </w:ins>
      <w:ins w:id="4030" w:author="PR Preview" w:date="2026-01-01T00:00:00Z">
        <w:r>
          <w:rPr>
            <w:rStyle w:val="VerbatimChar"/>
          </w:rPr>
          <w:t xml:space="preserve">cv_mse()</w:t>
        </w:r>
      </w:ins>
      <w:ins w:id="4031" w:author="PR Preview" w:date="2026-01-01T00:00:00Z">
        <w:r>
          <w:t xml:space="preserve"> </w:t>
        </w:r>
      </w:ins>
      <w:ins w:id="4032" w:author="PR Preview" w:date="2026-01-01T00:00:00Z">
        <w:r>
          <w:t xml:space="preserve">averages them, which is</w:t>
        </w:r>
      </w:ins>
      <w:ins w:id="4033" w:author="PR Preview" w:date="2026-01-01T00:00:00Z">
        <w:r>
          <w:t xml:space="preserve"> </w:t>
        </w:r>
      </w:ins>
      <w:hyperlink w:anchor="eq-cv-estimate">
        <w:ins w:id="4034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4035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4036" w:author="PR Preview" w:date="2026-01-01T00:00:00Z">
        <w:r>
          <w:delText xml:space="preserve">The same fold assignment is used for every degree,</w:delText>
        </w:r>
      </w:del>
      <w:del w:id="4037" w:author="PR Preview" w:date="2026-01-01T00:00:00Z">
        <w:r>
          <w:delText xml:space="preserve"> </w:delText>
        </w:r>
      </w:del>
      <w:del w:id="4038" w:author="PR Preview" w:date="2026-01-01T00:00:00Z">
        <w:r>
          <w:delText xml:space="preserve">so the degrees are compared on the same splits.</w:delText>
        </w:r>
      </w:del>
      <w:del w:id="4039" w:author="PR Preview" w:date="2026-01-01T00:00:00Z">
        <w:r>
          <w:delText xml:space="preserve"> </w:delText>
        </w:r>
      </w:del>
      <w:del w:id="4040" w:author="PR Preview" w:date="2026-01-01T00:00:00Z">
        <w:r>
          <w:delText xml:space="preserve">The table and figure report the square root of each cross-validation estimate,</w:delText>
        </w:r>
      </w:del>
      <w:del w:id="4041" w:author="PR Preview" w:date="2026-01-01T00:00:00Z">
        <w:r>
          <w:delText xml:space="preserve"> </w:delText>
        </w:r>
      </w:del>
      <w:del w:id="4042" w:author="PR Preview" w:date="2026-01-01T00:00:00Z">
        <w:r>
          <w:delText xml:space="preserve">so that it is in the same unit as the training sRMSE and generalization pRMSE of</w:delText>
        </w:r>
      </w:del>
      <w:del w:id="4043" w:author="PR Preview" w:date="2026-01-01T00:00:00Z">
        <w:r>
          <w:delText xml:space="preserve"> </w:delText>
        </w:r>
      </w:del>
      <w:hyperlink w:anchor="exm-train-test-error-simulated">
        <w:del w:id="4044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4045" w:author="PR Preview" w:date="2026-01-01T00:00:00Z">
        <w:r>
          <w:delText xml:space="preserve">.</w:delText>
        </w:r>
      </w:del>
    </w:p>
    <w:p>
      <w:pPr>
        <w:pStyle w:val="FirstParagraph"/>
      </w:pPr>
      <w:ins w:id="4046" w:author="PR Preview" w:date="2026-01-01T00:00:00Z">
        <w:r>
          <w:t xml:space="preserve">The same fold assignment is used for every degree,</w:t>
        </w:r>
      </w:ins>
      <w:ins w:id="4047" w:author="PR Preview" w:date="2026-01-01T00:00:00Z">
        <w:r>
          <w:t xml:space="preserve"> </w:t>
        </w:r>
      </w:ins>
      <w:ins w:id="4048" w:author="PR Preview" w:date="2026-01-01T00:00:00Z">
        <w:r>
          <w:t xml:space="preserve">so the degrees are compared on the same splits.</w:t>
        </w:r>
      </w:ins>
      <w:ins w:id="4049" w:author="PR Preview" w:date="2026-01-01T00:00:00Z">
        <w:r>
          <w:t xml:space="preserve"> </w:t>
        </w:r>
      </w:ins>
      <w:ins w:id="4050" w:author="PR Preview" w:date="2026-01-01T00:00:00Z">
        <w:r>
          <w:t xml:space="preserve">The table and figure report the square root of each cross-validation estimate,</w:t>
        </w:r>
      </w:ins>
      <w:ins w:id="4051" w:author="PR Preview" w:date="2026-01-01T00:00:00Z">
        <w:r>
          <w:t xml:space="preserve"> </w:t>
        </w:r>
      </w:ins>
      <w:ins w:id="4052" w:author="PR Preview" w:date="2026-01-01T00:00:00Z">
        <w:r>
          <w:t xml:space="preserve">so that it is in the same unit as the training sRMSE and generalization pRMSE of</w:t>
        </w:r>
      </w:ins>
      <w:ins w:id="4053" w:author="PR Preview" w:date="2026-01-01T00:00:00Z">
        <w:r>
          <w:t xml:space="preserve"> </w:t>
        </w:r>
      </w:ins>
      <w:hyperlink w:anchor="exm-train-test-error-simulated">
        <w:ins w:id="4054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4055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del w:id="4056" w:author="PR Preview" w:date="2026-01-01T00:00:00Z">
        <w:r>
          <w:delText xml:space="preserve">The cross-validation estimate is smallest at degree 3,</w:delText>
        </w:r>
      </w:del>
      <w:del w:id="4057" w:author="PR Preview" w:date="2026-01-01T00:00:00Z">
        <w:r>
          <w:delText xml:space="preserve"> </w:delText>
        </w:r>
      </w:del>
      <w:del w:id="4058" w:author="PR Preview" w:date="2026-01-01T00:00:00Z">
        <w:r>
          <w:delText xml:space="preserve">and the estimated generalization error at degree 5.</w:delText>
        </w:r>
      </w:del>
      <w:del w:id="4059" w:author="PR Preview" w:date="2026-01-01T00:00:00Z">
        <w:r>
          <w:delText xml:space="preserve"> </w:delText>
        </w:r>
      </w:del>
      <w:del w:id="4060" w:author="PR Preview" w:date="2026-01-01T00:00:00Z">
        <w:r>
          <w:delText xml:space="preserve">Unlike the training error,</w:delText>
        </w:r>
      </w:del>
      <w:del w:id="4061" w:author="PR Preview" w:date="2026-01-01T00:00:00Z">
        <w:r>
          <w:delText xml:space="preserve"> </w:delText>
        </w:r>
      </w:del>
      <w:del w:id="4062" w:author="PR Preview" w:date="2026-01-01T00:00:00Z">
        <w:r>
          <w:delText xml:space="preserve">the cross-validation estimate does not keep falling as the degree grows,</w:delText>
        </w:r>
      </w:del>
      <w:del w:id="4063" w:author="PR Preview" w:date="2026-01-01T00:00:00Z">
        <w:r>
          <w:delText xml:space="preserve"> </w:delText>
        </w:r>
      </w:del>
      <w:del w:id="4064" w:author="PR Preview" w:date="2026-01-01T00:00:00Z">
        <w:r>
          <w:delText xml:space="preserve">so it does not simply reward higher degrees.</w:delText>
        </w:r>
      </w:del>
      <w:del w:id="4065" w:author="PR Preview" w:date="2026-01-01T00:00:00Z">
        <w:r>
          <w:delText xml:space="preserve"> </w:delText>
        </w:r>
      </w:del>
      <w:del w:id="4066" w:author="PR Preview" w:date="2026-01-01T00:00:00Z">
        <w:r>
          <w:delText xml:space="preserve">It is not an estimate of</w:delText>
        </w:r>
      </w:del>
      <w:del w:id="406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4068" w:author="PR Preview" w:date="2026-01-01T00:00:00Z">
        <w:r>
          <w:delText xml:space="preserve"> </w:delText>
        </w:r>
      </w:del>
      <w:del w:id="4069" w:author="PR Preview" w:date="2026-01-01T00:00:00Z">
        <w:r>
          <w:delText xml:space="preserve">for the fit to all 30 observations, though</w:delText>
        </w:r>
      </w:del>
      <w:del w:id="4070" w:author="PR Preview" w:date="2026-01-01T00:00:00Z">
        <w:r>
          <w:delText xml:space="preserve"> </w:delText>
        </w:r>
      </w:del>
      <w:del w:id="4071" w:author="PR Preview" w:date="2026-01-01T00:00:00Z">
        <w:r>
          <w:delText xml:space="preserve">(</w:delText>
        </w:r>
      </w:del>
      <w:hyperlink w:anchor="rem-cv-estimate">
        <w:del w:id="4072" w:author="PR Preview" w:date="2026-01-01T00:00:00Z">
          <w:r>
            <w:rPr>
              <w:rStyle w:val="Hyperlink"/>
            </w:rPr>
            <w:delText xml:space="preserve">Remark 26</w:delText>
          </w:r>
        </w:del>
      </w:hyperlink>
      <w:del w:id="4073" w:author="PR Preview" w:date="2026-01-01T00:00:00Z">
        <w:r>
          <w:delText xml:space="preserve">).</w:delText>
        </w:r>
      </w:del>
      <w:del w:id="4074" w:author="PR Preview" w:date="2026-01-01T00:00:00Z">
        <w:r>
          <w:delText xml:space="preserve"> </w:delText>
        </w:r>
      </w:del>
      <w:del w:id="4075" w:author="PR Preview" w:date="2026-01-01T00:00:00Z">
        <w:r>
          <w:delText xml:space="preserve">Each of its fits uses only 24 observations.</w:delText>
        </w:r>
      </w:del>
      <w:del w:id="4076" w:author="PR Preview" w:date="2026-01-01T00:00:00Z">
        <w:r>
          <w:delText xml:space="preserve"> </w:delText>
        </w:r>
      </w:del>
      <w:del w:id="4077" w:author="PR Preview" w:date="2026-01-01T00:00:00Z">
        <w:r>
          <w:delText xml:space="preserve">At degree 10,</w:delText>
        </w:r>
      </w:del>
      <w:del w:id="4078" w:author="PR Preview" w:date="2026-01-01T00:00:00Z">
        <w:r>
          <w:delText xml:space="preserve"> </w:delText>
        </w:r>
      </w:del>
      <w:del w:id="4079" w:author="PR Preview" w:date="2026-01-01T00:00:00Z">
        <w:r>
          <w:delText xml:space="preserve">polynomials fitted to 24 points predict their held-out points</w:delText>
        </w:r>
      </w:del>
      <w:del w:id="4080" w:author="PR Preview" w:date="2026-01-01T00:00:00Z">
        <w:r>
          <w:delText xml:space="preserve"> </w:delText>
        </w:r>
      </w:del>
      <w:del w:id="4081" w:author="PR Preview" w:date="2026-01-01T00:00:00Z">
        <w:r>
          <w:delText xml:space="preserve">much worse than the fit to all 30 predicts new data:</w:delText>
        </w:r>
      </w:del>
      <w:del w:id="4082" w:author="PR Preview" w:date="2026-01-01T00:00:00Z">
        <w:r>
          <w:delText xml:space="preserve"> </w:delText>
        </w:r>
      </w:del>
      <w:del w:id="4083" w:author="PR Preview" w:date="2026-01-01T00:00:00Z">
        <w:r>
          <w:delText xml:space="preserve">the cross-validation estimate is</w:delText>
        </w:r>
      </w:del>
      <w:del w:id="4084" w:author="PR Preview" w:date="2026-01-01T00:00:00Z">
        <w:r>
          <w:delText xml:space="preserve"> </w:delText>
        </w:r>
      </w:del>
      <w:del w:id="4085" w:author="PR Preview" w:date="2026-01-01T00:00:00Z">
        <w:r>
          <w:delText xml:space="preserve">4.1 times the estimated generalization pRMSE.</w:delText>
        </w:r>
      </w:del>
    </w:p>
    <w:p>
      <w:pPr>
        <w:pStyle w:val="BodyText"/>
      </w:pPr>
      <w:del w:id="4086" w:author="PR Preview" w:date="2026-01-01T00:00:00Z">
        <w:r>
          <w:delText xml:space="preserve">Part of that gap is expected:</w:delText>
        </w:r>
      </w:del>
      <w:del w:id="4087" w:author="PR Preview" w:date="2026-01-01T00:00:00Z">
        <w:r>
          <w:delText xml:space="preserve"> </w:delText>
        </w:r>
      </w:del>
      <w:del w:id="4088" w:author="PR Preview" w:date="2026-01-01T00:00:00Z">
        <w:r>
          <w:delText xml:space="preserve">by</w:delText>
        </w:r>
      </w:del>
      <w:del w:id="4089" w:author="PR Preview" w:date="2026-01-01T00:00:00Z">
        <w:r>
          <w:delText xml:space="preserve"> </w:delText>
        </w:r>
      </w:del>
      <w:hyperlink w:anchor="rem-cv-estimate">
        <w:del w:id="4090" w:author="PR Preview" w:date="2026-01-01T00:00:00Z">
          <w:r>
            <w:rPr>
              <w:rStyle w:val="Hyperlink"/>
            </w:rPr>
            <w:delText xml:space="preserve">Remark 26</w:delText>
          </w:r>
        </w:del>
      </w:hyperlink>
      <w:del w:id="4091" w:author="PR Preview" w:date="2026-01-01T00:00:00Z">
        <w:r>
          <w:delText xml:space="preserve">,</w:delText>
        </w:r>
      </w:del>
      <w:del w:id="4092" w:author="PR Preview" w:date="2026-01-01T00:00:00Z">
        <w:r>
          <w:delText xml:space="preserve"> </w:delText>
        </w:r>
      </w:del>
      <w:del w:id="4093" w:author="PR Preview" w:date="2026-01-01T00:00:00Z">
        <w:r>
          <w:delText xml:space="preserve">with</w:delText>
        </w:r>
      </w:del>
      <w:del w:id="4094" w:author="PR Preview" w:date="2026-01-01T00:00:00Z">
        <w:r>
          <w:delText xml:space="preserve"> </w:delText>
        </w:r>
      </w:del>
      <m:oMath>
        <m:r>
          <m:t>g</m:t>
        </m:r>
      </m:oMath>
      <w:del w:id="4095" w:author="PR Preview" w:date="2026-01-01T00:00:00Z">
        <w:r>
          <w:delText xml:space="preserve"> </w:delText>
        </w:r>
      </w:del>
      <w:del w:id="4096" w:author="PR Preview" w:date="2026-01-01T00:00:00Z">
        <w:r>
          <w:delText xml:space="preserve">the least-squares fit of a degree-10 polynomial,</w:delText>
        </w:r>
      </w:del>
      <w:del w:id="4097" w:author="PR Preview" w:date="2026-01-01T00:00:00Z">
        <w:r>
          <w:delText xml:space="preserve"> </w:delText>
        </w:r>
      </w:del>
      <w:del w:id="4098" w:author="PR Preview" w:date="2026-01-01T00:00:00Z">
        <w:r>
          <w:delText xml:space="preserve">the cross-validation estimate targets</w:delText>
        </w:r>
      </w:del>
      <w:del w:id="409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4100" w:author="PR Preview" w:date="2026-01-01T00:00:00Z">
        <w:r>
          <w:delText xml:space="preserve">,</w:delText>
        </w:r>
      </w:del>
      <w:del w:id="4101" w:author="PR Preview" w:date="2026-01-01T00:00:00Z">
        <w:r>
          <w:delText xml:space="preserve"> </w:delText>
        </w:r>
      </w:del>
      <w:del w:id="4102" w:author="PR Preview" w:date="2026-01-01T00:00:00Z">
        <w:r>
          <w:delText xml:space="preserve">not the error of a fit to 30 points.</w:delText>
        </w:r>
      </w:del>
      <w:del w:id="4103" w:author="PR Preview" w:date="2026-01-01T00:00:00Z">
        <w:r>
          <w:delText xml:space="preserve"> </w:delText>
        </w:r>
      </w:del>
      <w:del w:id="4104" w:author="PR Preview" w:date="2026-01-01T00:00:00Z">
        <w:r>
          <w:delText xml:space="preserve">A simulation of many training sets of each size</w:delText>
        </w:r>
      </w:del>
      <w:del w:id="4105" w:author="PR Preview" w:date="2026-01-01T00:00:00Z">
        <w:r>
          <w:delText xml:space="preserve"> </w:delText>
        </w:r>
      </w:del>
      <w:del w:id="4106" w:author="PR Preview" w:date="2026-01-01T00:00:00Z">
        <w:r>
          <w:delText xml:space="preserve">shows how much the size alone matters at this degree.</w:delText>
        </w:r>
      </w:del>
    </w:p>
    <w:p>
      <w:pPr>
        <w:pStyle w:val="FirstParagraph"/>
      </w:pPr>
      <w:ins w:id="4107" w:author="PR Preview" w:date="2026-01-01T00:00:00Z">
        <w:r>
          <w:t xml:space="preserve">The cross-validation estimate is smallest at degree 3,</w:t>
        </w:r>
      </w:ins>
      <w:ins w:id="4108" w:author="PR Preview" w:date="2026-01-01T00:00:00Z">
        <w:r>
          <w:t xml:space="preserve"> </w:t>
        </w:r>
      </w:ins>
      <w:ins w:id="4109" w:author="PR Preview" w:date="2026-01-01T00:00:00Z">
        <w:r>
          <w:t xml:space="preserve">and the estimated generalization error at degree 5.</w:t>
        </w:r>
      </w:ins>
      <w:ins w:id="4110" w:author="PR Preview" w:date="2026-01-01T00:00:00Z">
        <w:r>
          <w:t xml:space="preserve"> </w:t>
        </w:r>
      </w:ins>
      <w:ins w:id="4111" w:author="PR Preview" w:date="2026-01-01T00:00:00Z">
        <w:r>
          <w:t xml:space="preserve">Unlike the training error,</w:t>
        </w:r>
      </w:ins>
      <w:ins w:id="4112" w:author="PR Preview" w:date="2026-01-01T00:00:00Z">
        <w:r>
          <w:t xml:space="preserve"> </w:t>
        </w:r>
      </w:ins>
      <w:ins w:id="4113" w:author="PR Preview" w:date="2026-01-01T00:00:00Z">
        <w:r>
          <w:t xml:space="preserve">the cross-validation estimate does not keep falling as the degree grows,</w:t>
        </w:r>
      </w:ins>
      <w:ins w:id="4114" w:author="PR Preview" w:date="2026-01-01T00:00:00Z">
        <w:r>
          <w:t xml:space="preserve"> </w:t>
        </w:r>
      </w:ins>
      <w:ins w:id="4115" w:author="PR Preview" w:date="2026-01-01T00:00:00Z">
        <w:r>
          <w:t xml:space="preserve">so it does not simply reward higher degrees.</w:t>
        </w:r>
      </w:ins>
      <w:ins w:id="4116" w:author="PR Preview" w:date="2026-01-01T00:00:00Z">
        <w:r>
          <w:t xml:space="preserve"> </w:t>
        </w:r>
      </w:ins>
      <w:ins w:id="4117" w:author="PR Preview" w:date="2026-01-01T00:00:00Z">
        <w:r>
          <w:t xml:space="preserve">It is not an estimate of</w:t>
        </w:r>
      </w:ins>
      <w:ins w:id="411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4119" w:author="PR Preview" w:date="2026-01-01T00:00:00Z">
        <w:r>
          <w:t xml:space="preserve"> </w:t>
        </w:r>
      </w:ins>
      <w:ins w:id="4120" w:author="PR Preview" w:date="2026-01-01T00:00:00Z">
        <w:r>
          <w:t xml:space="preserve">for the fit to all 30 observations, though</w:t>
        </w:r>
      </w:ins>
      <w:ins w:id="4121" w:author="PR Preview" w:date="2026-01-01T00:00:00Z">
        <w:r>
          <w:t xml:space="preserve"> </w:t>
        </w:r>
      </w:ins>
      <w:ins w:id="4122" w:author="PR Preview" w:date="2026-01-01T00:00:00Z">
        <w:r>
          <w:t xml:space="preserve">(</w:t>
        </w:r>
      </w:ins>
      <w:hyperlink w:anchor="rem-cv-estimate">
        <w:ins w:id="4123" w:author="PR Preview" w:date="2026-01-01T00:00:00Z">
          <w:r>
            <w:rPr>
              <w:rStyle w:val="Hyperlink"/>
            </w:rPr>
            <w:t xml:space="preserve">Remark 25</w:t>
          </w:r>
        </w:ins>
      </w:hyperlink>
      <w:ins w:id="4124" w:author="PR Preview" w:date="2026-01-01T00:00:00Z">
        <w:r>
          <w:t xml:space="preserve">).</w:t>
        </w:r>
      </w:ins>
      <w:ins w:id="4125" w:author="PR Preview" w:date="2026-01-01T00:00:00Z">
        <w:r>
          <w:t xml:space="preserve"> </w:t>
        </w:r>
      </w:ins>
      <w:ins w:id="4126" w:author="PR Preview" w:date="2026-01-01T00:00:00Z">
        <w:r>
          <w:t xml:space="preserve">Each of its fits uses only 24 observations.</w:t>
        </w:r>
      </w:ins>
      <w:ins w:id="4127" w:author="PR Preview" w:date="2026-01-01T00:00:00Z">
        <w:r>
          <w:t xml:space="preserve"> </w:t>
        </w:r>
      </w:ins>
      <w:ins w:id="4128" w:author="PR Preview" w:date="2026-01-01T00:00:00Z">
        <w:r>
          <w:t xml:space="preserve">At degree 10,</w:t>
        </w:r>
      </w:ins>
      <w:ins w:id="4129" w:author="PR Preview" w:date="2026-01-01T00:00:00Z">
        <w:r>
          <w:t xml:space="preserve"> </w:t>
        </w:r>
      </w:ins>
      <w:ins w:id="4130" w:author="PR Preview" w:date="2026-01-01T00:00:00Z">
        <w:r>
          <w:t xml:space="preserve">polynomials fitted to 24 points predict their held-out points</w:t>
        </w:r>
      </w:ins>
      <w:ins w:id="4131" w:author="PR Preview" w:date="2026-01-01T00:00:00Z">
        <w:r>
          <w:t xml:space="preserve"> </w:t>
        </w:r>
      </w:ins>
      <w:ins w:id="4132" w:author="PR Preview" w:date="2026-01-01T00:00:00Z">
        <w:r>
          <w:t xml:space="preserve">much worse than the fit to all 30 predicts new data:</w:t>
        </w:r>
      </w:ins>
      <w:ins w:id="4133" w:author="PR Preview" w:date="2026-01-01T00:00:00Z">
        <w:r>
          <w:t xml:space="preserve"> </w:t>
        </w:r>
      </w:ins>
      <w:ins w:id="4134" w:author="PR Preview" w:date="2026-01-01T00:00:00Z">
        <w:r>
          <w:t xml:space="preserve">the cross-validation estimate is</w:t>
        </w:r>
      </w:ins>
      <w:ins w:id="4135" w:author="PR Preview" w:date="2026-01-01T00:00:00Z">
        <w:r>
          <w:t xml:space="preserve"> </w:t>
        </w:r>
      </w:ins>
      <w:ins w:id="4136" w:author="PR Preview" w:date="2026-01-01T00:00:00Z">
        <w:r>
          <w:t xml:space="preserve">4.1 times the estimated generalization pRMSE.</w:t>
        </w:r>
      </w:ins>
    </w:p>
    <w:p>
      <w:pPr>
        <w:pStyle w:val="BodyText"/>
      </w:pPr>
      <w:ins w:id="4137" w:author="PR Preview" w:date="2026-01-01T00:00:00Z">
        <w:r>
          <w:t xml:space="preserve">Part of that gap is expected:</w:t>
        </w:r>
      </w:ins>
      <w:ins w:id="4138" w:author="PR Preview" w:date="2026-01-01T00:00:00Z">
        <w:r>
          <w:t xml:space="preserve"> </w:t>
        </w:r>
      </w:ins>
      <w:ins w:id="4139" w:author="PR Preview" w:date="2026-01-01T00:00:00Z">
        <w:r>
          <w:t xml:space="preserve">by</w:t>
        </w:r>
      </w:ins>
      <w:ins w:id="4140" w:author="PR Preview" w:date="2026-01-01T00:00:00Z">
        <w:r>
          <w:t xml:space="preserve"> </w:t>
        </w:r>
      </w:ins>
      <w:hyperlink w:anchor="rem-cv-estimate">
        <w:ins w:id="4141" w:author="PR Preview" w:date="2026-01-01T00:00:00Z">
          <w:r>
            <w:rPr>
              <w:rStyle w:val="Hyperlink"/>
            </w:rPr>
            <w:t xml:space="preserve">Remark 25</w:t>
          </w:r>
        </w:ins>
      </w:hyperlink>
      <w:ins w:id="4142" w:author="PR Preview" w:date="2026-01-01T00:00:00Z">
        <w:r>
          <w:t xml:space="preserve">,</w:t>
        </w:r>
      </w:ins>
      <w:ins w:id="4143" w:author="PR Preview" w:date="2026-01-01T00:00:00Z">
        <w:r>
          <w:t xml:space="preserve"> </w:t>
        </w:r>
      </w:ins>
      <w:ins w:id="4144" w:author="PR Preview" w:date="2026-01-01T00:00:00Z">
        <w:r>
          <w:t xml:space="preserve">with</w:t>
        </w:r>
      </w:ins>
      <w:ins w:id="4145" w:author="PR Preview" w:date="2026-01-01T00:00:00Z">
        <w:r>
          <w:t xml:space="preserve"> </w:t>
        </w:r>
      </w:ins>
      <m:oMath>
        <m:r>
          <m:t>g</m:t>
        </m:r>
      </m:oMath>
      <w:ins w:id="4146" w:author="PR Preview" w:date="2026-01-01T00:00:00Z">
        <w:r>
          <w:t xml:space="preserve"> </w:t>
        </w:r>
      </w:ins>
      <w:ins w:id="4147" w:author="PR Preview" w:date="2026-01-01T00:00:00Z">
        <w:r>
          <w:t xml:space="preserve">the least-squares fit of a degree-10 polynomial,</w:t>
        </w:r>
      </w:ins>
      <w:ins w:id="4148" w:author="PR Preview" w:date="2026-01-01T00:00:00Z">
        <w:r>
          <w:t xml:space="preserve"> </w:t>
        </w:r>
      </w:ins>
      <w:ins w:id="4149" w:author="PR Preview" w:date="2026-01-01T00:00:00Z">
        <w:r>
          <w:t xml:space="preserve">the cross-validation estimate targets</w:t>
        </w:r>
      </w:ins>
      <w:ins w:id="415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4151" w:author="PR Preview" w:date="2026-01-01T00:00:00Z">
        <w:r>
          <w:t xml:space="preserve">,</w:t>
        </w:r>
      </w:ins>
      <w:ins w:id="4152" w:author="PR Preview" w:date="2026-01-01T00:00:00Z">
        <w:r>
          <w:t xml:space="preserve"> </w:t>
        </w:r>
      </w:ins>
      <w:ins w:id="4153" w:author="PR Preview" w:date="2026-01-01T00:00:00Z">
        <w:r>
          <w:t xml:space="preserve">not the error of a fit to 30 points.</w:t>
        </w:r>
      </w:ins>
      <w:ins w:id="4154" w:author="PR Preview" w:date="2026-01-01T00:00:00Z">
        <w:r>
          <w:t xml:space="preserve"> </w:t>
        </w:r>
      </w:ins>
      <w:ins w:id="4155" w:author="PR Preview" w:date="2026-01-01T00:00:00Z">
        <w:r>
          <w:t xml:space="preserve">A simulation of many training sets of each size</w:t>
        </w:r>
      </w:ins>
      <w:ins w:id="4156" w:author="PR Preview" w:date="2026-01-01T00:00:00Z">
        <w:r>
          <w:t xml:space="preserve"> </w:t>
        </w:r>
      </w:ins>
      <w:ins w:id="4157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5"/>
    <w:bookmarkStart w:id="218" w:name="exm-kfold-mtcars"/>
    <w:p>
      <w:pPr>
        <w:pStyle w:val="BodyText"/>
      </w:pPr>
      <w:del w:id="4158" w:author="PR Preview" w:date="2026-01-01T00:00:00Z">
        <w:r>
          <w:rPr>
            <w:b/>
            <w:bCs/>
          </w:rPr>
          <w:delText xml:space="preserve">Example 17 (Four-fold cross-validation of the</w:delText>
        </w:r>
      </w:del>
      <w:del w:id="4159" w:author="PR Preview" w:date="2026-01-01T00:00:00Z">
        <w:r>
          <w:rPr>
            <w:b/>
            <w:bCs/>
          </w:rPr>
          <w:delText xml:space="preserve"> </w:delText>
        </w:r>
      </w:del>
      <w:del w:id="4160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4161" w:author="PR Preview" w:date="2026-01-01T00:00:00Z">
        <w:r>
          <w:rPr>
            <w:b/>
            <w:bCs/>
          </w:rPr>
          <w:delText xml:space="preserve"> </w:delText>
        </w:r>
      </w:del>
      <w:del w:id="4162" w:author="PR Preview" w:date="2026-01-01T00:00:00Z">
        <w:r>
          <w:rPr>
            <w:b/>
            <w:bCs/>
          </w:rPr>
          <w:delText xml:space="preserve">polynomials)</w:delText>
        </w:r>
      </w:del>
      <w:del w:id="4163" w:author="PR Preview" w:date="2026-01-01T00:00:00Z">
        <w:r>
          <w:delText xml:space="preserve"> </w:delText>
        </w:r>
      </w:del>
      <w:del w:id="4164" w:author="PR Preview" w:date="2026-01-01T00:00:00Z">
        <w:r>
          <w:delText xml:space="preserve">This example applies the</w:delText>
        </w:r>
      </w:del>
      <w:del w:id="416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4166" w:author="PR Preview" w:date="2026-01-01T00:00:00Z">
        <w:r>
          <w:delText xml:space="preserve"> </w:delText>
        </w:r>
      </w:del>
      <w:del w:id="4167" w:author="PR Preview" w:date="2026-01-01T00:00:00Z">
        <w:r>
          <w:delText xml:space="preserve">folds of</w:delText>
        </w:r>
      </w:del>
      <w:del w:id="4168" w:author="PR Preview" w:date="2026-01-01T00:00:00Z">
        <w:r>
          <w:delText xml:space="preserve"> </w:delText>
        </w:r>
      </w:del>
      <w:hyperlink w:anchor="exr-kfold">
        <w:del w:id="4169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4170" w:author="PR Preview" w:date="2026-01-01T00:00:00Z">
        <w:r>
          <w:delText xml:space="preserve"> </w:delText>
        </w:r>
      </w:del>
      <w:del w:id="4171" w:author="PR Preview" w:date="2026-01-01T00:00:00Z">
        <w:r>
          <w:delText xml:space="preserve">to the four polynomial models of</w:delText>
        </w:r>
      </w:del>
      <w:del w:id="4172" w:author="PR Preview" w:date="2026-01-01T00:00:00Z">
        <w:r>
          <w:delText xml:space="preserve"> </w:delText>
        </w:r>
      </w:del>
      <w:hyperlink w:anchor="exr-overfitting">
        <w:del w:id="417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4174" w:author="PR Preview" w:date="2026-01-01T00:00:00Z">
        <w:r>
          <w:delText xml:space="preserve">,</w:delText>
        </w:r>
      </w:del>
      <w:del w:id="4175" w:author="PR Preview" w:date="2026-01-01T00:00:00Z">
        <w:r>
          <w:delText xml:space="preserve"> </w:delText>
        </w:r>
      </w:del>
      <w:del w:id="4176" w:author="PR Preview" w:date="2026-01-01T00:00:00Z">
        <w:r>
          <w:delText xml:space="preserve">now using all</w:delText>
        </w:r>
      </w:del>
      <w:del w:id="417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4178" w:author="PR Preview" w:date="2026-01-01T00:00:00Z">
        <w:r>
          <w:delText xml:space="preserve"> </w:delText>
        </w:r>
      </w:del>
      <w:del w:id="4179" w:author="PR Preview" w:date="2026-01-01T00:00:00Z">
        <w:r>
          <w:delText xml:space="preserve">cars</w:delText>
        </w:r>
      </w:del>
      <w:del w:id="4180" w:author="PR Preview" w:date="2026-01-01T00:00:00Z">
        <w:r>
          <w:delText xml:space="preserve"> </w:delText>
        </w:r>
      </w:del>
      <w:del w:id="4181" w:author="PR Preview" w:date="2026-01-01T00:00:00Z">
        <w:r>
          <w:delText xml:space="preserve">and the</w:delText>
        </w:r>
      </w:del>
      <w:del w:id="4182" w:author="PR Preview" w:date="2026-01-01T00:00:00Z">
        <w:r>
          <w:delText xml:space="preserve"> </w:delText>
        </w:r>
      </w:del>
      <w:del w:id="4183" w:author="PR Preview" w:date="2026-01-01T00:00:00Z">
        <w:r>
          <w:rPr>
            <w:rStyle w:val="VerbatimChar"/>
          </w:rPr>
          <w:delText xml:space="preserve">cv_mse()</w:delText>
        </w:r>
      </w:del>
      <w:del w:id="4184" w:author="PR Preview" w:date="2026-01-01T00:00:00Z">
        <w:r>
          <w:delText xml:space="preserve"> </w:delText>
        </w:r>
      </w:del>
      <w:del w:id="4185" w:author="PR Preview" w:date="2026-01-01T00:00:00Z">
        <w:r>
          <w:delText xml:space="preserve">function of</w:delText>
        </w:r>
      </w:del>
      <w:del w:id="4186" w:author="PR Preview" w:date="2026-01-01T00:00:00Z">
        <w:r>
          <w:delText xml:space="preserve"> </w:delText>
        </w:r>
      </w:del>
      <w:hyperlink w:anchor="exm-kfold-simulated">
        <w:del w:id="4187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4188" w:author="PR Preview" w:date="2026-01-01T00:00:00Z">
        <w:r>
          <w:delText xml:space="preserve">.</w:delText>
        </w:r>
      </w:del>
      <w:del w:id="4189" w:author="PR Preview" w:date="2026-01-01T00:00:00Z">
        <w:r>
          <w:delText xml:space="preserve"> </w:delText>
        </w:r>
      </w:del>
      <w:del w:id="4190" w:author="PR Preview" w:date="2026-01-01T00:00:00Z">
        <w:r>
          <w:delText xml:space="preserve">The fold assignment is random,</w:delText>
        </w:r>
      </w:del>
      <w:del w:id="4191" w:author="PR Preview" w:date="2026-01-01T00:00:00Z">
        <w:r>
          <w:delText xml:space="preserve"> </w:delText>
        </w:r>
      </w:del>
      <w:del w:id="4192" w:author="PR Preview" w:date="2026-01-01T00:00:00Z">
        <w:r>
          <w:delText xml:space="preserve">so the estimate is too;</w:delText>
        </w:r>
      </w:del>
      <w:del w:id="4193" w:author="PR Preview" w:date="2026-01-01T00:00:00Z">
        <w:r>
          <w:delText xml:space="preserve"> </w:delText>
        </w:r>
      </w:del>
      <w:del w:id="4194" w:author="PR Preview" w:date="2026-01-01T00:00:00Z">
        <w:r>
          <w:delText xml:space="preserve">to show how much,</w:delText>
        </w:r>
      </w:del>
      <w:del w:id="4195" w:author="PR Preview" w:date="2026-01-01T00:00:00Z">
        <w:r>
          <w:delText xml:space="preserve"> </w:delText>
        </w:r>
      </w:del>
      <w:del w:id="4196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4197" w:author="PR Preview" w:date="2026-01-01T00:00:00Z">
        <w:r>
          <w:rPr>
            <w:b/>
            <w:bCs/>
          </w:rPr>
          <w:t xml:space="preserve">Example 19 (Four-fold cross-validation of the</w:t>
        </w:r>
      </w:ins>
      <w:ins w:id="4198" w:author="PR Preview" w:date="2026-01-01T00:00:00Z">
        <w:r>
          <w:rPr>
            <w:b/>
            <w:bCs/>
          </w:rPr>
          <w:t xml:space="preserve"> </w:t>
        </w:r>
      </w:ins>
      <w:ins w:id="4199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4200" w:author="PR Preview" w:date="2026-01-01T00:00:00Z">
        <w:r>
          <w:rPr>
            <w:b/>
            <w:bCs/>
          </w:rPr>
          <w:t xml:space="preserve"> </w:t>
        </w:r>
      </w:ins>
      <w:ins w:id="4201" w:author="PR Preview" w:date="2026-01-01T00:00:00Z">
        <w:r>
          <w:rPr>
            <w:b/>
            <w:bCs/>
          </w:rPr>
          <w:t xml:space="preserve">polynomials)</w:t>
        </w:r>
      </w:ins>
      <w:ins w:id="4202" w:author="PR Preview" w:date="2026-01-01T00:00:00Z">
        <w:r>
          <w:t xml:space="preserve"> </w:t>
        </w:r>
      </w:ins>
      <w:ins w:id="4203" w:author="PR Preview" w:date="2026-01-01T00:00:00Z">
        <w:r>
          <w:t xml:space="preserve">This example applies the</w:t>
        </w:r>
      </w:ins>
      <w:ins w:id="420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4205" w:author="PR Preview" w:date="2026-01-01T00:00:00Z">
        <w:r>
          <w:t xml:space="preserve"> </w:t>
        </w:r>
      </w:ins>
      <w:ins w:id="4206" w:author="PR Preview" w:date="2026-01-01T00:00:00Z">
        <w:r>
          <w:t xml:space="preserve">folds of</w:t>
        </w:r>
      </w:ins>
      <w:ins w:id="4207" w:author="PR Preview" w:date="2026-01-01T00:00:00Z">
        <w:r>
          <w:t xml:space="preserve"> </w:t>
        </w:r>
      </w:ins>
      <w:hyperlink w:anchor="exr-kfold">
        <w:ins w:id="4208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4209" w:author="PR Preview" w:date="2026-01-01T00:00:00Z">
        <w:r>
          <w:t xml:space="preserve"> </w:t>
        </w:r>
      </w:ins>
      <w:ins w:id="4210" w:author="PR Preview" w:date="2026-01-01T00:00:00Z">
        <w:r>
          <w:t xml:space="preserve">to the four polynomial models of</w:t>
        </w:r>
      </w:ins>
      <w:ins w:id="4211" w:author="PR Preview" w:date="2026-01-01T00:00:00Z">
        <w:r>
          <w:t xml:space="preserve"> </w:t>
        </w:r>
      </w:ins>
      <w:hyperlink w:anchor="exr-overfitting">
        <w:ins w:id="421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213" w:author="PR Preview" w:date="2026-01-01T00:00:00Z">
        <w:r>
          <w:t xml:space="preserve">,</w:t>
        </w:r>
      </w:ins>
      <w:ins w:id="4214" w:author="PR Preview" w:date="2026-01-01T00:00:00Z">
        <w:r>
          <w:t xml:space="preserve"> </w:t>
        </w:r>
      </w:ins>
      <w:ins w:id="4215" w:author="PR Preview" w:date="2026-01-01T00:00:00Z">
        <w:r>
          <w:t xml:space="preserve">now using all</w:t>
        </w:r>
      </w:ins>
      <w:ins w:id="421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4217" w:author="PR Preview" w:date="2026-01-01T00:00:00Z">
        <w:r>
          <w:t xml:space="preserve"> </w:t>
        </w:r>
      </w:ins>
      <w:ins w:id="4218" w:author="PR Preview" w:date="2026-01-01T00:00:00Z">
        <w:r>
          <w:t xml:space="preserve">cars</w:t>
        </w:r>
      </w:ins>
      <w:ins w:id="4219" w:author="PR Preview" w:date="2026-01-01T00:00:00Z">
        <w:r>
          <w:t xml:space="preserve"> </w:t>
        </w:r>
      </w:ins>
      <w:ins w:id="4220" w:author="PR Preview" w:date="2026-01-01T00:00:00Z">
        <w:r>
          <w:t xml:space="preserve">and the</w:t>
        </w:r>
      </w:ins>
      <w:ins w:id="4221" w:author="PR Preview" w:date="2026-01-01T00:00:00Z">
        <w:r>
          <w:t xml:space="preserve"> </w:t>
        </w:r>
      </w:ins>
      <w:ins w:id="4222" w:author="PR Preview" w:date="2026-01-01T00:00:00Z">
        <w:r>
          <w:rPr>
            <w:rStyle w:val="VerbatimChar"/>
          </w:rPr>
          <w:t xml:space="preserve">cv_mse()</w:t>
        </w:r>
      </w:ins>
      <w:ins w:id="4223" w:author="PR Preview" w:date="2026-01-01T00:00:00Z">
        <w:r>
          <w:t xml:space="preserve"> </w:t>
        </w:r>
      </w:ins>
      <w:ins w:id="4224" w:author="PR Preview" w:date="2026-01-01T00:00:00Z">
        <w:r>
          <w:t xml:space="preserve">function of</w:t>
        </w:r>
      </w:ins>
      <w:ins w:id="4225" w:author="PR Preview" w:date="2026-01-01T00:00:00Z">
        <w:r>
          <w:t xml:space="preserve"> </w:t>
        </w:r>
      </w:ins>
      <w:hyperlink w:anchor="exm-kfold-simulated">
        <w:ins w:id="4226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4227" w:author="PR Preview" w:date="2026-01-01T00:00:00Z">
        <w:r>
          <w:t xml:space="preserve">.</w:t>
        </w:r>
      </w:ins>
      <w:ins w:id="4228" w:author="PR Preview" w:date="2026-01-01T00:00:00Z">
        <w:r>
          <w:t xml:space="preserve"> </w:t>
        </w:r>
      </w:ins>
      <w:ins w:id="4229" w:author="PR Preview" w:date="2026-01-01T00:00:00Z">
        <w:r>
          <w:t xml:space="preserve">The fold assignment is random,</w:t>
        </w:r>
      </w:ins>
      <w:ins w:id="4230" w:author="PR Preview" w:date="2026-01-01T00:00:00Z">
        <w:r>
          <w:t xml:space="preserve"> </w:t>
        </w:r>
      </w:ins>
      <w:ins w:id="4231" w:author="PR Preview" w:date="2026-01-01T00:00:00Z">
        <w:r>
          <w:t xml:space="preserve">so the estimate is too;</w:t>
        </w:r>
      </w:ins>
      <w:ins w:id="4232" w:author="PR Preview" w:date="2026-01-01T00:00:00Z">
        <w:r>
          <w:t xml:space="preserve"> </w:t>
        </w:r>
      </w:ins>
      <w:ins w:id="4233" w:author="PR Preview" w:date="2026-01-01T00:00:00Z">
        <w:r>
          <w:t xml:space="preserve">to show how much,</w:t>
        </w:r>
      </w:ins>
      <w:ins w:id="4234" w:author="PR Preview" w:date="2026-01-01T00:00:00Z">
        <w:r>
          <w:t xml:space="preserve"> </w:t>
        </w:r>
      </w:ins>
      <w:ins w:id="4235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18"/>
    <w:bookmarkEnd w:id="219"/>
    <w:bookmarkStart w:id="247" w:name="sec-loocv"/>
    <w:p>
      <w:pPr>
        <w:pStyle w:val="Heading2"/>
      </w:pPr>
      <w:r>
        <w:t xml:space="preserve">7 Leave-one-out cross-validation</w:t>
      </w:r>
    </w:p>
    <w:bookmarkStart w:id="220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differ?</w:t>
      </w:r>
    </w:p>
    <w:bookmarkEnd w:id="220"/>
    <w:bookmarkStart w:id="221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del w:id="4236" w:author="PR Preview" w:date="2026-01-01T00:00:00Z">
        <w:r>
          <w:delText xml:space="preserve">No.</w:delText>
        </w:r>
      </w:del>
      <w:del w:id="4237" w:author="PR Preview" w:date="2026-01-01T00:00:00Z">
        <w:r>
          <w:delText xml:space="preserve"> </w:delText>
        </w:r>
      </w:del>
      <w:del w:id="4238" w:author="PR Preview" w:date="2026-01-01T00:00:00Z">
        <w:r>
          <w:delText xml:space="preserve">With one car per fold,</w:delText>
        </w:r>
      </w:del>
      <w:del w:id="4239" w:author="PR Preview" w:date="2026-01-01T00:00:00Z">
        <w:r>
          <w:delText xml:space="preserve"> </w:delText>
        </w:r>
      </w:del>
      <w:del w:id="4240" w:author="PR Preview" w:date="2026-01-01T00:00:00Z">
        <w:r>
          <w:delText xml:space="preserve">every assignment of cars to folds produces the same 32 fits,</w:delText>
        </w:r>
      </w:del>
      <w:del w:id="4241" w:author="PR Preview" w:date="2026-01-01T00:00:00Z">
        <w:r>
          <w:delText xml:space="preserve"> </w:delText>
        </w:r>
      </w:del>
      <w:del w:id="4242" w:author="PR Preview" w:date="2026-01-01T00:00:00Z">
        <w:r>
          <w:delText xml:space="preserve">only numbered differently,</w:delText>
        </w:r>
      </w:del>
      <w:del w:id="4243" w:author="PR Preview" w:date="2026-01-01T00:00:00Z">
        <w:r>
          <w:delText xml:space="preserve"> </w:delText>
        </w:r>
      </w:del>
      <w:del w:id="4244" w:author="PR Preview" w:date="2026-01-01T00:00:00Z">
        <w:r>
          <w:delText xml:space="preserve">and</w:delText>
        </w:r>
      </w:del>
      <w:del w:id="4245" w:author="PR Preview" w:date="2026-01-01T00:00:00Z">
        <w:r>
          <w:delText xml:space="preserve"> </w:delText>
        </w:r>
      </w:del>
      <w:hyperlink w:anchor="eq-cv-estimate">
        <w:del w:id="4246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4247" w:author="PR Preview" w:date="2026-01-01T00:00:00Z">
        <w:r>
          <w:delText xml:space="preserve"> </w:delText>
        </w:r>
      </w:del>
      <w:del w:id="4248" w:author="PR Preview" w:date="2026-01-01T00:00:00Z">
        <w:r>
          <w:delText xml:space="preserve">does not depend on the numbering.</w:delText>
        </w:r>
      </w:del>
      <w:del w:id="4249" w:author="PR Preview" w:date="2026-01-01T00:00:00Z">
        <w:r>
          <w:delText xml:space="preserve"> </w:delText>
        </w:r>
      </w:del>
      <w:del w:id="4250" w:author="PR Preview" w:date="2026-01-01T00:00:00Z">
        <w:r>
          <w:delText xml:space="preserve">Unlike</w:delText>
        </w:r>
      </w:del>
      <w:del w:id="4251" w:author="PR Preview" w:date="2026-01-01T00:00:00Z">
        <w:r>
          <w:delText xml:space="preserve"> </w:delText>
        </w:r>
      </w:del>
      <w:hyperlink w:anchor="exm-kfold-mtcars">
        <w:del w:id="4252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4253" w:author="PR Preview" w:date="2026-01-01T00:00:00Z">
        <w:r>
          <w:delText xml:space="preserve">,</w:delText>
        </w:r>
      </w:del>
      <w:del w:id="4254" w:author="PR Preview" w:date="2026-01-01T00:00:00Z">
        <w:r>
          <w:delText xml:space="preserve"> </w:delText>
        </w:r>
      </w:del>
      <w:del w:id="4255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4256" w:author="PR Preview" w:date="2026-01-01T00:00:00Z">
        <w:r>
          <w:rPr>
            <w:b/>
            <w:bCs/>
          </w:rPr>
          <w:delText xml:space="preserve">Definition 43 (Leave-one-out cross-validation)</w:delText>
        </w:r>
      </w:del>
      <w:del w:id="4257" w:author="PR Preview" w:date="2026-01-01T00:00:00Z">
        <w:r>
          <w:delText xml:space="preserve"> </w:delText>
        </w:r>
      </w:del>
      <w:del w:id="4258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4259" w:author="PR Preview" w:date="2026-01-01T00:00:00Z">
        <w:r>
          <w:delText xml:space="preserve"> </w:delText>
        </w:r>
      </w:del>
      <w:del w:id="4260" w:author="PR Preview" w:date="2026-01-01T00:00:00Z">
        <w:r>
          <w:delText xml:space="preserve">is</w:delText>
        </w:r>
      </w:del>
      <w:del w:id="4261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262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263" w:author="PR Preview" w:date="2026-01-01T00:00:00Z">
        <w:r>
          <w:delText xml:space="preserve"> </w:delText>
        </w:r>
      </w:del>
      <w:del w:id="4264" w:author="PR Preview" w:date="2026-01-01T00:00:00Z">
        <w:r>
          <w:delText xml:space="preserve">with</w:delText>
        </w:r>
      </w:del>
      <w:del w:id="426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266" w:author="PR Preview" w:date="2026-01-01T00:00:00Z">
        <w:r>
          <w:delText xml:space="preserve">,</w:delText>
        </w:r>
      </w:del>
      <w:del w:id="4267" w:author="PR Preview" w:date="2026-01-01T00:00:00Z">
        <w:r>
          <w:delText xml:space="preserve"> </w:delText>
        </w:r>
      </w:del>
      <w:del w:id="4268" w:author="PR Preview" w:date="2026-01-01T00:00:00Z">
        <w:r>
          <w:delText xml:space="preserve">so that each of the</w:delText>
        </w:r>
      </w:del>
      <w:del w:id="4269" w:author="PR Preview" w:date="2026-01-01T00:00:00Z">
        <w:r>
          <w:delText xml:space="preserve"> </w:delText>
        </w:r>
      </w:del>
      <m:oMath>
        <m:r>
          <m:t>n</m:t>
        </m:r>
      </m:oMath>
      <w:del w:id="4270" w:author="PR Preview" w:date="2026-01-01T00:00:00Z">
        <w:r>
          <w:delText xml:space="preserve"> </w:delText>
        </w:r>
      </w:del>
      <w:hyperlink w:anchor="def-folds">
        <w:del w:id="4271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272" w:author="PR Preview" w:date="2026-01-01T00:00:00Z">
        <w:r>
          <w:delText xml:space="preserve"> </w:delText>
        </w:r>
      </w:del>
      <w:del w:id="4273" w:author="PR Preview" w:date="2026-01-01T00:00:00Z">
        <w:r>
          <w:delText xml:space="preserve">holds one observation,</w:delText>
        </w:r>
      </w:del>
      <w:del w:id="4274" w:author="PR Preview" w:date="2026-01-01T00:00:00Z">
        <w:r>
          <w:delText xml:space="preserve"> </w:delText>
        </w:r>
      </w:del>
      <w:del w:id="4275" w:author="PR Preview" w:date="2026-01-01T00:00:00Z">
        <w:r>
          <w:delText xml:space="preserve">and the</w:delText>
        </w:r>
      </w:del>
      <w:del w:id="4276" w:author="PR Preview" w:date="2026-01-01T00:00:00Z">
        <w:r>
          <w:delText xml:space="preserve"> </w:delText>
        </w:r>
      </w:del>
      <w:hyperlink w:anchor="def-fold-out-rule">
        <w:del w:id="4277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27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279" w:author="PR Preview" w:date="2026-01-01T00:00:00Z">
        <w:r>
          <w:delText xml:space="preserve"> </w:delText>
        </w:r>
      </w:del>
      <w:del w:id="4280" w:author="PR Preview" w:date="2026-01-01T00:00:00Z">
        <w:r>
          <w:delText xml:space="preserve">of observation</w:delText>
        </w:r>
      </w:del>
      <w:del w:id="4281" w:author="PR Preview" w:date="2026-01-01T00:00:00Z">
        <w:r>
          <w:delText xml:space="preserve"> </w:delText>
        </w:r>
      </w:del>
      <m:oMath>
        <m:r>
          <m:t>i</m:t>
        </m:r>
      </m:oMath>
      <w:del w:id="4282" w:author="PR Preview" w:date="2026-01-01T00:00:00Z">
        <w:r>
          <w:delText xml:space="preserve">’s</w:delText>
        </w:r>
      </w:del>
      <w:del w:id="4283" w:author="PR Preview" w:date="2026-01-01T00:00:00Z">
        <w:r>
          <w:delText xml:space="preserve"> </w:delText>
        </w:r>
      </w:del>
      <w:hyperlink w:anchor="def-fold-assignment">
        <w:del w:id="4284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285" w:author="PR Preview" w:date="2026-01-01T00:00:00Z">
        <w:r>
          <w:delText xml:space="preserve"> </w:delText>
        </w:r>
      </w:del>
      <w:del w:id="4286" w:author="PR Preview" w:date="2026-01-01T00:00:00Z">
        <w:r>
          <w:delText xml:space="preserve">is fitted to all observations except observation</w:delText>
        </w:r>
      </w:del>
      <w:del w:id="4287" w:author="PR Preview" w:date="2026-01-01T00:00:00Z">
        <w:r>
          <w:delText xml:space="preserve"> </w:delText>
        </w:r>
      </w:del>
      <m:oMath>
        <m:r>
          <m:t>i</m:t>
        </m:r>
      </m:oMath>
      <w:del w:id="4288" w:author="PR Preview" w:date="2026-01-01T00:00:00Z">
        <w:r>
          <w:delText xml:space="preserve">.</w:delText>
        </w:r>
      </w:del>
      <w:del w:id="4289" w:author="PR Preview" w:date="2026-01-01T00:00:00Z">
        <w:r>
          <w:delText xml:space="preserve"> </w:delText>
        </w:r>
      </w:del>
      <w:del w:id="4290" w:author="PR Preview" w:date="2026-01-01T00:00:00Z">
        <w:r>
          <w:delText xml:space="preserve">Its</w:delText>
        </w:r>
      </w:del>
      <w:del w:id="4291" w:author="PR Preview" w:date="2026-01-01T00:00:00Z">
        <w:r>
          <w:delText xml:space="preserve"> </w:delText>
        </w:r>
      </w:del>
      <w:hyperlink w:anchor="def-cv-estimate">
        <w:del w:id="4292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293" w:author="PR Preview" w:date="2026-01-01T00:00:00Z">
        <w:r>
          <w:delText xml:space="preserve"> </w:delText>
        </w:r>
      </w:del>
      <w:del w:id="4294" w:author="PR Preview" w:date="2026-01-01T00:00:00Z">
        <w:r>
          <w:delText xml:space="preserve">(</w:delText>
        </w:r>
      </w:del>
      <w:hyperlink w:anchor="eq-cv-estimate">
        <w:del w:id="4295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4296" w:author="PR Preview" w:date="2026-01-01T00:00:00Z">
        <w:r>
          <w:delText xml:space="preserve"> </w:delText>
        </w:r>
      </w:del>
      <w:del w:id="4297" w:author="PR Preview" w:date="2026-01-01T00:00:00Z">
        <w:r>
          <w:delText xml:space="preserve">with</w:delText>
        </w:r>
      </w:del>
      <w:del w:id="429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299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16"/>
        </w:numPr>
      </w:pPr>
      <w:ins w:id="4300" w:author="PR Preview" w:date="2026-01-01T00:00:00Z">
        <w:r>
          <w:t xml:space="preserve">No.</w:t>
        </w:r>
      </w:ins>
      <w:ins w:id="4301" w:author="PR Preview" w:date="2026-01-01T00:00:00Z">
        <w:r>
          <w:t xml:space="preserve"> </w:t>
        </w:r>
      </w:ins>
      <w:ins w:id="4302" w:author="PR Preview" w:date="2026-01-01T00:00:00Z">
        <w:r>
          <w:t xml:space="preserve">With one car per fold,</w:t>
        </w:r>
      </w:ins>
      <w:ins w:id="4303" w:author="PR Preview" w:date="2026-01-01T00:00:00Z">
        <w:r>
          <w:t xml:space="preserve"> </w:t>
        </w:r>
      </w:ins>
      <w:ins w:id="4304" w:author="PR Preview" w:date="2026-01-01T00:00:00Z">
        <w:r>
          <w:t xml:space="preserve">every assignment of cars to folds produces the same 32 fits,</w:t>
        </w:r>
      </w:ins>
      <w:ins w:id="4305" w:author="PR Preview" w:date="2026-01-01T00:00:00Z">
        <w:r>
          <w:t xml:space="preserve"> </w:t>
        </w:r>
      </w:ins>
      <w:ins w:id="4306" w:author="PR Preview" w:date="2026-01-01T00:00:00Z">
        <w:r>
          <w:t xml:space="preserve">only numbered differently,</w:t>
        </w:r>
      </w:ins>
      <w:ins w:id="4307" w:author="PR Preview" w:date="2026-01-01T00:00:00Z">
        <w:r>
          <w:t xml:space="preserve"> </w:t>
        </w:r>
      </w:ins>
      <w:ins w:id="4308" w:author="PR Preview" w:date="2026-01-01T00:00:00Z">
        <w:r>
          <w:t xml:space="preserve">and</w:t>
        </w:r>
      </w:ins>
      <w:ins w:id="4309" w:author="PR Preview" w:date="2026-01-01T00:00:00Z">
        <w:r>
          <w:t xml:space="preserve"> </w:t>
        </w:r>
      </w:ins>
      <w:hyperlink w:anchor="eq-cv-estimate">
        <w:ins w:id="4310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4311" w:author="PR Preview" w:date="2026-01-01T00:00:00Z">
        <w:r>
          <w:t xml:space="preserve"> </w:t>
        </w:r>
      </w:ins>
      <w:ins w:id="4312" w:author="PR Preview" w:date="2026-01-01T00:00:00Z">
        <w:r>
          <w:t xml:space="preserve">does not depend on the numbering.</w:t>
        </w:r>
      </w:ins>
      <w:ins w:id="4313" w:author="PR Preview" w:date="2026-01-01T00:00:00Z">
        <w:r>
          <w:t xml:space="preserve"> </w:t>
        </w:r>
      </w:ins>
      <w:ins w:id="4314" w:author="PR Preview" w:date="2026-01-01T00:00:00Z">
        <w:r>
          <w:t xml:space="preserve">Unlike</w:t>
        </w:r>
      </w:ins>
      <w:ins w:id="4315" w:author="PR Preview" w:date="2026-01-01T00:00:00Z">
        <w:r>
          <w:t xml:space="preserve"> </w:t>
        </w:r>
      </w:ins>
      <w:hyperlink w:anchor="exm-kfold-mtcars">
        <w:ins w:id="4316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4317" w:author="PR Preview" w:date="2026-01-01T00:00:00Z">
        <w:r>
          <w:t xml:space="preserve">,</w:t>
        </w:r>
      </w:ins>
      <w:ins w:id="4318" w:author="PR Preview" w:date="2026-01-01T00:00:00Z">
        <w:r>
          <w:t xml:space="preserve"> </w:t>
        </w:r>
      </w:ins>
      <w:ins w:id="4319" w:author="PR Preview" w:date="2026-01-01T00:00:00Z">
        <w:r>
          <w:t xml:space="preserve">the estimate is not random.</w:t>
        </w:r>
      </w:ins>
    </w:p>
    <w:bookmarkEnd w:id="221"/>
    <w:bookmarkStart w:id="223" w:name="def-loocv"/>
    <w:p>
      <w:pPr>
        <w:pStyle w:val="FirstParagraph"/>
      </w:pPr>
      <w:ins w:id="4320" w:author="PR Preview" w:date="2026-01-01T00:00:00Z">
        <w:r>
          <w:rPr>
            <w:b/>
            <w:bCs/>
          </w:rPr>
          <w:t xml:space="preserve">Definition 44 (Leave-one-out cross-validation)</w:t>
        </w:r>
      </w:ins>
      <w:ins w:id="4321" w:author="PR Preview" w:date="2026-01-01T00:00:00Z">
        <w:r>
          <w:t xml:space="preserve"> </w:t>
        </w:r>
      </w:ins>
      <w:ins w:id="4322" w:author="PR Preview" w:date="2026-01-01T00:00:00Z">
        <w:r>
          <w:rPr>
            <w:b/>
            <w:bCs/>
          </w:rPr>
          <w:t xml:space="preserve">Leave-one-out cross-validation (LOOCV)</w:t>
        </w:r>
      </w:ins>
      <w:ins w:id="4323" w:author="PR Preview" w:date="2026-01-01T00:00:00Z">
        <w:r>
          <w:t xml:space="preserve"> </w:t>
        </w:r>
      </w:ins>
      <w:ins w:id="4324" w:author="PR Preview" w:date="2026-01-01T00:00:00Z">
        <w:r>
          <w:t xml:space="preserve">is</w:t>
        </w:r>
      </w:ins>
      <w:ins w:id="4325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326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327" w:author="PR Preview" w:date="2026-01-01T00:00:00Z">
        <w:r>
          <w:t xml:space="preserve"> </w:t>
        </w:r>
      </w:ins>
      <w:ins w:id="4328" w:author="PR Preview" w:date="2026-01-01T00:00:00Z">
        <w:r>
          <w:t xml:space="preserve">with</w:t>
        </w:r>
      </w:ins>
      <w:ins w:id="432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330" w:author="PR Preview" w:date="2026-01-01T00:00:00Z">
        <w:r>
          <w:t xml:space="preserve">,</w:t>
        </w:r>
      </w:ins>
      <w:ins w:id="4331" w:author="PR Preview" w:date="2026-01-01T00:00:00Z">
        <w:r>
          <w:t xml:space="preserve"> </w:t>
        </w:r>
      </w:ins>
      <w:ins w:id="4332" w:author="PR Preview" w:date="2026-01-01T00:00:00Z">
        <w:r>
          <w:t xml:space="preserve">so that each of the</w:t>
        </w:r>
      </w:ins>
      <w:ins w:id="4333" w:author="PR Preview" w:date="2026-01-01T00:00:00Z">
        <w:r>
          <w:t xml:space="preserve"> </w:t>
        </w:r>
      </w:ins>
      <m:oMath>
        <m:r>
          <m:t>n</m:t>
        </m:r>
      </m:oMath>
      <w:ins w:id="4334" w:author="PR Preview" w:date="2026-01-01T00:00:00Z">
        <w:r>
          <w:t xml:space="preserve"> </w:t>
        </w:r>
      </w:ins>
      <w:hyperlink w:anchor="def-folds">
        <w:ins w:id="4335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336" w:author="PR Preview" w:date="2026-01-01T00:00:00Z">
        <w:r>
          <w:t xml:space="preserve"> </w:t>
        </w:r>
      </w:ins>
      <w:ins w:id="4337" w:author="PR Preview" w:date="2026-01-01T00:00:00Z">
        <w:r>
          <w:t xml:space="preserve">holds one observation,</w:t>
        </w:r>
      </w:ins>
      <w:ins w:id="4338" w:author="PR Preview" w:date="2026-01-01T00:00:00Z">
        <w:r>
          <w:t xml:space="preserve"> </w:t>
        </w:r>
      </w:ins>
      <w:ins w:id="4339" w:author="PR Preview" w:date="2026-01-01T00:00:00Z">
        <w:r>
          <w:t xml:space="preserve">and the</w:t>
        </w:r>
      </w:ins>
      <w:ins w:id="4340" w:author="PR Preview" w:date="2026-01-01T00:00:00Z">
        <w:r>
          <w:t xml:space="preserve"> </w:t>
        </w:r>
      </w:ins>
      <w:hyperlink w:anchor="def-fold-out-rule">
        <w:ins w:id="4341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342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343" w:author="PR Preview" w:date="2026-01-01T00:00:00Z">
        <w:r>
          <w:t xml:space="preserve"> </w:t>
        </w:r>
      </w:ins>
      <w:ins w:id="4344" w:author="PR Preview" w:date="2026-01-01T00:00:00Z">
        <w:r>
          <w:t xml:space="preserve">of observation</w:t>
        </w:r>
      </w:ins>
      <w:ins w:id="4345" w:author="PR Preview" w:date="2026-01-01T00:00:00Z">
        <w:r>
          <w:t xml:space="preserve"> </w:t>
        </w:r>
      </w:ins>
      <m:oMath>
        <m:r>
          <m:t>i</m:t>
        </m:r>
      </m:oMath>
      <w:ins w:id="4346" w:author="PR Preview" w:date="2026-01-01T00:00:00Z">
        <w:r>
          <w:t xml:space="preserve">’s</w:t>
        </w:r>
      </w:ins>
      <w:ins w:id="4347" w:author="PR Preview" w:date="2026-01-01T00:00:00Z">
        <w:r>
          <w:t xml:space="preserve"> </w:t>
        </w:r>
      </w:ins>
      <w:hyperlink w:anchor="def-fold-assignment">
        <w:ins w:id="434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349" w:author="PR Preview" w:date="2026-01-01T00:00:00Z">
        <w:r>
          <w:t xml:space="preserve"> </w:t>
        </w:r>
      </w:ins>
      <w:ins w:id="4350" w:author="PR Preview" w:date="2026-01-01T00:00:00Z">
        <w:r>
          <w:t xml:space="preserve">is fitted to all observations except observation</w:t>
        </w:r>
      </w:ins>
      <w:ins w:id="4351" w:author="PR Preview" w:date="2026-01-01T00:00:00Z">
        <w:r>
          <w:t xml:space="preserve"> </w:t>
        </w:r>
      </w:ins>
      <m:oMath>
        <m:r>
          <m:t>i</m:t>
        </m:r>
      </m:oMath>
      <w:ins w:id="4352" w:author="PR Preview" w:date="2026-01-01T00:00:00Z">
        <w:r>
          <w:t xml:space="preserve">.</w:t>
        </w:r>
      </w:ins>
      <w:ins w:id="4353" w:author="PR Preview" w:date="2026-01-01T00:00:00Z">
        <w:r>
          <w:t xml:space="preserve"> </w:t>
        </w:r>
      </w:ins>
      <w:ins w:id="4354" w:author="PR Preview" w:date="2026-01-01T00:00:00Z">
        <w:r>
          <w:t xml:space="preserve">Its</w:t>
        </w:r>
      </w:ins>
      <w:ins w:id="4355" w:author="PR Preview" w:date="2026-01-01T00:00:00Z">
        <w:r>
          <w:t xml:space="preserve"> </w:t>
        </w:r>
      </w:ins>
      <w:hyperlink w:anchor="def-cv-estimate">
        <w:ins w:id="4356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357" w:author="PR Preview" w:date="2026-01-01T00:00:00Z">
        <w:r>
          <w:t xml:space="preserve"> </w:t>
        </w:r>
      </w:ins>
      <w:ins w:id="4358" w:author="PR Preview" w:date="2026-01-01T00:00:00Z">
        <w:r>
          <w:t xml:space="preserve">(</w:t>
        </w:r>
      </w:ins>
      <w:hyperlink w:anchor="eq-cv-estimate">
        <w:ins w:id="4359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4360" w:author="PR Preview" w:date="2026-01-01T00:00:00Z">
        <w:r>
          <w:t xml:space="preserve"> </w:t>
        </w:r>
      </w:ins>
      <w:ins w:id="4361" w:author="PR Preview" w:date="2026-01-01T00:00:00Z">
        <w:r>
          <w:t xml:space="preserve">with</w:t>
        </w:r>
      </w:ins>
      <w:ins w:id="436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363" w:author="PR Preview" w:date="2026-01-01T00:00:00Z">
        <w:r>
          <w:t xml:space="preserve">) is</w:t>
        </w:r>
      </w:ins>
    </w:p>
    <w:p>
      <w:pPr>
        <w:pStyle w:val="BodyText"/>
      </w:pPr>
      <w:bookmarkStart w:id="22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3"/>
    <w:bookmarkStart w:id="22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6" w:name="def-term-vector"/>
    <w:p>
      <w:pPr>
        <w:pStyle w:val="FirstParagraph"/>
      </w:pPr>
      <w:del w:id="4364" w:author="PR Preview" w:date="2026-01-01T00:00:00Z">
        <w:r>
          <w:rPr>
            <w:b/>
            <w:bCs/>
          </w:rPr>
          <w:delText xml:space="preserve">Definition 44 (Term vector)</w:delText>
        </w:r>
      </w:del>
      <w:del w:id="4365" w:author="PR Preview" w:date="2026-01-01T00:00:00Z">
        <w:r>
          <w:delText xml:space="preserve"> </w:delText>
        </w:r>
      </w:del>
      <w:del w:id="4366" w:author="PR Preview" w:date="2026-01-01T00:00:00Z">
        <w:r>
          <w:delText xml:space="preserve">Consider a model whose mean is a linear combination</w:delText>
        </w:r>
      </w:del>
      <w:del w:id="4367" w:author="PR Preview" w:date="2026-01-01T00:00:00Z">
        <w:r>
          <w:delText xml:space="preserve"> </w:delText>
        </w:r>
      </w:del>
      <w:del w:id="4368" w:author="PR Preview" w:date="2026-01-01T00:00:00Z">
        <w:r>
          <w:delText xml:space="preserve">of</w:delText>
        </w:r>
      </w:del>
      <w:del w:id="4369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4370" w:author="PR Preview" w:date="2026-01-01T00:00:00Z">
        <w:r>
          <w:delText xml:space="preserve"> </w:delText>
        </w:r>
      </w:del>
      <w:del w:id="4371" w:author="PR Preview" w:date="2026-01-01T00:00:00Z">
        <w:r>
          <w:delText xml:space="preserve">terms</w:delText>
        </w:r>
      </w:del>
      <w:del w:id="4372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373" w:author="PR Preview" w:date="2026-01-01T00:00:00Z">
        <w:r>
          <w:delText xml:space="preserve"> </w:delText>
        </w:r>
      </w:del>
      <w:del w:id="4374" w:author="PR Preview" w:date="2026-01-01T00:00:00Z">
        <w:r>
          <w:delText xml:space="preserve">of the covariate value,</w:delText>
        </w:r>
      </w:del>
      <w:del w:id="4375" w:author="PR Preview" w:date="2026-01-01T00:00:00Z">
        <w:r>
          <w:delText xml:space="preserve"> </w:delText>
        </w:r>
      </w:del>
      <w:del w:id="4376" w:author="PR Preview" w:date="2026-01-01T00:00:00Z">
        <w:r>
          <w:delText xml:space="preserve">such as</w:delText>
        </w:r>
      </w:del>
      <w:del w:id="4377" w:author="PR Preview" w:date="2026-01-01T00:00:00Z">
        <w:r>
          <w:delText xml:space="preserve"> </w:delText>
        </w:r>
      </w:del>
      <m:oMath>
        <m:r>
          <m:t>1</m:t>
        </m:r>
      </m:oMath>
      <w:del w:id="4378" w:author="PR Preview" w:date="2026-01-01T00:00:00Z">
        <w:r>
          <w:delText xml:space="preserve">,</w:delText>
        </w:r>
      </w:del>
      <w:del w:id="4379" w:author="PR Preview" w:date="2026-01-01T00:00:00Z">
        <w:r>
          <w:delText xml:space="preserve"> </w:delText>
        </w:r>
      </w:del>
      <m:oMath>
        <m:r>
          <m:t>x</m:t>
        </m:r>
      </m:oMath>
      <w:del w:id="4380" w:author="PR Preview" w:date="2026-01-01T00:00:00Z">
        <w:r>
          <w:delText xml:space="preserve"> </w:delText>
        </w:r>
      </w:del>
      <w:del w:id="4381" w:author="PR Preview" w:date="2026-01-01T00:00:00Z">
        <w:r>
          <w:delText xml:space="preserve">and</w:delText>
        </w:r>
      </w:del>
      <w:del w:id="438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4383" w:author="PR Preview" w:date="2026-01-01T00:00:00Z">
        <w:r>
          <w:delText xml:space="preserve">.</w:delText>
        </w:r>
      </w:del>
      <w:del w:id="4384" w:author="PR Preview" w:date="2026-01-01T00:00:00Z">
        <w:r>
          <w:delText xml:space="preserve"> </w:delText>
        </w:r>
      </w:del>
      <w:del w:id="4385" w:author="PR Preview" w:date="2026-01-01T00:00:00Z">
        <w:r>
          <w:delText xml:space="preserve">The</w:delText>
        </w:r>
      </w:del>
      <w:del w:id="4386" w:author="PR Preview" w:date="2026-01-01T00:00:00Z">
        <w:r>
          <w:delText xml:space="preserve"> </w:delText>
        </w:r>
      </w:del>
      <w:del w:id="4387" w:author="PR Preview" w:date="2026-01-01T00:00:00Z">
        <w:r>
          <w:rPr>
            <w:b/>
            <w:bCs/>
          </w:rPr>
          <w:delText xml:space="preserve">term vector</w:delText>
        </w:r>
      </w:del>
      <w:del w:id="4388" w:author="PR Preview" w:date="2026-01-01T00:00:00Z">
        <w:r>
          <w:delText xml:space="preserve"> </w:delText>
        </w:r>
      </w:del>
      <w:del w:id="4389" w:author="PR Preview" w:date="2026-01-01T00:00:00Z">
        <w:r>
          <w:delText xml:space="preserve">$\mathord{\smash[b]{\underset{\raise.3ex\hbox{$\scriptstyle\sim$}}{t}}\vphantom{t}}_{i}$</w:delText>
        </w:r>
      </w:del>
      <w:del w:id="4390" w:author="PR Preview" w:date="2026-01-01T00:00:00Z">
        <w:r>
          <w:delText xml:space="preserve"> </w:delText>
        </w:r>
      </w:del>
      <w:del w:id="4391" w:author="PR Preview" w:date="2026-01-01T00:00:00Z">
        <w:r>
          <w:delText xml:space="preserve">of observation</w:delText>
        </w:r>
      </w:del>
      <w:del w:id="4392" w:author="PR Preview" w:date="2026-01-01T00:00:00Z">
        <w:r>
          <w:delText xml:space="preserve"> </w:delText>
        </w:r>
      </w:del>
      <m:oMath>
        <m:r>
          <m:t>i</m:t>
        </m:r>
      </m:oMath>
      <w:del w:id="4393" w:author="PR Preview" w:date="2026-01-01T00:00:00Z">
        <w:r>
          <w:delText xml:space="preserve"> </w:delText>
        </w:r>
      </w:del>
      <w:del w:id="4394" w:author="PR Preview" w:date="2026-01-01T00:00:00Z">
        <w:r>
          <w:delText xml:space="preserve">is the column of its terms:</w:delText>
        </w:r>
      </w:del>
    </w:p>
    <w:p>
      <w:pPr>
        <w:pStyle w:val="FirstParagraph"/>
      </w:pPr>
      <w:ins w:id="4395" w:author="PR Preview" w:date="2026-01-01T00:00:00Z">
        <w:r>
          <w:rPr>
            <w:b/>
            <w:bCs/>
          </w:rPr>
          <w:t xml:space="preserve">Definition 45 (Term vector)</w:t>
        </w:r>
      </w:ins>
      <w:ins w:id="4396" w:author="PR Preview" w:date="2026-01-01T00:00:00Z">
        <w:r>
          <w:t xml:space="preserve"> </w:t>
        </w:r>
      </w:ins>
      <w:ins w:id="4397" w:author="PR Preview" w:date="2026-01-01T00:00:00Z">
        <w:r>
          <w:t xml:space="preserve">Consider a model whose mean is a linear combination</w:t>
        </w:r>
      </w:ins>
      <w:ins w:id="4398" w:author="PR Preview" w:date="2026-01-01T00:00:00Z">
        <w:r>
          <w:t xml:space="preserve"> </w:t>
        </w:r>
      </w:ins>
      <w:ins w:id="4399" w:author="PR Preview" w:date="2026-01-01T00:00:00Z">
        <w:r>
          <w:t xml:space="preserve">of</w:t>
        </w:r>
      </w:ins>
      <w:ins w:id="4400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4401" w:author="PR Preview" w:date="2026-01-01T00:00:00Z">
        <w:r>
          <w:t xml:space="preserve"> </w:t>
        </w:r>
      </w:ins>
      <w:ins w:id="4402" w:author="PR Preview" w:date="2026-01-01T00:00:00Z">
        <w:r>
          <w:t xml:space="preserve">terms</w:t>
        </w:r>
      </w:ins>
      <w:ins w:id="4403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404" w:author="PR Preview" w:date="2026-01-01T00:00:00Z">
        <w:r>
          <w:t xml:space="preserve"> </w:t>
        </w:r>
      </w:ins>
      <w:ins w:id="4405" w:author="PR Preview" w:date="2026-01-01T00:00:00Z">
        <w:r>
          <w:t xml:space="preserve">of the covariate value,</w:t>
        </w:r>
      </w:ins>
      <w:ins w:id="4406" w:author="PR Preview" w:date="2026-01-01T00:00:00Z">
        <w:r>
          <w:t xml:space="preserve"> </w:t>
        </w:r>
      </w:ins>
      <w:ins w:id="4407" w:author="PR Preview" w:date="2026-01-01T00:00:00Z">
        <w:r>
          <w:t xml:space="preserve">such as</w:t>
        </w:r>
      </w:ins>
      <w:ins w:id="4408" w:author="PR Preview" w:date="2026-01-01T00:00:00Z">
        <w:r>
          <w:t xml:space="preserve"> </w:t>
        </w:r>
      </w:ins>
      <m:oMath>
        <m:r>
          <m:t>1</m:t>
        </m:r>
      </m:oMath>
      <w:ins w:id="4409" w:author="PR Preview" w:date="2026-01-01T00:00:00Z">
        <w:r>
          <w:t xml:space="preserve">,</w:t>
        </w:r>
      </w:ins>
      <w:ins w:id="4410" w:author="PR Preview" w:date="2026-01-01T00:00:00Z">
        <w:r>
          <w:t xml:space="preserve"> </w:t>
        </w:r>
      </w:ins>
      <m:oMath>
        <m:r>
          <m:t>x</m:t>
        </m:r>
      </m:oMath>
      <w:ins w:id="4411" w:author="PR Preview" w:date="2026-01-01T00:00:00Z">
        <w:r>
          <w:t xml:space="preserve"> </w:t>
        </w:r>
      </w:ins>
      <w:ins w:id="4412" w:author="PR Preview" w:date="2026-01-01T00:00:00Z">
        <w:r>
          <w:t xml:space="preserve">and</w:t>
        </w:r>
      </w:ins>
      <w:ins w:id="441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4414" w:author="PR Preview" w:date="2026-01-01T00:00:00Z">
        <w:r>
          <w:t xml:space="preserve">.</w:t>
        </w:r>
      </w:ins>
      <w:ins w:id="4415" w:author="PR Preview" w:date="2026-01-01T00:00:00Z">
        <w:r>
          <w:t xml:space="preserve"> </w:t>
        </w:r>
      </w:ins>
      <w:ins w:id="4416" w:author="PR Preview" w:date="2026-01-01T00:00:00Z">
        <w:r>
          <w:t xml:space="preserve">The</w:t>
        </w:r>
      </w:ins>
      <w:ins w:id="4417" w:author="PR Preview" w:date="2026-01-01T00:00:00Z">
        <w:r>
          <w:t xml:space="preserve"> </w:t>
        </w:r>
      </w:ins>
      <w:ins w:id="4418" w:author="PR Preview" w:date="2026-01-01T00:00:00Z">
        <w:r>
          <w:rPr>
            <w:b/>
            <w:bCs/>
          </w:rPr>
          <w:t xml:space="preserve">term vector</w:t>
        </w:r>
      </w:ins>
      <w:ins w:id="4419" w:author="PR Preview" w:date="2026-01-01T00:00:00Z">
        <w:r>
          <w:t xml:space="preserve"> </w:t>
        </w:r>
      </w:ins>
      <w:ins w:id="4420" w:author="PR Preview" w:date="2026-01-01T00:00:00Z">
        <w:r>
          <w:t xml:space="preserve">$\mathord{\smash[b]{\underset{\raise.3ex\hbox{$\scriptstyle\sim$}}{t}}\vphantom{t}}_{i}$</w:t>
        </w:r>
      </w:ins>
      <w:ins w:id="4421" w:author="PR Preview" w:date="2026-01-01T00:00:00Z">
        <w:r>
          <w:t xml:space="preserve"> </w:t>
        </w:r>
      </w:ins>
      <w:ins w:id="4422" w:author="PR Preview" w:date="2026-01-01T00:00:00Z">
        <w:r>
          <w:t xml:space="preserve">of observation</w:t>
        </w:r>
      </w:ins>
      <w:ins w:id="4423" w:author="PR Preview" w:date="2026-01-01T00:00:00Z">
        <w:r>
          <w:t xml:space="preserve"> </w:t>
        </w:r>
      </w:ins>
      <m:oMath>
        <m:r>
          <m:t>i</m:t>
        </m:r>
      </m:oMath>
      <w:ins w:id="4424" w:author="PR Preview" w:date="2026-01-01T00:00:00Z">
        <w:r>
          <w:t xml:space="preserve"> </w:t>
        </w:r>
      </w:ins>
      <w:ins w:id="4425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225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\qquad(41)$$</w:t>
      </w:r>
      <w:bookmarkEnd w:id="225"/>
    </w:p>
    <w:bookmarkEnd w:id="226"/>
    <w:bookmarkStart w:id="228" w:name="rem-term-vector"/>
    <w:p>
      <w:pPr>
        <w:pStyle w:val="FirstParagraph"/>
      </w:pPr>
      <w:del w:id="4426" w:author="PR Preview" w:date="2026-01-01T00:00:00Z">
        <w:r>
          <w:rPr>
            <w:i/>
            <w:iCs/>
          </w:rPr>
          <w:delText xml:space="preserve">Remark 28</w:delText>
        </w:r>
      </w:del>
      <w:del w:id="4427" w:author="PR Preview" w:date="2026-01-01T00:00:00Z">
        <w:r>
          <w:delText xml:space="preserve"> (The term vector of simple linear regression). </w:delText>
        </w:r>
      </w:del>
      <w:del w:id="4428" w:author="PR Preview" w:date="2026-01-01T00:00:00Z">
        <w:r>
          <w:delText xml:space="preserve">In simple linear regression the terms are</w:delText>
        </w:r>
      </w:del>
      <w:del w:id="4429" w:author="PR Preview" w:date="2026-01-01T00:00:00Z">
        <w:r>
          <w:delText xml:space="preserve"> </w:delText>
        </w:r>
      </w:del>
      <m:oMath>
        <m:r>
          <m:t>1</m:t>
        </m:r>
      </m:oMath>
      <w:del w:id="4430" w:author="PR Preview" w:date="2026-01-01T00:00:00Z">
        <w:r>
          <w:delText xml:space="preserve"> </w:delText>
        </w:r>
      </w:del>
      <w:del w:id="4431" w:author="PR Preview" w:date="2026-01-01T00:00:00Z">
        <w:r>
          <w:delText xml:space="preserve">and</w:delText>
        </w:r>
      </w:del>
      <w:del w:id="4432" w:author="PR Preview" w:date="2026-01-01T00:00:00Z">
        <w:r>
          <w:delText xml:space="preserve"> </w:delText>
        </w:r>
      </w:del>
      <m:oMath>
        <m:r>
          <m:t>x</m:t>
        </m:r>
      </m:oMath>
      <w:del w:id="4433" w:author="PR Preview" w:date="2026-01-01T00:00:00Z">
        <w:r>
          <w:delText xml:space="preserve">,</w:delText>
        </w:r>
      </w:del>
      <w:del w:id="4434" w:author="PR Preview" w:date="2026-01-01T00:00:00Z">
        <w:r>
          <w:delText xml:space="preserve"> </w:delText>
        </w:r>
      </w:del>
      <w:del w:id="4435" w:author="PR Preview" w:date="2026-01-01T00:00:00Z">
        <w:r>
          <w:delText xml:space="preserve">so the</w:delText>
        </w:r>
      </w:del>
      <w:del w:id="4436" w:author="PR Preview" w:date="2026-01-01T00:00:00Z">
        <w:r>
          <w:delText xml:space="preserve"> </w:delText>
        </w:r>
      </w:del>
      <w:hyperlink w:anchor="def-term-vector">
        <w:del w:id="4437" w:author="PR Preview" w:date="2026-01-01T00:00:00Z">
          <w:r>
            <w:rPr>
              <w:rStyle w:val="Hyperlink"/>
            </w:rPr>
            <w:delText xml:space="preserve">term vector</w:delText>
          </w:r>
        </w:del>
      </w:hyperlink>
      <w:del w:id="4438" w:author="PR Preview" w:date="2026-01-01T00:00:00Z">
        <w:r>
          <w:delText xml:space="preserve"> </w:delText>
        </w:r>
      </w:del>
      <w:del w:id="4439" w:author="PR Preview" w:date="2026-01-01T00:00:00Z">
        <w:r>
          <w:delText xml:space="preserve">$\mathord{\smash[b]{\underset{\raise.3ex\hbox{$\scriptstyle\sim$}}{t}}\vphantom{t}}_{i}$</w:delText>
        </w:r>
      </w:del>
      <w:del w:id="4440" w:author="PR Preview" w:date="2026-01-01T00:00:00Z">
        <w:r>
          <w:delText xml:space="preserve"> </w:delText>
        </w:r>
      </w:del>
      <w:del w:id="4441" w:author="PR Preview" w:date="2026-01-01T00:00:00Z">
        <w:r>
          <w:delText xml:space="preserve">is the</w:delText>
        </w:r>
      </w:del>
      <w:del w:id="4442" w:author="PR Preview" w:date="2026-01-01T00:00:00Z">
        <w:r>
          <w:delText xml:space="preserve"> </w:delText>
        </w:r>
      </w:del>
      <w:hyperlink r:id="rId227">
        <w:del w:id="4443" w:author="PR Preview" w:date="2026-01-01T00:00:00Z">
          <w:r>
            <w:rPr>
              <w:rStyle w:val="Hyperlink"/>
            </w:rPr>
            <w:delText xml:space="preserve">covariate vector</w:delText>
          </w:r>
        </w:del>
      </w:hyperlink>
      <w:del w:id="4444" w:author="PR Preview" w:date="2026-01-01T00:00:00Z">
        <w:r>
          <w:delText xml:space="preserve"> </w:delText>
        </w:r>
      </w:del>
      <w:del w:id="4445" w:author="PR Preview" w:date="2026-01-01T00:00:00Z">
        <w:r>
          <w:delText xml:space="preserve">$\mathord{\smash[b]{\underset{\raise.3ex\hbox{$\scriptstyle\sim$}}{x}}\vphantom{x}}_i$</w:delText>
        </w:r>
      </w:del>
      <w:del w:id="4446" w:author="PR Preview" w:date="2026-01-01T00:00:00Z">
        <w:r>
          <w:delText xml:space="preserve">.</w:delText>
        </w:r>
      </w:del>
    </w:p>
    <w:p>
      <w:pPr>
        <w:pStyle w:val="BodyText"/>
      </w:pPr>
      <w:del w:id="4447" w:author="PR Preview" w:date="2026-01-01T00:00:00Z">
        <w:r>
          <w:rPr>
            <w:b/>
            <w:bCs/>
          </w:rPr>
          <w:delText xml:space="preserve">Definition 45 (Cross-product matrix (sum-of-squares and cross-products matrix))</w:delText>
        </w:r>
      </w:del>
      <w:del w:id="4448" w:author="PR Preview" w:date="2026-01-01T00:00:00Z">
        <w:r>
          <w:delText xml:space="preserve"> </w:delText>
        </w:r>
      </w:del>
      <w:del w:id="4449" w:author="PR Preview" w:date="2026-01-01T00:00:00Z">
        <w:r>
          <w:delText xml:space="preserve">The</w:delText>
        </w:r>
      </w:del>
      <w:del w:id="4450" w:author="PR Preview" w:date="2026-01-01T00:00:00Z">
        <w:r>
          <w:delText xml:space="preserve"> </w:delText>
        </w:r>
      </w:del>
      <w:del w:id="4451" w:author="PR Preview" w:date="2026-01-01T00:00:00Z">
        <w:r>
          <w:rPr>
            <w:b/>
            <w:bCs/>
          </w:rPr>
          <w:delText xml:space="preserve">cross-product matrix</w:delText>
        </w:r>
      </w:del>
      <w:del w:id="4452" w:author="PR Preview" w:date="2026-01-01T00:00:00Z">
        <w:r>
          <w:delText xml:space="preserve"> </w:delText>
        </w:r>
      </w:del>
      <m:oMath>
        <m:r>
          <m:t>A</m:t>
        </m:r>
      </m:oMath>
      <w:del w:id="4453" w:author="PR Preview" w:date="2026-01-01T00:00:00Z">
        <w:r>
          <w:delText xml:space="preserve"> </w:delText>
        </w:r>
      </w:del>
      <w:del w:id="4454" w:author="PR Preview" w:date="2026-01-01T00:00:00Z">
        <w:r>
          <w:delText xml:space="preserve">of</w:delText>
        </w:r>
      </w:del>
      <w:del w:id="4455" w:author="PR Preview" w:date="2026-01-01T00:00:00Z">
        <w:r>
          <w:delText xml:space="preserve"> </w:delText>
        </w:r>
      </w:del>
      <w:hyperlink w:anchor="def-term-vector">
        <w:del w:id="4456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457" w:author="PR Preview" w:date="2026-01-01T00:00:00Z">
        <w:r>
          <w:delText xml:space="preserve"> </w:delText>
        </w:r>
      </w:del>
      <w:del w:id="4458" w:author="PR Preview" w:date="2026-01-01T00:00:00Z">
        <w:r>
          <w:delText xml:space="preserve">$\mathord{\smash[b]{\underset{\raise.3ex\hbox{$\scriptstyle\sim$}}{t}}\vphantom{t}}_{i}$</w:delText>
        </w:r>
      </w:del>
      <w:del w:id="4459" w:author="PR Preview" w:date="2026-01-01T00:00:00Z">
        <w:r>
          <w:delText xml:space="preserve">,</w:delText>
        </w:r>
      </w:del>
      <w:del w:id="446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461" w:author="PR Preview" w:date="2026-01-01T00:00:00Z">
        <w:r>
          <w:delText xml:space="preserve">, of a training set indexed by</w:delText>
        </w:r>
      </w:del>
      <w:del w:id="4462" w:author="PR Preview" w:date="2026-01-01T00:00:00Z">
        <w:r>
          <w:delText xml:space="preserve"> </w:delText>
        </w:r>
      </w:del>
      <m:oMath>
        <m:r>
          <m:t>I</m:t>
        </m:r>
      </m:oMath>
      <w:del w:id="4463" w:author="PR Preview" w:date="2026-01-01T00:00:00Z">
        <w:r>
          <w:delText xml:space="preserve">,</w:delText>
        </w:r>
      </w:del>
      <w:del w:id="4464" w:author="PR Preview" w:date="2026-01-01T00:00:00Z">
        <w:r>
          <w:delText xml:space="preserve"> </w:delText>
        </w:r>
      </w:del>
      <w:del w:id="4465" w:author="PR Preview" w:date="2026-01-01T00:00:00Z">
        <w:r>
          <w:delText xml:space="preserve">is the sum of their outer products:</w:delText>
        </w:r>
      </w:del>
    </w:p>
    <w:p>
      <w:pPr>
        <w:pStyle w:val="FirstParagraph"/>
      </w:pPr>
      <w:ins w:id="4466" w:author="PR Preview" w:date="2026-01-01T00:00:00Z">
        <w:r>
          <w:rPr>
            <w:i/>
            <w:iCs/>
          </w:rPr>
          <w:t xml:space="preserve">Remark 27</w:t>
        </w:r>
      </w:ins>
      <w:ins w:id="4467" w:author="PR Preview" w:date="2026-01-01T00:00:00Z">
        <w:r>
          <w:t xml:space="preserve"> (The term vector of simple linear regression). </w:t>
        </w:r>
      </w:ins>
      <w:ins w:id="4468" w:author="PR Preview" w:date="2026-01-01T00:00:00Z">
        <w:r>
          <w:t xml:space="preserve">In simple linear regression the terms are</w:t>
        </w:r>
      </w:ins>
      <w:ins w:id="4469" w:author="PR Preview" w:date="2026-01-01T00:00:00Z">
        <w:r>
          <w:t xml:space="preserve"> </w:t>
        </w:r>
      </w:ins>
      <m:oMath>
        <m:r>
          <m:t>1</m:t>
        </m:r>
      </m:oMath>
      <w:ins w:id="4470" w:author="PR Preview" w:date="2026-01-01T00:00:00Z">
        <w:r>
          <w:t xml:space="preserve"> </w:t>
        </w:r>
      </w:ins>
      <w:ins w:id="4471" w:author="PR Preview" w:date="2026-01-01T00:00:00Z">
        <w:r>
          <w:t xml:space="preserve">and</w:t>
        </w:r>
      </w:ins>
      <w:ins w:id="4472" w:author="PR Preview" w:date="2026-01-01T00:00:00Z">
        <w:r>
          <w:t xml:space="preserve"> </w:t>
        </w:r>
      </w:ins>
      <m:oMath>
        <m:r>
          <m:t>x</m:t>
        </m:r>
      </m:oMath>
      <w:ins w:id="4473" w:author="PR Preview" w:date="2026-01-01T00:00:00Z">
        <w:r>
          <w:t xml:space="preserve">,</w:t>
        </w:r>
      </w:ins>
      <w:ins w:id="4474" w:author="PR Preview" w:date="2026-01-01T00:00:00Z">
        <w:r>
          <w:t xml:space="preserve"> </w:t>
        </w:r>
      </w:ins>
      <w:ins w:id="4475" w:author="PR Preview" w:date="2026-01-01T00:00:00Z">
        <w:r>
          <w:t xml:space="preserve">so the</w:t>
        </w:r>
      </w:ins>
      <w:ins w:id="4476" w:author="PR Preview" w:date="2026-01-01T00:00:00Z">
        <w:r>
          <w:t xml:space="preserve"> </w:t>
        </w:r>
      </w:ins>
      <w:hyperlink w:anchor="def-term-vector">
        <w:ins w:id="4477" w:author="PR Preview" w:date="2026-01-01T00:00:00Z">
          <w:r>
            <w:rPr>
              <w:rStyle w:val="Hyperlink"/>
            </w:rPr>
            <w:t xml:space="preserve">term vector</w:t>
          </w:r>
        </w:ins>
      </w:hyperlink>
      <w:ins w:id="4478" w:author="PR Preview" w:date="2026-01-01T00:00:00Z">
        <w:r>
          <w:t xml:space="preserve"> </w:t>
        </w:r>
      </w:ins>
      <w:ins w:id="4479" w:author="PR Preview" w:date="2026-01-01T00:00:00Z">
        <w:r>
          <w:t xml:space="preserve">$\mathord{\smash[b]{\underset{\raise.3ex\hbox{$\scriptstyle\sim$}}{t}}\vphantom{t}}_{i}$</w:t>
        </w:r>
      </w:ins>
      <w:ins w:id="4480" w:author="PR Preview" w:date="2026-01-01T00:00:00Z">
        <w:r>
          <w:t xml:space="preserve"> </w:t>
        </w:r>
      </w:ins>
      <w:ins w:id="4481" w:author="PR Preview" w:date="2026-01-01T00:00:00Z">
        <w:r>
          <w:t xml:space="preserve">is the</w:t>
        </w:r>
      </w:ins>
      <w:ins w:id="4482" w:author="PR Preview" w:date="2026-01-01T00:00:00Z">
        <w:r>
          <w:t xml:space="preserve"> </w:t>
        </w:r>
      </w:ins>
      <w:hyperlink r:id="rId227">
        <w:ins w:id="4483" w:author="PR Preview" w:date="2026-01-01T00:00:00Z">
          <w:r>
            <w:rPr>
              <w:rStyle w:val="Hyperlink"/>
            </w:rPr>
            <w:t xml:space="preserve">covariate vector</w:t>
          </w:r>
        </w:ins>
      </w:hyperlink>
      <w:ins w:id="4484" w:author="PR Preview" w:date="2026-01-01T00:00:00Z">
        <w:r>
          <w:t xml:space="preserve"> </w:t>
        </w:r>
      </w:ins>
      <w:ins w:id="4485" w:author="PR Preview" w:date="2026-01-01T00:00:00Z">
        <w:r>
          <w:t xml:space="preserve">$\mathord{\smash[b]{\underset{\raise.3ex\hbox{$\scriptstyle\sim$}}{x}}\vphantom{x}}_i$</w:t>
        </w:r>
      </w:ins>
      <w:ins w:id="4486" w:author="PR Preview" w:date="2026-01-01T00:00:00Z">
        <w:r>
          <w:t xml:space="preserve">.</w:t>
        </w:r>
      </w:ins>
    </w:p>
    <w:bookmarkEnd w:id="228"/>
    <w:bookmarkStart w:id="230" w:name="def-cross-product-matrix"/>
    <w:p>
      <w:pPr>
        <w:pStyle w:val="BodyText"/>
      </w:pPr>
      <w:ins w:id="4487" w:author="PR Preview" w:date="2026-01-01T00:00:00Z">
        <w:r>
          <w:rPr>
            <w:b/>
            <w:bCs/>
          </w:rPr>
          <w:t xml:space="preserve">Definition 46 (Cross-product matrix (sum-of-squares and cross-products matrix))</w:t>
        </w:r>
      </w:ins>
      <w:ins w:id="4488" w:author="PR Preview" w:date="2026-01-01T00:00:00Z">
        <w:r>
          <w:t xml:space="preserve"> </w:t>
        </w:r>
      </w:ins>
      <w:ins w:id="4489" w:author="PR Preview" w:date="2026-01-01T00:00:00Z">
        <w:r>
          <w:t xml:space="preserve">The</w:t>
        </w:r>
      </w:ins>
      <w:ins w:id="4490" w:author="PR Preview" w:date="2026-01-01T00:00:00Z">
        <w:r>
          <w:t xml:space="preserve"> </w:t>
        </w:r>
      </w:ins>
      <w:ins w:id="4491" w:author="PR Preview" w:date="2026-01-01T00:00:00Z">
        <w:r>
          <w:rPr>
            <w:b/>
            <w:bCs/>
          </w:rPr>
          <w:t xml:space="preserve">cross-product matrix</w:t>
        </w:r>
      </w:ins>
      <w:ins w:id="4492" w:author="PR Preview" w:date="2026-01-01T00:00:00Z">
        <w:r>
          <w:t xml:space="preserve"> </w:t>
        </w:r>
      </w:ins>
      <m:oMath>
        <m:r>
          <m:t>A</m:t>
        </m:r>
      </m:oMath>
      <w:ins w:id="4493" w:author="PR Preview" w:date="2026-01-01T00:00:00Z">
        <w:r>
          <w:t xml:space="preserve"> </w:t>
        </w:r>
      </w:ins>
      <w:ins w:id="4494" w:author="PR Preview" w:date="2026-01-01T00:00:00Z">
        <w:r>
          <w:t xml:space="preserve">of</w:t>
        </w:r>
      </w:ins>
      <w:ins w:id="4495" w:author="PR Preview" w:date="2026-01-01T00:00:00Z">
        <w:r>
          <w:t xml:space="preserve"> </w:t>
        </w:r>
      </w:ins>
      <w:hyperlink w:anchor="def-term-vector">
        <w:ins w:id="4496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497" w:author="PR Preview" w:date="2026-01-01T00:00:00Z">
        <w:r>
          <w:t xml:space="preserve"> </w:t>
        </w:r>
      </w:ins>
      <w:ins w:id="4498" w:author="PR Preview" w:date="2026-01-01T00:00:00Z">
        <w:r>
          <w:t xml:space="preserve">$\mathord{\smash[b]{\underset{\raise.3ex\hbox{$\scriptstyle\sim$}}{t}}\vphantom{t}}_{i}$</w:t>
        </w:r>
      </w:ins>
      <w:ins w:id="4499" w:author="PR Preview" w:date="2026-01-01T00:00:00Z">
        <w:r>
          <w:t xml:space="preserve">,</w:t>
        </w:r>
      </w:ins>
      <w:ins w:id="450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501" w:author="PR Preview" w:date="2026-01-01T00:00:00Z">
        <w:r>
          <w:t xml:space="preserve">, of a training set indexed by</w:t>
        </w:r>
      </w:ins>
      <w:ins w:id="4502" w:author="PR Preview" w:date="2026-01-01T00:00:00Z">
        <w:r>
          <w:t xml:space="preserve"> </w:t>
        </w:r>
      </w:ins>
      <m:oMath>
        <m:r>
          <m:t>I</m:t>
        </m:r>
      </m:oMath>
      <w:ins w:id="4503" w:author="PR Preview" w:date="2026-01-01T00:00:00Z">
        <w:r>
          <w:t xml:space="preserve">,</w:t>
        </w:r>
      </w:ins>
      <w:ins w:id="4504" w:author="PR Preview" w:date="2026-01-01T00:00:00Z">
        <w:r>
          <w:t xml:space="preserve"> </w:t>
        </w:r>
      </w:ins>
      <w:ins w:id="4505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29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</w:r>
      <w:bookmarkEnd w:id="229"/>
    </w:p>
    <w:bookmarkEnd w:id="230"/>
    <w:bookmarkStart w:id="232" w:name="rem-source-cross-product-matrix"/>
    <w:p>
      <w:pPr>
        <w:pStyle w:val="FirstParagraph"/>
      </w:pPr>
      <w:del w:id="4506" w:author="PR Preview" w:date="2026-01-01T00:00:00Z">
        <w:r>
          <w:rPr>
            <w:i/>
            <w:iCs/>
          </w:rPr>
          <w:delText xml:space="preserve">Remark 29</w:delText>
        </w:r>
      </w:del>
      <w:del w:id="4507" w:author="PR Preview" w:date="2026-01-01T00:00:00Z">
        <w:r>
          <w:delText xml:space="preserve"> (Source: Cross-product matrix (sum-of-squares and cross-products matrix)). </w:delText>
        </w:r>
      </w:del>
      <w:del w:id="4508" w:author="PR Preview" w:date="2026-01-01T00:00:00Z">
        <w:r>
          <w:delText xml:space="preserve">Also called a</w:delText>
        </w:r>
      </w:del>
      <w:del w:id="4509" w:author="PR Preview" w:date="2026-01-01T00:00:00Z">
        <w:r>
          <w:delText xml:space="preserve"> </w:delText>
        </w:r>
      </w:del>
      <w:del w:id="4510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4511" w:author="PR Preview" w:date="2026-01-01T00:00:00Z">
        <w:r>
          <w:delText xml:space="preserve"> </w:delText>
        </w:r>
      </w:del>
      <w:del w:id="4512" w:author="PR Preview" w:date="2026-01-01T00:00:00Z">
        <w:r>
          <w:delText xml:space="preserve">(Sanchez 2020, chap. </w:delText>
        </w:r>
      </w:del>
      <w:del w:id="4513" w:author="PR Preview" w:date="2026-01-01T00:00:00Z">
        <w:r>
          <w:delText xml:space="preserve">“Matrix Cross-Products”</w:delText>
        </w:r>
      </w:del>
      <w:del w:id="4514" w:author="PR Preview" w:date="2026-01-01T00:00:00Z">
        <w:r>
          <w:delText xml:space="preserve">)</w:delText>
        </w:r>
      </w:del>
      <w:del w:id="4515" w:author="PR Preview" w:date="2026-01-01T00:00:00Z">
        <w:r>
          <w:delText xml:space="preserve"> </w:delText>
        </w:r>
      </w:del>
      <w:del w:id="4516" w:author="PR Preview" w:date="2026-01-01T00:00:00Z">
        <w:r>
          <w:delText xml:space="preserve">(see</w:delText>
        </w:r>
      </w:del>
      <w:del w:id="4517" w:author="PR Preview" w:date="2026-01-01T00:00:00Z">
        <w:r>
          <w:delText xml:space="preserve"> </w:delText>
        </w:r>
      </w:del>
      <w:hyperlink r:id="rId231">
        <w:del w:id="4518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4519" w:author="PR Preview" w:date="2026-01-01T00:00:00Z">
        <w:r>
          <w:delText xml:space="preserve">).</w:delText>
        </w:r>
      </w:del>
    </w:p>
    <w:p>
      <w:pPr>
        <w:pStyle w:val="BodyText"/>
      </w:pPr>
      <w:del w:id="4520" w:author="PR Preview" w:date="2026-01-01T00:00:00Z">
        <w:r>
          <w:rPr>
            <w:i/>
            <w:iCs/>
          </w:rPr>
          <w:delText xml:space="preserve">Remark 30</w:delText>
        </w:r>
      </w:del>
      <w:del w:id="4521" w:author="PR Preview" w:date="2026-01-01T00:00:00Z">
        <w:r>
          <w:delText xml:space="preserve"> (Cross-product matrix as a matrix product). </w:delText>
        </w:r>
      </w:del>
      <w:del w:id="4522" w:author="PR Preview" w:date="2026-01-01T00:00:00Z">
        <w:r>
          <w:delText xml:space="preserve">Let</w:delText>
        </w:r>
      </w:del>
      <w:del w:id="4523" w:author="PR Preview" w:date="2026-01-01T00:00:00Z">
        <w:r>
          <w:delText xml:space="preserve"> </w:delText>
        </w:r>
      </w:del>
      <m:oMath>
        <m:r>
          <m:t>D</m:t>
        </m:r>
      </m:oMath>
      <w:del w:id="4524" w:author="PR Preview" w:date="2026-01-01T00:00:00Z">
        <w:r>
          <w:delText xml:space="preserve"> </w:delText>
        </w:r>
      </w:del>
      <w:del w:id="4525" w:author="PR Preview" w:date="2026-01-01T00:00:00Z">
        <w:r>
          <w:delText xml:space="preserve">be the matrix whose rows are the transposed</w:delText>
        </w:r>
      </w:del>
      <w:del w:id="4526" w:author="PR Preview" w:date="2026-01-01T00:00:00Z">
        <w:r>
          <w:delText xml:space="preserve"> </w:delText>
        </w:r>
      </w:del>
      <w:hyperlink w:anchor="def-term-vector">
        <w:del w:id="4527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528" w:author="PR Preview" w:date="2026-01-01T00:00:00Z">
        <w:r>
          <w:delText xml:space="preserve"> </w:delText>
        </w:r>
      </w:del>
      <w:del w:id="4529" w:author="PR Preview" w:date="2026-01-01T00:00:00Z">
        <w:r>
          <w:delText xml:space="preserve">${\mathord{\smash[b]{\underset{\raise.3ex\hbox{$\scriptstyle\sim$}}{t}}\vphantom{t}}_{i}}^{\top}$</w:delText>
        </w:r>
      </w:del>
      <w:del w:id="4530" w:author="PR Preview" w:date="2026-01-01T00:00:00Z">
        <w:r>
          <w:delText xml:space="preserve">,</w:delText>
        </w:r>
      </w:del>
      <w:del w:id="453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532" w:author="PR Preview" w:date="2026-01-01T00:00:00Z">
        <w:r>
          <w:delText xml:space="preserve">.</w:delText>
        </w:r>
      </w:del>
      <w:del w:id="4533" w:author="PR Preview" w:date="2026-01-01T00:00:00Z">
        <w:r>
          <w:delText xml:space="preserve"> </w:delText>
        </w:r>
      </w:del>
      <w:del w:id="4534" w:author="PR Preview" w:date="2026-01-01T00:00:00Z">
        <w:r>
          <w:delText xml:space="preserve">The cross-product matrix then equals the matrix product</w:delText>
        </w:r>
      </w:del>
    </w:p>
    <w:p>
      <w:pPr>
        <w:pStyle w:val="FirstParagraph"/>
      </w:pPr>
      <w:ins w:id="4535" w:author="PR Preview" w:date="2026-01-01T00:00:00Z">
        <w:r>
          <w:rPr>
            <w:i/>
            <w:iCs/>
          </w:rPr>
          <w:t xml:space="preserve">Remark 28</w:t>
        </w:r>
      </w:ins>
      <w:ins w:id="4536" w:author="PR Preview" w:date="2026-01-01T00:00:00Z">
        <w:r>
          <w:t xml:space="preserve"> (Source: Cross-product matrix (sum-of-squares and cross-products matrix)). </w:t>
        </w:r>
      </w:ins>
      <w:ins w:id="4537" w:author="PR Preview" w:date="2026-01-01T00:00:00Z">
        <w:r>
          <w:t xml:space="preserve">Also called a</w:t>
        </w:r>
      </w:ins>
      <w:ins w:id="4538" w:author="PR Preview" w:date="2026-01-01T00:00:00Z">
        <w:r>
          <w:t xml:space="preserve"> </w:t>
        </w:r>
      </w:ins>
      <w:ins w:id="4539" w:author="PR Preview" w:date="2026-01-01T00:00:00Z">
        <w:r>
          <w:rPr>
            <w:b/>
            <w:bCs/>
          </w:rPr>
          <w:t xml:space="preserve">sum-of-squares and cross-products matrix</w:t>
        </w:r>
      </w:ins>
      <w:ins w:id="4540" w:author="PR Preview" w:date="2026-01-01T00:00:00Z">
        <w:r>
          <w:t xml:space="preserve"> </w:t>
        </w:r>
      </w:ins>
      <w:ins w:id="4541" w:author="PR Preview" w:date="2026-01-01T00:00:00Z">
        <w:r>
          <w:t xml:space="preserve">(Sanchez 2020, chap. </w:t>
        </w:r>
      </w:ins>
      <w:ins w:id="4542" w:author="PR Preview" w:date="2026-01-01T00:00:00Z">
        <w:r>
          <w:t xml:space="preserve">“Matrix Cross-Products”</w:t>
        </w:r>
      </w:ins>
      <w:ins w:id="4543" w:author="PR Preview" w:date="2026-01-01T00:00:00Z">
        <w:r>
          <w:t xml:space="preserve">)</w:t>
        </w:r>
      </w:ins>
      <w:ins w:id="4544" w:author="PR Preview" w:date="2026-01-01T00:00:00Z">
        <w:r>
          <w:t xml:space="preserve"> </w:t>
        </w:r>
      </w:ins>
      <w:ins w:id="4545" w:author="PR Preview" w:date="2026-01-01T00:00:00Z">
        <w:r>
          <w:t xml:space="preserve">(see</w:t>
        </w:r>
      </w:ins>
      <w:ins w:id="4546" w:author="PR Preview" w:date="2026-01-01T00:00:00Z">
        <w:r>
          <w:t xml:space="preserve"> </w:t>
        </w:r>
      </w:ins>
      <w:hyperlink r:id="rId231">
        <w:ins w:id="4547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4548" w:author="PR Preview" w:date="2026-01-01T00:00:00Z">
        <w:r>
          <w:t xml:space="preserve">).</w:t>
        </w:r>
      </w:ins>
    </w:p>
    <w:bookmarkEnd w:id="232"/>
    <w:bookmarkStart w:id="235" w:name="rem-cross-product-matrix"/>
    <w:p>
      <w:pPr>
        <w:pStyle w:val="BodyText"/>
      </w:pPr>
      <w:ins w:id="4549" w:author="PR Preview" w:date="2026-01-01T00:00:00Z">
        <w:r>
          <w:rPr>
            <w:i/>
            <w:iCs/>
          </w:rPr>
          <w:t xml:space="preserve">Remark 29</w:t>
        </w:r>
      </w:ins>
      <w:ins w:id="4550" w:author="PR Preview" w:date="2026-01-01T00:00:00Z">
        <w:r>
          <w:t xml:space="preserve"> (Cross-product matrix as a matrix product). </w:t>
        </w:r>
      </w:ins>
      <w:ins w:id="4551" w:author="PR Preview" w:date="2026-01-01T00:00:00Z">
        <w:r>
          <w:t xml:space="preserve">Let</w:t>
        </w:r>
      </w:ins>
      <w:ins w:id="4552" w:author="PR Preview" w:date="2026-01-01T00:00:00Z">
        <w:r>
          <w:t xml:space="preserve"> </w:t>
        </w:r>
      </w:ins>
      <m:oMath>
        <m:r>
          <m:t>D</m:t>
        </m:r>
      </m:oMath>
      <w:ins w:id="4553" w:author="PR Preview" w:date="2026-01-01T00:00:00Z">
        <w:r>
          <w:t xml:space="preserve"> </w:t>
        </w:r>
      </w:ins>
      <w:ins w:id="4554" w:author="PR Preview" w:date="2026-01-01T00:00:00Z">
        <w:r>
          <w:t xml:space="preserve">be the matrix whose rows are the transposed</w:t>
        </w:r>
      </w:ins>
      <w:ins w:id="4555" w:author="PR Preview" w:date="2026-01-01T00:00:00Z">
        <w:r>
          <w:t xml:space="preserve"> </w:t>
        </w:r>
      </w:ins>
      <w:hyperlink w:anchor="def-term-vector">
        <w:ins w:id="4556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557" w:author="PR Preview" w:date="2026-01-01T00:00:00Z">
        <w:r>
          <w:t xml:space="preserve"> </w:t>
        </w:r>
      </w:ins>
      <w:ins w:id="4558" w:author="PR Preview" w:date="2026-01-01T00:00:00Z">
        <w:r>
          <w:t xml:space="preserve">${\mathord{\smash[b]{\underset{\raise.3ex\hbox{$\scriptstyle\sim$}}{t}}\vphantom{t}}_{i}}^{\top}$</w:t>
        </w:r>
      </w:ins>
      <w:ins w:id="4559" w:author="PR Preview" w:date="2026-01-01T00:00:00Z">
        <w:r>
          <w:t xml:space="preserve">,</w:t>
        </w:r>
      </w:ins>
      <w:ins w:id="456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561" w:author="PR Preview" w:date="2026-01-01T00:00:00Z">
        <w:r>
          <w:t xml:space="preserve">.</w:t>
        </w:r>
      </w:ins>
      <w:ins w:id="4562" w:author="PR Preview" w:date="2026-01-01T00:00:00Z">
        <w:r>
          <w:t xml:space="preserve"> </w:t>
        </w:r>
      </w:ins>
      <w:ins w:id="4563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3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5"/>
    <w:bookmarkStart w:id="238" w:name="def-leverage"/>
    <w:p>
      <w:pPr>
        <w:pStyle w:val="BodyText"/>
      </w:pPr>
      <w:del w:id="4564" w:author="PR Preview" w:date="2026-01-01T00:00:00Z">
        <w:r>
          <w:rPr>
            <w:b/>
            <w:bCs/>
          </w:rPr>
          <w:delText xml:space="preserve">Definition 46 (Leverage)</w:delText>
        </w:r>
      </w:del>
      <w:del w:id="4565" w:author="PR Preview" w:date="2026-01-01T00:00:00Z">
        <w:r>
          <w:delText xml:space="preserve"> </w:delText>
        </w:r>
      </w:del>
      <w:del w:id="4566" w:author="PR Preview" w:date="2026-01-01T00:00:00Z">
        <w:r>
          <w:delText xml:space="preserve">Consider a linear model fitted by</w:delText>
        </w:r>
      </w:del>
      <w:del w:id="4567" w:author="PR Preview" w:date="2026-01-01T00:00:00Z">
        <w:r>
          <w:delText xml:space="preserve"> </w:delText>
        </w:r>
      </w:del>
      <w:hyperlink r:id="rId236">
        <w:del w:id="4568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4569" w:author="PR Preview" w:date="2026-01-01T00:00:00Z">
        <w:r>
          <w:delText xml:space="preserve">,</w:delText>
        </w:r>
      </w:del>
      <w:del w:id="4570" w:author="PR Preview" w:date="2026-01-01T00:00:00Z">
        <w:r>
          <w:delText xml:space="preserve"> </w:delText>
        </w:r>
      </w:del>
      <w:del w:id="4571" w:author="PR Preview" w:date="2026-01-01T00:00:00Z">
        <w:r>
          <w:delText xml:space="preserve">with</w:delText>
        </w:r>
      </w:del>
      <w:del w:id="4572" w:author="PR Preview" w:date="2026-01-01T00:00:00Z">
        <w:r>
          <w:delText xml:space="preserve"> </w:delText>
        </w:r>
      </w:del>
      <w:hyperlink w:anchor="def-term-vector">
        <w:del w:id="4573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574" w:author="PR Preview" w:date="2026-01-01T00:00:00Z">
        <w:r>
          <w:delText xml:space="preserve"> </w:delText>
        </w:r>
      </w:del>
      <w:del w:id="4575" w:author="PR Preview" w:date="2026-01-01T00:00:00Z">
        <w:r>
          <w:delText xml:space="preserve">$\mathord{\smash[b]{\underset{\raise.3ex\hbox{$\scriptstyle\sim$}}{t}}\vphantom{t}}_{i}$</w:delText>
        </w:r>
      </w:del>
      <w:del w:id="4576" w:author="PR Preview" w:date="2026-01-01T00:00:00Z">
        <w:r>
          <w:delText xml:space="preserve">,</w:delText>
        </w:r>
      </w:del>
      <w:del w:id="457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578" w:author="PR Preview" w:date="2026-01-01T00:00:00Z">
        <w:r>
          <w:delText xml:space="preserve">,</w:delText>
        </w:r>
      </w:del>
      <w:del w:id="4579" w:author="PR Preview" w:date="2026-01-01T00:00:00Z">
        <w:r>
          <w:delText xml:space="preserve"> </w:delText>
        </w:r>
      </w:del>
      <w:del w:id="4580" w:author="PR Preview" w:date="2026-01-01T00:00:00Z">
        <w:r>
          <w:delText xml:space="preserve">and an invertible</w:delText>
        </w:r>
      </w:del>
      <w:del w:id="4581" w:author="PR Preview" w:date="2026-01-01T00:00:00Z">
        <w:r>
          <w:delText xml:space="preserve"> </w:delText>
        </w:r>
      </w:del>
      <w:hyperlink w:anchor="def-cross-product-matrix">
        <w:del w:id="4582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4583" w:author="PR Preview" w:date="2026-01-01T00:00:00Z">
        <w:r>
          <w:delText xml:space="preserve"> </w:delText>
        </w:r>
      </w:del>
      <m:oMath>
        <m:r>
          <m:t>A</m:t>
        </m:r>
      </m:oMath>
      <w:del w:id="4584" w:author="PR Preview" w:date="2026-01-01T00:00:00Z">
        <w:r>
          <w:delText xml:space="preserve">.</w:delText>
        </w:r>
      </w:del>
      <w:del w:id="4585" w:author="PR Preview" w:date="2026-01-01T00:00:00Z">
        <w:r>
          <w:delText xml:space="preserve"> </w:delText>
        </w:r>
      </w:del>
      <w:del w:id="4586" w:author="PR Preview" w:date="2026-01-01T00:00:00Z">
        <w:r>
          <w:delText xml:space="preserve">The</w:delText>
        </w:r>
      </w:del>
      <w:del w:id="4587" w:author="PR Preview" w:date="2026-01-01T00:00:00Z">
        <w:r>
          <w:delText xml:space="preserve"> </w:delText>
        </w:r>
      </w:del>
      <w:del w:id="4588" w:author="PR Preview" w:date="2026-01-01T00:00:00Z">
        <w:r>
          <w:rPr>
            <w:b/>
            <w:bCs/>
          </w:rPr>
          <w:delText xml:space="preserve">leverage</w:delText>
        </w:r>
      </w:del>
      <w:del w:id="4589" w:author="PR Preview" w:date="2026-01-01T00:00:00Z">
        <w:r>
          <w:delText xml:space="preserve"> </w:delText>
        </w:r>
      </w:del>
      <w:del w:id="4590" w:author="PR Preview" w:date="2026-01-01T00:00:00Z">
        <w:r>
          <w:delText xml:space="preserve">of observation</w:delText>
        </w:r>
      </w:del>
      <w:del w:id="4591" w:author="PR Preview" w:date="2026-01-01T00:00:00Z">
        <w:r>
          <w:delText xml:space="preserve"> </w:delText>
        </w:r>
      </w:del>
      <m:oMath>
        <m:r>
          <m:t>i</m:t>
        </m:r>
      </m:oMath>
      <w:del w:id="4592" w:author="PR Preview" w:date="2026-01-01T00:00:00Z">
        <w:r>
          <w:delText xml:space="preserve"> </w:delText>
        </w:r>
      </w:del>
      <w:del w:id="4593" w:author="PR Preview" w:date="2026-01-01T00:00:00Z">
        <w:r>
          <w:delText xml:space="preserve">is</w:delText>
        </w:r>
      </w:del>
    </w:p>
    <w:p>
      <w:pPr>
        <w:pStyle w:val="BodyText"/>
      </w:pPr>
      <w:ins w:id="4594" w:author="PR Preview" w:date="2026-01-01T00:00:00Z">
        <w:r>
          <w:rPr>
            <w:b/>
            <w:bCs/>
          </w:rPr>
          <w:t xml:space="preserve">Definition 47 (Leverage)</w:t>
        </w:r>
      </w:ins>
      <w:ins w:id="4595" w:author="PR Preview" w:date="2026-01-01T00:00:00Z">
        <w:r>
          <w:t xml:space="preserve"> </w:t>
        </w:r>
      </w:ins>
      <w:ins w:id="4596" w:author="PR Preview" w:date="2026-01-01T00:00:00Z">
        <w:r>
          <w:t xml:space="preserve">Consider a linear model fitted by</w:t>
        </w:r>
      </w:ins>
      <w:ins w:id="4597" w:author="PR Preview" w:date="2026-01-01T00:00:00Z">
        <w:r>
          <w:t xml:space="preserve"> </w:t>
        </w:r>
      </w:ins>
      <w:hyperlink r:id="rId236">
        <w:ins w:id="4598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4599" w:author="PR Preview" w:date="2026-01-01T00:00:00Z">
        <w:r>
          <w:t xml:space="preserve">,</w:t>
        </w:r>
      </w:ins>
      <w:ins w:id="4600" w:author="PR Preview" w:date="2026-01-01T00:00:00Z">
        <w:r>
          <w:t xml:space="preserve"> </w:t>
        </w:r>
      </w:ins>
      <w:ins w:id="4601" w:author="PR Preview" w:date="2026-01-01T00:00:00Z">
        <w:r>
          <w:t xml:space="preserve">with</w:t>
        </w:r>
      </w:ins>
      <w:ins w:id="4602" w:author="PR Preview" w:date="2026-01-01T00:00:00Z">
        <w:r>
          <w:t xml:space="preserve"> </w:t>
        </w:r>
      </w:ins>
      <w:hyperlink w:anchor="def-term-vector">
        <w:ins w:id="4603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604" w:author="PR Preview" w:date="2026-01-01T00:00:00Z">
        <w:r>
          <w:t xml:space="preserve"> </w:t>
        </w:r>
      </w:ins>
      <w:ins w:id="4605" w:author="PR Preview" w:date="2026-01-01T00:00:00Z">
        <w:r>
          <w:t xml:space="preserve">$\mathord{\smash[b]{\underset{\raise.3ex\hbox{$\scriptstyle\sim$}}{t}}\vphantom{t}}_{i}$</w:t>
        </w:r>
      </w:ins>
      <w:ins w:id="4606" w:author="PR Preview" w:date="2026-01-01T00:00:00Z">
        <w:r>
          <w:t xml:space="preserve">,</w:t>
        </w:r>
      </w:ins>
      <w:ins w:id="460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608" w:author="PR Preview" w:date="2026-01-01T00:00:00Z">
        <w:r>
          <w:t xml:space="preserve">,</w:t>
        </w:r>
      </w:ins>
      <w:ins w:id="4609" w:author="PR Preview" w:date="2026-01-01T00:00:00Z">
        <w:r>
          <w:t xml:space="preserve"> </w:t>
        </w:r>
      </w:ins>
      <w:ins w:id="4610" w:author="PR Preview" w:date="2026-01-01T00:00:00Z">
        <w:r>
          <w:t xml:space="preserve">and an invertible</w:t>
        </w:r>
      </w:ins>
      <w:ins w:id="4611" w:author="PR Preview" w:date="2026-01-01T00:00:00Z">
        <w:r>
          <w:t xml:space="preserve"> </w:t>
        </w:r>
      </w:ins>
      <w:hyperlink w:anchor="def-cross-product-matrix">
        <w:ins w:id="4612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4613" w:author="PR Preview" w:date="2026-01-01T00:00:00Z">
        <w:r>
          <w:t xml:space="preserve"> </w:t>
        </w:r>
      </w:ins>
      <m:oMath>
        <m:r>
          <m:t>A</m:t>
        </m:r>
      </m:oMath>
      <w:ins w:id="4614" w:author="PR Preview" w:date="2026-01-01T00:00:00Z">
        <w:r>
          <w:t xml:space="preserve">.</w:t>
        </w:r>
      </w:ins>
      <w:ins w:id="4615" w:author="PR Preview" w:date="2026-01-01T00:00:00Z">
        <w:r>
          <w:t xml:space="preserve"> </w:t>
        </w:r>
      </w:ins>
      <w:ins w:id="4616" w:author="PR Preview" w:date="2026-01-01T00:00:00Z">
        <w:r>
          <w:t xml:space="preserve">The</w:t>
        </w:r>
      </w:ins>
      <w:ins w:id="4617" w:author="PR Preview" w:date="2026-01-01T00:00:00Z">
        <w:r>
          <w:t xml:space="preserve"> </w:t>
        </w:r>
      </w:ins>
      <w:ins w:id="4618" w:author="PR Preview" w:date="2026-01-01T00:00:00Z">
        <w:r>
          <w:rPr>
            <w:b/>
            <w:bCs/>
          </w:rPr>
          <w:t xml:space="preserve">leverage</w:t>
        </w:r>
      </w:ins>
      <w:ins w:id="4619" w:author="PR Preview" w:date="2026-01-01T00:00:00Z">
        <w:r>
          <w:t xml:space="preserve"> </w:t>
        </w:r>
      </w:ins>
      <w:ins w:id="4620" w:author="PR Preview" w:date="2026-01-01T00:00:00Z">
        <w:r>
          <w:t xml:space="preserve">of observation</w:t>
        </w:r>
      </w:ins>
      <w:ins w:id="4621" w:author="PR Preview" w:date="2026-01-01T00:00:00Z">
        <w:r>
          <w:t xml:space="preserve"> </w:t>
        </w:r>
      </w:ins>
      <m:oMath>
        <m:r>
          <m:t>i</m:t>
        </m:r>
      </m:oMath>
      <w:ins w:id="4622" w:author="PR Preview" w:date="2026-01-01T00:00:00Z">
        <w:r>
          <w:t xml:space="preserve"> </w:t>
        </w:r>
      </w:ins>
      <w:ins w:id="4623" w:author="PR Preview" w:date="2026-01-01T00:00:00Z">
        <w:r>
          <w:t xml:space="preserve">is</w:t>
        </w:r>
      </w:ins>
    </w:p>
    <w:p>
      <w:pPr>
        <w:pStyle w:val="BodyText"/>
      </w:pPr>
      <w:bookmarkStart w:id="237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</w:r>
      <w:bookmarkEnd w:id="237"/>
    </w:p>
    <w:bookmarkEnd w:id="238"/>
    <w:bookmarkStart w:id="240" w:name="rem-source-leverage"/>
    <w:p>
      <w:pPr>
        <w:pStyle w:val="FirstParagraph"/>
      </w:pPr>
      <w:del w:id="4624" w:author="PR Preview" w:date="2026-01-01T00:00:00Z">
        <w:r>
          <w:rPr>
            <w:i/>
            <w:iCs/>
          </w:rPr>
          <w:delText xml:space="preserve">Remark 31</w:delText>
        </w:r>
      </w:del>
      <w:del w:id="4625" w:author="PR Preview" w:date="2026-01-01T00:00:00Z">
        <w:r>
          <w:delText xml:space="preserve"> (Source: Leverage). </w:delText>
        </w:r>
      </w:del>
      <w:del w:id="4626" w:author="PR Preview" w:date="2026-01-01T00:00:00Z">
        <w:r>
          <w:delText xml:space="preserve">James et al. (2021, sec. 3.3.3)</w:delText>
        </w:r>
      </w:del>
      <w:del w:id="4627" w:author="PR Preview" w:date="2026-01-01T00:00:00Z">
        <w:r>
          <w:delText xml:space="preserve">,</w:delText>
        </w:r>
      </w:del>
      <w:del w:id="4628" w:author="PR Preview" w:date="2026-01-01T00:00:00Z">
        <w:r>
          <w:delText xml:space="preserve"> </w:delText>
        </w:r>
      </w:del>
      <w:del w:id="4629" w:author="PR Preview" w:date="2026-01-01T00:00:00Z">
        <w:r>
          <w:delText xml:space="preserve">written here with term vectors and the matrix</w:delText>
        </w:r>
      </w:del>
      <w:del w:id="4630" w:author="PR Preview" w:date="2026-01-01T00:00:00Z">
        <w:r>
          <w:delText xml:space="preserve"> </w:delText>
        </w:r>
      </w:del>
      <m:oMath>
        <m:r>
          <m:t>A</m:t>
        </m:r>
      </m:oMath>
      <w:del w:id="4631" w:author="PR Preview" w:date="2026-01-01T00:00:00Z">
        <w:r>
          <w:delText xml:space="preserve">,</w:delText>
        </w:r>
      </w:del>
      <w:del w:id="4632" w:author="PR Preview" w:date="2026-01-01T00:00:00Z">
        <w:r>
          <w:delText xml:space="preserve"> </w:delText>
        </w:r>
      </w:del>
      <w:del w:id="4633" w:author="PR Preview" w:date="2026-01-01T00:00:00Z">
        <w:r>
          <w:delText xml:space="preserve">as in</w:delText>
        </w:r>
      </w:del>
      <w:del w:id="4634" w:author="PR Preview" w:date="2026-01-01T00:00:00Z">
        <w:r>
          <w:delText xml:space="preserve"> </w:delText>
        </w:r>
      </w:del>
      <w:hyperlink r:id="rId239">
        <w:del w:id="4635" w:author="PR Preview" w:date="2026-01-01T00:00:00Z">
          <w:r>
            <w:rPr>
              <w:rStyle w:val="Hyperlink"/>
            </w:rPr>
            <w:delText xml:space="preserve">the vector form of the OLS estimates</w:delText>
          </w:r>
        </w:del>
      </w:hyperlink>
      <w:del w:id="4636" w:author="PR Preview" w:date="2026-01-01T00:00:00Z">
        <w:r>
          <w:delText xml:space="preserve">.</w:delText>
        </w:r>
      </w:del>
    </w:p>
    <w:p>
      <w:pPr>
        <w:pStyle w:val="FirstParagraph"/>
      </w:pPr>
      <w:ins w:id="4637" w:author="PR Preview" w:date="2026-01-01T00:00:00Z">
        <w:r>
          <w:rPr>
            <w:i/>
            <w:iCs/>
          </w:rPr>
          <w:t xml:space="preserve">Remark 30</w:t>
        </w:r>
      </w:ins>
      <w:ins w:id="4638" w:author="PR Preview" w:date="2026-01-01T00:00:00Z">
        <w:r>
          <w:t xml:space="preserve"> (Source: Leverage). </w:t>
        </w:r>
      </w:ins>
      <w:ins w:id="4639" w:author="PR Preview" w:date="2026-01-01T00:00:00Z">
        <w:r>
          <w:t xml:space="preserve">James et al. (2021, sec. 3.3.3)</w:t>
        </w:r>
      </w:ins>
      <w:ins w:id="4640" w:author="PR Preview" w:date="2026-01-01T00:00:00Z">
        <w:r>
          <w:t xml:space="preserve">,</w:t>
        </w:r>
      </w:ins>
      <w:ins w:id="4641" w:author="PR Preview" w:date="2026-01-01T00:00:00Z">
        <w:r>
          <w:t xml:space="preserve"> </w:t>
        </w:r>
      </w:ins>
      <w:ins w:id="4642" w:author="PR Preview" w:date="2026-01-01T00:00:00Z">
        <w:r>
          <w:t xml:space="preserve">written here with term vectors and the matrix</w:t>
        </w:r>
      </w:ins>
      <w:ins w:id="4643" w:author="PR Preview" w:date="2026-01-01T00:00:00Z">
        <w:r>
          <w:t xml:space="preserve"> </w:t>
        </w:r>
      </w:ins>
      <m:oMath>
        <m:r>
          <m:t>A</m:t>
        </m:r>
      </m:oMath>
      <w:ins w:id="4644" w:author="PR Preview" w:date="2026-01-01T00:00:00Z">
        <w:r>
          <w:t xml:space="preserve">,</w:t>
        </w:r>
      </w:ins>
      <w:ins w:id="4645" w:author="PR Preview" w:date="2026-01-01T00:00:00Z">
        <w:r>
          <w:t xml:space="preserve"> </w:t>
        </w:r>
      </w:ins>
      <w:ins w:id="4646" w:author="PR Preview" w:date="2026-01-01T00:00:00Z">
        <w:r>
          <w:t xml:space="preserve">as in</w:t>
        </w:r>
      </w:ins>
      <w:ins w:id="4647" w:author="PR Preview" w:date="2026-01-01T00:00:00Z">
        <w:r>
          <w:t xml:space="preserve"> </w:t>
        </w:r>
      </w:ins>
      <w:hyperlink r:id="rId239">
        <w:ins w:id="4648" w:author="PR Preview" w:date="2026-01-01T00:00:00Z">
          <w:r>
            <w:rPr>
              <w:rStyle w:val="Hyperlink"/>
            </w:rPr>
            <w:t xml:space="preserve">the vector form of the OLS estimates</w:t>
          </w:r>
        </w:ins>
      </w:hyperlink>
      <w:ins w:id="4649" w:author="PR Preview" w:date="2026-01-01T00:00:00Z">
        <w:r>
          <w:t xml:space="preserve">.</w:t>
        </w:r>
      </w:ins>
    </w:p>
    <w:bookmarkEnd w:id="240"/>
    <w:bookmarkStart w:id="24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4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4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44" w:name="rem-source-loocv-shortcut"/>
    <w:p>
      <w:pPr>
        <w:pStyle w:val="BodyText"/>
      </w:pPr>
      <w:del w:id="4650" w:author="PR Preview" w:date="2026-01-01T00:00:00Z">
        <w:r>
          <w:rPr>
            <w:i/>
            <w:iCs/>
          </w:rPr>
          <w:delText xml:space="preserve">Remark 32</w:delText>
        </w:r>
      </w:del>
      <w:del w:id="4651" w:author="PR Preview" w:date="2026-01-01T00:00:00Z">
        <w:r>
          <w:delText xml:space="preserve"> (Source: Leave-one-out cross-validation for least squares). </w:delText>
        </w:r>
      </w:del>
      <w:del w:id="4652" w:author="PR Preview" w:date="2026-01-01T00:00:00Z">
        <w:r>
          <w:delText xml:space="preserve">James et al. (2021, sec. 5.1.2)</w:delText>
        </w:r>
      </w:del>
      <w:del w:id="4653" w:author="PR Preview" w:date="2026-01-01T00:00:00Z">
        <w:r>
          <w:delText xml:space="preserve"> </w:delText>
        </w:r>
      </w:del>
      <w:del w:id="4654" w:author="PR Preview" w:date="2026-01-01T00:00:00Z">
        <w:r>
          <w:delText xml:space="preserve">states this formula for least squares linear or polynomial regression,</w:delText>
        </w:r>
      </w:del>
      <w:del w:id="4655" w:author="PR Preview" w:date="2026-01-01T00:00:00Z">
        <w:r>
          <w:delText xml:space="preserve"> </w:delText>
        </w:r>
      </w:del>
      <w:del w:id="4656" w:author="PR Preview" w:date="2026-01-01T00:00:00Z">
        <w:r>
          <w:delText xml:space="preserve">and</w:delText>
        </w:r>
      </w:del>
      <w:del w:id="4657" w:author="PR Preview" w:date="2026-01-01T00:00:00Z">
        <w:r>
          <w:delText xml:space="preserve"> </w:delText>
        </w:r>
      </w:del>
      <w:del w:id="4658" w:author="PR Preview" w:date="2026-01-01T00:00:00Z">
        <w:r>
          <w:delText xml:space="preserve">Hastie et al. (2009, sec. 7.10.1)</w:delText>
        </w:r>
      </w:del>
      <w:del w:id="4659" w:author="PR Preview" w:date="2026-01-01T00:00:00Z">
        <w:r>
          <w:delText xml:space="preserve"> </w:delText>
        </w:r>
      </w:del>
      <w:del w:id="4660" w:author="PR Preview" w:date="2026-01-01T00:00:00Z">
        <w:r>
          <w:delText xml:space="preserve">for many linear fitting methods.</w:delText>
        </w:r>
      </w:del>
    </w:p>
    <w:p>
      <w:pPr>
        <w:pStyle w:val="BodyText"/>
      </w:pPr>
      <w:del w:id="4661" w:author="PR Preview" w:date="2026-01-01T00:00:00Z">
        <w:r>
          <w:rPr>
            <w:b/>
            <w:bCs/>
          </w:rPr>
          <w:delText xml:space="preserve">Example 18 (Leave-one-out cross-validation of the</w:delText>
        </w:r>
      </w:del>
      <w:del w:id="4662" w:author="PR Preview" w:date="2026-01-01T00:00:00Z">
        <w:r>
          <w:rPr>
            <w:b/>
            <w:bCs/>
          </w:rPr>
          <w:delText xml:space="preserve"> </w:delText>
        </w:r>
      </w:del>
      <w:del w:id="4663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4664" w:author="PR Preview" w:date="2026-01-01T00:00:00Z">
        <w:r>
          <w:rPr>
            <w:b/>
            <w:bCs/>
          </w:rPr>
          <w:delText xml:space="preserve"> </w:delText>
        </w:r>
      </w:del>
      <w:del w:id="4665" w:author="PR Preview" w:date="2026-01-01T00:00:00Z">
        <w:r>
          <w:rPr>
            <w:b/>
            <w:bCs/>
          </w:rPr>
          <w:delText xml:space="preserve">polynomials)</w:delText>
        </w:r>
      </w:del>
      <w:del w:id="4666" w:author="PR Preview" w:date="2026-01-01T00:00:00Z">
        <w:r>
          <w:delText xml:space="preserve"> </w:delText>
        </w:r>
      </w:del>
      <w:del w:id="4667" w:author="PR Preview" w:date="2026-01-01T00:00:00Z">
        <w:r>
          <w:delText xml:space="preserve">This example computes</w:delText>
        </w:r>
      </w:del>
      <w:del w:id="466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4669" w:author="PR Preview" w:date="2026-01-01T00:00:00Z">
        <w:r>
          <w:delText xml:space="preserve"> </w:delText>
        </w:r>
      </w:del>
      <w:del w:id="4670" w:author="PR Preview" w:date="2026-01-01T00:00:00Z">
        <w:r>
          <w:delText xml:space="preserve">for the four</w:delText>
        </w:r>
      </w:del>
      <w:del w:id="4671" w:author="PR Preview" w:date="2026-01-01T00:00:00Z">
        <w:r>
          <w:delText xml:space="preserve"> </w:delText>
        </w:r>
      </w:del>
      <w:del w:id="4672" w:author="PR Preview" w:date="2026-01-01T00:00:00Z">
        <w:r>
          <w:rPr>
            <w:rStyle w:val="VerbatimChar"/>
          </w:rPr>
          <w:delText xml:space="preserve">mtcars</w:delText>
        </w:r>
      </w:del>
      <w:del w:id="4673" w:author="PR Preview" w:date="2026-01-01T00:00:00Z">
        <w:r>
          <w:delText xml:space="preserve"> </w:delText>
        </w:r>
      </w:del>
      <w:del w:id="4674" w:author="PR Preview" w:date="2026-01-01T00:00:00Z">
        <w:r>
          <w:delText xml:space="preserve">polynomials</w:delText>
        </w:r>
      </w:del>
      <w:del w:id="4675" w:author="PR Preview" w:date="2026-01-01T00:00:00Z">
        <w:r>
          <w:delText xml:space="preserve"> </w:delText>
        </w:r>
      </w:del>
      <w:del w:id="4676" w:author="PR Preview" w:date="2026-01-01T00:00:00Z">
        <w:r>
          <w:delText xml:space="preserve">of</w:delText>
        </w:r>
      </w:del>
      <w:del w:id="4677" w:author="PR Preview" w:date="2026-01-01T00:00:00Z">
        <w:r>
          <w:delText xml:space="preserve"> </w:delText>
        </w:r>
      </w:del>
      <w:hyperlink w:anchor="exr-overfitting">
        <w:del w:id="467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4679" w:author="PR Preview" w:date="2026-01-01T00:00:00Z">
        <w:r>
          <w:delText xml:space="preserve"> </w:delText>
        </w:r>
      </w:del>
      <w:del w:id="4680" w:author="PR Preview" w:date="2026-01-01T00:00:00Z">
        <w:r>
          <w:delText xml:space="preserve">in two ways:</w:delText>
        </w:r>
      </w:del>
      <w:del w:id="4681" w:author="PR Preview" w:date="2026-01-01T00:00:00Z">
        <w:r>
          <w:delText xml:space="preserve"> </w:delText>
        </w:r>
      </w:del>
      <w:del w:id="4682" w:author="PR Preview" w:date="2026-01-01T00:00:00Z">
        <w:r>
          <w:delText xml:space="preserve">by fitting each model 32 times, as in</w:delText>
        </w:r>
      </w:del>
      <w:del w:id="4683" w:author="PR Preview" w:date="2026-01-01T00:00:00Z">
        <w:r>
          <w:delText xml:space="preserve"> </w:delText>
        </w:r>
      </w:del>
      <w:hyperlink w:anchor="eq-loocv">
        <w:del w:id="4684" w:author="PR Preview" w:date="2026-01-01T00:00:00Z">
          <w:r>
            <w:rPr>
              <w:rStyle w:val="Hyperlink"/>
            </w:rPr>
            <w:delText xml:space="preserve">Equation 40</w:delText>
          </w:r>
        </w:del>
      </w:hyperlink>
      <w:del w:id="4685" w:author="PR Preview" w:date="2026-01-01T00:00:00Z">
        <w:r>
          <w:delText xml:space="preserve">,</w:delText>
        </w:r>
      </w:del>
      <w:del w:id="4686" w:author="PR Preview" w:date="2026-01-01T00:00:00Z">
        <w:r>
          <w:delText xml:space="preserve"> </w:delText>
        </w:r>
      </w:del>
      <w:del w:id="4687" w:author="PR Preview" w:date="2026-01-01T00:00:00Z">
        <w:r>
          <w:delText xml:space="preserve">and by the single-fit formula of</w:delText>
        </w:r>
      </w:del>
      <w:del w:id="4688" w:author="PR Preview" w:date="2026-01-01T00:00:00Z">
        <w:r>
          <w:delText xml:space="preserve"> </w:delText>
        </w:r>
      </w:del>
      <w:hyperlink w:anchor="thm-loocv-shortcut">
        <w:del w:id="4689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690" w:author="PR Preview" w:date="2026-01-01T00:00:00Z">
        <w:r>
          <w:delText xml:space="preserve">,</w:delText>
        </w:r>
      </w:del>
      <w:del w:id="4691" w:author="PR Preview" w:date="2026-01-01T00:00:00Z">
        <w:r>
          <w:delText xml:space="preserve"> </w:delText>
        </w:r>
      </w:del>
      <w:del w:id="4692" w:author="PR Preview" w:date="2026-01-01T00:00:00Z">
        <w:r>
          <w:delText xml:space="preserve">with the leverages from</w:delText>
        </w:r>
      </w:del>
      <w:del w:id="4693" w:author="PR Preview" w:date="2026-01-01T00:00:00Z">
        <w:r>
          <w:delText xml:space="preserve"> </w:delText>
        </w:r>
      </w:del>
      <w:del w:id="4694" w:author="PR Preview" w:date="2026-01-01T00:00:00Z">
        <w:r>
          <w:rPr>
            <w:rStyle w:val="VerbatimChar"/>
          </w:rPr>
          <w:delText xml:space="preserve">hatvalues()</w:delText>
        </w:r>
      </w:del>
      <w:del w:id="4695" w:author="PR Preview" w:date="2026-01-01T00:00:00Z">
        <w:r>
          <w:delText xml:space="preserve">.</w:delText>
        </w:r>
      </w:del>
    </w:p>
    <w:p>
      <w:pPr>
        <w:pStyle w:val="BodyText"/>
      </w:pPr>
      <w:ins w:id="4696" w:author="PR Preview" w:date="2026-01-01T00:00:00Z">
        <w:r>
          <w:rPr>
            <w:i/>
            <w:iCs/>
          </w:rPr>
          <w:t xml:space="preserve">Remark 31</w:t>
        </w:r>
      </w:ins>
      <w:ins w:id="4697" w:author="PR Preview" w:date="2026-01-01T00:00:00Z">
        <w:r>
          <w:t xml:space="preserve"> (Source: Leave-one-out cross-validation for least squares). </w:t>
        </w:r>
      </w:ins>
      <w:ins w:id="4698" w:author="PR Preview" w:date="2026-01-01T00:00:00Z">
        <w:r>
          <w:t xml:space="preserve">James et al. (2021, sec. 5.1.2)</w:t>
        </w:r>
      </w:ins>
      <w:ins w:id="4699" w:author="PR Preview" w:date="2026-01-01T00:00:00Z">
        <w:r>
          <w:t xml:space="preserve"> </w:t>
        </w:r>
      </w:ins>
      <w:ins w:id="4700" w:author="PR Preview" w:date="2026-01-01T00:00:00Z">
        <w:r>
          <w:t xml:space="preserve">states this formula for least squares linear or polynomial regression,</w:t>
        </w:r>
      </w:ins>
      <w:ins w:id="4701" w:author="PR Preview" w:date="2026-01-01T00:00:00Z">
        <w:r>
          <w:t xml:space="preserve"> </w:t>
        </w:r>
      </w:ins>
      <w:ins w:id="4702" w:author="PR Preview" w:date="2026-01-01T00:00:00Z">
        <w:r>
          <w:t xml:space="preserve">and</w:t>
        </w:r>
      </w:ins>
      <w:ins w:id="4703" w:author="PR Preview" w:date="2026-01-01T00:00:00Z">
        <w:r>
          <w:t xml:space="preserve"> </w:t>
        </w:r>
      </w:ins>
      <w:ins w:id="4704" w:author="PR Preview" w:date="2026-01-01T00:00:00Z">
        <w:r>
          <w:t xml:space="preserve">Hastie et al. (2009, sec. 7.10.1)</w:t>
        </w:r>
      </w:ins>
      <w:ins w:id="4705" w:author="PR Preview" w:date="2026-01-01T00:00:00Z">
        <w:r>
          <w:t xml:space="preserve"> </w:t>
        </w:r>
      </w:ins>
      <w:ins w:id="4706" w:author="PR Preview" w:date="2026-01-01T00:00:00Z">
        <w:r>
          <w:t xml:space="preserve">for many linear fitting methods.</w:t>
        </w:r>
      </w:ins>
    </w:p>
    <w:bookmarkEnd w:id="244"/>
    <w:bookmarkStart w:id="245" w:name="exm-loocv-shortcut"/>
    <w:p>
      <w:pPr>
        <w:pStyle w:val="BodyText"/>
      </w:pPr>
      <w:ins w:id="4707" w:author="PR Preview" w:date="2026-01-01T00:00:00Z">
        <w:r>
          <w:rPr>
            <w:b/>
            <w:bCs/>
          </w:rPr>
          <w:t xml:space="preserve">Example 20 (Leave-one-out cross-validation of the</w:t>
        </w:r>
      </w:ins>
      <w:ins w:id="4708" w:author="PR Preview" w:date="2026-01-01T00:00:00Z">
        <w:r>
          <w:rPr>
            <w:b/>
            <w:bCs/>
          </w:rPr>
          <w:t xml:space="preserve"> </w:t>
        </w:r>
      </w:ins>
      <w:ins w:id="4709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4710" w:author="PR Preview" w:date="2026-01-01T00:00:00Z">
        <w:r>
          <w:rPr>
            <w:b/>
            <w:bCs/>
          </w:rPr>
          <w:t xml:space="preserve"> </w:t>
        </w:r>
      </w:ins>
      <w:ins w:id="4711" w:author="PR Preview" w:date="2026-01-01T00:00:00Z">
        <w:r>
          <w:rPr>
            <w:b/>
            <w:bCs/>
          </w:rPr>
          <w:t xml:space="preserve">polynomials)</w:t>
        </w:r>
      </w:ins>
      <w:ins w:id="4712" w:author="PR Preview" w:date="2026-01-01T00:00:00Z">
        <w:r>
          <w:t xml:space="preserve"> </w:t>
        </w:r>
      </w:ins>
      <w:ins w:id="4713" w:author="PR Preview" w:date="2026-01-01T00:00:00Z">
        <w:r>
          <w:t xml:space="preserve">This example computes</w:t>
        </w:r>
      </w:ins>
      <w:ins w:id="471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4715" w:author="PR Preview" w:date="2026-01-01T00:00:00Z">
        <w:r>
          <w:t xml:space="preserve"> </w:t>
        </w:r>
      </w:ins>
      <w:ins w:id="4716" w:author="PR Preview" w:date="2026-01-01T00:00:00Z">
        <w:r>
          <w:t xml:space="preserve">for the four</w:t>
        </w:r>
      </w:ins>
      <w:ins w:id="4717" w:author="PR Preview" w:date="2026-01-01T00:00:00Z">
        <w:r>
          <w:t xml:space="preserve"> </w:t>
        </w:r>
      </w:ins>
      <w:ins w:id="4718" w:author="PR Preview" w:date="2026-01-01T00:00:00Z">
        <w:r>
          <w:rPr>
            <w:rStyle w:val="VerbatimChar"/>
          </w:rPr>
          <w:t xml:space="preserve">mtcars</w:t>
        </w:r>
      </w:ins>
      <w:ins w:id="4719" w:author="PR Preview" w:date="2026-01-01T00:00:00Z">
        <w:r>
          <w:t xml:space="preserve"> </w:t>
        </w:r>
      </w:ins>
      <w:ins w:id="4720" w:author="PR Preview" w:date="2026-01-01T00:00:00Z">
        <w:r>
          <w:t xml:space="preserve">polynomials</w:t>
        </w:r>
      </w:ins>
      <w:ins w:id="4721" w:author="PR Preview" w:date="2026-01-01T00:00:00Z">
        <w:r>
          <w:t xml:space="preserve"> </w:t>
        </w:r>
      </w:ins>
      <w:ins w:id="4722" w:author="PR Preview" w:date="2026-01-01T00:00:00Z">
        <w:r>
          <w:t xml:space="preserve">of</w:t>
        </w:r>
      </w:ins>
      <w:ins w:id="4723" w:author="PR Preview" w:date="2026-01-01T00:00:00Z">
        <w:r>
          <w:t xml:space="preserve"> </w:t>
        </w:r>
      </w:ins>
      <w:hyperlink w:anchor="exr-overfitting">
        <w:ins w:id="472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725" w:author="PR Preview" w:date="2026-01-01T00:00:00Z">
        <w:r>
          <w:t xml:space="preserve"> </w:t>
        </w:r>
      </w:ins>
      <w:ins w:id="4726" w:author="PR Preview" w:date="2026-01-01T00:00:00Z">
        <w:r>
          <w:t xml:space="preserve">in two ways:</w:t>
        </w:r>
      </w:ins>
      <w:ins w:id="4727" w:author="PR Preview" w:date="2026-01-01T00:00:00Z">
        <w:r>
          <w:t xml:space="preserve"> </w:t>
        </w:r>
      </w:ins>
      <w:ins w:id="4728" w:author="PR Preview" w:date="2026-01-01T00:00:00Z">
        <w:r>
          <w:t xml:space="preserve">by fitting each model 32 times, as in</w:t>
        </w:r>
      </w:ins>
      <w:ins w:id="4729" w:author="PR Preview" w:date="2026-01-01T00:00:00Z">
        <w:r>
          <w:t xml:space="preserve"> </w:t>
        </w:r>
      </w:ins>
      <w:hyperlink w:anchor="eq-loocv">
        <w:ins w:id="4730" w:author="PR Preview" w:date="2026-01-01T00:00:00Z">
          <w:r>
            <w:rPr>
              <w:rStyle w:val="Hyperlink"/>
            </w:rPr>
            <w:t xml:space="preserve">Equation 40</w:t>
          </w:r>
        </w:ins>
      </w:hyperlink>
      <w:ins w:id="4731" w:author="PR Preview" w:date="2026-01-01T00:00:00Z">
        <w:r>
          <w:t xml:space="preserve">,</w:t>
        </w:r>
      </w:ins>
      <w:ins w:id="4732" w:author="PR Preview" w:date="2026-01-01T00:00:00Z">
        <w:r>
          <w:t xml:space="preserve"> </w:t>
        </w:r>
      </w:ins>
      <w:ins w:id="4733" w:author="PR Preview" w:date="2026-01-01T00:00:00Z">
        <w:r>
          <w:t xml:space="preserve">and by the single-fit formula of</w:t>
        </w:r>
      </w:ins>
      <w:ins w:id="4734" w:author="PR Preview" w:date="2026-01-01T00:00:00Z">
        <w:r>
          <w:t xml:space="preserve"> </w:t>
        </w:r>
      </w:ins>
      <w:hyperlink w:anchor="thm-loocv-shortcut">
        <w:ins w:id="473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736" w:author="PR Preview" w:date="2026-01-01T00:00:00Z">
        <w:r>
          <w:t xml:space="preserve">,</w:t>
        </w:r>
      </w:ins>
      <w:ins w:id="4737" w:author="PR Preview" w:date="2026-01-01T00:00:00Z">
        <w:r>
          <w:t xml:space="preserve"> </w:t>
        </w:r>
      </w:ins>
      <w:ins w:id="4738" w:author="PR Preview" w:date="2026-01-01T00:00:00Z">
        <w:r>
          <w:t xml:space="preserve">with the leverages from</w:t>
        </w:r>
      </w:ins>
      <w:ins w:id="4739" w:author="PR Preview" w:date="2026-01-01T00:00:00Z">
        <w:r>
          <w:t xml:space="preserve"> </w:t>
        </w:r>
      </w:ins>
      <w:ins w:id="4740" w:author="PR Preview" w:date="2026-01-01T00:00:00Z">
        <w:r>
          <w:rPr>
            <w:rStyle w:val="VerbatimChar"/>
          </w:rPr>
          <w:t xml:space="preserve">hatvalues()</w:t>
        </w:r>
      </w:ins>
      <w:ins w:id="474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45"/>
    <w:bookmarkStart w:id="246" w:name="rem-loocv"/>
    <w:p>
      <w:pPr>
        <w:pStyle w:val="BodyText"/>
      </w:pPr>
      <w:del w:id="4742" w:author="PR Preview" w:date="2026-01-01T00:00:00Z">
        <w:r>
          <w:rPr>
            <w:i/>
            <w:iCs/>
          </w:rPr>
          <w:delText xml:space="preserve">Remark 33</w:delText>
        </w:r>
      </w:del>
      <w:del w:id="4743" w:author="PR Preview" w:date="2026-01-01T00:00:00Z">
        <w:r>
          <w:delText xml:space="preserve"> (When to use leave-one-out cross-validation). </w:delText>
        </w:r>
      </w:del>
      <w:del w:id="4744" w:author="PR Preview" w:date="2026-01-01T00:00:00Z">
        <w:r>
          <w:delText xml:space="preserve">LOOCV is the</w:delText>
        </w:r>
      </w:del>
      <w:del w:id="474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746" w:author="PR Preview" w:date="2026-01-01T00:00:00Z">
        <w:r>
          <w:delText xml:space="preserve"> </w:delText>
        </w:r>
      </w:del>
      <w:del w:id="4747" w:author="PR Preview" w:date="2026-01-01T00:00:00Z">
        <w:r>
          <w:delText xml:space="preserve">end of</w:delText>
        </w:r>
      </w:del>
      <w:del w:id="4748" w:author="PR Preview" w:date="2026-01-01T00:00:00Z">
        <w:r>
          <w:delText xml:space="preserve"> </w:delText>
        </w:r>
      </w:del>
      <w:hyperlink w:anchor="rem-choosing-k">
        <w:del w:id="4749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4750" w:author="PR Preview" w:date="2026-01-01T00:00:00Z">
        <w:r>
          <w:delText xml:space="preserve">.</w:delText>
        </w:r>
      </w:del>
      <w:del w:id="4751" w:author="PR Preview" w:date="2026-01-01T00:00:00Z">
        <w:r>
          <w:delText xml:space="preserve"> </w:delText>
        </w:r>
      </w:del>
      <w:del w:id="4752" w:author="PR Preview" w:date="2026-01-01T00:00:00Z">
        <w:r>
          <w:delText xml:space="preserve">By</w:delText>
        </w:r>
      </w:del>
      <w:del w:id="4753" w:author="PR Preview" w:date="2026-01-01T00:00:00Z">
        <w:r>
          <w:delText xml:space="preserve"> </w:delText>
        </w:r>
      </w:del>
      <w:hyperlink w:anchor="rem-cv-estimate">
        <w:del w:id="4754" w:author="PR Preview" w:date="2026-01-01T00:00:00Z">
          <w:r>
            <w:rPr>
              <w:rStyle w:val="Hyperlink"/>
            </w:rPr>
            <w:delText xml:space="preserve">Remark 26</w:delText>
          </w:r>
        </w:del>
      </w:hyperlink>
      <w:del w:id="4755" w:author="PR Preview" w:date="2026-01-01T00:00:00Z">
        <w:r>
          <w:delText xml:space="preserve">,</w:delText>
        </w:r>
      </w:del>
      <w:del w:id="475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757" w:author="PR Preview" w:date="2026-01-01T00:00:00Z">
        <w:r>
          <w:delText xml:space="preserve"> </w:delText>
        </w:r>
      </w:del>
      <w:del w:id="4758" w:author="PR Preview" w:date="2026-01-01T00:00:00Z">
        <w:r>
          <w:delText xml:space="preserve">estimates</w:delText>
        </w:r>
      </w:del>
      <w:del w:id="475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4760" w:author="PR Preview" w:date="2026-01-01T00:00:00Z">
        <w:r>
          <w:delText xml:space="preserve"> </w:delText>
        </w:r>
      </w:del>
      <w:del w:id="4761" w:author="PR Preview" w:date="2026-01-01T00:00:00Z">
        <w:r>
          <w:delText xml:space="preserve">for the fitting procedure</w:delText>
        </w:r>
      </w:del>
      <w:del w:id="4762" w:author="PR Preview" w:date="2026-01-01T00:00:00Z">
        <w:r>
          <w:delText xml:space="preserve"> </w:delText>
        </w:r>
      </w:del>
      <m:oMath>
        <m:r>
          <m:t>g</m:t>
        </m:r>
      </m:oMath>
      <w:del w:id="4763" w:author="PR Preview" w:date="2026-01-01T00:00:00Z">
        <w:r>
          <w:delText xml:space="preserve">:</w:delText>
        </w:r>
      </w:del>
      <w:del w:id="4764" w:author="PR Preview" w:date="2026-01-01T00:00:00Z">
        <w:r>
          <w:delText xml:space="preserve"> </w:delText>
        </w:r>
      </w:del>
      <w:del w:id="4765" w:author="PR Preview" w:date="2026-01-01T00:00:00Z">
        <w:r>
          <w:delText xml:space="preserve">each rule is fitted to</w:delText>
        </w:r>
      </w:del>
      <w:del w:id="476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4767" w:author="PR Preview" w:date="2026-01-01T00:00:00Z">
        <w:r>
          <w:delText xml:space="preserve"> </w:delText>
        </w:r>
      </w:del>
      <w:del w:id="4768" w:author="PR Preview" w:date="2026-01-01T00:00:00Z">
        <w:r>
          <w:delText xml:space="preserve">observations,</w:delText>
        </w:r>
      </w:del>
      <w:del w:id="4769" w:author="PR Preview" w:date="2026-01-01T00:00:00Z">
        <w:r>
          <w:delText xml:space="preserve"> </w:delText>
        </w:r>
      </w:del>
      <w:del w:id="4770" w:author="PR Preview" w:date="2026-01-01T00:00:00Z">
        <w:r>
          <w:delText xml:space="preserve">so the bias of</w:delText>
        </w:r>
      </w:del>
      <w:del w:id="477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772" w:author="PR Preview" w:date="2026-01-01T00:00:00Z">
        <w:r>
          <w:delText xml:space="preserve"> </w:delText>
        </w:r>
      </w:del>
      <w:del w:id="4773" w:author="PR Preview" w:date="2026-01-01T00:00:00Z">
        <w:r>
          <w:delText xml:space="preserve">as an estimate of</w:delText>
        </w:r>
      </w:del>
      <w:del w:id="477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4775" w:author="PR Preview" w:date="2026-01-01T00:00:00Z">
        <w:r>
          <w:delText xml:space="preserve"> </w:delText>
        </w:r>
      </w:del>
      <w:del w:id="4776" w:author="PR Preview" w:date="2026-01-01T00:00:00Z">
        <w:r>
          <w:delText xml:space="preserve">is the smallest of any</w:delText>
        </w:r>
      </w:del>
      <w:del w:id="4777" w:author="PR Preview" w:date="2026-01-01T00:00:00Z">
        <w:r>
          <w:delText xml:space="preserve"> </w:delText>
        </w:r>
      </w:del>
      <m:oMath>
        <m:r>
          <m:t>k</m:t>
        </m:r>
      </m:oMath>
      <w:del w:id="4778" w:author="PR Preview" w:date="2026-01-01T00:00:00Z">
        <w:r>
          <w:delText xml:space="preserve">.</w:delText>
        </w:r>
      </w:del>
      <w:del w:id="4779" w:author="PR Preview" w:date="2026-01-01T00:00:00Z">
        <w:r>
          <w:delText xml:space="preserve"> </w:delText>
        </w:r>
      </w:del>
      <w:del w:id="4780" w:author="PR Preview" w:date="2026-01-01T00:00:00Z">
        <w:r>
          <w:delText xml:space="preserve">But the</w:delText>
        </w:r>
      </w:del>
      <w:del w:id="4781" w:author="PR Preview" w:date="2026-01-01T00:00:00Z">
        <w:r>
          <w:delText xml:space="preserve"> </w:delText>
        </w:r>
      </w:del>
      <m:oMath>
        <m:r>
          <m:t>n</m:t>
        </m:r>
      </m:oMath>
      <w:del w:id="4782" w:author="PR Preview" w:date="2026-01-01T00:00:00Z">
        <w:r>
          <w:delText xml:space="preserve"> </w:delText>
        </w:r>
      </w:del>
      <w:del w:id="4783" w:author="PR Preview" w:date="2026-01-01T00:00:00Z">
        <w:r>
          <w:delText xml:space="preserve">training sets are nearly identical,</w:delText>
        </w:r>
      </w:del>
      <w:del w:id="4784" w:author="PR Preview" w:date="2026-01-01T00:00:00Z">
        <w:r>
          <w:delText xml:space="preserve"> </w:delText>
        </w:r>
      </w:del>
      <w:del w:id="4785" w:author="PR Preview" w:date="2026-01-01T00:00:00Z">
        <w:r>
          <w:delText xml:space="preserve">so the variance of</w:delText>
        </w:r>
      </w:del>
      <w:del w:id="478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787" w:author="PR Preview" w:date="2026-01-01T00:00:00Z">
        <w:r>
          <w:delText xml:space="preserve"> </w:delText>
        </w:r>
      </w:del>
      <w:del w:id="4788" w:author="PR Preview" w:date="2026-01-01T00:00:00Z">
        <w:r>
          <w:delText xml:space="preserve">can be larger than that of 5- or 10-fold cross-validation</w:delText>
        </w:r>
      </w:del>
      <w:del w:id="4789" w:author="PR Preview" w:date="2026-01-01T00:00:00Z">
        <w:r>
          <w:delText xml:space="preserve"> </w:delText>
        </w:r>
      </w:del>
      <w:del w:id="4790" w:author="PR Preview" w:date="2026-01-01T00:00:00Z">
        <w:r>
          <w:delText xml:space="preserve">(James et al. 2021, sec. 5.1.4)</w:delText>
        </w:r>
      </w:del>
      <w:del w:id="4791" w:author="PR Preview" w:date="2026-01-01T00:00:00Z">
        <w:r>
          <w:delText xml:space="preserve">.</w:delText>
        </w:r>
      </w:del>
      <w:del w:id="4792" w:author="PR Preview" w:date="2026-01-01T00:00:00Z">
        <w:r>
          <w:delText xml:space="preserve"> </w:delText>
        </w:r>
      </w:del>
      <w:del w:id="4793" w:author="PR Preview" w:date="2026-01-01T00:00:00Z">
        <w:r>
          <w:delText xml:space="preserve">For least squares fits,</w:delText>
        </w:r>
      </w:del>
      <w:del w:id="4794" w:author="PR Preview" w:date="2026-01-01T00:00:00Z">
        <w:r>
          <w:delText xml:space="preserve"> </w:delText>
        </w:r>
      </w:del>
      <w:hyperlink w:anchor="thm-loocv-shortcut">
        <w:del w:id="4795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796" w:author="PR Preview" w:date="2026-01-01T00:00:00Z">
        <w:r>
          <w:delText xml:space="preserve"> </w:delText>
        </w:r>
      </w:del>
      <w:del w:id="4797" w:author="PR Preview" w:date="2026-01-01T00:00:00Z">
        <w:r>
          <w:delText xml:space="preserve">computes LOOCV from a single fit;</w:delText>
        </w:r>
      </w:del>
      <w:del w:id="4798" w:author="PR Preview" w:date="2026-01-01T00:00:00Z">
        <w:r>
          <w:delText xml:space="preserve"> </w:delText>
        </w:r>
      </w:del>
      <w:del w:id="4799" w:author="PR Preview" w:date="2026-01-01T00:00:00Z">
        <w:r>
          <w:delText xml:space="preserve">for most other fitting methods,</w:delText>
        </w:r>
      </w:del>
      <w:del w:id="4800" w:author="PR Preview" w:date="2026-01-01T00:00:00Z">
        <w:r>
          <w:delText xml:space="preserve"> </w:delText>
        </w:r>
      </w:del>
      <w:del w:id="4801" w:author="PR Preview" w:date="2026-01-01T00:00:00Z">
        <w:r>
          <w:delText xml:space="preserve">LOOCV requires</w:delText>
        </w:r>
      </w:del>
      <w:del w:id="4802" w:author="PR Preview" w:date="2026-01-01T00:00:00Z">
        <w:r>
          <w:delText xml:space="preserve"> </w:delText>
        </w:r>
      </w:del>
      <m:oMath>
        <m:r>
          <m:t>n</m:t>
        </m:r>
      </m:oMath>
      <w:del w:id="4803" w:author="PR Preview" w:date="2026-01-01T00:00:00Z">
        <w:r>
          <w:delText xml:space="preserve"> </w:delText>
        </w:r>
      </w:del>
      <w:del w:id="4804" w:author="PR Preview" w:date="2026-01-01T00:00:00Z">
        <w:r>
          <w:delText xml:space="preserve">fits.</w:delText>
        </w:r>
      </w:del>
    </w:p>
    <w:p>
      <w:pPr>
        <w:pStyle w:val="BodyText"/>
      </w:pPr>
      <w:ins w:id="4805" w:author="PR Preview" w:date="2026-01-01T00:00:00Z">
        <w:r>
          <w:rPr>
            <w:i/>
            <w:iCs/>
          </w:rPr>
          <w:t xml:space="preserve">Remark 32</w:t>
        </w:r>
      </w:ins>
      <w:ins w:id="4806" w:author="PR Preview" w:date="2026-01-01T00:00:00Z">
        <w:r>
          <w:t xml:space="preserve"> (When to use leave-one-out cross-validation). </w:t>
        </w:r>
      </w:ins>
      <w:ins w:id="4807" w:author="PR Preview" w:date="2026-01-01T00:00:00Z">
        <w:r>
          <w:t xml:space="preserve">LOOCV is the</w:t>
        </w:r>
      </w:ins>
      <w:ins w:id="480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809" w:author="PR Preview" w:date="2026-01-01T00:00:00Z">
        <w:r>
          <w:t xml:space="preserve"> </w:t>
        </w:r>
      </w:ins>
      <w:ins w:id="4810" w:author="PR Preview" w:date="2026-01-01T00:00:00Z">
        <w:r>
          <w:t xml:space="preserve">end of</w:t>
        </w:r>
      </w:ins>
      <w:ins w:id="4811" w:author="PR Preview" w:date="2026-01-01T00:00:00Z">
        <w:r>
          <w:t xml:space="preserve"> </w:t>
        </w:r>
      </w:ins>
      <w:hyperlink w:anchor="rem-choosing-k">
        <w:ins w:id="4812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4813" w:author="PR Preview" w:date="2026-01-01T00:00:00Z">
        <w:r>
          <w:t xml:space="preserve">.</w:t>
        </w:r>
      </w:ins>
      <w:ins w:id="4814" w:author="PR Preview" w:date="2026-01-01T00:00:00Z">
        <w:r>
          <w:t xml:space="preserve"> </w:t>
        </w:r>
      </w:ins>
      <w:ins w:id="4815" w:author="PR Preview" w:date="2026-01-01T00:00:00Z">
        <w:r>
          <w:t xml:space="preserve">By</w:t>
        </w:r>
      </w:ins>
      <w:ins w:id="4816" w:author="PR Preview" w:date="2026-01-01T00:00:00Z">
        <w:r>
          <w:t xml:space="preserve"> </w:t>
        </w:r>
      </w:ins>
      <w:hyperlink w:anchor="rem-cv-estimate">
        <w:ins w:id="4817" w:author="PR Preview" w:date="2026-01-01T00:00:00Z">
          <w:r>
            <w:rPr>
              <w:rStyle w:val="Hyperlink"/>
            </w:rPr>
            <w:t xml:space="preserve">Remark 25</w:t>
          </w:r>
        </w:ins>
      </w:hyperlink>
      <w:ins w:id="4818" w:author="PR Preview" w:date="2026-01-01T00:00:00Z">
        <w:r>
          <w:t xml:space="preserve">,</w:t>
        </w:r>
      </w:ins>
      <w:ins w:id="481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4820" w:author="PR Preview" w:date="2026-01-01T00:00:00Z">
        <w:r>
          <w:t xml:space="preserve"> </w:t>
        </w:r>
      </w:ins>
      <w:ins w:id="4821" w:author="PR Preview" w:date="2026-01-01T00:00:00Z">
        <w:r>
          <w:t xml:space="preserve">estimates</w:t>
        </w:r>
      </w:ins>
      <w:ins w:id="482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4823" w:author="PR Preview" w:date="2026-01-01T00:00:00Z">
        <w:r>
          <w:t xml:space="preserve"> </w:t>
        </w:r>
      </w:ins>
      <w:ins w:id="4824" w:author="PR Preview" w:date="2026-01-01T00:00:00Z">
        <w:r>
          <w:t xml:space="preserve">for the fitting procedure</w:t>
        </w:r>
      </w:ins>
      <w:ins w:id="4825" w:author="PR Preview" w:date="2026-01-01T00:00:00Z">
        <w:r>
          <w:t xml:space="preserve"> </w:t>
        </w:r>
      </w:ins>
      <m:oMath>
        <m:r>
          <m:t>g</m:t>
        </m:r>
      </m:oMath>
      <w:ins w:id="4826" w:author="PR Preview" w:date="2026-01-01T00:00:00Z">
        <w:r>
          <w:t xml:space="preserve">:</w:t>
        </w:r>
      </w:ins>
      <w:ins w:id="4827" w:author="PR Preview" w:date="2026-01-01T00:00:00Z">
        <w:r>
          <w:t xml:space="preserve"> </w:t>
        </w:r>
      </w:ins>
      <w:ins w:id="4828" w:author="PR Preview" w:date="2026-01-01T00:00:00Z">
        <w:r>
          <w:t xml:space="preserve">each rule is fitted to</w:t>
        </w:r>
      </w:ins>
      <w:ins w:id="482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4830" w:author="PR Preview" w:date="2026-01-01T00:00:00Z">
        <w:r>
          <w:t xml:space="preserve"> </w:t>
        </w:r>
      </w:ins>
      <w:ins w:id="4831" w:author="PR Preview" w:date="2026-01-01T00:00:00Z">
        <w:r>
          <w:t xml:space="preserve">observations,</w:t>
        </w:r>
      </w:ins>
      <w:ins w:id="4832" w:author="PR Preview" w:date="2026-01-01T00:00:00Z">
        <w:r>
          <w:t xml:space="preserve"> </w:t>
        </w:r>
      </w:ins>
      <w:ins w:id="4833" w:author="PR Preview" w:date="2026-01-01T00:00:00Z">
        <w:r>
          <w:t xml:space="preserve">so the bias of</w:t>
        </w:r>
      </w:ins>
      <w:ins w:id="483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4835" w:author="PR Preview" w:date="2026-01-01T00:00:00Z">
        <w:r>
          <w:t xml:space="preserve"> </w:t>
        </w:r>
      </w:ins>
      <w:ins w:id="4836" w:author="PR Preview" w:date="2026-01-01T00:00:00Z">
        <w:r>
          <w:t xml:space="preserve">as an estimate of</w:t>
        </w:r>
      </w:ins>
      <w:ins w:id="483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4838" w:author="PR Preview" w:date="2026-01-01T00:00:00Z">
        <w:r>
          <w:t xml:space="preserve"> </w:t>
        </w:r>
      </w:ins>
      <w:ins w:id="4839" w:author="PR Preview" w:date="2026-01-01T00:00:00Z">
        <w:r>
          <w:t xml:space="preserve">is the smallest of any</w:t>
        </w:r>
      </w:ins>
      <w:ins w:id="4840" w:author="PR Preview" w:date="2026-01-01T00:00:00Z">
        <w:r>
          <w:t xml:space="preserve"> </w:t>
        </w:r>
      </w:ins>
      <m:oMath>
        <m:r>
          <m:t>k</m:t>
        </m:r>
      </m:oMath>
      <w:ins w:id="4841" w:author="PR Preview" w:date="2026-01-01T00:00:00Z">
        <w:r>
          <w:t xml:space="preserve">.</w:t>
        </w:r>
      </w:ins>
      <w:ins w:id="4842" w:author="PR Preview" w:date="2026-01-01T00:00:00Z">
        <w:r>
          <w:t xml:space="preserve"> </w:t>
        </w:r>
      </w:ins>
      <w:ins w:id="4843" w:author="PR Preview" w:date="2026-01-01T00:00:00Z">
        <w:r>
          <w:t xml:space="preserve">But the</w:t>
        </w:r>
      </w:ins>
      <w:ins w:id="4844" w:author="PR Preview" w:date="2026-01-01T00:00:00Z">
        <w:r>
          <w:t xml:space="preserve"> </w:t>
        </w:r>
      </w:ins>
      <m:oMath>
        <m:r>
          <m:t>n</m:t>
        </m:r>
      </m:oMath>
      <w:ins w:id="4845" w:author="PR Preview" w:date="2026-01-01T00:00:00Z">
        <w:r>
          <w:t xml:space="preserve"> </w:t>
        </w:r>
      </w:ins>
      <w:ins w:id="4846" w:author="PR Preview" w:date="2026-01-01T00:00:00Z">
        <w:r>
          <w:t xml:space="preserve">training sets are nearly identical,</w:t>
        </w:r>
      </w:ins>
      <w:ins w:id="4847" w:author="PR Preview" w:date="2026-01-01T00:00:00Z">
        <w:r>
          <w:t xml:space="preserve"> </w:t>
        </w:r>
      </w:ins>
      <w:ins w:id="4848" w:author="PR Preview" w:date="2026-01-01T00:00:00Z">
        <w:r>
          <w:t xml:space="preserve">so the variance of</w:t>
        </w:r>
      </w:ins>
      <w:ins w:id="484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4850" w:author="PR Preview" w:date="2026-01-01T00:00:00Z">
        <w:r>
          <w:t xml:space="preserve"> </w:t>
        </w:r>
      </w:ins>
      <w:ins w:id="4851" w:author="PR Preview" w:date="2026-01-01T00:00:00Z">
        <w:r>
          <w:t xml:space="preserve">can be larger than that of 5- or 10-fold cross-validation</w:t>
        </w:r>
      </w:ins>
      <w:ins w:id="4852" w:author="PR Preview" w:date="2026-01-01T00:00:00Z">
        <w:r>
          <w:t xml:space="preserve"> </w:t>
        </w:r>
      </w:ins>
      <w:ins w:id="4853" w:author="PR Preview" w:date="2026-01-01T00:00:00Z">
        <w:r>
          <w:t xml:space="preserve">(James et al. 2021, sec. 5.1.4)</w:t>
        </w:r>
      </w:ins>
      <w:ins w:id="4854" w:author="PR Preview" w:date="2026-01-01T00:00:00Z">
        <w:r>
          <w:t xml:space="preserve">.</w:t>
        </w:r>
      </w:ins>
      <w:ins w:id="4855" w:author="PR Preview" w:date="2026-01-01T00:00:00Z">
        <w:r>
          <w:t xml:space="preserve"> </w:t>
        </w:r>
      </w:ins>
      <w:ins w:id="4856" w:author="PR Preview" w:date="2026-01-01T00:00:00Z">
        <w:r>
          <w:t xml:space="preserve">For least squares fits,</w:t>
        </w:r>
      </w:ins>
      <w:ins w:id="4857" w:author="PR Preview" w:date="2026-01-01T00:00:00Z">
        <w:r>
          <w:t xml:space="preserve"> </w:t>
        </w:r>
      </w:ins>
      <w:hyperlink w:anchor="thm-loocv-shortcut">
        <w:ins w:id="485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859" w:author="PR Preview" w:date="2026-01-01T00:00:00Z">
        <w:r>
          <w:t xml:space="preserve"> </w:t>
        </w:r>
      </w:ins>
      <w:ins w:id="4860" w:author="PR Preview" w:date="2026-01-01T00:00:00Z">
        <w:r>
          <w:t xml:space="preserve">computes LOOCV from a single fit;</w:t>
        </w:r>
      </w:ins>
      <w:ins w:id="4861" w:author="PR Preview" w:date="2026-01-01T00:00:00Z">
        <w:r>
          <w:t xml:space="preserve"> </w:t>
        </w:r>
      </w:ins>
      <w:ins w:id="4862" w:author="PR Preview" w:date="2026-01-01T00:00:00Z">
        <w:r>
          <w:t xml:space="preserve">for most other fitting methods,</w:t>
        </w:r>
      </w:ins>
      <w:ins w:id="4863" w:author="PR Preview" w:date="2026-01-01T00:00:00Z">
        <w:r>
          <w:t xml:space="preserve"> </w:t>
        </w:r>
      </w:ins>
      <w:ins w:id="4864" w:author="PR Preview" w:date="2026-01-01T00:00:00Z">
        <w:r>
          <w:t xml:space="preserve">LOOCV requires</w:t>
        </w:r>
      </w:ins>
      <w:ins w:id="4865" w:author="PR Preview" w:date="2026-01-01T00:00:00Z">
        <w:r>
          <w:t xml:space="preserve"> </w:t>
        </w:r>
      </w:ins>
      <m:oMath>
        <m:r>
          <m:t>n</m:t>
        </m:r>
      </m:oMath>
      <w:ins w:id="4866" w:author="PR Preview" w:date="2026-01-01T00:00:00Z">
        <w:r>
          <w:t xml:space="preserve"> </w:t>
        </w:r>
      </w:ins>
      <w:ins w:id="4867" w:author="PR Preview" w:date="2026-01-01T00:00:00Z">
        <w:r>
          <w:t xml:space="preserve">fits.</w:t>
        </w:r>
      </w:ins>
    </w:p>
    <w:bookmarkEnd w:id="246"/>
    <w:bookmarkEnd w:id="247"/>
    <w:bookmarkStart w:id="277" w:name="sec-cv-model-choice"/>
    <w:p>
      <w:pPr>
        <w:pStyle w:val="Heading2"/>
      </w:pPr>
      <w:r>
        <w:t xml:space="preserve">8 Choosing a model by cross-validation</w:t>
      </w:r>
    </w:p>
    <w:bookmarkStart w:id="249" w:name="def-cv-estimate-indexed"/>
    <w:p>
      <w:pPr>
        <w:pStyle w:val="FirstParagraph"/>
      </w:pPr>
      <w:del w:id="4868" w:author="PR Preview" w:date="2026-01-01T00:00:00Z">
        <w:r>
          <w:rPr>
            <w:b/>
            <w:bCs/>
          </w:rPr>
          <w:delText xml:space="preserve">Definition 47 (Cross-validation estimate of a named procedure)</w:delText>
        </w:r>
      </w:del>
      <w:del w:id="4869" w:author="PR Preview" w:date="2026-01-01T00:00:00Z">
        <w:r>
          <w:delText xml:space="preserve"> </w:delText>
        </w:r>
      </w:del>
      <w:del w:id="4870" w:author="PR Preview" w:date="2026-01-01T00:00:00Z">
        <w:r>
          <w:delText xml:space="preserve">Let a</w:delText>
        </w:r>
      </w:del>
      <w:del w:id="4871" w:author="PR Preview" w:date="2026-01-01T00:00:00Z">
        <w:r>
          <w:delText xml:space="preserve"> </w:delText>
        </w:r>
      </w:del>
      <w:hyperlink w:anchor="def-training-set">
        <w:del w:id="487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87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74" w:author="PR Preview" w:date="2026-01-01T00:00:00Z">
        <w:r>
          <w:delText xml:space="preserve">, indexed by</w:delText>
        </w:r>
      </w:del>
      <w:del w:id="4875" w:author="PR Preview" w:date="2026-01-01T00:00:00Z">
        <w:r>
          <w:delText xml:space="preserve"> </w:delText>
        </w:r>
      </w:del>
      <m:oMath>
        <m:r>
          <m:t>I</m:t>
        </m:r>
      </m:oMath>
      <w:del w:id="4876" w:author="PR Preview" w:date="2026-01-01T00:00:00Z">
        <w:r>
          <w:delText xml:space="preserve">,</w:delText>
        </w:r>
      </w:del>
      <w:del w:id="4877" w:author="PR Preview" w:date="2026-01-01T00:00:00Z">
        <w:r>
          <w:delText xml:space="preserve"> </w:delText>
        </w:r>
      </w:del>
      <w:del w:id="4878" w:author="PR Preview" w:date="2026-01-01T00:00:00Z">
        <w:r>
          <w:delText xml:space="preserve">be divided into</w:delText>
        </w:r>
      </w:del>
      <w:del w:id="4879" w:author="PR Preview" w:date="2026-01-01T00:00:00Z">
        <w:r>
          <w:delText xml:space="preserve"> </w:delText>
        </w:r>
      </w:del>
      <w:hyperlink w:anchor="def-folds">
        <w:del w:id="4880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88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882" w:author="PR Preview" w:date="2026-01-01T00:00:00Z">
        <w:r>
          <w:delText xml:space="preserve">.</w:delText>
        </w:r>
      </w:del>
      <w:del w:id="4883" w:author="PR Preview" w:date="2026-01-01T00:00:00Z">
        <w:r>
          <w:delText xml:space="preserve"> </w:delText>
        </w:r>
      </w:del>
      <w:del w:id="4884" w:author="PR Preview" w:date="2026-01-01T00:00:00Z">
        <w:r>
          <w:delText xml:space="preserve">The</w:delText>
        </w:r>
      </w:del>
      <w:del w:id="4885" w:author="PR Preview" w:date="2026-01-01T00:00:00Z">
        <w:r>
          <w:delText xml:space="preserve"> </w:delText>
        </w:r>
      </w:del>
      <w:del w:id="4886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4887" w:author="PR Preview" w:date="2026-01-01T00:00:00Z">
        <w:r>
          <w:delText xml:space="preserve"> </w:delText>
        </w:r>
      </w:del>
      <m:oMath>
        <m:r>
          <m:t>g</m:t>
        </m:r>
      </m:oMath>
      <w:del w:id="4888" w:author="PR Preview" w:date="2026-01-01T00:00:00Z">
        <w:r>
          <w:delText xml:space="preserve"> </w:delText>
        </w:r>
      </w:del>
      <w:del w:id="4889" w:author="PR Preview" w:date="2026-01-01T00:00:00Z">
        <w:r>
          <w:delText xml:space="preserve">on</w:delText>
        </w:r>
      </w:del>
      <w:del w:id="489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91" w:author="PR Preview" w:date="2026-01-01T00:00:00Z">
        <w:r>
          <w:delText xml:space="preserve">,</w:delText>
        </w:r>
      </w:del>
      <w:del w:id="4892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893" w:author="PR Preview" w:date="2026-01-01T00:00:00Z">
        <w:r>
          <w:delText xml:space="preserve">,</w:delText>
        </w:r>
      </w:del>
      <w:del w:id="4894" w:author="PR Preview" w:date="2026-01-01T00:00:00Z">
        <w:r>
          <w:delText xml:space="preserve"> </w:delText>
        </w:r>
      </w:del>
      <w:del w:id="4895" w:author="PR Preview" w:date="2026-01-01T00:00:00Z">
        <w:r>
          <w:delText xml:space="preserve">is the</w:delText>
        </w:r>
      </w:del>
      <w:del w:id="4896" w:author="PR Preview" w:date="2026-01-01T00:00:00Z">
        <w:r>
          <w:delText xml:space="preserve"> </w:delText>
        </w:r>
      </w:del>
      <w:hyperlink w:anchor="def-cv-estimate">
        <w:del w:id="489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898" w:author="PR Preview" w:date="2026-01-01T00:00:00Z">
        <w:r>
          <w:delText xml:space="preserve"> </w:delText>
        </w:r>
      </w:del>
      <w:del w:id="4899" w:author="PR Preview" w:date="2026-01-01T00:00:00Z">
        <w:r>
          <w:delText xml:space="preserve">computed with</w:delText>
        </w:r>
      </w:del>
      <w:del w:id="4900" w:author="PR Preview" w:date="2026-01-01T00:00:00Z">
        <w:r>
          <w:delText xml:space="preserve"> </w:delText>
        </w:r>
      </w:del>
      <w:hyperlink w:anchor="def-fold-out-rule">
        <w:del w:id="4901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4902" w:author="PR Preview" w:date="2026-01-01T00:00:00Z">
        <w:r>
          <w:delText xml:space="preserve"> </w:delText>
        </w:r>
      </w:del>
      <w:del w:id="4903" w:author="PR Preview" w:date="2026-01-01T00:00:00Z">
        <w:r>
          <w:delText xml:space="preserve">that</w:delText>
        </w:r>
      </w:del>
      <w:del w:id="4904" w:author="PR Preview" w:date="2026-01-01T00:00:00Z">
        <w:r>
          <w:delText xml:space="preserve"> </w:delText>
        </w:r>
      </w:del>
      <m:oMath>
        <m:r>
          <m:t>g</m:t>
        </m:r>
      </m:oMath>
      <w:del w:id="4905" w:author="PR Preview" w:date="2026-01-01T00:00:00Z">
        <w:r>
          <w:delText xml:space="preserve"> </w:delText>
        </w:r>
      </w:del>
      <w:del w:id="4906" w:author="PR Preview" w:date="2026-01-01T00:00:00Z">
        <w:r>
          <w:delText xml:space="preserve">produces from</w:delText>
        </w:r>
      </w:del>
      <w:del w:id="490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08" w:author="PR Preview" w:date="2026-01-01T00:00:00Z">
        <w:r>
          <w:delText xml:space="preserve">:</w:delText>
        </w:r>
      </w:del>
    </w:p>
    <w:p>
      <w:pPr>
        <w:pStyle w:val="BodyText"/>
      </w:pPr>
      <w:bookmarkStart w:id="24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45"/>
    </w:p>
    <w:p>
      <w:pPr>
        <w:pStyle w:val="FirstParagraph"/>
      </w:pPr>
      <w:del w:id="4909" w:author="PR Preview" w:date="2026-01-01T00:00:00Z">
        <w:r>
          <w:rPr>
            <w:b/>
            <w:bCs/>
          </w:rPr>
          <w:delText xml:space="preserve">Definition 48 (Cross-validation choice procedure)</w:delText>
        </w:r>
      </w:del>
      <w:del w:id="4910" w:author="PR Preview" w:date="2026-01-01T00:00:00Z">
        <w:r>
          <w:delText xml:space="preserve"> </w:delText>
        </w:r>
      </w:del>
      <w:del w:id="4911" w:author="PR Preview" w:date="2026-01-01T00:00:00Z">
        <w:r>
          <w:delText xml:space="preserve">Given candidate</w:delText>
        </w:r>
      </w:del>
      <w:del w:id="4912" w:author="PR Preview" w:date="2026-01-01T00:00:00Z">
        <w:r>
          <w:delText xml:space="preserve"> </w:delText>
        </w:r>
      </w:del>
      <w:hyperlink w:anchor="def-fitting-procedure">
        <w:del w:id="4913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491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4915" w:author="PR Preview" w:date="2026-01-01T00:00:00Z">
        <w:r>
          <w:delText xml:space="preserve">,</w:delText>
        </w:r>
      </w:del>
      <w:del w:id="4916" w:author="PR Preview" w:date="2026-01-01T00:00:00Z">
        <w:r>
          <w:delText xml:space="preserve"> </w:delText>
        </w:r>
      </w:del>
      <w:del w:id="4917" w:author="PR Preview" w:date="2026-01-01T00:00:00Z">
        <w:r>
          <w:delText xml:space="preserve">the</w:delText>
        </w:r>
      </w:del>
      <w:del w:id="4918" w:author="PR Preview" w:date="2026-01-01T00:00:00Z">
        <w:r>
          <w:delText xml:space="preserve"> </w:delText>
        </w:r>
      </w:del>
      <w:del w:id="4919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4920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921" w:author="PR Preview" w:date="2026-01-01T00:00:00Z">
        <w:r>
          <w:delText xml:space="preserve"> </w:delText>
        </w:r>
      </w:del>
      <w:del w:id="4922" w:author="PR Preview" w:date="2026-01-01T00:00:00Z">
        <w:r>
          <w:delText xml:space="preserve">is the fitting procedure that,</w:delText>
        </w:r>
      </w:del>
      <w:del w:id="4923" w:author="PR Preview" w:date="2026-01-01T00:00:00Z">
        <w:r>
          <w:delText xml:space="preserve"> </w:delText>
        </w:r>
      </w:del>
      <w:del w:id="4924" w:author="PR Preview" w:date="2026-01-01T00:00:00Z">
        <w:r>
          <w:delText xml:space="preserve">applied to a</w:delText>
        </w:r>
      </w:del>
      <w:del w:id="4925" w:author="PR Preview" w:date="2026-01-01T00:00:00Z">
        <w:r>
          <w:delText xml:space="preserve"> </w:delText>
        </w:r>
      </w:del>
      <w:hyperlink w:anchor="def-training-set">
        <w:del w:id="492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92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28" w:author="PR Preview" w:date="2026-01-01T00:00:00Z">
        <w:r>
          <w:delText xml:space="preserve">,</w:delText>
        </w:r>
      </w:del>
      <w:del w:id="4929" w:author="PR Preview" w:date="2026-01-01T00:00:00Z">
        <w:r>
          <w:delText xml:space="preserve"> </w:delText>
        </w:r>
      </w:del>
      <w:del w:id="4930" w:author="PR Preview" w:date="2026-01-01T00:00:00Z">
        <w:r>
          <w:delText xml:space="preserve">divides</w:delText>
        </w:r>
      </w:del>
      <w:del w:id="49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32" w:author="PR Preview" w:date="2026-01-01T00:00:00Z">
        <w:r>
          <w:delText xml:space="preserve"> </w:delText>
        </w:r>
      </w:del>
      <w:del w:id="4933" w:author="PR Preview" w:date="2026-01-01T00:00:00Z">
        <w:r>
          <w:delText xml:space="preserve">into</w:delText>
        </w:r>
      </w:del>
      <w:del w:id="4934" w:author="PR Preview" w:date="2026-01-01T00:00:00Z">
        <w:r>
          <w:delText xml:space="preserve"> </w:delText>
        </w:r>
      </w:del>
      <m:oMath>
        <m:r>
          <m:t>k</m:t>
        </m:r>
      </m:oMath>
      <w:del w:id="4935" w:author="PR Preview" w:date="2026-01-01T00:00:00Z">
        <w:r>
          <w:delText xml:space="preserve"> </w:delText>
        </w:r>
      </w:del>
      <w:hyperlink w:anchor="def-folds">
        <w:del w:id="493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937" w:author="PR Preview" w:date="2026-01-01T00:00:00Z">
        <w:r>
          <w:delText xml:space="preserve">,</w:delText>
        </w:r>
      </w:del>
      <w:del w:id="4938" w:author="PR Preview" w:date="2026-01-01T00:00:00Z">
        <w:r>
          <w:delText xml:space="preserve"> </w:delText>
        </w:r>
      </w:del>
      <w:del w:id="4939" w:author="PR Preview" w:date="2026-01-01T00:00:00Z">
        <w:r>
          <w:delText xml:space="preserve">computes each candidate’s</w:delText>
        </w:r>
      </w:del>
      <w:del w:id="4940" w:author="PR Preview" w:date="2026-01-01T00:00:00Z">
        <w:r>
          <w:delText xml:space="preserve"> </w:delText>
        </w:r>
      </w:del>
      <w:hyperlink w:anchor="def-cv-estimate-indexed">
        <w:del w:id="4941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942" w:author="PR Preview" w:date="2026-01-01T00:00:00Z">
        <w:r>
          <w:delText xml:space="preserve"> </w:delText>
        </w:r>
      </w:del>
      <w:del w:id="4943" w:author="PR Preview" w:date="2026-01-01T00:00:00Z">
        <w:r>
          <w:delText xml:space="preserve">on</w:delText>
        </w:r>
      </w:del>
      <w:del w:id="49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45" w:author="PR Preview" w:date="2026-01-01T00:00:00Z">
        <w:r>
          <w:delText xml:space="preserve"> </w:delText>
        </w:r>
      </w:del>
      <w:del w:id="4946" w:author="PR Preview" w:date="2026-01-01T00:00:00Z">
        <w:r>
          <w:delText xml:space="preserve">with those folds,</w:delText>
        </w:r>
      </w:del>
      <w:del w:id="4947" w:author="PR Preview" w:date="2026-01-01T00:00:00Z">
        <w:r>
          <w:delText xml:space="preserve"> </w:delText>
        </w:r>
      </w:del>
      <w:del w:id="4948" w:author="PR Preview" w:date="2026-01-01T00:00:00Z">
        <w:r>
          <w:delText xml:space="preserve">and applies to</w:delText>
        </w:r>
      </w:del>
      <w:del w:id="49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50" w:author="PR Preview" w:date="2026-01-01T00:00:00Z">
        <w:r>
          <w:delText xml:space="preserve"> </w:delText>
        </w:r>
      </w:del>
      <w:del w:id="4951" w:author="PR Preview" w:date="2026-01-01T00:00:00Z">
        <w:r>
          <w:delText xml:space="preserve">the candidate with the smallest estimate,</w:delText>
        </w:r>
      </w:del>
      <w:del w:id="4952" w:author="PR Preview" w:date="2026-01-01T00:00:00Z">
        <w:r>
          <w:delText xml:space="preserve"> </w:delText>
        </w:r>
      </w:del>
      <w:del w:id="4953" w:author="PR Preview" w:date="2026-01-01T00:00:00Z">
        <w:r>
          <w:delText xml:space="preserve">taking the smallest</w:delText>
        </w:r>
      </w:del>
      <w:del w:id="4954" w:author="PR Preview" w:date="2026-01-01T00:00:00Z">
        <w:r>
          <w:delText xml:space="preserve"> </w:delText>
        </w:r>
      </w:del>
      <m:oMath>
        <m:r>
          <m:t>l</m:t>
        </m:r>
      </m:oMath>
      <w:del w:id="4955" w:author="PR Preview" w:date="2026-01-01T00:00:00Z">
        <w:r>
          <w:delText xml:space="preserve"> </w:delText>
        </w:r>
      </w:del>
      <w:del w:id="4956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24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7"/>
    </w:p>
    <w:p>
      <w:pPr>
        <w:pStyle w:val="FirstParagraph"/>
      </w:pPr>
      <w:del w:id="4957" w:author="PR Preview" w:date="2026-01-01T00:00:00Z">
        <w:r>
          <w:rPr>
            <w:b/>
            <w:bCs/>
          </w:rPr>
          <w:delText xml:space="preserve">Definition 49 (Nested cross-validation)</w:delText>
        </w:r>
      </w:del>
      <w:del w:id="4958" w:author="PR Preview" w:date="2026-01-01T00:00:00Z">
        <w:r>
          <w:delText xml:space="preserve"> </w:delText>
        </w:r>
      </w:del>
      <w:del w:id="4959" w:author="PR Preview" w:date="2026-01-01T00:00:00Z">
        <w:r>
          <w:rPr>
            <w:b/>
            <w:bCs/>
          </w:rPr>
          <w:delText xml:space="preserve">Nested cross-validation</w:delText>
        </w:r>
      </w:del>
      <w:del w:id="4960" w:author="PR Preview" w:date="2026-01-01T00:00:00Z">
        <w:r>
          <w:delText xml:space="preserve"> </w:delText>
        </w:r>
      </w:del>
      <w:del w:id="4961" w:author="PR Preview" w:date="2026-01-01T00:00:00Z">
        <w:r>
          <w:delText xml:space="preserve">is</w:delText>
        </w:r>
      </w:del>
      <w:del w:id="4962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963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964" w:author="PR Preview" w:date="2026-01-01T00:00:00Z">
        <w:r>
          <w:delText xml:space="preserve"> </w:delText>
        </w:r>
      </w:del>
      <w:del w:id="4965" w:author="PR Preview" w:date="2026-01-01T00:00:00Z">
        <w:r>
          <w:delText xml:space="preserve">of the</w:delText>
        </w:r>
      </w:del>
      <w:del w:id="4966" w:author="PR Preview" w:date="2026-01-01T00:00:00Z">
        <w:r>
          <w:delText xml:space="preserve"> </w:delText>
        </w:r>
      </w:del>
      <w:hyperlink w:anchor="def-cv-choice">
        <w:del w:id="4967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4968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969" w:author="PR Preview" w:date="2026-01-01T00:00:00Z">
        <w:r>
          <w:delText xml:space="preserve">:</w:delText>
        </w:r>
      </w:del>
      <w:del w:id="4970" w:author="PR Preview" w:date="2026-01-01T00:00:00Z">
        <w:r>
          <w:delText xml:space="preserve"> </w:delText>
        </w:r>
      </w:del>
      <w:del w:id="4971" w:author="PR Preview" w:date="2026-01-01T00:00:00Z">
        <w:r>
          <w:delText xml:space="preserve">its estimate on a training set</w:delText>
        </w:r>
      </w:del>
      <w:del w:id="49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73" w:author="PR Preview" w:date="2026-01-01T00:00:00Z">
        <w:r>
          <w:delText xml:space="preserve"> </w:delText>
        </w:r>
      </w:del>
      <w:del w:id="4974" w:author="PR Preview" w:date="2026-01-01T00:00:00Z">
        <w:r>
          <w:delText xml:space="preserve">is</w:delText>
        </w:r>
      </w:del>
    </w:p>
    <w:p>
      <w:pPr>
        <w:pStyle w:val="BodyText"/>
      </w:pPr>
      <w:bookmarkStart w:id="24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9"/>
    </w:p>
    <w:p>
      <w:pPr>
        <w:pStyle w:val="FirstParagraph"/>
      </w:pPr>
      <w:del w:id="4975" w:author="PR Preview" w:date="2026-01-01T00:00:00Z">
        <w:r>
          <w:rPr>
            <w:i/>
            <w:iCs/>
          </w:rPr>
          <w:delText xml:space="preserve">Remark 34</w:delText>
        </w:r>
      </w:del>
      <w:del w:id="4976" w:author="PR Preview" w:date="2026-01-01T00:00:00Z">
        <w:r>
          <w:delText xml:space="preserve"> (Source: Nested cross-validation). </w:delText>
        </w:r>
      </w:del>
      <w:del w:id="4977" w:author="PR Preview" w:date="2026-01-01T00:00:00Z">
        <w:r>
          <w:delText xml:space="preserve">Hastie et al. (2009, sec. 7.10.2)</w:delText>
        </w:r>
      </w:del>
      <w:del w:id="4978" w:author="PR Preview" w:date="2026-01-01T00:00:00Z">
        <w:r>
          <w:delText xml:space="preserve"> </w:delText>
        </w:r>
      </w:del>
      <w:del w:id="4979" w:author="PR Preview" w:date="2026-01-01T00:00:00Z">
        <w:r>
          <w:delText xml:space="preserve">for cross-validating every step of a procedure,</w:delText>
        </w:r>
      </w:del>
      <w:del w:id="4980" w:author="PR Preview" w:date="2026-01-01T00:00:00Z">
        <w:r>
          <w:delText xml:space="preserve"> </w:delText>
        </w:r>
      </w:del>
      <w:del w:id="4981" w:author="PR Preview" w:date="2026-01-01T00:00:00Z">
        <w:r>
          <w:delText xml:space="preserve">choices included.</w:delText>
        </w:r>
      </w:del>
    </w:p>
    <w:p>
      <w:pPr>
        <w:pStyle w:val="BodyText"/>
      </w:pPr>
      <w:del w:id="4982" w:author="PR Preview" w:date="2026-01-01T00:00:00Z">
        <w:r>
          <w:rPr>
            <w:i/>
            <w:iCs/>
          </w:rPr>
          <w:delText xml:space="preserve">Remark 35</w:delText>
        </w:r>
      </w:del>
      <w:del w:id="4983" w:author="PR Preview" w:date="2026-01-01T00:00:00Z">
        <w:r>
          <w:delText xml:space="preserve"> (What is nested). </w:delText>
        </w:r>
      </w:del>
      <w:del w:id="4984" w:author="PR Preview" w:date="2026-01-01T00:00:00Z">
        <w:r>
          <w:delText xml:space="preserve">Each fold-out rule of</w:delText>
        </w:r>
      </w:del>
      <w:del w:id="4985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986" w:author="PR Preview" w:date="2026-01-01T00:00:00Z">
        <w:r>
          <w:delText xml:space="preserve"> </w:delText>
        </w:r>
      </w:del>
      <w:del w:id="4987" w:author="PR Preview" w:date="2026-01-01T00:00:00Z">
        <w:r>
          <w:delText xml:space="preserve">is computed from the observations outside one outer</w:delText>
        </w:r>
      </w:del>
      <w:del w:id="4988" w:author="PR Preview" w:date="2026-01-01T00:00:00Z">
        <w:r>
          <w:delText xml:space="preserve"> </w:delText>
        </w:r>
      </w:del>
      <w:hyperlink w:anchor="def-folds">
        <w:del w:id="498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99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991" w:author="PR Preview" w:date="2026-01-01T00:00:00Z">
        <w:r>
          <w:delText xml:space="preserve">,</w:delText>
        </w:r>
      </w:del>
      <w:del w:id="4992" w:author="PR Preview" w:date="2026-01-01T00:00:00Z">
        <w:r>
          <w:delText xml:space="preserve"> </w:delText>
        </w:r>
      </w:del>
      <w:del w:id="4993" w:author="PR Preview" w:date="2026-01-01T00:00:00Z">
        <w:r>
          <w:delText xml:space="preserve">so the whole choice,</w:delText>
        </w:r>
      </w:del>
      <w:del w:id="4994" w:author="PR Preview" w:date="2026-01-01T00:00:00Z">
        <w:r>
          <w:delText xml:space="preserve"> </w:delText>
        </w:r>
      </w:del>
      <w:del w:id="4995" w:author="PR Preview" w:date="2026-01-01T00:00:00Z">
        <w:r>
          <w:delText xml:space="preserve">including the cross-validation that</w:delText>
        </w:r>
      </w:del>
      <w:del w:id="4996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997" w:author="PR Preview" w:date="2026-01-01T00:00:00Z">
        <w:r>
          <w:delText xml:space="preserve"> </w:delText>
        </w:r>
      </w:del>
      <w:del w:id="4998" w:author="PR Preview" w:date="2026-01-01T00:00:00Z">
        <w:r>
          <w:delText xml:space="preserve">runs inside those observations,</w:delText>
        </w:r>
      </w:del>
      <w:del w:id="4999" w:author="PR Preview" w:date="2026-01-01T00:00:00Z">
        <w:r>
          <w:delText xml:space="preserve"> </w:delText>
        </w:r>
      </w:del>
      <w:del w:id="5000" w:author="PR Preview" w:date="2026-01-01T00:00:00Z">
        <w:r>
          <w:delText xml:space="preserve">never sees</w:delText>
        </w:r>
      </w:del>
      <w:del w:id="500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002" w:author="PR Preview" w:date="2026-01-01T00:00:00Z">
        <w:r>
          <w:delText xml:space="preserve">.</w:delText>
        </w:r>
      </w:del>
      <w:del w:id="5003" w:author="PR Preview" w:date="2026-01-01T00:00:00Z">
        <w:r>
          <w:delText xml:space="preserve"> </w:delText>
        </w:r>
      </w:del>
      <w:del w:id="5004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5005" w:author="PR Preview" w:date="2026-01-01T00:00:00Z">
        <w:r>
          <w:rPr>
            <w:i/>
            <w:iCs/>
          </w:rPr>
          <w:delText xml:space="preserve">Remark 36</w:delText>
        </w:r>
      </w:del>
      <w:del w:id="5006" w:author="PR Preview" w:date="2026-01-01T00:00:00Z">
        <w:r>
          <w:delText xml:space="preserve"> (Cross-validation replaces the validation set, not the test set). </w:delText>
        </w:r>
      </w:del>
      <w:del w:id="5007" w:author="PR Preview" w:date="2026-01-01T00:00:00Z">
        <w:r>
          <w:delText xml:space="preserve">Used to choose between models,</w:delText>
        </w:r>
      </w:del>
      <w:del w:id="5008" w:author="PR Preview" w:date="2026-01-01T00:00:00Z">
        <w:r>
          <w:delText xml:space="preserve"> </w:delText>
        </w:r>
      </w:del>
      <w:del w:id="5009" w:author="PR Preview" w:date="2026-01-01T00:00:00Z">
        <w:r>
          <w:delText xml:space="preserve">cross-validation takes the place of the</w:delText>
        </w:r>
      </w:del>
      <w:del w:id="5010" w:author="PR Preview" w:date="2026-01-01T00:00:00Z">
        <w:r>
          <w:delText xml:space="preserve"> </w:delText>
        </w:r>
      </w:del>
      <w:del w:id="5011" w:author="PR Preview" w:date="2026-01-01T00:00:00Z">
        <w:r>
          <w:rPr>
            <w:i/>
            <w:iCs/>
          </w:rPr>
          <w:delText xml:space="preserve">validation</w:delText>
        </w:r>
      </w:del>
      <w:del w:id="5012" w:author="PR Preview" w:date="2026-01-01T00:00:00Z">
        <w:r>
          <w:delText xml:space="preserve"> </w:delText>
        </w:r>
      </w:del>
      <w:del w:id="5013" w:author="PR Preview" w:date="2026-01-01T00:00:00Z">
        <w:r>
          <w:delText xml:space="preserve">set</w:delText>
        </w:r>
      </w:del>
      <w:del w:id="5014" w:author="PR Preview" w:date="2026-01-01T00:00:00Z">
        <w:r>
          <w:delText xml:space="preserve"> </w:delText>
        </w:r>
      </w:del>
      <w:del w:id="5015" w:author="PR Preview" w:date="2026-01-01T00:00:00Z">
        <w:r>
          <w:delText xml:space="preserve">of</w:delText>
        </w:r>
      </w:del>
      <w:del w:id="5016" w:author="PR Preview" w:date="2026-01-01T00:00:00Z">
        <w:r>
          <w:delText xml:space="preserve"> </w:delText>
        </w:r>
      </w:del>
      <w:hyperlink w:anchor="def-data-splits">
        <w:del w:id="5017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5018" w:author="PR Preview" w:date="2026-01-01T00:00:00Z">
        <w:r>
          <w:delText xml:space="preserve">,</w:delText>
        </w:r>
      </w:del>
      <w:del w:id="5019" w:author="PR Preview" w:date="2026-01-01T00:00:00Z">
        <w:r>
          <w:delText xml:space="preserve"> </w:delText>
        </w:r>
      </w:del>
      <w:del w:id="5020" w:author="PR Preview" w:date="2026-01-01T00:00:00Z">
        <w:r>
          <w:delText xml:space="preserve">the one consulted again and again,</w:delText>
        </w:r>
      </w:del>
      <w:del w:id="5021" w:author="PR Preview" w:date="2026-01-01T00:00:00Z">
        <w:r>
          <w:delText xml:space="preserve"> </w:delText>
        </w:r>
      </w:del>
      <w:del w:id="5022" w:author="PR Preview" w:date="2026-01-01T00:00:00Z">
        <w:r>
          <w:delText xml:space="preserve">and not of the test set, which stays unused until the end.</w:delText>
        </w:r>
      </w:del>
      <w:del w:id="5023" w:author="PR Preview" w:date="2026-01-01T00:00:00Z">
        <w:r>
          <w:delText xml:space="preserve"> </w:delText>
        </w:r>
      </w:del>
      <w:del w:id="5024" w:author="PR Preview" w:date="2026-01-01T00:00:00Z">
        <w:r>
          <w:delText xml:space="preserve">The cross-validation estimate of the winning model is optimistic:</w:delText>
        </w:r>
      </w:del>
      <w:del w:id="5025" w:author="PR Preview" w:date="2026-01-01T00:00:00Z">
        <w:r>
          <w:delText xml:space="preserve"> </w:delText>
        </w:r>
      </w:del>
      <w:del w:id="5026" w:author="PR Preview" w:date="2026-01-01T00:00:00Z">
        <w:r>
          <w:delText xml:space="preserve">that model won partly because the particular sample and split happened to favor it,</w:delText>
        </w:r>
      </w:del>
      <w:del w:id="5027" w:author="PR Preview" w:date="2026-01-01T00:00:00Z">
        <w:r>
          <w:delText xml:space="preserve"> </w:delText>
        </w:r>
      </w:del>
      <w:del w:id="5028" w:author="PR Preview" w:date="2026-01-01T00:00:00Z">
        <w:r>
          <w:delText xml:space="preserve">so its estimate is the smallest of several noisy estimates.</w:delText>
        </w:r>
      </w:del>
      <w:del w:id="5029" w:author="PR Preview" w:date="2026-01-01T00:00:00Z">
        <w:r>
          <w:delText xml:space="preserve"> </w:delText>
        </w:r>
      </w:del>
      <w:del w:id="5030" w:author="PR Preview" w:date="2026-01-01T00:00:00Z">
        <w:r>
          <w:delText xml:space="preserve">An honest estimate of the chosen model’s error needs data</w:delText>
        </w:r>
      </w:del>
      <w:del w:id="5031" w:author="PR Preview" w:date="2026-01-01T00:00:00Z">
        <w:r>
          <w:delText xml:space="preserve"> </w:delText>
        </w:r>
      </w:del>
      <w:del w:id="5032" w:author="PR Preview" w:date="2026-01-01T00:00:00Z">
        <w:r>
          <w:delText xml:space="preserve">that took no part in the choice</w:delText>
        </w:r>
      </w:del>
      <w:del w:id="5033" w:author="PR Preview" w:date="2026-01-01T00:00:00Z">
        <w:r>
          <w:delText xml:space="preserve"> </w:delText>
        </w:r>
      </w:del>
      <w:del w:id="5034" w:author="PR Preview" w:date="2026-01-01T00:00:00Z">
        <w:r>
          <w:delText xml:space="preserve">(Hastie et al. 2009, sec. 7.2)</w:delText>
        </w:r>
      </w:del>
      <w:del w:id="5035" w:author="PR Preview" w:date="2026-01-01T00:00:00Z">
        <w:r>
          <w:delText xml:space="preserve">,</w:delText>
        </w:r>
      </w:del>
      <w:del w:id="5036" w:author="PR Preview" w:date="2026-01-01T00:00:00Z">
        <w:r>
          <w:delText xml:space="preserve"> </w:delText>
        </w:r>
      </w:del>
      <w:del w:id="5037" w:author="PR Preview" w:date="2026-01-01T00:00:00Z">
        <w:r>
          <w:delText xml:space="preserve">such as a</w:delText>
        </w:r>
      </w:del>
      <w:del w:id="5038" w:author="PR Preview" w:date="2026-01-01T00:00:00Z">
        <w:r>
          <w:delText xml:space="preserve"> </w:delText>
        </w:r>
      </w:del>
      <w:hyperlink w:anchor="def-test-set">
        <w:del w:id="5039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5040" w:author="PR Preview" w:date="2026-01-01T00:00:00Z">
        <w:r>
          <w:delText xml:space="preserve">,</w:delText>
        </w:r>
      </w:del>
      <w:del w:id="5041" w:author="PR Preview" w:date="2026-01-01T00:00:00Z">
        <w:r>
          <w:delText xml:space="preserve"> </w:delText>
        </w:r>
      </w:del>
      <w:del w:id="5042" w:author="PR Preview" w:date="2026-01-01T00:00:00Z">
        <w:r>
          <w:delText xml:space="preserve">or the outer folds of</w:delText>
        </w:r>
      </w:del>
      <w:del w:id="5043" w:author="PR Preview" w:date="2026-01-01T00:00:00Z">
        <w:r>
          <w:delText xml:space="preserve"> </w:delText>
        </w:r>
      </w:del>
      <w:hyperlink w:anchor="def-nested-cv">
        <w:del w:id="5044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5045" w:author="PR Preview" w:date="2026-01-01T00:00:00Z">
        <w:r>
          <w:delText xml:space="preserve">.</w:delText>
        </w:r>
      </w:del>
    </w:p>
    <w:p>
      <w:pPr>
        <w:pStyle w:val="BodyText"/>
      </w:pPr>
      <w:del w:id="5046" w:author="PR Preview" w:date="2026-01-01T00:00:00Z">
        <w:r>
          <w:rPr>
            <w:b/>
            <w:bCs/>
          </w:rPr>
          <w:delText xml:space="preserve">Definition 50 (Fold-based standard error)</w:delText>
        </w:r>
      </w:del>
      <w:del w:id="5047" w:author="PR Preview" w:date="2026-01-01T00:00:00Z">
        <w:r>
          <w:delText xml:space="preserve"> </w:delText>
        </w:r>
      </w:del>
      <w:del w:id="5048" w:author="PR Preview" w:date="2026-01-01T00:00:00Z">
        <w:r>
          <w:delText xml:space="preserve">The</w:delText>
        </w:r>
      </w:del>
      <w:del w:id="5049" w:author="PR Preview" w:date="2026-01-01T00:00:00Z">
        <w:r>
          <w:delText xml:space="preserve"> </w:delText>
        </w:r>
      </w:del>
      <w:del w:id="5050" w:author="PR Preview" w:date="2026-01-01T00:00:00Z">
        <w:r>
          <w:rPr>
            <w:b/>
            <w:bCs/>
          </w:rPr>
          <w:delText xml:space="preserve">fold-based standard error</w:delText>
        </w:r>
      </w:del>
      <w:del w:id="505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052" w:author="PR Preview" w:date="2026-01-01T00:00:00Z">
        <w:r>
          <w:delText xml:space="preserve"> </w:delText>
        </w:r>
      </w:del>
      <w:del w:id="5053" w:author="PR Preview" w:date="2026-01-01T00:00:00Z">
        <w:r>
          <w:delText xml:space="preserve">of a</w:delText>
        </w:r>
      </w:del>
      <w:del w:id="5054" w:author="PR Preview" w:date="2026-01-01T00:00:00Z">
        <w:r>
          <w:delText xml:space="preserve"> </w:delText>
        </w:r>
      </w:del>
      <m:oMath>
        <m:r>
          <m:t>k</m:t>
        </m:r>
      </m:oMath>
      <w:del w:id="5055" w:author="PR Preview" w:date="2026-01-01T00:00:00Z">
        <w:r>
          <w:delText xml:space="preserve">-fold</w:delText>
        </w:r>
      </w:del>
      <w:del w:id="5056" w:author="PR Preview" w:date="2026-01-01T00:00:00Z">
        <w:r>
          <w:delText xml:space="preserve"> </w:delText>
        </w:r>
      </w:del>
      <w:hyperlink w:anchor="def-cv-estimate">
        <w:del w:id="505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058" w:author="PR Preview" w:date="2026-01-01T00:00:00Z">
        <w:r>
          <w:delText xml:space="preserve"> </w:delText>
        </w:r>
      </w:del>
      <w:del w:id="5059" w:author="PR Preview" w:date="2026-01-01T00:00:00Z">
        <w:r>
          <w:delText xml:space="preserve">is the</w:delText>
        </w:r>
      </w:del>
      <w:del w:id="5060" w:author="PR Preview" w:date="2026-01-01T00:00:00Z">
        <w:r>
          <w:delText xml:space="preserve"> </w:delText>
        </w:r>
      </w:del>
      <w:hyperlink r:id="rId260">
        <w:del w:id="5061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5062" w:author="PR Preview" w:date="2026-01-01T00:00:00Z">
        <w:r>
          <w:delText xml:space="preserve"> </w:delText>
        </w:r>
      </w:del>
      <w:del w:id="5063" w:author="PR Preview" w:date="2026-01-01T00:00:00Z">
        <w:r>
          <w:delText xml:space="preserve">of the</w:delText>
        </w:r>
      </w:del>
      <w:del w:id="5064" w:author="PR Preview" w:date="2026-01-01T00:00:00Z">
        <w:r>
          <w:delText xml:space="preserve"> </w:delText>
        </w:r>
      </w:del>
      <m:oMath>
        <m:r>
          <m:t>k</m:t>
        </m:r>
      </m:oMath>
      <w:del w:id="5065" w:author="PR Preview" w:date="2026-01-01T00:00:00Z">
        <w:r>
          <w:delText xml:space="preserve"> </w:delText>
        </w:r>
      </w:del>
      <w:hyperlink w:anchor="def-fold-mse">
        <w:del w:id="5066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5067" w:author="PR Preview" w:date="2026-01-01T00:00:00Z">
        <w:r>
          <w:delText xml:space="preserve">,</w:delText>
        </w:r>
      </w:del>
      <w:del w:id="5068" w:author="PR Preview" w:date="2026-01-01T00:00:00Z">
        <w:r>
          <w:delText xml:space="preserve"> </w:delText>
        </w:r>
      </w:del>
      <w:del w:id="5069" w:author="PR Preview" w:date="2026-01-01T00:00:00Z">
        <w:r>
          <w:delText xml:space="preserve">divided by</w:delText>
        </w:r>
      </w:del>
      <w:del w:id="5070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5071" w:author="PR Preview" w:date="2026-01-01T00:00:00Z">
        <w:r>
          <w:delText xml:space="preserve">:</w:delText>
        </w:r>
      </w:del>
    </w:p>
    <w:p>
      <w:pPr>
        <w:pStyle w:val="BodyText"/>
      </w:pPr>
      <w:bookmarkStart w:id="25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57"/>
    </w:p>
    <w:p>
      <w:pPr>
        <w:pStyle w:val="FirstParagraph"/>
      </w:pPr>
      <w:del w:id="5072" w:author="PR Preview" w:date="2026-01-01T00:00:00Z">
        <w:r>
          <w:rPr>
            <w:i/>
            <w:iCs/>
          </w:rPr>
          <w:delText xml:space="preserve">Remark 37</w:delText>
        </w:r>
      </w:del>
      <w:del w:id="5073" w:author="PR Preview" w:date="2026-01-01T00:00:00Z">
        <w:r>
          <w:delText xml:space="preserve"> (Source: Fold-based standard error). </w:delText>
        </w:r>
      </w:del>
      <w:del w:id="5074" w:author="PR Preview" w:date="2026-01-01T00:00:00Z">
        <w:r>
          <w:delText xml:space="preserve">Hastie et al. (2009, sec. 7.10.1)</w:delText>
        </w:r>
      </w:del>
      <w:del w:id="5075" w:author="PR Preview" w:date="2026-01-01T00:00:00Z">
        <w:r>
          <w:delText xml:space="preserve">, who call the result a standard error.</w:delText>
        </w:r>
      </w:del>
    </w:p>
    <w:p>
      <w:pPr>
        <w:pStyle w:val="BodyText"/>
      </w:pPr>
      <w:del w:id="5076" w:author="PR Preview" w:date="2026-01-01T00:00:00Z">
        <w:r>
          <w:rPr>
            <w:i/>
            <w:iCs/>
          </w:rPr>
          <w:delText xml:space="preserve">Remark 38</w:delText>
        </w:r>
      </w:del>
      <w:del w:id="5077" w:author="PR Preview" w:date="2026-01-01T00:00:00Z">
        <w:r>
          <w:delText xml:space="preserve"> (The fold-based standard error is only a rough guide). </w:delText>
        </w:r>
      </w:del>
      <w:del w:id="5078" w:author="PR Preview" w:date="2026-01-01T00:00:00Z">
        <w:r>
          <w:delText xml:space="preserve">Hastie et al. (2009, sec. 7.10.1)</w:delText>
        </w:r>
      </w:del>
      <w:del w:id="5079" w:author="PR Preview" w:date="2026-01-01T00:00:00Z">
        <w:r>
          <w:delText xml:space="preserve"> </w:delText>
        </w:r>
      </w:del>
      <w:del w:id="5080" w:author="PR Preview" w:date="2026-01-01T00:00:00Z">
        <w:r>
          <w:delText xml:space="preserve">draw standard-error bars</w:delText>
        </w:r>
      </w:del>
      <w:del w:id="5081" w:author="PR Preview" w:date="2026-01-01T00:00:00Z">
        <w:r>
          <w:delText xml:space="preserve"> </w:delText>
        </w:r>
      </w:del>
      <w:del w:id="5082" w:author="PR Preview" w:date="2026-01-01T00:00:00Z">
        <w:r>
          <w:delText xml:space="preserve">computed from the per-fold errors as in</w:delText>
        </w:r>
      </w:del>
      <w:del w:id="5083" w:author="PR Preview" w:date="2026-01-01T00:00:00Z">
        <w:r>
          <w:delText xml:space="preserve"> </w:delText>
        </w:r>
      </w:del>
      <w:hyperlink w:anchor="eq-cv-se">
        <w:del w:id="5084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5085" w:author="PR Preview" w:date="2026-01-01T00:00:00Z">
        <w:r>
          <w:delText xml:space="preserve">.</w:delText>
        </w:r>
      </w:del>
      <w:del w:id="5086" w:author="PR Preview" w:date="2026-01-01T00:00:00Z">
        <w:r>
          <w:delText xml:space="preserve"> </w:delText>
        </w:r>
      </w:del>
      <w:del w:id="5087" w:author="PR Preview" w:date="2026-01-01T00:00:00Z">
        <w:r>
          <w:delText xml:space="preserve">That formula treats the</w:delText>
        </w:r>
      </w:del>
      <w:del w:id="5088" w:author="PR Preview" w:date="2026-01-01T00:00:00Z">
        <w:r>
          <w:delText xml:space="preserve"> </w:delText>
        </w:r>
      </w:del>
      <m:oMath>
        <m:r>
          <m:t>k</m:t>
        </m:r>
      </m:oMath>
      <w:del w:id="5089" w:author="PR Preview" w:date="2026-01-01T00:00:00Z">
        <w:r>
          <w:delText xml:space="preserve"> </w:delText>
        </w:r>
      </w:del>
      <w:del w:id="5090" w:author="PR Preview" w:date="2026-01-01T00:00:00Z">
        <w:r>
          <w:delText xml:space="preserve">fold errors</w:delText>
        </w:r>
      </w:del>
      <w:del w:id="5091" w:author="PR Preview" w:date="2026-01-01T00:00:00Z">
        <w:r>
          <w:delText xml:space="preserve"> </w:delText>
        </w:r>
      </w:del>
      <w:del w:id="5092" w:author="PR Preview" w:date="2026-01-01T00:00:00Z">
        <w:r>
          <w:delText xml:space="preserve">as if they were independent,</w:delText>
        </w:r>
      </w:del>
      <w:del w:id="5093" w:author="PR Preview" w:date="2026-01-01T00:00:00Z">
        <w:r>
          <w:delText xml:space="preserve"> </w:delText>
        </w:r>
      </w:del>
      <w:del w:id="5094" w:author="PR Preview" w:date="2026-01-01T00:00:00Z">
        <w:r>
          <w:delText xml:space="preserve">which they are not:</w:delText>
        </w:r>
      </w:del>
      <w:del w:id="5095" w:author="PR Preview" w:date="2026-01-01T00:00:00Z">
        <w:r>
          <w:delText xml:space="preserve"> </w:delText>
        </w:r>
      </w:del>
      <w:del w:id="5096" w:author="PR Preview" w:date="2026-01-01T00:00:00Z">
        <w:r>
          <w:delText xml:space="preserve">every pair of folds shares</w:delText>
        </w:r>
      </w:del>
      <w:del w:id="509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5098" w:author="PR Preview" w:date="2026-01-01T00:00:00Z">
        <w:r>
          <w:delText xml:space="preserve"> </w:delText>
        </w:r>
      </w:del>
      <w:del w:id="5099" w:author="PR Preview" w:date="2026-01-01T00:00:00Z">
        <w:r>
          <w:delText xml:space="preserve">folds of training data.</w:delText>
        </w:r>
      </w:del>
      <w:del w:id="5100" w:author="PR Preview" w:date="2026-01-01T00:00:00Z">
        <w:r>
          <w:delText xml:space="preserve"> </w:delText>
        </w:r>
      </w:del>
      <w:del w:id="5101" w:author="PR Preview" w:date="2026-01-01T00:00:00Z">
        <w:r>
          <w:delText xml:space="preserve">So</w:delText>
        </w:r>
      </w:del>
      <w:del w:id="510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103" w:author="PR Preview" w:date="2026-01-01T00:00:00Z">
        <w:r>
          <w:delText xml:space="preserve"> </w:delText>
        </w:r>
      </w:del>
      <w:del w:id="5104" w:author="PR Preview" w:date="2026-01-01T00:00:00Z">
        <w:r>
          <w:delText xml:space="preserve">is a rough indication</w:delText>
        </w:r>
      </w:del>
      <w:del w:id="5105" w:author="PR Preview" w:date="2026-01-01T00:00:00Z">
        <w:r>
          <w:delText xml:space="preserve"> </w:delText>
        </w:r>
      </w:del>
      <w:del w:id="5106" w:author="PR Preview" w:date="2026-01-01T00:00:00Z">
        <w:r>
          <w:delText xml:space="preserve">of how much</w:delText>
        </w:r>
      </w:del>
      <w:del w:id="510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108" w:author="PR Preview" w:date="2026-01-01T00:00:00Z">
        <w:r>
          <w:delText xml:space="preserve"> </w:delText>
        </w:r>
      </w:del>
      <w:del w:id="5109" w:author="PR Preview" w:date="2026-01-01T00:00:00Z">
        <w:r>
          <w:delText xml:space="preserve">might change with a different sample,</w:delText>
        </w:r>
      </w:del>
      <w:del w:id="5110" w:author="PR Preview" w:date="2026-01-01T00:00:00Z">
        <w:r>
          <w:delText xml:space="preserve"> </w:delText>
        </w:r>
      </w:del>
      <w:del w:id="5111" w:author="PR Preview" w:date="2026-01-01T00:00:00Z">
        <w:r>
          <w:delText xml:space="preserve">not a</w:delText>
        </w:r>
      </w:del>
      <w:del w:id="5112" w:author="PR Preview" w:date="2026-01-01T00:00:00Z">
        <w:r>
          <w:delText xml:space="preserve"> </w:delText>
        </w:r>
      </w:del>
      <w:hyperlink r:id="rId264">
        <w:del w:id="5113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5114" w:author="PR Preview" w:date="2026-01-01T00:00:00Z">
        <w:r>
          <w:delText xml:space="preserve"> </w:delText>
        </w:r>
      </w:del>
      <w:del w:id="5115" w:author="PR Preview" w:date="2026-01-01T00:00:00Z">
        <w:r>
          <w:delText xml:space="preserve">of</w:delText>
        </w:r>
      </w:del>
      <w:del w:id="511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117" w:author="PR Preview" w:date="2026-01-01T00:00:00Z">
        <w:r>
          <w:delText xml:space="preserve">.</w:delText>
        </w:r>
      </w:del>
    </w:p>
    <w:p>
      <w:pPr>
        <w:pStyle w:val="BodyText"/>
      </w:pPr>
      <w:del w:id="5118" w:author="PR Preview" w:date="2026-01-01T00:00:00Z">
        <w:r>
          <w:rPr>
            <w:b/>
            <w:bCs/>
          </w:rPr>
          <w:delText xml:space="preserve">Definition 51 (Fold mean squared error of a named procedure)</w:delText>
        </w:r>
      </w:del>
      <w:del w:id="5119" w:author="PR Preview" w:date="2026-01-01T00:00:00Z">
        <w:r>
          <w:delText xml:space="preserve"> </w:delText>
        </w:r>
      </w:del>
      <w:del w:id="5120" w:author="PR Preview" w:date="2026-01-01T00:00:00Z">
        <w:r>
          <w:delText xml:space="preserve">The</w:delText>
        </w:r>
      </w:del>
      <w:del w:id="5121" w:author="PR Preview" w:date="2026-01-01T00:00:00Z">
        <w:r>
          <w:delText xml:space="preserve"> </w:delText>
        </w:r>
      </w:del>
      <w:del w:id="5122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5123" w:author="PR Preview" w:date="2026-01-01T00:00:00Z">
        <w:r>
          <w:delText xml:space="preserve"> </w:delText>
        </w:r>
      </w:del>
      <m:oMath>
        <m:r>
          <m:t>g</m:t>
        </m:r>
      </m:oMath>
      <w:del w:id="5124" w:author="PR Preview" w:date="2026-01-01T00:00:00Z">
        <w:r>
          <w:delText xml:space="preserve"> </w:delText>
        </w:r>
      </w:del>
      <w:del w:id="5125" w:author="PR Preview" w:date="2026-01-01T00:00:00Z">
        <w:r>
          <w:delText xml:space="preserve">for</w:delText>
        </w:r>
      </w:del>
      <w:del w:id="5126" w:author="PR Preview" w:date="2026-01-01T00:00:00Z">
        <w:r>
          <w:delText xml:space="preserve"> </w:delText>
        </w:r>
      </w:del>
      <w:hyperlink w:anchor="def-folds">
        <w:del w:id="512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512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129" w:author="PR Preview" w:date="2026-01-01T00:00:00Z">
        <w:r>
          <w:delText xml:space="preserve"> </w:delText>
        </w:r>
      </w:del>
      <w:del w:id="5130" w:author="PR Preview" w:date="2026-01-01T00:00:00Z">
        <w:r>
          <w:delText xml:space="preserve">of a training set</w:delText>
        </w:r>
      </w:del>
      <w:del w:id="51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132" w:author="PR Preview" w:date="2026-01-01T00:00:00Z">
        <w:r>
          <w:delText xml:space="preserve">, indexed by</w:delText>
        </w:r>
      </w:del>
      <w:del w:id="5133" w:author="PR Preview" w:date="2026-01-01T00:00:00Z">
        <w:r>
          <w:delText xml:space="preserve"> </w:delText>
        </w:r>
      </w:del>
      <m:oMath>
        <m:r>
          <m:t>I</m:t>
        </m:r>
      </m:oMath>
      <w:del w:id="5134" w:author="PR Preview" w:date="2026-01-01T00:00:00Z">
        <w:r>
          <w:delText xml:space="preserve">,</w:delText>
        </w:r>
      </w:del>
      <w:del w:id="5135" w:author="PR Preview" w:date="2026-01-01T00:00:00Z">
        <w:r>
          <w:delText xml:space="preserve"> </w:delText>
        </w:r>
      </w:del>
      <w:del w:id="5136" w:author="PR Preview" w:date="2026-01-01T00:00:00Z">
        <w:r>
          <w:delText xml:space="preserve">is the</w:delText>
        </w:r>
      </w:del>
      <w:del w:id="5137" w:author="PR Preview" w:date="2026-01-01T00:00:00Z">
        <w:r>
          <w:delText xml:space="preserve"> </w:delText>
        </w:r>
      </w:del>
      <w:hyperlink w:anchor="def-fold-mse">
        <w:del w:id="5138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5139" w:author="PR Preview" w:date="2026-01-01T00:00:00Z">
        <w:r>
          <w:delText xml:space="preserve"> </w:delText>
        </w:r>
      </w:del>
      <w:del w:id="5140" w:author="PR Preview" w:date="2026-01-01T00:00:00Z">
        <w:r>
          <w:delText xml:space="preserve">computed with the</w:delText>
        </w:r>
      </w:del>
      <w:del w:id="5141" w:author="PR Preview" w:date="2026-01-01T00:00:00Z">
        <w:r>
          <w:delText xml:space="preserve"> </w:delText>
        </w:r>
      </w:del>
      <w:hyperlink w:anchor="def-fold-out-rule">
        <w:del w:id="514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5143" w:author="PR Preview" w:date="2026-01-01T00:00:00Z">
        <w:r>
          <w:delText xml:space="preserve"> </w:delText>
        </w:r>
      </w:del>
      <w:del w:id="5144" w:author="PR Preview" w:date="2026-01-01T00:00:00Z">
        <w:r>
          <w:delText xml:space="preserve">that</w:delText>
        </w:r>
      </w:del>
      <w:del w:id="5145" w:author="PR Preview" w:date="2026-01-01T00:00:00Z">
        <w:r>
          <w:delText xml:space="preserve"> </w:delText>
        </w:r>
      </w:del>
      <m:oMath>
        <m:r>
          <m:t>g</m:t>
        </m:r>
      </m:oMath>
      <w:del w:id="5146" w:author="PR Preview" w:date="2026-01-01T00:00:00Z">
        <w:r>
          <w:delText xml:space="preserve"> </w:delText>
        </w:r>
      </w:del>
      <w:del w:id="5147" w:author="PR Preview" w:date="2026-01-01T00:00:00Z">
        <w:r>
          <w:delText xml:space="preserve">produces:</w:delText>
        </w:r>
      </w:del>
    </w:p>
    <w:p>
      <w:pPr>
        <w:pStyle w:val="BodyText"/>
      </w:pPr>
      <w:bookmarkStart w:id="26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2"/>
    </w:p>
    <w:p>
      <w:pPr>
        <w:pStyle w:val="FirstParagraph"/>
      </w:pPr>
      <w:del w:id="5148" w:author="PR Preview" w:date="2026-01-01T00:00:00Z">
        <w:r>
          <w:rPr>
            <w:b/>
            <w:bCs/>
          </w:rPr>
          <w:delText xml:space="preserve">Definition 52 (Fold-based standard error of a named procedure)</w:delText>
        </w:r>
      </w:del>
      <w:del w:id="5149" w:author="PR Preview" w:date="2026-01-01T00:00:00Z">
        <w:r>
          <w:delText xml:space="preserve"> </w:delText>
        </w:r>
      </w:del>
      <w:del w:id="5150" w:author="PR Preview" w:date="2026-01-01T00:00:00Z">
        <w:r>
          <w:delText xml:space="preserve">The</w:delText>
        </w:r>
      </w:del>
      <w:del w:id="5151" w:author="PR Preview" w:date="2026-01-01T00:00:00Z">
        <w:r>
          <w:delText xml:space="preserve"> </w:delText>
        </w:r>
      </w:del>
      <w:del w:id="5152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5153" w:author="PR Preview" w:date="2026-01-01T00:00:00Z">
        <w:r>
          <w:delText xml:space="preserve"> </w:delText>
        </w:r>
      </w:del>
      <m:oMath>
        <m:r>
          <m:t>g</m:t>
        </m:r>
      </m:oMath>
      <w:del w:id="5154" w:author="PR Preview" w:date="2026-01-01T00:00:00Z">
        <w:r>
          <w:delText xml:space="preserve"> </w:delText>
        </w:r>
      </w:del>
      <w:del w:id="5155" w:author="PR Preview" w:date="2026-01-01T00:00:00Z">
        <w:r>
          <w:delText xml:space="preserve">on a training set</w:delText>
        </w:r>
      </w:del>
      <w:del w:id="515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157" w:author="PR Preview" w:date="2026-01-01T00:00:00Z">
        <w:r>
          <w:delText xml:space="preserve">,</w:delText>
        </w:r>
      </w:del>
      <w:del w:id="5158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5159" w:author="PR Preview" w:date="2026-01-01T00:00:00Z">
        <w:r>
          <w:delText xml:space="preserve">,</w:delText>
        </w:r>
      </w:del>
      <w:del w:id="5160" w:author="PR Preview" w:date="2026-01-01T00:00:00Z">
        <w:r>
          <w:delText xml:space="preserve"> </w:delText>
        </w:r>
      </w:del>
      <w:del w:id="5161" w:author="PR Preview" w:date="2026-01-01T00:00:00Z">
        <w:r>
          <w:delText xml:space="preserve">is the</w:delText>
        </w:r>
      </w:del>
      <w:del w:id="5162" w:author="PR Preview" w:date="2026-01-01T00:00:00Z">
        <w:r>
          <w:delText xml:space="preserve"> </w:delText>
        </w:r>
      </w:del>
      <w:hyperlink w:anchor="def-cv-se">
        <w:del w:id="5163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5164" w:author="PR Preview" w:date="2026-01-01T00:00:00Z">
        <w:r>
          <w:delText xml:space="preserve"> </w:delText>
        </w:r>
      </w:del>
      <w:del w:id="5165" w:author="PR Preview" w:date="2026-01-01T00:00:00Z">
        <w:r>
          <w:delText xml:space="preserve">computed from the</w:delText>
        </w:r>
      </w:del>
      <w:del w:id="5166" w:author="PR Preview" w:date="2026-01-01T00:00:00Z">
        <w:r>
          <w:delText xml:space="preserve"> </w:delText>
        </w:r>
      </w:del>
      <w:hyperlink w:anchor="def-fold-mse-indexed">
        <w:del w:id="5167" w:author="PR Preview" w:date="2026-01-01T00:00:00Z">
          <w:r>
            <w:rPr>
              <w:rStyle w:val="Hyperlink"/>
            </w:rPr>
            <w:delText xml:space="preserve">fold sMSEs of</w:delText>
          </w:r>
        </w:del>
        <w:del w:id="5168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5169" w:author="PR Preview" w:date="2026-01-01T00:00:00Z">
        <w:r>
          <w:delText xml:space="preserve">:</w:delText>
        </w:r>
      </w:del>
    </w:p>
    <w:p>
      <w:pPr>
        <w:pStyle w:val="BodyText"/>
      </w:pPr>
      <w:bookmarkStart w:id="26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64"/>
    </w:p>
    <w:p>
      <w:pPr>
        <w:pStyle w:val="FirstParagraph"/>
      </w:pPr>
      <w:del w:id="5170" w:author="PR Preview" w:date="2026-01-01T00:00:00Z">
        <w:r>
          <w:rPr>
            <w:b/>
            <w:bCs/>
          </w:rPr>
          <w:delText xml:space="preserve">Definition 53 (One-standard-error rule)</w:delText>
        </w:r>
      </w:del>
      <w:del w:id="5171" w:author="PR Preview" w:date="2026-01-01T00:00:00Z">
        <w:r>
          <w:delText xml:space="preserve"> </w:delText>
        </w:r>
      </w:del>
      <w:del w:id="5172" w:author="PR Preview" w:date="2026-01-01T00:00:00Z">
        <w:r>
          <w:delText xml:space="preserve">Let</w:delText>
        </w:r>
      </w:del>
      <w:del w:id="517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5174" w:author="PR Preview" w:date="2026-01-01T00:00:00Z">
        <w:r>
          <w:delText xml:space="preserve"> </w:delText>
        </w:r>
      </w:del>
      <w:del w:id="5175" w:author="PR Preview" w:date="2026-01-01T00:00:00Z">
        <w:r>
          <w:delText xml:space="preserve">be candidate</w:delText>
        </w:r>
      </w:del>
      <w:del w:id="5176" w:author="PR Preview" w:date="2026-01-01T00:00:00Z">
        <w:r>
          <w:delText xml:space="preserve"> </w:delText>
        </w:r>
      </w:del>
      <w:hyperlink w:anchor="def-fitting-procedure">
        <w:del w:id="5177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5178" w:author="PR Preview" w:date="2026-01-01T00:00:00Z">
        <w:r>
          <w:delText xml:space="preserve">,</w:delText>
        </w:r>
      </w:del>
      <w:del w:id="5179" w:author="PR Preview" w:date="2026-01-01T00:00:00Z">
        <w:r>
          <w:delText xml:space="preserve"> </w:delText>
        </w:r>
      </w:del>
      <w:del w:id="5180" w:author="PR Preview" w:date="2026-01-01T00:00:00Z">
        <w:r>
          <w:delText xml:space="preserve">each</w:delText>
        </w:r>
      </w:del>
      <w:del w:id="5181" w:author="PR Preview" w:date="2026-01-01T00:00:00Z">
        <w:r>
          <w:delText xml:space="preserve"> </w:delText>
        </w:r>
      </w:del>
      <w:hyperlink w:anchor="def-flexibility">
        <w:del w:id="5182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5183" w:author="PR Preview" w:date="2026-01-01T00:00:00Z">
        <w:r>
          <w:delText xml:space="preserve"> </w:delText>
        </w:r>
      </w:del>
      <w:del w:id="5184" w:author="PR Preview" w:date="2026-01-01T00:00:00Z">
        <w:r>
          <w:delText xml:space="preserve">as the one before,</w:delText>
        </w:r>
      </w:del>
      <w:del w:id="5185" w:author="PR Preview" w:date="2026-01-01T00:00:00Z">
        <w:r>
          <w:delText xml:space="preserve"> </w:delText>
        </w:r>
      </w:del>
      <w:del w:id="5186" w:author="PR Preview" w:date="2026-01-01T00:00:00Z">
        <w:r>
          <w:delText xml:space="preserve">cross-validated on a training set</w:delText>
        </w:r>
      </w:del>
      <w:del w:id="51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188" w:author="PR Preview" w:date="2026-01-01T00:00:00Z">
        <w:r>
          <w:delText xml:space="preserve"> </w:delText>
        </w:r>
      </w:del>
      <w:del w:id="5189" w:author="PR Preview" w:date="2026-01-01T00:00:00Z">
        <w:r>
          <w:delText xml:space="preserve">with the same folds,</w:delText>
        </w:r>
      </w:del>
      <w:del w:id="5190" w:author="PR Preview" w:date="2026-01-01T00:00:00Z">
        <w:r>
          <w:delText xml:space="preserve"> </w:delText>
        </w:r>
      </w:del>
      <w:del w:id="5191" w:author="PR Preview" w:date="2026-01-01T00:00:00Z">
        <w:r>
          <w:delText xml:space="preserve">and let</w:delText>
        </w:r>
      </w:del>
      <w:del w:id="519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5193" w:author="PR Preview" w:date="2026-01-01T00:00:00Z">
        <w:r>
          <w:delText xml:space="preserve"> </w:delText>
        </w:r>
      </w:del>
      <w:del w:id="5194" w:author="PR Preview" w:date="2026-01-01T00:00:00Z">
        <w:r>
          <w:delText xml:space="preserve">be the one with the smallest</w:delText>
        </w:r>
      </w:del>
      <w:del w:id="5195" w:author="PR Preview" w:date="2026-01-01T00:00:00Z">
        <w:r>
          <w:delText xml:space="preserve"> </w:delText>
        </w:r>
      </w:del>
      <w:hyperlink w:anchor="def-cv-estimate-indexed">
        <w:del w:id="5196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197" w:author="PR Preview" w:date="2026-01-01T00:00:00Z">
        <w:r>
          <w:delText xml:space="preserve">.</w:delText>
        </w:r>
      </w:del>
      <w:del w:id="5198" w:author="PR Preview" w:date="2026-01-01T00:00:00Z">
        <w:r>
          <w:delText xml:space="preserve"> </w:delText>
        </w:r>
      </w:del>
      <w:del w:id="5199" w:author="PR Preview" w:date="2026-01-01T00:00:00Z">
        <w:r>
          <w:delText xml:space="preserve">The</w:delText>
        </w:r>
      </w:del>
      <w:del w:id="5200" w:author="PR Preview" w:date="2026-01-01T00:00:00Z">
        <w:r>
          <w:delText xml:space="preserve"> </w:delText>
        </w:r>
      </w:del>
      <w:del w:id="5201" w:author="PR Preview" w:date="2026-01-01T00:00:00Z">
        <w:r>
          <w:rPr>
            <w:b/>
            <w:bCs/>
          </w:rPr>
          <w:delText xml:space="preserve">one-standard-error rule</w:delText>
        </w:r>
      </w:del>
      <w:del w:id="5202" w:author="PR Preview" w:date="2026-01-01T00:00:00Z">
        <w:r>
          <w:delText xml:space="preserve"> </w:delText>
        </w:r>
      </w:del>
      <w:del w:id="5203" w:author="PR Preview" w:date="2026-01-01T00:00:00Z">
        <w:r>
          <w:delText xml:space="preserve">chooses the smallest</w:delText>
        </w:r>
      </w:del>
      <w:del w:id="5204" w:author="PR Preview" w:date="2026-01-01T00:00:00Z">
        <w:r>
          <w:delText xml:space="preserve"> </w:delText>
        </w:r>
      </w:del>
      <m:oMath>
        <m:r>
          <m:t>l</m:t>
        </m:r>
      </m:oMath>
      <w:del w:id="5205" w:author="PR Preview" w:date="2026-01-01T00:00:00Z">
        <w:r>
          <w:delText xml:space="preserve"> </w:delText>
        </w:r>
      </w:del>
      <w:del w:id="5206" w:author="PR Preview" w:date="2026-01-01T00:00:00Z">
        <w:r>
          <w:delText xml:space="preserve">whose estimate is within one</w:delText>
        </w:r>
      </w:del>
      <w:del w:id="5207" w:author="PR Preview" w:date="2026-01-01T00:00:00Z">
        <w:r>
          <w:delText xml:space="preserve"> </w:delText>
        </w:r>
      </w:del>
      <w:hyperlink w:anchor="def-cv-se-indexed">
        <w:del w:id="5208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5209" w:author="PR Preview" w:date="2026-01-01T00:00:00Z">
        <w:r>
          <w:delText xml:space="preserve"> </w:delText>
        </w:r>
      </w:del>
      <w:del w:id="5210" w:author="PR Preview" w:date="2026-01-01T00:00:00Z">
        <w:r>
          <w:delText xml:space="preserve">of the smallest:</w:delText>
        </w:r>
      </w:del>
    </w:p>
    <w:p>
      <w:pPr>
        <w:pStyle w:val="FirstParagraph"/>
      </w:pPr>
      <w:ins w:id="5211" w:author="PR Preview" w:date="2026-01-01T00:00:00Z">
        <w:r>
          <w:rPr>
            <w:b/>
            <w:bCs/>
          </w:rPr>
          <w:t xml:space="preserve">Definition 48 (Cross-validation estimate of a named procedure)</w:t>
        </w:r>
      </w:ins>
      <w:ins w:id="5212" w:author="PR Preview" w:date="2026-01-01T00:00:00Z">
        <w:r>
          <w:t xml:space="preserve"> </w:t>
        </w:r>
      </w:ins>
      <w:ins w:id="5213" w:author="PR Preview" w:date="2026-01-01T00:00:00Z">
        <w:r>
          <w:t xml:space="preserve">Let a</w:t>
        </w:r>
      </w:ins>
      <w:ins w:id="5214" w:author="PR Preview" w:date="2026-01-01T00:00:00Z">
        <w:r>
          <w:t xml:space="preserve"> </w:t>
        </w:r>
      </w:ins>
      <w:hyperlink w:anchor="def-training-set">
        <w:ins w:id="521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2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17" w:author="PR Preview" w:date="2026-01-01T00:00:00Z">
        <w:r>
          <w:t xml:space="preserve">, indexed by</w:t>
        </w:r>
      </w:ins>
      <w:ins w:id="5218" w:author="PR Preview" w:date="2026-01-01T00:00:00Z">
        <w:r>
          <w:t xml:space="preserve"> </w:t>
        </w:r>
      </w:ins>
      <m:oMath>
        <m:r>
          <m:t>I</m:t>
        </m:r>
      </m:oMath>
      <w:ins w:id="5219" w:author="PR Preview" w:date="2026-01-01T00:00:00Z">
        <w:r>
          <w:t xml:space="preserve">,</w:t>
        </w:r>
      </w:ins>
      <w:ins w:id="5220" w:author="PR Preview" w:date="2026-01-01T00:00:00Z">
        <w:r>
          <w:t xml:space="preserve"> </w:t>
        </w:r>
      </w:ins>
      <w:ins w:id="5221" w:author="PR Preview" w:date="2026-01-01T00:00:00Z">
        <w:r>
          <w:t xml:space="preserve">be divided into</w:t>
        </w:r>
      </w:ins>
      <w:ins w:id="5222" w:author="PR Preview" w:date="2026-01-01T00:00:00Z">
        <w:r>
          <w:t xml:space="preserve"> </w:t>
        </w:r>
      </w:ins>
      <w:hyperlink w:anchor="def-folds">
        <w:ins w:id="5223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52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5225" w:author="PR Preview" w:date="2026-01-01T00:00:00Z">
        <w:r>
          <w:t xml:space="preserve">.</w:t>
        </w:r>
      </w:ins>
      <w:ins w:id="5226" w:author="PR Preview" w:date="2026-01-01T00:00:00Z">
        <w:r>
          <w:t xml:space="preserve"> </w:t>
        </w:r>
      </w:ins>
      <w:ins w:id="5227" w:author="PR Preview" w:date="2026-01-01T00:00:00Z">
        <w:r>
          <w:t xml:space="preserve">The</w:t>
        </w:r>
      </w:ins>
      <w:ins w:id="5228" w:author="PR Preview" w:date="2026-01-01T00:00:00Z">
        <w:r>
          <w:t xml:space="preserve"> </w:t>
        </w:r>
      </w:ins>
      <w:ins w:id="5229" w:author="PR Preview" w:date="2026-01-01T00:00:00Z">
        <w:r>
          <w:rPr>
            <w:b/>
            <w:bCs/>
          </w:rPr>
          <w:t xml:space="preserve">cross-validation estimate of procedure</w:t>
        </w:r>
      </w:ins>
      <w:ins w:id="5230" w:author="PR Preview" w:date="2026-01-01T00:00:00Z">
        <w:r>
          <w:t xml:space="preserve"> </w:t>
        </w:r>
      </w:ins>
      <m:oMath>
        <m:r>
          <m:t>g</m:t>
        </m:r>
      </m:oMath>
      <w:ins w:id="5231" w:author="PR Preview" w:date="2026-01-01T00:00:00Z">
        <w:r>
          <w:t xml:space="preserve"> </w:t>
        </w:r>
      </w:ins>
      <w:ins w:id="5232" w:author="PR Preview" w:date="2026-01-01T00:00:00Z">
        <w:r>
          <w:t xml:space="preserve">on</w:t>
        </w:r>
      </w:ins>
      <w:ins w:id="52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34" w:author="PR Preview" w:date="2026-01-01T00:00:00Z">
        <w:r>
          <w:t xml:space="preserve">,</w:t>
        </w:r>
      </w:ins>
      <w:ins w:id="5235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5236" w:author="PR Preview" w:date="2026-01-01T00:00:00Z">
        <w:r>
          <w:t xml:space="preserve">,</w:t>
        </w:r>
      </w:ins>
      <w:ins w:id="5237" w:author="PR Preview" w:date="2026-01-01T00:00:00Z">
        <w:r>
          <w:t xml:space="preserve"> </w:t>
        </w:r>
      </w:ins>
      <w:ins w:id="5238" w:author="PR Preview" w:date="2026-01-01T00:00:00Z">
        <w:r>
          <w:t xml:space="preserve">is the</w:t>
        </w:r>
      </w:ins>
      <w:ins w:id="5239" w:author="PR Preview" w:date="2026-01-01T00:00:00Z">
        <w:r>
          <w:t xml:space="preserve"> </w:t>
        </w:r>
      </w:ins>
      <w:hyperlink w:anchor="def-cv-estimate">
        <w:ins w:id="5240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241" w:author="PR Preview" w:date="2026-01-01T00:00:00Z">
        <w:r>
          <w:t xml:space="preserve"> </w:t>
        </w:r>
      </w:ins>
      <w:ins w:id="5242" w:author="PR Preview" w:date="2026-01-01T00:00:00Z">
        <w:r>
          <w:t xml:space="preserve">computed with</w:t>
        </w:r>
      </w:ins>
      <w:ins w:id="5243" w:author="PR Preview" w:date="2026-01-01T00:00:00Z">
        <w:r>
          <w:t xml:space="preserve"> </w:t>
        </w:r>
      </w:ins>
      <w:hyperlink w:anchor="def-fold-out-rule">
        <w:ins w:id="5244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5245" w:author="PR Preview" w:date="2026-01-01T00:00:00Z">
        <w:r>
          <w:t xml:space="preserve"> </w:t>
        </w:r>
      </w:ins>
      <w:ins w:id="5246" w:author="PR Preview" w:date="2026-01-01T00:00:00Z">
        <w:r>
          <w:t xml:space="preserve">that</w:t>
        </w:r>
      </w:ins>
      <w:ins w:id="5247" w:author="PR Preview" w:date="2026-01-01T00:00:00Z">
        <w:r>
          <w:t xml:space="preserve"> </w:t>
        </w:r>
      </w:ins>
      <m:oMath>
        <m:r>
          <m:t>g</m:t>
        </m:r>
      </m:oMath>
      <w:ins w:id="5248" w:author="PR Preview" w:date="2026-01-01T00:00:00Z">
        <w:r>
          <w:t xml:space="preserve"> </w:t>
        </w:r>
      </w:ins>
      <w:ins w:id="5249" w:author="PR Preview" w:date="2026-01-01T00:00:00Z">
        <w:r>
          <w:t xml:space="preserve">produces from</w:t>
        </w:r>
      </w:ins>
      <w:ins w:id="52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51" w:author="PR Preview" w:date="2026-01-01T00:00:00Z">
        <w:r>
          <w:t xml:space="preserve">:</w:t>
        </w:r>
      </w:ins>
    </w:p>
    <w:p>
      <w:pPr>
        <w:pStyle w:val="BodyText"/>
      </w:pPr>
      <w:bookmarkStart w:id="24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48"/>
    </w:p>
    <w:bookmarkEnd w:id="249"/>
    <w:bookmarkStart w:id="251" w:name="def-cv-choice"/>
    <w:p>
      <w:pPr>
        <w:pStyle w:val="FirstParagraph"/>
      </w:pPr>
      <w:ins w:id="5252" w:author="PR Preview" w:date="2026-01-01T00:00:00Z">
        <w:r>
          <w:rPr>
            <w:b/>
            <w:bCs/>
          </w:rPr>
          <w:t xml:space="preserve">Definition 49 (Cross-validation choice procedure)</w:t>
        </w:r>
      </w:ins>
      <w:ins w:id="5253" w:author="PR Preview" w:date="2026-01-01T00:00:00Z">
        <w:r>
          <w:t xml:space="preserve"> </w:t>
        </w:r>
      </w:ins>
      <w:ins w:id="5254" w:author="PR Preview" w:date="2026-01-01T00:00:00Z">
        <w:r>
          <w:t xml:space="preserve">Given candidate</w:t>
        </w:r>
      </w:ins>
      <w:ins w:id="5255" w:author="PR Preview" w:date="2026-01-01T00:00:00Z">
        <w:r>
          <w:t xml:space="preserve"> </w:t>
        </w:r>
      </w:ins>
      <w:hyperlink w:anchor="def-fitting-procedure">
        <w:ins w:id="5256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525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5258" w:author="PR Preview" w:date="2026-01-01T00:00:00Z">
        <w:r>
          <w:t xml:space="preserve">,</w:t>
        </w:r>
      </w:ins>
      <w:ins w:id="5259" w:author="PR Preview" w:date="2026-01-01T00:00:00Z">
        <w:r>
          <w:t xml:space="preserve"> </w:t>
        </w:r>
      </w:ins>
      <w:ins w:id="5260" w:author="PR Preview" w:date="2026-01-01T00:00:00Z">
        <w:r>
          <w:t xml:space="preserve">the</w:t>
        </w:r>
      </w:ins>
      <w:ins w:id="5261" w:author="PR Preview" w:date="2026-01-01T00:00:00Z">
        <w:r>
          <w:t xml:space="preserve"> </w:t>
        </w:r>
      </w:ins>
      <w:ins w:id="5262" w:author="PR Preview" w:date="2026-01-01T00:00:00Z">
        <w:r>
          <w:rPr>
            <w:b/>
            <w:bCs/>
          </w:rPr>
          <w:t xml:space="preserve">cross-validation choice procedure</w:t>
        </w:r>
      </w:ins>
      <w:ins w:id="5263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5264" w:author="PR Preview" w:date="2026-01-01T00:00:00Z">
        <w:r>
          <w:t xml:space="preserve"> </w:t>
        </w:r>
      </w:ins>
      <w:ins w:id="5265" w:author="PR Preview" w:date="2026-01-01T00:00:00Z">
        <w:r>
          <w:t xml:space="preserve">is the fitting procedure that,</w:t>
        </w:r>
      </w:ins>
      <w:ins w:id="5266" w:author="PR Preview" w:date="2026-01-01T00:00:00Z">
        <w:r>
          <w:t xml:space="preserve"> </w:t>
        </w:r>
      </w:ins>
      <w:ins w:id="5267" w:author="PR Preview" w:date="2026-01-01T00:00:00Z">
        <w:r>
          <w:t xml:space="preserve">applied to a</w:t>
        </w:r>
      </w:ins>
      <w:ins w:id="5268" w:author="PR Preview" w:date="2026-01-01T00:00:00Z">
        <w:r>
          <w:t xml:space="preserve"> </w:t>
        </w:r>
      </w:ins>
      <w:hyperlink w:anchor="def-training-set">
        <w:ins w:id="526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2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71" w:author="PR Preview" w:date="2026-01-01T00:00:00Z">
        <w:r>
          <w:t xml:space="preserve">,</w:t>
        </w:r>
      </w:ins>
      <w:ins w:id="5272" w:author="PR Preview" w:date="2026-01-01T00:00:00Z">
        <w:r>
          <w:t xml:space="preserve"> </w:t>
        </w:r>
      </w:ins>
      <w:ins w:id="5273" w:author="PR Preview" w:date="2026-01-01T00:00:00Z">
        <w:r>
          <w:t xml:space="preserve">divides</w:t>
        </w:r>
      </w:ins>
      <w:ins w:id="52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75" w:author="PR Preview" w:date="2026-01-01T00:00:00Z">
        <w:r>
          <w:t xml:space="preserve"> </w:t>
        </w:r>
      </w:ins>
      <w:ins w:id="5276" w:author="PR Preview" w:date="2026-01-01T00:00:00Z">
        <w:r>
          <w:t xml:space="preserve">into</w:t>
        </w:r>
      </w:ins>
      <w:ins w:id="5277" w:author="PR Preview" w:date="2026-01-01T00:00:00Z">
        <w:r>
          <w:t xml:space="preserve"> </w:t>
        </w:r>
      </w:ins>
      <m:oMath>
        <m:r>
          <m:t>k</m:t>
        </m:r>
      </m:oMath>
      <w:ins w:id="5278" w:author="PR Preview" w:date="2026-01-01T00:00:00Z">
        <w:r>
          <w:t xml:space="preserve"> </w:t>
        </w:r>
      </w:ins>
      <w:hyperlink w:anchor="def-folds">
        <w:ins w:id="5279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5280" w:author="PR Preview" w:date="2026-01-01T00:00:00Z">
        <w:r>
          <w:t xml:space="preserve">,</w:t>
        </w:r>
      </w:ins>
      <w:ins w:id="5281" w:author="PR Preview" w:date="2026-01-01T00:00:00Z">
        <w:r>
          <w:t xml:space="preserve"> </w:t>
        </w:r>
      </w:ins>
      <w:ins w:id="5282" w:author="PR Preview" w:date="2026-01-01T00:00:00Z">
        <w:r>
          <w:t xml:space="preserve">computes each candidate’s</w:t>
        </w:r>
      </w:ins>
      <w:ins w:id="5283" w:author="PR Preview" w:date="2026-01-01T00:00:00Z">
        <w:r>
          <w:t xml:space="preserve"> </w:t>
        </w:r>
      </w:ins>
      <w:hyperlink w:anchor="def-cv-estimate-indexed">
        <w:ins w:id="5284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285" w:author="PR Preview" w:date="2026-01-01T00:00:00Z">
        <w:r>
          <w:t xml:space="preserve"> </w:t>
        </w:r>
      </w:ins>
      <w:ins w:id="5286" w:author="PR Preview" w:date="2026-01-01T00:00:00Z">
        <w:r>
          <w:t xml:space="preserve">on</w:t>
        </w:r>
      </w:ins>
      <w:ins w:id="528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88" w:author="PR Preview" w:date="2026-01-01T00:00:00Z">
        <w:r>
          <w:t xml:space="preserve"> </w:t>
        </w:r>
      </w:ins>
      <w:ins w:id="5289" w:author="PR Preview" w:date="2026-01-01T00:00:00Z">
        <w:r>
          <w:t xml:space="preserve">with those folds,</w:t>
        </w:r>
      </w:ins>
      <w:ins w:id="5290" w:author="PR Preview" w:date="2026-01-01T00:00:00Z">
        <w:r>
          <w:t xml:space="preserve"> </w:t>
        </w:r>
      </w:ins>
      <w:ins w:id="5291" w:author="PR Preview" w:date="2026-01-01T00:00:00Z">
        <w:r>
          <w:t xml:space="preserve">and applies to</w:t>
        </w:r>
      </w:ins>
      <w:ins w:id="529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93" w:author="PR Preview" w:date="2026-01-01T00:00:00Z">
        <w:r>
          <w:t xml:space="preserve"> </w:t>
        </w:r>
      </w:ins>
      <w:ins w:id="5294" w:author="PR Preview" w:date="2026-01-01T00:00:00Z">
        <w:r>
          <w:t xml:space="preserve">the candidate with the smallest estimate,</w:t>
        </w:r>
      </w:ins>
      <w:ins w:id="5295" w:author="PR Preview" w:date="2026-01-01T00:00:00Z">
        <w:r>
          <w:t xml:space="preserve"> </w:t>
        </w:r>
      </w:ins>
      <w:ins w:id="5296" w:author="PR Preview" w:date="2026-01-01T00:00:00Z">
        <w:r>
          <w:t xml:space="preserve">taking the smallest</w:t>
        </w:r>
      </w:ins>
      <w:ins w:id="5297" w:author="PR Preview" w:date="2026-01-01T00:00:00Z">
        <w:r>
          <w:t xml:space="preserve"> </w:t>
        </w:r>
      </w:ins>
      <m:oMath>
        <m:r>
          <m:t>l</m:t>
        </m:r>
      </m:oMath>
      <w:ins w:id="5298" w:author="PR Preview" w:date="2026-01-01T00:00:00Z">
        <w:r>
          <w:t xml:space="preserve"> </w:t>
        </w:r>
      </w:ins>
      <w:ins w:id="5299" w:author="PR Preview" w:date="2026-01-01T00:00:00Z">
        <w:r>
          <w:t xml:space="preserve">if several tie:</w:t>
        </w:r>
      </w:ins>
    </w:p>
    <w:p>
      <w:pPr>
        <w:pStyle w:val="BodyText"/>
      </w:pPr>
      <w:bookmarkStart w:id="25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2" w:name="exm-cv-choice-inputs"/>
    <w:p>
      <w:pPr>
        <w:pStyle w:val="FirstParagraph"/>
      </w:pPr>
      <w:ins w:id="5300" w:author="PR Preview" w:date="2026-01-01T00:00:00Z">
        <w:r>
          <w:rPr>
            <w:b/>
            <w:bCs/>
          </w:rPr>
          <w:t xml:space="preserve">Example 21 (Inputs of the cross-validation choice procedure)</w:t>
        </w:r>
      </w:ins>
      <w:ins w:id="5301" w:author="PR Preview" w:date="2026-01-01T00:00:00Z">
        <w:r>
          <w:t xml:space="preserve"> </w:t>
        </w:r>
      </w:ins>
      <w:ins w:id="5302" w:author="PR Preview" w:date="2026-01-01T00:00:00Z">
        <w:r>
          <w:t xml:space="preserve">The</w:t>
        </w:r>
      </w:ins>
      <w:ins w:id="5303" w:author="PR Preview" w:date="2026-01-01T00:00:00Z">
        <w:r>
          <w:t xml:space="preserve"> </w:t>
        </w:r>
      </w:ins>
      <w:hyperlink w:anchor="def-cv-choice">
        <w:ins w:id="5304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5305" w:author="PR Preview" w:date="2026-01-01T00:00:00Z">
        <w:r>
          <w:t xml:space="preserve"> </w:t>
        </w:r>
      </w:ins>
      <m:oMath>
        <m:r>
          <m:t>g</m:t>
        </m:r>
      </m:oMath>
      <w:ins w:id="5306" w:author="PR Preview" w:date="2026-01-01T00:00:00Z">
        <w:r>
          <w:t xml:space="preserve"> </w:t>
        </w:r>
      </w:ins>
      <w:ins w:id="5307" w:author="PR Preview" w:date="2026-01-01T00:00:00Z">
        <w:r>
          <w:t xml:space="preserve">over polynomials of several degrees is specified by these inputs:</w:t>
        </w:r>
      </w:ins>
    </w:p>
    <w:p>
      <w:pPr>
        <w:pStyle w:val="Compact"/>
        <w:numPr>
          <w:ilvl w:val="0"/>
          <w:numId w:val="1018"/>
        </w:numPr>
      </w:pPr>
      <w:hyperlink w:anchor="def-model-family">
        <w:ins w:id="5308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530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5310" w:author="PR Preview" w:date="2026-01-01T00:00:00Z">
        <w:r>
          <w:t xml:space="preserve">: the polynomials of every candidate degree;</w:t>
        </w:r>
      </w:ins>
    </w:p>
    <w:p>
      <w:pPr>
        <w:pStyle w:val="Compact"/>
        <w:numPr>
          <w:ilvl w:val="0"/>
          <w:numId w:val="1018"/>
        </w:numPr>
      </w:pPr>
      <w:hyperlink w:anchor="def-objective-function">
        <w:ins w:id="5311" w:author="PR Preview" w:date="2026-01-01T00:00:00Z">
          <w:r>
            <w:rPr>
              <w:rStyle w:val="Hyperlink"/>
            </w:rPr>
            <w:t xml:space="preserve">objective function</w:t>
          </w:r>
        </w:ins>
      </w:hyperlink>
      <w:ins w:id="53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J</m:t>
        </m:r>
      </m:oMath>
      <w:ins w:id="5313" w:author="PR Preview" w:date="2026-01-01T00:00:00Z">
        <w:r>
          <w:t xml:space="preserve">: the residual sum of squares within each candidate, and the</w:t>
        </w:r>
      </w:ins>
      <w:ins w:id="5314" w:author="PR Preview" w:date="2026-01-01T00:00:00Z">
        <w:r>
          <w:t xml:space="preserve"> </w:t>
        </w:r>
      </w:ins>
      <w:hyperlink w:anchor="def-cv-estimate-indexed">
        <w:ins w:id="5315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316" w:author="PR Preview" w:date="2026-01-01T00:00:00Z">
        <w:r>
          <w:t xml:space="preserve"> </w:t>
        </w:r>
      </w:ins>
      <w:ins w:id="5317" w:author="PR Preview" w:date="2026-01-01T00:00:00Z">
        <w:r>
          <w:t xml:space="preserve">between candidates;</w:t>
        </w:r>
      </w:ins>
    </w:p>
    <w:p>
      <w:pPr>
        <w:pStyle w:val="Compact"/>
        <w:numPr>
          <w:ilvl w:val="0"/>
          <w:numId w:val="1018"/>
        </w:numPr>
      </w:pPr>
      <w:hyperlink w:anchor="def-optimization-algorithm">
        <w:ins w:id="5318" w:author="PR Preview" w:date="2026-01-01T00:00:00Z">
          <w:r>
            <w:rPr>
              <w:rStyle w:val="Hyperlink"/>
            </w:rPr>
            <w:t xml:space="preserve">optimization algorithm</w:t>
          </w:r>
        </w:ins>
      </w:hyperlink>
      <w:ins w:id="531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A</m:t>
        </m:r>
      </m:oMath>
      <w:ins w:id="5320" w:author="PR Preview" w:date="2026-01-01T00:00:00Z">
        <w:r>
          <w:t xml:space="preserve">: the normal equations for each candidate, then keeping the candidate with the smallest cross-validation estimate of its</w:t>
        </w:r>
      </w:ins>
      <w:ins w:id="5321" w:author="PR Preview" w:date="2026-01-01T00:00:00Z">
        <w:r>
          <w:t xml:space="preserve"> </w:t>
        </w:r>
      </w:ins>
      <w:hyperlink w:anchor="def-expected-generalization-error">
        <w:ins w:id="5322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532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532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8"/>
        </w:numPr>
      </w:pPr>
      <w:hyperlink w:anchor="def-random-seed">
        <w:ins w:id="5325" w:author="PR Preview" w:date="2026-01-01T00:00:00Z">
          <w:r>
            <w:rPr>
              <w:rStyle w:val="Hyperlink"/>
            </w:rPr>
            <w:t xml:space="preserve">random seed</w:t>
          </w:r>
        </w:ins>
      </w:hyperlink>
      <w:ins w:id="5326" w:author="PR Preview" w:date="2026-01-01T00:00:00Z">
        <w:r>
          <w:t xml:space="preserve"> </w:t>
        </w:r>
      </w:ins>
      <m:oMath>
        <m:r>
          <m:rPr>
            <m:scr m:val="fraktur"/>
            <m:sty m:val="p"/>
          </m:rPr>
          <m:t>s</m:t>
        </m:r>
      </m:oMath>
      <w:ins w:id="5327" w:author="PR Preview" w:date="2026-01-01T00:00:00Z">
        <w:r>
          <w:t xml:space="preserve">: fixes the random</w:t>
        </w:r>
      </w:ins>
      <w:ins w:id="5328" w:author="PR Preview" w:date="2026-01-01T00:00:00Z">
        <w:r>
          <w:t xml:space="preserve"> </w:t>
        </w:r>
      </w:ins>
      <w:hyperlink w:anchor="def-fold-assignment">
        <w:ins w:id="5329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5330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8"/>
        </w:numPr>
      </w:pPr>
      <w:hyperlink w:anchor="def-tuning-parameter">
        <w:ins w:id="5331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5332" w:author="PR Preview" w:date="2026-01-01T00:00:00Z">
        <w:r>
          <w:t xml:space="preserve"> </w:t>
        </w:r>
      </w:ins>
      <m:oMath>
        <m:r>
          <m:t>λ</m:t>
        </m:r>
      </m:oMath>
      <w:ins w:id="5333" w:author="PR Preview" w:date="2026-01-01T00:00:00Z">
        <w:r>
          <w:t xml:space="preserve">: none, since cross-validation chooses the degree;</w:t>
        </w:r>
      </w:ins>
    </w:p>
    <w:p>
      <w:pPr>
        <w:pStyle w:val="Compact"/>
        <w:numPr>
          <w:ilvl w:val="0"/>
          <w:numId w:val="1018"/>
        </w:numPr>
      </w:pPr>
      <w:hyperlink w:anchor="def-preprocessing">
        <w:ins w:id="5334" w:author="PR Preview" w:date="2026-01-01T00:00:00Z">
          <w:r>
            <w:rPr>
              <w:rStyle w:val="Hyperlink"/>
            </w:rPr>
            <w:t xml:space="preserve">preprocessing</w:t>
          </w:r>
        </w:ins>
      </w:hyperlink>
      <w:ins w:id="5335" w:author="PR Preview" w:date="2026-01-01T00:00:00Z">
        <w:r>
          <w:t xml:space="preserve"> </w:t>
        </w:r>
      </w:ins>
      <m:oMath>
        <m:r>
          <m:t>ϕ</m:t>
        </m:r>
      </m:oMath>
      <w:ins w:id="5336" w:author="PR Preview" w:date="2026-01-01T00:00:00Z">
        <w:r>
          <w:t xml:space="preserve">: none.</w:t>
        </w:r>
      </w:ins>
    </w:p>
    <w:bookmarkEnd w:id="252"/>
    <w:bookmarkStart w:id="254" w:name="def-nested-cv"/>
    <w:p>
      <w:pPr>
        <w:pStyle w:val="FirstParagraph"/>
      </w:pPr>
      <w:ins w:id="5337" w:author="PR Preview" w:date="2026-01-01T00:00:00Z">
        <w:r>
          <w:rPr>
            <w:b/>
            <w:bCs/>
          </w:rPr>
          <w:t xml:space="preserve">Definition 50 (Nested cross-validation)</w:t>
        </w:r>
      </w:ins>
      <w:ins w:id="5338" w:author="PR Preview" w:date="2026-01-01T00:00:00Z">
        <w:r>
          <w:t xml:space="preserve"> </w:t>
        </w:r>
      </w:ins>
      <w:ins w:id="5339" w:author="PR Preview" w:date="2026-01-01T00:00:00Z">
        <w:r>
          <w:rPr>
            <w:b/>
            <w:bCs/>
          </w:rPr>
          <w:t xml:space="preserve">Nested cross-validation</w:t>
        </w:r>
      </w:ins>
      <w:ins w:id="5340" w:author="PR Preview" w:date="2026-01-01T00:00:00Z">
        <w:r>
          <w:t xml:space="preserve"> </w:t>
        </w:r>
      </w:ins>
      <w:ins w:id="5341" w:author="PR Preview" w:date="2026-01-01T00:00:00Z">
        <w:r>
          <w:t xml:space="preserve">is</w:t>
        </w:r>
      </w:ins>
      <w:ins w:id="5342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5343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5344" w:author="PR Preview" w:date="2026-01-01T00:00:00Z">
        <w:r>
          <w:t xml:space="preserve"> </w:t>
        </w:r>
      </w:ins>
      <w:ins w:id="5345" w:author="PR Preview" w:date="2026-01-01T00:00:00Z">
        <w:r>
          <w:t xml:space="preserve">of the</w:t>
        </w:r>
      </w:ins>
      <w:ins w:id="5346" w:author="PR Preview" w:date="2026-01-01T00:00:00Z">
        <w:r>
          <w:t xml:space="preserve"> </w:t>
        </w:r>
      </w:ins>
      <w:hyperlink w:anchor="def-cv-choice">
        <w:ins w:id="5347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5348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5349" w:author="PR Preview" w:date="2026-01-01T00:00:00Z">
        <w:r>
          <w:t xml:space="preserve">:</w:t>
        </w:r>
      </w:ins>
      <w:ins w:id="5350" w:author="PR Preview" w:date="2026-01-01T00:00:00Z">
        <w:r>
          <w:t xml:space="preserve"> </w:t>
        </w:r>
      </w:ins>
      <w:ins w:id="5351" w:author="PR Preview" w:date="2026-01-01T00:00:00Z">
        <w:r>
          <w:t xml:space="preserve">its estimate on a training set</w:t>
        </w:r>
      </w:ins>
      <w:ins w:id="535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353" w:author="PR Preview" w:date="2026-01-01T00:00:00Z">
        <w:r>
          <w:t xml:space="preserve"> </w:t>
        </w:r>
      </w:ins>
      <w:ins w:id="5354" w:author="PR Preview" w:date="2026-01-01T00:00:00Z">
        <w:r>
          <w:t xml:space="preserve">is</w:t>
        </w:r>
      </w:ins>
    </w:p>
    <w:p>
      <w:pPr>
        <w:pStyle w:val="BodyText"/>
      </w:pPr>
      <w:bookmarkStart w:id="25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3"/>
    </w:p>
    <w:bookmarkEnd w:id="254"/>
    <w:bookmarkStart w:id="255" w:name="rem-source-nested-cv"/>
    <w:p>
      <w:pPr>
        <w:pStyle w:val="FirstParagraph"/>
      </w:pPr>
      <w:ins w:id="5355" w:author="PR Preview" w:date="2026-01-01T00:00:00Z">
        <w:r>
          <w:rPr>
            <w:i/>
            <w:iCs/>
          </w:rPr>
          <w:t xml:space="preserve">Remark 33</w:t>
        </w:r>
      </w:ins>
      <w:ins w:id="5356" w:author="PR Preview" w:date="2026-01-01T00:00:00Z">
        <w:r>
          <w:t xml:space="preserve"> (Source: Nested cross-validation). </w:t>
        </w:r>
      </w:ins>
      <w:ins w:id="5357" w:author="PR Preview" w:date="2026-01-01T00:00:00Z">
        <w:r>
          <w:t xml:space="preserve">Hastie et al. (2009, sec. 7.10.2)</w:t>
        </w:r>
      </w:ins>
      <w:ins w:id="5358" w:author="PR Preview" w:date="2026-01-01T00:00:00Z">
        <w:r>
          <w:t xml:space="preserve"> </w:t>
        </w:r>
      </w:ins>
      <w:ins w:id="5359" w:author="PR Preview" w:date="2026-01-01T00:00:00Z">
        <w:r>
          <w:t xml:space="preserve">for cross-validating every step of a procedure,</w:t>
        </w:r>
      </w:ins>
      <w:ins w:id="5360" w:author="PR Preview" w:date="2026-01-01T00:00:00Z">
        <w:r>
          <w:t xml:space="preserve"> </w:t>
        </w:r>
      </w:ins>
      <w:ins w:id="5361" w:author="PR Preview" w:date="2026-01-01T00:00:00Z">
        <w:r>
          <w:t xml:space="preserve">choices included.</w:t>
        </w:r>
      </w:ins>
    </w:p>
    <w:bookmarkEnd w:id="255"/>
    <w:bookmarkStart w:id="256" w:name="rem-nested-cv"/>
    <w:p>
      <w:pPr>
        <w:pStyle w:val="BodyText"/>
      </w:pPr>
      <w:ins w:id="5362" w:author="PR Preview" w:date="2026-01-01T00:00:00Z">
        <w:r>
          <w:rPr>
            <w:i/>
            <w:iCs/>
          </w:rPr>
          <w:t xml:space="preserve">Remark 34</w:t>
        </w:r>
      </w:ins>
      <w:ins w:id="5363" w:author="PR Preview" w:date="2026-01-01T00:00:00Z">
        <w:r>
          <w:t xml:space="preserve"> (What is nested). </w:t>
        </w:r>
      </w:ins>
      <w:ins w:id="5364" w:author="PR Preview" w:date="2026-01-01T00:00:00Z">
        <w:r>
          <w:t xml:space="preserve">Each fold-out rule of</w:t>
        </w:r>
      </w:ins>
      <w:ins w:id="5365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5366" w:author="PR Preview" w:date="2026-01-01T00:00:00Z">
        <w:r>
          <w:t xml:space="preserve"> </w:t>
        </w:r>
      </w:ins>
      <w:ins w:id="5367" w:author="PR Preview" w:date="2026-01-01T00:00:00Z">
        <w:r>
          <w:t xml:space="preserve">is computed from the observations outside one outer</w:t>
        </w:r>
      </w:ins>
      <w:ins w:id="5368" w:author="PR Preview" w:date="2026-01-01T00:00:00Z">
        <w:r>
          <w:t xml:space="preserve"> </w:t>
        </w:r>
      </w:ins>
      <w:hyperlink w:anchor="def-folds">
        <w:ins w:id="536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53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5371" w:author="PR Preview" w:date="2026-01-01T00:00:00Z">
        <w:r>
          <w:t xml:space="preserve">,</w:t>
        </w:r>
      </w:ins>
      <w:ins w:id="5372" w:author="PR Preview" w:date="2026-01-01T00:00:00Z">
        <w:r>
          <w:t xml:space="preserve"> </w:t>
        </w:r>
      </w:ins>
      <w:ins w:id="5373" w:author="PR Preview" w:date="2026-01-01T00:00:00Z">
        <w:r>
          <w:t xml:space="preserve">so the whole choice,</w:t>
        </w:r>
      </w:ins>
      <w:ins w:id="5374" w:author="PR Preview" w:date="2026-01-01T00:00:00Z">
        <w:r>
          <w:t xml:space="preserve"> </w:t>
        </w:r>
      </w:ins>
      <w:ins w:id="5375" w:author="PR Preview" w:date="2026-01-01T00:00:00Z">
        <w:r>
          <w:t xml:space="preserve">including the cross-validation that</w:t>
        </w:r>
      </w:ins>
      <w:ins w:id="5376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5377" w:author="PR Preview" w:date="2026-01-01T00:00:00Z">
        <w:r>
          <w:t xml:space="preserve"> </w:t>
        </w:r>
      </w:ins>
      <w:ins w:id="5378" w:author="PR Preview" w:date="2026-01-01T00:00:00Z">
        <w:r>
          <w:t xml:space="preserve">runs inside those observations,</w:t>
        </w:r>
      </w:ins>
      <w:ins w:id="5379" w:author="PR Preview" w:date="2026-01-01T00:00:00Z">
        <w:r>
          <w:t xml:space="preserve"> </w:t>
        </w:r>
      </w:ins>
      <w:ins w:id="5380" w:author="PR Preview" w:date="2026-01-01T00:00:00Z">
        <w:r>
          <w:t xml:space="preserve">never sees</w:t>
        </w:r>
      </w:ins>
      <w:ins w:id="53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5382" w:author="PR Preview" w:date="2026-01-01T00:00:00Z">
        <w:r>
          <w:t xml:space="preserve">.</w:t>
        </w:r>
      </w:ins>
      <w:ins w:id="5383" w:author="PR Preview" w:date="2026-01-01T00:00:00Z">
        <w:r>
          <w:t xml:space="preserve"> </w:t>
        </w:r>
      </w:ins>
      <w:ins w:id="5384" w:author="PR Preview" w:date="2026-01-01T00:00:00Z">
        <w:r>
          <w:t xml:space="preserve">That inner cross-validation is the nested one.</w:t>
        </w:r>
      </w:ins>
    </w:p>
    <w:bookmarkEnd w:id="256"/>
    <w:bookmarkStart w:id="259" w:name="rem-cv-winner-optimistic"/>
    <w:p>
      <w:pPr>
        <w:pStyle w:val="BodyText"/>
      </w:pPr>
      <w:ins w:id="5385" w:author="PR Preview" w:date="2026-01-01T00:00:00Z">
        <w:r>
          <w:rPr>
            <w:i/>
            <w:iCs/>
          </w:rPr>
          <w:t xml:space="preserve">Remark 35</w:t>
        </w:r>
      </w:ins>
      <w:ins w:id="5386" w:author="PR Preview" w:date="2026-01-01T00:00:00Z">
        <w:r>
          <w:t xml:space="preserve"> (Cross-validation replaces the validation set, not the test set). </w:t>
        </w:r>
      </w:ins>
      <w:ins w:id="5387" w:author="PR Preview" w:date="2026-01-01T00:00:00Z">
        <w:r>
          <w:t xml:space="preserve">Used to choose between models,</w:t>
        </w:r>
      </w:ins>
      <w:ins w:id="5388" w:author="PR Preview" w:date="2026-01-01T00:00:00Z">
        <w:r>
          <w:t xml:space="preserve"> </w:t>
        </w:r>
      </w:ins>
      <w:ins w:id="5389" w:author="PR Preview" w:date="2026-01-01T00:00:00Z">
        <w:r>
          <w:t xml:space="preserve">cross-validation takes the place of the</w:t>
        </w:r>
      </w:ins>
      <w:ins w:id="5390" w:author="PR Preview" w:date="2026-01-01T00:00:00Z">
        <w:r>
          <w:t xml:space="preserve"> </w:t>
        </w:r>
      </w:ins>
      <w:ins w:id="5391" w:author="PR Preview" w:date="2026-01-01T00:00:00Z">
        <w:r>
          <w:rPr>
            <w:i/>
            <w:iCs/>
          </w:rPr>
          <w:t xml:space="preserve">validation</w:t>
        </w:r>
      </w:ins>
      <w:ins w:id="5392" w:author="PR Preview" w:date="2026-01-01T00:00:00Z">
        <w:r>
          <w:t xml:space="preserve"> </w:t>
        </w:r>
      </w:ins>
      <w:ins w:id="5393" w:author="PR Preview" w:date="2026-01-01T00:00:00Z">
        <w:r>
          <w:t xml:space="preserve">set</w:t>
        </w:r>
      </w:ins>
      <w:ins w:id="5394" w:author="PR Preview" w:date="2026-01-01T00:00:00Z">
        <w:r>
          <w:t xml:space="preserve"> </w:t>
        </w:r>
      </w:ins>
      <w:ins w:id="5395" w:author="PR Preview" w:date="2026-01-01T00:00:00Z">
        <w:r>
          <w:t xml:space="preserve">of</w:t>
        </w:r>
      </w:ins>
      <w:ins w:id="5396" w:author="PR Preview" w:date="2026-01-01T00:00:00Z">
        <w:r>
          <w:t xml:space="preserve"> </w:t>
        </w:r>
      </w:ins>
      <w:hyperlink w:anchor="def-data-splits">
        <w:ins w:id="5397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5398" w:author="PR Preview" w:date="2026-01-01T00:00:00Z">
        <w:r>
          <w:t xml:space="preserve">,</w:t>
        </w:r>
      </w:ins>
      <w:ins w:id="5399" w:author="PR Preview" w:date="2026-01-01T00:00:00Z">
        <w:r>
          <w:t xml:space="preserve"> </w:t>
        </w:r>
      </w:ins>
      <w:ins w:id="5400" w:author="PR Preview" w:date="2026-01-01T00:00:00Z">
        <w:r>
          <w:t xml:space="preserve">the one consulted again and again,</w:t>
        </w:r>
      </w:ins>
      <w:ins w:id="5401" w:author="PR Preview" w:date="2026-01-01T00:00:00Z">
        <w:r>
          <w:t xml:space="preserve"> </w:t>
        </w:r>
      </w:ins>
      <w:ins w:id="5402" w:author="PR Preview" w:date="2026-01-01T00:00:00Z">
        <w:r>
          <w:t xml:space="preserve">and not of the test set, which stays unused until the end.</w:t>
        </w:r>
      </w:ins>
      <w:ins w:id="5403" w:author="PR Preview" w:date="2026-01-01T00:00:00Z">
        <w:r>
          <w:t xml:space="preserve"> </w:t>
        </w:r>
      </w:ins>
      <w:ins w:id="5404" w:author="PR Preview" w:date="2026-01-01T00:00:00Z">
        <w:r>
          <w:t xml:space="preserve">The cross-validation estimate of the winning model is optimistic:</w:t>
        </w:r>
      </w:ins>
      <w:ins w:id="5405" w:author="PR Preview" w:date="2026-01-01T00:00:00Z">
        <w:r>
          <w:t xml:space="preserve"> </w:t>
        </w:r>
      </w:ins>
      <w:ins w:id="5406" w:author="PR Preview" w:date="2026-01-01T00:00:00Z">
        <w:r>
          <w:t xml:space="preserve">that model won partly because the particular sample and split happened to favor it,</w:t>
        </w:r>
      </w:ins>
      <w:ins w:id="5407" w:author="PR Preview" w:date="2026-01-01T00:00:00Z">
        <w:r>
          <w:t xml:space="preserve"> </w:t>
        </w:r>
      </w:ins>
      <w:ins w:id="5408" w:author="PR Preview" w:date="2026-01-01T00:00:00Z">
        <w:r>
          <w:t xml:space="preserve">so its estimate is the smallest of several noisy estimates.</w:t>
        </w:r>
      </w:ins>
      <w:ins w:id="5409" w:author="PR Preview" w:date="2026-01-01T00:00:00Z">
        <w:r>
          <w:t xml:space="preserve"> </w:t>
        </w:r>
      </w:ins>
      <w:ins w:id="5410" w:author="PR Preview" w:date="2026-01-01T00:00:00Z">
        <w:r>
          <w:t xml:space="preserve">An honest estimate of the chosen model’s error needs data</w:t>
        </w:r>
      </w:ins>
      <w:ins w:id="5411" w:author="PR Preview" w:date="2026-01-01T00:00:00Z">
        <w:r>
          <w:t xml:space="preserve"> </w:t>
        </w:r>
      </w:ins>
      <w:ins w:id="5412" w:author="PR Preview" w:date="2026-01-01T00:00:00Z">
        <w:r>
          <w:t xml:space="preserve">that took no part in the choice</w:t>
        </w:r>
      </w:ins>
      <w:ins w:id="5413" w:author="PR Preview" w:date="2026-01-01T00:00:00Z">
        <w:r>
          <w:t xml:space="preserve"> </w:t>
        </w:r>
      </w:ins>
      <w:ins w:id="5414" w:author="PR Preview" w:date="2026-01-01T00:00:00Z">
        <w:r>
          <w:t xml:space="preserve">(Hastie et al. 2009, sec. 7.2)</w:t>
        </w:r>
      </w:ins>
      <w:ins w:id="5415" w:author="PR Preview" w:date="2026-01-01T00:00:00Z">
        <w:r>
          <w:t xml:space="preserve">,</w:t>
        </w:r>
      </w:ins>
      <w:ins w:id="5416" w:author="PR Preview" w:date="2026-01-01T00:00:00Z">
        <w:r>
          <w:t xml:space="preserve"> </w:t>
        </w:r>
      </w:ins>
      <w:ins w:id="5417" w:author="PR Preview" w:date="2026-01-01T00:00:00Z">
        <w:r>
          <w:t xml:space="preserve">such as a</w:t>
        </w:r>
      </w:ins>
      <w:ins w:id="5418" w:author="PR Preview" w:date="2026-01-01T00:00:00Z">
        <w:r>
          <w:t xml:space="preserve"> </w:t>
        </w:r>
      </w:ins>
      <w:hyperlink w:anchor="def-test-set">
        <w:ins w:id="5419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5420" w:author="PR Preview" w:date="2026-01-01T00:00:00Z">
        <w:r>
          <w:t xml:space="preserve">,</w:t>
        </w:r>
      </w:ins>
      <w:ins w:id="5421" w:author="PR Preview" w:date="2026-01-01T00:00:00Z">
        <w:r>
          <w:t xml:space="preserve"> </w:t>
        </w:r>
      </w:ins>
      <w:ins w:id="5422" w:author="PR Preview" w:date="2026-01-01T00:00:00Z">
        <w:r>
          <w:t xml:space="preserve">or the outer folds of</w:t>
        </w:r>
      </w:ins>
      <w:ins w:id="5423" w:author="PR Preview" w:date="2026-01-01T00:00:00Z">
        <w:r>
          <w:t xml:space="preserve"> </w:t>
        </w:r>
      </w:ins>
      <w:hyperlink w:anchor="def-nested-cv">
        <w:ins w:id="5424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5425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59"/>
    <w:bookmarkStart w:id="262" w:name="def-cv-se"/>
    <w:p>
      <w:pPr>
        <w:pStyle w:val="BodyText"/>
      </w:pPr>
      <w:ins w:id="5426" w:author="PR Preview" w:date="2026-01-01T00:00:00Z">
        <w:r>
          <w:rPr>
            <w:b/>
            <w:bCs/>
          </w:rPr>
          <w:t xml:space="preserve">Definition 51 (Fold-based standard error)</w:t>
        </w:r>
      </w:ins>
      <w:ins w:id="5427" w:author="PR Preview" w:date="2026-01-01T00:00:00Z">
        <w:r>
          <w:t xml:space="preserve"> </w:t>
        </w:r>
      </w:ins>
      <w:ins w:id="5428" w:author="PR Preview" w:date="2026-01-01T00:00:00Z">
        <w:r>
          <w:t xml:space="preserve">The</w:t>
        </w:r>
      </w:ins>
      <w:ins w:id="5429" w:author="PR Preview" w:date="2026-01-01T00:00:00Z">
        <w:r>
          <w:t xml:space="preserve"> </w:t>
        </w:r>
      </w:ins>
      <w:ins w:id="5430" w:author="PR Preview" w:date="2026-01-01T00:00:00Z">
        <w:r>
          <w:rPr>
            <w:b/>
            <w:bCs/>
          </w:rPr>
          <w:t xml:space="preserve">fold-based standard error</w:t>
        </w:r>
      </w:ins>
      <w:ins w:id="543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432" w:author="PR Preview" w:date="2026-01-01T00:00:00Z">
        <w:r>
          <w:t xml:space="preserve"> </w:t>
        </w:r>
      </w:ins>
      <w:ins w:id="5433" w:author="PR Preview" w:date="2026-01-01T00:00:00Z">
        <w:r>
          <w:t xml:space="preserve">of a</w:t>
        </w:r>
      </w:ins>
      <w:ins w:id="5434" w:author="PR Preview" w:date="2026-01-01T00:00:00Z">
        <w:r>
          <w:t xml:space="preserve"> </w:t>
        </w:r>
      </w:ins>
      <m:oMath>
        <m:r>
          <m:t>k</m:t>
        </m:r>
      </m:oMath>
      <w:ins w:id="5435" w:author="PR Preview" w:date="2026-01-01T00:00:00Z">
        <w:r>
          <w:t xml:space="preserve">-fold</w:t>
        </w:r>
      </w:ins>
      <w:ins w:id="5436" w:author="PR Preview" w:date="2026-01-01T00:00:00Z">
        <w:r>
          <w:t xml:space="preserve"> </w:t>
        </w:r>
      </w:ins>
      <w:hyperlink w:anchor="def-cv-estimate">
        <w:ins w:id="543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438" w:author="PR Preview" w:date="2026-01-01T00:00:00Z">
        <w:r>
          <w:t xml:space="preserve"> </w:t>
        </w:r>
      </w:ins>
      <w:ins w:id="5439" w:author="PR Preview" w:date="2026-01-01T00:00:00Z">
        <w:r>
          <w:t xml:space="preserve">is the</w:t>
        </w:r>
      </w:ins>
      <w:ins w:id="5440" w:author="PR Preview" w:date="2026-01-01T00:00:00Z">
        <w:r>
          <w:t xml:space="preserve"> </w:t>
        </w:r>
      </w:ins>
      <w:hyperlink r:id="rId260">
        <w:ins w:id="5441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5442" w:author="PR Preview" w:date="2026-01-01T00:00:00Z">
        <w:r>
          <w:t xml:space="preserve"> </w:t>
        </w:r>
      </w:ins>
      <w:ins w:id="5443" w:author="PR Preview" w:date="2026-01-01T00:00:00Z">
        <w:r>
          <w:t xml:space="preserve">of the</w:t>
        </w:r>
      </w:ins>
      <w:ins w:id="5444" w:author="PR Preview" w:date="2026-01-01T00:00:00Z">
        <w:r>
          <w:t xml:space="preserve"> </w:t>
        </w:r>
      </w:ins>
      <m:oMath>
        <m:r>
          <m:t>k</m:t>
        </m:r>
      </m:oMath>
      <w:ins w:id="5445" w:author="PR Preview" w:date="2026-01-01T00:00:00Z">
        <w:r>
          <w:t xml:space="preserve"> </w:t>
        </w:r>
      </w:ins>
      <w:hyperlink w:anchor="def-fold-mse">
        <w:ins w:id="5446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5447" w:author="PR Preview" w:date="2026-01-01T00:00:00Z">
        <w:r>
          <w:t xml:space="preserve">,</w:t>
        </w:r>
      </w:ins>
      <w:ins w:id="5448" w:author="PR Preview" w:date="2026-01-01T00:00:00Z">
        <w:r>
          <w:t xml:space="preserve"> </w:t>
        </w:r>
      </w:ins>
      <w:ins w:id="5449" w:author="PR Preview" w:date="2026-01-01T00:00:00Z">
        <w:r>
          <w:t xml:space="preserve">divided by</w:t>
        </w:r>
      </w:ins>
      <w:ins w:id="5450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5451" w:author="PR Preview" w:date="2026-01-01T00:00:00Z">
        <w:r>
          <w:t xml:space="preserve">:</w:t>
        </w:r>
      </w:ins>
    </w:p>
    <w:p>
      <w:pPr>
        <w:pStyle w:val="BodyText"/>
      </w:pPr>
      <w:bookmarkStart w:id="26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1"/>
    </w:p>
    <w:bookmarkEnd w:id="262"/>
    <w:bookmarkStart w:id="263" w:name="rem-source-cv-se"/>
    <w:p>
      <w:pPr>
        <w:pStyle w:val="FirstParagraph"/>
      </w:pPr>
      <w:ins w:id="5452" w:author="PR Preview" w:date="2026-01-01T00:00:00Z">
        <w:r>
          <w:rPr>
            <w:i/>
            <w:iCs/>
          </w:rPr>
          <w:t xml:space="preserve">Remark 36</w:t>
        </w:r>
      </w:ins>
      <w:ins w:id="5453" w:author="PR Preview" w:date="2026-01-01T00:00:00Z">
        <w:r>
          <w:t xml:space="preserve"> (Source: Fold-based standard error). </w:t>
        </w:r>
      </w:ins>
      <w:ins w:id="5454" w:author="PR Preview" w:date="2026-01-01T00:00:00Z">
        <w:r>
          <w:t xml:space="preserve">Hastie et al. (2009, sec. 7.10.1)</w:t>
        </w:r>
      </w:ins>
      <w:ins w:id="5455" w:author="PR Preview" w:date="2026-01-01T00:00:00Z">
        <w:r>
          <w:t xml:space="preserve">, who call the result a standard error.</w:t>
        </w:r>
      </w:ins>
    </w:p>
    <w:bookmarkEnd w:id="263"/>
    <w:bookmarkStart w:id="265" w:name="rem-cv-se"/>
    <w:p>
      <w:pPr>
        <w:pStyle w:val="BodyText"/>
      </w:pPr>
      <w:ins w:id="5456" w:author="PR Preview" w:date="2026-01-01T00:00:00Z">
        <w:r>
          <w:rPr>
            <w:i/>
            <w:iCs/>
          </w:rPr>
          <w:t xml:space="preserve">Remark 37</w:t>
        </w:r>
      </w:ins>
      <w:ins w:id="5457" w:author="PR Preview" w:date="2026-01-01T00:00:00Z">
        <w:r>
          <w:t xml:space="preserve"> (The fold-based standard error is only a rough guide). </w:t>
        </w:r>
      </w:ins>
      <w:ins w:id="5458" w:author="PR Preview" w:date="2026-01-01T00:00:00Z">
        <w:r>
          <w:t xml:space="preserve">Hastie et al. (2009, sec. 7.10.1)</w:t>
        </w:r>
      </w:ins>
      <w:ins w:id="5459" w:author="PR Preview" w:date="2026-01-01T00:00:00Z">
        <w:r>
          <w:t xml:space="preserve"> </w:t>
        </w:r>
      </w:ins>
      <w:ins w:id="5460" w:author="PR Preview" w:date="2026-01-01T00:00:00Z">
        <w:r>
          <w:t xml:space="preserve">draw standard-error bars</w:t>
        </w:r>
      </w:ins>
      <w:ins w:id="5461" w:author="PR Preview" w:date="2026-01-01T00:00:00Z">
        <w:r>
          <w:t xml:space="preserve"> </w:t>
        </w:r>
      </w:ins>
      <w:ins w:id="5462" w:author="PR Preview" w:date="2026-01-01T00:00:00Z">
        <w:r>
          <w:t xml:space="preserve">computed from the per-fold errors as in</w:t>
        </w:r>
      </w:ins>
      <w:ins w:id="5463" w:author="PR Preview" w:date="2026-01-01T00:00:00Z">
        <w:r>
          <w:t xml:space="preserve"> </w:t>
        </w:r>
      </w:ins>
      <w:hyperlink w:anchor="eq-cv-se">
        <w:ins w:id="5464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5465" w:author="PR Preview" w:date="2026-01-01T00:00:00Z">
        <w:r>
          <w:t xml:space="preserve">.</w:t>
        </w:r>
      </w:ins>
      <w:ins w:id="5466" w:author="PR Preview" w:date="2026-01-01T00:00:00Z">
        <w:r>
          <w:t xml:space="preserve"> </w:t>
        </w:r>
      </w:ins>
      <w:ins w:id="5467" w:author="PR Preview" w:date="2026-01-01T00:00:00Z">
        <w:r>
          <w:t xml:space="preserve">That formula treats the</w:t>
        </w:r>
      </w:ins>
      <w:ins w:id="5468" w:author="PR Preview" w:date="2026-01-01T00:00:00Z">
        <w:r>
          <w:t xml:space="preserve"> </w:t>
        </w:r>
      </w:ins>
      <m:oMath>
        <m:r>
          <m:t>k</m:t>
        </m:r>
      </m:oMath>
      <w:ins w:id="5469" w:author="PR Preview" w:date="2026-01-01T00:00:00Z">
        <w:r>
          <w:t xml:space="preserve"> </w:t>
        </w:r>
      </w:ins>
      <w:ins w:id="5470" w:author="PR Preview" w:date="2026-01-01T00:00:00Z">
        <w:r>
          <w:t xml:space="preserve">fold errors</w:t>
        </w:r>
      </w:ins>
      <w:ins w:id="5471" w:author="PR Preview" w:date="2026-01-01T00:00:00Z">
        <w:r>
          <w:t xml:space="preserve"> </w:t>
        </w:r>
      </w:ins>
      <w:ins w:id="5472" w:author="PR Preview" w:date="2026-01-01T00:00:00Z">
        <w:r>
          <w:t xml:space="preserve">as if they were independent,</w:t>
        </w:r>
      </w:ins>
      <w:ins w:id="5473" w:author="PR Preview" w:date="2026-01-01T00:00:00Z">
        <w:r>
          <w:t xml:space="preserve"> </w:t>
        </w:r>
      </w:ins>
      <w:ins w:id="5474" w:author="PR Preview" w:date="2026-01-01T00:00:00Z">
        <w:r>
          <w:t xml:space="preserve">which they are not:</w:t>
        </w:r>
      </w:ins>
      <w:ins w:id="5475" w:author="PR Preview" w:date="2026-01-01T00:00:00Z">
        <w:r>
          <w:t xml:space="preserve"> </w:t>
        </w:r>
      </w:ins>
      <w:ins w:id="5476" w:author="PR Preview" w:date="2026-01-01T00:00:00Z">
        <w:r>
          <w:t xml:space="preserve">every pair of folds shares</w:t>
        </w:r>
      </w:ins>
      <w:ins w:id="547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5478" w:author="PR Preview" w:date="2026-01-01T00:00:00Z">
        <w:r>
          <w:t xml:space="preserve"> </w:t>
        </w:r>
      </w:ins>
      <w:ins w:id="5479" w:author="PR Preview" w:date="2026-01-01T00:00:00Z">
        <w:r>
          <w:t xml:space="preserve">folds of training data.</w:t>
        </w:r>
      </w:ins>
      <w:ins w:id="5480" w:author="PR Preview" w:date="2026-01-01T00:00:00Z">
        <w:r>
          <w:t xml:space="preserve"> </w:t>
        </w:r>
      </w:ins>
      <w:ins w:id="5481" w:author="PR Preview" w:date="2026-01-01T00:00:00Z">
        <w:r>
          <w:t xml:space="preserve">So</w:t>
        </w:r>
      </w:ins>
      <w:ins w:id="548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483" w:author="PR Preview" w:date="2026-01-01T00:00:00Z">
        <w:r>
          <w:t xml:space="preserve"> </w:t>
        </w:r>
      </w:ins>
      <w:ins w:id="5484" w:author="PR Preview" w:date="2026-01-01T00:00:00Z">
        <w:r>
          <w:t xml:space="preserve">is a rough indication</w:t>
        </w:r>
      </w:ins>
      <w:ins w:id="5485" w:author="PR Preview" w:date="2026-01-01T00:00:00Z">
        <w:r>
          <w:t xml:space="preserve"> </w:t>
        </w:r>
      </w:ins>
      <w:ins w:id="5486" w:author="PR Preview" w:date="2026-01-01T00:00:00Z">
        <w:r>
          <w:t xml:space="preserve">of how much</w:t>
        </w:r>
      </w:ins>
      <w:ins w:id="548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488" w:author="PR Preview" w:date="2026-01-01T00:00:00Z">
        <w:r>
          <w:t xml:space="preserve"> </w:t>
        </w:r>
      </w:ins>
      <w:ins w:id="5489" w:author="PR Preview" w:date="2026-01-01T00:00:00Z">
        <w:r>
          <w:t xml:space="preserve">might change with a different sample,</w:t>
        </w:r>
      </w:ins>
      <w:ins w:id="5490" w:author="PR Preview" w:date="2026-01-01T00:00:00Z">
        <w:r>
          <w:t xml:space="preserve"> </w:t>
        </w:r>
      </w:ins>
      <w:ins w:id="5491" w:author="PR Preview" w:date="2026-01-01T00:00:00Z">
        <w:r>
          <w:t xml:space="preserve">not a</w:t>
        </w:r>
      </w:ins>
      <w:ins w:id="5492" w:author="PR Preview" w:date="2026-01-01T00:00:00Z">
        <w:r>
          <w:t xml:space="preserve"> </w:t>
        </w:r>
      </w:ins>
      <w:hyperlink r:id="rId264">
        <w:ins w:id="5493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5494" w:author="PR Preview" w:date="2026-01-01T00:00:00Z">
        <w:r>
          <w:t xml:space="preserve"> </w:t>
        </w:r>
      </w:ins>
      <w:ins w:id="5495" w:author="PR Preview" w:date="2026-01-01T00:00:00Z">
        <w:r>
          <w:t xml:space="preserve">of</w:t>
        </w:r>
      </w:ins>
      <w:ins w:id="549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497" w:author="PR Preview" w:date="2026-01-01T00:00:00Z">
        <w:r>
          <w:t xml:space="preserve">.</w:t>
        </w:r>
      </w:ins>
    </w:p>
    <w:bookmarkEnd w:id="265"/>
    <w:bookmarkStart w:id="267" w:name="def-fold-mse-indexed"/>
    <w:p>
      <w:pPr>
        <w:pStyle w:val="BodyText"/>
      </w:pPr>
      <w:ins w:id="5498" w:author="PR Preview" w:date="2026-01-01T00:00:00Z">
        <w:r>
          <w:rPr>
            <w:b/>
            <w:bCs/>
          </w:rPr>
          <w:t xml:space="preserve">Definition 52 (Fold mean squared error of a named procedure)</w:t>
        </w:r>
      </w:ins>
      <w:ins w:id="5499" w:author="PR Preview" w:date="2026-01-01T00:00:00Z">
        <w:r>
          <w:t xml:space="preserve"> </w:t>
        </w:r>
      </w:ins>
      <w:ins w:id="5500" w:author="PR Preview" w:date="2026-01-01T00:00:00Z">
        <w:r>
          <w:t xml:space="preserve">The</w:t>
        </w:r>
      </w:ins>
      <w:ins w:id="5501" w:author="PR Preview" w:date="2026-01-01T00:00:00Z">
        <w:r>
          <w:t xml:space="preserve"> </w:t>
        </w:r>
      </w:ins>
      <w:ins w:id="5502" w:author="PR Preview" w:date="2026-01-01T00:00:00Z">
        <w:r>
          <w:rPr>
            <w:b/>
            <w:bCs/>
          </w:rPr>
          <w:t xml:space="preserve">fold mean squared error of procedure</w:t>
        </w:r>
      </w:ins>
      <w:ins w:id="5503" w:author="PR Preview" w:date="2026-01-01T00:00:00Z">
        <w:r>
          <w:t xml:space="preserve"> </w:t>
        </w:r>
      </w:ins>
      <m:oMath>
        <m:r>
          <m:t>g</m:t>
        </m:r>
      </m:oMath>
      <w:ins w:id="5504" w:author="PR Preview" w:date="2026-01-01T00:00:00Z">
        <w:r>
          <w:t xml:space="preserve"> </w:t>
        </w:r>
      </w:ins>
      <w:ins w:id="5505" w:author="PR Preview" w:date="2026-01-01T00:00:00Z">
        <w:r>
          <w:t xml:space="preserve">for</w:t>
        </w:r>
      </w:ins>
      <w:ins w:id="5506" w:author="PR Preview" w:date="2026-01-01T00:00:00Z">
        <w:r>
          <w:t xml:space="preserve"> </w:t>
        </w:r>
      </w:ins>
      <w:hyperlink w:anchor="def-folds">
        <w:ins w:id="5507" w:author="PR Preview" w:date="2026-01-01T00:00:00Z">
          <w:r>
            <w:rPr>
              <w:rStyle w:val="Hyperlink"/>
            </w:rPr>
            <w:t xml:space="preserve">fold</w:t>
          </w:r>
        </w:ins>
      </w:hyperlink>
      <w:ins w:id="550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5509" w:author="PR Preview" w:date="2026-01-01T00:00:00Z">
        <w:r>
          <w:t xml:space="preserve"> </w:t>
        </w:r>
      </w:ins>
      <w:ins w:id="5510" w:author="PR Preview" w:date="2026-01-01T00:00:00Z">
        <w:r>
          <w:t xml:space="preserve">of a training set</w:t>
        </w:r>
      </w:ins>
      <w:ins w:id="55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512" w:author="PR Preview" w:date="2026-01-01T00:00:00Z">
        <w:r>
          <w:t xml:space="preserve">, indexed by</w:t>
        </w:r>
      </w:ins>
      <w:ins w:id="5513" w:author="PR Preview" w:date="2026-01-01T00:00:00Z">
        <w:r>
          <w:t xml:space="preserve"> </w:t>
        </w:r>
      </w:ins>
      <m:oMath>
        <m:r>
          <m:t>I</m:t>
        </m:r>
      </m:oMath>
      <w:ins w:id="5514" w:author="PR Preview" w:date="2026-01-01T00:00:00Z">
        <w:r>
          <w:t xml:space="preserve">,</w:t>
        </w:r>
      </w:ins>
      <w:ins w:id="5515" w:author="PR Preview" w:date="2026-01-01T00:00:00Z">
        <w:r>
          <w:t xml:space="preserve"> </w:t>
        </w:r>
      </w:ins>
      <w:ins w:id="5516" w:author="PR Preview" w:date="2026-01-01T00:00:00Z">
        <w:r>
          <w:t xml:space="preserve">is the</w:t>
        </w:r>
      </w:ins>
      <w:ins w:id="5517" w:author="PR Preview" w:date="2026-01-01T00:00:00Z">
        <w:r>
          <w:t xml:space="preserve"> </w:t>
        </w:r>
      </w:ins>
      <w:hyperlink w:anchor="def-fold-mse">
        <w:ins w:id="5518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5519" w:author="PR Preview" w:date="2026-01-01T00:00:00Z">
        <w:r>
          <w:t xml:space="preserve"> </w:t>
        </w:r>
      </w:ins>
      <w:ins w:id="5520" w:author="PR Preview" w:date="2026-01-01T00:00:00Z">
        <w:r>
          <w:t xml:space="preserve">computed with the</w:t>
        </w:r>
      </w:ins>
      <w:ins w:id="5521" w:author="PR Preview" w:date="2026-01-01T00:00:00Z">
        <w:r>
          <w:t xml:space="preserve"> </w:t>
        </w:r>
      </w:ins>
      <w:hyperlink w:anchor="def-fold-out-rule">
        <w:ins w:id="552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5523" w:author="PR Preview" w:date="2026-01-01T00:00:00Z">
        <w:r>
          <w:t xml:space="preserve"> </w:t>
        </w:r>
      </w:ins>
      <w:ins w:id="5524" w:author="PR Preview" w:date="2026-01-01T00:00:00Z">
        <w:r>
          <w:t xml:space="preserve">that</w:t>
        </w:r>
      </w:ins>
      <w:ins w:id="5525" w:author="PR Preview" w:date="2026-01-01T00:00:00Z">
        <w:r>
          <w:t xml:space="preserve"> </w:t>
        </w:r>
      </w:ins>
      <m:oMath>
        <m:r>
          <m:t>g</m:t>
        </m:r>
      </m:oMath>
      <w:ins w:id="5526" w:author="PR Preview" w:date="2026-01-01T00:00:00Z">
        <w:r>
          <w:t xml:space="preserve"> </w:t>
        </w:r>
      </w:ins>
      <w:ins w:id="5527" w:author="PR Preview" w:date="2026-01-01T00:00:00Z">
        <w:r>
          <w:t xml:space="preserve">produces:</w:t>
        </w:r>
      </w:ins>
    </w:p>
    <w:p>
      <w:pPr>
        <w:pStyle w:val="BodyText"/>
      </w:pPr>
      <w:bookmarkStart w:id="26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6"/>
    </w:p>
    <w:bookmarkEnd w:id="267"/>
    <w:bookmarkStart w:id="269" w:name="def-cv-se-indexed"/>
    <w:p>
      <w:pPr>
        <w:pStyle w:val="FirstParagraph"/>
      </w:pPr>
      <w:ins w:id="5528" w:author="PR Preview" w:date="2026-01-01T00:00:00Z">
        <w:r>
          <w:rPr>
            <w:b/>
            <w:bCs/>
          </w:rPr>
          <w:t xml:space="preserve">Definition 53 (Fold-based standard error of a named procedure)</w:t>
        </w:r>
      </w:ins>
      <w:ins w:id="5529" w:author="PR Preview" w:date="2026-01-01T00:00:00Z">
        <w:r>
          <w:t xml:space="preserve"> </w:t>
        </w:r>
      </w:ins>
      <w:ins w:id="5530" w:author="PR Preview" w:date="2026-01-01T00:00:00Z">
        <w:r>
          <w:t xml:space="preserve">The</w:t>
        </w:r>
      </w:ins>
      <w:ins w:id="5531" w:author="PR Preview" w:date="2026-01-01T00:00:00Z">
        <w:r>
          <w:t xml:space="preserve"> </w:t>
        </w:r>
      </w:ins>
      <w:ins w:id="5532" w:author="PR Preview" w:date="2026-01-01T00:00:00Z">
        <w:r>
          <w:rPr>
            <w:b/>
            <w:bCs/>
          </w:rPr>
          <w:t xml:space="preserve">fold-based standard error of procedure</w:t>
        </w:r>
      </w:ins>
      <w:ins w:id="5533" w:author="PR Preview" w:date="2026-01-01T00:00:00Z">
        <w:r>
          <w:t xml:space="preserve"> </w:t>
        </w:r>
      </w:ins>
      <m:oMath>
        <m:r>
          <m:t>g</m:t>
        </m:r>
      </m:oMath>
      <w:ins w:id="5534" w:author="PR Preview" w:date="2026-01-01T00:00:00Z">
        <w:r>
          <w:t xml:space="preserve"> </w:t>
        </w:r>
      </w:ins>
      <w:ins w:id="5535" w:author="PR Preview" w:date="2026-01-01T00:00:00Z">
        <w:r>
          <w:t xml:space="preserve">on a training set</w:t>
        </w:r>
      </w:ins>
      <w:ins w:id="553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537" w:author="PR Preview" w:date="2026-01-01T00:00:00Z">
        <w:r>
          <w:t xml:space="preserve">,</w:t>
        </w:r>
      </w:ins>
      <w:ins w:id="5538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5539" w:author="PR Preview" w:date="2026-01-01T00:00:00Z">
        <w:r>
          <w:t xml:space="preserve">,</w:t>
        </w:r>
      </w:ins>
      <w:ins w:id="5540" w:author="PR Preview" w:date="2026-01-01T00:00:00Z">
        <w:r>
          <w:t xml:space="preserve"> </w:t>
        </w:r>
      </w:ins>
      <w:ins w:id="5541" w:author="PR Preview" w:date="2026-01-01T00:00:00Z">
        <w:r>
          <w:t xml:space="preserve">is the</w:t>
        </w:r>
      </w:ins>
      <w:ins w:id="5542" w:author="PR Preview" w:date="2026-01-01T00:00:00Z">
        <w:r>
          <w:t xml:space="preserve"> </w:t>
        </w:r>
      </w:ins>
      <w:hyperlink w:anchor="def-cv-se">
        <w:ins w:id="5543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5544" w:author="PR Preview" w:date="2026-01-01T00:00:00Z">
        <w:r>
          <w:t xml:space="preserve"> </w:t>
        </w:r>
      </w:ins>
      <w:ins w:id="5545" w:author="PR Preview" w:date="2026-01-01T00:00:00Z">
        <w:r>
          <w:t xml:space="preserve">computed from the</w:t>
        </w:r>
      </w:ins>
      <w:ins w:id="5546" w:author="PR Preview" w:date="2026-01-01T00:00:00Z">
        <w:r>
          <w:t xml:space="preserve"> </w:t>
        </w:r>
      </w:ins>
      <w:hyperlink w:anchor="def-fold-mse-indexed">
        <w:ins w:id="5547" w:author="PR Preview" w:date="2026-01-01T00:00:00Z">
          <w:r>
            <w:rPr>
              <w:rStyle w:val="Hyperlink"/>
            </w:rPr>
            <w:t xml:space="preserve">fold sMSEs of</w:t>
          </w:r>
        </w:ins>
        <w:ins w:id="5548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5549" w:author="PR Preview" w:date="2026-01-01T00:00:00Z">
        <w:r>
          <w:t xml:space="preserve">:</w:t>
        </w:r>
      </w:ins>
    </w:p>
    <w:p>
      <w:pPr>
        <w:pStyle w:val="BodyText"/>
      </w:pPr>
      <w:bookmarkStart w:id="26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one-se-rule"/>
    <w:p>
      <w:pPr>
        <w:pStyle w:val="FirstParagraph"/>
      </w:pPr>
      <w:ins w:id="5550" w:author="PR Preview" w:date="2026-01-01T00:00:00Z">
        <w:r>
          <w:rPr>
            <w:b/>
            <w:bCs/>
          </w:rPr>
          <w:t xml:space="preserve">Definition 54 (One-standard-error rule)</w:t>
        </w:r>
      </w:ins>
      <w:ins w:id="5551" w:author="PR Preview" w:date="2026-01-01T00:00:00Z">
        <w:r>
          <w:t xml:space="preserve"> </w:t>
        </w:r>
      </w:ins>
      <w:ins w:id="5552" w:author="PR Preview" w:date="2026-01-01T00:00:00Z">
        <w:r>
          <w:t xml:space="preserve">Let</w:t>
        </w:r>
      </w:ins>
      <w:ins w:id="555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5554" w:author="PR Preview" w:date="2026-01-01T00:00:00Z">
        <w:r>
          <w:t xml:space="preserve"> </w:t>
        </w:r>
      </w:ins>
      <w:ins w:id="5555" w:author="PR Preview" w:date="2026-01-01T00:00:00Z">
        <w:r>
          <w:t xml:space="preserve">be candidate</w:t>
        </w:r>
      </w:ins>
      <w:ins w:id="5556" w:author="PR Preview" w:date="2026-01-01T00:00:00Z">
        <w:r>
          <w:t xml:space="preserve"> </w:t>
        </w:r>
      </w:ins>
      <w:hyperlink w:anchor="def-fitting-procedure">
        <w:ins w:id="5557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5558" w:author="PR Preview" w:date="2026-01-01T00:00:00Z">
        <w:r>
          <w:t xml:space="preserve">,</w:t>
        </w:r>
      </w:ins>
      <w:ins w:id="5559" w:author="PR Preview" w:date="2026-01-01T00:00:00Z">
        <w:r>
          <w:t xml:space="preserve"> </w:t>
        </w:r>
      </w:ins>
      <w:ins w:id="5560" w:author="PR Preview" w:date="2026-01-01T00:00:00Z">
        <w:r>
          <w:t xml:space="preserve">each</w:t>
        </w:r>
      </w:ins>
      <w:ins w:id="5561" w:author="PR Preview" w:date="2026-01-01T00:00:00Z">
        <w:r>
          <w:t xml:space="preserve"> </w:t>
        </w:r>
      </w:ins>
      <w:hyperlink w:anchor="def-flexibility">
        <w:ins w:id="5562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5563" w:author="PR Preview" w:date="2026-01-01T00:00:00Z">
        <w:r>
          <w:t xml:space="preserve"> </w:t>
        </w:r>
      </w:ins>
      <w:ins w:id="5564" w:author="PR Preview" w:date="2026-01-01T00:00:00Z">
        <w:r>
          <w:t xml:space="preserve">as the one before,</w:t>
        </w:r>
      </w:ins>
      <w:ins w:id="5565" w:author="PR Preview" w:date="2026-01-01T00:00:00Z">
        <w:r>
          <w:t xml:space="preserve"> </w:t>
        </w:r>
      </w:ins>
      <w:ins w:id="5566" w:author="PR Preview" w:date="2026-01-01T00:00:00Z">
        <w:r>
          <w:t xml:space="preserve">cross-validated on a training set</w:t>
        </w:r>
      </w:ins>
      <w:ins w:id="55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568" w:author="PR Preview" w:date="2026-01-01T00:00:00Z">
        <w:r>
          <w:t xml:space="preserve"> </w:t>
        </w:r>
      </w:ins>
      <w:ins w:id="5569" w:author="PR Preview" w:date="2026-01-01T00:00:00Z">
        <w:r>
          <w:t xml:space="preserve">with the same folds,</w:t>
        </w:r>
      </w:ins>
      <w:ins w:id="5570" w:author="PR Preview" w:date="2026-01-01T00:00:00Z">
        <w:r>
          <w:t xml:space="preserve"> </w:t>
        </w:r>
      </w:ins>
      <w:ins w:id="5571" w:author="PR Preview" w:date="2026-01-01T00:00:00Z">
        <w:r>
          <w:t xml:space="preserve">and let</w:t>
        </w:r>
      </w:ins>
      <w:ins w:id="557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5573" w:author="PR Preview" w:date="2026-01-01T00:00:00Z">
        <w:r>
          <w:t xml:space="preserve"> </w:t>
        </w:r>
      </w:ins>
      <w:ins w:id="5574" w:author="PR Preview" w:date="2026-01-01T00:00:00Z">
        <w:r>
          <w:t xml:space="preserve">be the one with the smallest</w:t>
        </w:r>
      </w:ins>
      <w:ins w:id="5575" w:author="PR Preview" w:date="2026-01-01T00:00:00Z">
        <w:r>
          <w:t xml:space="preserve"> </w:t>
        </w:r>
      </w:ins>
      <w:hyperlink w:anchor="def-cv-estimate-indexed">
        <w:ins w:id="5576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577" w:author="PR Preview" w:date="2026-01-01T00:00:00Z">
        <w:r>
          <w:t xml:space="preserve">.</w:t>
        </w:r>
      </w:ins>
      <w:ins w:id="5578" w:author="PR Preview" w:date="2026-01-01T00:00:00Z">
        <w:r>
          <w:t xml:space="preserve"> </w:t>
        </w:r>
      </w:ins>
      <w:ins w:id="5579" w:author="PR Preview" w:date="2026-01-01T00:00:00Z">
        <w:r>
          <w:t xml:space="preserve">The</w:t>
        </w:r>
      </w:ins>
      <w:ins w:id="5580" w:author="PR Preview" w:date="2026-01-01T00:00:00Z">
        <w:r>
          <w:t xml:space="preserve"> </w:t>
        </w:r>
      </w:ins>
      <w:ins w:id="5581" w:author="PR Preview" w:date="2026-01-01T00:00:00Z">
        <w:r>
          <w:rPr>
            <w:b/>
            <w:bCs/>
          </w:rPr>
          <w:t xml:space="preserve">one-standard-error rule</w:t>
        </w:r>
      </w:ins>
      <w:ins w:id="5582" w:author="PR Preview" w:date="2026-01-01T00:00:00Z">
        <w:r>
          <w:t xml:space="preserve"> </w:t>
        </w:r>
      </w:ins>
      <w:ins w:id="5583" w:author="PR Preview" w:date="2026-01-01T00:00:00Z">
        <w:r>
          <w:t xml:space="preserve">chooses the smallest</w:t>
        </w:r>
      </w:ins>
      <w:ins w:id="5584" w:author="PR Preview" w:date="2026-01-01T00:00:00Z">
        <w:r>
          <w:t xml:space="preserve"> </w:t>
        </w:r>
      </w:ins>
      <m:oMath>
        <m:r>
          <m:t>l</m:t>
        </m:r>
      </m:oMath>
      <w:ins w:id="5585" w:author="PR Preview" w:date="2026-01-01T00:00:00Z">
        <w:r>
          <w:t xml:space="preserve"> </w:t>
        </w:r>
      </w:ins>
      <w:ins w:id="5586" w:author="PR Preview" w:date="2026-01-01T00:00:00Z">
        <w:r>
          <w:t xml:space="preserve">whose estimate is within one</w:t>
        </w:r>
      </w:ins>
      <w:ins w:id="5587" w:author="PR Preview" w:date="2026-01-01T00:00:00Z">
        <w:r>
          <w:t xml:space="preserve"> </w:t>
        </w:r>
      </w:ins>
      <w:hyperlink w:anchor="def-cv-se-indexed">
        <w:ins w:id="5588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5589" w:author="PR Preview" w:date="2026-01-01T00:00:00Z">
        <w:r>
          <w:t xml:space="preserve"> </w:t>
        </w:r>
      </w:ins>
      <w:ins w:id="5590" w:author="PR Preview" w:date="2026-01-01T00:00:00Z">
        <w:r>
          <w:t xml:space="preserve">of the smallest:</w:t>
        </w:r>
      </w:ins>
    </w:p>
    <w:p>
      <w:pPr>
        <w:pStyle w:val="BodyText"/>
      </w:pPr>
      <w:bookmarkStart w:id="27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71"/>
    <w:bookmarkStart w:id="276" w:name="exm-one-se-rule"/>
    <w:p>
      <w:pPr>
        <w:pStyle w:val="BodyText"/>
      </w:pPr>
      <w:del w:id="5591" w:author="PR Preview" w:date="2026-01-01T00:00:00Z">
        <w:r>
          <w:rPr>
            <w:b/>
            <w:bCs/>
          </w:rPr>
          <w:delText xml:space="preserve">Example 19 (The one-standard-error rule for the simulated polynomials)</w:delText>
        </w:r>
      </w:del>
      <w:del w:id="5592" w:author="PR Preview" w:date="2026-01-01T00:00:00Z">
        <w:r>
          <w:delText xml:space="preserve"> </w:delText>
        </w:r>
      </w:del>
      <w:del w:id="5593" w:author="PR Preview" w:date="2026-01-01T00:00:00Z">
        <w:r>
          <w:delText xml:space="preserve">This example applies 10-fold cross-validation</w:delText>
        </w:r>
      </w:del>
      <w:del w:id="5594" w:author="PR Preview" w:date="2026-01-01T00:00:00Z">
        <w:r>
          <w:delText xml:space="preserve"> </w:delText>
        </w:r>
      </w:del>
      <w:del w:id="5595" w:author="PR Preview" w:date="2026-01-01T00:00:00Z">
        <w:r>
          <w:delText xml:space="preserve">to the simulated training set of</w:delText>
        </w:r>
      </w:del>
      <w:del w:id="5596" w:author="PR Preview" w:date="2026-01-01T00:00:00Z">
        <w:r>
          <w:delText xml:space="preserve"> </w:delText>
        </w:r>
      </w:del>
      <w:hyperlink w:anchor="exm-train-test-error-simulated">
        <w:del w:id="5597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5598" w:author="PR Preview" w:date="2026-01-01T00:00:00Z">
        <w:r>
          <w:delText xml:space="preserve">,</w:delText>
        </w:r>
      </w:del>
      <w:del w:id="5599" w:author="PR Preview" w:date="2026-01-01T00:00:00Z">
        <w:r>
          <w:delText xml:space="preserve"> </w:delText>
        </w:r>
      </w:del>
      <w:del w:id="5600" w:author="PR Preview" w:date="2026-01-01T00:00:00Z">
        <w:r>
          <w:delText xml:space="preserve">records the sMSE in each fold,</w:delText>
        </w:r>
      </w:del>
      <w:del w:id="5601" w:author="PR Preview" w:date="2026-01-01T00:00:00Z">
        <w:r>
          <w:delText xml:space="preserve"> </w:delText>
        </w:r>
      </w:del>
      <w:del w:id="5602" w:author="PR Preview" w:date="2026-01-01T00:00:00Z">
        <w:r>
          <w:delText xml:space="preserve">and applies</w:delText>
        </w:r>
      </w:del>
      <w:del w:id="5603" w:author="PR Preview" w:date="2026-01-01T00:00:00Z">
        <w:r>
          <w:delText xml:space="preserve"> </w:delText>
        </w:r>
      </w:del>
      <w:hyperlink w:anchor="def-one-se-rule">
        <w:del w:id="5604" w:author="PR Preview" w:date="2026-01-01T00:00:00Z">
          <w:r>
            <w:rPr>
              <w:rStyle w:val="Hyperlink"/>
            </w:rPr>
            <w:delText xml:space="preserve">Definition 53</w:delText>
          </w:r>
        </w:del>
      </w:hyperlink>
      <w:del w:id="5605" w:author="PR Preview" w:date="2026-01-01T00:00:00Z">
        <w:r>
          <w:delText xml:space="preserve"> </w:delText>
        </w:r>
      </w:del>
      <w:del w:id="5606" w:author="PR Preview" w:date="2026-01-01T00:00:00Z">
        <w:r>
          <w:delText xml:space="preserve">to the ten degrees.</w:delText>
        </w:r>
      </w:del>
    </w:p>
    <w:p>
      <w:pPr>
        <w:pStyle w:val="BodyText"/>
      </w:pPr>
      <w:ins w:id="5607" w:author="PR Preview" w:date="2026-01-01T00:00:00Z">
        <w:r>
          <w:rPr>
            <w:b/>
            <w:bCs/>
          </w:rPr>
          <w:t xml:space="preserve">Example 22 (The one-standard-error rule for the simulated polynomials)</w:t>
        </w:r>
      </w:ins>
      <w:ins w:id="5608" w:author="PR Preview" w:date="2026-01-01T00:00:00Z">
        <w:r>
          <w:t xml:space="preserve"> </w:t>
        </w:r>
      </w:ins>
      <w:ins w:id="5609" w:author="PR Preview" w:date="2026-01-01T00:00:00Z">
        <w:r>
          <w:t xml:space="preserve">This example applies 10-fold cross-validation</w:t>
        </w:r>
      </w:ins>
      <w:ins w:id="5610" w:author="PR Preview" w:date="2026-01-01T00:00:00Z">
        <w:r>
          <w:t xml:space="preserve"> </w:t>
        </w:r>
      </w:ins>
      <w:ins w:id="5611" w:author="PR Preview" w:date="2026-01-01T00:00:00Z">
        <w:r>
          <w:t xml:space="preserve">to the simulated training set of</w:t>
        </w:r>
      </w:ins>
      <w:ins w:id="5612" w:author="PR Preview" w:date="2026-01-01T00:00:00Z">
        <w:r>
          <w:t xml:space="preserve"> </w:t>
        </w:r>
      </w:ins>
      <w:hyperlink w:anchor="exm-train-test-error-simulated">
        <w:ins w:id="5613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5614" w:author="PR Preview" w:date="2026-01-01T00:00:00Z">
        <w:r>
          <w:t xml:space="preserve">,</w:t>
        </w:r>
      </w:ins>
      <w:ins w:id="5615" w:author="PR Preview" w:date="2026-01-01T00:00:00Z">
        <w:r>
          <w:t xml:space="preserve"> </w:t>
        </w:r>
      </w:ins>
      <w:ins w:id="5616" w:author="PR Preview" w:date="2026-01-01T00:00:00Z">
        <w:r>
          <w:t xml:space="preserve">records the sMSE in each fold,</w:t>
        </w:r>
      </w:ins>
      <w:ins w:id="5617" w:author="PR Preview" w:date="2026-01-01T00:00:00Z">
        <w:r>
          <w:t xml:space="preserve"> </w:t>
        </w:r>
      </w:ins>
      <w:ins w:id="5618" w:author="PR Preview" w:date="2026-01-01T00:00:00Z">
        <w:r>
          <w:t xml:space="preserve">and applies</w:t>
        </w:r>
      </w:ins>
      <w:ins w:id="5619" w:author="PR Preview" w:date="2026-01-01T00:00:00Z">
        <w:r>
          <w:t xml:space="preserve"> </w:t>
        </w:r>
      </w:ins>
      <w:hyperlink w:anchor="def-one-se-rule">
        <w:ins w:id="5620" w:author="PR Preview" w:date="2026-01-01T00:00:00Z">
          <w:r>
            <w:rPr>
              <w:rStyle w:val="Hyperlink"/>
            </w:rPr>
            <w:t xml:space="preserve">Definition 54</w:t>
          </w:r>
        </w:ins>
      </w:hyperlink>
      <w:ins w:id="5621" w:author="PR Preview" w:date="2026-01-01T00:00:00Z">
        <w:r>
          <w:t xml:space="preserve"> </w:t>
        </w:r>
      </w:ins>
      <w:ins w:id="5622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del w:id="5623" w:author="PR Preview" w:date="2026-01-01T00:00:00Z">
        <w:r>
          <w:delText xml:space="preserve">With 30 observations and 10 folds,</w:delText>
        </w:r>
      </w:del>
      <w:del w:id="5624" w:author="PR Preview" w:date="2026-01-01T00:00:00Z">
        <w:r>
          <w:delText xml:space="preserve"> </w:delText>
        </w:r>
      </w:del>
      <w:del w:id="5625" w:author="PR Preview" w:date="2026-01-01T00:00:00Z">
        <w:r>
          <w:delText xml:space="preserve">each fold holds 3 observations,</w:delText>
        </w:r>
      </w:del>
      <w:del w:id="5626" w:author="PR Preview" w:date="2026-01-01T00:00:00Z">
        <w:r>
          <w:delText xml:space="preserve"> </w:delText>
        </w:r>
      </w:del>
      <w:del w:id="5627" w:author="PR Preview" w:date="2026-01-01T00:00:00Z">
        <w:r>
          <w:delText xml:space="preserve">so all ten folds have equal size</w:delText>
        </w:r>
      </w:del>
      <w:del w:id="5628" w:author="PR Preview" w:date="2026-01-01T00:00:00Z">
        <w:r>
          <w:delText xml:space="preserve"> </w:delText>
        </w:r>
      </w:del>
      <w:del w:id="5629" w:author="PR Preview" w:date="2026-01-01T00:00:00Z">
        <w:r>
          <w:delText xml:space="preserve">and</w:delText>
        </w:r>
      </w:del>
      <w:del w:id="5630" w:author="PR Preview" w:date="2026-01-01T00:00:00Z">
        <w:r>
          <w:delText xml:space="preserve"> </w:delText>
        </w:r>
      </w:del>
      <w:del w:id="5631" w:author="PR Preview" w:date="2026-01-01T00:00:00Z">
        <w:r>
          <w:rPr>
            <w:rStyle w:val="VerbatimChar"/>
          </w:rPr>
          <w:delText xml:space="preserve">cv</w:delText>
        </w:r>
      </w:del>
      <w:del w:id="5632" w:author="PR Preview" w:date="2026-01-01T00:00:00Z">
        <w:r>
          <w:delText xml:space="preserve"> </w:delText>
        </w:r>
      </w:del>
      <w:del w:id="5633" w:author="PR Preview" w:date="2026-01-01T00:00:00Z">
        <w:r>
          <w:delText xml:space="preserve">is</w:delText>
        </w:r>
      </w:del>
      <w:del w:id="563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del w:id="5635" w:author="PR Preview" w:date="2026-01-01T00:00:00Z">
        <w:r>
          <w:delText xml:space="preserve"> </w:delText>
        </w:r>
      </w:del>
      <w:del w:id="5636" w:author="PR Preview" w:date="2026-01-01T00:00:00Z">
        <w:r>
          <w:delText xml:space="preserve">(</w:delText>
        </w:r>
      </w:del>
      <w:hyperlink w:anchor="rem-cv-estimate">
        <w:del w:id="5637" w:author="PR Preview" w:date="2026-01-01T00:00:00Z">
          <w:r>
            <w:rPr>
              <w:rStyle w:val="Hyperlink"/>
            </w:rPr>
            <w:delText xml:space="preserve">Remark 26</w:delText>
          </w:r>
        </w:del>
      </w:hyperlink>
      <w:del w:id="5638" w:author="PR Preview" w:date="2026-01-01T00:00:00Z">
        <w:r>
          <w:delText xml:space="preserve">).</w:delText>
        </w:r>
      </w:del>
    </w:p>
    <w:p>
      <w:pPr>
        <w:pStyle w:val="BodyText"/>
      </w:pPr>
      <w:del w:id="5639" w:author="PR Preview" w:date="2026-01-01T00:00:00Z">
        <w:r>
          <w:delText xml:space="preserve">The smallest estimate is at degree 8.</w:delText>
        </w:r>
      </w:del>
      <w:del w:id="5640" w:author="PR Preview" w:date="2026-01-01T00:00:00Z">
        <w:r>
          <w:delText xml:space="preserve"> </w:delText>
        </w:r>
      </w:del>
      <w:del w:id="5641" w:author="PR Preview" w:date="2026-01-01T00:00:00Z">
        <w:r>
          <w:delText xml:space="preserve">The lowest degree within one fold-based standard error of it</w:delText>
        </w:r>
      </w:del>
      <w:del w:id="5642" w:author="PR Preview" w:date="2026-01-01T00:00:00Z">
        <w:r>
          <w:delText xml:space="preserve"> </w:delText>
        </w:r>
      </w:del>
      <w:del w:id="5643" w:author="PR Preview" w:date="2026-01-01T00:00:00Z">
        <w:r>
          <w:delText xml:space="preserve">is degree 3,</w:delText>
        </w:r>
      </w:del>
      <w:del w:id="5644" w:author="PR Preview" w:date="2026-01-01T00:00:00Z">
        <w:r>
          <w:delText xml:space="preserve"> </w:delText>
        </w:r>
      </w:del>
      <w:del w:id="5645" w:author="PR Preview" w:date="2026-01-01T00:00:00Z">
        <w:r>
          <w:delText xml:space="preserve">which is the one-standard-error rule’s choice.</w:delText>
        </w:r>
      </w:del>
      <w:del w:id="5646" w:author="PR Preview" w:date="2026-01-01T00:00:00Z">
        <w:r>
          <w:delText xml:space="preserve"> </w:delText>
        </w:r>
      </w:del>
      <w:del w:id="5647" w:author="PR Preview" w:date="2026-01-01T00:00:00Z">
        <w:r>
          <w:delText xml:space="preserve">The rule prefers the simpler model</w:delText>
        </w:r>
      </w:del>
      <w:del w:id="5648" w:author="PR Preview" w:date="2026-01-01T00:00:00Z">
        <w:r>
          <w:delText xml:space="preserve"> </w:delText>
        </w:r>
      </w:del>
      <w:del w:id="5649" w:author="PR Preview" w:date="2026-01-01T00:00:00Z">
        <w:r>
          <w:delText xml:space="preserve">when the data cannot clearly tell it apart from the degree with the smallest estimate.</w:delText>
        </w:r>
      </w:del>
      <w:del w:id="5650" w:author="PR Preview" w:date="2026-01-01T00:00:00Z">
        <w:r>
          <w:delText xml:space="preserve"> </w:delText>
        </w:r>
      </w:del>
      <w:del w:id="5651" w:author="PR Preview" w:date="2026-01-01T00:00:00Z">
        <w:r>
          <w:delText xml:space="preserve">Because the data are simulated,</w:delText>
        </w:r>
      </w:del>
      <w:del w:id="5652" w:author="PR Preview" w:date="2026-01-01T00:00:00Z">
        <w:r>
          <w:delText xml:space="preserve"> </w:delText>
        </w:r>
      </w:del>
      <w:del w:id="5653" w:author="PR Preview" w:date="2026-01-01T00:00:00Z">
        <w:r>
          <w:delText xml:space="preserve">we can check both choices against</w:delText>
        </w:r>
      </w:del>
      <w:del w:id="5654" w:author="PR Preview" w:date="2026-01-01T00:00:00Z">
        <w:r>
          <w:delText xml:space="preserve"> </w:delText>
        </w:r>
      </w:del>
      <w:del w:id="5655" w:author="PR Preview" w:date="2026-01-01T00:00:00Z">
        <w:r>
          <w:delText xml:space="preserve">the estimated generalization pRMSE of</w:delText>
        </w:r>
      </w:del>
      <w:del w:id="5656" w:author="PR Preview" w:date="2026-01-01T00:00:00Z">
        <w:r>
          <w:delText xml:space="preserve"> </w:delText>
        </w:r>
      </w:del>
      <w:hyperlink w:anchor="exm-train-test-error-simulated">
        <w:del w:id="5657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5658" w:author="PR Preview" w:date="2026-01-01T00:00:00Z">
        <w:r>
          <w:delText xml:space="preserve"> </w:delText>
        </w:r>
      </w:del>
      <w:del w:id="5659" w:author="PR Preview" w:date="2026-01-01T00:00:00Z">
        <w:r>
          <w:delText xml:space="preserve">for each:</w:delText>
        </w:r>
      </w:del>
      <w:del w:id="5660" w:author="PR Preview" w:date="2026-01-01T00:00:00Z">
        <w:r>
          <w:delText xml:space="preserve"> </w:delText>
        </w:r>
      </w:del>
      <w:del w:id="5661" w:author="PR Preview" w:date="2026-01-01T00:00:00Z">
        <w:r>
          <w:delText xml:space="preserve">0.335 for degree 8</w:delText>
        </w:r>
      </w:del>
      <w:del w:id="5662" w:author="PR Preview" w:date="2026-01-01T00:00:00Z">
        <w:r>
          <w:delText xml:space="preserve"> </w:delText>
        </w:r>
      </w:del>
      <w:del w:id="5663" w:author="PR Preview" w:date="2026-01-01T00:00:00Z">
        <w:r>
          <w:delText xml:space="preserve">and 0.315 for degree 3.</w:delText>
        </w:r>
      </w:del>
    </w:p>
    <w:p>
      <w:pPr>
        <w:pStyle w:val="FirstParagraph"/>
      </w:pPr>
      <w:ins w:id="5664" w:author="PR Preview" w:date="2026-01-01T00:00:00Z">
        <w:r>
          <w:t xml:space="preserve">With 30 observations and 10 folds,</w:t>
        </w:r>
      </w:ins>
      <w:ins w:id="5665" w:author="PR Preview" w:date="2026-01-01T00:00:00Z">
        <w:r>
          <w:t xml:space="preserve"> </w:t>
        </w:r>
      </w:ins>
      <w:ins w:id="5666" w:author="PR Preview" w:date="2026-01-01T00:00:00Z">
        <w:r>
          <w:t xml:space="preserve">each fold holds 3 observations,</w:t>
        </w:r>
      </w:ins>
      <w:ins w:id="5667" w:author="PR Preview" w:date="2026-01-01T00:00:00Z">
        <w:r>
          <w:t xml:space="preserve"> </w:t>
        </w:r>
      </w:ins>
      <w:ins w:id="5668" w:author="PR Preview" w:date="2026-01-01T00:00:00Z">
        <w:r>
          <w:t xml:space="preserve">so all ten folds have equal size</w:t>
        </w:r>
      </w:ins>
      <w:ins w:id="5669" w:author="PR Preview" w:date="2026-01-01T00:00:00Z">
        <w:r>
          <w:t xml:space="preserve"> </w:t>
        </w:r>
      </w:ins>
      <w:ins w:id="5670" w:author="PR Preview" w:date="2026-01-01T00:00:00Z">
        <w:r>
          <w:t xml:space="preserve">and</w:t>
        </w:r>
      </w:ins>
      <w:ins w:id="5671" w:author="PR Preview" w:date="2026-01-01T00:00:00Z">
        <w:r>
          <w:t xml:space="preserve"> </w:t>
        </w:r>
      </w:ins>
      <w:ins w:id="5672" w:author="PR Preview" w:date="2026-01-01T00:00:00Z">
        <w:r>
          <w:rPr>
            <w:rStyle w:val="VerbatimChar"/>
          </w:rPr>
          <w:t xml:space="preserve">cv</w:t>
        </w:r>
      </w:ins>
      <w:ins w:id="5673" w:author="PR Preview" w:date="2026-01-01T00:00:00Z">
        <w:r>
          <w:t xml:space="preserve"> </w:t>
        </w:r>
      </w:ins>
      <w:ins w:id="5674" w:author="PR Preview" w:date="2026-01-01T00:00:00Z">
        <w:r>
          <w:t xml:space="preserve">is</w:t>
        </w:r>
      </w:ins>
      <w:ins w:id="567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ins w:id="5676" w:author="PR Preview" w:date="2026-01-01T00:00:00Z">
        <w:r>
          <w:t xml:space="preserve"> </w:t>
        </w:r>
      </w:ins>
      <w:ins w:id="5677" w:author="PR Preview" w:date="2026-01-01T00:00:00Z">
        <w:r>
          <w:t xml:space="preserve">(</w:t>
        </w:r>
      </w:ins>
      <w:hyperlink w:anchor="rem-cv-estimate">
        <w:ins w:id="5678" w:author="PR Preview" w:date="2026-01-01T00:00:00Z">
          <w:r>
            <w:rPr>
              <w:rStyle w:val="Hyperlink"/>
            </w:rPr>
            <w:t xml:space="preserve">Remark 25</w:t>
          </w:r>
        </w:ins>
      </w:hyperlink>
      <w:ins w:id="5679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5"/>
        </w:tc>
      </w:tr>
    </w:tbl>
    <w:p>
      <w:pPr>
        <w:pStyle w:val="BodyText"/>
      </w:pPr>
      <w:ins w:id="5680" w:author="PR Preview" w:date="2026-01-01T00:00:00Z">
        <w:r>
          <w:t xml:space="preserve">The smallest estimate is at degree 8.</w:t>
        </w:r>
      </w:ins>
      <w:ins w:id="5681" w:author="PR Preview" w:date="2026-01-01T00:00:00Z">
        <w:r>
          <w:t xml:space="preserve"> </w:t>
        </w:r>
      </w:ins>
      <w:ins w:id="5682" w:author="PR Preview" w:date="2026-01-01T00:00:00Z">
        <w:r>
          <w:t xml:space="preserve">The lowest degree within one fold-based standard error of it</w:t>
        </w:r>
      </w:ins>
      <w:ins w:id="5683" w:author="PR Preview" w:date="2026-01-01T00:00:00Z">
        <w:r>
          <w:t xml:space="preserve"> </w:t>
        </w:r>
      </w:ins>
      <w:ins w:id="5684" w:author="PR Preview" w:date="2026-01-01T00:00:00Z">
        <w:r>
          <w:t xml:space="preserve">is degree 3,</w:t>
        </w:r>
      </w:ins>
      <w:ins w:id="5685" w:author="PR Preview" w:date="2026-01-01T00:00:00Z">
        <w:r>
          <w:t xml:space="preserve"> </w:t>
        </w:r>
      </w:ins>
      <w:ins w:id="5686" w:author="PR Preview" w:date="2026-01-01T00:00:00Z">
        <w:r>
          <w:t xml:space="preserve">which is the one-standard-error rule’s choice.</w:t>
        </w:r>
      </w:ins>
      <w:ins w:id="5687" w:author="PR Preview" w:date="2026-01-01T00:00:00Z">
        <w:r>
          <w:t xml:space="preserve"> </w:t>
        </w:r>
      </w:ins>
      <w:ins w:id="5688" w:author="PR Preview" w:date="2026-01-01T00:00:00Z">
        <w:r>
          <w:t xml:space="preserve">The rule prefers the simpler model</w:t>
        </w:r>
      </w:ins>
      <w:ins w:id="5689" w:author="PR Preview" w:date="2026-01-01T00:00:00Z">
        <w:r>
          <w:t xml:space="preserve"> </w:t>
        </w:r>
      </w:ins>
      <w:ins w:id="5690" w:author="PR Preview" w:date="2026-01-01T00:00:00Z">
        <w:r>
          <w:t xml:space="preserve">when the data cannot clearly tell it apart from the degree with the smallest estimate.</w:t>
        </w:r>
      </w:ins>
      <w:ins w:id="5691" w:author="PR Preview" w:date="2026-01-01T00:00:00Z">
        <w:r>
          <w:t xml:space="preserve"> </w:t>
        </w:r>
      </w:ins>
      <w:ins w:id="5692" w:author="PR Preview" w:date="2026-01-01T00:00:00Z">
        <w:r>
          <w:t xml:space="preserve">Because the data are simulated,</w:t>
        </w:r>
      </w:ins>
      <w:ins w:id="5693" w:author="PR Preview" w:date="2026-01-01T00:00:00Z">
        <w:r>
          <w:t xml:space="preserve"> </w:t>
        </w:r>
      </w:ins>
      <w:ins w:id="5694" w:author="PR Preview" w:date="2026-01-01T00:00:00Z">
        <w:r>
          <w:t xml:space="preserve">we can check both choices against</w:t>
        </w:r>
      </w:ins>
      <w:ins w:id="5695" w:author="PR Preview" w:date="2026-01-01T00:00:00Z">
        <w:r>
          <w:t xml:space="preserve"> </w:t>
        </w:r>
      </w:ins>
      <w:ins w:id="5696" w:author="PR Preview" w:date="2026-01-01T00:00:00Z">
        <w:r>
          <w:t xml:space="preserve">the estimated generalization pRMSE of</w:t>
        </w:r>
      </w:ins>
      <w:ins w:id="5697" w:author="PR Preview" w:date="2026-01-01T00:00:00Z">
        <w:r>
          <w:t xml:space="preserve"> </w:t>
        </w:r>
      </w:ins>
      <w:hyperlink w:anchor="exm-train-test-error-simulated">
        <w:ins w:id="5698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5699" w:author="PR Preview" w:date="2026-01-01T00:00:00Z">
        <w:r>
          <w:t xml:space="preserve"> </w:t>
        </w:r>
      </w:ins>
      <w:ins w:id="5700" w:author="PR Preview" w:date="2026-01-01T00:00:00Z">
        <w:r>
          <w:t xml:space="preserve">for each:</w:t>
        </w:r>
      </w:ins>
      <w:ins w:id="5701" w:author="PR Preview" w:date="2026-01-01T00:00:00Z">
        <w:r>
          <w:t xml:space="preserve"> </w:t>
        </w:r>
      </w:ins>
      <w:ins w:id="5702" w:author="PR Preview" w:date="2026-01-01T00:00:00Z">
        <w:r>
          <w:t xml:space="preserve">0.335 for degree 8</w:t>
        </w:r>
      </w:ins>
      <w:ins w:id="5703" w:author="PR Preview" w:date="2026-01-01T00:00:00Z">
        <w:r>
          <w:t xml:space="preserve"> </w:t>
        </w:r>
      </w:ins>
      <w:ins w:id="5704" w:author="PR Preview" w:date="2026-01-01T00:00:00Z">
        <w:r>
          <w:t xml:space="preserve">and 0.315 for degree 3.</w:t>
        </w:r>
      </w:ins>
    </w:p>
    <w:bookmarkEnd w:id="276"/>
    <w:bookmarkEnd w:id="277"/>
    <w:bookmarkStart w:id="283" w:name="sec-cv-whole-procedure"/>
    <w:p>
      <w:pPr>
        <w:pStyle w:val="Heading2"/>
      </w:pPr>
      <w:r>
        <w:t xml:space="preserve">9 Cross-validating the whole procedure</w:t>
      </w:r>
    </w:p>
    <w:bookmarkStart w:id="28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80"/>
    <w:bookmarkStart w:id="28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81"/>
    <w:bookmarkStart w:id="282" w:name="rem-cv-every-step"/>
    <w:p>
      <w:pPr>
        <w:pStyle w:val="BodyText"/>
      </w:pPr>
      <w:del w:id="5705" w:author="PR Preview" w:date="2026-01-01T00:00:00Z">
        <w:r>
          <w:rPr>
            <w:i/>
            <w:iCs/>
          </w:rPr>
          <w:delText xml:space="preserve">Remark 39</w:delText>
        </w:r>
      </w:del>
      <w:del w:id="5706" w:author="PR Preview" w:date="2026-01-01T00:00:00Z">
        <w:r>
          <w:delText xml:space="preserve"> (Cross-validate the whole procedure). </w:delText>
        </w:r>
      </w:del>
      <w:del w:id="5707" w:author="PR Preview" w:date="2026-01-01T00:00:00Z">
        <w:r>
          <w:delText xml:space="preserve">Every step that uses the outcome is part of fitting,</w:delText>
        </w:r>
      </w:del>
      <w:del w:id="5708" w:author="PR Preview" w:date="2026-01-01T00:00:00Z">
        <w:r>
          <w:delText xml:space="preserve"> </w:delText>
        </w:r>
      </w:del>
      <w:del w:id="5709" w:author="PR Preview" w:date="2026-01-01T00:00:00Z">
        <w:r>
          <w:delText xml:space="preserve">and must be repeated inside each fold</w:delText>
        </w:r>
      </w:del>
      <w:del w:id="5710" w:author="PR Preview" w:date="2026-01-01T00:00:00Z">
        <w:r>
          <w:delText xml:space="preserve"> </w:delText>
        </w:r>
      </w:del>
      <w:del w:id="5711" w:author="PR Preview" w:date="2026-01-01T00:00:00Z">
        <w:r>
          <w:delText xml:space="preserve">using only that fold’s training observations</w:delText>
        </w:r>
      </w:del>
      <w:del w:id="5712" w:author="PR Preview" w:date="2026-01-01T00:00:00Z">
        <w:r>
          <w:delText xml:space="preserve"> </w:delText>
        </w:r>
      </w:del>
      <w:del w:id="5713" w:author="PR Preview" w:date="2026-01-01T00:00:00Z">
        <w:r>
          <w:delText xml:space="preserve">(Hastie et al. 2009, sec. 7.10.2)</w:delText>
        </w:r>
      </w:del>
      <w:del w:id="5714" w:author="PR Preview" w:date="2026-01-01T00:00:00Z">
        <w:r>
          <w:delText xml:space="preserve">.</w:delText>
        </w:r>
      </w:del>
      <w:del w:id="5715" w:author="PR Preview" w:date="2026-01-01T00:00:00Z">
        <w:r>
          <w:delText xml:space="preserve"> </w:delText>
        </w:r>
      </w:del>
      <w:del w:id="5716" w:author="PR Preview" w:date="2026-01-01T00:00:00Z">
        <w:r>
          <w:delText xml:space="preserve">Such steps include:</w:delText>
        </w:r>
      </w:del>
    </w:p>
    <w:p>
      <w:pPr>
        <w:pStyle w:val="BodyText"/>
      </w:pPr>
      <w:ins w:id="5717" w:author="PR Preview" w:date="2026-01-01T00:00:00Z">
        <w:r>
          <w:rPr>
            <w:i/>
            <w:iCs/>
          </w:rPr>
          <w:t xml:space="preserve">Remark 38</w:t>
        </w:r>
      </w:ins>
      <w:ins w:id="5718" w:author="PR Preview" w:date="2026-01-01T00:00:00Z">
        <w:r>
          <w:t xml:space="preserve"> (Cross-validate the whole procedure). </w:t>
        </w:r>
      </w:ins>
      <w:ins w:id="5719" w:author="PR Preview" w:date="2026-01-01T00:00:00Z">
        <w:r>
          <w:t xml:space="preserve">Every step that uses the outcome is part of fitting,</w:t>
        </w:r>
      </w:ins>
      <w:ins w:id="5720" w:author="PR Preview" w:date="2026-01-01T00:00:00Z">
        <w:r>
          <w:t xml:space="preserve"> </w:t>
        </w:r>
      </w:ins>
      <w:ins w:id="5721" w:author="PR Preview" w:date="2026-01-01T00:00:00Z">
        <w:r>
          <w:t xml:space="preserve">and must be repeated inside each fold</w:t>
        </w:r>
      </w:ins>
      <w:ins w:id="5722" w:author="PR Preview" w:date="2026-01-01T00:00:00Z">
        <w:r>
          <w:t xml:space="preserve"> </w:t>
        </w:r>
      </w:ins>
      <w:ins w:id="5723" w:author="PR Preview" w:date="2026-01-01T00:00:00Z">
        <w:r>
          <w:t xml:space="preserve">using only that fold’s training observations</w:t>
        </w:r>
      </w:ins>
      <w:ins w:id="5724" w:author="PR Preview" w:date="2026-01-01T00:00:00Z">
        <w:r>
          <w:t xml:space="preserve"> </w:t>
        </w:r>
      </w:ins>
      <w:ins w:id="5725" w:author="PR Preview" w:date="2026-01-01T00:00:00Z">
        <w:r>
          <w:t xml:space="preserve">(Hastie et al. 2009, sec. 7.10.2)</w:t>
        </w:r>
      </w:ins>
      <w:ins w:id="5726" w:author="PR Preview" w:date="2026-01-01T00:00:00Z">
        <w:r>
          <w:t xml:space="preserve">.</w:t>
        </w:r>
      </w:ins>
      <w:ins w:id="5727" w:author="PR Preview" w:date="2026-01-01T00:00:00Z">
        <w:r>
          <w:t xml:space="preserve"> </w:t>
        </w:r>
      </w:ins>
      <w:ins w:id="5728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82"/>
    <w:bookmarkEnd w:id="283"/>
    <w:bookmarkStart w:id="28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4"/>
    <w:bookmarkStart w:id="292" w:name="references"/>
    <w:p>
      <w:pPr>
        <w:pStyle w:val="Heading2"/>
      </w:pPr>
      <w:r>
        <w:t xml:space="preserve">References</w:t>
      </w:r>
    </w:p>
    <w:bookmarkStart w:id="291" w:name="refs"/>
    <w:bookmarkStart w:id="28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6"/>
    <w:bookmarkStart w:id="28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88"/>
    <w:bookmarkStart w:id="29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8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90"/>
    <w:bookmarkEnd w:id="291"/>
    <w:bookmarkEnd w:id="2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9" Type="http://schemas.openxmlformats.org/officeDocument/2006/relationships/image" Target="media/rId179.png"/><Relationship Id="rId211" Type="http://schemas.openxmlformats.org/officeDocument/2006/relationships/image" Target="media/rId211.png"/><Relationship Id="rId272" Type="http://schemas.openxmlformats.org/officeDocument/2006/relationships/image" Target="media/rId272.png"/><Relationship Id="rId131" Type="http://schemas.openxmlformats.org/officeDocument/2006/relationships/image" Target="media/rId131.png"/><Relationship Id="rId161" Type="http://schemas.openxmlformats.org/officeDocument/2006/relationships/image" Target="media/rId161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73" Type="http://schemas.openxmlformats.org/officeDocument/2006/relationships/image" Target="media/rId173.png"/><Relationship Id="rId29" Type="http://schemas.openxmlformats.org/officeDocument/2006/relationships/hyperlink" Target="correlation-regression.qmd#def-normal-equations" TargetMode="External"/><Relationship Id="rId236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7" Type="http://schemas.openxmlformats.org/officeDocument/2006/relationships/hyperlink" Target="correlation-regression.qmd#def-slr-covariate-vector" TargetMode="External"/><Relationship Id="rId239" Type="http://schemas.openxmlformats.org/officeDocument/2006/relationships/hyperlink" Target="correlation-regression.qmd#thm-ols-slr-vector" TargetMode="External"/><Relationship Id="rId264" Type="http://schemas.openxmlformats.org/officeDocument/2006/relationships/hyperlink" Target="estimation.qmd#def-SE" TargetMode="External"/><Relationship Id="rId98" Type="http://schemas.openxmlformats.org/officeDocument/2006/relationships/hyperlink" Target="estimation.qmd#def-estimation-error" TargetMode="External"/><Relationship Id="rId99" Type="http://schemas.openxmlformats.org/officeDocument/2006/relationships/hyperlink" Target="estimation.qmd#def-estimator" TargetMode="External"/><Relationship Id="rId87" Type="http://schemas.openxmlformats.org/officeDocument/2006/relationships/hyperlink" Target="estimation.qmd#def-mse" TargetMode="External"/><Relationship Id="rId260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5" Type="http://schemas.openxmlformats.org/officeDocument/2006/relationships/hyperlink" Target="https://doi.org/10.1007/978-0-387-84858-7" TargetMode="External"/><Relationship Id="rId287" Type="http://schemas.openxmlformats.org/officeDocument/2006/relationships/hyperlink" Target="https://doi.org/10.1007/978-1-0716-1418-1" TargetMode="External"/><Relationship Id="rId157" Type="http://schemas.openxmlformats.org/officeDocument/2006/relationships/hyperlink" Target="https://morrison-lab.github.io/lds/chapters/big-ideas.html#def-test-set" TargetMode="External"/><Relationship Id="rId155" Type="http://schemas.openxmlformats.org/officeDocument/2006/relationships/hyperlink" Target="https://morrison-lab.github.io/lds/chapters/big-ideas.html#def-training-set" TargetMode="External"/><Relationship Id="rId156" Type="http://schemas.openxmlformats.org/officeDocument/2006/relationships/hyperlink" Target="https://morrison-lab.github.io/lds/chapters/big-ideas.html#def-validation-set" TargetMode="External"/><Relationship Id="rId38" Type="http://schemas.openxmlformats.org/officeDocument/2006/relationships/hyperlink" Target="https://morrison-lab.github.io/mds/functions.html#def-function" TargetMode="External"/><Relationship Id="rId52" Type="http://schemas.openxmlformats.org/officeDocument/2006/relationships/hyperlink" Target="https://morrison-lab.github.io/pds/expectation.html#def-loss-function" TargetMode="External"/><Relationship Id="rId48" Type="http://schemas.openxmlformats.org/officeDocument/2006/relationships/hyperlink" Target="https://morrison-lab.github.io/pds/expectation.html#def-new-observation" TargetMode="External"/><Relationship Id="rId49" Type="http://schemas.openxmlformats.org/officeDocument/2006/relationships/hyperlink" Target="https://morrison-lab.github.io/pds/expectation.html#def-prediction" TargetMode="External"/><Relationship Id="rId117" Type="http://schemas.openxmlformats.org/officeDocument/2006/relationships/hyperlink" Target="https://morrison-lab.github.io/pds/expectation.html#def-risk" TargetMode="External"/><Relationship Id="rId91" Type="http://schemas.openxmlformats.org/officeDocument/2006/relationships/hyperlink" Target="https://morrison-lab.github.io/pds/expectation.html#thm-lie" TargetMode="External"/><Relationship Id="rId106" Type="http://schemas.openxmlformats.org/officeDocument/2006/relationships/hyperlink" Target="https://morrison-lab.github.io/pds/expectation.html#thm-linearity-expectation" TargetMode="External"/><Relationship Id="rId47" Type="http://schemas.openxmlformats.org/officeDocument/2006/relationships/hyperlink" Target="https://morrison-lab.github.io/pds/independence.html#def-indpt" TargetMode="External"/><Relationship Id="rId111" Type="http://schemas.openxmlformats.org/officeDocument/2006/relationships/hyperlink" Target="https://morrison-lab.github.io/pds/variance-covariance.html#def-variance" TargetMode="External"/><Relationship Id="rId107" Type="http://schemas.openxmlformats.org/officeDocument/2006/relationships/hyperlink" Target="https://morrison-lab.github.io/pds/variance-covariance.html#thm-variance" TargetMode="External"/><Relationship Id="rId289" Type="http://schemas.openxmlformats.org/officeDocument/2006/relationships/hyperlink" Target="https://www.gastonsanchez.com/matrix4sl/" TargetMode="External"/><Relationship Id="rId231" Type="http://schemas.openxmlformats.org/officeDocument/2006/relationships/hyperlink" Target="https://www.gastonsanchez.com/matrix4sl/cross-products.html#cross-products" TargetMode="External"/><Relationship Id="rId24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5" Type="http://schemas.openxmlformats.org/officeDocument/2006/relationships/hyperlink" Target="prediction.qmd#def-prediction-error" TargetMode="External"/><Relationship Id="rId63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normal-equations" TargetMode="External"/><Relationship Id="rId236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7" Type="http://schemas.openxmlformats.org/officeDocument/2006/relationships/hyperlink" Target="correlation-regression.qmd#def-slr-covariate-vector" TargetMode="External"/><Relationship Id="rId239" Type="http://schemas.openxmlformats.org/officeDocument/2006/relationships/hyperlink" Target="correlation-regression.qmd#thm-ols-slr-vector" TargetMode="External"/><Relationship Id="rId264" Type="http://schemas.openxmlformats.org/officeDocument/2006/relationships/hyperlink" Target="estimation.qmd#def-SE" TargetMode="External"/><Relationship Id="rId98" Type="http://schemas.openxmlformats.org/officeDocument/2006/relationships/hyperlink" Target="estimation.qmd#def-estimation-error" TargetMode="External"/><Relationship Id="rId99" Type="http://schemas.openxmlformats.org/officeDocument/2006/relationships/hyperlink" Target="estimation.qmd#def-estimator" TargetMode="External"/><Relationship Id="rId87" Type="http://schemas.openxmlformats.org/officeDocument/2006/relationships/hyperlink" Target="estimation.qmd#def-mse" TargetMode="External"/><Relationship Id="rId260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5" Type="http://schemas.openxmlformats.org/officeDocument/2006/relationships/hyperlink" Target="https://doi.org/10.1007/978-0-387-84858-7" TargetMode="External"/><Relationship Id="rId287" Type="http://schemas.openxmlformats.org/officeDocument/2006/relationships/hyperlink" Target="https://doi.org/10.1007/978-1-0716-1418-1" TargetMode="External"/><Relationship Id="rId157" Type="http://schemas.openxmlformats.org/officeDocument/2006/relationships/hyperlink" Target="https://morrison-lab.github.io/lds/chapters/big-ideas.html#def-test-set" TargetMode="External"/><Relationship Id="rId155" Type="http://schemas.openxmlformats.org/officeDocument/2006/relationships/hyperlink" Target="https://morrison-lab.github.io/lds/chapters/big-ideas.html#def-training-set" TargetMode="External"/><Relationship Id="rId156" Type="http://schemas.openxmlformats.org/officeDocument/2006/relationships/hyperlink" Target="https://morrison-lab.github.io/lds/chapters/big-ideas.html#def-validation-set" TargetMode="External"/><Relationship Id="rId38" Type="http://schemas.openxmlformats.org/officeDocument/2006/relationships/hyperlink" Target="https://morrison-lab.github.io/mds/functions.html#def-function" TargetMode="External"/><Relationship Id="rId52" Type="http://schemas.openxmlformats.org/officeDocument/2006/relationships/hyperlink" Target="https://morrison-lab.github.io/pds/expectation.html#def-loss-function" TargetMode="External"/><Relationship Id="rId48" Type="http://schemas.openxmlformats.org/officeDocument/2006/relationships/hyperlink" Target="https://morrison-lab.github.io/pds/expectation.html#def-new-observation" TargetMode="External"/><Relationship Id="rId49" Type="http://schemas.openxmlformats.org/officeDocument/2006/relationships/hyperlink" Target="https://morrison-lab.github.io/pds/expectation.html#def-prediction" TargetMode="External"/><Relationship Id="rId117" Type="http://schemas.openxmlformats.org/officeDocument/2006/relationships/hyperlink" Target="https://morrison-lab.github.io/pds/expectation.html#def-risk" TargetMode="External"/><Relationship Id="rId91" Type="http://schemas.openxmlformats.org/officeDocument/2006/relationships/hyperlink" Target="https://morrison-lab.github.io/pds/expectation.html#thm-lie" TargetMode="External"/><Relationship Id="rId106" Type="http://schemas.openxmlformats.org/officeDocument/2006/relationships/hyperlink" Target="https://morrison-lab.github.io/pds/expectation.html#thm-linearity-expectation" TargetMode="External"/><Relationship Id="rId47" Type="http://schemas.openxmlformats.org/officeDocument/2006/relationships/hyperlink" Target="https://morrison-lab.github.io/pds/independence.html#def-indpt" TargetMode="External"/><Relationship Id="rId111" Type="http://schemas.openxmlformats.org/officeDocument/2006/relationships/hyperlink" Target="https://morrison-lab.github.io/pds/variance-covariance.html#def-variance" TargetMode="External"/><Relationship Id="rId107" Type="http://schemas.openxmlformats.org/officeDocument/2006/relationships/hyperlink" Target="https://morrison-lab.github.io/pds/variance-covariance.html#thm-variance" TargetMode="External"/><Relationship Id="rId289" Type="http://schemas.openxmlformats.org/officeDocument/2006/relationships/hyperlink" Target="https://www.gastonsanchez.com/matrix4sl/" TargetMode="External"/><Relationship Id="rId231" Type="http://schemas.openxmlformats.org/officeDocument/2006/relationships/hyperlink" Target="https://www.gastonsanchez.com/matrix4sl/cross-products.html#cross-products" TargetMode="External"/><Relationship Id="rId24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5" Type="http://schemas.openxmlformats.org/officeDocument/2006/relationships/hyperlink" Target="prediction.qmd#def-prediction-error" TargetMode="External"/><Relationship Id="rId63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2026-10-17T06:47:52Z</dcterms:created>
  <dcterms:modified xsi:type="dcterms:W3CDTF">2026-10-17T06:47:52Z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