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be the</w:delText>
        </w:r>
      </w:del>
      <w:del w:id="5" w:author="PR Preview" w:date="2026-01-01T00:00:00Z">
        <w:r>
          <w:delText xml:space="preserve"> </w:delText>
        </w:r>
      </w:del>
      <w:hyperlink r:id="rId298">
        <w:del w:id="6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</w:delText>
        </w:r>
      </w:del>
      <w:del w:id="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from its mean</w:delText>
        </w:r>
      </w:del>
      <w:del w:id="12" w:author="PR Preview" w:date="2026-01-01T00:00:00Z">
        <w:r>
          <w:delText xml:space="preserve"> </w:delText>
        </w:r>
      </w:del>
      <m:oMath>
        <m:r>
          <m:t>π</m:t>
        </m:r>
      </m:oMath>
      <w:del w:id="1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be the</w:t>
        </w:r>
      </w:ins>
      <w:ins w:id="16" w:author="PR Preview" w:date="2026-01-01T00:00:00Z">
        <w:r>
          <w:t xml:space="preserve"> </w:t>
        </w:r>
      </w:ins>
      <w:hyperlink r:id="rId298">
        <w:ins w:id="17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of</w:t>
        </w:r>
      </w:ins>
      <w:ins w:id="2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from the mean</w:t>
        </w:r>
      </w:ins>
      <w:ins w:id="23" w:author="PR Preview" w:date="2026-01-01T00:00:00Z">
        <w:r>
          <w:t xml:space="preserve"> </w:t>
        </w:r>
      </w:ins>
      <m:oMath>
        <m:r>
          <m:t>π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of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2026-10-28T00:03:32Z</dcterms:created>
  <dcterms:modified xsi:type="dcterms:W3CDTF">2026-10-28T00:03:32Z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