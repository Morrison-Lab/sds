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9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0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inner derivative: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4" w:author="PR Preview" w:date="2026-01-01T00:00:00Z">
        <w:r>
          <w:delText xml:space="preserve">Plugging the inner derivative back in:</w:delText>
        </w:r>
      </w:del>
    </w:p>
    <w:p>
      <w:pPr>
        <w:pStyle w:val="FirstParagraph"/>
      </w:pPr>
      <w:ins w:id="5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6" w:author="PR Preview" w:date="2026-01-01T00:00:00Z">
        <w:r>
          <w:t xml:space="preserve">Plugging the inner derivative back in 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8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8"/>
    <w:bookmarkStart w:id="89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9"/>
    <w:bookmarkStart w:id="90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1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1"/>
    <w:bookmarkStart w:id="92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2"/>
    <w:bookmarkStart w:id="93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4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4"/>
    <w:bookmarkStart w:id="95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5"/>
    <w:bookmarkStart w:id="96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6"/>
    <w:bookmarkStart w:id="97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7"/>
    <w:bookmarkStart w:id="98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99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0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0"/>
    <w:bookmarkStart w:id="101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1"/>
    <w:bookmarkStart w:id="102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2"/>
    <w:bookmarkStart w:id="103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4"/>
    <w:bookmarkStart w:id="105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5"/>
    <w:bookmarkStart w:id="106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6"/>
    <w:bookmarkStart w:id="107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8"/>
    <w:bookmarkStart w:id="109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9"/>
    <w:bookmarkStart w:id="110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Start w:id="112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5"/>
    <w:bookmarkStart w:id="116" w:name="sol-rss-hessian-vector"/>
    <w:p>
      <w:pPr>
        <w:pStyle w:val="BodyText"/>
      </w:pPr>
      <w:del w:id="7" w:author="PR Preview" w:date="2026-01-01T00:00:00Z">
        <w:r>
          <w:rPr>
            <w:i/>
            <w:iCs/>
          </w:rPr>
          <w:delText xml:space="preserve">Solution 16</w:delText>
        </w:r>
      </w:del>
      <w:del w:id="8" w:author="PR Preview" w:date="2026-01-01T00:00:00Z">
        <w:r>
          <w:delText xml:space="preserve">. </w:delText>
        </w:r>
      </w:del>
      <w:del w:id="9" w:author="PR Preview" w:date="2026-01-01T00:00:00Z">
        <w:r>
          <w:delText xml:space="preserve">Differentiate the gradient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$-2 \mathopen{}\left(\mathord{\smash[b]{\underset{\raise.3ex\hbox{$\scriptstyle\sim$}}{c}}\vphantom{c}} - A \mathord{\smash[b]{\underset{\raise.3ex\hbox{$\scriptstyle\sim$}}{\beta}}\vphantom{\beta}}\right)\mathclose{}$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from</w:delText>
        </w:r>
      </w:del>
      <w:del w:id="14" w:author="PR Preview" w:date="2026-01-01T00:00:00Z">
        <w:r>
          <w:delText xml:space="preserve"> </w:delText>
        </w:r>
      </w:del>
      <w:hyperlink w:anchor="exr-normal-equations-vector">
        <w:del w:id="15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with respect to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${\mathord{\smash[b]{\underset{\raise.3ex\hbox{$\scriptstyle\sim$}}{\beta}}\vphantom{\beta}}}^{\top}$</w:delText>
        </w:r>
      </w:del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$\mathord{\smash[b]{\underset{\raise.3ex\hbox{$\scriptstyle\sim$}}{c}}\vphantom{c}}$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does not depend on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$\mathord{\smash[b]{\underset{\raise.3ex\hbox{$\scriptstyle\sim$}}{\beta}}\vphantom{\beta}}$</w:delText>
        </w:r>
      </w:del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Each entry of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$A \mathord{\smash[b]{\underset{\raise.3ex\hbox{$\scriptstyle\sim$}}{\beta}}\vphantom{\beta}}$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the dot product of a row of</w:delText>
        </w:r>
      </w:del>
      <w:del w:id="34" w:author="PR Preview" w:date="2026-01-01T00:00:00Z">
        <w:r>
          <w:delText xml:space="preserve"> </w:delText>
        </w:r>
      </w:del>
      <m:oMath>
        <m:r>
          <m:t>A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$\mathord{\smash[b]{\underset{\raise.3ex\hbox{$\scriptstyle\sim$}}{\beta}}\vphantom{\beta}}$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by the gradient of a linear function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(</w:delText>
        </w:r>
      </w:del>
      <w:hyperlink w:anchor="exr-rss-gradient-vector">
        <w:del w:id="44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45" w:author="PR Preview" w:date="2026-01-01T00:00:00Z">
        <w:r>
          <w:delText xml:space="preserve">),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 derivative of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$A \mathord{\smash[b]{\underset{\raise.3ex\hbox{$\scriptstyle\sim$}}{\beta}}\vphantom{\beta}}$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with respect to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${\mathord{\smash[b]{\underset{\raise.3ex\hbox{$\scriptstyle\sim$}}{\beta}}\vphantom{\beta}}}^{\top}$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m:oMath>
        <m:r>
          <m:t>A</m:t>
        </m:r>
      </m:oMath>
      <w:del w:id="57" w:author="PR Preview" w:date="2026-01-01T00:00:00Z">
        <w:r>
          <w:delText xml:space="preserve">.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So:</w:delText>
        </w:r>
      </w:del>
    </w:p>
    <w:p>
      <w:pPr>
        <w:pStyle w:val="BodyText"/>
      </w:pPr>
      <w:ins w:id="60" w:author="PR Preview" w:date="2026-01-01T00:00:00Z">
        <w:r>
          <w:rPr>
            <w:i/>
            <w:iCs/>
          </w:rPr>
          <w:t xml:space="preserve">Solution 16</w:t>
        </w:r>
      </w:ins>
      <w:ins w:id="61" w:author="PR Preview" w:date="2026-01-01T00:00:00Z">
        <w:r>
          <w:t xml:space="preserve">. </w:t>
        </w:r>
      </w:ins>
      <w:ins w:id="62" w:author="PR Preview" w:date="2026-01-01T00:00:00Z">
        <w:r>
          <w:t xml:space="preserve">Differentiate the gradient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$-2 \mathopen{}\left(\mathord{\smash[b]{\underset{\raise.3ex\hbox{$\scriptstyle\sim$}}{c}}\vphantom{c}} - A \mathord{\smash[b]{\underset{\raise.3ex\hbox{$\scriptstyle\sim$}}{\beta}}\vphantom{\beta}}\right)\mathclose{}$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from</w:t>
        </w:r>
      </w:ins>
      <w:ins w:id="67" w:author="PR Preview" w:date="2026-01-01T00:00:00Z">
        <w:r>
          <w:t xml:space="preserve"> </w:t>
        </w:r>
      </w:ins>
      <w:hyperlink w:anchor="exr-normal-equations-vector">
        <w:ins w:id="68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with respect to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${\mathord{\smash[b]{\underset{\raise.3ex\hbox{$\scriptstyle\sim$}}{\beta}}\vphantom{\beta}}}^{\top}$</w:t>
        </w:r>
      </w:ins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$\mathord{\smash[b]{\underset{\raise.3ex\hbox{$\scriptstyle\sim$}}{c}}\vphantom{c}}$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does not depend on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$\mathord{\smash[b]{\underset{\raise.3ex\hbox{$\scriptstyle\sim$}}{\beta}}\vphantom{\beta}}$</w:t>
        </w:r>
      </w:ins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Each entry of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$A \mathord{\smash[b]{\underset{\raise.3ex\hbox{$\scriptstyle\sim$}}{\beta}}\vphantom{\beta}}$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the dot product of a row of</w:t>
        </w:r>
      </w:ins>
      <w:ins w:id="87" w:author="PR Preview" w:date="2026-01-01T00:00:00Z">
        <w:r>
          <w:t xml:space="preserve"> </w:t>
        </w:r>
      </w:ins>
      <m:oMath>
        <m:r>
          <m:t>A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with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$\mathord{\smash[b]{\underset{\raise.3ex\hbox{$\scriptstyle\sim$}}{\beta}}\vphantom{\beta}}$</w:t>
        </w:r>
      </w:ins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so by the gradient of a linear function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(</w:t>
        </w:r>
      </w:ins>
      <w:hyperlink w:anchor="exr-rss-gradient-vector">
        <w:ins w:id="97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98" w:author="PR Preview" w:date="2026-01-01T00:00:00Z">
        <w:r>
          <w:t xml:space="preserve">),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derivative of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$A \mathord{\smash[b]{\underset{\raise.3ex\hbox{$\scriptstyle\sim$}}{\beta}}\vphantom{\beta}}$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with respect to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${\mathord{\smash[b]{\underset{\raise.3ex\hbox{$\scriptstyle\sim$}}{\beta}}\vphantom{\beta}}}^{\top}$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m:oMath>
        <m:r>
          <m:t>A</m:t>
        </m:r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</w:t>
        </w:r>
      </w:ins>
      <w:ins w:id="113" w:author="PR Preview" w:date="2026-01-01T00:00:00Z">
        <w:r>
          <w:t xml:space="preserve"> </w:t>
        </w:r>
      </w:ins>
      <w:hyperlink r:id="rId114">
        <w:ins w:id="11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then: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6"/>
    <w:bookmarkStart w:id="117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7"/>
    <w:bookmarkStart w:id="118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del w:id="117" w:author="PR Preview" w:date="2026-01-01T00:00:00Z">
        <w:r>
          <w:delText xml:space="preserve">Equality would need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for every</w:delText>
        </w:r>
      </w:del>
      <w:del w:id="121" w:author="PR Preview" w:date="2026-01-01T00:00:00Z">
        <w:r>
          <w:delText xml:space="preserve"> </w:delText>
        </w:r>
      </w:del>
      <m:oMath>
        <m:r>
          <m:t>i</m:t>
        </m:r>
      </m:oMath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If</w:delText>
        </w:r>
      </w:del>
      <w:del w:id="125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del w:id="126" w:author="PR Preview" w:date="2026-01-01T00:00:00Z">
        <w:r>
          <w:delText xml:space="preserve">, the condition would force every</w:delText>
        </w:r>
      </w:del>
      <w:del w:id="1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contradicting</w:delText>
        </w:r>
      </w:del>
      <w:del w:id="1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32" w:author="PR Preview" w:date="2026-01-01T00:00:00Z">
        <w:r>
          <w:delText xml:space="preserve">;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if</w:delText>
        </w:r>
      </w:del>
      <w:del w:id="135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del w:id="136" w:author="PR Preview" w:date="2026-01-01T00:00:00Z">
        <w:r>
          <w:delText xml:space="preserve">, the condition would force</w:delText>
        </w:r>
      </w:del>
      <w:del w:id="13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contradicting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$\mathord{\smash[b]{\underset{\raise.3ex\hbox{$\scriptstyle\sim$}}{v}}\vphantom{v}} \neq \mathord{\smash[b]{\underset{\raise.3ex\hbox{$\scriptstyle\sim$}}{0}}\vphantom{0}}$</w:delText>
        </w:r>
      </w:del>
      <w:del w:id="143" w:author="PR Preview" w:date="2026-01-01T00:00:00Z">
        <w:r>
          <w:delText xml:space="preserve">.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So the inequality is strict,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and the Hessian is positive definite at every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$\mathord{\smash[b]{\underset{\raise.3ex\hbox{$\scriptstyle\sim$}}{\beta}}\vphantom{\beta}}$</w:delText>
        </w:r>
      </w:del>
      <w:del w:id="150" w:author="PR Preview" w:date="2026-01-01T00:00:00Z">
        <w:r>
          <w:delText xml:space="preserve">.</w:delText>
        </w:r>
      </w:del>
    </w:p>
    <w:p>
      <w:pPr>
        <w:pStyle w:val="FirstParagraph"/>
      </w:pPr>
      <w:ins w:id="151" w:author="PR Preview" w:date="2026-01-01T00:00:00Z">
        <w:r>
          <w:t xml:space="preserve">Equality would need the condition</w:t>
        </w:r>
      </w:ins>
      <w:ins w:id="15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for every</w:t>
        </w:r>
      </w:ins>
      <w:ins w:id="155" w:author="PR Preview" w:date="2026-01-01T00:00:00Z">
        <w:r>
          <w:t xml:space="preserve"> </w:t>
        </w:r>
      </w:ins>
      <m:oMath>
        <m:r>
          <m:t>i</m:t>
        </m:r>
      </m:oMath>
      <w:ins w:id="156" w:author="PR Preview" w:date="2026-01-01T00:00:00Z">
        <w:r>
          <w:t xml:space="preserve">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If</w:t>
        </w:r>
      </w:ins>
      <w:ins w:id="15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ins w:id="160" w:author="PR Preview" w:date="2026-01-01T00:00:00Z">
        <w:r>
          <w:t xml:space="preserve">, the condition would force every</w:t>
        </w:r>
      </w:ins>
      <w:ins w:id="1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contradicting</w:t>
        </w:r>
      </w:ins>
      <w:ins w:id="16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66" w:author="PR Preview" w:date="2026-01-01T00:00:00Z">
        <w:r>
          <w:t xml:space="preserve">;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if</w:t>
        </w:r>
      </w:ins>
      <w:ins w:id="16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ins w:id="170" w:author="PR Preview" w:date="2026-01-01T00:00:00Z">
        <w:r>
          <w:t xml:space="preserve">, the condition would force</w:t>
        </w:r>
      </w:ins>
      <w:ins w:id="17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contradicting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177" w:author="PR Preview" w:date="2026-01-01T00:00:00Z">
        <w:r>
          <w:t xml:space="preserve">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So the inequality is strict,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 the Hessian is positive definite at every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$\mathord{\smash[b]{\underset{\raise.3ex\hbox{$\scriptstyle\sim$}}{\beta}}\vphantom{\beta}}$</w:t>
        </w:r>
      </w:ins>
      <w:ins w:id="184" w:author="PR Preview" w:date="2026-01-01T00:00:00Z">
        <w:r>
          <w:t xml:space="preserve">.</w:t>
        </w:r>
      </w:ins>
    </w:p>
    <w:bookmarkEnd w:id="118"/>
    <w:bookmarkStart w:id="11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2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2"/>
    <w:bookmarkStart w:id="123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3"/>
    <w:bookmarkStart w:id="12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0"/>
    <w:bookmarkStart w:id="136" w:name="sec-slr-R"/>
    <w:p>
      <w:pPr>
        <w:pStyle w:val="Heading3"/>
      </w:pPr>
      <w:r>
        <w:t xml:space="preserve">3.3 Fitting a simple linear regression in R</w:t>
      </w:r>
    </w:p>
    <w:bookmarkStart w:id="13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5"/>
    <w:bookmarkEnd w:id="136"/>
    <w:bookmarkStart w:id="150" w:name="sec-r-squared"/>
    <w:p>
      <w:pPr>
        <w:pStyle w:val="Heading3"/>
      </w:pPr>
      <w:r>
        <w:t xml:space="preserve">3.4 The coefficient of determination</w:t>
      </w:r>
    </w:p>
    <w:bookmarkStart w:id="137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7"/>
    <w:bookmarkStart w:id="138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8"/>
    <w:bookmarkStart w:id="139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9"/>
    <w:bookmarkStart w:id="140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bookmarkStart w:id="141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1"/>
    <w:bookmarkStart w:id="143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3"/>
    <w:bookmarkStart w:id="14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5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5"/>
    <w:bookmarkStart w:id="147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7"/>
    <w:bookmarkStart w:id="14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9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0"/>
    <w:bookmarkStart w:id="166" w:name="sec-partial-f"/>
    <w:p>
      <w:pPr>
        <w:pStyle w:val="Heading3"/>
      </w:pPr>
      <w:r>
        <w:t xml:space="preserve">3.5 Comparing nested regression models</w:t>
      </w:r>
    </w:p>
    <w:bookmarkStart w:id="151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1"/>
    <w:bookmarkStart w:id="152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2"/>
    <w:bookmarkStart w:id="156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5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6"/>
    <w:bookmarkStart w:id="158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9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5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0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0"/>
    <w:bookmarkStart w:id="165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1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2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4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3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5"/>
    <w:bookmarkEnd w:id="166"/>
    <w:bookmarkStart w:id="168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7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8"/>
    <w:bookmarkEnd w:id="169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1"/>
    <w:bookmarkStart w:id="173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https://en.wikipedia.org/wiki/Pearson_correlation_coefficient</w:t>
        </w:r>
      </w:hyperlink>
    </w:p>
    <w:bookmarkEnd w:id="173"/>
    <w:bookmarkStart w:id="174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4"/>
    <w:bookmarkStart w:id="175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5"/>
    <w:bookmarkStart w:id="177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7"/>
    <w:bookmarkStart w:id="179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9"/>
    <w:bookmarkStart w:id="181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https://en.wikipedia.org/wiki/Linear_regression</w:t>
        </w:r>
      </w:hyperlink>
    </w:p>
    <w:bookmarkEnd w:id="181"/>
    <w:bookmarkStart w:id="183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https://en.wikipedia.org/wiki/Simple_linear_regression</w:t>
        </w:r>
      </w:hyperlink>
    </w:p>
    <w:bookmarkEnd w:id="183"/>
    <w:bookmarkStart w:id="185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https://en.wikipedia.org/wiki/Residual_sum_of_squares</w:t>
        </w:r>
      </w:hyperlink>
    </w:p>
    <w:bookmarkEnd w:id="185"/>
    <w:bookmarkStart w:id="187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https://en.wikipedia.org/wiki/Ordinary_least_squares</w:t>
        </w:r>
      </w:hyperlink>
    </w:p>
    <w:bookmarkEnd w:id="187"/>
    <w:bookmarkStart w:id="189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8">
        <w:r>
          <w:rPr>
            <w:rStyle w:val="Hyperlink"/>
          </w:rPr>
          <w:t xml:space="preserve">https://facultyweb.cs.wwu.edu/~hutchib2/video_lectures/data371/</w:t>
        </w:r>
      </w:hyperlink>
    </w:p>
    <w:bookmarkEnd w:id="189"/>
    <w:bookmarkStart w:id="191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1"/>
    <w:bookmarkStart w:id="193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https://en.wikipedia.org/wiki/Total_sum_of_squares</w:t>
        </w:r>
      </w:hyperlink>
    </w:p>
    <w:bookmarkEnd w:id="193"/>
    <w:bookmarkStart w:id="195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https://en.wikipedia.org/wiki/Coefficient_of_determination</w:t>
        </w:r>
      </w:hyperlink>
    </w:p>
    <w:bookmarkEnd w:id="195"/>
    <w:bookmarkStart w:id="197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5" Type="http://schemas.openxmlformats.org/officeDocument/2006/relationships/image" Target="media/rId125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1" Type="http://schemas.openxmlformats.org/officeDocument/2006/relationships/image" Target="media/rId131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15" Type="http://schemas.openxmlformats.org/officeDocument/2006/relationships/hyperlink" Target="exploratory-descriptive.qmd#def-pearson-r" TargetMode="External"/><Relationship Id="rId121" Type="http://schemas.openxmlformats.org/officeDocument/2006/relationships/hyperlink" Target="exploratory-descriptive.qmd#def-sample-sd" TargetMode="External"/><Relationship Id="rId146" Type="http://schemas.openxmlformats.org/officeDocument/2006/relationships/hyperlink" Target="exploratory-descriptive.qmd#thm-pearson-r-range" TargetMode="External"/><Relationship Id="rId170" Type="http://schemas.openxmlformats.org/officeDocument/2006/relationships/hyperlink" Target="https://doi.org/10.1007/978-1-4614-1353-0" TargetMode="External"/><Relationship Id="rId196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en.wikipedia.org/wiki/Coefficient_of_determination" TargetMode="External"/><Relationship Id="rId178" Type="http://schemas.openxmlformats.org/officeDocument/2006/relationships/hyperlink" Target="https://en.wikipedia.org/wiki/Homoscedasticity_and_heteroscedasticity" TargetMode="External"/><Relationship Id="rId180" Type="http://schemas.openxmlformats.org/officeDocument/2006/relationships/hyperlink" Target="https://en.wikipedia.org/wiki/Linear_regression" TargetMode="External"/><Relationship Id="rId186" Type="http://schemas.openxmlformats.org/officeDocument/2006/relationships/hyperlink" Target="https://en.wikipedia.org/wiki/Ordinary_least_squares" TargetMode="External"/><Relationship Id="rId172" Type="http://schemas.openxmlformats.org/officeDocument/2006/relationships/hyperlink" Target="https://en.wikipedia.org/wiki/Pearson_correlation_coefficient" TargetMode="External"/><Relationship Id="rId184" Type="http://schemas.openxmlformats.org/officeDocument/2006/relationships/hyperlink" Target="https://en.wikipedia.org/wiki/Residual_sum_of_squares" TargetMode="External"/><Relationship Id="rId182" Type="http://schemas.openxmlformats.org/officeDocument/2006/relationships/hyperlink" Target="https://en.wikipedia.org/wiki/Simple_linear_regression" TargetMode="External"/><Relationship Id="rId176" Type="http://schemas.openxmlformats.org/officeDocument/2006/relationships/hyperlink" Target="https://en.wikipedia.org/wiki/Spearman%27s_rank_correlation_coefficient" TargetMode="External"/><Relationship Id="rId192" Type="http://schemas.openxmlformats.org/officeDocument/2006/relationships/hyperlink" Target="https://en.wikipedia.org/wiki/Total_sum_of_squares" TargetMode="External"/><Relationship Id="rId188" Type="http://schemas.openxmlformats.org/officeDocument/2006/relationships/hyperlink" Target="https://facultyweb.cs.wwu.edu/~hutchib2/video_lectures/data371/" TargetMode="External"/><Relationship Id="rId128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7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7" Type="http://schemas.openxmlformats.org/officeDocument/2006/relationships/hyperlink" Target="https://morrison-lab.github.io/rme/chapters/Linear-models-overview.html" TargetMode="External"/><Relationship Id="rId129" Type="http://schemas.openxmlformats.org/officeDocument/2006/relationships/hyperlink" Target="https://wwu.instructure.com/courses/1906010/modules#module_3922392" TargetMode="External"/><Relationship Id="rId190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inference.qmd#def-f-dist" TargetMode="External"/><Relationship Id="rId164" Type="http://schemas.openxmlformats.org/officeDocument/2006/relationships/hyperlink" Target="inference.qmd#def-null-hypothesis" TargetMode="External"/><Relationship Id="rId154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4" Type="http://schemas.openxmlformats.org/officeDocument/2006/relationships/hyperlink" Target="intro-MLEs.qmd#def-hessian" TargetMode="External"/><Relationship Id="rId162" Type="http://schemas.openxmlformats.org/officeDocument/2006/relationships/hyperlink" Target="intro-MLEs.qmd#def-loglik" TargetMode="External"/><Relationship Id="rId163" Type="http://schemas.openxmlformats.org/officeDocument/2006/relationships/hyperlink" Target="intro-MLEs.qmd#def-lrt-stat" TargetMode="External"/><Relationship Id="rId161" Type="http://schemas.openxmlformats.org/officeDocument/2006/relationships/hyperlink" Target="intro-MLEs.qmd#def-mle" TargetMode="External"/><Relationship Id="rId159" Type="http://schemas.openxmlformats.org/officeDocument/2006/relationships/hyperlink" Target="model-validation.qmd#def-outcome-vector" TargetMode="External"/><Relationship Id="rId142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3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15" Type="http://schemas.openxmlformats.org/officeDocument/2006/relationships/hyperlink" Target="exploratory-descriptive.qmd#def-pearson-r" TargetMode="External"/><Relationship Id="rId121" Type="http://schemas.openxmlformats.org/officeDocument/2006/relationships/hyperlink" Target="exploratory-descriptive.qmd#def-sample-sd" TargetMode="External"/><Relationship Id="rId146" Type="http://schemas.openxmlformats.org/officeDocument/2006/relationships/hyperlink" Target="exploratory-descriptive.qmd#thm-pearson-r-range" TargetMode="External"/><Relationship Id="rId170" Type="http://schemas.openxmlformats.org/officeDocument/2006/relationships/hyperlink" Target="https://doi.org/10.1007/978-1-4614-1353-0" TargetMode="External"/><Relationship Id="rId196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en.wikipedia.org/wiki/Coefficient_of_determination" TargetMode="External"/><Relationship Id="rId178" Type="http://schemas.openxmlformats.org/officeDocument/2006/relationships/hyperlink" Target="https://en.wikipedia.org/wiki/Homoscedasticity_and_heteroscedasticity" TargetMode="External"/><Relationship Id="rId180" Type="http://schemas.openxmlformats.org/officeDocument/2006/relationships/hyperlink" Target="https://en.wikipedia.org/wiki/Linear_regression" TargetMode="External"/><Relationship Id="rId186" Type="http://schemas.openxmlformats.org/officeDocument/2006/relationships/hyperlink" Target="https://en.wikipedia.org/wiki/Ordinary_least_squares" TargetMode="External"/><Relationship Id="rId172" Type="http://schemas.openxmlformats.org/officeDocument/2006/relationships/hyperlink" Target="https://en.wikipedia.org/wiki/Pearson_correlation_coefficient" TargetMode="External"/><Relationship Id="rId184" Type="http://schemas.openxmlformats.org/officeDocument/2006/relationships/hyperlink" Target="https://en.wikipedia.org/wiki/Residual_sum_of_squares" TargetMode="External"/><Relationship Id="rId182" Type="http://schemas.openxmlformats.org/officeDocument/2006/relationships/hyperlink" Target="https://en.wikipedia.org/wiki/Simple_linear_regression" TargetMode="External"/><Relationship Id="rId176" Type="http://schemas.openxmlformats.org/officeDocument/2006/relationships/hyperlink" Target="https://en.wikipedia.org/wiki/Spearman%27s_rank_correlation_coefficient" TargetMode="External"/><Relationship Id="rId192" Type="http://schemas.openxmlformats.org/officeDocument/2006/relationships/hyperlink" Target="https://en.wikipedia.org/wiki/Total_sum_of_squares" TargetMode="External"/><Relationship Id="rId188" Type="http://schemas.openxmlformats.org/officeDocument/2006/relationships/hyperlink" Target="https://facultyweb.cs.wwu.edu/~hutchib2/video_lectures/data371/" TargetMode="External"/><Relationship Id="rId128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7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7" Type="http://schemas.openxmlformats.org/officeDocument/2006/relationships/hyperlink" Target="https://morrison-lab.github.io/rme/chapters/Linear-models-overview.html" TargetMode="External"/><Relationship Id="rId129" Type="http://schemas.openxmlformats.org/officeDocument/2006/relationships/hyperlink" Target="https://wwu.instructure.com/courses/1906010/modules#module_3922392" TargetMode="External"/><Relationship Id="rId190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inference.qmd#def-f-dist" TargetMode="External"/><Relationship Id="rId164" Type="http://schemas.openxmlformats.org/officeDocument/2006/relationships/hyperlink" Target="inference.qmd#def-null-hypothesis" TargetMode="External"/><Relationship Id="rId154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4" Type="http://schemas.openxmlformats.org/officeDocument/2006/relationships/hyperlink" Target="intro-MLEs.qmd#def-hessian" TargetMode="External"/><Relationship Id="rId162" Type="http://schemas.openxmlformats.org/officeDocument/2006/relationships/hyperlink" Target="intro-MLEs.qmd#def-loglik" TargetMode="External"/><Relationship Id="rId163" Type="http://schemas.openxmlformats.org/officeDocument/2006/relationships/hyperlink" Target="intro-MLEs.qmd#def-lrt-stat" TargetMode="External"/><Relationship Id="rId161" Type="http://schemas.openxmlformats.org/officeDocument/2006/relationships/hyperlink" Target="intro-MLEs.qmd#def-mle" TargetMode="External"/><Relationship Id="rId159" Type="http://schemas.openxmlformats.org/officeDocument/2006/relationships/hyperlink" Target="model-validation.qmd#def-outcome-vector" TargetMode="External"/><Relationship Id="rId142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3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2026-10-28T00:01:05Z</dcterms:created>
  <dcterms:modified xsi:type="dcterms:W3CDTF">2026-10-28T00:01:05Z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