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2026-10-27 16:11:29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16:46:48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20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5" w:name="def-irreducible-error"/>
    <w:p>
      <w:pPr>
        <w:pStyle w:val="BodyText"/>
      </w:pPr>
      <w:r>
        <w:rPr>
          <w:b/>
          <w:bCs/>
        </w:rPr>
        <w:t xml:space="preserve">Definition 37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It is a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4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5"/>
    <w:bookmarkStart w:id="176" w:name="exm-irreducible-error"/>
    <w:p>
      <w:pPr>
        <w:pStyle w:val="BodyText"/>
      </w:pPr>
      <w:r>
        <w:rPr>
          <w:b/>
          <w:bCs/>
        </w:rPr>
        <w:t xml:space="preserve">Example 28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6"/>
    <w:bookmarkStart w:id="177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7"/>
    <w:bookmarkStart w:id="178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8"/>
    <w:bookmarkStart w:id="179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9"/>
    <w:bookmarkStart w:id="180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0"/>
    <w:bookmarkStart w:id="181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1"/>
    <w:bookmarkStart w:id="182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2"/>
    <w:bookmarkStart w:id="183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3"/>
    <w:bookmarkStart w:id="184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4"/>
    <w:bookmarkStart w:id="19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8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0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2"/>
    <w:bookmarkStart w:id="194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3"/>
    </w:p>
    <w:bookmarkEnd w:id="1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5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5"/>
    <w:bookmarkStart w:id="19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6"/>
    <w:bookmarkStart w:id="19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7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8"/>
    <w:bookmarkStart w:id="200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1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1"/>
    <w:bookmarkStart w:id="203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2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4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4"/>
    <w:bookmarkStart w:id="205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5"/>
    <w:bookmarkStart w:id="207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6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7"/>
    <w:bookmarkStart w:id="208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8"/>
    <w:bookmarkStart w:id="209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9"/>
    <w:bookmarkStart w:id="210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0"/>
    <w:bookmarkStart w:id="211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1"/>
    <w:bookmarkStart w:id="212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3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3"/>
    <w:bookmarkStart w:id="219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7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7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8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9"/>
    <w:bookmarkEnd w:id="220"/>
    <w:bookmarkStart w:id="272" w:name="sec-data-splits"/>
    <w:p>
      <w:pPr>
        <w:pStyle w:val="Heading2"/>
      </w:pPr>
      <w:r>
        <w:t xml:space="preserve">5 Training, validation, and test sets</w:t>
      </w:r>
    </w:p>
    <w:bookmarkStart w:id="221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1"/>
    <w:bookmarkStart w:id="222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2"/>
    <w:bookmarkStart w:id="224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5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5"/>
    <w:bookmarkStart w:id="226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6"/>
    <w:bookmarkStart w:id="227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7"/>
    <w:bookmarkStart w:id="229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9"/>
    <w:bookmarkStart w:id="231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5"/>
    <w:bookmarkStart w:id="237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6"/>
    </w:p>
    <w:bookmarkEnd w:id="237"/>
    <w:bookmarkStart w:id="239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8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9"/>
    <w:bookmarkStart w:id="240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1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1"/>
    <w:bookmarkStart w:id="243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3"/>
    <w:bookmarkStart w:id="247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7"/>
    <w:bookmarkStart w:id="248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8"/>
    <w:bookmarkStart w:id="271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1"/>
    <w:bookmarkEnd w:id="272"/>
    <w:bookmarkStart w:id="310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3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3"/>
    <w:bookmarkStart w:id="274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4"/>
    <w:bookmarkStart w:id="276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5"/>
    </w:p>
    <w:bookmarkEnd w:id="276"/>
    <w:bookmarkStart w:id="277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7"/>
    <w:bookmarkStart w:id="279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8"/>
    </w:p>
    <w:bookmarkEnd w:id="279"/>
    <w:bookmarkStart w:id="281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2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2"/>
    <w:p>
      <w:pPr>
        <w:pStyle w:val="BodyText"/>
      </w:pPr>
      <w:r>
        <w:t xml:space="preserve"> </w:t>
      </w:r>
    </w:p>
    <w:bookmarkStart w:id="284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3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3"/>
    </w:p>
    <w:bookmarkEnd w:id="284"/>
    <w:bookmarkStart w:id="285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5"/>
    <w:bookmarkStart w:id="286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6"/>
    <w:bookmarkStart w:id="287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7"/>
    <w:bookmarkStart w:id="289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bookmarkEnd w:id="289"/>
    <w:bookmarkStart w:id="290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1"/>
    <w:bookmarkStart w:id="292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2"/>
    <w:bookmarkStart w:id="293" w:name="exr-cv-estimate-by-fold-simplify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Exercise 13 (Simplify the summand of the cross-validation estimate)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In the setting of</w:delText>
        </w:r>
      </w:del>
      <w:del w:id="6" w:author="PR Preview" w:date="2026-01-01T00:00:00Z">
        <w:r>
          <w:delText xml:space="preserve"> </w:delText>
        </w:r>
      </w:del>
      <w:hyperlink w:anchor="exr-cv-estimate-by-fold">
        <w:del w:id="7" w:author="PR Preview" w:date="2026-01-01T00:00:00Z">
          <w:r>
            <w:rPr>
              <w:rStyle w:val="Hyperlink"/>
            </w:rPr>
            <w:delText xml:space="preserve">Exercise 12</w:delText>
          </w:r>
        </w:del>
      </w:hyperlink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simplify the summand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so that the summand no longer uses the</w:delText>
        </w:r>
      </w:del>
      <w:del w:id="13" w:author="PR Preview" w:date="2026-01-01T00:00:00Z">
        <w:r>
          <w:delText xml:space="preserve"> </w:delText>
        </w:r>
      </w:del>
      <w:hyperlink w:anchor="def-fold-assignment">
        <w:del w:id="14" w:author="PR Preview" w:date="2026-01-01T00:00:00Z">
          <w:r>
            <w:rPr>
              <w:rStyle w:val="Hyperlink"/>
            </w:rPr>
            <w:delText xml:space="preserve">fold assignment</w:delText>
          </w:r>
        </w:del>
      </w:hyperlink>
      <w:del w:id="15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16" w:author="PR Preview" w:date="2026-01-01T00:00:00Z">
        <w:r>
          <w:delText xml:space="preserve">.</w:delText>
        </w:r>
      </w:del>
    </w:p>
    <w:p>
      <w:pPr>
        <w:pStyle w:val="FirstParagraph"/>
      </w:pPr>
      <w:ins w:id="17" w:author="PR Preview" w:date="2026-01-01T00:00:00Z">
        <w:r>
          <w:rPr>
            <w:b/>
            <w:bCs/>
          </w:rPr>
          <w:t xml:space="preserve">Exercise 13 (Simplify the summand of the cross-validation estimate)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In the double sum from</w:t>
        </w:r>
      </w:ins>
      <w:ins w:id="20" w:author="PR Preview" w:date="2026-01-01T00:00:00Z">
        <w:r>
          <w:t xml:space="preserve"> </w:t>
        </w:r>
      </w:ins>
      <w:hyperlink w:anchor="exr-cv-estimate-by-fold">
        <w:ins w:id="21" w:author="PR Preview" w:date="2026-01-01T00:00:00Z">
          <w:r>
            <w:rPr>
              <w:rStyle w:val="Hyperlink"/>
            </w:rPr>
            <w:t xml:space="preserve">Exercise 12</w:t>
          </w:r>
        </w:ins>
      </w:hyperlink>
      <w:ins w:id="22" w:author="PR Preview" w:date="2026-01-01T00:00:00Z">
        <w:r>
          <w:t xml:space="preserve">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simplify the summand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so that the summand no longer uses the</w:t>
        </w:r>
      </w:ins>
      <w:ins w:id="27" w:author="PR Preview" w:date="2026-01-01T00:00:00Z">
        <w:r>
          <w:t xml:space="preserve"> </w:t>
        </w:r>
      </w:ins>
      <w:hyperlink w:anchor="def-fold-assignment">
        <w:ins w:id="28" w:author="PR Preview" w:date="2026-01-01T00:00:00Z">
          <w:r>
            <w:rPr>
              <w:rStyle w:val="Hyperlink"/>
            </w:rPr>
            <w:t xml:space="preserve">fold assignment</w:t>
          </w:r>
        </w:ins>
      </w:hyperlink>
      <w:ins w:id="29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0" w:author="PR Preview" w:date="2026-01-01T00:00:00Z">
        <w:r>
          <w:t xml:space="preserve">.</w:t>
        </w:r>
      </w:ins>
    </w:p>
    <w:bookmarkEnd w:id="293"/>
    <w:bookmarkStart w:id="294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4"/>
    <w:bookmarkStart w:id="296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p>
      <w:pPr>
        <w:pStyle w:val="FirstParagraph"/>
      </w:pPr>
      <w:del w:id="31" w:author="PR Preview" w:date="2026-01-01T00:00:00Z">
        <w:r>
          <w:rPr>
            <w:i/>
            <w:iCs/>
          </w:rPr>
          <w:delText xml:space="preserve">Proof</w:delText>
        </w:r>
      </w:del>
      <w:del w:id="32" w:author="PR Preview" w:date="2026-01-01T00:00:00Z">
        <w:r>
          <w:delText xml:space="preserve">. </w:delText>
        </w:r>
      </w:del>
      <w:del w:id="33" w:author="PR Preview" w:date="2026-01-01T00:00:00Z">
        <w:r>
          <w:delText xml:space="preserve">This combines</w:delText>
        </w:r>
      </w:del>
      <w:del w:id="34" w:author="PR Preview" w:date="2026-01-01T00:00:00Z">
        <w:r>
          <w:delText xml:space="preserve"> </w:delText>
        </w:r>
      </w:del>
      <w:hyperlink w:anchor="sol-cv-estimate-by-fold">
        <w:del w:id="35" w:author="PR Preview" w:date="2026-01-01T00:00:00Z">
          <w:r>
            <w:rPr>
              <w:rStyle w:val="Hyperlink"/>
            </w:rPr>
            <w:delText xml:space="preserve">Solution 12</w:delText>
          </w:r>
        </w:del>
      </w:hyperlink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and</w:delText>
        </w:r>
      </w:del>
      <w:del w:id="38" w:author="PR Preview" w:date="2026-01-01T00:00:00Z">
        <w:r>
          <w:delText xml:space="preserve"> </w:delText>
        </w:r>
      </w:del>
      <w:hyperlink w:anchor="sol-cv-estimate-by-fold-simplify">
        <w:del w:id="39" w:author="PR Preview" w:date="2026-01-01T00:00:00Z">
          <w:r>
            <w:rPr>
              <w:rStyle w:val="Hyperlink"/>
            </w:rPr>
            <w:delText xml:space="preserve">Solution 13</w:delText>
          </w:r>
        </w:del>
      </w:hyperlink>
      <w:del w:id="40" w:author="PR Preview" w:date="2026-01-01T00:00:00Z">
        <w:r>
          <w:delText xml:space="preserve">.</w:delText>
        </w:r>
      </w:del>
    </w:p>
    <w:p>
      <w:pPr>
        <w:pStyle w:val="FirstParagraph"/>
      </w:pPr>
      <w:ins w:id="41" w:author="PR Preview" w:date="2026-01-01T00:00:00Z">
        <w:r>
          <w:rPr>
            <w:i/>
            <w:iCs/>
          </w:rPr>
          <w:t xml:space="preserve">Proof</w:t>
        </w:r>
      </w:ins>
      <w:ins w:id="42" w:author="PR Preview" w:date="2026-01-01T00:00:00Z">
        <w:r>
          <w:t xml:space="preserve">. </w:t>
        </w:r>
      </w:ins>
      <w:ins w:id="43" w:author="PR Preview" w:date="2026-01-01T00:00:00Z">
        <w:r>
          <w:t xml:space="preserve">The proof combines</w:t>
        </w:r>
      </w:ins>
      <w:ins w:id="44" w:author="PR Preview" w:date="2026-01-01T00:00:00Z">
        <w:r>
          <w:t xml:space="preserve"> </w:t>
        </w:r>
      </w:ins>
      <w:hyperlink w:anchor="sol-cv-estimate-by-fold">
        <w:ins w:id="45" w:author="PR Preview" w:date="2026-01-01T00:00:00Z">
          <w:r>
            <w:rPr>
              <w:rStyle w:val="Hyperlink"/>
            </w:rPr>
            <w:t xml:space="preserve">Solution 12</w:t>
          </w:r>
        </w:ins>
      </w:hyperlink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and</w:t>
        </w:r>
      </w:ins>
      <w:ins w:id="48" w:author="PR Preview" w:date="2026-01-01T00:00:00Z">
        <w:r>
          <w:t xml:space="preserve"> </w:t>
        </w:r>
      </w:ins>
      <w:hyperlink w:anchor="sol-cv-estimate-by-fold-simplify">
        <w:ins w:id="49" w:author="PR Preview" w:date="2026-01-01T00:00:00Z">
          <w:r>
            <w:rPr>
              <w:rStyle w:val="Hyperlink"/>
            </w:rPr>
            <w:t xml:space="preserve">Solution 13</w:t>
          </w:r>
        </w:ins>
      </w:hyperlink>
      <w:ins w:id="50" w:author="PR Preview" w:date="2026-01-01T00:00:00Z">
        <w:r>
          <w:t xml:space="preserve">.</w:t>
        </w:r>
      </w:ins>
    </w:p>
    <w:bookmarkStart w:id="298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bookmarkStart w:id="299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9"/>
    <w:bookmarkStart w:id="300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0"/>
    <w:bookmarkStart w:id="301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1"/>
    <w:bookmarkStart w:id="306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6"/>
    <w:bookmarkStart w:id="309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8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9"/>
    <w:bookmarkEnd w:id="310"/>
    <w:bookmarkStart w:id="338" w:name="sec-loocv"/>
    <w:p>
      <w:pPr>
        <w:pStyle w:val="Heading2"/>
      </w:pPr>
      <w:r>
        <w:t xml:space="preserve">7 Leave-one-out cross-validation</w:t>
      </w:r>
    </w:p>
    <w:bookmarkStart w:id="311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1"/>
    <w:bookmarkStart w:id="312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2"/>
    <w:bookmarkStart w:id="314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3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4"/>
    <w:bookmarkStart w:id="31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7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6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6"/>
    </w:p>
    <w:bookmarkEnd w:id="317"/>
    <w:bookmarkStart w:id="319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8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9"/>
    <w:bookmarkStart w:id="321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0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0"/>
    </w:p>
    <w:bookmarkEnd w:id="321"/>
    <w:bookmarkStart w:id="323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2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3"/>
    <w:bookmarkStart w:id="326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6"/>
    <w:bookmarkStart w:id="329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8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9"/>
    <w:bookmarkStart w:id="331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0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1"/>
    <w:bookmarkStart w:id="334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3"/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5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5"/>
    <w:bookmarkStart w:id="336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6"/>
    <w:bookmarkStart w:id="337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7"/>
    <w:bookmarkEnd w:id="338"/>
    <w:bookmarkStart w:id="367" w:name="sec-cv-model-choice"/>
    <w:p>
      <w:pPr>
        <w:pStyle w:val="Heading2"/>
      </w:pPr>
      <w:r>
        <w:t xml:space="preserve">8 Choosing a model by cross-validation</w:t>
      </w:r>
    </w:p>
    <w:bookmarkStart w:id="340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2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3"/>
    <w:bookmarkStart w:id="345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4"/>
    </w:p>
    <w:bookmarkEnd w:id="345"/>
    <w:bookmarkStart w:id="346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6"/>
    <w:bookmarkStart w:id="347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7"/>
    <w:bookmarkStart w:id="350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0"/>
    <w:bookmarkStart w:id="353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1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2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2"/>
    </w:p>
    <w:bookmarkEnd w:id="353"/>
    <w:bookmarkStart w:id="354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4"/>
    <w:bookmarkStart w:id="355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5"/>
    <w:bookmarkStart w:id="357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6"/>
    </w:p>
    <w:bookmarkEnd w:id="357"/>
    <w:bookmarkStart w:id="359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1"/>
    <w:bookmarkStart w:id="366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6"/>
    <w:bookmarkEnd w:id="367"/>
    <w:bookmarkStart w:id="382" w:name="sec-information-criteria"/>
    <w:p>
      <w:pPr>
        <w:pStyle w:val="Heading2"/>
      </w:pPr>
      <w:r>
        <w:t xml:space="preserve">9 Criteria that adjust the training error</w:t>
      </w:r>
    </w:p>
    <w:bookmarkStart w:id="369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8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9"/>
    <w:bookmarkStart w:id="372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0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1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2"/>
    <w:bookmarkStart w:id="373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4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3"/>
    <w:bookmarkStart w:id="374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4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4"/>
    <w:bookmarkStart w:id="377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6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7"/>
    <w:bookmarkStart w:id="378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8"/>
    <w:bookmarkStart w:id="379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6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9"/>
    <w:bookmarkStart w:id="380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0"/>
    <w:bookmarkStart w:id="381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1"/>
    <w:bookmarkEnd w:id="382"/>
    <w:bookmarkStart w:id="388" w:name="sec-cv-whole-procedure"/>
    <w:p>
      <w:pPr>
        <w:pStyle w:val="Heading2"/>
      </w:pPr>
      <w:r>
        <w:t xml:space="preserve">10 Cross-validating the whole procedure</w:t>
      </w:r>
    </w:p>
    <w:bookmarkStart w:id="385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5"/>
    <w:bookmarkStart w:id="386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6"/>
    <w:bookmarkStart w:id="387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7"/>
    <w:bookmarkEnd w:id="388"/>
    <w:bookmarkStart w:id="391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9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0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1"/>
    <w:bookmarkStart w:id="428" w:name="references"/>
    <w:p>
      <w:pPr>
        <w:pStyle w:val="Heading2"/>
      </w:pPr>
      <w:r>
        <w:t xml:space="preserve">References</w:t>
      </w:r>
    </w:p>
    <w:bookmarkStart w:id="427" w:name="refs"/>
    <w:bookmarkStart w:id="393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https://en.wikipedia.org/wiki/Random_seed</w:t>
        </w:r>
      </w:hyperlink>
    </w:p>
    <w:bookmarkEnd w:id="393"/>
    <w:bookmarkStart w:id="395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5"/>
    <w:bookmarkStart w:id="397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7"/>
    <w:bookmarkStart w:id="399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8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9"/>
    <w:bookmarkStart w:id="401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https://en.wikipedia.org/wiki/Generalization_error</w:t>
        </w:r>
      </w:hyperlink>
    </w:p>
    <w:bookmarkEnd w:id="401"/>
    <w:bookmarkStart w:id="403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3"/>
    <w:bookmarkStart w:id="404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4"/>
    <w:bookmarkStart w:id="406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6"/>
    <w:bookmarkStart w:id="408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https://en.wikipedia.org/wiki/Overfitting</w:t>
        </w:r>
      </w:hyperlink>
    </w:p>
    <w:bookmarkEnd w:id="408"/>
    <w:bookmarkStart w:id="410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9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0"/>
    <w:bookmarkStart w:id="412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https://en.wikipedia.org/wiki/Bias%E2%80%93variance_tradeoff</w:t>
        </w:r>
      </w:hyperlink>
    </w:p>
    <w:bookmarkEnd w:id="412"/>
    <w:bookmarkStart w:id="414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https://en.wikipedia.org/wiki/Model_selection</w:t>
        </w:r>
      </w:hyperlink>
    </w:p>
    <w:bookmarkEnd w:id="414"/>
    <w:bookmarkStart w:id="416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https://en.wikipedia.org/wiki/Cross-validation_%28statistics%29</w:t>
        </w:r>
      </w:hyperlink>
    </w:p>
    <w:bookmarkEnd w:id="416"/>
    <w:bookmarkStart w:id="418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7">
        <w:r>
          <w:rPr>
            <w:rStyle w:val="Hyperlink"/>
          </w:rPr>
          <w:t xml:space="preserve">https://www.gastonsanchez.com/matrix4sl/</w:t>
        </w:r>
      </w:hyperlink>
    </w:p>
    <w:bookmarkEnd w:id="418"/>
    <w:bookmarkStart w:id="420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https://en.wikipedia.org/wiki/Leverage_%28statistics%29</w:t>
        </w:r>
      </w:hyperlink>
    </w:p>
    <w:bookmarkEnd w:id="420"/>
    <w:bookmarkStart w:id="422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1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2"/>
    <w:bookmarkStart w:id="424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3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4"/>
    <w:bookmarkStart w:id="426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5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6"/>
    <w:bookmarkEnd w:id="427"/>
    <w:bookmarkEnd w:id="4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8" Type="http://schemas.openxmlformats.org/officeDocument/2006/relationships/image" Target="media/rId268.png"/><Relationship Id="rId302" Type="http://schemas.openxmlformats.org/officeDocument/2006/relationships/image" Target="media/rId302.png"/><Relationship Id="rId151" Type="http://schemas.openxmlformats.org/officeDocument/2006/relationships/image" Target="media/rId151.png"/><Relationship Id="rId362" Type="http://schemas.openxmlformats.org/officeDocument/2006/relationships/image" Target="media/rId362.png"/><Relationship Id="rId214" Type="http://schemas.openxmlformats.org/officeDocument/2006/relationships/image" Target="media/rId214.png"/><Relationship Id="rId155" Type="http://schemas.openxmlformats.org/officeDocument/2006/relationships/image" Target="media/rId155.png"/><Relationship Id="rId250" Type="http://schemas.openxmlformats.org/officeDocument/2006/relationships/image" Target="media/rId250.png"/><Relationship Id="rId254" Type="http://schemas.openxmlformats.org/officeDocument/2006/relationships/image" Target="media/rId254.png"/><Relationship Id="rId258" Type="http://schemas.openxmlformats.org/officeDocument/2006/relationships/image" Target="media/rId258.png"/><Relationship Id="rId262" Type="http://schemas.openxmlformats.org/officeDocument/2006/relationships/image" Target="media/rId262.png"/><Relationship Id="rId91" Type="http://schemas.openxmlformats.org/officeDocument/2006/relationships/hyperlink" Target="basic-statistical-methods.qmd#def-linear-regression" TargetMode="External"/><Relationship Id="rId370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7" Type="http://schemas.openxmlformats.org/officeDocument/2006/relationships/hyperlink" Target="correlation-regression.qmd#def-ols" TargetMode="External"/><Relationship Id="rId371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8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8" Type="http://schemas.openxmlformats.org/officeDocument/2006/relationships/hyperlink" Target="correlation-regression.qmd#def-tss" TargetMode="External"/><Relationship Id="rId330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1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90" Type="http://schemas.openxmlformats.org/officeDocument/2006/relationships/hyperlink" Target="estimation.qmd#def-estimation-error" TargetMode="External"/><Relationship Id="rId185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8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9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51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5" Type="http://schemas.openxmlformats.org/officeDocument/2006/relationships/hyperlink" Target="https://doi.org/10.1007/978-0-387-21706-2" TargetMode="External"/><Relationship Id="rId398" Type="http://schemas.openxmlformats.org/officeDocument/2006/relationships/hyperlink" Target="https://doi.org/10.1007/978-0-387-84858-7" TargetMode="External"/><Relationship Id="rId402" Type="http://schemas.openxmlformats.org/officeDocument/2006/relationships/hyperlink" Target="https://doi.org/10.1007/978-1-0716-1418-1" TargetMode="External"/><Relationship Id="rId421" Type="http://schemas.openxmlformats.org/officeDocument/2006/relationships/hyperlink" Target="https://doi.org/10.1080/00401706.1973.10489103" TargetMode="External"/><Relationship Id="rId423" Type="http://schemas.openxmlformats.org/officeDocument/2006/relationships/hyperlink" Target="https://doi.org/10.1109/TAC.1974.1100705" TargetMode="External"/><Relationship Id="rId425" Type="http://schemas.openxmlformats.org/officeDocument/2006/relationships/hyperlink" Target="https://doi.org/10.1214/aos/1176344136" TargetMode="External"/><Relationship Id="rId409" Type="http://schemas.openxmlformats.org/officeDocument/2006/relationships/hyperlink" Target="https://doi.org/10.32614/CRAN.package.SyncRNG" TargetMode="External"/><Relationship Id="rId411" Type="http://schemas.openxmlformats.org/officeDocument/2006/relationships/hyperlink" Target="https://en.wikipedia.org/wiki/Bias%E2%80%93variance_tradeoff" TargetMode="External"/><Relationship Id="rId415" Type="http://schemas.openxmlformats.org/officeDocument/2006/relationships/hyperlink" Target="https://en.wikipedia.org/wiki/Cross-validation_%28statistics%29" TargetMode="External"/><Relationship Id="rId400" Type="http://schemas.openxmlformats.org/officeDocument/2006/relationships/hyperlink" Target="https://en.wikipedia.org/wiki/Generalization_error" TargetMode="External"/><Relationship Id="rId394" Type="http://schemas.openxmlformats.org/officeDocument/2006/relationships/hyperlink" Target="https://en.wikipedia.org/wiki/Hyperparameter_%28machine_learning%29" TargetMode="External"/><Relationship Id="rId419" Type="http://schemas.openxmlformats.org/officeDocument/2006/relationships/hyperlink" Target="https://en.wikipedia.org/wiki/Leverage_%28statistics%29" TargetMode="External"/><Relationship Id="rId413" Type="http://schemas.openxmlformats.org/officeDocument/2006/relationships/hyperlink" Target="https://en.wikipedia.org/wiki/Model_selection" TargetMode="External"/><Relationship Id="rId407" Type="http://schemas.openxmlformats.org/officeDocument/2006/relationships/hyperlink" Target="https://en.wikipedia.org/wiki/Overfitting" TargetMode="External"/><Relationship Id="rId392" Type="http://schemas.openxmlformats.org/officeDocument/2006/relationships/hyperlink" Target="https://en.wikipedia.org/wiki/Random_seed" TargetMode="External"/><Relationship Id="rId396" Type="http://schemas.openxmlformats.org/officeDocument/2006/relationships/hyperlink" Target="https://en.wikipedia.org/wiki/Training,_validation,_and_test_data_sets" TargetMode="External"/><Relationship Id="rId390" Type="http://schemas.openxmlformats.org/officeDocument/2006/relationships/hyperlink" Target="https://hastie.su.domains/ElemStatLearn/" TargetMode="External"/><Relationship Id="rId246" Type="http://schemas.openxmlformats.org/officeDocument/2006/relationships/hyperlink" Target="https://morrison-lab.github.io/lds/chapters/big-ideas.html#def-test-set" TargetMode="External"/><Relationship Id="rId244" Type="http://schemas.openxmlformats.org/officeDocument/2006/relationships/hyperlink" Target="https://morrison-lab.github.io/lds/chapters/big-ideas.html#def-training-set" TargetMode="External"/><Relationship Id="rId245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6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3" Type="http://schemas.openxmlformats.org/officeDocument/2006/relationships/hyperlink" Target="https://morrison-lab.github.io/pds/variance-covariance.html#def-variance" TargetMode="External"/><Relationship Id="rId187" Type="http://schemas.openxmlformats.org/officeDocument/2006/relationships/hyperlink" Target="https://morrison-lab.github.io/pds/variance-covariance.html#thm-variance" TargetMode="External"/><Relationship Id="rId417" Type="http://schemas.openxmlformats.org/officeDocument/2006/relationships/hyperlink" Target="https://www.gastonsanchez.com/matrix4sl/" TargetMode="External"/><Relationship Id="rId322" Type="http://schemas.openxmlformats.org/officeDocument/2006/relationships/hyperlink" Target="https://www.gastonsanchez.com/matrix4sl/cross-products.html#cross-products" TargetMode="External"/><Relationship Id="rId389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6" Type="http://schemas.openxmlformats.org/officeDocument/2006/relationships/hyperlink" Target="intro-MLEs.qmd#def-loglik" TargetMode="External"/><Relationship Id="rId375" Type="http://schemas.openxmlformats.org/officeDocument/2006/relationships/hyperlink" Target="intro-MLEs.qmd#def-mle" TargetMode="External"/><Relationship Id="rId242" Type="http://schemas.openxmlformats.org/officeDocument/2006/relationships/hyperlink" Target="logistic-inference.qmd#def-logistic-regression" TargetMode="External"/><Relationship Id="rId33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174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70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7" Type="http://schemas.openxmlformats.org/officeDocument/2006/relationships/hyperlink" Target="correlation-regression.qmd#def-ols" TargetMode="External"/><Relationship Id="rId371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8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8" Type="http://schemas.openxmlformats.org/officeDocument/2006/relationships/hyperlink" Target="correlation-regression.qmd#def-tss" TargetMode="External"/><Relationship Id="rId330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1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90" Type="http://schemas.openxmlformats.org/officeDocument/2006/relationships/hyperlink" Target="estimation.qmd#def-estimation-error" TargetMode="External"/><Relationship Id="rId185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8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9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51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5" Type="http://schemas.openxmlformats.org/officeDocument/2006/relationships/hyperlink" Target="https://doi.org/10.1007/978-0-387-21706-2" TargetMode="External"/><Relationship Id="rId398" Type="http://schemas.openxmlformats.org/officeDocument/2006/relationships/hyperlink" Target="https://doi.org/10.1007/978-0-387-84858-7" TargetMode="External"/><Relationship Id="rId402" Type="http://schemas.openxmlformats.org/officeDocument/2006/relationships/hyperlink" Target="https://doi.org/10.1007/978-1-0716-1418-1" TargetMode="External"/><Relationship Id="rId421" Type="http://schemas.openxmlformats.org/officeDocument/2006/relationships/hyperlink" Target="https://doi.org/10.1080/00401706.1973.10489103" TargetMode="External"/><Relationship Id="rId423" Type="http://schemas.openxmlformats.org/officeDocument/2006/relationships/hyperlink" Target="https://doi.org/10.1109/TAC.1974.1100705" TargetMode="External"/><Relationship Id="rId425" Type="http://schemas.openxmlformats.org/officeDocument/2006/relationships/hyperlink" Target="https://doi.org/10.1214/aos/1176344136" TargetMode="External"/><Relationship Id="rId409" Type="http://schemas.openxmlformats.org/officeDocument/2006/relationships/hyperlink" Target="https://doi.org/10.32614/CRAN.package.SyncRNG" TargetMode="External"/><Relationship Id="rId411" Type="http://schemas.openxmlformats.org/officeDocument/2006/relationships/hyperlink" Target="https://en.wikipedia.org/wiki/Bias%E2%80%93variance_tradeoff" TargetMode="External"/><Relationship Id="rId415" Type="http://schemas.openxmlformats.org/officeDocument/2006/relationships/hyperlink" Target="https://en.wikipedia.org/wiki/Cross-validation_%28statistics%29" TargetMode="External"/><Relationship Id="rId400" Type="http://schemas.openxmlformats.org/officeDocument/2006/relationships/hyperlink" Target="https://en.wikipedia.org/wiki/Generalization_error" TargetMode="External"/><Relationship Id="rId394" Type="http://schemas.openxmlformats.org/officeDocument/2006/relationships/hyperlink" Target="https://en.wikipedia.org/wiki/Hyperparameter_%28machine_learning%29" TargetMode="External"/><Relationship Id="rId419" Type="http://schemas.openxmlformats.org/officeDocument/2006/relationships/hyperlink" Target="https://en.wikipedia.org/wiki/Leverage_%28statistics%29" TargetMode="External"/><Relationship Id="rId413" Type="http://schemas.openxmlformats.org/officeDocument/2006/relationships/hyperlink" Target="https://en.wikipedia.org/wiki/Model_selection" TargetMode="External"/><Relationship Id="rId407" Type="http://schemas.openxmlformats.org/officeDocument/2006/relationships/hyperlink" Target="https://en.wikipedia.org/wiki/Overfitting" TargetMode="External"/><Relationship Id="rId392" Type="http://schemas.openxmlformats.org/officeDocument/2006/relationships/hyperlink" Target="https://en.wikipedia.org/wiki/Random_seed" TargetMode="External"/><Relationship Id="rId396" Type="http://schemas.openxmlformats.org/officeDocument/2006/relationships/hyperlink" Target="https://en.wikipedia.org/wiki/Training,_validation,_and_test_data_sets" TargetMode="External"/><Relationship Id="rId390" Type="http://schemas.openxmlformats.org/officeDocument/2006/relationships/hyperlink" Target="https://hastie.su.domains/ElemStatLearn/" TargetMode="External"/><Relationship Id="rId246" Type="http://schemas.openxmlformats.org/officeDocument/2006/relationships/hyperlink" Target="https://morrison-lab.github.io/lds/chapters/big-ideas.html#def-test-set" TargetMode="External"/><Relationship Id="rId244" Type="http://schemas.openxmlformats.org/officeDocument/2006/relationships/hyperlink" Target="https://morrison-lab.github.io/lds/chapters/big-ideas.html#def-training-set" TargetMode="External"/><Relationship Id="rId245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6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3" Type="http://schemas.openxmlformats.org/officeDocument/2006/relationships/hyperlink" Target="https://morrison-lab.github.io/pds/variance-covariance.html#def-variance" TargetMode="External"/><Relationship Id="rId187" Type="http://schemas.openxmlformats.org/officeDocument/2006/relationships/hyperlink" Target="https://morrison-lab.github.io/pds/variance-covariance.html#thm-variance" TargetMode="External"/><Relationship Id="rId417" Type="http://schemas.openxmlformats.org/officeDocument/2006/relationships/hyperlink" Target="https://www.gastonsanchez.com/matrix4sl/" TargetMode="External"/><Relationship Id="rId322" Type="http://schemas.openxmlformats.org/officeDocument/2006/relationships/hyperlink" Target="https://www.gastonsanchez.com/matrix4sl/cross-products.html#cross-products" TargetMode="External"/><Relationship Id="rId389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6" Type="http://schemas.openxmlformats.org/officeDocument/2006/relationships/hyperlink" Target="intro-MLEs.qmd#def-loglik" TargetMode="External"/><Relationship Id="rId375" Type="http://schemas.openxmlformats.org/officeDocument/2006/relationships/hyperlink" Target="intro-MLEs.qmd#def-mle" TargetMode="External"/><Relationship Id="rId242" Type="http://schemas.openxmlformats.org/officeDocument/2006/relationships/hyperlink" Target="logistic-inference.qmd#def-logistic-regression" TargetMode="External"/><Relationship Id="rId33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174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2026-10-28T00:06:15Z</dcterms:created>
  <dcterms:modified xsi:type="dcterms:W3CDTF">2026-10-28T00:06:15Z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