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Testing</w:t>
      </w:r>
    </w:p>
    <w:p>
      <w:pPr>
        <w:pStyle w:val="Date"/>
      </w:pPr>
      <w:del w:id="1" w:author="PR Preview" w:date="2026-01-01T00:00:00Z">
        <w:r>
          <w:delText xml:space="preserve">Last modified: 2026-10-15 03:26:43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03:53:43 (PDT)</w:t>
        </w:r>
      </w:ins>
    </w:p>
    <w:p>
      <w:pPr>
        <w:pStyle w:val="FirstParagraph"/>
      </w:pP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answers a question about one hypothesis.</w:t>
      </w:r>
      <w:r>
        <w:t xml:space="preserve"> </w:t>
      </w:r>
      <w:r>
        <w:t xml:space="preserve">Many studies ask the question many times:</w:t>
      </w:r>
      <w:r>
        <w:t xml:space="preserve"> </w:t>
      </w:r>
      <w:r>
        <w:t xml:space="preserve">a gene expression study tests every gene for a difference between two tumor types,</w:t>
      </w:r>
      <w:r>
        <w:t xml:space="preserve"> </w:t>
      </w:r>
      <w:r>
        <w:t xml:space="preserve">and a screening study tests every candidate drug.</w:t>
      </w:r>
      <w:r>
        <w:t xml:space="preserve"> </w:t>
      </w:r>
      <w:r>
        <w:t xml:space="preserve">Each test that uses the usual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 </w:t>
      </w:r>
      <w:r>
        <w:t xml:space="preserve">has a small chance of flagging a null hypothesis that is true,</w:t>
      </w:r>
      <w:r>
        <w:t xml:space="preserve"> </w:t>
      </w:r>
      <w:r>
        <w:t xml:space="preserve">and those chances add up over thousands of tests.</w:t>
      </w:r>
    </w:p>
    <w:p>
      <w:pPr>
        <w:pStyle w:val="BodyText"/>
      </w:pPr>
      <w:r>
        <w:t xml:space="preserve">This page does three things:</w:t>
      </w:r>
    </w:p>
    <w:p>
      <w:pPr>
        <w:pStyle w:val="Compact"/>
        <w:numPr>
          <w:ilvl w:val="0"/>
          <w:numId w:val="1001"/>
        </w:numPr>
      </w:pPr>
      <w:r>
        <w:t xml:space="preserve">shows how fast false positives accumulate;</w:t>
      </w:r>
    </w:p>
    <w:p>
      <w:pPr>
        <w:pStyle w:val="Compact"/>
        <w:numPr>
          <w:ilvl w:val="0"/>
          <w:numId w:val="1001"/>
        </w:numPr>
      </w:pPr>
      <w:r>
        <w:t xml:space="preserve">defines two error rates for a whole family of tests,</w:t>
      </w:r>
      <w:r>
        <w:t xml:space="preserve"> </w:t>
      </w:r>
      <w:r>
        <w:t xml:space="preserve">the family-wise error rate and the false discovery rate;</w:t>
      </w:r>
    </w:p>
    <w:p>
      <w:pPr>
        <w:pStyle w:val="Compact"/>
        <w:numPr>
          <w:ilvl w:val="0"/>
          <w:numId w:val="1001"/>
        </w:numPr>
      </w:pPr>
      <w:r>
        <w:t xml:space="preserve">presents the standard procedures that control them:</w:t>
      </w:r>
      <w:r>
        <w:t xml:space="preserve"> </w:t>
      </w:r>
      <w:r>
        <w:t xml:space="preserve">the Bonferroni correction, Holm’s step-down procedure</w:t>
      </w:r>
      <w:r>
        <w:t xml:space="preserve"> </w:t>
      </w:r>
      <w:r>
        <w:t xml:space="preserve">(Holm 1979)</w:t>
      </w:r>
      <w:r>
        <w:t xml:space="preserve"> </w:t>
      </w:r>
      <w:r>
        <w:t xml:space="preserve">and the Benjamini–Hochberg procedure</w:t>
      </w:r>
      <w:r>
        <w:t xml:space="preserve"> </w:t>
      </w:r>
      <w:r>
        <w:t xml:space="preserve">(Benjamini and Hochberg 1995)</w:t>
      </w:r>
      <w:r>
        <w:t xml:space="preserve">,</w:t>
      </w:r>
      <w:r>
        <w:t xml:space="preserve"> </w:t>
      </w:r>
      <w:r>
        <w:t xml:space="preserve">with the adjusted p-values that report their results.</w:t>
      </w:r>
    </w:p>
    <w:p>
      <w:pPr>
        <w:pStyle w:val="FirstParagraph"/>
      </w:pPr>
      <w:r>
        <w:t xml:space="preserve">The next page,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,</w:t>
      </w:r>
      <w:r>
        <w:t xml:space="preserve"> </w:t>
      </w:r>
      <w:r>
        <w:t xml:space="preserve">shows how to compute a p-value without a distributional model.</w:t>
      </w:r>
      <w:r>
        <w:t xml:space="preserve"> </w:t>
      </w:r>
      <w:r>
        <w:t xml:space="preserve">These notes follow chapter 13 of</w:t>
      </w:r>
      <w:r>
        <w:t xml:space="preserve"> </w:t>
      </w:r>
      <w:r>
        <w:t xml:space="preserve">James et al. (2021)</w:t>
      </w:r>
      <w:r>
        <w:t xml:space="preserve">.</w:t>
      </w:r>
    </w:p>
    <w:bookmarkStart w:id="14" w:name="sec-khan-data"/>
    <w:p>
      <w:pPr>
        <w:pStyle w:val="Heading2"/>
      </w:pPr>
      <w:r>
        <w:t xml:space="preserve">1 The Khan gene expression data</w:t>
      </w:r>
    </w:p>
    <w:p>
      <w:pPr>
        <w:pStyle w:val="FirstParagraph"/>
      </w:pPr>
      <w:r>
        <w:t xml:space="preserve">The examples on this page use gene expression data from</w:t>
      </w:r>
      <w:r>
        <w:t xml:space="preserve"> </w:t>
      </w:r>
      <w:r>
        <w:t xml:space="preserve">Khan et al. (2001)</w:t>
      </w:r>
      <w:r>
        <w:t xml:space="preserve">,</w:t>
      </w:r>
      <w:r>
        <w:t xml:space="preserve"> </w:t>
      </w:r>
      <w:r>
        <w:t xml:space="preserve">who measured 2308 genes in tissue samples from children with small round blue cell tumors.</w:t>
      </w:r>
      <w:r>
        <w:t xml:space="preserve"> </w:t>
      </w:r>
      <w:r>
        <w:t xml:space="preserve">The samples fall into four tumor classes, numbered 1 to 4 in the data.</w:t>
      </w:r>
      <w:r>
        <w:t xml:space="preserve"> </w:t>
      </w:r>
      <w:r>
        <w:t xml:space="preserve">This site keeps a copy of the 63 training samples at</w:t>
      </w:r>
      <w:r>
        <w:t xml:space="preserve"> </w:t>
      </w:r>
      <w:hyperlink r:id="rId12">
        <w:r>
          <w:rPr>
            <w:rStyle w:val="VerbatimChar"/>
          </w:rPr>
          <w:t xml:space="preserve">data/khan.csv</w:t>
        </w:r>
      </w:hyperlink>
      <w:r>
        <w:t xml:space="preserve">,</w:t>
      </w:r>
      <w:r>
        <w:t xml:space="preserve"> </w:t>
      </w:r>
      <w:r>
        <w:t xml:space="preserve">taken from the</w:t>
      </w:r>
      <w:r>
        <w:t xml:space="preserve"> </w:t>
      </w:r>
      <w:r>
        <w:rPr>
          <w:rStyle w:val="VerbatimChar"/>
        </w:rPr>
        <w:t xml:space="preserve">Khan</w:t>
      </w:r>
      <w:r>
        <w:t xml:space="preserve"> </w:t>
      </w:r>
      <w:r>
        <w:t xml:space="preserve">data of the R package</w:t>
      </w:r>
      <w:r>
        <w:t xml:space="preserve"> </w:t>
      </w:r>
      <w:hyperlink r:id="rId13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(James et al. 2021)</w:t>
      </w:r>
      <w:r>
        <w:t xml:space="preserve">:</w:t>
      </w:r>
      <w:r>
        <w:t xml:space="preserve"> </w:t>
      </w:r>
      <w:r>
        <w:t xml:space="preserve">the column</w:t>
      </w:r>
      <w:r>
        <w:t xml:space="preserve"> </w:t>
      </w:r>
      <w:r>
        <w:rPr>
          <w:rStyle w:val="VerbatimChar"/>
        </w:rPr>
        <w:t xml:space="preserve">tumor_class</w:t>
      </w:r>
      <w:r>
        <w:t xml:space="preserve"> </w:t>
      </w:r>
      <w:r>
        <w:t xml:space="preserve">holds the class,</w:t>
      </w:r>
      <w:r>
        <w:t xml:space="preserve"> </w:t>
      </w:r>
      <w:r>
        <w:t xml:space="preserve">and the columns</w:t>
      </w:r>
      <w:r>
        <w:t xml:space="preserve"> </w:t>
      </w:r>
      <w:r>
        <w:rPr>
          <w:rStyle w:val="VerbatimChar"/>
        </w:rPr>
        <w:t xml:space="preserve">gene_1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gene_2308</w:t>
      </w:r>
      <w:r>
        <w:t xml:space="preserve"> </w:t>
      </w:r>
      <w:r>
        <w:t xml:space="preserve">hold the expression values.</w:t>
      </w:r>
      <w:r>
        <w:t xml:space="preserve"> </w:t>
      </w:r>
      <w:r>
        <w:t xml:space="preserve">The examples compare classes 2 and 4.</w:t>
      </w:r>
    </w:p>
    <w:p>
      <w:pPr>
        <w:pStyle w:val="SourceCode"/>
      </w:pPr>
      <w:r>
        <w:rPr>
          <w:rStyle w:val="NormalTok"/>
        </w:rPr>
        <w:t xml:space="preserve">khan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"data/khan.csv"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khan_pair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khan[khan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 ]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tumor_class =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br/>
      </w:r>
      <w:r>
        <w:rPr>
          <w:rStyle w:val="CommentTok"/>
        </w:rPr>
        <w:t xml:space="preserve">#&gt; tumor_class</w:t>
      </w:r>
      <w:r>
        <w:br/>
      </w:r>
      <w:r>
        <w:rPr>
          <w:rStyle w:val="CommentTok"/>
        </w:rPr>
        <w:t xml:space="preserve">#&gt;  2  4 </w:t>
      </w:r>
      <w:r>
        <w:br/>
      </w:r>
      <w:r>
        <w:rPr>
          <w:rStyle w:val="CommentTok"/>
        </w:rPr>
        <w:t xml:space="preserve">#&gt; 23 20</w:t>
      </w:r>
    </w:p>
    <w:bookmarkEnd w:id="14"/>
    <w:bookmarkStart w:id="28" w:name="sec-multiplicity"/>
    <w:p>
      <w:pPr>
        <w:pStyle w:val="Heading2"/>
      </w:pPr>
      <w:r>
        <w:t xml:space="preserve">2 The multiplicity problem</w:t>
      </w:r>
    </w:p>
    <w:bookmarkStart w:id="20" w:name="sec-false-positive-chance"/>
    <w:p>
      <w:pPr>
        <w:pStyle w:val="Heading3"/>
      </w:pPr>
      <w:r>
        <w:t xml:space="preserve">2.1 The chance of a false positive</w:t>
      </w:r>
    </w:p>
    <w:bookmarkStart w:id="15" w:name="exr-no-rejection-prob"/>
    <w:p>
      <w:pPr>
        <w:pStyle w:val="FirstParagraph"/>
      </w:pPr>
      <w:r>
        <w:rPr>
          <w:b/>
          <w:bCs/>
        </w:rPr>
        <w:t xml:space="preserve">Exercise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Find the probability that none of the tests rejects.</w:t>
      </w:r>
    </w:p>
    <w:bookmarkEnd w:id="15"/>
    <w:bookmarkStart w:id="16" w:name="sol-no-rejection-prob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No test rejects exactly when every event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fails to occur.</w:t>
      </w:r>
      <w:r>
        <w:t xml:space="preserve"> </w:t>
      </w:r>
      <w:r>
        <w:t xml:space="preserve">Write</w:t>
      </w:r>
      <w:r>
        <w:t xml:space="preserve"> </w:t>
      </w:r>
      <m:oMath>
        <m:sSubSup>
          <m:e>
            <m:r>
              <m:t>A</m:t>
            </m:r>
          </m:e>
          <m:sub>
            <m:r>
              <m:t>j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for the complement of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nor/>
                      <m:sty m:val="p"/>
                    </m:rPr>
                    <m:t>no test rejects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 test rejects means every 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fails)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2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A</m:t>
                  </m:r>
                </m:e>
                <m:sub>
                  <m:r>
                    <m:t>m</m:t>
                  </m:r>
                </m:sub>
                <m:sup>
                  <m:r>
                    <m:t>c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are independent, so their complements 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applied to each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rPr>
                  <m:sty m:val="p"/>
                </m:rPr>
                <m:t>⋯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product of </m:t>
              </m:r>
              <m:r>
                <m:t>m</m:t>
              </m:r>
              <m:r>
                <m:rPr>
                  <m:nor/>
                  <m:sty m:val="p"/>
                </m:rPr>
                <m:t> equal factors)</m:t>
              </m:r>
            </m:e>
          </m:eqArr>
        </m:oMath>
      </m:oMathPara>
    </w:p>
    <w:bookmarkEnd w:id="16"/>
    <w:bookmarkStart w:id="17" w:name="lem-no-rejection-prob"/>
    <w:p>
      <w:pPr>
        <w:pStyle w:val="FirstParagraph"/>
      </w:pPr>
      <w:r>
        <w:rPr>
          <w:b/>
          <w:bCs/>
        </w:rPr>
        <w:t xml:space="preserve">Lemma 1 (Probability that no test rejects)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</m:oMath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significance level</w:t>
        </w:r>
      </w:hyperlink>
      <w:r>
        <w:t xml:space="preserve">).</w:t>
      </w:r>
      <w:r>
        <w:t xml:space="preserve"> </w:t>
      </w:r>
      <w:r>
        <w:t xml:space="preserve">Then the probability that none of the tests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no test rejects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-rejection-prob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no-rejection-prob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18" w:name="thm-false-positive-prob"/>
    <w:p>
      <w:pPr>
        <w:pStyle w:val="BodyText"/>
      </w:pPr>
      <w:r>
        <w:rPr>
          <w:b/>
          <w:bCs/>
        </w:rPr>
        <w:t xml:space="preserve">Theorem 1 (Probability of at least one false positive)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be independent events,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rejects its true null hypothesis,</w:t>
      </w:r>
      <w:r>
        <w:t xml:space="preserve"> </w:t>
      </w:r>
      <w:r>
        <w:t xml:space="preserve">and each has probability</w:t>
      </w:r>
      <w:r>
        <w:t xml:space="preserve"> </w:t>
      </w:r>
      <m:oMath>
        <m:r>
          <m:t>α</m:t>
        </m:r>
      </m:oMath>
      <w:r>
        <w:t xml:space="preserve">.</w:t>
      </w:r>
      <w:r>
        <w:t xml:space="preserve"> </w:t>
      </w:r>
      <w:r>
        <w:t xml:space="preserve">Then the probability that at least one test rejects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m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</m:e>
          </m:d>
          <m:sSup>
            <m:e>
              <m:r>
                <m:t>​</m:t>
              </m:r>
            </m:e>
            <m:sup>
              <m:r>
                <m:t>m</m:t>
              </m:r>
            </m:sup>
          </m:sSup>
          <m:r>
            <m:rPr>
              <m:sty m:val="p"/>
            </m:rPr>
            <m:t>.</m:t>
          </m:r>
        </m:oMath>
      </m:oMathPara>
    </w:p>
    <w:bookmarkEnd w:id="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last line below is</w:t>
      </w:r>
      <w:r>
        <w:t xml:space="preserve"> </w:t>
      </w:r>
      <w:hyperlink w:anchor="lem-no-rejection-prob">
        <w:r>
          <w:rPr>
            <w:rStyle w:val="Hyperlink"/>
          </w:rPr>
          <w:t xml:space="preserve">Lemma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m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c</m:t>
                      </m:r>
                    </m:sup>
                  </m:sSubSup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∩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m</m:t>
                      </m:r>
                    </m:sub>
                    <m:sup>
                      <m:r>
                        <m:t>c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that no test rejects)</m:t>
              </m:r>
            </m:e>
          </m:eqArr>
        </m:oMath>
      </m:oMathPara>
    </w:p>
    <w:bookmarkStart w:id="19" w:name="exm-false-positive-prob"/>
    <w:p>
      <w:pPr>
        <w:pStyle w:val="FirstParagraph"/>
      </w:pPr>
      <w:r>
        <w:rPr>
          <w:b/>
          <w:bCs/>
        </w:rPr>
        <w:t xml:space="preserve">Example 1 (False positives accumulate with the number of tests)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 the chance of at least one false positive</w:t>
      </w:r>
      <w:r>
        <w:t xml:space="preserve"> </w:t>
      </w:r>
      <w:r>
        <w:t xml:space="preserve">among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independent tests of true null hypotheses:</w:t>
      </w:r>
    </w:p>
    <w:p>
      <w:pPr>
        <w:pStyle w:val="SourceCode"/>
      </w:pP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m_values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2308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m_values,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prob_at_least_one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alpha)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m_values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col.names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"Tests 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"Pr(at least one false positive)"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Tests 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Pr(at least one false positive)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0.2262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0.5123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0.6415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0.9941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</w:tbl>
    <w:p>
      <w:pPr>
        <w:pStyle w:val="BodyText"/>
      </w:pPr>
      <w:r>
        <w:t xml:space="preserve">The chance first passes one half at 14 tests.</w:t>
      </w:r>
      <w:r>
        <w:t xml:space="preserve"> </w:t>
      </w:r>
      <w:r>
        <w:t xml:space="preserve">With 2308 tests, the number of genes in the Khan data,</w:t>
      </w:r>
      <w:r>
        <w:t xml:space="preserve"> </w:t>
      </w:r>
      <w:r>
        <w:t xml:space="preserve">the chance of no false positive at all is 3.9e-52,</w:t>
      </w:r>
      <w:r>
        <w:t xml:space="preserve"> </w:t>
      </w:r>
      <w:r>
        <w:t xml:space="preserve">so a false positive is a near certainty.</w:t>
      </w:r>
    </w:p>
    <w:bookmarkEnd w:id="19"/>
    <w:bookmarkEnd w:id="20"/>
    <w:bookmarkStart w:id="27" w:name="sec-khan-tests"/>
    <w:p>
      <w:pPr>
        <w:pStyle w:val="Heading3"/>
      </w:pPr>
      <w:r>
        <w:t xml:space="preserve">2.2 Testing every gene</w:t>
      </w:r>
    </w:p>
    <w:bookmarkStart w:id="26" w:name="exm-khan-pvalues"/>
    <w:p>
      <w:pPr>
        <w:pStyle w:val="FirstParagraph"/>
      </w:pPr>
      <w:r>
        <w:rPr>
          <w:b/>
          <w:bCs/>
        </w:rPr>
        <w:t xml:space="preserve">Example 2 (Testing every gene in the Khan data)</w:t>
      </w:r>
      <w:r>
        <w:t xml:space="preserve"> </w:t>
      </w:r>
      <w:r>
        <w:t xml:space="preserve">For each of the 2308 genes,</w:t>
      </w:r>
      <w:r>
        <w:t xml:space="preserve"> </w:t>
      </w:r>
      <w:hyperlink r:id="rId21">
        <w:r>
          <w:rPr>
            <w:rStyle w:val="Hyperlink"/>
          </w:rPr>
          <w:t xml:space="preserve">Welch’s two-sample t-test</w:t>
        </w:r>
      </w:hyperlink>
      <w:r>
        <w:t xml:space="preserve"> </w:t>
      </w:r>
      <w:r>
        <w:t xml:space="preserve">compares mean expression between tumor classes 2 and 4:</w:t>
      </w:r>
    </w:p>
    <w:p>
      <w:pPr>
        <w:pStyle w:val="SourceCode"/>
      </w:pPr>
      <w:r>
        <w:rPr>
          <w:rStyle w:val="NormalTok"/>
        </w:rPr>
        <w:t xml:space="preserve">gene_names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(khan_pair), </w:t>
      </w:r>
      <w:r>
        <w:rPr>
          <w:rStyle w:val="StringTok"/>
        </w:rPr>
        <w:t xml:space="preserve">"tumor_class"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khan_p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khan_pair[gene_names],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khan_pair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tumor_class)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(khan_p)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tests =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p_at_most_0.05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expected_if_all_null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tests       p_at_most_0.05 expected_if_all_null </w:t>
      </w:r>
      <w:r>
        <w:br/>
      </w:r>
      <w:r>
        <w:rPr>
          <w:rStyle w:val="CommentTok"/>
        </w:rPr>
        <w:t xml:space="preserve">#&gt;               2308.0                528.0                115.4</w:t>
      </w:r>
    </w:p>
    <w:p>
      <w:pPr>
        <w:pStyle w:val="FirstParagraph"/>
      </w:pPr>
      <w:r>
        <w:t xml:space="preserve">528 of the 2308 genes have a p-value of at most 0.05.</w:t>
      </w:r>
      <w:r>
        <w:t xml:space="preserve"> </w:t>
      </w:r>
      <w:r>
        <w:t xml:space="preserve">If every null hypothesis were true,</w:t>
      </w:r>
      <w:r>
        <w:t xml:space="preserve"> </w:t>
      </w:r>
      <w:r>
        <w:t xml:space="preserve">the p-values would be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about 115.4 genes would fall below 0.05 by chance alone.</w:t>
      </w:r>
      <w:r>
        <w:t xml:space="preserve"> </w:t>
      </w:r>
      <w:hyperlink w:anchor="fig-khan-p-his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p-values:</w:t>
      </w:r>
      <w:r>
        <w:t xml:space="preserve"> </w:t>
      </w:r>
      <w:r>
        <w:t xml:space="preserve">the spike at the left is the signal,</w:t>
      </w:r>
      <w:r>
        <w:t xml:space="preserve"> </w:t>
      </w:r>
      <w:r>
        <w:t xml:space="preserve">and the roughly flat remainder looks like p-values from true null hypotheses.</w:t>
      </w:r>
      <w:r>
        <w:t xml:space="preserve"> </w:t>
      </w:r>
      <w:r>
        <w:t xml:space="preserve">The data alone do not say which of the 528 genes are the false positives.</w:t>
      </w:r>
    </w:p>
    <w:p>
      <w:pPr>
        <w:pStyle w:val="SourceCode"/>
      </w:pP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khan_p),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binwidth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boundary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"white"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"p-value"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"Number of genes"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" w:name="fig-khan-p-his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multiple-testing_files/figure-docx/fig-khan-p-hist-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the 2308 Welch t-test p-values comparing tumor classes 2 and 4 in the Khan data.</w:t>
            </w:r>
          </w:p>
          <w:bookmarkEnd w:id="25"/>
        </w:tc>
      </w:tr>
    </w:tbl>
    <w:bookmarkEnd w:id="26"/>
    <w:bookmarkEnd w:id="27"/>
    <w:bookmarkEnd w:id="28"/>
    <w:bookmarkStart w:id="53" w:name="sec-error-rates"/>
    <w:p>
      <w:pPr>
        <w:pStyle w:val="Heading2"/>
      </w:pPr>
      <w:r>
        <w:t xml:space="preserve">3 Error rates for a family of tests</w:t>
      </w:r>
    </w:p>
    <w:bookmarkStart w:id="33" w:name="sec-rejection-counts"/>
    <w:p>
      <w:pPr>
        <w:pStyle w:val="Heading3"/>
      </w:pPr>
      <w:r>
        <w:t xml:space="preserve">3.1 Counting errors</w:t>
      </w:r>
    </w:p>
    <w:bookmarkStart w:id="30" w:name="def-rejection-counts"/>
    <w:p>
      <w:pPr>
        <w:pStyle w:val="FirstParagraph"/>
      </w:pPr>
      <w:r>
        <w:rPr>
          <w:b/>
          <w:bCs/>
        </w:rPr>
        <w:t xml:space="preserve">Definition 1 (Outcome counts of a family of tests)</w:t>
      </w:r>
      <w:r>
        <w:t xml:space="preserve"> </w:t>
      </w:r>
      <w:r>
        <w:t xml:space="preserve">Suppose a procedure tests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 which are true.</w:t>
      </w:r>
      <w:r>
        <w:t xml:space="preserve"> </w:t>
      </w:r>
      <w:r>
        <w:t xml:space="preserve">Count the outcomes as in</w:t>
      </w:r>
      <w:r>
        <w:t xml:space="preserve"> </w:t>
      </w:r>
      <w:hyperlink w:anchor="tbl-rejection-counts">
        <w:r>
          <w:rPr>
            <w:rStyle w:val="Hyperlink"/>
          </w:rPr>
          <w:t xml:space="preserve">Table 1</w:t>
        </w:r>
      </w:hyperlink>
      <w:r>
        <w:t xml:space="preserve">: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true null hypotheses rejected (false positives),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false null hypotheses rejected (true positives),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true null hypotheses not rejected,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false null hypotheses not rejected.</w:t>
      </w:r>
      <w:r>
        <w:t xml:space="preserve"> </w:t>
      </w:r>
      <w:r>
        <w:t xml:space="preserve">The total number of</w:t>
      </w:r>
      <w:r>
        <w:t xml:space="preserve"> </w:t>
      </w:r>
      <w:r>
        <w:rPr>
          <w:b/>
          <w:bCs/>
        </w:rPr>
        <w:t xml:space="preserve">rejections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V</m:t>
          </m:r>
          <m:r>
            <m:rPr>
              <m:sty m:val="p"/>
            </m:rPr>
            <m:t>+</m:t>
          </m:r>
          <m:r>
            <m:t>S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tbl-rejection-coun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Outcomes of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tests, of which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have a true null hypothesis.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Not 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Rejected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Total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true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V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Null hypothesis false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S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m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R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r>
                      <m:t>m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29"/>
          <w:p/>
        </w:tc>
      </w:tr>
    </w:tbl>
    <w:bookmarkEnd w:id="30"/>
    <w:bookmarkStart w:id="31" w:name="exm-rejection-counts"/>
    <w:p>
      <w:pPr>
        <w:pStyle w:val="BodyText"/>
      </w:pPr>
      <w:r>
        <w:rPr>
          <w:b/>
          <w:bCs/>
        </w:rPr>
        <w:t xml:space="preserve">Example 3 (Outcome counts in a simulated family of 1000 tests)</w:t>
      </w:r>
      <w:r>
        <w:t xml:space="preserve"> </w:t>
      </w:r>
      <w:r>
        <w:t xml:space="preserve">With real data the truth is unknown, so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cannot be counted.</w:t>
      </w:r>
      <w:r>
        <w:t xml:space="preserve"> </w:t>
      </w:r>
      <w:r>
        <w:t xml:space="preserve">A simulation knows the truth.</w:t>
      </w:r>
      <w:r>
        <w:t xml:space="preserve"> </w:t>
      </w:r>
      <w:r>
        <w:t xml:space="preserve">Simulate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z-tests,</w:t>
      </w:r>
      <w:r>
        <w:t xml:space="preserve"> </w:t>
      </w:r>
      <w:r>
        <w:t xml:space="preserve">of which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900</m:t>
        </m:r>
      </m:oMath>
      <w:r>
        <w:t xml:space="preserve"> </w:t>
      </w:r>
      <w:r>
        <w:t xml:space="preserve">have a true null hypothesis</w:t>
      </w:r>
      <w:r>
        <w:t xml:space="preserve"> </w:t>
      </w:r>
      <w:r>
        <w:t xml:space="preserve">(a standard Gaussian statistic</w:t>
      </w:r>
      <w:r>
        <w:t xml:space="preserve"> </w:t>
      </w:r>
      <m:oMath>
        <m:sSub>
          <m:e>
            <m:r>
              <m:t>Z</m:t>
            </m:r>
          </m:e>
          <m:sub>
            <m:r>
              <m:t>j</m:t>
            </m:r>
          </m:sub>
        </m:sSub>
      </m:oMath>
      <w:r>
        <w:t xml:space="preserve">)</w:t>
      </w:r>
      <w:r>
        <w:t xml:space="preserve"> </w:t>
      </w:r>
      <w:r>
        <w:t xml:space="preserve">and 100 have a false one</w:t>
      </w:r>
      <w:r>
        <w:t xml:space="preserve"> </w:t>
      </w:r>
      <w:r>
        <w:t xml:space="preserve">(a Gaussian statistic with mean 3 and variance 1).</w:t>
      </w:r>
      <w:r>
        <w:t xml:space="preserve"> </w:t>
      </w:r>
      <w:r>
        <w:t xml:space="preserve">Each p-value is</w:t>
      </w:r>
      <w:r>
        <w:t xml:space="preserve"> </w:t>
      </w:r>
      <m:oMath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z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gives the counts of</w:t>
      </w:r>
      <w:r>
        <w:t xml:space="preserve"> 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simulate_tests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shift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is_null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(m0, 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m0))</w:t>
      </w:r>
      <w:r>
        <w:br/>
      </w:r>
      <w:r>
        <w:rPr>
          <w:rStyle w:val="NormalTok"/>
        </w:rPr>
        <w:t xml:space="preserve">  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(m,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(is_null,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shift))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(z)), </w:t>
      </w:r>
      <w:r>
        <w:rPr>
          <w:rStyle w:val="AttributeTok"/>
        </w:rPr>
        <w:t xml:space="preserve">is_null =</w:t>
      </w:r>
      <w:r>
        <w:rPr>
          <w:rStyle w:val="NormalTok"/>
        </w:rPr>
        <w:t xml:space="preserve"> is_null)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count_outcomes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(reject, is_null)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 </w:t>
      </w:r>
      <w:r>
        <w:rPr>
          <w:rStyle w:val="AttributeTok"/>
        </w:rPr>
        <w:t xml:space="preserve">V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is_null),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is_null), 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(reject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"U"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byrow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dimnames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"Null true"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"Null false"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"Not rejected"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"Rejected"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as.table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addmargins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           Not rejected Rejected  Sum</w:t>
      </w:r>
      <w:r>
        <w:br/>
      </w:r>
      <w:r>
        <w:rPr>
          <w:rStyle w:val="CommentTok"/>
        </w:rPr>
        <w:t xml:space="preserve">#&gt; Null true           852       48  900</w:t>
      </w:r>
      <w:r>
        <w:br/>
      </w:r>
      <w:r>
        <w:rPr>
          <w:rStyle w:val="CommentTok"/>
        </w:rPr>
        <w:t xml:space="preserve">#&gt; Null false           11       89  100</w:t>
      </w:r>
      <w:r>
        <w:br/>
      </w:r>
      <w:r>
        <w:rPr>
          <w:rStyle w:val="CommentTok"/>
        </w:rPr>
        <w:t xml:space="preserve">#&gt; Sum                 863      137 1000</w:t>
      </w:r>
    </w:p>
    <w:p>
      <w:pPr>
        <w:pStyle w:val="FirstParagraph"/>
      </w:pPr>
      <w:r>
        <w:t xml:space="preserve">The procedure made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</m:oMath>
      <w:r>
        <w:t xml:space="preserve"> </w:t>
      </w:r>
      <w:r>
        <w:t xml:space="preserve">137 rejections,</w:t>
      </w:r>
      <w:r>
        <w:t xml:space="preserve"> </w:t>
      </w:r>
      <w:r>
        <w:t xml:space="preserve">of which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</m:oMath>
      <w:r>
        <w:t xml:space="preserve"> </w:t>
      </w:r>
      <w:r>
        <w:t xml:space="preserve">48 were false positives.</w:t>
      </w:r>
    </w:p>
    <w:bookmarkEnd w:id="31"/>
    <w:bookmarkStart w:id="32" w:name="rem-counts-unobserved"/>
    <w:p>
      <w:pPr>
        <w:pStyle w:val="BodyText"/>
      </w:pPr>
      <w:r>
        <w:rPr>
          <w:i/>
          <w:iCs/>
        </w:rPr>
        <w:t xml:space="preserve">Remark 1</w:t>
      </w:r>
      <w:r>
        <w:t xml:space="preserve"> (Only the number of rejections is observed). </w:t>
      </w:r>
      <m:oMath>
        <m:r>
          <m:t>V</m:t>
        </m:r>
      </m:oMath>
      <w:r>
        <w:t xml:space="preserve">,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random,</w:t>
      </w:r>
      <w:r>
        <w:t xml:space="preserve"> </w:t>
      </w:r>
      <w:r>
        <w:t xml:space="preserve">because they depend on the data.</w:t>
      </w:r>
      <w:r>
        <w:t xml:space="preserve"> </w:t>
      </w:r>
      <w:r>
        <w:t xml:space="preserve">In practice only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observed;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the split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not.</w:t>
      </w:r>
      <w:r>
        <w:t xml:space="preserve"> </w:t>
      </w:r>
      <w:r>
        <w:t xml:space="preserve">Error rates are therefore defined as properties of a procedure over repeated data sets,</w:t>
      </w:r>
      <w:r>
        <w:t xml:space="preserve"> </w:t>
      </w:r>
      <w:r>
        <w:t xml:space="preserve">not of the particular list of rejections that one data set produces.</w:t>
      </w:r>
    </w:p>
    <w:bookmarkEnd w:id="32"/>
    <w:bookmarkEnd w:id="33"/>
    <w:bookmarkStart w:id="37" w:name="sec-fwer"/>
    <w:p>
      <w:pPr>
        <w:pStyle w:val="Heading3"/>
      </w:pPr>
      <w:r>
        <w:t xml:space="preserve">3.2 The family-wise error rate</w:t>
      </w:r>
    </w:p>
    <w:bookmarkStart w:id="34" w:name="def-fwer"/>
    <w:p>
      <w:pPr>
        <w:pStyle w:val="FirstParagraph"/>
      </w:pPr>
      <w:r>
        <w:rPr>
          <w:b/>
          <w:bCs/>
        </w:rPr>
        <w:t xml:space="preserve">Definition 2 (Family-wise error rate)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family-wise error rate</w:t>
      </w:r>
      <w:r>
        <w:t xml:space="preserve"> </w:t>
      </w:r>
      <w:r>
        <w:t xml:space="preserve">(FWER) is the probability of at least one false positive: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4"/>
    <w:bookmarkStart w:id="35" w:name="def-fwer-control"/>
    <w:p>
      <w:pPr>
        <w:pStyle w:val="FirstParagraph"/>
      </w:pPr>
      <w:r>
        <w:rPr>
          <w:b/>
          <w:bCs/>
        </w:rPr>
        <w:t xml:space="preserve">Definition 3 (Controlling the family-wise error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FWER at level</w:t>
      </w:r>
      <w:r>
        <w:rPr>
          <w:b/>
          <w:bCs/>
        </w:rPr>
        <w:t xml:space="preserve"> </w:t>
      </w:r>
      <m:oMath>
        <m:r>
          <m:t>α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≤</m:t>
        </m:r>
        <m:r>
          <m:t>α</m:t>
        </m:r>
      </m:oMath>
      <w:r>
        <w:t xml:space="preserve"> </w:t>
      </w:r>
      <w:r>
        <w:t xml:space="preserve">for every possible set of true null hypotheses.</w:t>
      </w:r>
    </w:p>
    <w:bookmarkEnd w:id="35"/>
    <w:bookmarkStart w:id="36" w:name="exm-fwer"/>
    <w:p>
      <w:pPr>
        <w:pStyle w:val="BodyText"/>
      </w:pPr>
      <w:r>
        <w:rPr>
          <w:b/>
          <w:bCs/>
        </w:rPr>
        <w:t xml:space="preserve">Example 4 (FWER of unadjusted testing in the simulated family)</w:t>
      </w:r>
      <w:r>
        <w:t xml:space="preserve"> </w:t>
      </w:r>
      <w:r>
        <w:t xml:space="preserve">Repeat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times,</w:t>
      </w:r>
      <w:r>
        <w:t xml:space="preserve"> </w:t>
      </w:r>
      <w:r>
        <w:t xml:space="preserve">rejecting every null hypothesis with</w:t>
      </w:r>
      <w:r>
        <w:t xml:space="preserve"> </w:t>
      </w:r>
      <m:oMath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each time,</w:t>
      </w:r>
      <w:r>
        <w:t xml:space="preserve"> </w:t>
      </w:r>
      <w:r>
        <w:t xml:space="preserve">and record the fraction of repetitions with at least one false positive:</w:t>
      </w:r>
    </w:p>
    <w:p>
      <w:pPr>
        <w:pStyle w:val="SourceCode"/>
      </w:pPr>
      <w:r>
        <w:rPr>
          <w:rStyle w:val="NormalTok"/>
        </w:rPr>
        <w:t xml:space="preserve">run_simulation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(reject_fn, </w:t>
      </w:r>
      <w:r>
        <w:rPr>
          <w:rStyle w:val="AttributeTok"/>
        </w:rPr>
        <w:t xml:space="preserve">reps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(reps,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simulate_tests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nolint next: object_usage_linter.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count_outcomes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reject_fn</w:t>
      </w:r>
      <w:r>
        <w:rPr>
          <w:rStyle w:val="NormalTok"/>
        </w:rPr>
        <w:t xml:space="preserve">(sim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p), sim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is_null)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fwer_unadjusted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estimated FWER is 1:</w:t>
      </w:r>
      <w:r>
        <w:t xml:space="preserve"> </w:t>
      </w:r>
      <w:r>
        <w:t xml:space="preserve">with 900 true null hypotheses,</w:t>
      </w:r>
      <w:r>
        <w:t xml:space="preserve"> </w:t>
      </w:r>
      <w:r>
        <w:t xml:space="preserve">almost every repetition produces a false positive,</w:t>
      </w:r>
      <w:r>
        <w:t xml:space="preserve"> </w:t>
      </w:r>
      <w:r>
        <w:t xml:space="preserve">as</w:t>
      </w:r>
      <w:r>
        <w:t xml:space="preserve"> 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predicts for tests that are independent.</w:t>
      </w:r>
    </w:p>
    <w:bookmarkEnd w:id="36"/>
    <w:bookmarkEnd w:id="37"/>
    <w:bookmarkStart w:id="46" w:name="sec-fdr"/>
    <w:p>
      <w:pPr>
        <w:pStyle w:val="Heading3"/>
      </w:pPr>
      <w:r>
        <w:t xml:space="preserve">3.3 The false discovery rate</w:t>
      </w:r>
    </w:p>
    <w:bookmarkStart w:id="38" w:name="def-fdp"/>
    <w:p>
      <w:pPr>
        <w:pStyle w:val="FirstParagraph"/>
      </w:pPr>
      <w:r>
        <w:rPr>
          <w:b/>
          <w:bCs/>
        </w:rPr>
        <w:t xml:space="preserve">Definition 4 (False discovery proportion)</w:t>
      </w:r>
      <w:r>
        <w:t xml:space="preserve"> </w:t>
      </w:r>
      <w:r>
        <w:t xml:space="preserve">For a family of tests with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false positives among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rejections (</w:t>
      </w:r>
      <w:hyperlink w:anchor="def-rejection-counts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proportion</w:t>
      </w:r>
      <w:r>
        <w:t xml:space="preserve"> </w:t>
      </w:r>
      <w:r>
        <w:t xml:space="preserve">(FDP) is the fraction of rejections that are false positives,</w:t>
      </w:r>
      <w:r>
        <w:t xml:space="preserve"> </w:t>
      </w:r>
      <w:r>
        <w:t xml:space="preserve">counted as 0 when there are no rejections: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V</m:t>
              </m:r>
            </m:num>
            <m:den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38"/>
    <w:bookmarkStart w:id="42" w:name="def-fdr"/>
    <w:p>
      <w:pPr>
        <w:pStyle w:val="FirstParagraph"/>
      </w:pPr>
      <w:r>
        <w:rPr>
          <w:b/>
          <w:bCs/>
        </w:rPr>
        <w:t xml:space="preserve">Definition 5 (False discovery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false discovery rate</w:t>
      </w:r>
      <w:r>
        <w:t xml:space="preserve"> </w:t>
      </w:r>
      <w:r>
        <w:t xml:space="preserve">(FDR) is the expected value of the</w:t>
      </w:r>
      <w:r>
        <w:t xml:space="preserve"> </w:t>
      </w:r>
      <w:hyperlink w:anchor="def-fdp">
        <w:r>
          <w:rPr>
            <w:rStyle w:val="Hyperlink"/>
          </w:rPr>
          <w:t xml:space="preserve">false discovery proportion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nor/>
                  <m:sty m:val="p"/>
                </m:rPr>
                <m:t>FDP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false discovery rate was introduced by 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;</w:t>
            </w:r>
            <w:r>
              <w:t xml:space="preserve"> </w:t>
            </w:r>
            <w:r>
              <w:t xml:space="preserve">the notation</w:t>
            </w:r>
            <w:r>
              <w:t xml:space="preserve"> </w:t>
            </w:r>
            <m:oMath>
              <m:r>
                <m:t>V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S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42"/>
    <w:bookmarkStart w:id="43" w:name="def-fdr-control"/>
    <w:p>
      <w:pPr>
        <w:pStyle w:val="BodyText"/>
      </w:pPr>
      <w:r>
        <w:rPr>
          <w:b/>
          <w:bCs/>
        </w:rPr>
        <w:t xml:space="preserve">Definition 6 (Controlling the false discovery rate)</w:t>
      </w:r>
      <w:r>
        <w:t xml:space="preserve"> </w:t>
      </w:r>
      <w:r>
        <w:t xml:space="preserve">A procedure</w:t>
      </w:r>
      <w:r>
        <w:t xml:space="preserve"> </w:t>
      </w:r>
      <w:r>
        <w:rPr>
          <w:b/>
          <w:bCs/>
        </w:rPr>
        <w:t xml:space="preserve">controls the FDR at level</w:t>
      </w:r>
      <w:r>
        <w:rPr>
          <w:b/>
          <w:bCs/>
        </w:rPr>
        <w:t xml:space="preserve"> </w:t>
      </w:r>
      <m:oMath>
        <m:r>
          <m:t>q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q</m:t>
        </m:r>
      </m:oMath>
      <w:r>
        <w:t xml:space="preserve"> </w:t>
      </w:r>
      <w:r>
        <w:t xml:space="preserve">for every possible set of true null hypotheses.</w:t>
      </w:r>
    </w:p>
    <w:bookmarkEnd w:id="43"/>
    <w:bookmarkStart w:id="44" w:name="exm-fdr"/>
    <w:p>
      <w:pPr>
        <w:pStyle w:val="BodyText"/>
      </w:pPr>
      <w:r>
        <w:rPr>
          <w:b/>
          <w:bCs/>
        </w:rPr>
        <w:t xml:space="preserve">Example 5 (FDR of unadjusted testing in the simulated family)</w:t>
      </w:r>
      <w:r>
        <w:t xml:space="preserve"> </w:t>
      </w:r>
      <w:r>
        <w:t xml:space="preserve">In the 2000 repetitions of</w:t>
      </w:r>
      <w:r>
        <w:t xml:space="preserve"> </w:t>
      </w:r>
      <w:hyperlink w:anchor="exm-fwe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average the false discovery proportion of each repetition to estimate the FDR.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power</w:t>
      </w:r>
      <w:r>
        <w:t xml:space="preserve"> </w:t>
      </w:r>
      <w:r>
        <w:t xml:space="preserve">of a procedure is the expected fraction of the 100 false null hypotheses it rejects,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summarize_counts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(counts, </w:t>
      </w:r>
      <w:r>
        <w:rPr>
          <w:rStyle w:val="AttributeTok"/>
        </w:rPr>
        <w:t xml:space="preserve">m1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rejections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(counts[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),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FDR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"V"</w:t>
      </w:r>
      <w:r>
        <w:rPr>
          <w:rStyle w:val="NormalTok"/>
        </w:rPr>
        <w:t xml:space="preserve">, 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pmax</w:t>
      </w:r>
      <w:r>
        <w:rPr>
          <w:rStyle w:val="NormalTok"/>
        </w:rPr>
        <w:t xml:space="preserve">(rejections,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(counts[</w:t>
      </w:r>
      <w:r>
        <w:rPr>
          <w:rStyle w:val="StringTok"/>
        </w:rPr>
        <w:t xml:space="preserve">"S"</w:t>
      </w:r>
      <w:r>
        <w:rPr>
          <w:rStyle w:val="NormalTok"/>
        </w:rPr>
        <w:t xml:space="preserve">, 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m1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unadjusted)</w:t>
      </w:r>
      <w:r>
        <w:br/>
      </w:r>
      <w:r>
        <w:rPr>
          <w:rStyle w:val="CommentTok"/>
        </w:rPr>
        <w:t xml:space="preserve">#&gt;     FWER      FDR    power </w:t>
      </w:r>
      <w:r>
        <w:br/>
      </w:r>
      <w:r>
        <w:rPr>
          <w:rStyle w:val="CommentTok"/>
        </w:rPr>
        <w:t xml:space="preserve">#&gt; 1.000000 0.344950 0.850725</w:t>
      </w:r>
    </w:p>
    <w:p>
      <w:pPr>
        <w:pStyle w:val="FirstParagraph"/>
      </w:pPr>
      <w:r>
        <w:t xml:space="preserve">About 34% of the rejections are false positives on average,</w:t>
      </w:r>
      <w:r>
        <w:t xml:space="preserve"> </w:t>
      </w:r>
      <w:r>
        <w:t xml:space="preserve">even though each individual test has only a 5% false positive rate.</w:t>
      </w:r>
      <w:r>
        <w:t xml:space="preserve"> </w:t>
      </w:r>
      <w:r>
        <w:t xml:space="preserve">A 5% rate on 900 true null hypotheses gives about 45 false positives,</w:t>
      </w:r>
      <w:r>
        <w:t xml:space="preserve"> </w:t>
      </w:r>
      <w:r>
        <w:t xml:space="preserve">which is large next to the average of 85 true positives.</w:t>
      </w:r>
    </w:p>
    <w:bookmarkEnd w:id="44"/>
    <w:bookmarkStart w:id="45" w:name="rem-fdr-fwer"/>
    <w:p>
      <w:pPr>
        <w:pStyle w:val="BodyText"/>
      </w:pPr>
      <w:r>
        <w:rPr>
          <w:i/>
          <w:iCs/>
        </w:rPr>
        <w:t xml:space="preserve">Remark 2</w:t>
      </w:r>
      <w:r>
        <w:t xml:space="preserve"> (The FDR is never larger than the FWER). </w:t>
      </w:r>
      <w:r>
        <w:t xml:space="preserve">If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V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and if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then</w:t>
      </w:r>
      <w:r>
        <w:t xml:space="preserve"> </w:t>
      </w:r>
      <m:oMath>
        <m:r>
          <m:t>V</m:t>
        </m:r>
        <m:r>
          <m:rPr>
            <m:sty m:val="p"/>
          </m:rPr>
          <m:t>/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FDP</m:t>
        </m:r>
        <m:r>
          <m:rPr>
            <m:sty m:val="p"/>
          </m:rPr>
          <m:t>≤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and taking expectations 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rPr>
            <m:nor/>
            <m:sty m:val="p"/>
          </m:rPr>
          <m:t>FWER</m:t>
        </m:r>
      </m:oMath>
      <w:r>
        <w:t xml:space="preserve">.</w:t>
      </w:r>
      <w:r>
        <w:t xml:space="preserve"> </w:t>
      </w:r>
      <w:r>
        <w:t xml:space="preserve">A procedure that controls the FWER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therefore controls the FDR 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too,</w:t>
      </w:r>
      <w:r>
        <w:t xml:space="preserve"> </w:t>
      </w:r>
      <w:r>
        <w:t xml:space="preserve">but the FDR can be controlled with many more rejections,</w:t>
      </w:r>
      <w:r>
        <w:t xml:space="preserve"> </w:t>
      </w:r>
      <w:r>
        <w:t xml:space="preserve">which is why it suits exploratory screens such as the Khan genes,</w:t>
      </w:r>
      <w:r>
        <w:t xml:space="preserve"> </w:t>
      </w:r>
      <w:r>
        <w:t xml:space="preserve">where a few false positives are an acceptable price for more discoveries.</w:t>
      </w:r>
    </w:p>
    <w:bookmarkEnd w:id="45"/>
    <w:bookmarkEnd w:id="46"/>
    <w:bookmarkStart w:id="52" w:name="sec-valid-p-values"/>
    <w:p>
      <w:pPr>
        <w:pStyle w:val="Heading3"/>
      </w:pPr>
      <w:r>
        <w:t xml:space="preserve">3.4 Valid p-values</w:t>
      </w:r>
    </w:p>
    <w:bookmarkStart w:id="47" w:name="def-valid-p-value"/>
    <w:p>
      <w:pPr>
        <w:pStyle w:val="FirstParagraph"/>
      </w:pPr>
      <w:r>
        <w:rPr>
          <w:b/>
          <w:bCs/>
        </w:rPr>
        <w:t xml:space="preserve">Definition 7 (Valid p-value)</w:t>
      </w:r>
      <w:r>
        <w:t xml:space="preserve"> </w:t>
      </w:r>
      <w:r>
        <w:t xml:space="preserve">A</w:t>
      </w:r>
      <w:r>
        <w:t xml:space="preserve"> </w:t>
      </w:r>
      <w:hyperlink r:id="rId9">
        <w:r>
          <w:rPr>
            <w:rStyle w:val="Hyperlink"/>
          </w:rPr>
          <w:t xml:space="preserve">p-value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for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valid</w:t>
      </w:r>
      <w:r>
        <w:t xml:space="preserve"> </w:t>
      </w:r>
      <w:r>
        <w:t xml:space="preserve">if,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it is stochastically no smaller than a uniform random variable: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u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u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47"/>
    <w:bookmarkStart w:id="48" w:name="rem-valid-p-value-uniform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(Uniform p-values). </w:t>
      </w:r>
      <w:r>
        <w:t xml:space="preserve">If the inequality in the definition of a valid p-value is an equality,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8"/>
    <w:bookmarkStart w:id="49" w:name="exm-valid-p-value"/>
    <w:p>
      <w:pPr>
        <w:pStyle w:val="BodyText"/>
      </w:pPr>
      <w:r>
        <w:rPr>
          <w:b/>
          <w:bCs/>
        </w:rPr>
        <w:t xml:space="preserve">Example 6 (The two-sided z-test p-value is valid)</w:t>
      </w:r>
      <w:r>
        <w:t xml:space="preserve"> </w:t>
      </w:r>
      <w:r>
        <w:t xml:space="preserve">For a standard Gaussian statistic</w:t>
      </w:r>
      <w:r>
        <w:t xml:space="preserve"> </w:t>
      </w:r>
      <m:oMath>
        <m:r>
          <m:t>Z</m:t>
        </m:r>
      </m:oMath>
      <w:r>
        <w:t xml:space="preserve">, the p-value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a standard Gaussian variable is at least as extreme as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continuous distribution, this p-value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</m:oMath>
      <w:r>
        <w:t xml:space="preserve"> </w:t>
      </w:r>
      <w:r>
        <w:t xml:space="preserve">exactly.</w:t>
      </w:r>
      <w:r>
        <w:t xml:space="preserve"> </w:t>
      </w:r>
      <w:r>
        <w:t xml:space="preserve">Simulating</w:t>
      </w:r>
      <w:r>
        <w:t xml:space="preserve"> </w:t>
      </w:r>
      <m:oMath>
        <m:sSup>
          <m:e>
            <m:r>
              <m:t>10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true null hypotheses checks this: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p_null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1e5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u =</w:t>
      </w:r>
      <w:r>
        <w:rPr>
          <w:rStyle w:val="NormalTok"/>
        </w:rPr>
        <w:t xml:space="preserve"> u, </w:t>
      </w:r>
      <w:r>
        <w:rPr>
          <w:rStyle w:val="AttributeTok"/>
        </w:rPr>
        <w:t xml:space="preserve">fraction_at_most_u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(u,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(p_null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x)))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    u fraction_at_most_u</w:t>
      </w:r>
      <w:r>
        <w:br/>
      </w:r>
      <w:r>
        <w:rPr>
          <w:rStyle w:val="CommentTok"/>
        </w:rPr>
        <w:t xml:space="preserve">#&gt;   &lt;dbl&gt;              &lt;dbl&gt;</w:t>
      </w:r>
      <w:r>
        <w:br/>
      </w:r>
      <w:r>
        <w:rPr>
          <w:rStyle w:val="CommentTok"/>
        </w:rPr>
        <w:t xml:space="preserve">#&gt; 1  0.01            0.00962</w:t>
      </w:r>
      <w:r>
        <w:br/>
      </w:r>
      <w:r>
        <w:rPr>
          <w:rStyle w:val="CommentTok"/>
        </w:rPr>
        <w:t xml:space="preserve">#&gt; 2  0.05            0.0494 </w:t>
      </w:r>
      <w:r>
        <w:br/>
      </w:r>
      <w:r>
        <w:rPr>
          <w:rStyle w:val="CommentTok"/>
        </w:rPr>
        <w:t xml:space="preserve">#&gt; 3  0.1             0.0981 </w:t>
      </w:r>
      <w:r>
        <w:br/>
      </w:r>
      <w:r>
        <w:rPr>
          <w:rStyle w:val="CommentTok"/>
        </w:rPr>
        <w:t xml:space="preserve">#&gt; 4  0.5             0.502</w:t>
      </w:r>
    </w:p>
    <w:p>
      <w:pPr>
        <w:pStyle w:val="FirstParagraph"/>
      </w:pPr>
      <w:r>
        <w:t xml:space="preserve">Each fraction is close to its</w:t>
      </w:r>
      <w:r>
        <w:t xml:space="preserve"> </w:t>
      </w:r>
      <m:oMath>
        <m:r>
          <m:t>u</m:t>
        </m:r>
      </m:oMath>
      <w:r>
        <w:t xml:space="preserve">.</w:t>
      </w:r>
    </w:p>
    <w:bookmarkEnd w:id="49"/>
    <w:bookmarkStart w:id="51" w:name="rem-valid-p-value-discrete"/>
    <w:p>
      <w:pPr>
        <w:pStyle w:val="BodyText"/>
      </w:pPr>
      <w:r>
        <w:rPr>
          <w:i/>
          <w:iCs/>
        </w:rPr>
        <w:t xml:space="preserve">Remark 4</w:t>
      </w:r>
      <w:r>
        <w:t xml:space="preserve"> (Discrete statistics give conservative p-values). </w:t>
      </w:r>
      <w:r>
        <w:t xml:space="preserve">When the test statistic is discrete, as in</w:t>
      </w:r>
      <w:r>
        <w:t xml:space="preserve"> </w:t>
      </w:r>
      <w:hyperlink r:id="rId50">
        <w:r>
          <w:rPr>
            <w:rStyle w:val="Hyperlink"/>
          </w:rPr>
          <w:t xml:space="preserve">Fisher’s exact test</w:t>
        </w:r>
      </w:hyperlink>
      <w:r>
        <w:t xml:space="preserve">,</w:t>
      </w:r>
      <w:r>
        <w:t xml:space="preserve"> </w:t>
      </w:r>
      <w:r>
        <w:t xml:space="preserve">a p-value can satisfy</w:t>
      </w:r>
      <w:r>
        <w:t xml:space="preserve"> </w:t>
      </w:r>
      <m:oMath>
        <m:sSub>
          <m:e>
            <m:r>
              <m:rPr>
                <m:sty m:val="p"/>
              </m:rPr>
              <m:t>Pr</m:t>
            </m:r>
          </m:e>
          <m:sub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u</m:t>
        </m:r>
      </m:oMath>
      <w:r>
        <w:t xml:space="preserve"> </w:t>
      </w:r>
      <w:r>
        <w:t xml:space="preserve">for some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It is still valid, but conservative:</w:t>
      </w:r>
      <w:r>
        <w:t xml:space="preserve"> </w:t>
      </w:r>
      <w:r>
        <w:t xml:space="preserve">it rejects a true null hypothesis less often than its nominal level.</w:t>
      </w:r>
    </w:p>
    <w:bookmarkEnd w:id="51"/>
    <w:bookmarkEnd w:id="52"/>
    <w:bookmarkEnd w:id="53"/>
    <w:bookmarkStart w:id="79" w:name="sec-fwer-control"/>
    <w:p>
      <w:pPr>
        <w:pStyle w:val="Heading2"/>
      </w:pPr>
      <w:r>
        <w:t xml:space="preserve">4 Controlling the family-wise error rate</w:t>
      </w:r>
    </w:p>
    <w:bookmarkStart w:id="68" w:name="sec-bonferroni"/>
    <w:p>
      <w:pPr>
        <w:pStyle w:val="Heading3"/>
      </w:pPr>
      <w:r>
        <w:t xml:space="preserve">4.1 The Bonferroni correction</w:t>
      </w:r>
    </w:p>
    <w:bookmarkStart w:id="56" w:name="def-bonferroni"/>
    <w:p>
      <w:pPr>
        <w:pStyle w:val="FirstParagraph"/>
      </w:pPr>
      <w:r>
        <w:rPr>
          <w:b/>
          <w:bCs/>
        </w:rPr>
        <w:t xml:space="preserve">Definition 8 (Bonferroni correction)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with p-values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Bonferroni correction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when its p-value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reject 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⇔</m:t>
          </m:r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ch. 13)</w:t>
            </w:r>
            <w:r>
              <w:t xml:space="preserve">.</w:t>
            </w:r>
          </w:p>
          <w:p/>
        </w:tc>
      </w:tr>
    </w:tbl>
    <w:bookmarkEnd w:id="56"/>
    <w:bookmarkStart w:id="57" w:name="exm-bonferroni"/>
    <w:p>
      <w:pPr>
        <w:pStyle w:val="BodyText"/>
      </w:pPr>
      <w:r>
        <w:rPr>
          <w:b/>
          <w:bCs/>
        </w:rPr>
        <w:t xml:space="preserve">Example 7 (Bonferroni correction for the Khan genes)</w:t>
      </w:r>
      <w:r>
        <w:t xml:space="preserve"> </w:t>
      </w:r>
      <w:r>
        <w:t xml:space="preserve">R functions for this page’s procedures take the vector of p-values and a level, and return a logical vector.</w:t>
      </w:r>
      <w:r>
        <w:t xml:space="preserve"> </w:t>
      </w:r>
      <w:r>
        <w:t xml:space="preserve">For the Bonferroni correction 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bonferroni_reject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br/>
      </w:r>
      <w:r>
        <w:rPr>
          <w:rStyle w:val="NormalTok"/>
        </w:rPr>
        <w:t xml:space="preserve">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rejections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alpha))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threshold  rejections </w:t>
      </w:r>
      <w:r>
        <w:br/>
      </w:r>
      <w:r>
        <w:rPr>
          <w:rStyle w:val="CommentTok"/>
        </w:rPr>
        <w:t xml:space="preserve">#&gt; 2.16638e-05 6.20000e+01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</m:oMath>
      <w:r>
        <w:t xml:space="preserve"> </w:t>
      </w:r>
      <w:r>
        <w:t xml:space="preserve">2308 tests the threshold is 2.17e-05,</w:t>
      </w:r>
      <w:r>
        <w:t xml:space="preserve"> </w:t>
      </w:r>
      <w:r>
        <w:t xml:space="preserve">and the correction rejects 62 genes</w:t>
      </w:r>
      <w:r>
        <w:t xml:space="preserve"> </w:t>
      </w:r>
      <w:r>
        <w:t xml:space="preserve">out of the 528 with an unadjusted p-value of at most 0.05.</w:t>
      </w:r>
      <w:r>
        <w:t xml:space="preserve"> </w:t>
      </w:r>
      <w:r>
        <w:t xml:space="preserve">The same functions applied to the first ten genes of the data set show the arithmetic: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the threshold is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t>10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fmt_p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(p, format, </w:t>
      </w:r>
      <w:r>
        <w:rPr>
          <w:rStyle w:val="FunctionTok"/>
        </w:rPr>
        <w:t xml:space="preserve">character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ten_genes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khan_p[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reject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(ten_genes, alpha),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bookmarkEnd w:id="57"/>
    <w:bookmarkStart w:id="58" w:name="exr-union-bound"/>
    <w:p>
      <w:pPr>
        <w:pStyle w:val="BodyText"/>
      </w:pPr>
      <w:r>
        <w:rPr>
          <w:b/>
          <w:bCs/>
        </w:rPr>
        <w:t xml:space="preserve">Exercise 2 (Indicator of a union)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Show that,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58"/>
    <w:bookmarkStart w:id="59" w:name="sol-union-bound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Fix an outcome and consider two cases.</w:t>
      </w:r>
    </w:p>
    <w:p>
      <w:pPr>
        <w:pStyle w:val="Compact"/>
        <w:numPr>
          <w:ilvl w:val="0"/>
          <w:numId w:val="1002"/>
        </w:numPr>
      </w:pPr>
      <w:r>
        <w:t xml:space="preserve">If none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does not occur,</w:t>
      </w:r>
      <w:r>
        <w:t xml:space="preserve"> </w:t>
      </w:r>
      <w:r>
        <w:t xml:space="preserve">so the left side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inequality holds with equality.</w:t>
      </w:r>
    </w:p>
    <w:p>
      <w:pPr>
        <w:pStyle w:val="Compact"/>
        <w:numPr>
          <w:ilvl w:val="0"/>
          <w:numId w:val="1002"/>
        </w:numPr>
      </w:pPr>
      <w:r>
        <w:t xml:space="preserve">If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occurs,</w:t>
      </w:r>
      <w:r>
        <w:t xml:space="preserve"> </w:t>
      </w:r>
      <w:r>
        <w:t xml:space="preserve">then the union occurs, so the left side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right side is a sum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terms, each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at least one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right side is at least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inequality holds.</w:t>
      </w:r>
    </w:p>
    <w:bookmarkEnd w:id="59"/>
    <w:bookmarkStart w:id="60" w:name="lem-indicator-union"/>
    <w:p>
      <w:pPr>
        <w:pStyle w:val="FirstParagraph"/>
      </w:pPr>
      <w:r>
        <w:rPr>
          <w:b/>
          <w:bCs/>
        </w:rPr>
        <w:t xml:space="preserve">Lemma 2 (The indicator of a union is at most the sum of the indicators)</w:t>
      </w:r>
      <w:r>
        <w:t xml:space="preserve"> </w:t>
      </w:r>
      <w:r>
        <w:t xml:space="preserve">For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let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be the indicator of the event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it equals 1 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occurs and 0 if it does not.</w:t>
      </w:r>
      <w:r>
        <w:t xml:space="preserve"> </w:t>
      </w:r>
      <w:r>
        <w:t xml:space="preserve">Then, for every outcome,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≤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union-bound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union-bound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61" w:name="thm-union-bound"/>
    <w:p>
      <w:pPr>
        <w:pStyle w:val="BodyText"/>
      </w:pPr>
      <w:r>
        <w:rPr>
          <w:b/>
          <w:bCs/>
        </w:rPr>
        <w:t xml:space="preserve">Theorem 2 (Union bound)</w:t>
      </w:r>
      <w:r>
        <w:t xml:space="preserve"> </w:t>
      </w:r>
      <w:r>
        <w:t xml:space="preserve">For any events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the probability of their union is at most the sum of their probabilities: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inequality in the second line is</w:t>
      </w:r>
      <w:r>
        <w:t xml:space="preserve"> </w:t>
      </w:r>
      <w:hyperlink w:anchor="lem-indicator-union">
        <w:r>
          <w:rPr>
            <w:rStyle w:val="Hyperlink"/>
          </w:rPr>
          <w:t xml:space="preserve">Lemma 2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∪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∪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∪</m:t>
                      </m:r>
                      <m:r>
                        <m:rPr>
                          <m:sty m:val="p"/>
                        </m:rPr>
                        <m:t>⋯</m:t>
                      </m:r>
                      <m:r>
                        <m:rPr>
                          <m:sty m:val="p"/>
                        </m:rPr>
                        <m:t>∪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(indicator inequality, and expectation preserves inequalities)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1</m:t>
                      </m:r>
                    </m:e>
                    <m:sub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sum is the sum of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expected value of an indicator is the probability of its event)</m:t>
              </m:r>
            </m:e>
          </m:eqArr>
        </m:oMath>
      </m:oMathPara>
    </w:p>
    <w:bookmarkStart w:id="62" w:name="exm-union-bound"/>
    <w:p>
      <w:pPr>
        <w:pStyle w:val="FirstParagraph"/>
      </w:pPr>
      <w:r>
        <w:rPr>
          <w:b/>
          <w:bCs/>
        </w:rPr>
        <w:t xml:space="preserve">Example 8 (The union bound for tests of true null hypotheses)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event that the</w:t>
      </w:r>
      <w:r>
        <w:t xml:space="preserve"> </w:t>
      </w:r>
      <m:oMath>
        <m:r>
          <m:t>j</m:t>
        </m:r>
      </m:oMath>
      <w:r>
        <w:t xml:space="preserve">th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tests of true null hypotheses, each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rejects.</w:t>
      </w:r>
      <w:r>
        <w:t xml:space="preserve"> </w:t>
      </w:r>
      <w:r>
        <w:t xml:space="preserve">The union bound gives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∪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∪</m:t>
            </m:r>
            <m:sSub>
              <m:e>
                <m:r>
                  <m:t>A</m:t>
                </m:r>
              </m:e>
              <m:sub>
                <m:r>
                  <m:t>m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m</m:t>
        </m:r>
        <m:r>
          <m:rPr>
            <m:sty m:val="p"/>
          </m:rPr>
          <m:t>×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0.5.</w:t>
      </w:r>
      <w:r>
        <w:t xml:space="preserve"> </w:t>
      </w:r>
      <w:r>
        <w:t xml:space="preserve">The exact probability for independent tests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t>0.95</m:t>
            </m:r>
          </m:e>
          <m:sup>
            <m:r>
              <m:t>10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0.401</w:t>
      </w:r>
      <w:r>
        <w:t xml:space="preserve"> </w:t>
      </w:r>
      <w:r>
        <w:t xml:space="preserve">(</w:t>
      </w:r>
      <w:hyperlink w:anchor="thm-false-positive-prob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bound is not tight, but it needs no independence.</w:t>
      </w:r>
      <w:r>
        <w:t xml:space="preserve"> </w:t>
      </w:r>
      <w:r>
        <w:t xml:space="preserve">For large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 bound exceeds 1 and says nothing.</w:t>
      </w:r>
    </w:p>
    <w:bookmarkEnd w:id="62"/>
    <w:bookmarkStart w:id="63" w:name="exr-bonferroni-fwer"/>
    <w:p>
      <w:pPr>
        <w:pStyle w:val="BodyText"/>
      </w:pPr>
      <w:r>
        <w:rPr>
          <w:b/>
          <w:bCs/>
        </w:rPr>
        <w:t xml:space="preserve">Exercise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V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</w:p>
    <w:bookmarkEnd w:id="63"/>
    <w:bookmarkStart w:id="64" w:name="sol-bonferroni-fwer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The steps use the Bonferroni rule (</w:t>
      </w:r>
      <w:hyperlink w:anchor="def-bonferroni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</w:t>
      </w:r>
      <w:r>
        <w:t xml:space="preserve"> </w:t>
      </w:r>
      <w:r>
        <w:t xml:space="preserve">and the validity of each p-value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nor/>
                          <m:sty m:val="p"/>
                        </m:rPr>
                        <m:t> is rejected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means some true null hypothesis is rejected)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Bonferroni rule)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m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r>
                        <m:t>m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</m:eqArr>
        </m:oMath>
      </m:oMathPara>
    </w:p>
    <w:bookmarkEnd w:id="64"/>
    <w:bookmarkStart w:id="65" w:name="lem-bonferroni-false-positive-prob"/>
    <w:p>
      <w:pPr>
        <w:pStyle w:val="FirstParagraph"/>
      </w:pPr>
      <w:r>
        <w:rPr>
          <w:b/>
          <w:bCs/>
        </w:rPr>
        <w:t xml:space="preserve">Lemma 3 (Probability of a false positive under the Bonferroni correction)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valid p-values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indices of the true null hypotheses,</w:t>
      </w:r>
      <w:r>
        <w:t xml:space="preserve"> </w:t>
      </w:r>
      <w:r>
        <w:t xml:space="preserve">and 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the number of true null hypotheses that 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rejects.</w:t>
      </w:r>
      <w:r>
        <w:t xml:space="preserve"> </w:t>
      </w:r>
      <w:r>
        <w:t xml:space="preserve">Then the probability that at least one true null hypothesis is rejected is at most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t>α</m:t>
              </m:r>
            </m:num>
            <m:den>
              <m:r>
                <m:t>m</m:t>
              </m:r>
            </m:den>
          </m:f>
          <m:r>
            <m:rPr>
              <m:sty m:val="p"/>
            </m:rPr>
            <m:t>.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onferroni-fwer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onferroni-fwer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  <w:r>
        <w:t xml:space="preserve">It uses the union bound (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).</w:t>
      </w:r>
    </w:p>
    <w:bookmarkStart w:id="66" w:name="thm-bonferroni-fwer"/>
    <w:p>
      <w:pPr>
        <w:pStyle w:val="BodyText"/>
      </w:pPr>
      <w:r>
        <w:rPr>
          <w:b/>
          <w:bCs/>
        </w:rPr>
        <w:t xml:space="preserve">Theorem 3 (The Bonferroni correction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bonferroni">
        <w:r>
          <w:rPr>
            <w:rStyle w:val="Hyperlink"/>
          </w:rPr>
          <w:t xml:space="preserve">Bonferroni correction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α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line below is</w:t>
      </w:r>
      <w:r>
        <w:t xml:space="preserve"> </w:t>
      </w:r>
      <w:hyperlink w:anchor="def-fwer">
        <w:r>
          <w:rPr>
            <w:rStyle w:val="Hyperlink"/>
          </w:rPr>
          <w:t xml:space="preserve">Definition 2</w:t>
        </w:r>
      </w:hyperlink>
      <w:r>
        <w:t xml:space="preserve">, and the second is</w:t>
      </w:r>
      <w:r>
        <w:t xml:space="preserve"> </w:t>
      </w:r>
      <w:hyperlink w:anchor="lem-bonferroni-false-positive-prob">
        <w:r>
          <w:rPr>
            <w:rStyle w:val="Hyperlink"/>
          </w:rPr>
          <w:t xml:space="preserve">Lemma 3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m</m:t>
                  </m:r>
                </m:den>
              </m:f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(bound from the exercise)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≤</m:t>
              </m:r>
              <m:r>
                <m:t>m</m:t>
              </m:r>
              <m:r>
                <m:rPr>
                  <m:nor/>
                  <m:sty m:val="p"/>
                </m:rPr>
                <m:t>, so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proof uses only the union bound and the validity of each p-value,</w:t>
      </w:r>
      <w:r>
        <w:t xml:space="preserve"> </w:t>
      </w:r>
      <w:r>
        <w:t xml:space="preserve">so it needs no assumption about how the p-values depend on each other.</w:t>
      </w:r>
    </w:p>
    <w:bookmarkStart w:id="67" w:name="exm-bonferroni-fwer"/>
    <w:p>
      <w:pPr>
        <w:pStyle w:val="BodyText"/>
      </w:pPr>
      <w:r>
        <w:rPr>
          <w:b/>
          <w:bCs/>
        </w:rPr>
        <w:t xml:space="preserve">Example 9 (FWER of the Bonferroni correction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onferroni-fwer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bounds the FWER by</w:t>
      </w:r>
      <w:r>
        <w:t xml:space="preserve"> </w:t>
      </w:r>
      <m:oMath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0.045.</w:t>
      </w:r>
      <w:r>
        <w:t xml:space="preserve"> </w:t>
      </w:r>
      <w:r>
        <w:t xml:space="preserve">Repeating the simulation 2000 times with the Bonferroni correction: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bonferroni)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0.04300000 0.00307787 0.14551000</w:t>
      </w:r>
    </w:p>
    <w:p>
      <w:pPr>
        <w:pStyle w:val="FirstParagraph"/>
      </w:pPr>
      <w:r>
        <w:t xml:space="preserve">The estimated FWER, 0.043,</w:t>
      </w:r>
      <w:r>
        <w:t xml:space="preserve"> </w:t>
      </w:r>
      <w:r>
        <w:t xml:space="preserve">is below the bound, up to simulation error.</w:t>
      </w:r>
      <w:r>
        <w:t xml:space="preserve"> </w:t>
      </w:r>
      <w:r>
        <w:t xml:space="preserve">The Bonferroni correction loses power in exchange:</w:t>
      </w:r>
      <w:r>
        <w:t xml:space="preserve"> </w:t>
      </w:r>
      <w:r>
        <w:t xml:space="preserve">it finds 15% of the 100 false null hypotheses,</w:t>
      </w:r>
      <w:r>
        <w:t xml:space="preserve"> </w:t>
      </w:r>
      <w:r>
        <w:t xml:space="preserve">against 85% for unadjusted testing.</w:t>
      </w:r>
    </w:p>
    <w:bookmarkEnd w:id="67"/>
    <w:bookmarkEnd w:id="68"/>
    <w:bookmarkStart w:id="78" w:name="sec-holm"/>
    <w:p>
      <w:pPr>
        <w:pStyle w:val="Heading3"/>
      </w:pPr>
      <w:r>
        <w:t xml:space="preserve">4.2 Holm’s step-down procedure</w:t>
      </w:r>
    </w:p>
    <w:bookmarkStart w:id="71" w:name="def-holm"/>
    <w:p>
      <w:pPr>
        <w:pStyle w:val="FirstParagraph"/>
      </w:pPr>
      <w:r>
        <w:rPr>
          <w:b/>
          <w:bCs/>
        </w:rPr>
        <w:t xml:space="preserve">Definition 9 (Holm’s step-down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p-values and a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order the p-values from smallest to largest,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null hypothesis with p-value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the first rank at which the p-value exceeds its threshold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k</m:t>
              </m:r>
            </m:e>
            <m:sup>
              <m:r>
                <m:rPr>
                  <m:sty m:val="p"/>
                </m:rPr>
                <m:t>*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&gt;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Holm’s procedure</w:t>
      </w:r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Holm</w:t>
            </w:r>
            <w:r>
              <w:t xml:space="preserve"> </w:t>
            </w:r>
            <w:r>
              <w:t xml:space="preserve">(1979)</w:t>
            </w:r>
            <w:r>
              <w:t xml:space="preserve">.</w:t>
            </w:r>
          </w:p>
          <w:p/>
        </w:tc>
      </w:tr>
    </w:tbl>
    <w:bookmarkEnd w:id="71"/>
    <w:bookmarkStart w:id="72" w:name="exm-holm"/>
    <w:p>
      <w:pPr>
        <w:pStyle w:val="BodyText"/>
      </w:pPr>
      <w:r>
        <w:rPr>
          <w:b/>
          <w:bCs/>
        </w:rPr>
        <w:t xml:space="preserve">Example 10 (Holm’s procedure for the Khan genes)</w:t>
      </w:r>
      <w:r>
        <w:t xml:space="preserve"> </w:t>
      </w:r>
      <w:r>
        <w:t xml:space="preserve">A step-down procedure starts at the smallest p-value and stops at the first one that exceeds its threshold:</w:t>
      </w:r>
    </w:p>
    <w:p>
      <w:pPr>
        <w:pStyle w:val="SourceCode"/>
      </w:pPr>
      <w:r>
        <w:rPr>
          <w:rStyle w:val="NormalTok"/>
        </w:rPr>
        <w:t xml:space="preserve">holm_reject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alpha)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(below)) m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(below)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(n_reject)]]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the thresholds</w:t>
      </w:r>
      <w:r>
        <w:t xml:space="preserve"> </w:t>
      </w:r>
      <m:oMath>
        <m:r>
          <m:t>0.05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for the smallest p-value to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for the largest:</w:t>
      </w:r>
    </w:p>
    <w:p>
      <w:pPr>
        <w:pStyle w:val="SourceCode"/>
      </w:pPr>
      <w:r>
        <w:rPr>
          <w:rStyle w:val="NormalTok"/>
        </w:rPr>
        <w:t xml:space="preserve">holm_ten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exceeds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holm_ten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exceeds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0.005556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0.006250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0.007143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0.008333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0.012500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0.016667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</w:tbl>
    <w:p>
      <w:pPr>
        <w:pStyle w:val="BodyText"/>
      </w:pPr>
      <w:r>
        <w:t xml:space="preserve">The first p-value that exceeds its threshold is at rank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3,</w:t>
      </w:r>
      <w:r>
        <w:t xml:space="preserve"> </w:t>
      </w:r>
      <w:r>
        <w:t xml:space="preserve">so Holm’s procedure rejects the 2 genes ranked before it.</w:t>
      </w:r>
    </w:p>
    <w:p>
      <w:pPr>
        <w:pStyle w:val="BodyText"/>
      </w:pPr>
      <w:r>
        <w:t xml:space="preserve">Holm’s procedure always rejects every hypothesis that the Bonferroni correction rejects,</w:t>
      </w:r>
      <w:r>
        <w:t xml:space="preserve"> </w:t>
      </w:r>
      <w:r>
        <w:t xml:space="preserve">because its first threshold is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and its later thresholds are larger.</w:t>
      </w:r>
      <w:r>
        <w:t xml:space="preserve"> </w:t>
      </w:r>
      <w:r>
        <w:t xml:space="preserve">On all 2308 genes the two procedures reject almost the same genes:</w:t>
      </w:r>
    </w:p>
    <w:p>
      <w:pPr>
        <w:pStyle w:val="SourceCode"/>
      </w:pPr>
      <w:r>
        <w:rPr>
          <w:rStyle w:val="NormalTok"/>
        </w:rPr>
        <w:t xml:space="preserve">holm_comparison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a,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holm_comparison</w:t>
      </w:r>
      <w:r>
        <w:br/>
      </w:r>
      <w:r>
        <w:rPr>
          <w:rStyle w:val="CommentTok"/>
        </w:rPr>
        <w:t xml:space="preserve">#&gt;             [,1]  [,2]</w:t>
      </w:r>
      <w:r>
        <w:br/>
      </w:r>
      <w:r>
        <w:rPr>
          <w:rStyle w:val="CommentTok"/>
        </w:rPr>
        <w:t xml:space="preserve">#&gt; alpha       0.05  0.01</w:t>
      </w:r>
      <w:r>
        <w:br/>
      </w:r>
      <w:r>
        <w:rPr>
          <w:rStyle w:val="CommentTok"/>
        </w:rPr>
        <w:t xml:space="preserve">#&gt; bonferroni 62.00 43.00</w:t>
      </w:r>
      <w:r>
        <w:br/>
      </w:r>
      <w:r>
        <w:rPr>
          <w:rStyle w:val="CommentTok"/>
        </w:rPr>
        <w:t xml:space="preserve">#&gt; holm       62.00 44.00</w:t>
      </w:r>
    </w:p>
    <w:p>
      <w:pPr>
        <w:pStyle w:val="FirstParagraph"/>
      </w:pP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0.01</m:t>
        </m:r>
      </m:oMath>
      <w:r>
        <w:t xml:space="preserve"> </w:t>
      </w:r>
      <w:r>
        <w:t xml:space="preserve">Holm’s procedure rejects 44 genes</w:t>
      </w:r>
      <w:r>
        <w:t xml:space="preserve"> </w:t>
      </w:r>
      <w:r>
        <w:t xml:space="preserve">and the Bonferroni correction 43;</w:t>
      </w:r>
      <w:r>
        <w:t xml:space="preserve"> </w:t>
      </w:r>
      <w:r>
        <w:t xml:space="preserve">at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they reject 62 and 62.</w:t>
      </w:r>
    </w:p>
    <w:bookmarkEnd w:id="72"/>
    <w:bookmarkStart w:id="73" w:name="exr-holm-threshold"/>
    <w:p>
      <w:pPr>
        <w:pStyle w:val="BodyText"/>
      </w:pPr>
      <w:r>
        <w:rPr>
          <w:b/>
          <w:bCs/>
        </w:rPr>
        <w:t xml:space="preserve">Exercise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Show that 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3"/>
    <w:bookmarkStart w:id="74" w:name="sol-holm-threshol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Order the p-values 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 smallest rank held by a true null hypothesis,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Every hypothesis ranked before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there are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false null hypotheses, so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Adding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both sides of the inequality in step 1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≤</m:t>
          </m:r>
          <m:r>
            <m:t>m</m:t>
          </m:r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Holm’s procedure rejects hypotheses in rank order,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sSup>
              <m:e>
                <m:r>
                  <m:t>k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A true null hypothesis has rank at least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 rejecting one means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≥</m:t>
        </m:r>
        <m:r>
          <m:t>r</m:t>
        </m:r>
      </m:oMath>
      <w:r>
        <w:t xml:space="preserve">, that is</w:t>
      </w:r>
      <w:r>
        <w:t xml:space="preserve"> </w:t>
      </w:r>
      <m:oMath>
        <m:sSup>
          <m:e>
            <m:r>
              <m:t>k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r</m:t>
        </m:r>
      </m:oMath>
      <w:r>
        <w:t xml:space="preserve">.</w:t>
      </w:r>
      <w:r>
        <w:t xml:space="preserve"> </w:t>
      </w:r>
      <w:r>
        <w:t xml:space="preserve">Rank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therefore before the first failure,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r>
                <m:t>m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3"/>
        </w:numPr>
      </w:pPr>
      <w:r>
        <w:t xml:space="preserve">Step 2 gives</w:t>
      </w:r>
      <w:r>
        <w:t xml:space="preserve"> </w:t>
      </w:r>
      <m:oMath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≥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Combining this with step 3,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sty m:val="p"/>
                </m:rPr>
                <m:t>(</m:t>
              </m:r>
              <m:r>
                <m:t>r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</m:oMath>
      <w:r>
        <w:t xml:space="preserve">, the claim follows.</w:t>
      </w:r>
    </w:p>
    <w:bookmarkEnd w:id="74"/>
    <w:bookmarkStart w:id="75" w:name="lem-holm-threshold"/>
    <w:p>
      <w:pPr>
        <w:pStyle w:val="BodyText"/>
      </w:pPr>
      <w:r>
        <w:rPr>
          <w:b/>
          <w:bCs/>
        </w:rPr>
        <w:t xml:space="preserve">Lemma 4 (A rejected true null hypothesis has a small p-value under Holm’s procedure)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have p-values, 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I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set of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indices of the true null hypotheses.</w:t>
      </w:r>
      <w:r>
        <w:t xml:space="preserve"> </w:t>
      </w:r>
      <w:r>
        <w:t xml:space="preserve">If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at least one true null hypothesis,</w:t>
      </w:r>
      <w:r>
        <w:t xml:space="preserve"> </w:t>
      </w:r>
      <w:r>
        <w:t xml:space="preserve">then the smallest p-value among the true null hypotheses is at most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min</m:t>
              </m:r>
            </m:e>
            <m:lim>
              <m:r>
                <m:t>j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I</m:t>
                  </m:r>
                </m:e>
                <m:sub>
                  <m:r>
                    <m:t>0</m:t>
                  </m:r>
                </m:sub>
              </m:sSub>
            </m:lim>
          </m:limLow>
          <m:sSub>
            <m:e>
              <m:r>
                <m:t>p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t>α</m:t>
              </m:r>
            </m:num>
            <m:den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olm-threshold">
        <w:r>
          <w:rPr>
            <w:rStyle w:val="Hyperlink"/>
          </w:rPr>
          <w:t xml:space="preserve">Exercise 4</w:t>
        </w:r>
      </w:hyperlink>
      <w:r>
        <w:t xml:space="preserve">, worked in</w:t>
      </w:r>
      <w:r>
        <w:t xml:space="preserve"> </w:t>
      </w:r>
      <w:hyperlink w:anchor="sol-holm-threshol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76" w:name="thm-holm-fwer"/>
    <w:p>
      <w:pPr>
        <w:pStyle w:val="BodyText"/>
      </w:pPr>
      <w:r>
        <w:rPr>
          <w:b/>
          <w:bCs/>
        </w:rPr>
        <w:t xml:space="preserve">Theorem 4 (Holm’s procedure controls the FWER)</w:t>
      </w:r>
      <w:r>
        <w:t xml:space="preserve"> </w:t>
      </w:r>
      <w:r>
        <w:t xml:space="preserve">If all p-values of true null hypotheses are valid (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hyperlink w:anchor="def-holm">
        <w:r>
          <w:rPr>
            <w:rStyle w:val="Hyperlink"/>
          </w:rPr>
          <w:t xml:space="preserve">Holm’s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FWER</m:t>
          </m:r>
          <m:r>
            <m:rPr>
              <m:sty m:val="p"/>
            </m:rPr>
            <m:t>≤</m:t>
          </m:r>
          <m:r>
            <m:t>α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whatever the dependence between the p-values.</w:t>
      </w:r>
    </w:p>
    <w:bookmarkEnd w:id="7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 is no true null hypothesis to reject, so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FWER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≥</m:t>
        </m:r>
        <m:r>
          <m:t>1</m:t>
        </m:r>
      </m:oMath>
      <w:r>
        <w:t xml:space="preserve">, the event</w:t>
      </w:r>
      <w:r>
        <w:t xml:space="preserve"> </w:t>
      </w:r>
      <m:oMath>
        <m:r>
          <m:t>V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means Holm’s procedure rejects a true null hypothesis,</w:t>
      </w:r>
      <w:r>
        <w:t xml:space="preserve"> </w:t>
      </w:r>
      <w:r>
        <w:t xml:space="preserve">so by</w:t>
      </w:r>
      <w:r>
        <w:t xml:space="preserve"> </w:t>
      </w:r>
      <w:hyperlink w:anchor="lem-holm-threshold">
        <w:r>
          <w:rPr>
            <w:rStyle w:val="Hyperlink"/>
          </w:rPr>
          <w:t xml:space="preserve">Lemma 4</w:t>
        </w:r>
      </w:hyperlink>
      <w:r>
        <w:t xml:space="preserve"> </w:t>
      </w:r>
      <w:r>
        <w:t xml:space="preserve">it is contained in the event</w:t>
      </w:r>
      <w:r>
        <w:t xml:space="preserve"> </w:t>
      </w:r>
      <m:oMath>
        <m:sSub>
          <m:e>
            <m:r>
              <m:rPr>
                <m:sty m:val="p"/>
              </m:rPr>
              <m:t>min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sSub>
              <m:e>
                <m:r>
                  <m:rPr>
                    <m:scr m:val="script"/>
                    <m:sty m:val="p"/>
                  </m:rPr>
                  <m:t>I</m:t>
                </m:r>
              </m:e>
              <m:sub>
                <m:r>
                  <m:t>0</m:t>
                </m:r>
              </m:sub>
            </m:sSub>
          </m:sub>
        </m:sSub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α</m:t>
        </m:r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FWER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V</m:t>
                  </m:r>
                  <m:r>
                    <m:rPr>
                      <m:sty m:val="p"/>
                    </m:rPr>
                    <m:t>≥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FWER)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min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 </m:t>
              </m:r>
              <m:r>
                <m:t>V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 lies inside this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j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I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p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f>
                        <m:fPr>
                          <m:type m:val="bar"/>
                        </m:fPr>
                        <m:num>
                          <m:r>
                            <m:t>α</m:t>
                          </m:r>
                        </m:num>
                        <m:den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minimum is at most a bound exactly when some term is)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(union bound)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</m:e>
                    <m:sub>
                      <m:r>
                        <m:t>0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α</m:t>
                      </m:r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p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valid, with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/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α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m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union bound is</w:t>
      </w:r>
      <w:r>
        <w:t xml:space="preserve"> </w:t>
      </w:r>
      <w:hyperlink w:anchor="thm-union-boun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 validity is</w:t>
      </w:r>
      <w:r>
        <w:t xml:space="preserve"> </w:t>
      </w:r>
      <w:hyperlink w:anchor="def-valid-p-value">
        <w:r>
          <w:rPr>
            <w:rStyle w:val="Hyperlink"/>
          </w:rPr>
          <w:t xml:space="preserve">Definition 7</w:t>
        </w:r>
      </w:hyperlink>
      <w:r>
        <w:t xml:space="preserve">.</w:t>
      </w:r>
      <w:r>
        <w:t xml:space="preserve"> </w:t>
      </w:r>
      <w:r>
        <w:t xml:space="preserve">As for the Bonferroni correction, no assumption about dependence is needed.</w:t>
      </w:r>
    </w:p>
    <w:bookmarkStart w:id="77" w:name="exm-holm-fwer"/>
    <w:p>
      <w:pPr>
        <w:pStyle w:val="BodyText"/>
      </w:pPr>
      <w:r>
        <w:rPr>
          <w:b/>
          <w:bCs/>
        </w:rPr>
        <w:t xml:space="preserve">Example 11 (FWER of Holm’s procedure in the simulated family)</w:t>
      </w:r>
      <w:r>
        <w:t xml:space="preserve"> </w:t>
      </w:r>
      <w:r>
        <w:t xml:space="preserve">Repeating the simulation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2000 times with Holm’s procedure: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holm)</w:t>
      </w:r>
      <w:r>
        <w:br/>
      </w:r>
      <w:r>
        <w:rPr>
          <w:rStyle w:val="CommentTok"/>
        </w:rPr>
        <w:t xml:space="preserve">#&gt;       FWER        FDR      power </w:t>
      </w:r>
      <w:r>
        <w:br/>
      </w:r>
      <w:r>
        <w:rPr>
          <w:rStyle w:val="CommentTok"/>
        </w:rPr>
        <w:t xml:space="preserve">#&gt; 0.04050000 0.00269911 0.14648500</w:t>
      </w:r>
    </w:p>
    <w:p>
      <w:pPr>
        <w:pStyle w:val="FirstParagraph"/>
      </w:pPr>
      <w:r>
        <w:t xml:space="preserve">The estimated FWER, 0.04,</w:t>
      </w:r>
      <w:r>
        <w:t xml:space="preserve"> </w:t>
      </w:r>
      <w:r>
        <w:t xml:space="preserve">is below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 up to simulation error.</w:t>
      </w:r>
      <w:r>
        <w:t xml:space="preserve"> </w:t>
      </w:r>
      <w:r>
        <w:t xml:space="preserve">Holm’s power is 0.146,</w:t>
      </w:r>
      <w:r>
        <w:t xml:space="preserve"> </w:t>
      </w:r>
      <w:r>
        <w:t xml:space="preserve">against 0.146 for the Bonferroni correction:</w:t>
      </w:r>
      <w:r>
        <w:t xml:space="preserve"> </w:t>
      </w:r>
      <w:r>
        <w:t xml:space="preserve">Holm’s procedure can only reject more, but here the extra rejections are rare.</w:t>
      </w:r>
    </w:p>
    <w:bookmarkEnd w:id="77"/>
    <w:bookmarkEnd w:id="78"/>
    <w:bookmarkEnd w:id="79"/>
    <w:bookmarkStart w:id="91" w:name="sec-fdr-control"/>
    <w:p>
      <w:pPr>
        <w:pStyle w:val="Heading2"/>
      </w:pPr>
      <w:r>
        <w:t xml:space="preserve">5 Controlling the false discovery rate</w:t>
      </w:r>
    </w:p>
    <w:bookmarkStart w:id="90" w:name="sec-bh"/>
    <w:p>
      <w:pPr>
        <w:pStyle w:val="Heading3"/>
      </w:pPr>
      <w:r>
        <w:t xml:space="preserve">5.1 The Benjamini–Hochberg procedure</w:t>
      </w:r>
    </w:p>
    <w:bookmarkStart w:id="82" w:name="def-bh"/>
    <w:p>
      <w:pPr>
        <w:pStyle w:val="FirstParagraph"/>
      </w:pPr>
      <w:r>
        <w:rPr>
          <w:b/>
          <w:bCs/>
        </w:rPr>
        <w:t xml:space="preserve">Definition 10 (Benjamini–Hochberg procedure)</w:t>
      </w:r>
      <w:r>
        <w:t xml:space="preserve"> </w:t>
      </w:r>
      <w:r>
        <w:t xml:space="preserve">Given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null hypotheses with ordered p-values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p</m:t>
            </m:r>
          </m:e>
          <m:sub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(as in</w:t>
      </w:r>
      <w:r>
        <w:t xml:space="preserve"> </w:t>
      </w:r>
      <w:hyperlink w:anchor="def-holm">
        <w:r>
          <w:rPr>
            <w:rStyle w:val="Hyperlink"/>
          </w:rPr>
          <w:t xml:space="preserve">Definition 9</w:t>
        </w:r>
      </w:hyperlink>
      <w:r>
        <w:t xml:space="preserve">) and a level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be the largest rank whose p-value is at most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if there is no such rank: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k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k</m:t>
              </m:r>
              <m:r>
                <m:rPr>
                  <m:sty m:val="p"/>
                </m:rPr>
                <m:t>: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t>q</m:t>
                  </m:r>
                </m:num>
                <m:den>
                  <m:r>
                    <m:t>m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Benjamini–Hochberg procedure</w:t>
      </w:r>
      <w:r>
        <w:t xml:space="preserve"> </w:t>
      </w:r>
      <w:r>
        <w:t xml:space="preserve">(BH) rejects</w:t>
      </w:r>
      <w:r>
        <w:t xml:space="preserve"> </w:t>
      </w:r>
      <m:oMath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H</m:t>
            </m:r>
          </m:e>
          <m:sub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k</m:t>
                </m:r>
              </m:e>
            </m:acc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no others.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.</w:t>
            </w:r>
          </w:p>
          <w:p/>
        </w:tc>
      </w:tr>
    </w:tbl>
    <w:bookmarkEnd w:id="82"/>
    <w:bookmarkStart w:id="83" w:name="rem-bh-step-up"/>
    <w:p>
      <w:pPr>
        <w:pStyle w:val="BodyText"/>
      </w:pPr>
      <w:r>
        <w:rPr>
          <w:i/>
          <w:iCs/>
        </w:rPr>
        <w:t xml:space="preserve">Remark 5</w:t>
      </w:r>
      <w:r>
        <w:t xml:space="preserve"> (BH is a step-up procedure). </w:t>
      </w:r>
      <w:r>
        <w:t xml:space="preserve">Holm’s procedure starts at the smallest p-value and stops at the first failure.</w:t>
      </w:r>
      <w:r>
        <w:t xml:space="preserve"> </w:t>
      </w:r>
      <w:r>
        <w:t xml:space="preserve">BH starts at the largest p-value and works down until one passes its threshold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.</w:t>
      </w:r>
      <w:r>
        <w:t xml:space="preserve"> </w:t>
      </w:r>
      <w:r>
        <w:t xml:space="preserve">Every hypothesis ranked at or below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</m:oMath>
      <w:r>
        <w:t xml:space="preserve"> </w:t>
      </w:r>
      <w:r>
        <w:t xml:space="preserve">is rejected,</w:t>
      </w:r>
      <w:r>
        <w:t xml:space="preserve"> </w:t>
      </w:r>
      <w:r>
        <w:t xml:space="preserve">including those with p-values above their own thresholds.</w:t>
      </w:r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grow with the rank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smallest,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r>
          <m:t>m</m:t>
        </m:r>
      </m:oMath>
      <w:r>
        <w:t xml:space="preserve">, equals the Bonferroni threshold,</w:t>
      </w:r>
      <w:r>
        <w:t xml:space="preserve"> </w:t>
      </w:r>
      <w:r>
        <w:t xml:space="preserve">so BH rejects every hypothesis that the Bonferroni correction rejects at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q</m:t>
        </m:r>
      </m:oMath>
      <w:r>
        <w:t xml:space="preserve">.</w:t>
      </w:r>
    </w:p>
    <w:bookmarkEnd w:id="83"/>
    <w:bookmarkStart w:id="84" w:name="exm-bh"/>
    <w:p>
      <w:pPr>
        <w:pStyle w:val="BodyText"/>
      </w:pPr>
      <w:r>
        <w:rPr>
          <w:b/>
          <w:bCs/>
        </w:rPr>
        <w:t xml:space="preserve">Example 12 (The BH procedure for the Khan genes)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bh_reject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(p, q) {</w:t>
      </w:r>
      <w:r>
        <w:br/>
      </w:r>
      <w:r>
        <w:rPr>
          <w:rStyle w:val="NormalTok"/>
        </w:rPr>
        <w:t xml:space="preserve">  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ord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(p)</w:t>
      </w:r>
      <w:r>
        <w:br/>
      </w:r>
      <w:r>
        <w:rPr>
          <w:rStyle w:val="NormalTok"/>
        </w:rPr>
        <w:t xml:space="preserve">  passes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which</w:t>
      </w:r>
      <w:r>
        <w:rPr>
          <w:rStyle w:val="NormalTok"/>
        </w:rPr>
        <w:t xml:space="preserve">(p[ord]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(m)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m)</w:t>
      </w:r>
      <w:r>
        <w:br/>
      </w:r>
      <w:r>
        <w:rPr>
          <w:rStyle w:val="NormalTok"/>
        </w:rPr>
        <w:t xml:space="preserve">  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(passes)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(passes)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reject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m)</w:t>
      </w:r>
      <w:r>
        <w:br/>
      </w:r>
      <w:r>
        <w:rPr>
          <w:rStyle w:val="NormalTok"/>
        </w:rPr>
        <w:t xml:space="preserve">  reject[ord[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(k_hat)]]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  reject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For the first ten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the thresholds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rise from</w:t>
      </w:r>
      <w:r>
        <w:t xml:space="preserve"> </w:t>
      </w:r>
      <m:oMath>
        <m:r>
          <m:t>0.005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0.05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bh_ten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rank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row_number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threshold =</w:t>
      </w:r>
      <w:r>
        <w:rPr>
          <w:rStyle w:val="NormalTok"/>
        </w:rPr>
        <w:t xml:space="preserve"> rank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alpha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passes =</w:t>
      </w:r>
      <w:r>
        <w:rPr>
          <w:rStyle w:val="NormalTok"/>
        </w:rPr>
        <w:t xml:space="preserve"> p_value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threshold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bh_ten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fmt_p</w:t>
      </w:r>
      <w:r>
        <w:rPr>
          <w:rStyle w:val="NormalTok"/>
        </w:rPr>
        <w:t xml:space="preserve">(p_value))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threshold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</w:tr>
    </w:tbl>
    <w:p>
      <w:pPr>
        <w:pStyle w:val="BodyText"/>
      </w:pPr>
      <w:r>
        <w:t xml:space="preserve">The largest rank that passes is</w:t>
      </w:r>
      <w:r>
        <w:t xml:space="preserve"> </w:t>
      </w:r>
      <m:oMath>
        <m:acc>
          <m:accPr>
            <m:chr m:val="̂"/>
          </m:accPr>
          <m:e>
            <m:r>
              <m:t>k</m:t>
            </m:r>
          </m:e>
        </m:acc>
        <m:r>
          <m:rPr>
            <m:sty m:val="p"/>
          </m:rPr>
          <m:t>=</m:t>
        </m:r>
      </m:oMath>
      <w:r>
        <w:t xml:space="preserve"> </w:t>
      </w:r>
      <w:r>
        <w:t xml:space="preserve">2,</w:t>
      </w:r>
      <w:r>
        <w:t xml:space="preserve"> </w:t>
      </w:r>
      <w:r>
        <w:t xml:space="preserve">so BH rejects the 2 genes with the smallest p-values.</w:t>
      </w:r>
      <w:r>
        <w:t xml:space="preserve"> </w:t>
      </w:r>
      <w:r>
        <w:t xml:space="preserve">On all 2308 genes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, BH rejects far more genes than the Bonferroni correction: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unadjusted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(khan_p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unadjusted bonferroni       holm         bh </w:t>
      </w:r>
      <w:r>
        <w:br/>
      </w:r>
      <w:r>
        <w:rPr>
          <w:rStyle w:val="CommentTok"/>
        </w:rPr>
        <w:t xml:space="preserve">#&gt;        528         62         62        250</w:t>
      </w:r>
    </w:p>
    <w:p>
      <w:pPr>
        <w:pStyle w:val="FirstParagraph"/>
      </w:pPr>
      <w:r>
        <w:t xml:space="preserve">A guarantee that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≤</m:t>
        </m:r>
        <m:r>
          <m:t>0.05</m:t>
        </m:r>
      </m:oMath>
      <w:r>
        <w:t xml:space="preserve"> </w:t>
      </w:r>
      <w:r>
        <w:t xml:space="preserve">is a statement about the average false discovery proportion over repeated data sets,</w:t>
      </w:r>
      <w:r>
        <w:t xml:space="preserve"> </w:t>
      </w:r>
      <w:r>
        <w:t xml:space="preserve">not about this particular list of 250 genes.</w:t>
      </w:r>
    </w:p>
    <w:bookmarkEnd w:id="84"/>
    <w:bookmarkStart w:id="87" w:name="thm-bh-fdr"/>
    <w:p>
      <w:pPr>
        <w:pStyle w:val="BodyText"/>
      </w:pPr>
      <w:r>
        <w:rPr>
          <w:b/>
          <w:bCs/>
        </w:rPr>
        <w:t xml:space="preserve">Theorem 5 (The BH procedure controls the FDR under independence)</w:t>
      </w:r>
      <w:r>
        <w:t xml:space="preserve"> </w:t>
      </w:r>
      <w:r>
        <w:t xml:space="preserve">Suppose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p-values are independent and each true null hypothesis has a p-value that is uniform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bh">
        <w:r>
          <w:rPr>
            <w:rStyle w:val="Hyperlink"/>
          </w:rPr>
          <w:t xml:space="preserve">BH procedure</w:t>
        </w:r>
      </w:hyperlink>
      <w:r>
        <w:t xml:space="preserve"> </w:t>
      </w:r>
      <w:r>
        <w:t xml:space="preserve">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FDR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m</m:t>
              </m:r>
            </m:den>
          </m:f>
          <m:r>
            <m:t>q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Benjamini and Hochberg</w:t>
            </w:r>
            <w:r>
              <w:t xml:space="preserve"> </w:t>
            </w:r>
            <w:r>
              <w:t xml:space="preserve">(1995)</w:t>
            </w:r>
            <w:r>
              <w:t xml:space="preserve">,</w:t>
            </w:r>
            <w:r>
              <w:t xml:space="preserve"> </w:t>
            </w:r>
            <w:r>
              <w:t xml:space="preserve">which proves the result for any configuration of false null hypotheses.</w:t>
            </w:r>
            <w:r>
              <w:t xml:space="preserve"> </w:t>
            </w:r>
            <w:r>
              <w:t xml:space="preserve">The proof is omitted here.</w:t>
            </w:r>
          </w:p>
          <w:p/>
        </w:tc>
      </w:tr>
    </w:tbl>
    <w:bookmarkEnd w:id="87"/>
    <w:bookmarkStart w:id="88" w:name="exm-bh-fdr"/>
    <w:p>
      <w:pPr>
        <w:pStyle w:val="BodyText"/>
      </w:pPr>
      <w:r>
        <w:rPr>
          <w:b/>
          <w:bCs/>
        </w:rPr>
        <w:t xml:space="preserve">Example 13 (FDR of the BH procedure in the simulated family)</w:t>
      </w:r>
      <w:r>
        <w:t xml:space="preserve"> </w:t>
      </w:r>
      <w:r>
        <w:t xml:space="preserve">In the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the p-values are independent and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  <m:r>
          <m:rPr>
            <m:sty m:val="p"/>
          </m:rPr>
          <m:t>=</m:t>
        </m:r>
        <m:r>
          <m:t>0.9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nor/>
            <m:sty m:val="p"/>
          </m:rPr>
          <m:t>FDR</m:t>
        </m:r>
        <m:r>
          <m:rPr>
            <m:sty m:val="p"/>
          </m:rPr>
          <m:t>=</m:t>
        </m:r>
        <m:r>
          <m:t>0.9</m:t>
        </m:r>
        <m:r>
          <m:rPr>
            <m:sty m:val="p"/>
          </m:rPr>
          <m:t>×</m:t>
        </m:r>
        <m:r>
          <m:t>0.05</m:t>
        </m:r>
        <m:r>
          <m:rPr>
            <m:sty m:val="p"/>
          </m:rPr>
          <m:t>=</m:t>
        </m:r>
      </m:oMath>
      <w:r>
        <w:t xml:space="preserve"> </w:t>
      </w:r>
      <w:r>
        <w:t xml:space="preserve">0.045 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0.05</m:t>
        </m:r>
      </m:oMath>
      <w:r>
        <w:t xml:space="preserve">.</w:t>
      </w:r>
      <w:r>
        <w:t xml:space="preserve"> </w:t>
      </w:r>
      <w:r>
        <w:t xml:space="preserve">Repeating the simulation 2000 times with BH: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run_simulation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(p)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(p,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summarize_counts</w:t>
      </w:r>
      <w:r>
        <w:rPr>
          <w:rStyle w:val="NormalTok"/>
        </w:rPr>
        <w:t xml:space="preserve">(sim_counts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bh)</w:t>
      </w:r>
      <w:r>
        <w:br/>
      </w:r>
      <w:r>
        <w:rPr>
          <w:rStyle w:val="CommentTok"/>
        </w:rPr>
        <w:t xml:space="preserve">#&gt;      FWER       FDR     power </w:t>
      </w:r>
      <w:r>
        <w:br/>
      </w:r>
      <w:r>
        <w:rPr>
          <w:rStyle w:val="CommentTok"/>
        </w:rPr>
        <w:t xml:space="preserve">#&gt; 0.8840000 0.0448999 0.4954050</w:t>
      </w:r>
    </w:p>
    <w:p>
      <w:pPr>
        <w:pStyle w:val="FirstParagraph"/>
      </w:pPr>
      <w:r>
        <w:t xml:space="preserve">The estimated FDR, 0.045,</w:t>
      </w:r>
      <w:r>
        <w:t xml:space="preserve"> </w:t>
      </w:r>
      <w:r>
        <w:t xml:space="preserve">is close to the theoretical value 0.045.</w:t>
      </w:r>
      <w:r>
        <w:t xml:space="preserve"> </w:t>
      </w:r>
      <w:r>
        <w:t xml:space="preserve">BH also finds 50% of the false null hypotheses,</w:t>
      </w:r>
      <w:r>
        <w:t xml:space="preserve"> </w:t>
      </w:r>
      <w:r>
        <w:t xml:space="preserve">more than Holm’s procedure,</w:t>
      </w:r>
      <w:r>
        <w:t xml:space="preserve"> </w:t>
      </w:r>
      <w:r>
        <w:t xml:space="preserve">and in exchange it makes at least one false positive in</w:t>
      </w:r>
      <w:r>
        <w:t xml:space="preserve"> </w:t>
      </w:r>
      <w:r>
        <w:t xml:space="preserve">88% of the repetitions.</w:t>
      </w:r>
    </w:p>
    <w:bookmarkEnd w:id="88"/>
    <w:bookmarkStart w:id="89" w:name="rem-bh-dependence"/>
    <w:p>
      <w:pPr>
        <w:pStyle w:val="BodyText"/>
      </w:pPr>
      <w:r>
        <w:rPr>
          <w:i/>
          <w:iCs/>
        </w:rPr>
        <w:t xml:space="preserve">Remark 6</w:t>
      </w:r>
      <w:r>
        <w:t xml:space="preserve"> (BH under dependence). </w:t>
      </w:r>
      <w:r>
        <w:t xml:space="preserve">Gene expression levels are usually correlated,</w:t>
      </w:r>
      <w:r>
        <w:t xml:space="preserve"> </w:t>
      </w:r>
      <w:r>
        <w:t xml:space="preserve">and</w:t>
      </w:r>
      <w:r>
        <w:t xml:space="preserve"> </w:t>
      </w:r>
      <w:hyperlink w:anchor="thm-bh-fd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assumes independence.</w:t>
      </w:r>
      <w:r>
        <w:t xml:space="preserve"> </w:t>
      </w:r>
      <w:r>
        <w:t xml:space="preserve">Benjamini and Yekutieli (2001)</w:t>
      </w:r>
      <w:r>
        <w:t xml:space="preserve"> </w:t>
      </w:r>
      <w:r>
        <w:t xml:space="preserve">proved that BH still controls the FDR at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under a form of positive dependence among the p-values,</w:t>
      </w:r>
      <w:r>
        <w:t xml:space="preserve"> </w:t>
      </w:r>
      <w:r>
        <w:t xml:space="preserve">and that the procedure run at level</w:t>
      </w:r>
      <w:r>
        <w:t xml:space="preserve"> </w:t>
      </w:r>
      <m:oMath>
        <m:r>
          <m:t>q</m:t>
        </m:r>
        <m:r>
          <m:rPr>
            <m:sty m:val="p"/>
          </m:rPr>
          <m:t>/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m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controls it under any dependence.</w:t>
      </w:r>
      <w:r>
        <w:t xml:space="preserve"> </w:t>
      </w:r>
      <w:r>
        <w:t xml:space="preserve">James et al. (2021, ch. 13)</w:t>
      </w:r>
      <w:r>
        <w:t xml:space="preserve"> </w:t>
      </w:r>
      <w:r>
        <w:t xml:space="preserve">and</w:t>
      </w:r>
      <w:r>
        <w:t xml:space="preserve"> </w:t>
      </w:r>
      <w:r>
        <w:t xml:space="preserve">Efron and Hastie (2016, ch. 15)</w:t>
      </w:r>
      <w:r>
        <w:t xml:space="preserve"> </w:t>
      </w:r>
      <w:r>
        <w:t xml:space="preserve">discuss the procedure in practice.</w:t>
      </w:r>
    </w:p>
    <w:bookmarkEnd w:id="89"/>
    <w:bookmarkEnd w:id="90"/>
    <w:bookmarkEnd w:id="91"/>
    <w:bookmarkStart w:id="96" w:name="sec-adjusted-p-values"/>
    <w:p>
      <w:pPr>
        <w:pStyle w:val="Heading2"/>
      </w:pPr>
      <w:r>
        <w:t xml:space="preserve">6 Adjusted p-values and q-values</w:t>
      </w:r>
    </w:p>
    <w:bookmarkStart w:id="92" w:name="def-adjusted-p-value"/>
    <w:p>
      <w:pPr>
        <w:pStyle w:val="FirstParagraph"/>
      </w:pPr>
      <w:r>
        <w:rPr>
          <w:b/>
          <w:bCs/>
        </w:rPr>
        <w:t xml:space="preserve">Definition 11 (Adjusted p-value)</w:t>
      </w:r>
      <w:r>
        <w:t xml:space="preserve"> </w:t>
      </w:r>
      <w:r>
        <w:t xml:space="preserve">For a multiple testing procedure that takes a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m:oMath>
        <m:r>
          <m:t>α</m:t>
        </m:r>
      </m:oMath>
      <w:r>
        <w:t xml:space="preserve"> </w:t>
      </w:r>
      <w:r>
        <w:t xml:space="preserve">for an FWER procedure,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for an FDR procedure),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p-value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smallest level at which the procedure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 there is none: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  <m:r>
                <m:rPr>
                  <m:nor/>
                  <m:sty m:val="p"/>
                </m:rPr>
                <m:t>the procedure at level </m:t>
              </m:r>
              <m:r>
                <m:t>c</m:t>
              </m:r>
              <m:r>
                <m:rPr>
                  <m:nor/>
                  <m:sty m:val="p"/>
                </m:rPr>
                <m:t> rejects </m:t>
              </m:r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2"/>
    <w:bookmarkStart w:id="93" w:name="rem-adjusted-p-value-levels"/>
    <w:p>
      <w:pPr>
        <w:pStyle w:val="FirstParagraph"/>
      </w:pPr>
      <w:r>
        <w:rPr>
          <w:i/>
          <w:iCs/>
        </w:rPr>
        <w:t xml:space="preserve">Remark 7</w:t>
      </w:r>
      <w:r>
        <w:t xml:space="preserve"> (Applying any level to adjusted p-values). </w:t>
      </w:r>
      <w:r>
        <w:t xml:space="preserve">If the rejection set only grows as the level grows, as it does for the procedures on this page,</w:t>
      </w:r>
      <w:r>
        <w:t xml:space="preserve"> </w:t>
      </w:r>
      <w:r>
        <w:t xml:space="preserve">the procedure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rejects exactly the hypotheses 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 a reader can apply any level to a list of adjusted p-values without redoing the procedure.</w:t>
      </w:r>
    </w:p>
    <w:bookmarkEnd w:id="93"/>
    <w:bookmarkStart w:id="94" w:name="exm-adjusted-p-value"/>
    <w:p>
      <w:pPr>
        <w:pStyle w:val="BodyText"/>
      </w:pPr>
      <w:r>
        <w:rPr>
          <w:b/>
          <w:bCs/>
        </w:rPr>
        <w:t xml:space="preserve">Example 14 (Adjusted p-values for the Khan genes)</w:t>
      </w:r>
      <w:r>
        <w:t xml:space="preserve"> </w:t>
      </w:r>
      <w:r>
        <w:t xml:space="preserve">For the Bonferroni correction,</w:t>
      </w:r>
      <w:r>
        <w:t xml:space="preserve"> </w:t>
      </w:r>
      <m:oMath>
        <m:sSub>
          <m:e>
            <m:r>
              <m:t>H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rejected at level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m</m:t>
        </m:r>
        <m:sSub>
          <m:e>
            <m:r>
              <m:t>p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p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m</m:t>
            </m:r>
            <m:sSub>
              <m:e>
                <m:r>
                  <m:t>p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Holm’s procedure and BH the adjusted p-values are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Holm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k</m:t>
              </m:r>
              <m:r>
                <m:rPr>
                  <m:sty m:val="p"/>
                </m:rPr>
                <m:t>≤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p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sSubSup>
            <m:e>
              <m:acc>
                <m:accPr>
                  <m:chr m:val="̃"/>
                </m:accPr>
                <m:e>
                  <m:r>
                    <m:t>p</m:t>
                  </m:r>
                </m:e>
              </m:acc>
            </m:e>
            <m:sub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nor/>
                  <m:sty m:val="p"/>
                </m:rPr>
                <m:t>BH</m:t>
              </m:r>
            </m:sup>
          </m:sSubSup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k</m:t>
              </m:r>
              <m:r>
                <m:rPr>
                  <m:sty m:val="p"/>
                </m:rPr>
                <m:t>≥</m:t>
              </m:r>
              <m:r>
                <m:t>i</m:t>
              </m:r>
            </m:lim>
          </m:limLow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 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num>
                <m:den>
                  <m:r>
                    <m:t>k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 computes all three with</w:t>
      </w:r>
      <w:r>
        <w:t xml:space="preserve"> </w:t>
      </w:r>
      <w:r>
        <w:rPr>
          <w:rStyle w:val="VerbatimChar"/>
        </w:rPr>
        <w:t xml:space="preserve">p.adjust()</w:t>
      </w:r>
      <w:r>
        <w:t xml:space="preserve">.</w:t>
      </w:r>
      <w:r>
        <w:t xml:space="preserve"> </w:t>
      </w:r>
      <w:r>
        <w:t xml:space="preserve">For the first ten genes:</w:t>
      </w:r>
    </w:p>
    <w:p>
      <w:pPr>
        <w:pStyle w:val="SourceCode"/>
      </w:pP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(ten_genes),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ten_genes,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(ten_genes,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row.names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(p_value)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(p_value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bh, fmt_p))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gene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p_value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3.78e-05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0.00642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0.00321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gene_1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0.944</w:t>
            </w:r>
          </w:p>
        </w:tc>
      </w:tr>
    </w:tbl>
    <w:p>
      <w:pPr>
        <w:pStyle w:val="BodyText"/>
      </w:pPr>
      <w:r>
        <w:t xml:space="preserve">Rejecting the hypotheses whose adjusted p-value is at most the level</w:t>
      </w:r>
      <w:r>
        <w:t xml:space="preserve"> </w:t>
      </w:r>
      <w:r>
        <w:t xml:space="preserve">reproduces the rejection sets of the functions defined above, on all 2308 genes:</w:t>
      </w:r>
    </w:p>
    <w:p>
      <w:pPr>
        <w:pStyle w:val="SourceCode"/>
      </w:pPr>
      <w:r>
        <w:rPr>
          <w:rStyle w:val="NormalTok"/>
        </w:rPr>
        <w:t xml:space="preserve">levels_to_check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(levels_to_check,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bonferroni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bonferroni_reject</w:t>
      </w:r>
      <w:r>
        <w:rPr>
          <w:rStyle w:val="NormalTok"/>
        </w:rPr>
        <w:t xml:space="preserve">(khan_p, a)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holm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holm_reject</w:t>
      </w:r>
      <w:r>
        <w:rPr>
          <w:rStyle w:val="NormalTok"/>
        </w:rPr>
        <w:t xml:space="preserve">(khan_p, a)),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p.adjust</w:t>
      </w:r>
      <w:r>
        <w:rPr>
          <w:rStyle w:val="NormalTok"/>
        </w:rPr>
        <w:t xml:space="preserve">(khan_p, </w:t>
      </w:r>
      <w:r>
        <w:rPr>
          <w:rStyle w:val="StringTok"/>
        </w:rPr>
        <w:t xml:space="preserve">"BH"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a)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bh_reject</w:t>
      </w:r>
      <w:r>
        <w:rPr>
          <w:rStyle w:val="NormalTok"/>
        </w:rPr>
        <w:t xml:space="preserve">(khan_p, a))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(levels_to_check)</w:t>
      </w:r>
      <w:r>
        <w:br/>
      </w:r>
      <w:r>
        <w:rPr>
          <w:rStyle w:val="CommentTok"/>
        </w:rPr>
        <w:t xml:space="preserve">#&gt;            0.01 0.05  0.1</w:t>
      </w:r>
      <w:r>
        <w:br/>
      </w:r>
      <w:r>
        <w:rPr>
          <w:rStyle w:val="CommentTok"/>
        </w:rPr>
        <w:t xml:space="preserve">#&gt; bonferroni TRUE TRUE TRUE</w:t>
      </w:r>
      <w:r>
        <w:br/>
      </w:r>
      <w:r>
        <w:rPr>
          <w:rStyle w:val="CommentTok"/>
        </w:rPr>
        <w:t xml:space="preserve">#&gt; holm       TRUE TRUE TRUE</w:t>
      </w:r>
      <w:r>
        <w:br/>
      </w:r>
      <w:r>
        <w:rPr>
          <w:rStyle w:val="CommentTok"/>
        </w:rPr>
        <w:t xml:space="preserve">#&gt; bh         TRUE TRUE TRUE</w:t>
      </w:r>
    </w:p>
    <w:p>
      <w:pPr>
        <w:pStyle w:val="FirstParagraph"/>
      </w:pPr>
      <w:r>
        <w:t xml:space="preserve">The check confirms that the formulas and functions agree on these data at these levels;</w:t>
      </w:r>
      <w:r>
        <w:t xml:space="preserve"> </w:t>
      </w:r>
      <w:r>
        <w:t xml:space="preserve">it is not a proof that they agree for every data set.</w:t>
      </w:r>
    </w:p>
    <w:bookmarkEnd w:id="94"/>
    <w:bookmarkStart w:id="95" w:name="rem-q-value"/>
    <w:p>
      <w:pPr>
        <w:pStyle w:val="BodyText"/>
      </w:pPr>
      <w:r>
        <w:rPr>
          <w:i/>
          <w:iCs/>
        </w:rPr>
        <w:t xml:space="preserve">Remark 8</w:t>
      </w:r>
      <w:r>
        <w:t xml:space="preserve"> (q-values). </w:t>
      </w:r>
      <w:r>
        <w:t xml:space="preserve">The BH adjusted p-value of a hypothesis is the smallest FDR level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at which BH rejects it.</w:t>
      </w:r>
      <w:r>
        <w:t xml:space="preserve"> </w:t>
      </w:r>
      <w:r>
        <w:t xml:space="preserve">Some authors call this a</w:t>
      </w:r>
      <w:r>
        <w:t xml:space="preserve"> </w:t>
      </w:r>
      <w:r>
        <w:rPr>
          <w:i/>
          <w:iCs/>
        </w:rPr>
        <w:t xml:space="preserve">q-value</w:t>
      </w:r>
      <w:r>
        <w:t xml:space="preserve">.</w:t>
      </w:r>
      <w:r>
        <w:t xml:space="preserve"> </w:t>
      </w:r>
      <w:r>
        <w:t xml:space="preserve">Storey (2002)</w:t>
      </w:r>
      <w:r>
        <w:t xml:space="preserve"> </w:t>
      </w:r>
      <w:r>
        <w:t xml:space="preserve">defines the q-value with the same meaning,</w:t>
      </w:r>
      <w:r>
        <w:t xml:space="preserve"> </w:t>
      </w:r>
      <w:r>
        <w:t xml:space="preserve">but estimates the fraction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m</m:t>
        </m:r>
      </m:oMath>
      <w:r>
        <w:t xml:space="preserve"> </w:t>
      </w:r>
      <w:r>
        <w:t xml:space="preserve">of true null hypotheses from the p-values</w:t>
      </w:r>
      <w:r>
        <w:t xml:space="preserve"> </w:t>
      </w:r>
      <w:r>
        <w:t xml:space="preserve">and multiplies by the estimate,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, which is usually below 1.</w:t>
      </w:r>
      <w:r>
        <w:t xml:space="preserve"> </w:t>
      </w:r>
      <w:r>
        <w:t xml:space="preserve">BH is the case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so Storey’s q-values are smaller, and reject more, when many null hypotheses are false.</w:t>
      </w:r>
    </w:p>
    <w:bookmarkEnd w:id="95"/>
    <w:bookmarkEnd w:id="96"/>
    <w:bookmarkStart w:id="99" w:name="sec-procedure-comparison"/>
    <w:p>
      <w:pPr>
        <w:pStyle w:val="Heading2"/>
      </w:pPr>
      <w:r>
        <w:t xml:space="preserve">7 Comparing the procedures</w:t>
      </w:r>
    </w:p>
    <w:bookmarkStart w:id="97" w:name="exm-procedure-comparison"/>
    <w:p>
      <w:pPr>
        <w:pStyle w:val="FirstParagraph"/>
      </w:pPr>
      <w:r>
        <w:rPr>
          <w:b/>
          <w:bCs/>
        </w:rPr>
        <w:t xml:space="preserve">Example 15 (Comparing the procedures in the simulated family)</w:t>
      </w:r>
      <w:r>
        <w:t xml:space="preserve"> </w:t>
      </w:r>
      <w:r>
        <w:t xml:space="preserve">Each procedure was run on the same simulated family of</w:t>
      </w:r>
      <w:r>
        <w:t xml:space="preserve"> </w:t>
      </w:r>
      <w:hyperlink w:anchor="exm-rejection-counts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in 2000 repetitions.</w:t>
      </w:r>
      <w:r>
        <w:t xml:space="preserve"> </w:t>
      </w:r>
      <w:r>
        <w:t xml:space="preserve">The table collects the estimated FWER, FDR and power:</w:t>
      </w:r>
    </w:p>
    <w:p>
      <w:pPr>
        <w:pStyle w:val="SourceCode"/>
      </w:pPr>
      <w:r>
        <w:rPr>
          <w:rStyle w:val="NormalTok"/>
        </w:rPr>
        <w:t xml:space="preserve">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(sim_counts, summarize_counts))</w:t>
      </w:r>
      <w:r>
        <w:br/>
      </w:r>
      <w:r>
        <w:rPr>
          <w:rStyle w:val="FunctionTok"/>
        </w:rPr>
        <w:t xml:space="preserve">rownames</w:t>
      </w:r>
      <w:r>
        <w:rPr>
          <w:rStyle w:val="NormalTok"/>
        </w:rPr>
        <w:t xml:space="preserve">(comparison)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"Unadjusted"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"Holm"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"Benjamini-Hochberg"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(comparison,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FWER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FDR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Unadjusted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Bonferroni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Holm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Benjamini-Hochberg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0.495</w:t>
            </w:r>
          </w:p>
        </w:tc>
      </w:tr>
    </w:tbl>
    <w:p>
      <w:pPr>
        <w:pStyle w:val="BodyText"/>
      </w:pPr>
      <w:r>
        <w:t xml:space="preserve">Unadjusted testing has the highest power and no error control.</w:t>
      </w:r>
      <w:r>
        <w:t xml:space="preserve"> </w:t>
      </w:r>
      <w:r>
        <w:t xml:space="preserve">The two FWER procedures keep the FWER below 0.05 and give up most of the power;</w:t>
      </w:r>
      <w:r>
        <w:t xml:space="preserve"> </w:t>
      </w:r>
      <w:r>
        <w:t xml:space="preserve">Holm’s procedure never rejects fewer hypotheses than the Bonferroni correction.</w:t>
      </w:r>
      <w:r>
        <w:t xml:space="preserve"> </w:t>
      </w:r>
      <w:r>
        <w:t xml:space="preserve">In this simulation BH has the highest power among the procedures that control an error rate,</w:t>
      </w:r>
      <w:r>
        <w:t xml:space="preserve"> </w:t>
      </w:r>
      <w:r>
        <w:t xml:space="preserve">because it only promises to control the FDR.</w:t>
      </w:r>
      <w:r>
        <w:t xml:space="preserve"> </w:t>
      </w:r>
      <w:r>
        <w:t xml:space="preserve">Its FWER is far above 0.05, which BH does not promise to control.</w:t>
      </w:r>
    </w:p>
    <w:bookmarkEnd w:id="97"/>
    <w:bookmarkStart w:id="98" w:name="rem-choosing-error-rate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an error rate). </w:t>
      </w:r>
      <w:r>
        <w:t xml:space="preserve">Control the FWER when a single false positive is costly,</w:t>
      </w:r>
      <w:r>
        <w:t xml:space="preserve"> </w:t>
      </w:r>
      <w:r>
        <w:t xml:space="preserve">as in a confirmatory trial that tests a handful of outcomes.</w:t>
      </w:r>
      <w:r>
        <w:t xml:space="preserve"> </w:t>
      </w:r>
      <w:r>
        <w:t xml:space="preserve">Control the FDR when the rejections are leads to follow up,</w:t>
      </w:r>
      <w:r>
        <w:t xml:space="preserve"> </w:t>
      </w:r>
      <w:r>
        <w:t xml:space="preserve">as in a screen of thousands of genes,</w:t>
      </w:r>
      <w:r>
        <w:t xml:space="preserve"> </w:t>
      </w:r>
      <w:r>
        <w:t xml:space="preserve">where a small fraction of false leads is acceptable.</w:t>
      </w:r>
      <w:r>
        <w:t xml:space="preserve"> </w:t>
      </w:r>
      <w:r>
        <w:t xml:space="preserve">The choice should be made before looking at the data.</w:t>
      </w:r>
    </w:p>
    <w:bookmarkEnd w:id="98"/>
    <w:bookmarkEnd w:id="99"/>
    <w:bookmarkStart w:id="115" w:name="sec-multiple-testing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04"/>
        </w:numPr>
      </w:pPr>
      <w:r>
        <w:t xml:space="preserve">Chapter 13 of</w:t>
      </w:r>
      <w:r>
        <w:t xml:space="preserve"> </w:t>
      </w:r>
      <w:r>
        <w:t xml:space="preserve">James et al. (2021)</w:t>
      </w:r>
      <w:r>
        <w:t xml:space="preserve"> </w:t>
      </w:r>
      <w:r>
        <w:t xml:space="preserve">covers the same procedures, with labs.</w:t>
      </w:r>
    </w:p>
    <w:p>
      <w:pPr>
        <w:pStyle w:val="Compact"/>
        <w:numPr>
          <w:ilvl w:val="0"/>
          <w:numId w:val="1004"/>
        </w:numPr>
      </w:pPr>
      <w:r>
        <w:t xml:space="preserve">Chapter 15 of</w:t>
      </w:r>
      <w:r>
        <w:t xml:space="preserve"> </w:t>
      </w:r>
      <w:r>
        <w:t xml:space="preserve">Efron and Hastie (2016)</w:t>
      </w:r>
      <w:r>
        <w:t xml:space="preserve"> </w:t>
      </w:r>
      <w:r>
        <w:t xml:space="preserve">treats large-scale testing and the false discovery rate.</w:t>
      </w:r>
    </w:p>
    <w:p>
      <w:pPr>
        <w:pStyle w:val="Compact"/>
        <w:numPr>
          <w:ilvl w:val="0"/>
          <w:numId w:val="1004"/>
        </w:numPr>
      </w:pPr>
      <w:r>
        <w:t xml:space="preserve">Andrew Lin’s</w:t>
      </w:r>
      <w:r>
        <w:t xml:space="preserve"> </w:t>
      </w:r>
      <w:hyperlink r:id="rId100">
        <w:r>
          <w:rPr>
            <w:rStyle w:val="Hyperlink"/>
          </w:rPr>
          <w:t xml:space="preserve">notes on Stanford STATS 300C</w:t>
        </w:r>
      </w:hyperlink>
      <w:r>
        <w:t xml:space="preserve"> </w:t>
      </w:r>
      <w:r>
        <w:t xml:space="preserve">(Emmanuel Candès, Spring 2025) are student-written and cover global testing, the false discovery rate, e-values and conformal inference.</w:t>
      </w:r>
    </w:p>
    <w:p>
      <w:pPr>
        <w:pStyle w:val="Compact"/>
        <w:numPr>
          <w:ilvl w:val="0"/>
          <w:numId w:val="1004"/>
        </w:numPr>
      </w:pP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permutation tests</w:t>
        </w:r>
      </w:hyperlink>
      <w:r>
        <w:t xml:space="preserve"> </w:t>
      </w:r>
      <w:r>
        <w:t xml:space="preserve">page computes valid p-values by relabeling the data,</w:t>
      </w:r>
      <w:r>
        <w:t xml:space="preserve"> </w:t>
      </w:r>
      <w:r>
        <w:t xml:space="preserve">without a distributional model for the test statistic.</w:t>
      </w:r>
    </w:p>
    <w:bookmarkStart w:id="114" w:name="refs"/>
    <w:bookmarkStart w:id="102" w:name="ref-benjamini1995controlling"/>
    <w:p>
      <w:pPr>
        <w:pStyle w:val="Bibliography"/>
      </w:pPr>
      <w:r>
        <w:t xml:space="preserve">Benjamini, Yoav, and Yosef Hochberg. 1995.</w:t>
      </w:r>
      <w:r>
        <w:t xml:space="preserve"> </w:t>
      </w:r>
      <w:r>
        <w:t xml:space="preserve">“Controlling the False Discovery Rate: A Practical and Powerful Approach to Multiple Testing.”</w:t>
      </w:r>
      <w:r>
        <w:t xml:space="preserve"> </w:t>
      </w:r>
      <w:r>
        <w:rPr>
          <w:i/>
          <w:iCs/>
        </w:rPr>
        <w:t xml:space="preserve">Journal of the Royal Statistical Society: Series B (Methodological)</w:t>
      </w:r>
      <w:r>
        <w:t xml:space="preserve"> </w:t>
      </w:r>
      <w:r>
        <w:t xml:space="preserve">57 (1): 289–300.</w:t>
      </w:r>
      <w:r>
        <w:t xml:space="preserve"> </w:t>
      </w:r>
      <w:hyperlink r:id="rId101">
        <w:r>
          <w:rPr>
            <w:rStyle w:val="Hyperlink"/>
          </w:rPr>
          <w:t xml:space="preserve">https://doi.org/10.1111/j.2517-6161.1995.tb02031.x</w:t>
        </w:r>
      </w:hyperlink>
      <w:r>
        <w:t xml:space="preserve">.</w:t>
      </w:r>
    </w:p>
    <w:bookmarkEnd w:id="102"/>
    <w:bookmarkStart w:id="104" w:name="ref-benjamini2001control"/>
    <w:p>
      <w:pPr>
        <w:pStyle w:val="Bibliography"/>
      </w:pPr>
      <w:r>
        <w:t xml:space="preserve">Benjamini, Yoav, and Daniel Yekutieli. 2001.</w:t>
      </w:r>
      <w:r>
        <w:t xml:space="preserve"> </w:t>
      </w:r>
      <w:r>
        <w:t xml:space="preserve">“The Control of the False Discovery Rate in Multiple Testing Under Dependency.”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 </w:t>
      </w:r>
      <w:r>
        <w:t xml:space="preserve">29 (4).</w:t>
      </w:r>
      <w:r>
        <w:t xml:space="preserve"> </w:t>
      </w:r>
      <w:hyperlink r:id="rId103">
        <w:r>
          <w:rPr>
            <w:rStyle w:val="Hyperlink"/>
          </w:rPr>
          <w:t xml:space="preserve">https://doi.org/10.1214/aos/1013699998</w:t>
        </w:r>
      </w:hyperlink>
      <w:r>
        <w:t xml:space="preserve">.</w:t>
      </w:r>
    </w:p>
    <w:bookmarkEnd w:id="104"/>
    <w:bookmarkStart w:id="106" w:name="ref-efron2016computer"/>
    <w:p>
      <w:pPr>
        <w:pStyle w:val="Bibliography"/>
      </w:pPr>
      <w:r>
        <w:t xml:space="preserve">Efron, Bradley, and Trevor Hastie. 2016.</w:t>
      </w:r>
      <w:r>
        <w:t xml:space="preserve"> </w:t>
      </w:r>
      <w:r>
        <w:rPr>
          <w:i/>
          <w:iCs/>
        </w:rPr>
        <w:t xml:space="preserve">Computer Age Statistical Inference: Algorithms, Evidence, and Data Science</w:t>
      </w:r>
      <w:r>
        <w:t xml:space="preserve">. Cambridge University Press.</w:t>
      </w:r>
      <w:r>
        <w:t xml:space="preserve"> </w:t>
      </w:r>
      <w:hyperlink r:id="rId105">
        <w:r>
          <w:rPr>
            <w:rStyle w:val="Hyperlink"/>
          </w:rPr>
          <w:t xml:space="preserve">https://doi.org/10.1017/CBO9781316576533</w:t>
        </w:r>
      </w:hyperlink>
      <w:r>
        <w:t xml:space="preserve">.</w:t>
      </w:r>
    </w:p>
    <w:bookmarkEnd w:id="106"/>
    <w:bookmarkStart w:id="107" w:name="ref-holm1979simple"/>
    <w:p>
      <w:pPr>
        <w:pStyle w:val="Bibliography"/>
      </w:pPr>
      <w:r>
        <w:t xml:space="preserve">Holm, Sture. 1979.</w:t>
      </w:r>
      <w:r>
        <w:t xml:space="preserve"> </w:t>
      </w:r>
      <w:r>
        <w:t xml:space="preserve">“A Simple Sequentially Rejective Multiple Test Procedure.”</w:t>
      </w:r>
      <w:r>
        <w:t xml:space="preserve"> </w:t>
      </w:r>
      <w:r>
        <w:rPr>
          <w:i/>
          <w:iCs/>
        </w:rPr>
        <w:t xml:space="preserve">Scandinavian Journal of Statistics</w:t>
      </w:r>
      <w:r>
        <w:t xml:space="preserve"> </w:t>
      </w:r>
      <w:r>
        <w:t xml:space="preserve">6 (2): 65–70.</w:t>
      </w:r>
    </w:p>
    <w:bookmarkEnd w:id="107"/>
    <w:bookmarkStart w:id="10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9"/>
    <w:bookmarkStart w:id="111" w:name="ref-khan2001classification"/>
    <w:p>
      <w:pPr>
        <w:pStyle w:val="Bibliography"/>
      </w:pPr>
      <w:r>
        <w:t xml:space="preserve">Khan, Javed, Jun S. Wei, Markus Ringnér, et al. 2001.</w:t>
      </w:r>
      <w:r>
        <w:t xml:space="preserve"> </w:t>
      </w:r>
      <w:r>
        <w:t xml:space="preserve">“Classification and Diagnostic Prediction of Cancers Using Gene Expression Profiling and Artificial Neural Networks.”</w:t>
      </w:r>
      <w:r>
        <w:t xml:space="preserve"> </w:t>
      </w:r>
      <w:r>
        <w:rPr>
          <w:i/>
          <w:iCs/>
        </w:rPr>
        <w:t xml:space="preserve">Nature Medicine</w:t>
      </w:r>
      <w:r>
        <w:t xml:space="preserve"> </w:t>
      </w:r>
      <w:r>
        <w:t xml:space="preserve">7 (6): 673–79.</w:t>
      </w:r>
      <w:r>
        <w:t xml:space="preserve"> </w:t>
      </w:r>
      <w:hyperlink r:id="rId110">
        <w:r>
          <w:rPr>
            <w:rStyle w:val="Hyperlink"/>
          </w:rPr>
          <w:t xml:space="preserve">https://doi.org/10.1038/89044</w:t>
        </w:r>
      </w:hyperlink>
      <w:r>
        <w:t xml:space="preserve">.</w:t>
      </w:r>
    </w:p>
    <w:bookmarkEnd w:id="111"/>
    <w:bookmarkStart w:id="113" w:name="ref-storey2002direct"/>
    <w:p>
      <w:pPr>
        <w:pStyle w:val="Bibliography"/>
      </w:pPr>
      <w:r>
        <w:t xml:space="preserve">Storey, John D. 2002.</w:t>
      </w:r>
      <w:r>
        <w:t xml:space="preserve"> </w:t>
      </w:r>
      <w:r>
        <w:t xml:space="preserve">“A Direct Approach to False Discovery Rates.”</w:t>
      </w:r>
      <w:r>
        <w:t xml:space="preserve"> </w:t>
      </w:r>
      <w:r>
        <w:rPr>
          <w:i/>
          <w:iCs/>
        </w:rPr>
        <w:t xml:space="preserve">Journal of the Royal Statistical Society: Series B (Statistical Methodology)</w:t>
      </w:r>
      <w:r>
        <w:t xml:space="preserve"> </w:t>
      </w:r>
      <w:r>
        <w:t xml:space="preserve">64 (3): 479–98.</w:t>
      </w:r>
      <w:r>
        <w:t xml:space="preserve"> </w:t>
      </w:r>
      <w:hyperlink r:id="rId112">
        <w:r>
          <w:rPr>
            <w:rStyle w:val="Hyperlink"/>
          </w:rPr>
          <w:t xml:space="preserve">https://doi.org/10.1111/1467-9868.00346</w:t>
        </w:r>
      </w:hyperlink>
      <w:r>
        <w:t xml:space="preserve">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9" Type="http://schemas.openxmlformats.org/officeDocument/2006/relationships/image" Target="media/rId39.png"/><Relationship Id="rId22" Type="http://schemas.openxmlformats.org/officeDocument/2006/relationships/image" Target="media/rId22.png"/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_rels/footnotes.xml.rels><?xml version='1.0' encoding='UTF-8' standalone='yes'?>
<Relationships xmlns="http://schemas.openxmlformats.org/package/2006/relationships"><Relationship Id="rId21" Type="http://schemas.openxmlformats.org/officeDocument/2006/relationships/hyperlink" Target="basic-statistical-methods.qmd#def-two-sample-t-test" TargetMode="External"/><Relationship Id="rId50" Type="http://schemas.openxmlformats.org/officeDocument/2006/relationships/hyperlink" Target="categorical-tests.qmd#def-fishers-exact" TargetMode="External"/><Relationship Id="rId12" Type="http://schemas.openxmlformats.org/officeDocument/2006/relationships/hyperlink" Target="data/khan.csv" TargetMode="External"/><Relationship Id="rId13" Type="http://schemas.openxmlformats.org/officeDocument/2006/relationships/hyperlink" Target="https://cran.r-project.org/package=ISLR2" TargetMode="External"/><Relationship Id="rId108" Type="http://schemas.openxmlformats.org/officeDocument/2006/relationships/hyperlink" Target="https://doi.org/10.1007/978-1-0716-1418-1" TargetMode="External"/><Relationship Id="rId105" Type="http://schemas.openxmlformats.org/officeDocument/2006/relationships/hyperlink" Target="https://doi.org/10.1017/CBO9781316576533" TargetMode="External"/><Relationship Id="rId110" Type="http://schemas.openxmlformats.org/officeDocument/2006/relationships/hyperlink" Target="https://doi.org/10.1038/89044" TargetMode="External"/><Relationship Id="rId112" Type="http://schemas.openxmlformats.org/officeDocument/2006/relationships/hyperlink" Target="https://doi.org/10.1111/1467-9868.00346" TargetMode="External"/><Relationship Id="rId101" Type="http://schemas.openxmlformats.org/officeDocument/2006/relationships/hyperlink" Target="https://doi.org/10.1111/j.2517-6161.1995.tb02031.x" TargetMode="External"/><Relationship Id="rId103" Type="http://schemas.openxmlformats.org/officeDocument/2006/relationships/hyperlink" Target="https://doi.org/10.1214/aos/1013699998" TargetMode="External"/><Relationship Id="rId100" Type="http://schemas.openxmlformats.org/officeDocument/2006/relationships/hyperlink" Target="https://web.stanford.edu/~lindrew/stats300C.pdf" TargetMode="External"/><Relationship Id="rId9" Type="http://schemas.openxmlformats.org/officeDocument/2006/relationships/hyperlink" Target="inference.qmd#def-p-value" TargetMode="External"/><Relationship Id="rId10" Type="http://schemas.openxmlformats.org/officeDocument/2006/relationships/hyperlink" Target="inference.qmd#def-significance-level" TargetMode="External"/><Relationship Id="rId11" Type="http://schemas.openxmlformats.org/officeDocument/2006/relationships/hyperlink" Target="permutation-tests.q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Testing</dc:title>
  <dc:creator/>
  <cp:keywords/>
  <dcterms:created xsi:type="dcterms:W3CDTF">2026-10-15T11:12:41Z</dcterms:created>
  <dcterms:modified xsi:type="dcterms:W3CDTF">2026-10-15T11:12:41Z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03:53:43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