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Types of Variables</w:t>
      </w:r>
    </w:p>
    <w:p>
      <w:pPr>
        <w:pStyle w:val="Date"/>
      </w:pPr>
      <w:del w:id="1" w:author="PR Preview" w:date="2026-01-01T00:00:00Z">
        <w:r>
          <w:delText xml:space="preserve">Last modified: 2026-10-15 09:04:24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2026-10-15 09:32:37 (PDT)</w:t>
        </w:r>
      </w:ins>
    </w:p>
    <w:bookmarkStart w:id="29" w:name="types-of-variables"/>
    <w:p>
      <w:pPr>
        <w:pStyle w:val="Heading2"/>
      </w:pPr>
      <w:r>
        <w:t xml:space="preserve">1 Types of variables</w:t>
      </w:r>
    </w:p>
    <w:p>
      <w:pPr>
        <w:pStyle w:val="FirstParagraph"/>
      </w:pPr>
      <w:r>
        <w:t xml:space="preserve">Before summarizing data,</w:t>
      </w:r>
      <w:r>
        <w:t xml:space="preserve"> </w:t>
      </w:r>
      <w:r>
        <w:t xml:space="preserve">it helps to identify the</w:t>
      </w:r>
      <w:r>
        <w:t xml:space="preserve"> </w:t>
      </w:r>
      <w:r>
        <w:rPr>
          <w:b/>
          <w:bCs/>
        </w:rPr>
        <w:t xml:space="preserve">type</w:t>
      </w:r>
      <w:r>
        <w:t xml:space="preserve"> </w:t>
      </w:r>
      <w:r>
        <w:t xml:space="preserve">of each variable,</w:t>
      </w:r>
      <w:r>
        <w:t xml:space="preserve"> </w:t>
      </w:r>
      <w:r>
        <w:t xml:space="preserve">since the appropriate descriptive methods depend on the type.</w:t>
      </w:r>
      <w:r>
        <w:t xml:space="preserve"> </w:t>
      </w:r>
      <w:r>
        <w:t xml:space="preserve">Variables are broadly classified as either</w:t>
      </w:r>
      <w:r>
        <w:t xml:space="preserve"> </w:t>
      </w:r>
      <w:r>
        <w:rPr>
          <w:b/>
          <w:bCs/>
        </w:rPr>
        <w:t xml:space="preserve">numerical</w:t>
      </w:r>
      <w:r>
        <w:t xml:space="preserve"> </w:t>
      </w:r>
      <w:r>
        <w:t xml:space="preserve">or</w:t>
      </w:r>
      <w:r>
        <w:t xml:space="preserve"> </w:t>
      </w:r>
      <w:r>
        <w:rPr>
          <w:b/>
          <w:bCs/>
        </w:rPr>
        <w:t xml:space="preserve">categorical</w:t>
      </w:r>
      <w:r>
        <w:t xml:space="preserve">,</w:t>
      </w:r>
      <w:r>
        <w:t xml:space="preserve"> </w:t>
      </w:r>
      <w:r>
        <w:t xml:space="preserve">and within each class there are important subtypes.</w:t>
      </w:r>
    </w:p>
    <w:bookmarkStart w:id="9" w:name="def-numerical-var"/>
    <w:p>
      <w:pPr>
        <w:pStyle w:val="BodyText"/>
      </w:pPr>
      <w:r>
        <w:rPr>
          <w:b/>
          <w:bCs/>
        </w:rPr>
        <w:t xml:space="preserve">Definition 1 (Numerical variable (quantitative variable))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numerical</w:t>
      </w:r>
      <w:r>
        <w:t xml:space="preserve"> </w:t>
      </w:r>
      <w:r>
        <w:t xml:space="preserve">(or</w:t>
      </w:r>
      <w:r>
        <w:t xml:space="preserve"> </w:t>
      </w:r>
      <w:r>
        <w:rPr>
          <w:b/>
          <w:bCs/>
        </w:rPr>
        <w:t xml:space="preserve">quantitative</w:t>
      </w:r>
      <w:r>
        <w:t xml:space="preserve">) variable is a variable that takes</w:t>
      </w:r>
      <w:r>
        <w:t xml:space="preserve"> </w:t>
      </w:r>
      <w:r>
        <w:t xml:space="preserve">values on a numeric scale,</w:t>
      </w:r>
      <w:r>
        <w:t xml:space="preserve"> </w:t>
      </w:r>
      <w:r>
        <w:t xml:space="preserve">where arithmetic operations such as subtraction (and possibly division)</w:t>
      </w:r>
      <w:r>
        <w:t xml:space="preserve"> </w:t>
      </w:r>
      <w:r>
        <w:t xml:space="preserve">are meaningful.</w:t>
      </w:r>
      <w:r>
        <w:t xml:space="preserve"> </w:t>
      </w:r>
      <w:r>
        <w:t xml:space="preserve">Numerical variables may be further classified as</w:t>
      </w:r>
      <w:r>
        <w:t xml:space="preserve"> </w:t>
      </w:r>
      <w:hyperlink w:anchor="def-interval-var">
        <w:r>
          <w:rPr>
            <w:rStyle w:val="Hyperlink"/>
          </w:rPr>
          <w:t xml:space="preserve">interval</w:t>
        </w:r>
      </w:hyperlink>
      <w:r>
        <w:t xml:space="preserve"> </w:t>
      </w:r>
      <w:r>
        <w:t xml:space="preserve">or</w:t>
      </w:r>
      <w:r>
        <w:t xml:space="preserve"> </w:t>
      </w:r>
      <w:hyperlink w:anchor="def-ratio-var">
        <w:r>
          <w:rPr>
            <w:rStyle w:val="Hyperlink"/>
          </w:rPr>
          <w:t xml:space="preserve">ratio</w:t>
        </w:r>
      </w:hyperlink>
      <w:r>
        <w:t xml:space="preserve"> </w:t>
      </w:r>
      <w:r>
        <w:t xml:space="preserve">variables,</w:t>
      </w:r>
      <w:r>
        <w:t xml:space="preserve"> </w:t>
      </w:r>
      <w:r>
        <w:t xml:space="preserve">and as</w:t>
      </w:r>
      <w:r>
        <w:t xml:space="preserve"> </w:t>
      </w:r>
      <w:hyperlink w:anchor="def-continuous-var">
        <w:r>
          <w:rPr>
            <w:rStyle w:val="Hyperlink"/>
          </w:rPr>
          <w:t xml:space="preserve">continuous</w:t>
        </w:r>
      </w:hyperlink>
      <w:r>
        <w:t xml:space="preserve"> </w:t>
      </w:r>
      <w:r>
        <w:t xml:space="preserve">or</w:t>
      </w:r>
      <w:r>
        <w:t xml:space="preserve"> </w:t>
      </w:r>
      <w:hyperlink w:anchor="def-discrete-var">
        <w:r>
          <w:rPr>
            <w:rStyle w:val="Hyperlink"/>
          </w:rPr>
          <w:t xml:space="preserve">discrete</w:t>
        </w:r>
      </w:hyperlink>
      <w:r>
        <w:t xml:space="preserve">.</w:t>
      </w:r>
    </w:p>
    <w:bookmarkEnd w:id="9"/>
    <w:bookmarkStart w:id="10" w:name="exm-numerical-var"/>
    <w:p>
      <w:pPr>
        <w:pStyle w:val="BodyText"/>
      </w:pPr>
      <w:r>
        <w:rPr>
          <w:b/>
          <w:bCs/>
        </w:rPr>
        <w:t xml:space="preserve">Example 1 (Numerical variables in the WCGS)</w:t>
      </w:r>
      <w:r>
        <w:t xml:space="preserve"> </w:t>
      </w:r>
      <w:r>
        <w:t xml:space="preserve">Age, systolic blood pressure, total cholesterol, and number of cigarettes</w:t>
      </w:r>
      <w:r>
        <w:t xml:space="preserve"> </w:t>
      </w:r>
      <w:r>
        <w:t xml:space="preserve">smoked per day are numerical variables in the WCGS dataset.</w:t>
      </w:r>
    </w:p>
    <w:bookmarkEnd w:id="10"/>
    <w:bookmarkStart w:id="11" w:name="def-interval-var"/>
    <w:p>
      <w:pPr>
        <w:pStyle w:val="BodyText"/>
      </w:pPr>
      <w:r>
        <w:rPr>
          <w:b/>
          <w:bCs/>
        </w:rPr>
        <w:t xml:space="preserve">Definition 2 (Interval variable)</w:t>
      </w:r>
      <w:r>
        <w:t xml:space="preserve"> </w:t>
      </w:r>
      <w:r>
        <w:t xml:space="preserve">An</w:t>
      </w:r>
      <w:r>
        <w:t xml:space="preserve"> </w:t>
      </w:r>
      <w:r>
        <w:rPr>
          <w:b/>
          <w:bCs/>
        </w:rPr>
        <w:t xml:space="preserve">interval variable</w:t>
      </w:r>
      <w:r>
        <w:t xml:space="preserve"> </w:t>
      </w:r>
      <w:r>
        <w:t xml:space="preserve">is a numerical variable for which</w:t>
      </w:r>
      <w:r>
        <w:t xml:space="preserve"> </w:t>
      </w:r>
      <w:r>
        <w:t xml:space="preserve">differences between values are meaningful,</w:t>
      </w:r>
      <w:r>
        <w:t xml:space="preserve"> </w:t>
      </w:r>
      <w:r>
        <w:t xml:space="preserve">but there is no natural zero point</w:t>
      </w:r>
      <w:r>
        <w:t xml:space="preserve"> </w:t>
      </w:r>
      <w:r>
        <w:t xml:space="preserve">(so ratios of values are not meaningful).</w:t>
      </w:r>
    </w:p>
    <w:bookmarkEnd w:id="11"/>
    <w:bookmarkStart w:id="12" w:name="exm-interval-var"/>
    <w:p>
      <w:pPr>
        <w:pStyle w:val="BodyText"/>
      </w:pPr>
      <w:r>
        <w:rPr>
          <w:b/>
          <w:bCs/>
        </w:rPr>
        <w:t xml:space="preserve">Example 2 (Temperature in degrees Celsius)</w:t>
      </w:r>
      <w:r>
        <w:t xml:space="preserve"> </w:t>
      </w:r>
      <w:r>
        <w:t xml:space="preserve">Temperature in degrees Celsius is an interval variable:</w:t>
      </w:r>
      <w:r>
        <w:t xml:space="preserve"> </w:t>
      </w:r>
      <w:r>
        <w:t xml:space="preserve">a difference of 10 deg C is meaningful,</w:t>
      </w:r>
      <w:r>
        <w:t xml:space="preserve"> </w:t>
      </w:r>
      <w:r>
        <w:t xml:space="preserve">but 30 deg C is not</w:t>
      </w:r>
      <w:r>
        <w:t xml:space="preserve"> </w:t>
      </w:r>
      <w:r>
        <w:t xml:space="preserve">“twice as hot”</w:t>
      </w:r>
      <w:r>
        <w:t xml:space="preserve"> </w:t>
      </w:r>
      <w:r>
        <w:t xml:space="preserve">as 15 deg C</w:t>
      </w:r>
      <w:r>
        <w:t xml:space="preserve"> </w:t>
      </w:r>
      <w:r>
        <w:t xml:space="preserve">because 0 deg C is an arbitrary zero point (the freezing point of water)</w:t>
      </w:r>
      <w:r>
        <w:t xml:space="preserve"> </w:t>
      </w:r>
      <w:r>
        <w:t xml:space="preserve">rather than the complete absence of heat.</w:t>
      </w:r>
    </w:p>
    <w:bookmarkEnd w:id="12"/>
    <w:bookmarkStart w:id="13" w:name="def-ratio-var"/>
    <w:p>
      <w:pPr>
        <w:pStyle w:val="BodyText"/>
      </w:pPr>
      <w:r>
        <w:rPr>
          <w:b/>
          <w:bCs/>
        </w:rPr>
        <w:t xml:space="preserve">Definition 3 (Ratio variable)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ratio variable</w:t>
      </w:r>
      <w:r>
        <w:t xml:space="preserve"> </w:t>
      </w:r>
      <w:r>
        <w:t xml:space="preserve">is a numerical variable with a natural zero point,</w:t>
      </w:r>
      <w:r>
        <w:t xml:space="preserve"> </w:t>
      </w:r>
      <w:r>
        <w:t xml:space="preserve">so that both differences and ratios of values are meaningful.</w:t>
      </w:r>
    </w:p>
    <w:bookmarkEnd w:id="13"/>
    <w:bookmarkStart w:id="14" w:name="exm-ratio-var"/>
    <w:p>
      <w:pPr>
        <w:pStyle w:val="BodyText"/>
      </w:pPr>
      <w:r>
        <w:rPr>
          <w:b/>
          <w:bCs/>
        </w:rPr>
        <w:t xml:space="preserve">Example 3 (Ratio variables in the WCGS)</w:t>
      </w:r>
      <w:r>
        <w:t xml:space="preserve"> </w:t>
      </w:r>
      <w:r>
        <w:t xml:space="preserve">Age, weight, cholesterol, blood pressure, and number of cigarettes per day</w:t>
      </w:r>
      <w:r>
        <w:t xml:space="preserve"> </w:t>
      </w:r>
      <w:r>
        <w:t xml:space="preserve">are ratio variables:</w:t>
      </w:r>
      <w:r>
        <w:t xml:space="preserve"> </w:t>
      </w:r>
      <w:r>
        <w:t xml:space="preserve">a value of 0 represents the complete absence of the quantity,</w:t>
      </w:r>
      <w:r>
        <w:t xml:space="preserve"> </w:t>
      </w:r>
      <w:r>
        <w:t xml:space="preserve">so ratios of values are meaningful.</w:t>
      </w:r>
    </w:p>
    <w:bookmarkEnd w:id="14"/>
    <w:bookmarkStart w:id="15" w:name="def-continuous-var"/>
    <w:p>
      <w:pPr>
        <w:pStyle w:val="BodyText"/>
      </w:pPr>
      <w:r>
        <w:rPr>
          <w:b/>
          <w:bCs/>
        </w:rPr>
        <w:t xml:space="preserve">Definition 4 (Continuous variable)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continuous variable</w:t>
      </w:r>
      <w:r>
        <w:t xml:space="preserve"> </w:t>
      </w:r>
      <w:r>
        <w:t xml:space="preserve">is a numerical variable whose possible values form an</w:t>
      </w:r>
      <w:r>
        <w:t xml:space="preserve"> </w:t>
      </w:r>
      <w:r>
        <w:t xml:space="preserve">interval (or union of intervals) of real numbers.</w:t>
      </w:r>
      <w:r>
        <w:t xml:space="preserve"> </w:t>
      </w:r>
      <w:r>
        <w:t xml:space="preserve">A continuous variable is always numerical.</w:t>
      </w:r>
    </w:p>
    <w:bookmarkEnd w:id="15"/>
    <w:bookmarkStart w:id="16" w:name="exm-continuous-var"/>
    <w:p>
      <w:pPr>
        <w:pStyle w:val="BodyText"/>
      </w:pPr>
      <w:r>
        <w:rPr>
          <w:b/>
          <w:bCs/>
        </w:rPr>
        <w:t xml:space="preserve">Example 4 (Continuous variables in the WCGS)</w:t>
      </w:r>
      <w:r>
        <w:t xml:space="preserve"> </w:t>
      </w:r>
      <w:r>
        <w:t xml:space="preserve">Age, systolic blood pressure, total cholesterol, and body mass index (BMI)</w:t>
      </w:r>
      <w:r>
        <w:t xml:space="preserve"> </w:t>
      </w:r>
      <w:r>
        <w:t xml:space="preserve">are continuous variables:</w:t>
      </w:r>
      <w:r>
        <w:t xml:space="preserve"> </w:t>
      </w:r>
      <w:r>
        <w:t xml:space="preserve">their possible values form a continuum of real numbers.</w:t>
      </w:r>
    </w:p>
    <w:bookmarkEnd w:id="16"/>
    <w:bookmarkStart w:id="17" w:name="def-discrete-var"/>
    <w:p>
      <w:pPr>
        <w:pStyle w:val="BodyText"/>
      </w:pPr>
      <w:r>
        <w:rPr>
          <w:b/>
          <w:bCs/>
        </w:rPr>
        <w:t xml:space="preserve">Definition 5 (Discrete variable)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discrete variable</w:t>
      </w:r>
      <w:r>
        <w:t xml:space="preserve"> </w:t>
      </w:r>
      <w:r>
        <w:t xml:space="preserve">is a variable whose possible values form a</w:t>
      </w:r>
      <w:r>
        <w:t xml:space="preserve"> </w:t>
      </w:r>
      <w:r>
        <w:t xml:space="preserve">countable set.</w:t>
      </w:r>
    </w:p>
    <w:bookmarkEnd w:id="17"/>
    <w:bookmarkStart w:id="18" w:name="exm-discrete-var"/>
    <w:p>
      <w:pPr>
        <w:pStyle w:val="BodyText"/>
      </w:pPr>
      <w:r>
        <w:rPr>
          <w:b/>
          <w:bCs/>
        </w:rPr>
        <w:t xml:space="preserve">Example 5 (Discrete variables in the WCGS)</w:t>
      </w:r>
      <w:r>
        <w:t xml:space="preserve"> </w:t>
      </w:r>
      <w:r>
        <w:t xml:space="preserve">In the WCGS dataset:</w:t>
      </w:r>
    </w:p>
    <w:p>
      <w:pPr>
        <w:pStyle w:val="Compact"/>
        <w:numPr>
          <w:ilvl w:val="0"/>
          <w:numId w:val="1001"/>
        </w:numPr>
      </w:pPr>
      <w:r>
        <w:t xml:space="preserve">number of cigarettes per day is a discrete numerical variable (count);</w:t>
      </w:r>
    </w:p>
    <w:p>
      <w:pPr>
        <w:pStyle w:val="Compact"/>
        <w:numPr>
          <w:ilvl w:val="0"/>
          <w:numId w:val="1001"/>
        </w:numPr>
      </w:pPr>
      <w:r>
        <w:t xml:space="preserve">coronary heart disease event status is a discrete categorical variable (binary).</w:t>
      </w:r>
    </w:p>
    <w:bookmarkEnd w:id="18"/>
    <w:bookmarkStart w:id="19" w:name="rem-discrete-var-types"/>
    <w:p>
      <w:pPr>
        <w:pStyle w:val="FirstParagraph"/>
      </w:pPr>
      <w:r>
        <w:rPr>
          <w:i/>
          <w:iCs/>
        </w:rPr>
        <w:t xml:space="preserve">Remark 1</w:t>
      </w:r>
      <w:r>
        <w:t xml:space="preserve"> (Types of discrete variables). </w:t>
      </w:r>
      <w:r>
        <w:t xml:space="preserve">Discrete variables include both numerical types</w:t>
      </w:r>
      <w:r>
        <w:t xml:space="preserve"> </w:t>
      </w:r>
      <w:r>
        <w:t xml:space="preserve">(such as</w:t>
      </w:r>
      <w:r>
        <w:t xml:space="preserve"> </w:t>
      </w:r>
      <w:hyperlink w:anchor="def-count">
        <w:r>
          <w:rPr>
            <w:rStyle w:val="Hyperlink"/>
          </w:rPr>
          <w:t xml:space="preserve">count variables</w:t>
        </w:r>
      </w:hyperlink>
      <w:r>
        <w:t xml:space="preserve">) and</w:t>
      </w:r>
      <w:r>
        <w:t xml:space="preserve"> </w:t>
      </w:r>
      <w:r>
        <w:t xml:space="preserve">categorical types</w:t>
      </w:r>
      <w:r>
        <w:t xml:space="preserve"> </w:t>
      </w:r>
      <w:r>
        <w:t xml:space="preserve">(such as binary, nominal, and ordinal variables).</w:t>
      </w:r>
      <w:r>
        <w:t xml:space="preserve"> </w:t>
      </w:r>
      <w:r>
        <w:t xml:space="preserve">In contrast, continuous variables are always numerical.</w:t>
      </w:r>
    </w:p>
    <w:bookmarkEnd w:id="19"/>
    <w:bookmarkStart w:id="20" w:name="def-categorical-var"/>
    <w:p>
      <w:pPr>
        <w:pStyle w:val="BodyText"/>
      </w:pPr>
      <w:r>
        <w:rPr>
          <w:b/>
          <w:bCs/>
        </w:rPr>
        <w:t xml:space="preserve">Definition 6 (Categorical variable (qualitative variable))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categorical</w:t>
      </w:r>
      <w:r>
        <w:t xml:space="preserve"> </w:t>
      </w:r>
      <w:r>
        <w:t xml:space="preserve">(or</w:t>
      </w:r>
      <w:r>
        <w:t xml:space="preserve"> </w:t>
      </w:r>
      <w:r>
        <w:rPr>
          <w:b/>
          <w:bCs/>
        </w:rPr>
        <w:t xml:space="preserve">qualitative</w:t>
      </w:r>
      <w:r>
        <w:t xml:space="preserve">) variable is a variable that takes</w:t>
      </w:r>
      <w:r>
        <w:t xml:space="preserve"> </w:t>
      </w:r>
      <w:r>
        <w:t xml:space="preserve">values in a finite set of categories,</w:t>
      </w:r>
      <w:r>
        <w:t xml:space="preserve"> </w:t>
      </w:r>
      <w:r>
        <w:t xml:space="preserve">where arithmetic operations such as differences are not meaningful.</w:t>
      </w:r>
    </w:p>
    <w:bookmarkEnd w:id="20"/>
    <w:bookmarkStart w:id="21" w:name="exm-categorical-var"/>
    <w:p>
      <w:pPr>
        <w:pStyle w:val="BodyText"/>
      </w:pPr>
      <w:r>
        <w:rPr>
          <w:b/>
          <w:bCs/>
        </w:rPr>
        <w:t xml:space="preserve">Example 6 (Categorical variables in the WCGS)</w:t>
      </w:r>
      <w:r>
        <w:t xml:space="preserve"> </w:t>
      </w:r>
      <w:r>
        <w:t xml:space="preserve">Behavioral pattern (Type A1, A2, B3, B4), smoking status (yes/no), and</w:t>
      </w:r>
      <w:r>
        <w:t xml:space="preserve"> </w:t>
      </w:r>
      <w:r>
        <w:t xml:space="preserve">weight category are categorical variables in the WCGS dataset.</w:t>
      </w:r>
    </w:p>
    <w:bookmarkEnd w:id="21"/>
    <w:bookmarkStart w:id="22" w:name="rem-categorical-var-kinds"/>
    <w:p>
      <w:pPr>
        <w:pStyle w:val="BodyText"/>
      </w:pPr>
      <w:r>
        <w:rPr>
          <w:i/>
          <w:iCs/>
        </w:rPr>
        <w:t xml:space="preserve">Remark 2</w:t>
      </w:r>
      <w:r>
        <w:t xml:space="preserve"> (Kinds of categorical variables). </w:t>
      </w:r>
      <w:r>
        <w:t xml:space="preserve">Categorical variables may be nominal (unordered) or ordinal (ordered),</w:t>
      </w:r>
      <w:r>
        <w:t xml:space="preserve"> </w:t>
      </w:r>
      <w:r>
        <w:t xml:space="preserve">and are always discrete.</w:t>
      </w:r>
    </w:p>
    <w:bookmarkEnd w:id="22"/>
    <w:bookmarkStart w:id="23" w:name="def-nominal-var"/>
    <w:p>
      <w:pPr>
        <w:pStyle w:val="BodyText"/>
      </w:pPr>
      <w:r>
        <w:rPr>
          <w:b/>
          <w:bCs/>
        </w:rPr>
        <w:t xml:space="preserve">Definition 7 (Nominal variable)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nominal variable</w:t>
      </w:r>
      <w:r>
        <w:t xml:space="preserve"> </w:t>
      </w:r>
      <w:r>
        <w:t xml:space="preserve">is a categorical variable whose categories have</w:t>
      </w:r>
      <w:r>
        <w:t xml:space="preserve"> </w:t>
      </w:r>
      <w:r>
        <w:t xml:space="preserve">no natural ordering.</w:t>
      </w:r>
    </w:p>
    <w:bookmarkEnd w:id="23"/>
    <w:bookmarkStart w:id="24" w:name="exm-nominal-var"/>
    <w:p>
      <w:pPr>
        <w:pStyle w:val="BodyText"/>
      </w:pPr>
      <w:r>
        <w:rPr>
          <w:b/>
          <w:bCs/>
        </w:rPr>
        <w:t xml:space="preserve">Example 7 (Nominal variables in the WCGS)</w:t>
      </w:r>
      <w:r>
        <w:t xml:space="preserve"> </w:t>
      </w:r>
      <w:r>
        <w:t xml:space="preserve">Behavioral pattern (Type A1, A2, B3, B4), arcus senilis (present/absent),</w:t>
      </w:r>
      <w:r>
        <w:t xml:space="preserve"> </w:t>
      </w:r>
      <w:r>
        <w:t xml:space="preserve">and ABO blood type are nominal variables:</w:t>
      </w:r>
      <w:r>
        <w:t xml:space="preserve"> </w:t>
      </w:r>
      <w:r>
        <w:t xml:space="preserve">there is no natural numerical ordering among the categories.</w:t>
      </w:r>
    </w:p>
    <w:bookmarkEnd w:id="24"/>
    <w:bookmarkStart w:id="25" w:name="def-ordinal-var"/>
    <w:p>
      <w:pPr>
        <w:pStyle w:val="BodyText"/>
      </w:pPr>
      <w:r>
        <w:rPr>
          <w:b/>
          <w:bCs/>
        </w:rPr>
        <w:t xml:space="preserve">Definition 8 (Ordinal variable)</w:t>
      </w:r>
      <w:r>
        <w:t xml:space="preserve"> </w:t>
      </w:r>
      <w:r>
        <w:t xml:space="preserve">An</w:t>
      </w:r>
      <w:r>
        <w:t xml:space="preserve"> </w:t>
      </w:r>
      <w:r>
        <w:rPr>
          <w:b/>
          <w:bCs/>
        </w:rPr>
        <w:t xml:space="preserve">ordinal variable</w:t>
      </w:r>
      <w:r>
        <w:t xml:space="preserve"> </w:t>
      </w:r>
      <w:r>
        <w:t xml:space="preserve">is a categorical variable whose categories have a</w:t>
      </w:r>
      <w:r>
        <w:t xml:space="preserve"> </w:t>
      </w:r>
      <w:r>
        <w:t xml:space="preserve">natural ordering.</w:t>
      </w:r>
    </w:p>
    <w:bookmarkEnd w:id="25"/>
    <w:bookmarkStart w:id="26" w:name="exm-ordinal-var"/>
    <w:p>
      <w:pPr>
        <w:pStyle w:val="BodyText"/>
      </w:pPr>
      <w:r>
        <w:rPr>
          <w:b/>
          <w:bCs/>
        </w:rPr>
        <w:t xml:space="preserve">Example 8 (Ordinal variables in the WCGS)</w:t>
      </w:r>
      <w:r>
        <w:t xml:space="preserve"> </w:t>
      </w:r>
      <w:r>
        <w:t xml:space="preserve">Weight category and age group are ordinal variables:</w:t>
      </w:r>
      <w:r>
        <w:t xml:space="preserve"> </w:t>
      </w:r>
      <w:r>
        <w:t xml:space="preserve">their categories have a natural ordering,</w:t>
      </w:r>
      <w:r>
        <w:t xml:space="preserve"> </w:t>
      </w:r>
      <w:r>
        <w:t xml:space="preserve">though the distances between categories are not measured on a numeric scale.</w:t>
      </w:r>
    </w:p>
    <w:bookmarkEnd w:id="26"/>
    <w:bookmarkStart w:id="27" w:name="def-binary-var"/>
    <w:p>
      <w:pPr>
        <w:pStyle w:val="BodyText"/>
      </w:pPr>
      <w:r>
        <w:rPr>
          <w:b/>
          <w:bCs/>
        </w:rPr>
        <w:t xml:space="preserve">Definition 9 (Binary variable)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binary variable</w:t>
      </w:r>
      <w:r>
        <w:t xml:space="preserve"> </w:t>
      </w:r>
      <w:r>
        <w:t xml:space="preserve">takes only two possible values,</w:t>
      </w:r>
      <w:r>
        <w:t xml:space="preserve"> </w:t>
      </w:r>
      <w:r>
        <w:t xml:space="preserve">often coded 0 (absence) and 1 (presence).</w:t>
      </w:r>
      <w:r>
        <w:t xml:space="preserve"> </w:t>
      </w:r>
      <w:r>
        <w:t xml:space="preserve">A binary variable is a special case of a nominal variable.</w:t>
      </w:r>
    </w:p>
    <w:bookmarkEnd w:id="27"/>
    <w:bookmarkStart w:id="28" w:name="exm-binary-var"/>
    <w:p>
      <w:pPr>
        <w:pStyle w:val="BodyText"/>
      </w:pPr>
      <w:r>
        <w:rPr>
          <w:b/>
          <w:bCs/>
        </w:rPr>
        <w:t xml:space="preserve">Example 9 (Binary variables in the WCGS)</w:t>
      </w:r>
      <w:r>
        <w:t xml:space="preserve"> </w:t>
      </w:r>
      <w:r>
        <w:t xml:space="preserve">Coronary heart disease event status (</w:t>
      </w:r>
      <w:r>
        <w:rPr>
          <w:rStyle w:val="VerbatimChar"/>
        </w:rPr>
        <w:t xml:space="preserve">chd69</w:t>
      </w:r>
      <w:r>
        <w:t xml:space="preserve">, yes/no) and current smoking</w:t>
      </w:r>
      <w:r>
        <w:t xml:space="preserve"> </w:t>
      </w:r>
      <w:r>
        <w:t xml:space="preserve">status (</w:t>
      </w:r>
      <w:r>
        <w:rPr>
          <w:rStyle w:val="VerbatimChar"/>
        </w:rPr>
        <w:t xml:space="preserve">smoke</w:t>
      </w:r>
      <w:r>
        <w:t xml:space="preserve">, yes/no) are binary variables.</w:t>
      </w:r>
    </w:p>
    <w:bookmarkEnd w:id="28"/>
    <w:bookmarkEnd w:id="29"/>
    <w:bookmarkStart w:id="47" w:name="sec-dummy-coding"/>
    <w:p>
      <w:pPr>
        <w:pStyle w:val="Heading2"/>
      </w:pPr>
      <w:r>
        <w:t xml:space="preserve">2 Coding a categorical variable with numbers</w:t>
      </w:r>
    </w:p>
    <w:bookmarkStart w:id="30" w:name="exr-dummy-coding"/>
    <w:p>
      <w:pPr>
        <w:pStyle w:val="FirstParagraph"/>
      </w:pPr>
      <w:r>
        <w:rPr>
          <w:b/>
          <w:bCs/>
        </w:rPr>
        <w:t xml:space="preserve">Exercise 1 (Dummy coding)</w:t>
      </w:r>
      <w:r>
        <w:t xml:space="preserve"> </w:t>
      </w:r>
      <w:r>
        <w:t xml:space="preserve">The Western Collaborative Group Study (WCGS) variable</w:t>
      </w:r>
      <w:r>
        <w:t xml:space="preserve"> </w:t>
      </w:r>
      <w:r>
        <w:rPr>
          <w:rStyle w:val="VerbatimChar"/>
        </w:rPr>
        <w:t xml:space="preserve">behpat</w:t>
      </w:r>
      <w:r>
        <w:t xml:space="preserve"> </w:t>
      </w:r>
      <w:r>
        <w:t xml:space="preserve">(behavioral pattern) has four categories:</w:t>
      </w:r>
      <w:r>
        <w:t xml:space="preserve"> </w:t>
      </w:r>
      <w:r>
        <w:t xml:space="preserve">A1, A2, B3, and B4.</w:t>
      </w:r>
    </w:p>
    <w:p>
      <w:pPr>
        <w:pStyle w:val="Compact"/>
        <w:numPr>
          <w:ilvl w:val="0"/>
          <w:numId w:val="1002"/>
        </w:numPr>
      </w:pPr>
      <w:r>
        <w:t xml:space="preserve">How many indicator variables are needed to represent</w:t>
      </w:r>
      <w:r>
        <w:t xml:space="preserve"> </w:t>
      </w:r>
      <w:r>
        <w:rPr>
          <w:rStyle w:val="VerbatimChar"/>
        </w:rPr>
        <w:t xml:space="preserve">behpat</w:t>
      </w:r>
      <w:r>
        <w:t xml:space="preserve"> </w:t>
      </w:r>
      <w:r>
        <w:t xml:space="preserve">if A1 is the reference level?</w:t>
      </w:r>
    </w:p>
    <w:p>
      <w:pPr>
        <w:pStyle w:val="Compact"/>
        <w:numPr>
          <w:ilvl w:val="0"/>
          <w:numId w:val="1002"/>
        </w:numPr>
      </w:pPr>
      <w:r>
        <w:t xml:space="preserve">Write the values of those indicator variables,</w:t>
      </w:r>
      <w:r>
        <w:t xml:space="preserve"> </w:t>
      </w:r>
      <w:r>
        <w:t xml:space="preserve">in the order A2, B3, B4,</w:t>
      </w:r>
      <w:r>
        <w:t xml:space="preserve"> </w:t>
      </w:r>
      <w:r>
        <w:t xml:space="preserve">for a person in category B3,</w:t>
      </w:r>
      <w:r>
        <w:t xml:space="preserve"> </w:t>
      </w:r>
      <w:r>
        <w:t xml:space="preserve">and for a person in category A1.</w:t>
      </w:r>
    </w:p>
    <w:bookmarkEnd w:id="30"/>
    <w:bookmarkStart w:id="31" w:name="sol-dummy-coding"/>
    <w:p>
      <w:pPr>
        <w:pStyle w:val="FirstParagraph"/>
      </w:pPr>
      <w:r>
        <w:rPr>
          <w:i/>
          <w:iCs/>
        </w:rPr>
        <w:t xml:space="preserve">Solution 1</w:t>
      </w:r>
      <w:r>
        <w:t xml:space="preserve">. </w:t>
      </w:r>
    </w:p>
    <w:p>
      <w:pPr>
        <w:numPr>
          <w:ilvl w:val="0"/>
          <w:numId w:val="1003"/>
        </w:numPr>
      </w:pPr>
      <w:r>
        <w:t xml:space="preserve">3 indicator variables,</w:t>
      </w:r>
      <w:r>
        <w:t xml:space="preserve"> </w:t>
      </w:r>
      <w:r>
        <w:t xml:space="preserve">one for each non-reference category:</w:t>
      </w:r>
      <w:r>
        <w:t xml:space="preserve"> </w:t>
      </w:r>
      <w:r>
        <w:t xml:space="preserve">A2, B3, and B4.</w:t>
      </w:r>
    </w:p>
    <w:p>
      <w:pPr>
        <w:numPr>
          <w:ilvl w:val="0"/>
          <w:numId w:val="1003"/>
        </w:numPr>
      </w:pPr>
      <w:r>
        <w:t xml:space="preserve">In the order (A2, B3, B4):</w:t>
      </w:r>
      <w:r>
        <w:t xml:space="preserve"> </w:t>
      </w:r>
      <w:r>
        <w:t xml:space="preserve">for B3, the values are (0, 1, 0);</w:t>
      </w:r>
      <w:r>
        <w:t xml:space="preserve"> </w:t>
      </w:r>
      <w:r>
        <w:t xml:space="preserve">for A1, the values are (0, 0, 0).</w:t>
      </w:r>
    </w:p>
    <w:p>
      <w:pPr>
        <w:pStyle w:val="FirstParagraph"/>
      </w:pPr>
      <w:r>
        <w:t xml:space="preserve">The reference level is the case where all indicators are 0.</w:t>
      </w:r>
    </w:p>
    <w:bookmarkEnd w:id="31"/>
    <w:bookmarkStart w:id="35" w:name="def-dummy-variable"/>
    <w:p>
      <w:pPr>
        <w:pStyle w:val="BodyText"/>
      </w:pPr>
      <w:r>
        <w:rPr>
          <w:b/>
          <w:bCs/>
        </w:rPr>
        <w:t xml:space="preserve">Definition 10 (Dummy variables)</w:t>
      </w:r>
      <w:r>
        <w:t xml:space="preserve"> </w:t>
      </w:r>
      <w:r>
        <w:rPr>
          <w:b/>
          <w:bCs/>
        </w:rPr>
        <w:t xml:space="preserve">Dummy variables</w:t>
      </w:r>
      <w:r>
        <w:t xml:space="preserve"> </w:t>
      </w:r>
      <w:r>
        <w:t xml:space="preserve">are numeric variables that, together,</w:t>
      </w:r>
      <w:r>
        <w:t xml:space="preserve"> </w:t>
      </w:r>
      <w:r>
        <w:t xml:space="preserve">are a numeric representation of a categorical variable.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33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34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Dobson and Barnett (2018, sec. 2.4)</w:t>
            </w:r>
            <w:r>
              <w:t xml:space="preserve">.</w:t>
            </w:r>
          </w:p>
          <w:p/>
        </w:tc>
      </w:tr>
    </w:tbl>
    <w:bookmarkEnd w:id="35"/>
    <w:bookmarkStart w:id="36" w:name="exm-dummy-sex"/>
    <w:p>
      <w:pPr>
        <w:pStyle w:val="BodyText"/>
      </w:pPr>
      <w:r>
        <w:rPr>
          <w:b/>
          <w:bCs/>
        </w:rPr>
        <w:t xml:space="preserve">Example 10 (Dummy variables for chromosomal sex)</w:t>
      </w:r>
      <w:r>
        <w:t xml:space="preserve"> </w:t>
      </w:r>
      <w:r>
        <w:t xml:space="preserve">Let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be the chromosomal sex of a newborn,</w:t>
      </w:r>
      <w:r>
        <w:t xml:space="preserve"> </w:t>
      </w:r>
      <w:r>
        <w:t xml:space="preserve">a categorical variable with the categories</w:t>
      </w:r>
      <w:r>
        <w:t xml:space="preserve"> </w:t>
      </w:r>
      <w:r>
        <w:t xml:space="preserve">“female”</w:t>
      </w:r>
      <w:r>
        <w:t xml:space="preserve"> </w:t>
      </w:r>
      <w:r>
        <w:t xml:space="preserve">and</w:t>
      </w:r>
      <w:r>
        <w:t xml:space="preserve"> </w:t>
      </w:r>
      <w:r>
        <w:t xml:space="preserve">“male”</w:t>
      </w:r>
      <w:r>
        <w:t xml:space="preserve">.</w:t>
      </w:r>
      <w:r>
        <w:t xml:space="preserve"> </w:t>
      </w:r>
      <w:r>
        <w:t xml:space="preserve">Let</w:t>
      </w:r>
      <w:r>
        <w:t xml:space="preserve"> </w:t>
      </w:r>
      <m:oMath>
        <m:r>
          <m:t>M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if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is</w:t>
      </w:r>
      <w:r>
        <w:t xml:space="preserve"> </w:t>
      </w:r>
      <w:r>
        <w:t xml:space="preserve">“male”</w:t>
      </w:r>
      <w:r>
        <w:t xml:space="preserve"> </w:t>
      </w:r>
      <w:r>
        <w:t xml:space="preserve">and</w:t>
      </w:r>
      <w:r>
        <w:t xml:space="preserve"> </w:t>
      </w:r>
      <m:oMath>
        <m:r>
          <m:t>M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if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is</w:t>
      </w:r>
      <w:r>
        <w:t xml:space="preserve"> </w:t>
      </w:r>
      <w:r>
        <w:t xml:space="preserve">“female”</w:t>
      </w:r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t>F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if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is</w:t>
      </w:r>
      <w:r>
        <w:t xml:space="preserve"> </w:t>
      </w:r>
      <w:r>
        <w:t xml:space="preserve">“female”</w:t>
      </w:r>
      <w:r>
        <w:t xml:space="preserve"> </w:t>
      </w:r>
      <w:r>
        <w:t xml:space="preserve">and</w:t>
      </w:r>
      <w:r>
        <w:t xml:space="preserve"> </w:t>
      </w:r>
      <m:oMath>
        <m:r>
          <m:t>F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if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is</w:t>
      </w:r>
      <w:r>
        <w:t xml:space="preserve"> </w:t>
      </w:r>
      <w:r>
        <w:t xml:space="preserve">“male”</w:t>
      </w:r>
      <w:r>
        <w:t xml:space="preserve">.</w:t>
      </w:r>
      <w:r>
        <w:t xml:space="preserve"> </w:t>
      </w:r>
      <w:r>
        <w:t xml:space="preserve">Together,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are dummy variables for</w:t>
      </w:r>
      <w:r>
        <w:t xml:space="preserve"> </w:t>
      </w:r>
      <m:oMath>
        <m:r>
          <m:t>S</m:t>
        </m:r>
      </m:oMath>
      <w:r>
        <w:t xml:space="preserve">.</w:t>
      </w:r>
    </w:p>
    <w:bookmarkEnd w:id="36"/>
    <w:bookmarkStart w:id="37" w:name="rem-dummy-other-codings"/>
    <w:p>
      <w:pPr>
        <w:pStyle w:val="BodyText"/>
      </w:pPr>
      <w:r>
        <w:rPr>
          <w:i/>
          <w:iCs/>
        </w:rPr>
        <w:t xml:space="preserve">Remark 3</w:t>
      </w:r>
      <w:r>
        <w:t xml:space="preserve"> (Other ways to code dummy variables). </w:t>
      </w:r>
      <w:r>
        <w:t xml:space="preserve">There are other ways to construct dummy variables.</w:t>
      </w:r>
      <w:r>
        <w:t xml:space="preserve"> </w:t>
      </w:r>
      <w:r>
        <w:t xml:space="preserve">One is to use the values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</m:t>
        </m:r>
      </m:oMath>
      <w:r>
        <w:t xml:space="preserve">:</w:t>
      </w:r>
      <w:r>
        <w:t xml:space="preserve"> </w:t>
      </w:r>
      <w:r>
        <w:t xml:space="preserve">for example,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for</w:t>
      </w:r>
      <w:r>
        <w:t xml:space="preserve"> </w:t>
      </w:r>
      <w:r>
        <w:t xml:space="preserve">“female”</w:t>
      </w:r>
      <w:r>
        <w:t xml:space="preserve"> </w:t>
      </w:r>
      <w:r>
        <w:t xml:space="preserve">and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for</w:t>
      </w:r>
      <w:r>
        <w:t xml:space="preserve"> </w:t>
      </w:r>
      <w:r>
        <w:t xml:space="preserve">“male”</w:t>
      </w:r>
      <w:r>
        <w:t xml:space="preserve">.</w:t>
      </w:r>
      <w:r>
        <w:t xml:space="preserve"> </w:t>
      </w:r>
      <w:r>
        <w:t xml:space="preserve">See</w:t>
      </w:r>
      <w:r>
        <w:t xml:space="preserve"> </w:t>
      </w:r>
      <w:r>
        <w:t xml:space="preserve">Dobson and Barnett (2018)</w:t>
      </w:r>
      <w:r>
        <w:t xml:space="preserve">, section 2.4, for details.</w:t>
      </w:r>
    </w:p>
    <w:bookmarkEnd w:id="37"/>
    <w:bookmarkStart w:id="40" w:name="def-indicator-variable"/>
    <w:p>
      <w:pPr>
        <w:pStyle w:val="BodyText"/>
      </w:pPr>
      <w:r>
        <w:rPr>
          <w:b/>
          <w:bCs/>
        </w:rPr>
        <w:t xml:space="preserve">Definition 11 (Indicator variable)</w:t>
      </w:r>
      <w:r>
        <w:t xml:space="preserve"> </w:t>
      </w:r>
      <w:r>
        <w:t xml:space="preserve">An</w:t>
      </w:r>
      <w:r>
        <w:t xml:space="preserve"> </w:t>
      </w:r>
      <w:r>
        <w:rPr>
          <w:b/>
          <w:bCs/>
        </w:rPr>
        <w:t xml:space="preserve">indicator variable</w:t>
      </w:r>
      <w:r>
        <w:t xml:space="preserve"> </w:t>
      </w:r>
      <w:r>
        <w:t xml:space="preserve">is a</w:t>
      </w:r>
      <w:r>
        <w:t xml:space="preserve"> </w:t>
      </w:r>
      <w:hyperlink w:anchor="def-dummy-variable">
        <w:r>
          <w:rPr>
            <w:rStyle w:val="Hyperlink"/>
          </w:rPr>
          <w:t xml:space="preserve">dummy variable</w:t>
        </w:r>
      </w:hyperlink>
      <w:r>
        <w:t xml:space="preserve"> </w:t>
      </w:r>
      <w:r>
        <w:t xml:space="preserve">whose only values are 0 and 1.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38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39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Dobson and Barnett (2018, sec. 2.4)</w:t>
            </w:r>
            <w:r>
              <w:t xml:space="preserve">.</w:t>
            </w:r>
          </w:p>
          <w:p/>
        </w:tc>
      </w:tr>
    </w:tbl>
    <w:bookmarkEnd w:id="40"/>
    <w:bookmarkStart w:id="41" w:name="exm-indicator-sex"/>
    <w:p>
      <w:pPr>
        <w:pStyle w:val="BodyText"/>
      </w:pPr>
      <w:r>
        <w:rPr>
          <w:b/>
          <w:bCs/>
        </w:rPr>
        <w:t xml:space="preserve">Example 11 (Indicator variables for chromosomal sex)</w:t>
      </w:r>
      <w:r>
        <w:t xml:space="preserve"> </w:t>
      </w:r>
      <w:r>
        <w:t xml:space="preserve">In</w:t>
      </w:r>
      <w:r>
        <w:t xml:space="preserve"> </w:t>
      </w:r>
      <w:hyperlink w:anchor="exm-dummy-sex">
        <w:r>
          <w:rPr>
            <w:rStyle w:val="Hyperlink"/>
          </w:rPr>
          <w:t xml:space="preserve">Example 10</w:t>
        </w:r>
      </w:hyperlink>
      <w:r>
        <w:t xml:space="preserve">,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are indicator variables:</w:t>
      </w:r>
      <w:r>
        <w:t xml:space="preserve"> </w:t>
      </w:r>
      <w:r>
        <w:t xml:space="preserve">each takes only the values 0 and 1.</w:t>
      </w:r>
      <w:r>
        <w:t xml:space="preserve"> </w:t>
      </w:r>
      <w:r>
        <w:t xml:space="preserve">A dummy variable that uses the values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(</w:t>
      </w:r>
      <w:hyperlink w:anchor="rem-dummy-other-codings">
        <w:r>
          <w:rPr>
            <w:rStyle w:val="Hyperlink"/>
          </w:rPr>
          <w:t xml:space="preserve">Remark 3</w:t>
        </w:r>
      </w:hyperlink>
      <w:r>
        <w:t xml:space="preserve">) is not an indicator variable.</w:t>
      </w:r>
    </w:p>
    <w:bookmarkEnd w:id="41"/>
    <w:bookmarkStart w:id="44" w:name="def-reference-level"/>
    <w:p>
      <w:pPr>
        <w:pStyle w:val="BodyText"/>
      </w:pPr>
      <w:r>
        <w:rPr>
          <w:b/>
          <w:bCs/>
        </w:rPr>
        <w:t xml:space="preserve">Definition 12 (Reference level)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reference level</w:t>
      </w:r>
      <w:r>
        <w:t xml:space="preserve"> </w:t>
      </w:r>
      <w:r>
        <w:t xml:space="preserve">of a categorical variable</w:t>
      </w:r>
      <w:r>
        <w:t xml:space="preserve"> </w:t>
      </w:r>
      <w:r>
        <w:t xml:space="preserve">is the category that does not have its own</w:t>
      </w:r>
      <w:r>
        <w:t xml:space="preserve"> </w:t>
      </w:r>
      <w:hyperlink w:anchor="def-indicator-variable">
        <w:r>
          <w:rPr>
            <w:rStyle w:val="Hyperlink"/>
          </w:rPr>
          <w:t xml:space="preserve">indicator variable</w:t>
        </w:r>
      </w:hyperlink>
      <w:r>
        <w:t xml:space="preserve">.</w:t>
      </w:r>
      <w:r>
        <w:t xml:space="preserve"> </w:t>
      </w:r>
      <w:r>
        <w:t xml:space="preserve">An observation in the reference level has the value 0</w:t>
      </w:r>
      <w:r>
        <w:t xml:space="preserve"> </w:t>
      </w:r>
      <w:r>
        <w:t xml:space="preserve">for every indicator variable of that categorical variable.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42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4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Dobson and Barnett (2018, sec. 2.4)</w:t>
            </w:r>
            <w:r>
              <w:t xml:space="preserve">, who call this the corner point parameterization.</w:t>
            </w:r>
          </w:p>
          <w:p/>
        </w:tc>
      </w:tr>
    </w:tbl>
    <w:bookmarkEnd w:id="44"/>
    <w:bookmarkStart w:id="45" w:name="exm-reference-level-sex"/>
    <w:p>
      <w:pPr>
        <w:pStyle w:val="BodyText"/>
      </w:pPr>
      <w:r>
        <w:rPr>
          <w:b/>
          <w:bCs/>
        </w:rPr>
        <w:t xml:space="preserve">Example 12 (The reference level for chromosomal sex)</w:t>
      </w:r>
      <w:r>
        <w:t xml:space="preserve"> </w:t>
      </w:r>
      <w:r>
        <w:t xml:space="preserve">Take chromosomal sex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with the indicator variable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for</w:t>
      </w:r>
      <w:r>
        <w:t xml:space="preserve"> </w:t>
      </w:r>
      <w:r>
        <w:t xml:space="preserve">“male”</w:t>
      </w:r>
      <w:r>
        <w:t xml:space="preserve"> </w:t>
      </w:r>
      <w:r>
        <w:t xml:space="preserve">(</w:t>
      </w:r>
      <w:hyperlink w:anchor="exm-dummy-sex">
        <w:r>
          <w:rPr>
            <w:rStyle w:val="Hyperlink"/>
          </w:rPr>
          <w:t xml:space="preserve">Example 10</w:t>
        </w:r>
      </w:hyperlink>
      <w:r>
        <w:t xml:space="preserve">).</w:t>
      </w:r>
      <w:r>
        <w:t xml:space="preserve"> </w:t>
      </w:r>
      <w:r>
        <w:t xml:space="preserve">The category</w:t>
      </w:r>
      <w:r>
        <w:t xml:space="preserve"> </w:t>
      </w:r>
      <w:r>
        <w:t xml:space="preserve">“female”</w:t>
      </w:r>
      <w:r>
        <w:t xml:space="preserve"> </w:t>
      </w:r>
      <w:r>
        <w:t xml:space="preserve">has no indicator variable,</w:t>
      </w:r>
      <w:r>
        <w:t xml:space="preserve"> </w:t>
      </w:r>
      <w:r>
        <w:t xml:space="preserve">so</w:t>
      </w:r>
      <w:r>
        <w:t xml:space="preserve"> </w:t>
      </w:r>
      <w:r>
        <w:t xml:space="preserve">“female”</w:t>
      </w:r>
      <w:r>
        <w:t xml:space="preserve"> </w:t>
      </w:r>
      <w:r>
        <w:t xml:space="preserve">is the reference level, and a female newborn has</w:t>
      </w:r>
      <w:r>
        <w:t xml:space="preserve"> </w:t>
      </w:r>
      <m:oMath>
        <m:r>
          <m:t>M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In</w:t>
      </w:r>
      <w:r>
        <w:t xml:space="preserve"> </w:t>
      </w:r>
      <w:hyperlink w:anchor="exr-dummy-coding">
        <w:r>
          <w:rPr>
            <w:rStyle w:val="Hyperlink"/>
          </w:rPr>
          <w:t xml:space="preserve">Exercise 1</w:t>
        </w:r>
      </w:hyperlink>
      <w:r>
        <w:t xml:space="preserve">,</w:t>
      </w:r>
      <w:r>
        <w:t xml:space="preserve"> </w:t>
      </w:r>
      <w:r>
        <w:t xml:space="preserve">category A1 of</w:t>
      </w:r>
      <w:r>
        <w:t xml:space="preserve"> </w:t>
      </w:r>
      <w:r>
        <w:rPr>
          <w:rStyle w:val="VerbatimChar"/>
        </w:rPr>
        <w:t xml:space="preserve">behpat</w:t>
      </w:r>
      <w:r>
        <w:t xml:space="preserve"> </w:t>
      </w:r>
      <w:r>
        <w:t xml:space="preserve">is the reference level.</w:t>
      </w:r>
    </w:p>
    <w:bookmarkEnd w:id="45"/>
    <w:bookmarkStart w:id="46" w:name="rem-reference-level-choice"/>
    <w:p>
      <w:pPr>
        <w:pStyle w:val="BodyText"/>
      </w:pPr>
      <w:r>
        <w:rPr>
          <w:i/>
          <w:iCs/>
        </w:rPr>
        <w:t xml:space="preserve">Remark 4</w:t>
      </w:r>
      <w:r>
        <w:t xml:space="preserve"> (Any category can be the reference level). </w:t>
      </w:r>
      <w:r>
        <w:t xml:space="preserve">The choice of reference level changes how we code the categories.</w:t>
      </w:r>
      <w:r>
        <w:t xml:space="preserve"> </w:t>
      </w:r>
      <w:r>
        <w:t xml:space="preserve">It does not change what the data say.</w:t>
      </w:r>
      <w:r>
        <w:t xml:space="preserve"> </w:t>
      </w:r>
      <w:r>
        <w:t xml:space="preserve">For example, in</w:t>
      </w:r>
      <w:r>
        <w:t xml:space="preserve"> </w:t>
      </w:r>
      <w:hyperlink w:anchor="exm-reference-level-sex">
        <w:r>
          <w:rPr>
            <w:rStyle w:val="Hyperlink"/>
          </w:rPr>
          <w:t xml:space="preserve">Example 12</w:t>
        </w:r>
      </w:hyperlink>
      <w:r>
        <w:t xml:space="preserve">,</w:t>
      </w:r>
      <w:r>
        <w:t xml:space="preserve"> </w:t>
      </w:r>
      <w:r>
        <w:t xml:space="preserve">we could instead use</w:t>
      </w:r>
      <w:r>
        <w:t xml:space="preserve"> </w:t>
      </w:r>
      <w:r>
        <w:t xml:space="preserve">“male”</w:t>
      </w:r>
      <w:r>
        <w:t xml:space="preserve"> </w:t>
      </w:r>
      <w:r>
        <w:t xml:space="preserve">as the reference level</w:t>
      </w:r>
      <w:r>
        <w:t xml:space="preserve"> </w:t>
      </w:r>
      <w:r>
        <w:t xml:space="preserve">and the indicator variable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for</w:t>
      </w:r>
      <w:r>
        <w:t xml:space="preserve"> </w:t>
      </w:r>
      <w:r>
        <w:t xml:space="preserve">“female”</w:t>
      </w:r>
      <w:r>
        <w:t xml:space="preserve">.</w:t>
      </w:r>
      <w:r>
        <w:t xml:space="preserve"> </w:t>
      </w:r>
      <w:r>
        <w:t xml:space="preserve">Both choices describe the same two groups.</w:t>
      </w:r>
    </w:p>
    <w:bookmarkEnd w:id="46"/>
    <w:bookmarkEnd w:id="47"/>
    <w:bookmarkStart w:id="54" w:name="taxonomy-of-variable-types"/>
    <w:p>
      <w:pPr>
        <w:pStyle w:val="Heading2"/>
      </w:pPr>
      <w:r>
        <w:t xml:space="preserve">3 Taxonomy of variable types</w:t>
      </w:r>
    </w:p>
    <w:p>
      <w:pPr>
        <w:pStyle w:val="FirstParagraph"/>
      </w:pPr>
      <w:hyperlink w:anchor="fig-var-taxonomy">
        <w:r>
          <w:rPr>
            <w:rStyle w:val="Hyperlink"/>
          </w:rPr>
          <w:t xml:space="preserve">Figure 1</w:t>
        </w:r>
      </w:hyperlink>
      <w:r>
        <w:t xml:space="preserve"> </w:t>
      </w:r>
      <w:r>
        <w:t xml:space="preserve">illustrates the relationships among these variable types.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51" w:name="fig-var-taxonomy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nodes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tibble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tribble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id,  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x,   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y,  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label,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"V"</w:t>
            </w:r>
            <w:r>
              <w:rPr>
                <w:rStyle w:val="NormalTok"/>
              </w:rPr>
              <w:t xml:space="preserve">,    </w:t>
            </w:r>
            <w:r>
              <w:rPr>
                <w:rStyle w:val="DecValTok"/>
              </w:rPr>
              <w:t xml:space="preserve">5</w:t>
            </w:r>
            <w:r>
              <w:rPr>
                <w:rStyle w:val="NormalTok"/>
              </w:rPr>
              <w:t xml:space="preserve">,    </w:t>
            </w:r>
            <w:r>
              <w:rPr>
                <w:rStyle w:val="FloatTok"/>
              </w:rPr>
              <w:t xml:space="preserve">4.5</w:t>
            </w:r>
            <w:r>
              <w:rPr>
                <w:rStyle w:val="NormalTok"/>
              </w:rPr>
              <w:t xml:space="preserve">,  </w:t>
            </w:r>
            <w:r>
              <w:rPr>
                <w:rStyle w:val="StringTok"/>
              </w:rPr>
              <w:t xml:space="preserve">"Variables"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"N"</w:t>
            </w:r>
            <w:r>
              <w:rPr>
                <w:rStyle w:val="NormalTok"/>
              </w:rPr>
              <w:t xml:space="preserve">,    </w:t>
            </w:r>
            <w:r>
              <w:rPr>
                <w:rStyle w:val="FloatTok"/>
              </w:rPr>
              <w:t xml:space="preserve">2.5</w:t>
            </w:r>
            <w:r>
              <w:rPr>
                <w:rStyle w:val="NormalTok"/>
              </w:rPr>
              <w:t xml:space="preserve">,  </w:t>
            </w:r>
            <w:r>
              <w:rPr>
                <w:rStyle w:val="DecValTok"/>
              </w:rPr>
              <w:t xml:space="preserve">3</w:t>
            </w:r>
            <w:r>
              <w:rPr>
                <w:rStyle w:val="NormalTok"/>
              </w:rPr>
              <w:t xml:space="preserve">,    </w:t>
            </w:r>
            <w:r>
              <w:rPr>
                <w:rStyle w:val="StringTok"/>
              </w:rPr>
              <w:t xml:space="preserve">"Numerical</w:t>
            </w:r>
            <w:r>
              <w:rPr>
                <w:rStyle w:val="SpecialCharTok"/>
              </w:rPr>
              <w:t xml:space="preserve">\n</w:t>
            </w:r>
            <w:r>
              <w:rPr>
                <w:rStyle w:val="StringTok"/>
              </w:rPr>
              <w:t xml:space="preserve">(quantitative)"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"C"</w:t>
            </w:r>
            <w:r>
              <w:rPr>
                <w:rStyle w:val="NormalTok"/>
              </w:rPr>
              <w:t xml:space="preserve">,    </w:t>
            </w:r>
            <w:r>
              <w:rPr>
                <w:rStyle w:val="FloatTok"/>
              </w:rPr>
              <w:t xml:space="preserve">7.5</w:t>
            </w:r>
            <w:r>
              <w:rPr>
                <w:rStyle w:val="NormalTok"/>
              </w:rPr>
              <w:t xml:space="preserve">,  </w:t>
            </w:r>
            <w:r>
              <w:rPr>
                <w:rStyle w:val="DecValTok"/>
              </w:rPr>
              <w:t xml:space="preserve">3</w:t>
            </w:r>
            <w:r>
              <w:rPr>
                <w:rStyle w:val="NormalTok"/>
              </w:rPr>
              <w:t xml:space="preserve">,    </w:t>
            </w:r>
            <w:r>
              <w:rPr>
                <w:rStyle w:val="StringTok"/>
              </w:rPr>
              <w:t xml:space="preserve">"Categorical</w:t>
            </w:r>
            <w:r>
              <w:rPr>
                <w:rStyle w:val="SpecialCharTok"/>
              </w:rPr>
              <w:t xml:space="preserve">\n</w:t>
            </w:r>
            <w:r>
              <w:rPr>
                <w:rStyle w:val="StringTok"/>
              </w:rPr>
              <w:t xml:space="preserve">(qualitative)"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"I"</w:t>
            </w:r>
            <w:r>
              <w:rPr>
                <w:rStyle w:val="NormalTok"/>
              </w:rPr>
              <w:t xml:space="preserve">,   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   </w:t>
            </w:r>
            <w:r>
              <w:rPr>
                <w:rStyle w:val="FloatTok"/>
              </w:rPr>
              <w:t xml:space="preserve">1.5</w:t>
            </w:r>
            <w:r>
              <w:rPr>
                <w:rStyle w:val="NormalTok"/>
              </w:rPr>
              <w:t xml:space="preserve">,  </w:t>
            </w:r>
            <w:r>
              <w:rPr>
                <w:rStyle w:val="StringTok"/>
              </w:rPr>
              <w:t xml:space="preserve">"Interval</w:t>
            </w:r>
            <w:r>
              <w:rPr>
                <w:rStyle w:val="SpecialCharTok"/>
              </w:rPr>
              <w:t xml:space="preserve">\n</w:t>
            </w:r>
            <w:r>
              <w:rPr>
                <w:rStyle w:val="StringTok"/>
              </w:rPr>
              <w:t xml:space="preserve">(no true zero)</w:t>
            </w:r>
            <w:r>
              <w:rPr>
                <w:rStyle w:val="SpecialCharTok"/>
              </w:rPr>
              <w:t xml:space="preserve">\n</w:t>
            </w:r>
            <w:r>
              <w:rPr>
                <w:rStyle w:val="StringTok"/>
              </w:rPr>
              <w:t xml:space="preserve">e.g. temp. in deg C"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"R"</w:t>
            </w:r>
            <w:r>
              <w:rPr>
                <w:rStyle w:val="NormalTok"/>
              </w:rPr>
              <w:t xml:space="preserve">,    </w:t>
            </w:r>
            <w:r>
              <w:rPr>
                <w:rStyle w:val="DecValTok"/>
              </w:rPr>
              <w:t xml:space="preserve">4</w:t>
            </w:r>
            <w:r>
              <w:rPr>
                <w:rStyle w:val="NormalTok"/>
              </w:rPr>
              <w:t xml:space="preserve">,    </w:t>
            </w:r>
            <w:r>
              <w:rPr>
                <w:rStyle w:val="FloatTok"/>
              </w:rPr>
              <w:t xml:space="preserve">1.5</w:t>
            </w:r>
            <w:r>
              <w:rPr>
                <w:rStyle w:val="NormalTok"/>
              </w:rPr>
              <w:t xml:space="preserve">,  </w:t>
            </w:r>
            <w:r>
              <w:rPr>
                <w:rStyle w:val="StringTok"/>
              </w:rPr>
              <w:t xml:space="preserve">"Ratio</w:t>
            </w:r>
            <w:r>
              <w:rPr>
                <w:rStyle w:val="SpecialCharTok"/>
              </w:rPr>
              <w:t xml:space="preserve">\n</w:t>
            </w:r>
            <w:r>
              <w:rPr>
                <w:rStyle w:val="StringTok"/>
              </w:rPr>
              <w:t xml:space="preserve">(true zero)</w:t>
            </w:r>
            <w:r>
              <w:rPr>
                <w:rStyle w:val="SpecialCharTok"/>
              </w:rPr>
              <w:t xml:space="preserve">\n</w:t>
            </w:r>
            <w:r>
              <w:rPr>
                <w:rStyle w:val="StringTok"/>
              </w:rPr>
              <w:t xml:space="preserve">e.g. age, weight"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"CT"</w:t>
            </w:r>
            <w:r>
              <w:rPr>
                <w:rStyle w:val="NormalTok"/>
              </w:rPr>
              <w:t xml:space="preserve">,   </w:t>
            </w:r>
            <w:r>
              <w:rPr>
                <w:rStyle w:val="DecValTok"/>
              </w:rPr>
              <w:t xml:space="preserve">3</w:t>
            </w:r>
            <w:r>
              <w:rPr>
                <w:rStyle w:val="NormalTok"/>
              </w:rPr>
              <w:t xml:space="preserve">,   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   </w:t>
            </w:r>
            <w:r>
              <w:rPr>
                <w:rStyle w:val="StringTok"/>
              </w:rPr>
              <w:t xml:space="preserve">"Continuous</w:t>
            </w:r>
            <w:r>
              <w:rPr>
                <w:rStyle w:val="SpecialCharTok"/>
              </w:rPr>
              <w:t xml:space="preserve">\n</w:t>
            </w:r>
            <w:r>
              <w:rPr>
                <w:rStyle w:val="StringTok"/>
              </w:rPr>
              <w:t xml:space="preserve">e.g. age, BMI"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"CNT"</w:t>
            </w:r>
            <w:r>
              <w:rPr>
                <w:rStyle w:val="NormalTok"/>
              </w:rPr>
              <w:t xml:space="preserve">,  </w:t>
            </w:r>
            <w:r>
              <w:rPr>
                <w:rStyle w:val="DecValTok"/>
              </w:rPr>
              <w:t xml:space="preserve">5</w:t>
            </w:r>
            <w:r>
              <w:rPr>
                <w:rStyle w:val="NormalTok"/>
              </w:rPr>
              <w:t xml:space="preserve">,   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   </w:t>
            </w:r>
            <w:r>
              <w:rPr>
                <w:rStyle w:val="StringTok"/>
              </w:rPr>
              <w:t xml:space="preserve">"Count</w:t>
            </w:r>
            <w:r>
              <w:rPr>
                <w:rStyle w:val="SpecialCharTok"/>
              </w:rPr>
              <w:t xml:space="preserve">\n</w:t>
            </w:r>
            <w:r>
              <w:rPr>
                <w:rStyle w:val="StringTok"/>
              </w:rPr>
              <w:t xml:space="preserve">(discrete)</w:t>
            </w:r>
            <w:r>
              <w:rPr>
                <w:rStyle w:val="SpecialCharTok"/>
              </w:rPr>
              <w:t xml:space="preserve">\n</w:t>
            </w:r>
            <w:r>
              <w:rPr>
                <w:rStyle w:val="StringTok"/>
              </w:rPr>
              <w:t xml:space="preserve">e.g. cigs/day"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"NOM"</w:t>
            </w:r>
            <w:r>
              <w:rPr>
                <w:rStyle w:val="NormalTok"/>
              </w:rPr>
              <w:t xml:space="preserve">,  </w:t>
            </w:r>
            <w:r>
              <w:rPr>
                <w:rStyle w:val="FloatTok"/>
              </w:rPr>
              <w:t xml:space="preserve">6.5</w:t>
            </w:r>
            <w:r>
              <w:rPr>
                <w:rStyle w:val="NormalTok"/>
              </w:rPr>
              <w:t xml:space="preserve">,  </w:t>
            </w:r>
            <w:r>
              <w:rPr>
                <w:rStyle w:val="FloatTok"/>
              </w:rPr>
              <w:t xml:space="preserve">1.5</w:t>
            </w:r>
            <w:r>
              <w:rPr>
                <w:rStyle w:val="NormalTok"/>
              </w:rPr>
              <w:t xml:space="preserve">,  </w:t>
            </w:r>
            <w:r>
              <w:rPr>
                <w:rStyle w:val="StringTok"/>
              </w:rPr>
              <w:t xml:space="preserve">"Nominal</w:t>
            </w:r>
            <w:r>
              <w:rPr>
                <w:rStyle w:val="SpecialCharTok"/>
              </w:rPr>
              <w:t xml:space="preserve">\n</w:t>
            </w:r>
            <w:r>
              <w:rPr>
                <w:rStyle w:val="StringTok"/>
              </w:rPr>
              <w:t xml:space="preserve">(unordered)</w:t>
            </w:r>
            <w:r>
              <w:rPr>
                <w:rStyle w:val="SpecialCharTok"/>
              </w:rPr>
              <w:t xml:space="preserve">\n</w:t>
            </w:r>
            <w:r>
              <w:rPr>
                <w:rStyle w:val="StringTok"/>
              </w:rPr>
              <w:t xml:space="preserve">e.g. blood type"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"ORD"</w:t>
            </w:r>
            <w:r>
              <w:rPr>
                <w:rStyle w:val="NormalTok"/>
              </w:rPr>
              <w:t xml:space="preserve">,  </w:t>
            </w:r>
            <w:r>
              <w:rPr>
                <w:rStyle w:val="FloatTok"/>
              </w:rPr>
              <w:t xml:space="preserve">8.5</w:t>
            </w:r>
            <w:r>
              <w:rPr>
                <w:rStyle w:val="NormalTok"/>
              </w:rPr>
              <w:t xml:space="preserve">,  </w:t>
            </w:r>
            <w:r>
              <w:rPr>
                <w:rStyle w:val="FloatTok"/>
              </w:rPr>
              <w:t xml:space="preserve">1.5</w:t>
            </w:r>
            <w:r>
              <w:rPr>
                <w:rStyle w:val="NormalTok"/>
              </w:rPr>
              <w:t xml:space="preserve">,  </w:t>
            </w:r>
            <w:r>
              <w:rPr>
                <w:rStyle w:val="StringTok"/>
              </w:rPr>
              <w:t xml:space="preserve">"Ordinal</w:t>
            </w:r>
            <w:r>
              <w:rPr>
                <w:rStyle w:val="SpecialCharTok"/>
              </w:rPr>
              <w:t xml:space="preserve">\n</w:t>
            </w:r>
            <w:r>
              <w:rPr>
                <w:rStyle w:val="StringTok"/>
              </w:rPr>
              <w:t xml:space="preserve">(ordered)</w:t>
            </w:r>
            <w:r>
              <w:rPr>
                <w:rStyle w:val="SpecialCharTok"/>
              </w:rPr>
              <w:t xml:space="preserve">\n</w:t>
            </w:r>
            <w:r>
              <w:rPr>
                <w:rStyle w:val="StringTok"/>
              </w:rPr>
              <w:t xml:space="preserve">e.g. wt. category"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"BIN"</w:t>
            </w:r>
            <w:r>
              <w:rPr>
                <w:rStyle w:val="NormalTok"/>
              </w:rPr>
              <w:t xml:space="preserve">,  </w:t>
            </w:r>
            <w:r>
              <w:rPr>
                <w:rStyle w:val="FloatTok"/>
              </w:rPr>
              <w:t xml:space="preserve">6.5</w:t>
            </w:r>
            <w:r>
              <w:rPr>
                <w:rStyle w:val="NormalTok"/>
              </w:rPr>
              <w:t xml:space="preserve">, 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   </w:t>
            </w:r>
            <w:r>
              <w:rPr>
                <w:rStyle w:val="StringTok"/>
              </w:rPr>
              <w:t xml:space="preserve">"Binary</w:t>
            </w:r>
            <w:r>
              <w:rPr>
                <w:rStyle w:val="SpecialCharTok"/>
              </w:rPr>
              <w:t xml:space="preserve">\n</w:t>
            </w:r>
            <w:r>
              <w:rPr>
                <w:rStyle w:val="StringTok"/>
              </w:rPr>
              <w:t xml:space="preserve">(2 categories)</w:t>
            </w:r>
            <w:r>
              <w:rPr>
                <w:rStyle w:val="SpecialCharTok"/>
              </w:rPr>
              <w:t xml:space="preserve">\n</w:t>
            </w:r>
            <w:r>
              <w:rPr>
                <w:rStyle w:val="StringTok"/>
              </w:rPr>
              <w:t xml:space="preserve">e.g. CHD event"</w:t>
            </w:r>
            <w:r>
              <w:br/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edges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tibble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tribble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from,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to,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"V"</w:t>
            </w:r>
            <w:r>
              <w:rPr>
                <w:rStyle w:val="NormalTok"/>
              </w:rPr>
              <w:t xml:space="preserve">,   </w:t>
            </w:r>
            <w:r>
              <w:rPr>
                <w:rStyle w:val="StringTok"/>
              </w:rPr>
              <w:t xml:space="preserve">"N"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"V"</w:t>
            </w:r>
            <w:r>
              <w:rPr>
                <w:rStyle w:val="NormalTok"/>
              </w:rPr>
              <w:t xml:space="preserve">,   </w:t>
            </w:r>
            <w:r>
              <w:rPr>
                <w:rStyle w:val="StringTok"/>
              </w:rPr>
              <w:t xml:space="preserve">"C"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"N"</w:t>
            </w:r>
            <w:r>
              <w:rPr>
                <w:rStyle w:val="NormalTok"/>
              </w:rPr>
              <w:t xml:space="preserve">,   </w:t>
            </w:r>
            <w:r>
              <w:rPr>
                <w:rStyle w:val="StringTok"/>
              </w:rPr>
              <w:t xml:space="preserve">"I"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"N"</w:t>
            </w:r>
            <w:r>
              <w:rPr>
                <w:rStyle w:val="NormalTok"/>
              </w:rPr>
              <w:t xml:space="preserve">,   </w:t>
            </w:r>
            <w:r>
              <w:rPr>
                <w:rStyle w:val="StringTok"/>
              </w:rPr>
              <w:t xml:space="preserve">"R"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"R"</w:t>
            </w:r>
            <w:r>
              <w:rPr>
                <w:rStyle w:val="NormalTok"/>
              </w:rPr>
              <w:t xml:space="preserve">,   </w:t>
            </w:r>
            <w:r>
              <w:rPr>
                <w:rStyle w:val="StringTok"/>
              </w:rPr>
              <w:t xml:space="preserve">"CT"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"R"</w:t>
            </w:r>
            <w:r>
              <w:rPr>
                <w:rStyle w:val="NormalTok"/>
              </w:rPr>
              <w:t xml:space="preserve">,   </w:t>
            </w:r>
            <w:r>
              <w:rPr>
                <w:rStyle w:val="StringTok"/>
              </w:rPr>
              <w:t xml:space="preserve">"CNT"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"C"</w:t>
            </w:r>
            <w:r>
              <w:rPr>
                <w:rStyle w:val="NormalTok"/>
              </w:rPr>
              <w:t xml:space="preserve">,   </w:t>
            </w:r>
            <w:r>
              <w:rPr>
                <w:rStyle w:val="StringTok"/>
              </w:rPr>
              <w:t xml:space="preserve">"NOM"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"C"</w:t>
            </w:r>
            <w:r>
              <w:rPr>
                <w:rStyle w:val="NormalTok"/>
              </w:rPr>
              <w:t xml:space="preserve">,   </w:t>
            </w:r>
            <w:r>
              <w:rPr>
                <w:rStyle w:val="StringTok"/>
              </w:rPr>
              <w:t xml:space="preserve">"ORD"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"NOM"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"BIN"</w:t>
            </w:r>
            <w:r>
              <w:br/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left_join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select</w:t>
            </w:r>
            <w:r>
              <w:rPr>
                <w:rStyle w:val="NormalTok"/>
              </w:rPr>
              <w:t xml:space="preserve">(nodes, id, x, y),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by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"from"</w:t>
            </w:r>
            <w:r>
              <w:rPr>
                <w:rStyle w:val="NormalTok"/>
              </w:rPr>
              <w:t xml:space="preserve"> </w:t>
            </w:r>
            <w:r>
              <w:rPr>
                <w:rStyle w:val="OtherTok"/>
              </w:rPr>
              <w:t xml:space="preserve">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"id"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rename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x_from =</w:t>
            </w:r>
            <w:r>
              <w:rPr>
                <w:rStyle w:val="NormalTok"/>
              </w:rPr>
              <w:t xml:space="preserve"> x, </w:t>
            </w:r>
            <w:r>
              <w:rPr>
                <w:rStyle w:val="AttributeTok"/>
              </w:rPr>
              <w:t xml:space="preserve">y_from =</w:t>
            </w:r>
            <w:r>
              <w:rPr>
                <w:rStyle w:val="NormalTok"/>
              </w:rPr>
              <w:t xml:space="preserve"> y)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left_join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select</w:t>
            </w:r>
            <w:r>
              <w:rPr>
                <w:rStyle w:val="NormalTok"/>
              </w:rPr>
              <w:t xml:space="preserve">(nodes, id, x, y),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by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"to"</w:t>
            </w:r>
            <w:r>
              <w:rPr>
                <w:rStyle w:val="NormalTok"/>
              </w:rPr>
              <w:t xml:space="preserve"> </w:t>
            </w:r>
            <w:r>
              <w:rPr>
                <w:rStyle w:val="OtherTok"/>
              </w:rPr>
              <w:t xml:space="preserve">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"id"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rename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x_to =</w:t>
            </w:r>
            <w:r>
              <w:rPr>
                <w:rStyle w:val="NormalTok"/>
              </w:rPr>
              <w:t xml:space="preserve"> x, </w:t>
            </w:r>
            <w:r>
              <w:rPr>
                <w:rStyle w:val="AttributeTok"/>
              </w:rPr>
              <w:t xml:space="preserve">y_to =</w:t>
            </w:r>
            <w:r>
              <w:rPr>
                <w:rStyle w:val="NormalTok"/>
              </w:rPr>
              <w:t xml:space="preserve"> y)</w:t>
            </w:r>
            <w:r>
              <w:br/>
            </w:r>
            <w:r>
              <w:rPr>
                <w:rStyle w:val="NormalTok"/>
              </w:rPr>
              <w:t xml:space="preserve">fill_colors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"V"</w:t>
            </w:r>
            <w:r>
              <w:rPr>
                <w:rStyle w:val="NormalTok"/>
              </w:rPr>
              <w:t xml:space="preserve"> </w:t>
            </w:r>
            <w:r>
              <w:rPr>
                <w:rStyle w:val="OtherTok"/>
              </w:rPr>
              <w:t xml:space="preserve">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"#f0f0f0"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"N"</w:t>
            </w:r>
            <w:r>
              <w:rPr>
                <w:rStyle w:val="NormalTok"/>
              </w:rPr>
              <w:t xml:space="preserve"> </w:t>
            </w:r>
            <w:r>
              <w:rPr>
                <w:rStyle w:val="OtherTok"/>
              </w:rPr>
              <w:t xml:space="preserve">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"#d0e8ff"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"C"</w:t>
            </w:r>
            <w:r>
              <w:rPr>
                <w:rStyle w:val="NormalTok"/>
              </w:rPr>
              <w:t xml:space="preserve"> </w:t>
            </w:r>
            <w:r>
              <w:rPr>
                <w:rStyle w:val="OtherTok"/>
              </w:rPr>
              <w:t xml:space="preserve">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"#ffe8d0"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"I"</w:t>
            </w:r>
            <w:r>
              <w:rPr>
                <w:rStyle w:val="NormalTok"/>
              </w:rPr>
              <w:t xml:space="preserve"> </w:t>
            </w:r>
            <w:r>
              <w:rPr>
                <w:rStyle w:val="OtherTok"/>
              </w:rPr>
              <w:t xml:space="preserve">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"#e8f4ff"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"R"</w:t>
            </w:r>
            <w:r>
              <w:rPr>
                <w:rStyle w:val="NormalTok"/>
              </w:rPr>
              <w:t xml:space="preserve"> </w:t>
            </w:r>
            <w:r>
              <w:rPr>
                <w:rStyle w:val="OtherTok"/>
              </w:rPr>
              <w:t xml:space="preserve">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"#e8f4ff"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"CT"</w:t>
            </w:r>
            <w:r>
              <w:rPr>
                <w:rStyle w:val="NormalTok"/>
              </w:rPr>
              <w:t xml:space="preserve"> </w:t>
            </w:r>
            <w:r>
              <w:rPr>
                <w:rStyle w:val="OtherTok"/>
              </w:rPr>
              <w:t xml:space="preserve">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"#c8e8ff"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"CNT"</w:t>
            </w:r>
            <w:r>
              <w:rPr>
                <w:rStyle w:val="NormalTok"/>
              </w:rPr>
              <w:t xml:space="preserve"> </w:t>
            </w:r>
            <w:r>
              <w:rPr>
                <w:rStyle w:val="OtherTok"/>
              </w:rPr>
              <w:t xml:space="preserve">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"#c8e8ff"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"NOM"</w:t>
            </w:r>
            <w:r>
              <w:rPr>
                <w:rStyle w:val="NormalTok"/>
              </w:rPr>
              <w:t xml:space="preserve"> </w:t>
            </w:r>
            <w:r>
              <w:rPr>
                <w:rStyle w:val="OtherTok"/>
              </w:rPr>
              <w:t xml:space="preserve">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"#ffe0c0"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"ORD"</w:t>
            </w:r>
            <w:r>
              <w:rPr>
                <w:rStyle w:val="NormalTok"/>
              </w:rPr>
              <w:t xml:space="preserve"> </w:t>
            </w:r>
            <w:r>
              <w:rPr>
                <w:rStyle w:val="OtherTok"/>
              </w:rPr>
              <w:t xml:space="preserve">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"#ffe0c0"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"BIN"</w:t>
            </w:r>
            <w:r>
              <w:rPr>
                <w:rStyle w:val="NormalTok"/>
              </w:rPr>
              <w:t xml:space="preserve"> </w:t>
            </w:r>
            <w:r>
              <w:rPr>
                <w:rStyle w:val="OtherTok"/>
              </w:rPr>
              <w:t xml:space="preserve">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"#ffd0a0"</w:t>
            </w:r>
            <w:r>
              <w:br/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geom_segment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data =</w:t>
            </w:r>
            <w:r>
              <w:rPr>
                <w:rStyle w:val="NormalTok"/>
              </w:rPr>
              <w:t xml:space="preserve"> edges,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x_from,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y_from 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0.45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xend =</w:t>
            </w:r>
            <w:r>
              <w:rPr>
                <w:rStyle w:val="NormalTok"/>
              </w:rPr>
              <w:t xml:space="preserve"> x_to, </w:t>
            </w:r>
            <w:r>
              <w:rPr>
                <w:rStyle w:val="AttributeTok"/>
              </w:rPr>
              <w:t xml:space="preserve">yend =</w:t>
            </w:r>
            <w:r>
              <w:rPr>
                <w:rStyle w:val="NormalTok"/>
              </w:rPr>
              <w:t xml:space="preserve"> y_to </w:t>
            </w:r>
            <w:r>
              <w:rPr>
                <w:rStyle w:val="SpecialCharTok"/>
              </w:rPr>
              <w:t xml:space="preserve">+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0.45</w:t>
            </w:r>
            <w:r>
              <w:br/>
            </w:r>
            <w:r>
              <w:rPr>
                <w:rStyle w:val="NormalTok"/>
              </w:rPr>
              <w:t xml:space="preserve">    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color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"grey50"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geom_tile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data =</w:t>
            </w:r>
            <w:r>
              <w:rPr>
                <w:rStyle w:val="NormalTok"/>
              </w:rPr>
              <w:t xml:space="preserve"> nodes,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x,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y, </w:t>
            </w:r>
            <w:r>
              <w:rPr>
                <w:rStyle w:val="AttributeTok"/>
              </w:rPr>
              <w:t xml:space="preserve">fill =</w:t>
            </w:r>
            <w:r>
              <w:rPr>
                <w:rStyle w:val="NormalTok"/>
              </w:rPr>
              <w:t xml:space="preserve"> id),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width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1.7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height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0.8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color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"grey40"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linewidth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0.4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show.legend =</w:t>
            </w:r>
            <w:r>
              <w:rPr>
                <w:rStyle w:val="NormalTok"/>
              </w:rPr>
              <w:t xml:space="preserve"> </w:t>
            </w:r>
            <w:r>
              <w:rPr>
                <w:rStyle w:val="ConstantTok"/>
              </w:rPr>
              <w:t xml:space="preserve">FALSE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geom_text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data =</w:t>
            </w:r>
            <w:r>
              <w:rPr>
                <w:rStyle w:val="NormalTok"/>
              </w:rPr>
              <w:t xml:space="preserve"> nodes,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x,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y, </w:t>
            </w:r>
            <w:r>
              <w:rPr>
                <w:rStyle w:val="AttributeTok"/>
              </w:rPr>
              <w:t xml:space="preserve">label =</w:t>
            </w:r>
            <w:r>
              <w:rPr>
                <w:rStyle w:val="NormalTok"/>
              </w:rPr>
              <w:t xml:space="preserve"> label),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size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2.8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lineheight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0.9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scale_fill_manual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values =</w:t>
            </w:r>
            <w:r>
              <w:rPr>
                <w:rStyle w:val="NormalTok"/>
              </w:rPr>
              <w:t xml:space="preserve"> fill_colors)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scale_y_continuous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limits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FloatTok"/>
              </w:rPr>
              <w:t xml:space="preserve">0.5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5.1</w:t>
            </w:r>
            <w:r>
              <w:rPr>
                <w:rStyle w:val="NormalTok"/>
              </w:rPr>
              <w:t xml:space="preserve">), </w:t>
            </w:r>
            <w:r>
              <w:rPr>
                <w:rStyle w:val="AttributeTok"/>
              </w:rPr>
              <w:t xml:space="preserve">expand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scale_x_continuous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limits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10</w:t>
            </w:r>
            <w:r>
              <w:rPr>
                <w:rStyle w:val="NormalTok"/>
              </w:rPr>
              <w:t xml:space="preserve">), </w:t>
            </w:r>
            <w:r>
              <w:rPr>
                <w:rStyle w:val="AttributeTok"/>
              </w:rPr>
              <w:t xml:space="preserve">expand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theme_void</w:t>
            </w:r>
            <w:r>
              <w:rPr>
                <w:rStyle w:val="NormalTok"/>
              </w:rPr>
              <w:t xml:space="preserve">()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49" name="Picture"/>
                  <a:graphic>
                    <a:graphicData uri="http://schemas.openxmlformats.org/drawingml/2006/picture">
                      <pic:pic>
                        <pic:nvPicPr>
                          <pic:cNvPr descr="data_files/figure-docx/unnamed-chunk-1-1.png" id="50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4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1: Taxonomy of variable types.</w:t>
            </w:r>
            <w:r>
              <w:t xml:space="preserve"> </w:t>
            </w:r>
            <w:r>
              <w:t xml:space="preserve">Count variables are discrete and numerical;</w:t>
            </w:r>
            <w:r>
              <w:t xml:space="preserve"> </w:t>
            </w:r>
            <w:r>
              <w:t xml:space="preserve">binary, nominal, and ordinal variables are discrete and categorical.</w:t>
            </w:r>
          </w:p>
          <w:bookmarkEnd w:id="51"/>
        </w:tc>
      </w:tr>
    </w:tbl>
    <w:p>
      <w:pPr>
        <w:pStyle w:val="BodyText"/>
      </w:pPr>
      <w:r>
        <w:t xml:space="preserve"> 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52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5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Note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The continuous/discrete distinction cuts across the</w:t>
            </w:r>
            <w:r>
              <w:t xml:space="preserve"> </w:t>
            </w:r>
            <w:r>
              <w:t xml:space="preserve">numerical/categorical distinction.</w:t>
            </w:r>
            <w:r>
              <w:t xml:space="preserve"> </w:t>
            </w:r>
            <w:r>
              <w:t xml:space="preserve">Continuous variables are always numerical.</w:t>
            </w:r>
            <w:r>
              <w:t xml:space="preserve"> </w:t>
            </w:r>
            <w:r>
              <w:t xml:space="preserve">Discrete variables include both numerical types (such as count variables)</w:t>
            </w:r>
            <w:r>
              <w:t xml:space="preserve"> </w:t>
            </w:r>
            <w:r>
              <w:t xml:space="preserve">and categorical types (such as binary, nominal, and ordinal variables).</w:t>
            </w:r>
          </w:p>
          <w:p/>
        </w:tc>
      </w:tr>
    </w:tbl>
    <w:bookmarkEnd w:id="54"/>
    <w:bookmarkStart w:id="56" w:name="variables-in-the-wcgs-dataset"/>
    <w:p>
      <w:pPr>
        <w:pStyle w:val="Heading2"/>
      </w:pPr>
      <w:r>
        <w:t xml:space="preserve">4 Variables in the WCGS dataset</w:t>
      </w:r>
    </w:p>
    <w:p>
      <w:pPr>
        <w:pStyle w:val="FirstParagraph"/>
      </w:pPr>
      <w:hyperlink w:anchor="tbl-wcgs-vartypes">
        <w:r>
          <w:rPr>
            <w:rStyle w:val="Hyperlink"/>
          </w:rPr>
          <w:t xml:space="preserve">Table 1</w:t>
        </w:r>
      </w:hyperlink>
      <w:r>
        <w:t xml:space="preserve"> </w:t>
      </w:r>
      <w:r>
        <w:t xml:space="preserve">shows selected variables from the Western Collaborative</w:t>
      </w:r>
      <w:r>
        <w:t xml:space="preserve"> </w:t>
      </w:r>
      <w:r>
        <w:t xml:space="preserve">Group Study (WCGS) dataset and their types.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55" w:name="tbl-wcgs-vartypes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1: Selected WCGS variables and their types</w:t>
            </w:r>
          </w:p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tibble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tribble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Variable,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Description,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Type,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Scale,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"`age`"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"Age (years)"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"Continuous"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"Ratio"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"`chol`"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"Total cholesterol"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"Continuous"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"Ratio"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"`sbp`"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"Systolic blood pressure"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"Continuous"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"Ratio"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"`bmi`"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"Body mass index (kg/m^2)"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"Continuous"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"Ratio"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"`weight`"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"Weight (lbs)"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"Continuous"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"Ratio"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"`ncigs`"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"Cigarettes per day"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"Count (discrete)"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"Ratio"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"`chd69`"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"CHD event by 1969"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"Binary (nominal)"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"Nominal"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"`smoke`"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"Current smoking"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"Binary (nominal)"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"Nominal"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"`arcus`"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"Arcus senilis"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"Binary (nominal)"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"Nominal"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"`dibpat`"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"Behavioral pattern (A/B)"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"Binary (nominal)"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"Nominal"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"`behpat`"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"Behavioral pattern (A1/A2/B3/B4)"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"Nominal"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"Nominal"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"`wghtcat`"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"Weight category"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"Ordinal"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"Ordinal"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"`agec`"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"Age group"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"Ordinal"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"Ordinal"</w:t>
            </w:r>
            <w:r>
              <w:br/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knitr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kable</w:t>
            </w:r>
            <w:r>
              <w:rPr>
                <w:rStyle w:val="NormalTok"/>
              </w:rPr>
              <w:t xml:space="preserve">()</w:t>
            </w:r>
          </w:p>
          <w:p>
            <w:pPr>
              <w:pStyle w:val="Compact"/>
              <w:jc w:val="center"/>
            </w:pPr>
            <w:r>
              <w:t xml:space="preserve">Selected WCGS variables and their types</w:t>
            </w:r>
          </w:p>
          <w:tbl>
            <w:tblPr>
              <w:tblStyle w:val="Table"/>
              <w:tblW w:type="pct" w:w="5000"/>
              <w:tblLayout w:type="fixed"/>
              <w:tblLook w:firstRow="1" w:lastRow="0" w:firstColumn="0" w:lastColumn="0" w:noHBand="0" w:noVBand="0" w:val="0020"/>
              <w:tblCaption w:val="Selected WCGS variables and their types"/>
            </w:tblPr>
            <w:tblGrid>
              <w:gridCol w:w="1164"/>
              <w:gridCol w:w="3843"/>
              <w:gridCol w:w="1980"/>
              <w:gridCol w:w="931"/>
            </w:tblGrid>
            <w:tr>
              <w:trPr>
                <w:tblHeader w:val="on"/>
              </w:trP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Variable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Description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Type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Scale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rPr>
                      <w:rStyle w:val="VerbatimChar"/>
                    </w:rPr>
                    <w:t xml:space="preserve">age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Age (years)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Continuous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Ratio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rPr>
                      <w:rStyle w:val="VerbatimChar"/>
                    </w:rPr>
                    <w:t xml:space="preserve">chol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Total cholesterol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Continuous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Ratio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rPr>
                      <w:rStyle w:val="VerbatimChar"/>
                    </w:rPr>
                    <w:t xml:space="preserve">sbp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Systolic blood pressure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Continuous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Ratio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rPr>
                      <w:rStyle w:val="VerbatimChar"/>
                    </w:rPr>
                    <w:t xml:space="preserve">bmi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Body mass index (kg/m^2)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Continuous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Ratio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rPr>
                      <w:rStyle w:val="VerbatimChar"/>
                    </w:rPr>
                    <w:t xml:space="preserve">weight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Weight (lbs)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Continuous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Ratio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rPr>
                      <w:rStyle w:val="VerbatimChar"/>
                    </w:rPr>
                    <w:t xml:space="preserve">ncigs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Cigarettes per day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Count (discrete)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Ratio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rPr>
                      <w:rStyle w:val="VerbatimChar"/>
                    </w:rPr>
                    <w:t xml:space="preserve">chd69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CHD event by 1969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Binary (nominal)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Nominal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rPr>
                      <w:rStyle w:val="VerbatimChar"/>
                    </w:rPr>
                    <w:t xml:space="preserve">smoke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Current smoking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Binary (nominal)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Nominal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rPr>
                      <w:rStyle w:val="VerbatimChar"/>
                    </w:rPr>
                    <w:t xml:space="preserve">arcus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Arcus senilis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Binary (nominal)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Nominal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rPr>
                      <w:rStyle w:val="VerbatimChar"/>
                    </w:rPr>
                    <w:t xml:space="preserve">dibpat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Behavioral pattern (A/B)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Binary (nominal)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Nominal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rPr>
                      <w:rStyle w:val="VerbatimChar"/>
                    </w:rPr>
                    <w:t xml:space="preserve">behpat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Behavioral pattern (A1/A2/B3/B4)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Nominal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Nominal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rPr>
                      <w:rStyle w:val="VerbatimChar"/>
                    </w:rPr>
                    <w:t xml:space="preserve">wghtcat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Weight category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Ordinal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Ordinal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rPr>
                      <w:rStyle w:val="VerbatimChar"/>
                    </w:rPr>
                    <w:t xml:space="preserve">agec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Age group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Ordinal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Ordinal</w:t>
                  </w:r>
                </w:p>
              </w:tc>
            </w:tr>
          </w:tbl>
          <w:bookmarkEnd w:id="55"/>
          <w:p/>
        </w:tc>
      </w:tr>
    </w:tbl>
    <w:bookmarkEnd w:id="56"/>
    <w:bookmarkStart w:id="68" w:name="random-variables"/>
    <w:p>
      <w:pPr>
        <w:pStyle w:val="Heading2"/>
      </w:pPr>
      <w:r>
        <w:t xml:space="preserve">5 Random variables</w:t>
      </w:r>
    </w:p>
    <w:bookmarkStart w:id="60" w:name="sec-binary-vars"/>
    <w:p>
      <w:pPr>
        <w:pStyle w:val="Heading3"/>
      </w:pPr>
      <w:r>
        <w:t xml:space="preserve">5.1 Binary variables</w:t>
      </w:r>
    </w:p>
    <w:bookmarkStart w:id="57" w:name="def-binary"/>
    <w:p>
      <w:pPr>
        <w:pStyle w:val="FirstParagraph"/>
      </w:pPr>
      <w:r>
        <w:rPr>
          <w:b/>
          <w:bCs/>
        </w:rPr>
        <w:t xml:space="preserve">Definition 13 (Binary random variable)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binary variable</w:t>
      </w:r>
      <w:r>
        <w:t xml:space="preserve"> </w:t>
      </w:r>
      <w:r>
        <w:t xml:space="preserve">is a random variable which has only two possible values in its range.</w:t>
      </w:r>
    </w:p>
    <w:bookmarkEnd w:id="57"/>
    <w:bookmarkStart w:id="58" w:name="exr-binary-examples"/>
    <w:p>
      <w:pPr>
        <w:pStyle w:val="BodyText"/>
      </w:pPr>
      <w:r>
        <w:rPr>
          <w:b/>
          <w:bCs/>
        </w:rPr>
        <w:t xml:space="preserve">Exercise 2 (Examples of binary variables)</w:t>
      </w:r>
      <w:r>
        <w:t xml:space="preserve"> </w:t>
      </w:r>
      <w:r>
        <w:t xml:space="preserve">What are some examples of binary variables in health sciences and data science?</w:t>
      </w:r>
    </w:p>
    <w:bookmarkEnd w:id="58"/>
    <w:bookmarkStart w:id="59" w:name="sol-binary-examples"/>
    <w:p>
      <w:pPr>
        <w:pStyle w:val="BodyText"/>
      </w:pPr>
      <w:r>
        <w:rPr>
          <w:i/>
          <w:iCs/>
        </w:rPr>
        <w:t xml:space="preserve">Solution 2</w:t>
      </w:r>
      <w:r>
        <w:t xml:space="preserve">. </w:t>
      </w:r>
      <w:r>
        <w:t xml:space="preserve">Examples of binary outcomes include:</w:t>
      </w:r>
    </w:p>
    <w:p>
      <w:pPr>
        <w:pStyle w:val="Compact"/>
        <w:numPr>
          <w:ilvl w:val="0"/>
          <w:numId w:val="1004"/>
        </w:numPr>
      </w:pPr>
      <w:r>
        <w:t xml:space="preserve">exposure (exposed vs unexposed)</w:t>
      </w:r>
    </w:p>
    <w:p>
      <w:pPr>
        <w:pStyle w:val="Compact"/>
        <w:numPr>
          <w:ilvl w:val="0"/>
          <w:numId w:val="1004"/>
        </w:numPr>
      </w:pPr>
      <w:r>
        <w:t xml:space="preserve">disease status (diseased vs healthy)</w:t>
      </w:r>
    </w:p>
    <w:p>
      <w:pPr>
        <w:pStyle w:val="Compact"/>
        <w:numPr>
          <w:ilvl w:val="0"/>
          <w:numId w:val="1004"/>
        </w:numPr>
      </w:pPr>
      <w:r>
        <w:t xml:space="preserve">recovery (recovered vs unrecovered)</w:t>
      </w:r>
    </w:p>
    <w:p>
      <w:pPr>
        <w:pStyle w:val="Compact"/>
        <w:numPr>
          <w:ilvl w:val="0"/>
          <w:numId w:val="1004"/>
        </w:numPr>
      </w:pPr>
      <w:r>
        <w:t xml:space="preserve">relapse (relapse vs remission)</w:t>
      </w:r>
    </w:p>
    <w:p>
      <w:pPr>
        <w:pStyle w:val="Compact"/>
        <w:numPr>
          <w:ilvl w:val="0"/>
          <w:numId w:val="1004"/>
        </w:numPr>
      </w:pPr>
      <w:r>
        <w:t xml:space="preserve">return to hospital (returned vs not returned)</w:t>
      </w:r>
    </w:p>
    <w:p>
      <w:pPr>
        <w:pStyle w:val="Compact"/>
        <w:numPr>
          <w:ilvl w:val="0"/>
          <w:numId w:val="1004"/>
        </w:numPr>
      </w:pPr>
      <w:r>
        <w:t xml:space="preserve">vital status (dead vs alive)</w:t>
      </w:r>
    </w:p>
    <w:bookmarkEnd w:id="59"/>
    <w:bookmarkEnd w:id="60"/>
    <w:bookmarkStart w:id="67" w:name="sec-count-vars"/>
    <w:p>
      <w:pPr>
        <w:pStyle w:val="Heading3"/>
      </w:pPr>
      <w:r>
        <w:t xml:space="preserve">5.2 Count variables</w:t>
      </w:r>
    </w:p>
    <w:bookmarkStart w:id="61" w:name="def-count"/>
    <w:p>
      <w:pPr>
        <w:pStyle w:val="FirstParagraph"/>
      </w:pPr>
      <w:r>
        <w:rPr>
          <w:b/>
          <w:bCs/>
        </w:rPr>
        <w:t xml:space="preserve">Definition 14 (Count variable)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count variable</w:t>
      </w:r>
      <w:r>
        <w:t xml:space="preserve"> </w:t>
      </w:r>
      <w:r>
        <w:t xml:space="preserve">is a random variable whose possible values are some subset</w:t>
      </w:r>
      <w:r>
        <w:t xml:space="preserve"> </w:t>
      </w:r>
      <w:r>
        <w:t xml:space="preserve">of the non-negative integers;</w:t>
      </w:r>
      <w:r>
        <w:t xml:space="preserve"> </w:t>
      </w:r>
      <w:r>
        <w:t xml:space="preserve">specifically, a random variable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such that: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cr m:val="script"/>
              <m:sty m:val="p"/>
            </m:rPr>
            <m:t>R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⊆</m:t>
          </m:r>
          <m:r>
            <m:rPr>
              <m:scr m:val="double-struck"/>
              <m:sty m:val="p"/>
            </m:rPr>
            <m:t>N</m:t>
          </m:r>
        </m:oMath>
      </m:oMathPara>
    </w:p>
    <w:bookmarkEnd w:id="61"/>
    <w:bookmarkStart w:id="62" w:name="exr-count-examples"/>
    <w:p>
      <w:pPr>
        <w:pStyle w:val="FirstParagraph"/>
      </w:pPr>
      <w:r>
        <w:rPr>
          <w:b/>
          <w:bCs/>
        </w:rPr>
        <w:t xml:space="preserve">Exercise 3 (Examples of count variables)</w:t>
      </w:r>
      <w:r>
        <w:t xml:space="preserve"> </w:t>
      </w:r>
      <w:r>
        <w:t xml:space="preserve">What are some examples of count variables?</w:t>
      </w:r>
    </w:p>
    <w:bookmarkEnd w:id="62"/>
    <w:bookmarkStart w:id="63" w:name="sol-count-examples"/>
    <w:p>
      <w:pPr>
        <w:pStyle w:val="BodyText"/>
      </w:pPr>
      <w:r>
        <w:rPr>
          <w:i/>
          <w:iCs/>
        </w:rPr>
        <w:t xml:space="preserve">Solution 3</w:t>
      </w:r>
      <w:r>
        <w:t xml:space="preserve">. </w:t>
      </w:r>
      <w:r>
        <w:t xml:space="preserve">Examples of count variables include:</w:t>
      </w:r>
    </w:p>
    <w:p>
      <w:pPr>
        <w:pStyle w:val="Compact"/>
        <w:numPr>
          <w:ilvl w:val="0"/>
          <w:numId w:val="1005"/>
        </w:numPr>
      </w:pPr>
      <w:r>
        <w:t xml:space="preserve">number of fish in a pond</w:t>
      </w:r>
    </w:p>
    <w:p>
      <w:pPr>
        <w:pStyle w:val="Compact"/>
        <w:numPr>
          <w:ilvl w:val="0"/>
          <w:numId w:val="1005"/>
        </w:numPr>
      </w:pPr>
      <w:r>
        <w:t xml:space="preserve">number of cyclones per season</w:t>
      </w:r>
    </w:p>
    <w:p>
      <w:pPr>
        <w:pStyle w:val="Compact"/>
        <w:numPr>
          <w:ilvl w:val="0"/>
          <w:numId w:val="1005"/>
        </w:numPr>
      </w:pPr>
      <w:r>
        <w:t xml:space="preserve">seconds of tooth-brushing per session (when rounded)</w:t>
      </w:r>
    </w:p>
    <w:p>
      <w:pPr>
        <w:pStyle w:val="Compact"/>
        <w:numPr>
          <w:ilvl w:val="0"/>
          <w:numId w:val="1005"/>
        </w:numPr>
      </w:pPr>
      <w:r>
        <w:t xml:space="preserve">infections per person-year</w:t>
      </w:r>
    </w:p>
    <w:p>
      <w:pPr>
        <w:pStyle w:val="Compact"/>
        <w:numPr>
          <w:ilvl w:val="0"/>
          <w:numId w:val="1005"/>
        </w:numPr>
      </w:pPr>
      <w:r>
        <w:t xml:space="preserve">visits to an emergency room per person-month</w:t>
      </w:r>
    </w:p>
    <w:p>
      <w:pPr>
        <w:pStyle w:val="Compact"/>
        <w:numPr>
          <w:ilvl w:val="0"/>
          <w:numId w:val="1005"/>
        </w:numPr>
      </w:pPr>
      <w:r>
        <w:t xml:space="preserve">car accidents per 1,000 miles driven</w:t>
      </w:r>
    </w:p>
    <w:bookmarkEnd w:id="63"/>
    <w:bookmarkStart w:id="66" w:name="X6b0346f757a1c2a16c9954023d63d8ec54b03e4"/>
    <w:p>
      <w:pPr>
        <w:pStyle w:val="Heading4"/>
      </w:pPr>
      <w:r>
        <w:t xml:space="preserve">5.2.1 Probability distributions for count outcomes</w:t>
      </w:r>
    </w:p>
    <w:p>
      <w:pPr>
        <w:pStyle w:val="FirstParagraph"/>
      </w:pPr>
      <w:r>
        <w:t xml:space="preserve">Standard probability distributions for count outcomes include:</w:t>
      </w:r>
    </w:p>
    <w:p>
      <w:pPr>
        <w:pStyle w:val="Compact"/>
        <w:numPr>
          <w:ilvl w:val="0"/>
          <w:numId w:val="1006"/>
        </w:numPr>
      </w:pPr>
      <w:hyperlink r:id="rId64">
        <w:r>
          <w:rPr>
            <w:rStyle w:val="Hyperlink"/>
          </w:rPr>
          <w:t xml:space="preserve">Poisson distribution</w:t>
        </w:r>
      </w:hyperlink>
    </w:p>
    <w:p>
      <w:pPr>
        <w:pStyle w:val="Compact"/>
        <w:numPr>
          <w:ilvl w:val="0"/>
          <w:numId w:val="1006"/>
        </w:numPr>
      </w:pPr>
      <w:hyperlink r:id="rId65">
        <w:r>
          <w:rPr>
            <w:rStyle w:val="Hyperlink"/>
          </w:rPr>
          <w:t xml:space="preserve">Negative binomial distribution</w:t>
        </w:r>
      </w:hyperlink>
    </w:p>
    <w:bookmarkEnd w:id="66"/>
    <w:bookmarkEnd w:id="67"/>
    <w:bookmarkEnd w:id="68"/>
    <w:bookmarkStart w:id="72" w:name="references"/>
    <w:p>
      <w:pPr>
        <w:pStyle w:val="Heading2"/>
      </w:pPr>
      <w:r>
        <w:t xml:space="preserve">References</w:t>
      </w:r>
    </w:p>
    <w:bookmarkStart w:id="71" w:name="refs"/>
    <w:bookmarkStart w:id="70" w:name="ref-dobson4e"/>
    <w:p>
      <w:pPr>
        <w:pStyle w:val="Bibliography"/>
      </w:pPr>
      <w:r>
        <w:t xml:space="preserve">Dobson, Annette J, and Adrian G Barnett. 2018.</w:t>
      </w:r>
      <w:r>
        <w:t xml:space="preserve"> </w:t>
      </w:r>
      <w:r>
        <w:rPr>
          <w:i/>
          <w:iCs/>
        </w:rPr>
        <w:t xml:space="preserve">An Introduction to Generalized Linear Models</w:t>
      </w:r>
      <w:r>
        <w:t xml:space="preserve">. 4th ed. CRC press.</w:t>
      </w:r>
      <w:r>
        <w:t xml:space="preserve"> </w:t>
      </w:r>
      <w:hyperlink r:id="rId69">
        <w:r>
          <w:rPr>
            <w:rStyle w:val="Hyperlink"/>
          </w:rPr>
          <w:t xml:space="preserve">https://doi.org/10.1201/9781315182780</w:t>
        </w:r>
      </w:hyperlink>
      <w:r>
        <w:t xml:space="preserve">.</w:t>
      </w:r>
    </w:p>
    <w:bookmarkEnd w:id="70"/>
    <w:bookmarkEnd w:id="71"/>
    <w:bookmarkEnd w:id="72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731">
    <w:nsid w:val="00A99731"/>
    <w:multiLevelType w:val="multilevel"/>
    <w:lvl w:ilvl="0">
      <w:start w:val="1"/>
      <w:numFmt w:val="lowerLetter"/>
      <w:lvlText w:val="(%1)"/>
      <w:lvlJc w:val="left"/>
      <w:pPr>
        <w:ind w:left="720" w:hanging="360"/>
      </w:pPr>
    </w:lvl>
    <w:lvl w:ilvl="1">
      <w:start w:val="1"/>
      <w:numFmt w:val="lowerLetter"/>
      <w:lvlText w:val="(%2)"/>
      <w:lvlJc w:val="left"/>
      <w:pPr>
        <w:ind w:left="1440" w:hanging="360"/>
      </w:pPr>
    </w:lvl>
    <w:lvl w:ilvl="2">
      <w:start w:val="1"/>
      <w:numFmt w:val="lowerLetter"/>
      <w:lvlText w:val="(%3)"/>
      <w:lvlJc w:val="left"/>
      <w:pPr>
        <w:ind w:left="2160" w:hanging="360"/>
      </w:pPr>
    </w:lvl>
    <w:lvl w:ilvl="3">
      <w:start w:val="1"/>
      <w:numFmt w:val="lowerLetter"/>
      <w:lvlText w:val="(%4)"/>
      <w:lvlJc w:val="left"/>
      <w:pPr>
        <w:ind w:left="2880" w:hanging="360"/>
      </w:pPr>
    </w:lvl>
    <w:lvl w:ilvl="4">
      <w:start w:val="1"/>
      <w:numFmt w:val="lowerLetter"/>
      <w:lvlText w:val="(%5)"/>
      <w:lvlJc w:val="left"/>
      <w:pPr>
        <w:ind w:left="3600" w:hanging="360"/>
      </w:pPr>
    </w:lvl>
    <w:lvl w:ilvl="5">
      <w:start w:val="1"/>
      <w:numFmt w:val="lowerLetter"/>
      <w:lvlText w:val="(%6)"/>
      <w:lvlJc w:val="left"/>
      <w:pPr>
        <w:ind w:left="4320" w:hanging="360"/>
      </w:pPr>
    </w:lvl>
    <w:lvl w:ilvl="6">
      <w:start w:val="1"/>
      <w:numFmt w:val="lowerLetter"/>
      <w:lvlText w:val="(%7)"/>
      <w:lvlJc w:val="left"/>
      <w:pPr>
        <w:ind w:left="5040" w:hanging="360"/>
      </w:pPr>
    </w:lvl>
    <w:lvl w:ilvl="7">
      <w:start w:val="1"/>
      <w:numFmt w:val="lowerLetter"/>
      <w:lvlText w:val="(%8)"/>
      <w:lvlJc w:val="left"/>
      <w:pPr>
        <w:ind w:left="5760" w:hanging="360"/>
      </w:pPr>
    </w:lvl>
    <w:lvl w:ilvl="8">
      <w:start w:val="1"/>
      <w:numFmt w:val="lowerLetter"/>
      <w:lvlText w:val="(%9)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73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73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4">
    <w:abstractNumId w:val="991"/>
  </w:num>
  <w:num w:numId="1005">
    <w:abstractNumId w:val="991"/>
  </w:num>
  <w:num w:numId="1006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32" Type="http://schemas.openxmlformats.org/officeDocument/2006/relationships/image" Target="media/rId32.png"/><Relationship Id="rId48" Type="http://schemas.openxmlformats.org/officeDocument/2006/relationships/image" Target="media/rId48.png"/><Relationship Id="rId69" Type="http://schemas.openxmlformats.org/officeDocument/2006/relationships/hyperlink" Target="https://doi.org/10.1201/9781315182780" TargetMode="External"/><Relationship Id="rId65" Type="http://schemas.openxmlformats.org/officeDocument/2006/relationships/hyperlink" Target="https://morrison-lab.github.io/pds/distributions.html#sec-nb-dist" TargetMode="External"/><Relationship Id="rId64" Type="http://schemas.openxmlformats.org/officeDocument/2006/relationships/hyperlink" Target="https://morrison-lab.github.io/pds/distributions.html#sec-poisson-dist" TargetMode="External"/></Relationships>
</file>

<file path=word/_rels/footnotes.xml.rels><?xml version='1.0' encoding='UTF-8' standalone='yes'?>
<Relationships xmlns="http://schemas.openxmlformats.org/package/2006/relationships"><Relationship Id="rId69" Type="http://schemas.openxmlformats.org/officeDocument/2006/relationships/hyperlink" Target="https://doi.org/10.1201/9781315182780" TargetMode="External"/><Relationship Id="rId65" Type="http://schemas.openxmlformats.org/officeDocument/2006/relationships/hyperlink" Target="https://morrison-lab.github.io/pds/distributions.html#sec-nb-dist" TargetMode="External"/><Relationship Id="rId64" Type="http://schemas.openxmlformats.org/officeDocument/2006/relationships/hyperlink" Target="https://morrison-lab.github.io/pds/distributions.html#sec-poisson-dist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Types of Variables</dc:title>
  <dc:creator/>
  <cp:keywords/>
  <dcterms:created xsi:type="dcterms:W3CDTF">2026-10-15T16:43:09Z</dcterms:created>
  <dcterms:modified xsi:type="dcterms:W3CDTF">2026-10-15T16:43:09Z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2026-10-15 09:32:37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4</vt:lpwstr>
  </property>
  <property fmtid="{D5CDD505-2E9C-101B-9397-08002B2CF9AE}" pid="16" name="toc-title">
    <vt:lpwstr>Table of contents</vt:lpwstr>
  </property>
</Properties>
</file>