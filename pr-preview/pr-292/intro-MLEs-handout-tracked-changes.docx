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2026-10-17 02:34:28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02:21:55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$\mathcal{L}(\mathord{\smash[b]{\underset{\raise.3ex\hbox{$\scriptstyle\sim$}}{x}}\vphantom{x}}; \theta)$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$\mathcal{L}(\theta; \mathord{\smash[b]{\underset{\raise.3ex\hbox{$\scriptstyle\sim$}}{x}}\vphantom{x}})$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$\mathcal{L}_{\mathord{\smash[b]{\underset{\raise.3ex\hbox{$\scriptstyle\sim$}}{x}}\vphantom{x}}}(\theta)$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$\mathcal{L}_{\theta}(\mathord{\smash[b]{\underset{\raise.3ex\hbox{$\scriptstyle\sim$}}{x}}\vphantom{x}})$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$\mathcal{L}(\mathord{\smash[b]{\underset{\raise.3ex\hbox{$\scriptstyle\sim$}}{x}}\vphantom{x}}\mid \theta)$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3"/>
    </w:p>
    <w:p>
      <w:pPr>
        <w:pStyle w:val="FirstParagraph"/>
      </w:pPr>
      <w:bookmarkStart w:id="104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del w:id="3" w:author="PR Preview" w:date="2026-01-01T00:00:00Z">
        <w:r>
          <w:delText xml:space="preserve">the average error of</w:delText>
        </w:r>
      </w:del>
      <w:del w:id="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μ</m:t>
            </m:r>
          </m:e>
        </m:acc>
      </m:oMath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is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-0.005 mg/dL,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small relative to its standard error of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1.02 mg/dL,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consistent with</w:delText>
        </w:r>
      </w:del>
      <w:del w:id="15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μ</m:t>
            </m:r>
          </m:e>
        </m:acc>
      </m:oMath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being unbiased;</w:delText>
        </w:r>
      </w:del>
    </w:p>
    <w:p>
      <w:pPr>
        <w:pStyle w:val="Compact"/>
        <w:numPr>
          <w:ilvl w:val="0"/>
          <w:numId w:val="1007"/>
        </w:numPr>
      </w:pPr>
      <w:ins w:id="18" w:author="PR Preview" w:date="2026-01-01T00:00:00Z">
        <w:r>
          <w:t xml:space="preserve">the sample mean of the estimation error of</w:t>
        </w:r>
      </w:ins>
      <w:ins w:id="1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μ</m:t>
            </m:r>
          </m:e>
        </m:acc>
      </m:oMath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over these datasets is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-0.005 mg/dL,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small relative to its standard error of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1.02 mg/dL,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consistent with</w:t>
        </w:r>
      </w:ins>
      <w:ins w:id="3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μ</m:t>
            </m:r>
          </m:e>
        </m:acc>
      </m:oMath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being unbiased;</w:t>
        </w:r>
      </w:ins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2026-10-17T09:43:06Z</dcterms:created>
  <dcterms:modified xsi:type="dcterms:W3CDTF">2026-10-17T09:43:06Z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