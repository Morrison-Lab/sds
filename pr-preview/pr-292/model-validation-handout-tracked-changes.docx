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7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5 (Model family)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model family</w:delText>
        </w:r>
      </w:del>
      <w:del w:id="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is a set of functions,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each of which maps a</w:delText>
        </w:r>
      </w:del>
      <w:del w:id="13" w:author="PR Preview" w:date="2026-01-01T00:00:00Z">
        <w:r>
          <w:delText xml:space="preserve"> </w:delText>
        </w:r>
      </w:del>
      <w:hyperlink w:anchor="def-covariate">
        <w:del w:id="14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value</w:delText>
        </w:r>
      </w:del>
      <w:del w:id="17" w:author="PR Preview" w:date="2026-01-01T00:00:00Z">
        <w:r>
          <w:delText xml:space="preserve"> </w:delText>
        </w:r>
      </w:del>
      <m:oMath>
        <m:r>
          <m:t>x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to a</w:delText>
        </w:r>
      </w:del>
      <w:del w:id="20" w:author="PR Preview" w:date="2026-01-01T00:00:00Z">
        <w:r>
          <w:delText xml:space="preserve"> </w:delText>
        </w:r>
      </w:del>
      <w:hyperlink r:id="rId18">
        <w:del w:id="21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of the outcome.</w:delText>
        </w:r>
      </w:del>
    </w:p>
    <w:p>
      <w:pPr>
        <w:pStyle w:val="BodyText"/>
      </w:pPr>
      <w:del w:id="24" w:author="PR Preview" w:date="2026-01-01T00:00:00Z">
        <w:r>
          <w:rPr>
            <w:b/>
            <w:bCs/>
          </w:rPr>
          <w:delText xml:space="preserve">Example 3 (Polynomials of degree at most</w:delText>
        </w:r>
      </w:del>
      <w:del w:id="25" w:author="PR Preview" w:date="2026-01-01T00:00:00Z">
        <w:r>
          <w:rPr>
            <w:b/>
            <w:bCs/>
          </w:rPr>
          <w:delText xml:space="preserve"> </w:delText>
        </w:r>
      </w:del>
      <m:oMath>
        <m:r>
          <m:t>d</m:t>
        </m:r>
      </m:oMath>
      <w:del w:id="26" w:author="PR Preview" w:date="2026-01-01T00:00:00Z">
        <w:r>
          <w:rPr>
            <w:b/>
            <w:bCs/>
          </w:rPr>
          <w:delText xml:space="preserve">)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The polynomials of degree at most</w:delText>
        </w:r>
      </w:del>
      <w:del w:id="29" w:author="PR Preview" w:date="2026-01-01T00:00:00Z">
        <w:r>
          <w:delText xml:space="preserve"> </w:delText>
        </w:r>
      </w:del>
      <m:oMath>
        <m:r>
          <m:t>d</m:t>
        </m:r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form a</w:delText>
        </w:r>
      </w:del>
      <w:del w:id="32" w:author="PR Preview" w:date="2026-01-01T00:00:00Z">
        <w:r>
          <w:delText xml:space="preserve"> </w:delText>
        </w:r>
      </w:del>
      <w:hyperlink w:anchor="def-model-family">
        <w:del w:id="33" w:author="PR Preview" w:date="2026-01-01T00:00:00Z">
          <w:r>
            <w:rPr>
              <w:rStyle w:val="Hyperlink"/>
            </w:rPr>
            <w:delText xml:space="preserve">model family</w:delText>
          </w:r>
        </w:del>
      </w:hyperlink>
      <w:del w:id="3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35" w:author="PR Preview" w:date="2026-01-01T00:00:00Z">
        <w:r>
          <w:delText xml:space="preserve">: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each polynomial maps a</w:delText>
        </w:r>
      </w:del>
      <w:del w:id="38" w:author="PR Preview" w:date="2026-01-01T00:00:00Z">
        <w:r>
          <w:delText xml:space="preserve"> </w:delText>
        </w:r>
      </w:del>
      <w:hyperlink w:anchor="def-covariate">
        <w:del w:id="39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value</w:delText>
        </w:r>
      </w:del>
      <w:del w:id="42" w:author="PR Preview" w:date="2026-01-01T00:00:00Z">
        <w:r>
          <w:delText xml:space="preserve"> </w:delText>
        </w:r>
      </w:del>
      <m:oMath>
        <m:r>
          <m:t>x</m:t>
        </m:r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to a prediction,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 the members differ in their coefficients.</w:delText>
        </w:r>
      </w:del>
    </w:p>
    <w:p>
      <w:pPr>
        <w:pStyle w:val="BodyText"/>
      </w:pPr>
      <w:del w:id="47" w:author="PR Preview" w:date="2026-01-01T00:00:00Z">
        <w:r>
          <w:rPr>
            <w:b/>
            <w:bCs/>
          </w:rPr>
          <w:delText xml:space="preserve">Definition 6 (Objective function)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An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rPr>
            <w:b/>
            <w:bCs/>
          </w:rPr>
          <w:delText xml:space="preserve">objective function</w:delText>
        </w:r>
      </w:del>
      <w:del w:id="5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J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is a rule that gives each member</w:delText>
        </w:r>
      </w:del>
      <w:del w:id="55" w:author="PR Preview" w:date="2026-01-01T00:00:00Z">
        <w:r>
          <w:delText xml:space="preserve"> </w:delText>
        </w:r>
      </w:del>
      <m:oMath>
        <m:r>
          <m:t>h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of a</w:delText>
        </w:r>
      </w:del>
      <w:del w:id="58" w:author="PR Preview" w:date="2026-01-01T00:00:00Z">
        <w:r>
          <w:delText xml:space="preserve"> </w:delText>
        </w:r>
      </w:del>
      <w:hyperlink w:anchor="def-model-family">
        <w:del w:id="59" w:author="PR Preview" w:date="2026-01-01T00:00:00Z">
          <w:r>
            <w:rPr>
              <w:rStyle w:val="Hyperlink"/>
            </w:rPr>
            <w:delText xml:space="preserve">model family</w:delText>
          </w:r>
        </w:del>
      </w:hyperlink>
      <w:del w:id="6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a number computed from a</w:delText>
        </w:r>
      </w:del>
      <w:del w:id="63" w:author="PR Preview" w:date="2026-01-01T00:00:00Z">
        <w:r>
          <w:delText xml:space="preserve"> </w:delText>
        </w:r>
      </w:del>
      <w:hyperlink w:anchor="def-data-set">
        <w:del w:id="64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6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66" w:author="PR Preview" w:date="2026-01-01T00:00:00Z">
        <w:r>
          <w:delText xml:space="preserve">,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where a smaller number means a better fit to the data:</w:delText>
        </w:r>
      </w:del>
    </w:p>
    <w:p>
      <w:pPr>
        <w:pStyle w:val="BodyText"/>
      </w:pPr>
      <w:ins w:id="69" w:author="PR Preview" w:date="2026-01-01T00:00:00Z">
        <w:r>
          <w:rPr>
            <w:b/>
            <w:bCs/>
          </w:rPr>
          <w:t xml:space="preserve">Definition 5 (Mean function)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The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rPr>
            <w:b/>
            <w:bCs/>
          </w:rPr>
          <w:t xml:space="preserve">mean function</w:t>
        </w:r>
      </w:ins>
      <w:ins w:id="74" w:author="PR Preview" w:date="2026-01-01T00:00:00Z">
        <w:r>
          <w:t xml:space="preserve"> </w:t>
        </w:r>
      </w:ins>
      <m:oMath>
        <m:r>
          <m:t>μ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of an outcome</w:t>
        </w:r>
      </w:ins>
      <w:ins w:id="77" w:author="PR Preview" w:date="2026-01-01T00:00:00Z">
        <w:r>
          <w:t xml:space="preserve"> </w:t>
        </w:r>
      </w:ins>
      <m:oMath>
        <m:r>
          <m:t>Y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given a covariate</w:t>
        </w:r>
      </w:ins>
      <w:ins w:id="80" w:author="PR Preview" w:date="2026-01-01T00:00:00Z">
        <w:r>
          <w:t xml:space="preserve"> </w:t>
        </w:r>
      </w:ins>
      <m:oMath>
        <m:r>
          <m:t>X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maps each covariate value</w:t>
        </w:r>
      </w:ins>
      <w:ins w:id="83" w:author="PR Preview" w:date="2026-01-01T00:00:00Z">
        <w:r>
          <w:t xml:space="preserve"> </w:t>
        </w:r>
      </w:ins>
      <m:oMath>
        <m:r>
          <m:t>x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to the mean of</w:t>
        </w:r>
      </w:ins>
      <w:ins w:id="86" w:author="PR Preview" w:date="2026-01-01T00:00:00Z">
        <w:r>
          <w:t xml:space="preserve"> </w:t>
        </w:r>
      </w:ins>
      <m:oMath>
        <m:r>
          <m:t>Y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given</w:t>
        </w:r>
      </w:ins>
      <w:ins w:id="8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90" w:author="PR Preview" w:date="2026-01-01T00:00:00Z">
        <w:r>
          <w:t xml:space="preserve">:</w:t>
        </w:r>
      </w:ins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ins w:id="91" w:author="PR Preview" w:date="2026-01-01T00:00:00Z">
        <w:r>
          <w:rPr>
            <w:b/>
            <w:bCs/>
          </w:rPr>
          <w:t xml:space="preserve">Definition 6 (Mean-function model family)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rPr>
            <w:b/>
            <w:bCs/>
          </w:rPr>
          <w:t xml:space="preserve">mean-function model family</w:t>
        </w:r>
      </w:ins>
      <w:ins w:id="9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is a set of functions,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each of which maps a</w:t>
        </w:r>
      </w:ins>
      <w:ins w:id="101" w:author="PR Preview" w:date="2026-01-01T00:00:00Z">
        <w:r>
          <w:t xml:space="preserve"> </w:t>
        </w:r>
      </w:ins>
      <w:hyperlink w:anchor="def-covariate">
        <w:ins w:id="102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value</w:t>
        </w:r>
      </w:ins>
      <w:ins w:id="105" w:author="PR Preview" w:date="2026-01-01T00:00:00Z">
        <w:r>
          <w:t xml:space="preserve"> </w:t>
        </w:r>
      </w:ins>
      <m:oMath>
        <m:r>
          <m:t>x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to a candidate for the value</w:t>
        </w:r>
      </w:ins>
      <w:ins w:id="108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of the</w:t>
        </w:r>
      </w:ins>
      <w:ins w:id="111" w:author="PR Preview" w:date="2026-01-01T00:00:00Z">
        <w:r>
          <w:t xml:space="preserve"> </w:t>
        </w:r>
      </w:ins>
      <w:hyperlink w:anchor="def-mean-function">
        <w:ins w:id="112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at</w:t>
        </w:r>
      </w:ins>
      <w:ins w:id="115" w:author="PR Preview" w:date="2026-01-01T00:00:00Z">
        <w:r>
          <w:t xml:space="preserve"> </w:t>
        </w:r>
      </w:ins>
      <m:oMath>
        <m:r>
          <m:t>x</m:t>
        </m:r>
      </m:oMath>
      <w:ins w:id="116" w:author="PR Preview" w:date="2026-01-01T00:00:00Z">
        <w:r>
          <w:t xml:space="preserve">.</w:t>
        </w:r>
      </w:ins>
    </w:p>
    <w:bookmarkEnd w:id="23"/>
    <w:bookmarkStart w:id="24" w:name="exm-model-family"/>
    <w:p>
      <w:pPr>
        <w:pStyle w:val="BodyText"/>
      </w:pPr>
      <w:ins w:id="117" w:author="PR Preview" w:date="2026-01-01T00:00:00Z">
        <w:r>
          <w:rPr>
            <w:b/>
            <w:bCs/>
          </w:rPr>
          <w:t xml:space="preserve">Example 3 (Polynomials of degree at most</w:t>
        </w:r>
      </w:ins>
      <w:ins w:id="118" w:author="PR Preview" w:date="2026-01-01T00:00:00Z">
        <w:r>
          <w:rPr>
            <w:b/>
            <w:bCs/>
          </w:rPr>
          <w:t xml:space="preserve"> </w:t>
        </w:r>
      </w:ins>
      <m:oMath>
        <m:r>
          <m:t>d</m:t>
        </m:r>
      </m:oMath>
      <w:ins w:id="119" w:author="PR Preview" w:date="2026-01-01T00:00:00Z">
        <w:r>
          <w:rPr>
            <w:b/>
            <w:bCs/>
          </w:rPr>
          <w:t xml:space="preserve">)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The polynomials of degree at most</w:t>
        </w:r>
      </w:ins>
      <w:ins w:id="122" w:author="PR Preview" w:date="2026-01-01T00:00:00Z">
        <w:r>
          <w:t xml:space="preserve"> </w:t>
        </w:r>
      </w:ins>
      <m:oMath>
        <m:r>
          <m:t>d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form a</w:t>
        </w:r>
      </w:ins>
      <w:ins w:id="125" w:author="PR Preview" w:date="2026-01-01T00:00:00Z">
        <w:r>
          <w:t xml:space="preserve"> </w:t>
        </w:r>
      </w:ins>
      <w:hyperlink w:anchor="def-model-family">
        <w:ins w:id="126" w:author="PR Preview" w:date="2026-01-01T00:00:00Z">
          <w:r>
            <w:rPr>
              <w:rStyle w:val="Hyperlink"/>
            </w:rPr>
            <w:t xml:space="preserve">mean-function model family</w:t>
          </w:r>
        </w:ins>
      </w:hyperlink>
      <w:ins w:id="1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28" w:author="PR Preview" w:date="2026-01-01T00:00:00Z">
        <w:r>
          <w:t xml:space="preserve">: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each polynomial maps a</w:t>
        </w:r>
      </w:ins>
      <w:ins w:id="131" w:author="PR Preview" w:date="2026-01-01T00:00:00Z">
        <w:r>
          <w:t xml:space="preserve"> </w:t>
        </w:r>
      </w:ins>
      <w:hyperlink w:anchor="def-covariate">
        <w:ins w:id="132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value</w:t>
        </w:r>
      </w:ins>
      <w:ins w:id="135" w:author="PR Preview" w:date="2026-01-01T00:00:00Z">
        <w:r>
          <w:t xml:space="preserve"> </w:t>
        </w:r>
      </w:ins>
      <m:oMath>
        <m:r>
          <m:t>x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to a candidate for the value of the</w:t>
        </w:r>
      </w:ins>
      <w:ins w:id="138" w:author="PR Preview" w:date="2026-01-01T00:00:00Z">
        <w:r>
          <w:t xml:space="preserve"> </w:t>
        </w:r>
      </w:ins>
      <w:hyperlink w:anchor="def-mean-function">
        <w:ins w:id="139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at</w:t>
        </w:r>
      </w:ins>
      <w:ins w:id="142" w:author="PR Preview" w:date="2026-01-01T00:00:00Z">
        <w:r>
          <w:t xml:space="preserve"> </w:t>
        </w:r>
      </w:ins>
      <m:oMath>
        <m:r>
          <m:t>x</m:t>
        </m:r>
      </m:oMath>
      <w:ins w:id="143" w:author="PR Preview" w:date="2026-01-01T00:00:00Z">
        <w:r>
          <w:t xml:space="preserve">,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and the members differ in their coefficients.</w:t>
        </w:r>
      </w:ins>
    </w:p>
    <w:bookmarkEnd w:id="24"/>
    <w:bookmarkStart w:id="26" w:name="def-objective-function"/>
    <w:p>
      <w:pPr>
        <w:pStyle w:val="BodyText"/>
      </w:pPr>
      <w:ins w:id="146" w:author="PR Preview" w:date="2026-01-01T00:00:00Z">
        <w:r>
          <w:rPr>
            <w:b/>
            <w:bCs/>
          </w:rPr>
          <w:t xml:space="preserve">Definition 7 (Objective function)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An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rPr>
            <w:b/>
            <w:bCs/>
          </w:rPr>
          <w:t xml:space="preserve">objective function</w:t>
        </w:r>
      </w:ins>
      <w:ins w:id="15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J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is a rule that gives each member</w:t>
        </w:r>
      </w:ins>
      <w:ins w:id="154" w:author="PR Preview" w:date="2026-01-01T00:00:00Z">
        <w:r>
          <w:t xml:space="preserve"> </w:t>
        </w:r>
      </w:ins>
      <m:oMath>
        <m:r>
          <m:t>h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of a</w:t>
        </w:r>
      </w:ins>
      <w:ins w:id="157" w:author="PR Preview" w:date="2026-01-01T00:00:00Z">
        <w:r>
          <w:t xml:space="preserve"> </w:t>
        </w:r>
      </w:ins>
      <w:hyperlink w:anchor="def-model-family">
        <w:ins w:id="158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15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a number computed from a</w:t>
        </w:r>
      </w:ins>
      <w:ins w:id="162" w:author="PR Preview" w:date="2026-01-01T00:00:00Z">
        <w:r>
          <w:t xml:space="preserve"> </w:t>
        </w:r>
      </w:ins>
      <w:hyperlink w:anchor="def-data-set">
        <w:ins w:id="163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6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65" w:author="PR Preview" w:date="2026-01-01T00:00:00Z">
        <w:r>
          <w:t xml:space="preserve">,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where a smaller number means a better fit to the data:</w:t>
        </w:r>
      </w:ins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del w:id="168" w:author="PR Preview" w:date="2026-01-01T00:00:00Z">
        <w:r>
          <w:rPr>
            <w:b/>
            <w:bCs/>
          </w:rPr>
          <w:delText xml:space="preserve">Definition 7 (Optimization algorithm)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An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rPr>
            <w:b/>
            <w:bCs/>
          </w:rPr>
          <w:delText xml:space="preserve">optimization algorithm</w:delText>
        </w:r>
      </w:del>
      <w:del w:id="17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A</m:t>
        </m:r>
      </m:oMath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is a step-by-step procedure that searches a</w:delText>
        </w:r>
      </w:del>
      <w:del w:id="176" w:author="PR Preview" w:date="2026-01-01T00:00:00Z">
        <w:r>
          <w:delText xml:space="preserve"> </w:delText>
        </w:r>
      </w:del>
      <w:hyperlink w:anchor="def-model-family">
        <w:del w:id="177" w:author="PR Preview" w:date="2026-01-01T00:00:00Z">
          <w:r>
            <w:rPr>
              <w:rStyle w:val="Hyperlink"/>
            </w:rPr>
            <w:delText xml:space="preserve">model family</w:delText>
          </w:r>
        </w:del>
      </w:hyperlink>
      <w:del w:id="17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for a member</w:delText>
        </w:r>
      </w:del>
      <w:del w:id="181" w:author="PR Preview" w:date="2026-01-01T00:00:00Z">
        <w:r>
          <w:delText xml:space="preserve"> </w:delText>
        </w:r>
      </w:del>
      <m:oMath>
        <m:r>
          <m:t>h</m:t>
        </m:r>
      </m:oMath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with a small value of an</w:delText>
        </w:r>
      </w:del>
      <w:del w:id="184" w:author="PR Preview" w:date="2026-01-01T00:00:00Z">
        <w:r>
          <w:delText xml:space="preserve"> </w:delText>
        </w:r>
      </w:del>
      <w:hyperlink w:anchor="def-objective-function">
        <w:del w:id="185" w:author="PR Preview" w:date="2026-01-01T00:00:00Z">
          <w:r>
            <w:rPr>
              <w:rStyle w:val="Hyperlink"/>
            </w:rPr>
            <w:delText xml:space="preserve">objective function</w:delText>
          </w:r>
        </w:del>
      </w:hyperlink>
      <w:del w:id="18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J</m:t>
        </m:r>
      </m:oMath>
      <w:del w:id="187" w:author="PR Preview" w:date="2026-01-01T00:00:00Z">
        <w:r>
          <w:delText xml:space="preserve">:</w:delText>
        </w:r>
      </w:del>
    </w:p>
    <w:p>
      <w:pPr>
        <w:pStyle w:val="BodyText"/>
      </w:pPr>
      <w:ins w:id="188" w:author="PR Preview" w:date="2026-01-01T00:00:00Z">
        <w:r>
          <w:rPr>
            <w:b/>
            <w:bCs/>
          </w:rPr>
          <w:t xml:space="preserve">Definition 8 (Optimization algorithm)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An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rPr>
            <w:b/>
            <w:bCs/>
          </w:rPr>
          <w:t xml:space="preserve">optimization algorithm</w:t>
        </w:r>
      </w:ins>
      <w:ins w:id="19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A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is a step-by-step procedure that searches a</w:t>
        </w:r>
      </w:ins>
      <w:ins w:id="196" w:author="PR Preview" w:date="2026-01-01T00:00:00Z">
        <w:r>
          <w:t xml:space="preserve"> </w:t>
        </w:r>
      </w:ins>
      <w:hyperlink w:anchor="def-model-family">
        <w:ins w:id="197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1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for a member</w:t>
        </w:r>
      </w:ins>
      <w:ins w:id="201" w:author="PR Preview" w:date="2026-01-01T00:00:00Z">
        <w:r>
          <w:t xml:space="preserve"> </w:t>
        </w:r>
      </w:ins>
      <m:oMath>
        <m:r>
          <m:t>h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with a small value of an</w:t>
        </w:r>
      </w:ins>
      <w:ins w:id="204" w:author="PR Preview" w:date="2026-01-01T00:00:00Z">
        <w:r>
          <w:t xml:space="preserve"> </w:t>
        </w:r>
      </w:ins>
      <w:hyperlink w:anchor="def-objective-function">
        <w:ins w:id="205" w:author="PR Preview" w:date="2026-01-01T00:00:00Z">
          <w:r>
            <w:rPr>
              <w:rStyle w:val="Hyperlink"/>
            </w:rPr>
            <w:t xml:space="preserve">objective function</w:t>
          </w:r>
        </w:ins>
      </w:hyperlink>
      <w:ins w:id="20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J</m:t>
        </m:r>
      </m:oMath>
      <w:ins w:id="207" w:author="PR Preview" w:date="2026-01-01T00:00:00Z">
        <w:r>
          <w:t xml:space="preserve">:</w:t>
        </w:r>
      </w:ins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del w:id="208" w:author="PR Preview" w:date="2026-01-01T00:00:00Z">
        <w:r>
          <w:rPr>
            <w:b/>
            <w:bCs/>
          </w:rPr>
          <w:delText xml:space="preserve">Definition 8 (Random seed)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A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rPr>
            <w:b/>
            <w:bCs/>
          </w:rPr>
          <w:delText xml:space="preserve">random seed</w:delText>
        </w:r>
      </w:del>
      <w:del w:id="213" w:author="PR Preview" w:date="2026-01-01T00:00:00Z">
        <w:r>
          <w:delText xml:space="preserve"> </w:delText>
        </w:r>
      </w:del>
      <m:oMath>
        <m:r>
          <m:rPr>
            <m:scr m:val="fraktur"/>
            <m:sty m:val="p"/>
          </m:rPr>
          <m:t>s</m:t>
        </m:r>
      </m:oMath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is a number that fixes the sequence of random numbers a computer generates: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the same seed gives the same sequence.</w:delText>
        </w:r>
      </w:del>
    </w:p>
    <w:p>
      <w:pPr>
        <w:pStyle w:val="BodyText"/>
      </w:pPr>
      <w:ins w:id="218" w:author="PR Preview" w:date="2026-01-01T00:00:00Z">
        <w:r>
          <w:rPr>
            <w:b/>
            <w:bCs/>
          </w:rPr>
          <w:t xml:space="preserve">Definition 9 (Random seed)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A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rPr>
            <w:b/>
            <w:bCs/>
          </w:rPr>
          <w:t xml:space="preserve">random seed</w:t>
        </w:r>
      </w:ins>
      <w:ins w:id="223" w:author="PR Preview" w:date="2026-01-01T00:00:00Z">
        <w:r>
          <w:t xml:space="preserve"> </w:t>
        </w:r>
      </w:ins>
      <m:oMath>
        <m:r>
          <m:rPr>
            <m:scr m:val="fraktur"/>
            <m:sty m:val="p"/>
          </m:rPr>
          <m:t>s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is a number that fixes the sequence of random numbers a computer generates: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the same seed gives the same sequence.</w:t>
        </w:r>
      </w:ins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del w:id="228" w:author="PR Preview" w:date="2026-01-01T00:00:00Z">
        <w:r>
          <w:rPr>
            <w:b/>
            <w:bCs/>
          </w:rPr>
          <w:delText xml:space="preserve">Definition 9 (Preprocessing)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The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rPr>
            <w:b/>
            <w:bCs/>
          </w:rPr>
          <w:delText xml:space="preserve">preprocessing</w:delText>
        </w:r>
      </w:del>
      <w:del w:id="233" w:author="PR Preview" w:date="2026-01-01T00:00:00Z">
        <w:r>
          <w:delText xml:space="preserve"> </w:delText>
        </w:r>
      </w:del>
      <m:oMath>
        <m:r>
          <m:t>ϕ</m:t>
        </m:r>
      </m:oMath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of a fitting procedure is the map from</w:delText>
        </w:r>
      </w:del>
      <w:del w:id="236" w:author="PR Preview" w:date="2026-01-01T00:00:00Z">
        <w:r>
          <w:delText xml:space="preserve"> </w:delText>
        </w:r>
      </w:del>
      <w:hyperlink w:anchor="def-covariate">
        <w:del w:id="237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values</w:delText>
        </w:r>
      </w:del>
      <w:del w:id="240" w:author="PR Preview" w:date="2026-01-01T00:00:00Z">
        <w:r>
          <w:delText xml:space="preserve"> </w:delText>
        </w:r>
      </w:del>
      <m:oMath>
        <m:r>
          <m:t>x</m:t>
        </m:r>
      </m:oMath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to the features</w:delText>
        </w:r>
      </w:del>
      <w:del w:id="243" w:author="PR Preview" w:date="2026-01-01T00:00:00Z">
        <w:r>
          <w:delText xml:space="preserve"> </w:delText>
        </w:r>
      </w:del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that the procedure’s</w:delText>
        </w:r>
      </w:del>
      <w:del w:id="246" w:author="PR Preview" w:date="2026-01-01T00:00:00Z">
        <w:r>
          <w:delText xml:space="preserve"> </w:delText>
        </w:r>
      </w:del>
      <w:hyperlink w:anchor="def-model-family">
        <w:del w:id="247" w:author="PR Preview" w:date="2026-01-01T00:00:00Z">
          <w:r>
            <w:rPr>
              <w:rStyle w:val="Hyperlink"/>
            </w:rPr>
            <w:delText xml:space="preserve">model family</w:delText>
          </w:r>
        </w:del>
      </w:hyperlink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uses as inputs.</w:delText>
        </w:r>
      </w:del>
    </w:p>
    <w:p>
      <w:pPr>
        <w:pStyle w:val="BodyText"/>
      </w:pPr>
      <w:ins w:id="250" w:author="PR Preview" w:date="2026-01-01T00:00:00Z">
        <w:r>
          <w:rPr>
            <w:b/>
            <w:bCs/>
          </w:rPr>
          <w:t xml:space="preserve">Definition 10 (Preprocessing)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The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rPr>
            <w:b/>
            <w:bCs/>
          </w:rPr>
          <w:t xml:space="preserve">preprocessing</w:t>
        </w:r>
      </w:ins>
      <w:ins w:id="255" w:author="PR Preview" w:date="2026-01-01T00:00:00Z">
        <w:r>
          <w:t xml:space="preserve"> </w:t>
        </w:r>
      </w:ins>
      <m:oMath>
        <m:r>
          <m:t>ϕ</m:t>
        </m:r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of a fitting procedure is the map from</w:t>
        </w:r>
      </w:ins>
      <w:ins w:id="258" w:author="PR Preview" w:date="2026-01-01T00:00:00Z">
        <w:r>
          <w:t xml:space="preserve"> </w:t>
        </w:r>
      </w:ins>
      <w:hyperlink w:anchor="def-covariate">
        <w:ins w:id="259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values</w:t>
        </w:r>
      </w:ins>
      <w:ins w:id="262" w:author="PR Preview" w:date="2026-01-01T00:00:00Z">
        <w:r>
          <w:t xml:space="preserve"> </w:t>
        </w:r>
      </w:ins>
      <m:oMath>
        <m:r>
          <m:t>x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to the features</w:t>
        </w:r>
      </w:ins>
      <w:ins w:id="265" w:author="PR Preview" w:date="2026-01-01T00:00:00Z">
        <w:r>
          <w:t xml:space="preserve"> </w:t>
        </w:r>
      </w:ins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that the procedure’s</w:t>
        </w:r>
      </w:ins>
      <w:ins w:id="268" w:author="PR Preview" w:date="2026-01-01T00:00:00Z">
        <w:r>
          <w:t xml:space="preserve"> </w:t>
        </w:r>
      </w:ins>
      <w:hyperlink w:anchor="def-model-family">
        <w:ins w:id="269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uses as inputs.</w:t>
        </w:r>
      </w:ins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del w:id="272" w:author="PR Preview" w:date="2026-01-01T00:00:00Z">
        <w:r>
          <w:rPr>
            <w:b/>
            <w:bCs/>
          </w:rPr>
          <w:delText xml:space="preserve">Definition 10 (Fitted model)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A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rPr>
            <w:b/>
            <w:bCs/>
          </w:rPr>
          <w:delText xml:space="preserve">fitted model</w:delText>
        </w:r>
      </w:del>
      <w:del w:id="27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h</m:t>
            </m:r>
          </m:e>
        </m:acc>
      </m:oMath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is a member of a</w:delText>
        </w:r>
      </w:del>
      <w:del w:id="280" w:author="PR Preview" w:date="2026-01-01T00:00:00Z">
        <w:r>
          <w:delText xml:space="preserve"> </w:delText>
        </w:r>
      </w:del>
      <w:hyperlink w:anchor="def-model-family">
        <w:del w:id="281" w:author="PR Preview" w:date="2026-01-01T00:00:00Z">
          <w:r>
            <w:rPr>
              <w:rStyle w:val="Hyperlink"/>
            </w:rPr>
            <w:delText xml:space="preserve">model family</w:delText>
          </w:r>
        </w:del>
      </w:hyperlink>
      <w:del w:id="28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that has been chosen to describe a</w:delText>
        </w:r>
      </w:del>
      <w:del w:id="285" w:author="PR Preview" w:date="2026-01-01T00:00:00Z">
        <w:r>
          <w:delText xml:space="preserve"> </w:delText>
        </w:r>
      </w:del>
      <w:hyperlink w:anchor="def-data-set">
        <w:del w:id="286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28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288" w:author="PR Preview" w:date="2026-01-01T00:00:00Z">
        <w:r>
          <w:delText xml:space="preserve">.</w:delText>
        </w:r>
      </w:del>
    </w:p>
    <w:p>
      <w:pPr>
        <w:pStyle w:val="BodyText"/>
      </w:pPr>
      <w:ins w:id="289" w:author="PR Preview" w:date="2026-01-01T00:00:00Z">
        <w:r>
          <w:rPr>
            <w:b/>
            <w:bCs/>
          </w:rPr>
          <w:t xml:space="preserve">Definition 11 (Fitted model)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A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rPr>
            <w:b/>
            <w:bCs/>
          </w:rPr>
          <w:t xml:space="preserve">fitted model</w:t>
        </w:r>
      </w:ins>
      <w:ins w:id="29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h</m:t>
            </m:r>
          </m:e>
        </m:acc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is a member of a</w:t>
        </w:r>
      </w:ins>
      <w:ins w:id="297" w:author="PR Preview" w:date="2026-01-01T00:00:00Z">
        <w:r>
          <w:t xml:space="preserve"> </w:t>
        </w:r>
      </w:ins>
      <w:hyperlink w:anchor="def-model-family">
        <w:ins w:id="298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29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that has been chosen to describe a</w:t>
        </w:r>
      </w:ins>
      <w:ins w:id="302" w:author="PR Preview" w:date="2026-01-01T00:00:00Z">
        <w:r>
          <w:t xml:space="preserve"> </w:t>
        </w:r>
      </w:ins>
      <w:hyperlink w:anchor="def-data-set">
        <w:ins w:id="303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30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305" w:author="PR Preview" w:date="2026-01-01T00:00:00Z">
        <w:r>
          <w:t xml:space="preserve">.</w:t>
        </w:r>
      </w:ins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del w:id="306" w:author="PR Preview" w:date="2026-01-01T00:00:00Z">
        <w:r>
          <w:rPr>
            <w:b/>
            <w:bCs/>
          </w:rPr>
          <w:delText xml:space="preserve">Definition 11 (Fitting procedure)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A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rPr>
            <w:b/>
            <w:bCs/>
          </w:rPr>
          <w:delText xml:space="preserve">fitting procedure</w:delText>
        </w:r>
      </w:del>
      <w:del w:id="311" w:author="PR Preview" w:date="2026-01-01T00:00:00Z">
        <w:r>
          <w:delText xml:space="preserve"> </w:delText>
        </w:r>
      </w:del>
      <m:oMath>
        <m:r>
          <m:t>g</m:t>
        </m:r>
      </m:oMath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is a</w:delText>
        </w:r>
      </w:del>
      <w:del w:id="314" w:author="PR Preview" w:date="2026-01-01T00:00:00Z">
        <w:r>
          <w:delText xml:space="preserve"> </w:delText>
        </w:r>
      </w:del>
      <w:hyperlink r:id="rId40">
        <w:del w:id="31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that,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given any</w:delText>
        </w:r>
      </w:del>
      <w:del w:id="320" w:author="PR Preview" w:date="2026-01-01T00:00:00Z">
        <w:r>
          <w:delText xml:space="preserve"> </w:delText>
        </w:r>
      </w:del>
      <w:hyperlink w:anchor="def-data-set">
        <w:del w:id="321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32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323" w:author="PR Preview" w:date="2026-01-01T00:00:00Z">
        <w:r>
          <w:delText xml:space="preserve">,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produces the</w:delText>
        </w:r>
      </w:del>
      <w:del w:id="326" w:author="PR Preview" w:date="2026-01-01T00:00:00Z">
        <w:r>
          <w:delText xml:space="preserve"> </w:delText>
        </w:r>
      </w:del>
      <w:hyperlink w:anchor="def-fitted-model">
        <w:del w:id="327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2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del w:id="329" w:author="PR Preview" w:date="2026-01-01T00:00:00Z">
        <w:r>
          <w:delText xml:space="preserve">:</w:delText>
        </w:r>
      </w:del>
    </w:p>
    <w:p>
      <w:pPr>
        <w:pStyle w:val="BodyText"/>
      </w:pPr>
      <w:ins w:id="330" w:author="PR Preview" w:date="2026-01-01T00:00:00Z">
        <w:r>
          <w:rPr>
            <w:b/>
            <w:bCs/>
          </w:rPr>
          <w:t xml:space="preserve">Definition 12 (Fitting procedure)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A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rPr>
            <w:b/>
            <w:bCs/>
          </w:rPr>
          <w:t xml:space="preserve">fitting procedure</w:t>
        </w:r>
      </w:ins>
      <w:ins w:id="335" w:author="PR Preview" w:date="2026-01-01T00:00:00Z">
        <w:r>
          <w:t xml:space="preserve"> </w:t>
        </w:r>
      </w:ins>
      <m:oMath>
        <m:r>
          <m:t>g</m:t>
        </m:r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is a</w:t>
        </w:r>
      </w:ins>
      <w:ins w:id="338" w:author="PR Preview" w:date="2026-01-01T00:00:00Z">
        <w:r>
          <w:t xml:space="preserve"> </w:t>
        </w:r>
      </w:ins>
      <w:hyperlink r:id="rId40">
        <w:ins w:id="33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that,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given any</w:t>
        </w:r>
      </w:ins>
      <w:ins w:id="344" w:author="PR Preview" w:date="2026-01-01T00:00:00Z">
        <w:r>
          <w:t xml:space="preserve"> </w:t>
        </w:r>
      </w:ins>
      <w:hyperlink w:anchor="def-data-set">
        <w:ins w:id="345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34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347" w:author="PR Preview" w:date="2026-01-01T00:00:00Z">
        <w:r>
          <w:t xml:space="preserve">,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produces the</w:t>
        </w:r>
      </w:ins>
      <w:ins w:id="350" w:author="PR Preview" w:date="2026-01-01T00:00:00Z">
        <w:r>
          <w:t xml:space="preserve"> </w:t>
        </w:r>
      </w:ins>
      <w:hyperlink w:anchor="def-fitted-model">
        <w:ins w:id="351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5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ins w:id="353" w:author="PR Preview" w:date="2026-01-01T00:00:00Z">
        <w:r>
          <w:t xml:space="preserve">:</w:t>
        </w:r>
      </w:ins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del w:id="354" w:author="PR Preview" w:date="2026-01-01T00:00:00Z">
        <w:r>
          <w:rPr>
            <w:b/>
            <w:bCs/>
          </w:rPr>
          <w:delText xml:space="preserve">Definition 12 (Training set)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A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rPr>
            <w:b/>
            <w:bCs/>
          </w:rPr>
          <w:delText xml:space="preserve">training set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is the data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to which a</w:delText>
        </w:r>
      </w:del>
      <w:del w:id="363" w:author="PR Preview" w:date="2026-01-01T00:00:00Z">
        <w:r>
          <w:delText xml:space="preserve"> </w:delText>
        </w:r>
      </w:del>
      <w:hyperlink w:anchor="def-fitting-procedure">
        <w:del w:id="36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is applied:</w:delText>
        </w:r>
      </w:del>
      <w:del w:id="367" w:author="PR Preview" w:date="2026-01-01T00:00:00Z">
        <w:r>
          <w:delText xml:space="preserve"> </w:delText>
        </w:r>
      </w:del>
      <m:oMath>
        <m:r>
          <m:t>n</m:t>
        </m:r>
      </m:oMath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observations,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written as an ordered list indexed by a set</w:delText>
        </w:r>
      </w:del>
      <w:del w:id="372" w:author="PR Preview" w:date="2026-01-01T00:00:00Z">
        <w:r>
          <w:delText xml:space="preserve"> </w:delText>
        </w:r>
      </w:del>
      <m:oMath>
        <m:r>
          <m:t>I</m:t>
        </m:r>
      </m:oMath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of</w:delText>
        </w:r>
      </w:del>
      <w:del w:id="375" w:author="PR Preview" w:date="2026-01-01T00:00:00Z">
        <w:r>
          <w:delText xml:space="preserve"> </w:delText>
        </w:r>
      </w:del>
      <m:oMath>
        <m:r>
          <m:t>n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observation numbers:</w:delText>
        </w:r>
      </w:del>
    </w:p>
    <w:p>
      <w:pPr>
        <w:pStyle w:val="BodyText"/>
      </w:pPr>
      <w:bookmarkStart w:id="42" w:name="eq-training-set"/>
      <w:del w:id="378" w:author="PR Preview" w:date="2026-01-01T00:00:00Z">
        <w:r>
          <w:delTex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delText>
        </w:r>
      </w:del>
      <w:bookmarkEnd w:id="42"/>
    </w:p>
    <w:p>
      <w:pPr>
        <w:pStyle w:val="FirstParagraph"/>
      </w:pPr>
      <w:ins w:id="379" w:author="PR Preview" w:date="2026-01-01T00:00:00Z">
        <w:r>
          <w:rPr>
            <w:b/>
            <w:bCs/>
          </w:rPr>
          <w:t xml:space="preserve">Definition 13 (Training set)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A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rPr>
            <w:b/>
            <w:bCs/>
          </w:rPr>
          <w:t xml:space="preserve">training set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is the data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to which a</w:t>
        </w:r>
      </w:ins>
      <w:ins w:id="388" w:author="PR Preview" w:date="2026-01-01T00:00:00Z">
        <w:r>
          <w:t xml:space="preserve"> </w:t>
        </w:r>
      </w:ins>
      <w:hyperlink w:anchor="def-fitting-procedure">
        <w:ins w:id="38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is applied:</w:t>
        </w:r>
      </w:ins>
      <w:ins w:id="392" w:author="PR Preview" w:date="2026-01-01T00:00:00Z">
        <w:r>
          <w:t xml:space="preserve"> </w:t>
        </w:r>
      </w:ins>
      <m:oMath>
        <m:r>
          <m:t>n</m:t>
        </m:r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observations,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written as an ordered list indexed by a set</w:t>
        </w:r>
      </w:ins>
      <w:ins w:id="397" w:author="PR Preview" w:date="2026-01-01T00:00:00Z">
        <w:r>
          <w:t xml:space="preserve"> </w:t>
        </w:r>
      </w:ins>
      <m:oMath>
        <m:r>
          <m:t>I</m:t>
        </m:r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of</w:t>
        </w:r>
      </w:ins>
      <w:ins w:id="400" w:author="PR Preview" w:date="2026-01-01T00:00:00Z">
        <w:r>
          <w:t xml:space="preserve"> </w:t>
        </w:r>
      </w:ins>
      <m:oMath>
        <m:r>
          <m:t>n</m:t>
        </m:r>
      </m:oMath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observation numbers:</w:t>
        </w:r>
      </w:ins>
    </w:p>
    <w:p>
      <w:pPr>
        <w:pStyle w:val="BodyText"/>
      </w:pPr>
      <w:bookmarkStart w:id="44" w:name="eq-training-set"/>
      <w:ins w:id="403" w:author="PR Preview" w:date="2026-01-01T00:00:00Z">
        <w:r>
  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  </w:r>
      </w:ins>
      <w:bookmarkEnd w:id="44"/>
    </w:p>
    <w:bookmarkEnd w:id="45"/>
    <w:bookmarkStart w:id="46" w:name="rem-source-training-se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del w:id="404" w:author="PR Preview" w:date="2026-01-01T00:00:00Z">
        <w:r>
          <w:rPr>
            <w:b/>
            <w:bCs/>
          </w:rPr>
          <w:delText xml:space="preserve">Definition 13 (Prediction rule)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The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rPr>
            <w:b/>
            <w:bCs/>
          </w:rPr>
          <w:delText xml:space="preserve">prediction rule</w:delText>
        </w:r>
      </w:del>
      <w:del w:id="40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that a</w:delText>
        </w:r>
      </w:del>
      <w:del w:id="412" w:author="PR Preview" w:date="2026-01-01T00:00:00Z">
        <w:r>
          <w:delText xml:space="preserve"> </w:delText>
        </w:r>
      </w:del>
      <w:hyperlink w:anchor="def-fitting-procedure">
        <w:del w:id="413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414" w:author="PR Preview" w:date="2026-01-01T00:00:00Z">
        <w:r>
          <w:delText xml:space="preserve"> </w:delText>
        </w:r>
      </w:del>
      <m:oMath>
        <m:r>
          <m:t>g</m:t>
        </m:r>
      </m:oMath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produces from a</w:delText>
        </w:r>
      </w:del>
      <w:del w:id="417" w:author="PR Preview" w:date="2026-01-01T00:00:00Z">
        <w:r>
          <w:delText xml:space="preserve"> </w:delText>
        </w:r>
      </w:del>
      <w:hyperlink w:anchor="def-training-set">
        <w:del w:id="41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1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is the function that maps each covariate value</w:delText>
        </w:r>
      </w:del>
      <w:del w:id="422" w:author="PR Preview" w:date="2026-01-01T00:00:00Z">
        <w:r>
          <w:delText xml:space="preserve"> </w:delText>
        </w:r>
      </w:del>
      <m:oMath>
        <m:r>
          <m:t>x</m:t>
        </m:r>
      </m:oMath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to the</w:delText>
        </w:r>
      </w:del>
      <w:del w:id="425" w:author="PR Preview" w:date="2026-01-01T00:00:00Z">
        <w:r>
          <w:delText xml:space="preserve"> </w:delText>
        </w:r>
      </w:del>
      <w:hyperlink r:id="rId18">
        <w:del w:id="426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that</w:delText>
        </w:r>
      </w:del>
      <w:del w:id="429" w:author="PR Preview" w:date="2026-01-01T00:00:00Z">
        <w:r>
          <w:delText xml:space="preserve"> </w:delText>
        </w:r>
      </w:del>
      <m:oMath>
        <m:r>
          <m:t>g</m:t>
        </m:r>
      </m:oMath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computes from</w:delText>
        </w:r>
      </w:del>
      <w:del w:id="432" w:author="PR Preview" w:date="2026-01-01T00:00:00Z">
        <w:r>
          <w:delText xml:space="preserve"> </w:delText>
        </w:r>
      </w:del>
      <m:oMath>
        <m:r>
          <m:t>x</m:t>
        </m:r>
      </m:oMath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and</w:delText>
        </w:r>
      </w:del>
      <w:del w:id="43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36" w:author="PR Preview" w:date="2026-01-01T00:00:00Z">
        <w:r>
          <w:delText xml:space="preserve">:</w:delText>
        </w:r>
      </w:del>
    </w:p>
    <w:p>
      <w:pPr>
        <w:pStyle w:val="BodyText"/>
      </w:pPr>
      <w:bookmarkStart w:id="4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del w:id="437" w:author="PR Preview" w:date="2026-01-01T00:00:00Z">
        <w:r>
          <w:rPr>
            <w:b/>
            <w:bCs/>
          </w:rPr>
          <w:delText xml:space="preserve">Definition 14 (New observation)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A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rPr>
            <w:b/>
            <w:bCs/>
          </w:rPr>
          <w:delText xml:space="preserve">new observation</w:delText>
        </w:r>
      </w:del>
      <w:del w:id="44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relative to a</w:delText>
        </w:r>
      </w:del>
      <w:del w:id="445" w:author="PR Preview" w:date="2026-01-01T00:00:00Z">
        <w:r>
          <w:delText xml:space="preserve"> </w:delText>
        </w:r>
      </w:del>
      <w:hyperlink w:anchor="def-training-set">
        <w:del w:id="44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4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is a covariate value and an outcome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drawn from the same population as the observations of</w:delText>
        </w:r>
      </w:del>
      <w:del w:id="45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3" w:author="PR Preview" w:date="2026-01-01T00:00:00Z">
        <w:r>
          <w:delText xml:space="preserve">,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and</w:delText>
        </w:r>
      </w:del>
      <w:del w:id="456" w:author="PR Preview" w:date="2026-01-01T00:00:00Z">
        <w:r>
          <w:delText xml:space="preserve"> </w:delText>
        </w:r>
      </w:del>
      <w:hyperlink r:id="rId51">
        <w:del w:id="457" w:author="PR Preview" w:date="2026-01-01T00:00:00Z">
          <w:r>
            <w:rPr>
              <w:rStyle w:val="Hyperlink"/>
            </w:rPr>
            <w:delText xml:space="preserve">statistically independent</w:delText>
          </w:r>
        </w:del>
      </w:hyperlink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of</w:delText>
        </w:r>
      </w:del>
      <w:del w:id="4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61" w:author="PR Preview" w:date="2026-01-01T00:00:00Z">
        <w:r>
          <w:delText xml:space="preserve">.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The subscript</w:delText>
        </w:r>
      </w:del>
      <w:del w:id="464" w:author="PR Preview" w:date="2026-01-01T00:00:00Z">
        <w:r>
          <w:delText xml:space="preserve"> </w:delText>
        </w:r>
      </w:del>
      <m:oMath>
        <m:r>
          <m:rPr>
            <m:sty m:val="p"/>
          </m:rPr>
          <m:t>*</m:t>
        </m:r>
      </m:oMath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marks a quantity of the new observation,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as in</w:delText>
        </w:r>
      </w:del>
      <w:del w:id="46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and</w:delText>
        </w:r>
      </w:del>
      <w:del w:id="47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473" w:author="PR Preview" w:date="2026-01-01T00:00:00Z">
        <w:r>
          <w:delText xml:space="preserve">,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and distinguishes it from the indexed observations</w:delText>
        </w:r>
      </w:del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$(\mathord{\smash[b]{\underset{\raise.3ex\hbox{$\scriptstyle\sim$}}{x}}\vphantom{x}}_{i}, y_{i})$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of</w:delText>
        </w:r>
      </w:del>
      <w:del w:id="48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81" w:author="PR Preview" w:date="2026-01-01T00:00:00Z">
        <w:r>
          <w:delText xml:space="preserve">.</w:delText>
        </w:r>
      </w:del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It is the</w:delText>
        </w:r>
      </w:del>
      <w:del w:id="484" w:author="PR Preview" w:date="2026-01-01T00:00:00Z">
        <w:r>
          <w:delText xml:space="preserve"> </w:delText>
        </w:r>
      </w:del>
      <w:hyperlink r:id="rId52">
        <w:del w:id="485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of the pds notes,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where the data used to choose the</w:delText>
        </w:r>
      </w:del>
      <w:del w:id="490" w:author="PR Preview" w:date="2026-01-01T00:00:00Z">
        <w:r>
          <w:delText xml:space="preserve"> </w:delText>
        </w:r>
      </w:del>
      <w:hyperlink r:id="rId53">
        <w:del w:id="491" w:author="PR Preview" w:date="2026-01-01T00:00:00Z">
          <w:r>
            <w:rPr>
              <w:rStyle w:val="Hyperlink"/>
            </w:rPr>
            <w:delText xml:space="preserve">prediction function</w:delText>
          </w:r>
        </w:del>
      </w:hyperlink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is</w:delText>
        </w:r>
      </w:del>
      <w:del w:id="49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95" w:author="PR Preview" w:date="2026-01-01T00:00:00Z">
        <w:r>
          <w:delText xml:space="preserve">,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to which a</w:delText>
        </w:r>
      </w:del>
      <w:del w:id="498" w:author="PR Preview" w:date="2026-01-01T00:00:00Z">
        <w:r>
          <w:delText xml:space="preserve"> </w:delText>
        </w:r>
      </w:del>
      <w:hyperlink w:anchor="def-fitting-procedure">
        <w:del w:id="49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is applied.</w:delText>
        </w:r>
      </w:del>
    </w:p>
    <w:p>
      <w:pPr>
        <w:pStyle w:val="BodyText"/>
      </w:pPr>
      <w:del w:id="502" w:author="PR Preview" w:date="2026-01-01T00:00:00Z">
        <w:r>
          <w:rPr>
            <w:b/>
            <w:bCs/>
          </w:rPr>
          <w:delText xml:space="preserve">Example 10 (A new observation for the first five cars)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Take the first five cars of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rPr>
            <w:rStyle w:val="VerbatimChar"/>
          </w:rPr>
          <w:delText xml:space="preserve">mtcars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as the</w:delText>
        </w:r>
      </w:del>
      <w:del w:id="509" w:author="PR Preview" w:date="2026-01-01T00:00:00Z">
        <w:r>
          <w:delText xml:space="preserve"> </w:delText>
        </w:r>
      </w:del>
      <w:hyperlink w:anchor="def-training-set">
        <w:del w:id="51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11" w:author="PR Preview" w:date="2026-01-01T00:00:00Z">
        <w:r>
          <w:delText xml:space="preserve">,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with the gross horsepower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rPr>
            <w:rStyle w:val="VerbatimChar"/>
          </w:rPr>
          <w:delText xml:space="preserve">hp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and weight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rPr>
            <w:rStyle w:val="VerbatimChar"/>
          </w:rPr>
          <w:delText xml:space="preserve">wt</w:delText>
        </w:r>
      </w:del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as the covariate values and the fuel economy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rPr>
            <w:rStyle w:val="VerbatimChar"/>
          </w:rPr>
          <w:delText xml:space="preserve">mpg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as the outcome,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as in</w:delText>
        </w:r>
      </w:del>
      <w:del w:id="528" w:author="PR Preview" w:date="2026-01-01T00:00:00Z">
        <w:r>
          <w:delText xml:space="preserve"> </w:delText>
        </w:r>
      </w:del>
      <w:hyperlink w:anchor="exm-input-matrix">
        <w:del w:id="529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530" w:author="PR Preview" w:date="2026-01-01T00:00:00Z">
        <w:r>
          <w:delText xml:space="preserve">.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Treat the sixth car as a new observation: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a car from the same population that was not used to form the training set.</w:delText>
        </w:r>
      </w:del>
    </w:p>
    <w:p>
      <w:pPr>
        <w:pStyle w:val="BodyText"/>
      </w:pPr>
      <w:ins w:id="535" w:author="PR Preview" w:date="2026-01-01T00:00:00Z">
        <w:r>
          <w:rPr>
            <w:b/>
            <w:bCs/>
          </w:rPr>
          <w:t xml:space="preserve">Definition 14 (Prediction rule)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The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rPr>
            <w:b/>
            <w:bCs/>
          </w:rPr>
          <w:t xml:space="preserve">prediction rule</w:t>
        </w:r>
      </w:ins>
      <w:ins w:id="54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that a</w:t>
        </w:r>
      </w:ins>
      <w:ins w:id="543" w:author="PR Preview" w:date="2026-01-01T00:00:00Z">
        <w:r>
          <w:t xml:space="preserve"> </w:t>
        </w:r>
      </w:ins>
      <w:hyperlink w:anchor="def-fitting-procedure">
        <w:ins w:id="54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545" w:author="PR Preview" w:date="2026-01-01T00:00:00Z">
        <w:r>
          <w:t xml:space="preserve"> </w:t>
        </w:r>
      </w:ins>
      <m:oMath>
        <m:r>
          <m:t>g</m:t>
        </m:r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produces from a</w:t>
        </w:r>
      </w:ins>
      <w:ins w:id="548" w:author="PR Preview" w:date="2026-01-01T00:00:00Z">
        <w:r>
          <w:t xml:space="preserve"> </w:t>
        </w:r>
      </w:ins>
      <w:hyperlink w:anchor="def-training-set">
        <w:ins w:id="54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5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is the function that maps each covariate value</w:t>
        </w:r>
      </w:ins>
      <w:ins w:id="553" w:author="PR Preview" w:date="2026-01-01T00:00:00Z">
        <w:r>
          <w:t xml:space="preserve"> </w:t>
        </w:r>
      </w:ins>
      <m:oMath>
        <m:r>
          <m:t>x</m:t>
        </m:r>
      </m:oMath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to the</w:t>
        </w:r>
      </w:ins>
      <w:ins w:id="556" w:author="PR Preview" w:date="2026-01-01T00:00:00Z">
        <w:r>
          <w:t xml:space="preserve"> </w:t>
        </w:r>
      </w:ins>
      <w:hyperlink r:id="rId18">
        <w:ins w:id="557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that</w:t>
        </w:r>
      </w:ins>
      <w:ins w:id="560" w:author="PR Preview" w:date="2026-01-01T00:00:00Z">
        <w:r>
          <w:t xml:space="preserve"> </w:t>
        </w:r>
      </w:ins>
      <m:oMath>
        <m:r>
          <m:t>g</m:t>
        </m:r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computes from</w:t>
        </w:r>
      </w:ins>
      <w:ins w:id="563" w:author="PR Preview" w:date="2026-01-01T00:00:00Z">
        <w:r>
          <w:t xml:space="preserve"> </w:t>
        </w:r>
      </w:ins>
      <m:oMath>
        <m:r>
          <m:t>x</m:t>
        </m:r>
      </m:oMath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and</w:t>
        </w:r>
      </w:ins>
      <w:ins w:id="56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67" w:author="PR Preview" w:date="2026-01-01T00:00:00Z">
        <w:r>
          <w:t xml:space="preserve">:</w:t>
        </w:r>
      </w:ins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ins w:id="568" w:author="PR Preview" w:date="2026-01-01T00:00:00Z">
        <w:r>
          <w:rPr>
            <w:b/>
            <w:bCs/>
          </w:rPr>
          <w:t xml:space="preserve">Definition 15 (Prediction function family (hypothesis class, hypothesis space))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A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rPr>
            <w:b/>
            <w:bCs/>
          </w:rPr>
          <w:t xml:space="preserve">prediction function family</w:t>
        </w:r>
      </w:ins>
      <w:ins w:id="57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Y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(also called a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rPr>
            <w:b/>
            <w:bCs/>
          </w:rPr>
          <w:t xml:space="preserve">hypothesis class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or a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rPr>
            <w:b/>
            <w:bCs/>
          </w:rPr>
          <w:t xml:space="preserve">hypothesis space</w:t>
        </w:r>
      </w:ins>
      <w:ins w:id="582" w:author="PR Preview" w:date="2026-01-01T00:00:00Z">
        <w:r>
          <w:t xml:space="preserve">)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is a set of functions,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each of which maps a</w:t>
        </w:r>
      </w:ins>
      <w:ins w:id="587" w:author="PR Preview" w:date="2026-01-01T00:00:00Z">
        <w:r>
          <w:t xml:space="preserve"> </w:t>
        </w:r>
      </w:ins>
      <w:hyperlink w:anchor="def-covariate">
        <w:ins w:id="588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value</w:t>
        </w:r>
      </w:ins>
      <w:ins w:id="591" w:author="PR Preview" w:date="2026-01-01T00:00:00Z">
        <w:r>
          <w:t xml:space="preserve"> </w:t>
        </w:r>
      </w:ins>
      <m:oMath>
        <m:r>
          <m:t>x</m:t>
        </m:r>
      </m:oMath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to a</w:t>
        </w:r>
      </w:ins>
      <w:ins w:id="594" w:author="PR Preview" w:date="2026-01-01T00:00:00Z">
        <w:r>
          <w:t xml:space="preserve"> </w:t>
        </w:r>
      </w:ins>
      <w:hyperlink r:id="rId18">
        <w:ins w:id="595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of the outcome.</w:t>
        </w:r>
      </w:ins>
    </w:p>
    <w:bookmarkEnd w:id="49"/>
    <w:bookmarkStart w:id="50" w:name="exm-prediction-function-family"/>
    <w:p>
      <w:pPr>
        <w:pStyle w:val="BodyText"/>
      </w:pPr>
      <w:ins w:id="598" w:author="PR Preview" w:date="2026-01-01T00:00:00Z">
        <w:r>
          <w:rPr>
            <w:b/>
            <w:bCs/>
          </w:rPr>
          <w:t xml:space="preserve">Example 10 (Polynomials as prediction functions)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Predicting the outcome at a covariate value</w:t>
        </w:r>
      </w:ins>
      <w:ins w:id="601" w:author="PR Preview" w:date="2026-01-01T00:00:00Z">
        <w:r>
          <w:t xml:space="preserve"> </w:t>
        </w:r>
      </w:ins>
      <m:oMath>
        <m:r>
          <m:t>x</m:t>
        </m:r>
      </m:oMath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by the value at</w:t>
        </w:r>
      </w:ins>
      <w:ins w:id="604" w:author="PR Preview" w:date="2026-01-01T00:00:00Z">
        <w:r>
          <w:t xml:space="preserve"> </w:t>
        </w:r>
      </w:ins>
      <m:oMath>
        <m:r>
          <m:t>x</m:t>
        </m:r>
      </m:oMath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of a polynomial of degree at most</w:t>
        </w:r>
      </w:ins>
      <w:ins w:id="607" w:author="PR Preview" w:date="2026-01-01T00:00:00Z">
        <w:r>
          <w:t xml:space="preserve"> </w:t>
        </w:r>
      </w:ins>
      <m:oMath>
        <m:r>
          <m:t>d</m:t>
        </m:r>
      </m:oMath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makes the polynomials of</w:t>
        </w:r>
      </w:ins>
      <w:ins w:id="610" w:author="PR Preview" w:date="2026-01-01T00:00:00Z">
        <w:r>
          <w:t xml:space="preserve"> </w:t>
        </w:r>
      </w:ins>
      <w:hyperlink w:anchor="exm-model-family">
        <w:ins w:id="611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a</w:t>
        </w:r>
      </w:ins>
      <w:ins w:id="614" w:author="PR Preview" w:date="2026-01-01T00:00:00Z">
        <w:r>
          <w:t xml:space="preserve"> </w:t>
        </w:r>
      </w:ins>
      <w:hyperlink w:anchor="def-prediction-function-family">
        <w:ins w:id="615" w:author="PR Preview" w:date="2026-01-01T00:00:00Z">
          <w:r>
            <w:rPr>
              <w:rStyle w:val="Hyperlink"/>
            </w:rPr>
            <w:t xml:space="preserve">prediction function family</w:t>
          </w:r>
        </w:ins>
      </w:hyperlink>
      <w:ins w:id="61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Y</m:t>
        </m:r>
      </m:oMath>
      <w:ins w:id="617" w:author="PR Preview" w:date="2026-01-01T00:00:00Z">
        <w:r>
          <w:t xml:space="preserve">.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The same functions are the members of a</w:t>
        </w:r>
      </w:ins>
      <w:ins w:id="620" w:author="PR Preview" w:date="2026-01-01T00:00:00Z">
        <w:r>
          <w:t xml:space="preserve"> </w:t>
        </w:r>
      </w:ins>
      <w:hyperlink w:anchor="def-model-family">
        <w:ins w:id="621" w:author="PR Preview" w:date="2026-01-01T00:00:00Z">
          <w:r>
            <w:rPr>
              <w:rStyle w:val="Hyperlink"/>
            </w:rPr>
            <w:t xml:space="preserve">mean-function model family</w:t>
          </w:r>
        </w:ins>
      </w:hyperlink>
      <w:ins w:id="62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when each one is a candidate for the mean function,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and the members of</w:t>
        </w:r>
      </w:ins>
      <w:ins w:id="6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Y</m:t>
        </m:r>
      </m:oMath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when each one is a candidate for how to predict.</w:t>
        </w:r>
      </w:ins>
    </w:p>
    <w:bookmarkEnd w:id="50"/>
    <w:bookmarkStart w:id="54" w:name="def-new-observation"/>
    <w:p>
      <w:pPr>
        <w:pStyle w:val="BodyText"/>
      </w:pPr>
      <w:ins w:id="630" w:author="PR Preview" w:date="2026-01-01T00:00:00Z">
        <w:r>
          <w:rPr>
            <w:b/>
            <w:bCs/>
          </w:rPr>
          <w:t xml:space="preserve">Definition 16 (New observation)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A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rPr>
            <w:b/>
            <w:bCs/>
          </w:rPr>
          <w:t xml:space="preserve">new observation</w:t>
        </w:r>
      </w:ins>
      <w:ins w:id="6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relative to a</w:t>
        </w:r>
      </w:ins>
      <w:ins w:id="638" w:author="PR Preview" w:date="2026-01-01T00:00:00Z">
        <w:r>
          <w:t xml:space="preserve"> </w:t>
        </w:r>
      </w:ins>
      <w:hyperlink w:anchor="def-training-set">
        <w:ins w:id="63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4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is a covariate value and an outcome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drawn from the same population as the observations of</w:t>
        </w:r>
      </w:ins>
      <w:ins w:id="64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46" w:author="PR Preview" w:date="2026-01-01T00:00:00Z">
        <w:r>
          <w:t xml:space="preserve">,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and</w:t>
        </w:r>
      </w:ins>
      <w:ins w:id="649" w:author="PR Preview" w:date="2026-01-01T00:00:00Z">
        <w:r>
          <w:t xml:space="preserve"> </w:t>
        </w:r>
      </w:ins>
      <w:hyperlink r:id="rId51">
        <w:ins w:id="650" w:author="PR Preview" w:date="2026-01-01T00:00:00Z">
          <w:r>
            <w:rPr>
              <w:rStyle w:val="Hyperlink"/>
            </w:rPr>
            <w:t xml:space="preserve">statistically independent</w:t>
          </w:r>
        </w:ins>
      </w:hyperlink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of</w:t>
        </w:r>
      </w:ins>
      <w:ins w:id="65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54" w:author="PR Preview" w:date="2026-01-01T00:00:00Z">
        <w:r>
          <w:t xml:space="preserve">.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The subscript</w:t>
        </w:r>
      </w:ins>
      <w:ins w:id="657" w:author="PR Preview" w:date="2026-01-01T00:00:00Z">
        <w:r>
          <w:t xml:space="preserve"> </w:t>
        </w:r>
      </w:ins>
      <m:oMath>
        <m:r>
          <m:rPr>
            <m:sty m:val="p"/>
          </m:rPr>
          <m:t>*</m:t>
        </m:r>
      </m:oMath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marks a quantity of the new observation,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as in</w:t>
        </w:r>
      </w:ins>
      <w:ins w:id="66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and</w:t>
        </w:r>
      </w:ins>
      <w:ins w:id="66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666" w:author="PR Preview" w:date="2026-01-01T00:00:00Z">
        <w:r>
          <w:t xml:space="preserve">,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and distinguishes it from the indexed observations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$(\mathord{\smash[b]{\underset{\raise.3ex\hbox{$\scriptstyle\sim$}}{x}}\vphantom{x}}_{i}, y_{i})$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of</w:t>
        </w:r>
      </w:ins>
      <w:ins w:id="67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74" w:author="PR Preview" w:date="2026-01-01T00:00:00Z">
        <w:r>
          <w:t xml:space="preserve">.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It is the</w:t>
        </w:r>
      </w:ins>
      <w:ins w:id="677" w:author="PR Preview" w:date="2026-01-01T00:00:00Z">
        <w:r>
          <w:t xml:space="preserve"> </w:t>
        </w:r>
      </w:ins>
      <w:hyperlink r:id="rId52">
        <w:ins w:id="678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of the pds notes,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where the data used to choose the</w:t>
        </w:r>
      </w:ins>
      <w:ins w:id="683" w:author="PR Preview" w:date="2026-01-01T00:00:00Z">
        <w:r>
          <w:t xml:space="preserve"> </w:t>
        </w:r>
      </w:ins>
      <w:hyperlink r:id="rId53">
        <w:ins w:id="684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is</w:t>
        </w:r>
      </w:ins>
      <w:ins w:id="68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88" w:author="PR Preview" w:date="2026-01-01T00:00:00Z">
        <w:r>
          <w:t xml:space="preserve">,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to which a</w:t>
        </w:r>
      </w:ins>
      <w:ins w:id="691" w:author="PR Preview" w:date="2026-01-01T00:00:00Z">
        <w:r>
          <w:t xml:space="preserve"> </w:t>
        </w:r>
      </w:ins>
      <w:hyperlink w:anchor="def-fitting-procedure">
        <w:ins w:id="692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is applied.</w:t>
        </w:r>
      </w:ins>
    </w:p>
    <w:bookmarkEnd w:id="54"/>
    <w:bookmarkStart w:id="55" w:name="exm-new-observation"/>
    <w:p>
      <w:pPr>
        <w:pStyle w:val="BodyText"/>
      </w:pPr>
      <w:ins w:id="695" w:author="PR Preview" w:date="2026-01-01T00:00:00Z">
        <w:r>
          <w:rPr>
            <w:b/>
            <w:bCs/>
          </w:rPr>
          <w:t xml:space="preserve">Example 11 (A new observation for the first five cars)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Take the first five cars of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rPr>
            <w:rStyle w:val="VerbatimChar"/>
          </w:rPr>
          <w:t xml:space="preserve">mtcars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as the</w:t>
        </w:r>
      </w:ins>
      <w:ins w:id="702" w:author="PR Preview" w:date="2026-01-01T00:00:00Z">
        <w:r>
          <w:t xml:space="preserve"> </w:t>
        </w:r>
      </w:ins>
      <w:hyperlink w:anchor="def-training-set">
        <w:ins w:id="70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704" w:author="PR Preview" w:date="2026-01-01T00:00:00Z">
        <w:r>
          <w:t xml:space="preserve">,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with the gross horsepower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rPr>
            <w:rStyle w:val="VerbatimChar"/>
          </w:rPr>
          <w:t xml:space="preserve">hp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and weight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rPr>
            <w:rStyle w:val="VerbatimChar"/>
          </w:rPr>
          <w:t xml:space="preserve">wt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as the covariate values and the fuel economy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rPr>
            <w:rStyle w:val="VerbatimChar"/>
          </w:rPr>
          <w:t xml:space="preserve">mpg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as the outcome,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as in</w:t>
        </w:r>
      </w:ins>
      <w:ins w:id="721" w:author="PR Preview" w:date="2026-01-01T00:00:00Z">
        <w:r>
          <w:t xml:space="preserve"> </w:t>
        </w:r>
      </w:ins>
      <w:hyperlink w:anchor="exm-input-matrix">
        <w:ins w:id="722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723" w:author="PR Preview" w:date="2026-01-01T00:00:00Z">
        <w:r>
          <w:t xml:space="preserve">.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Treat the sixth car as a new observation: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a car from the same population that was not used to form the training set.</w:t>
        </w:r>
      </w:ins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observation-loss"/>
    <w:p>
      <w:pPr>
        <w:pStyle w:val="BodyText"/>
      </w:pPr>
      <w:del w:id="728" w:author="PR Preview" w:date="2026-01-01T00:00:00Z">
        <w:r>
          <w:rPr>
            <w:b/>
            <w:bCs/>
          </w:rPr>
          <w:delText xml:space="preserve">Definition 15 (Loss of a prediction rule on an observation)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The</w:delText>
        </w:r>
      </w:del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rPr>
            <w:b/>
            <w:bCs/>
          </w:rPr>
          <w:delText xml:space="preserve">loss</w:delText>
        </w:r>
      </w:del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of a</w:delText>
        </w:r>
      </w:del>
      <w:del w:id="735" w:author="PR Preview" w:date="2026-01-01T00:00:00Z">
        <w:r>
          <w:delText xml:space="preserve"> </w:delText>
        </w:r>
      </w:del>
      <w:hyperlink w:anchor="def-prediction-rule">
        <w:del w:id="73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73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on an observation</w:delText>
        </w:r>
      </w:del>
      <w:del w:id="74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is the cost, under a</w:delText>
        </w:r>
      </w:del>
      <w:del w:id="743" w:author="PR Preview" w:date="2026-01-01T00:00:00Z">
        <w:r>
          <w:delText xml:space="preserve"> </w:delText>
        </w:r>
      </w:del>
      <w:hyperlink r:id="rId56">
        <w:del w:id="744" w:author="PR Preview" w:date="2026-01-01T00:00:00Z">
          <w:r>
            <w:rPr>
              <w:rStyle w:val="Hyperlink"/>
            </w:rPr>
            <w:delText xml:space="preserve">loss function</w:delText>
          </w:r>
        </w:del>
      </w:hyperlink>
      <w:del w:id="745" w:author="PR Preview" w:date="2026-01-01T00:00:00Z">
        <w:r>
          <w:delText xml:space="preserve"> </w:delText>
        </w:r>
      </w:del>
      <m:oMath>
        <m:r>
          <m:t>L</m:t>
        </m:r>
      </m:oMath>
      <w:del w:id="746" w:author="PR Preview" w:date="2026-01-01T00:00:00Z">
        <w:r>
          <w:delText xml:space="preserve">,</w:delText>
        </w:r>
      </w:del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of its prediction</w:delText>
        </w:r>
      </w:del>
      <w:del w:id="74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of the outcome</w:delText>
        </w:r>
      </w:del>
      <w:del w:id="75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753" w:author="PR Preview" w:date="2026-01-01T00:00:00Z">
        <w:r>
          <w:delText xml:space="preserve">:</w:delText>
        </w:r>
      </w:del>
    </w:p>
    <w:p>
      <w:pPr>
        <w:pStyle w:val="BodyText"/>
      </w:pPr>
      <w:ins w:id="754" w:author="PR Preview" w:date="2026-01-01T00:00:00Z">
        <w:r>
          <w:rPr>
            <w:b/>
            <w:bCs/>
          </w:rPr>
          <w:t xml:space="preserve">Definition 17 (Loss of a prediction rule on an observation)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The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rPr>
            <w:b/>
            <w:bCs/>
          </w:rPr>
          <w:t xml:space="preserve">loss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of a</w:t>
        </w:r>
      </w:ins>
      <w:ins w:id="761" w:author="PR Preview" w:date="2026-01-01T00:00:00Z">
        <w:r>
          <w:t xml:space="preserve"> </w:t>
        </w:r>
      </w:ins>
      <w:hyperlink w:anchor="def-prediction-rule">
        <w:ins w:id="76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76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on an observation</w:t>
        </w:r>
      </w:ins>
      <w:ins w:id="76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is the cost, under a</w:t>
        </w:r>
      </w:ins>
      <w:ins w:id="769" w:author="PR Preview" w:date="2026-01-01T00:00:00Z">
        <w:r>
          <w:t xml:space="preserve"> </w:t>
        </w:r>
      </w:ins>
      <w:hyperlink r:id="rId56">
        <w:ins w:id="770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771" w:author="PR Preview" w:date="2026-01-01T00:00:00Z">
        <w:r>
          <w:t xml:space="preserve"> </w:t>
        </w:r>
      </w:ins>
      <m:oMath>
        <m:r>
          <m:t>L</m:t>
        </m:r>
      </m:oMath>
      <w:ins w:id="772" w:author="PR Preview" w:date="2026-01-01T00:00:00Z">
        <w:r>
          <w:t xml:space="preserve">,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of its prediction</w:t>
        </w:r>
      </w:ins>
      <w:ins w:id="77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of the outcome</w:t>
        </w:r>
      </w:ins>
      <w:ins w:id="77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779" w:author="PR Preview" w:date="2026-01-01T00:00:00Z">
        <w:r>
          <w:t xml:space="preserve">:</w:t>
        </w:r>
      </w:ins>
    </w:p>
    <w:p>
      <w:pPr>
        <w:pStyle w:val="BodyText"/>
      </w:pPr>
      <w:bookmarkStart w:id="5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58"/>
    <w:bookmarkStart w:id="6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60"/>
    <w:bookmarkStart w:id="62" w:name="def-generalization-error"/>
    <w:p>
      <w:pPr>
        <w:pStyle w:val="BodyText"/>
      </w:pPr>
      <w:del w:id="780" w:author="PR Preview" w:date="2026-01-01T00:00:00Z">
        <w:r>
          <w:rPr>
            <w:b/>
            <w:bCs/>
          </w:rPr>
          <w:delText xml:space="preserve">Definition 16 (Generalization error)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The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rPr>
            <w:b/>
            <w:bCs/>
          </w:rPr>
          <w:delText xml:space="preserve">generalization error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of a</w:delText>
        </w:r>
      </w:del>
      <w:del w:id="787" w:author="PR Preview" w:date="2026-01-01T00:00:00Z">
        <w:r>
          <w:delText xml:space="preserve"> </w:delText>
        </w:r>
      </w:del>
      <w:hyperlink w:anchor="def-prediction-rule">
        <w:del w:id="78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78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delText xml:space="preserve">fitted to a</w:delText>
        </w:r>
      </w:del>
      <w:del w:id="792" w:author="PR Preview" w:date="2026-01-01T00:00:00Z">
        <w:r>
          <w:delText xml:space="preserve"> </w:delText>
        </w:r>
      </w:del>
      <w:hyperlink w:anchor="def-training-set">
        <w:del w:id="79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9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is its expected</w:delText>
        </w:r>
      </w:del>
      <w:del w:id="797" w:author="PR Preview" w:date="2026-01-01T00:00:00Z">
        <w:r>
          <w:delText xml:space="preserve"> </w:delText>
        </w:r>
      </w:del>
      <w:hyperlink w:anchor="def-observation-loss">
        <w:del w:id="798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799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on a</w:delText>
        </w:r>
      </w:del>
      <w:del w:id="802" w:author="PR Preview" w:date="2026-01-01T00:00:00Z">
        <w:r>
          <w:delText xml:space="preserve"> </w:delText>
        </w:r>
      </w:del>
      <w:hyperlink w:anchor="def-new-observation">
        <w:del w:id="803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80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805" w:author="PR Preview" w:date="2026-01-01T00:00:00Z">
        <w:r>
          <w:delText xml:space="preserve">,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with</w:delText>
        </w:r>
      </w:del>
      <w:del w:id="80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held fixed:</w:delText>
        </w:r>
      </w:del>
    </w:p>
    <w:p>
      <w:pPr>
        <w:pStyle w:val="BodyText"/>
      </w:pPr>
      <w:ins w:id="811" w:author="PR Preview" w:date="2026-01-01T00:00:00Z">
        <w:r>
          <w:rPr>
            <w:b/>
            <w:bCs/>
          </w:rPr>
          <w:t xml:space="preserve">Definition 18 (Generalization error)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The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rPr>
            <w:b/>
            <w:bCs/>
          </w:rPr>
          <w:t xml:space="preserve">generalization error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of a</w:t>
        </w:r>
      </w:ins>
      <w:ins w:id="818" w:author="PR Preview" w:date="2026-01-01T00:00:00Z">
        <w:r>
          <w:t xml:space="preserve"> </w:t>
        </w:r>
      </w:ins>
      <w:hyperlink w:anchor="def-prediction-rule">
        <w:ins w:id="81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82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fitted to a</w:t>
        </w:r>
      </w:ins>
      <w:ins w:id="823" w:author="PR Preview" w:date="2026-01-01T00:00:00Z">
        <w:r>
          <w:t xml:space="preserve"> </w:t>
        </w:r>
      </w:ins>
      <w:hyperlink w:anchor="def-training-set">
        <w:ins w:id="82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82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is its expected</w:t>
        </w:r>
      </w:ins>
      <w:ins w:id="828" w:author="PR Preview" w:date="2026-01-01T00:00:00Z">
        <w:r>
          <w:t xml:space="preserve"> </w:t>
        </w:r>
      </w:ins>
      <w:hyperlink w:anchor="def-observation-loss">
        <w:ins w:id="829" w:author="PR Preview" w:date="2026-01-01T00:00:00Z">
          <w:r>
            <w:rPr>
              <w:rStyle w:val="Hyperlink"/>
            </w:rPr>
            <w:t xml:space="preserve">loss</w:t>
          </w:r>
        </w:ins>
      </w:hyperlink>
      <w:ins w:id="83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on a</w:t>
        </w:r>
      </w:ins>
      <w:ins w:id="833" w:author="PR Preview" w:date="2026-01-01T00:00:00Z">
        <w:r>
          <w:t xml:space="preserve"> </w:t>
        </w:r>
      </w:ins>
      <w:hyperlink w:anchor="def-new-observation">
        <w:ins w:id="834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8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836" w:author="PR Preview" w:date="2026-01-01T00:00:00Z">
        <w:r>
          <w:t xml:space="preserve">,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with</w:t>
        </w:r>
      </w:ins>
      <w:ins w:id="83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held fixed:</w:t>
        </w:r>
      </w:ins>
    </w:p>
    <w:p>
      <w:pPr>
        <w:pStyle w:val="BodyText"/>
      </w:pPr>
      <w:bookmarkStart w:id="6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63"/>
    <w:bookmarkStart w:id="65" w:name="def-held-out-set"/>
    <w:p>
      <w:pPr>
        <w:pStyle w:val="BodyText"/>
      </w:pPr>
      <w:del w:id="842" w:author="PR Preview" w:date="2026-01-01T00:00:00Z">
        <w:r>
          <w:rPr>
            <w:b/>
            <w:bCs/>
          </w:rPr>
          <w:delText xml:space="preserve">Definition 17 (Held-out set (hold-out set))</w:delText>
        </w:r>
      </w:del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A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rPr>
            <w:b/>
            <w:bCs/>
          </w:rPr>
          <w:delText xml:space="preserve">held-out set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for a</w:delText>
        </w:r>
      </w:del>
      <w:del w:id="849" w:author="PR Preview" w:date="2026-01-01T00:00:00Z">
        <w:r>
          <w:delText xml:space="preserve"> </w:delText>
        </w:r>
      </w:del>
      <w:hyperlink w:anchor="def-training-set">
        <w:del w:id="85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85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is a list of</w:delText>
        </w:r>
      </w:del>
      <w:del w:id="854" w:author="PR Preview" w:date="2026-01-01T00:00:00Z">
        <w:r>
          <w:delText xml:space="preserve"> </w:delText>
        </w:r>
      </w:del>
      <m:oMath>
        <m:r>
          <m:t>m</m:t>
        </m:r>
      </m:oMath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further observations,</w:delText>
        </w:r>
      </w:del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none of them in</w:delText>
        </w:r>
      </w:del>
      <w:del w:id="8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860" w:author="PR Preview" w:date="2026-01-01T00:00:00Z">
        <w:r>
          <w:delText xml:space="preserve">,</w:delText>
        </w:r>
      </w:del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that the</w:delText>
        </w:r>
      </w:del>
      <w:del w:id="863" w:author="PR Preview" w:date="2026-01-01T00:00:00Z">
        <w:r>
          <w:delText xml:space="preserve"> </w:delText>
        </w:r>
      </w:del>
      <w:hyperlink w:anchor="def-fitting-procedure">
        <w:del w:id="86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does not use</w:delText>
        </w:r>
      </w:del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and on which the</w:delText>
        </w:r>
      </w:del>
      <w:del w:id="869" w:author="PR Preview" w:date="2026-01-01T00:00:00Z">
        <w:r>
          <w:delText xml:space="preserve"> </w:delText>
        </w:r>
      </w:del>
      <w:hyperlink w:anchor="def-prediction-rule">
        <w:del w:id="870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87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is scored:</w:delText>
        </w:r>
      </w:del>
    </w:p>
    <w:p>
      <w:pPr>
        <w:pStyle w:val="BodyText"/>
      </w:pPr>
      <w:ins w:id="874" w:author="PR Preview" w:date="2026-01-01T00:00:00Z">
        <w:r>
          <w:rPr>
            <w:b/>
            <w:bCs/>
          </w:rPr>
          <w:t xml:space="preserve">Definition 19 (Held-out set (hold-out set))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A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rPr>
            <w:b/>
            <w:bCs/>
          </w:rPr>
          <w:t xml:space="preserve">held-out set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for a</w:t>
        </w:r>
      </w:ins>
      <w:ins w:id="881" w:author="PR Preview" w:date="2026-01-01T00:00:00Z">
        <w:r>
          <w:t xml:space="preserve"> </w:t>
        </w:r>
      </w:ins>
      <w:hyperlink w:anchor="def-training-set">
        <w:ins w:id="88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88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is a list of</w:t>
        </w:r>
      </w:ins>
      <w:ins w:id="886" w:author="PR Preview" w:date="2026-01-01T00:00:00Z">
        <w:r>
          <w:t xml:space="preserve"> </w:t>
        </w:r>
      </w:ins>
      <m:oMath>
        <m:r>
          <m:t>m</m:t>
        </m:r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further observations,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none of them in</w:t>
        </w:r>
      </w:ins>
      <w:ins w:id="89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92" w:author="PR Preview" w:date="2026-01-01T00:00:00Z">
        <w:r>
          <w:t xml:space="preserve">,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that the</w:t>
        </w:r>
      </w:ins>
      <w:ins w:id="895" w:author="PR Preview" w:date="2026-01-01T00:00:00Z">
        <w:r>
          <w:t xml:space="preserve"> </w:t>
        </w:r>
      </w:ins>
      <w:hyperlink w:anchor="def-fitting-procedure">
        <w:ins w:id="896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does not use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and on which the</w:t>
        </w:r>
      </w:ins>
      <w:ins w:id="901" w:author="PR Preview" w:date="2026-01-01T00:00:00Z">
        <w:r>
          <w:t xml:space="preserve"> </w:t>
        </w:r>
      </w:ins>
      <w:hyperlink w:anchor="def-prediction-rule">
        <w:ins w:id="90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90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is scored:</w:t>
        </w:r>
      </w:ins>
    </w:p>
    <w:p>
      <w:pPr>
        <w:pStyle w:val="BodyText"/>
      </w:pPr>
      <w:bookmarkStart w:id="6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6"/>
    <w:bookmarkStart w:id="69" w:name="def-prediction-rmse"/>
    <w:p>
      <w:pPr>
        <w:pStyle w:val="BodyText"/>
      </w:pPr>
      <w:del w:id="906" w:author="PR Preview" w:date="2026-01-01T00:00:00Z">
        <w:r>
          <w:rPr>
            <w:b/>
            <w:bCs/>
          </w:rPr>
          <w:delText xml:space="preserve">Definition 18 (Root mean squared error of predictions)</w:delText>
        </w:r>
      </w:del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The</w:delText>
        </w:r>
      </w:del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rPr>
            <w:b/>
            <w:bCs/>
          </w:rPr>
          <w:delText xml:space="preserve">sample root mean squared error (sRMSE)</w:delText>
        </w:r>
      </w:del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of predictions,</w:delText>
        </w:r>
      </w:del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also called their</w:delText>
        </w:r>
      </w:del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rPr>
            <w:b/>
            <w:bCs/>
          </w:rPr>
          <w:delText xml:space="preserve">root mean squared error</w:delText>
        </w:r>
      </w:del>
      <w:del w:id="917" w:author="PR Preview" w:date="2026-01-01T00:00:00Z">
        <w:r>
          <w:delText xml:space="preserve">,</w:delText>
        </w:r>
      </w:del>
      <w:del w:id="91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919" w:author="PR Preview" w:date="2026-01-01T00:00:00Z">
        <w:r>
          <w:delText xml:space="preserve"> </w:delText>
        </w:r>
      </w:del>
      <w:del w:id="920" w:author="PR Preview" w:date="2026-01-01T00:00:00Z">
        <w:r>
          <w:delText xml:space="preserve">of observed outcomes</w:delText>
        </w:r>
      </w:del>
      <w:del w:id="92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is the square root of their</w:delText>
        </w:r>
      </w:del>
      <w:del w:id="924" w:author="PR Preview" w:date="2026-01-01T00:00:00Z">
        <w:r>
          <w:delText xml:space="preserve"> </w:delText>
        </w:r>
      </w:del>
      <w:hyperlink r:id="rId67">
        <w:del w:id="925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926" w:author="PR Preview" w:date="2026-01-01T00:00:00Z">
        <w:r>
          <w:delText xml:space="preserve">:</w:delText>
        </w:r>
      </w:del>
    </w:p>
    <w:p>
      <w:pPr>
        <w:pStyle w:val="BodyText"/>
      </w:pPr>
      <w:bookmarkStart w:id="6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p>
      <w:pPr>
        <w:pStyle w:val="FirstParagraph"/>
      </w:pPr>
      <w:del w:id="927" w:author="PR Preview" w:date="2026-01-01T00:00:00Z">
        <w:r>
          <w:rPr>
            <w:b/>
            <w:bCs/>
          </w:rPr>
          <w:delText xml:space="preserve">Definition 19 (Training error)</w:delText>
        </w:r>
      </w:del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The</w:delText>
        </w:r>
      </w:del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rPr>
            <w:b/>
            <w:bCs/>
          </w:rPr>
          <w:delText xml:space="preserve">training error</w:delText>
        </w:r>
      </w:del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of a</w:delText>
        </w:r>
      </w:del>
      <w:del w:id="934" w:author="PR Preview" w:date="2026-01-01T00:00:00Z">
        <w:r>
          <w:delText xml:space="preserve"> </w:delText>
        </w:r>
      </w:del>
      <w:hyperlink w:anchor="def-prediction-rule">
        <w:del w:id="935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93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fitted to a</w:delText>
        </w:r>
      </w:del>
      <w:del w:id="939" w:author="PR Preview" w:date="2026-01-01T00:00:00Z">
        <w:r>
          <w:delText xml:space="preserve"> </w:delText>
        </w:r>
      </w:del>
      <w:hyperlink w:anchor="def-training-set">
        <w:del w:id="94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94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is its sample mean</w:delText>
        </w:r>
      </w:del>
      <w:del w:id="944" w:author="PR Preview" w:date="2026-01-01T00:00:00Z">
        <w:r>
          <w:delText xml:space="preserve"> </w:delText>
        </w:r>
      </w:del>
      <w:hyperlink w:anchor="def-observation-loss">
        <w:del w:id="945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946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on the training observations</w:delText>
        </w:r>
      </w:del>
      <w:del w:id="94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950" w:author="PR Preview" w:date="2026-01-01T00:00:00Z">
        <w:r>
          <w:delText xml:space="preserve">:</w:delText>
        </w:r>
      </w:del>
    </w:p>
    <w:p>
      <w:pPr>
        <w:pStyle w:val="BodyText"/>
      </w:pPr>
      <w:ins w:id="951" w:author="PR Preview" w:date="2026-01-01T00:00:00Z">
        <w:r>
          <w:rPr>
            <w:b/>
            <w:bCs/>
          </w:rPr>
          <w:t xml:space="preserve">Definition 20 (Root mean squared error of predictions)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The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rPr>
            <w:b/>
            <w:bCs/>
          </w:rPr>
          <w:t xml:space="preserve">sample root mean squared error (sRMSE)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of predictions,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also called their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rPr>
            <w:b/>
            <w:bCs/>
          </w:rPr>
          <w:t xml:space="preserve">root mean squared error</w:t>
        </w:r>
      </w:ins>
      <w:ins w:id="962" w:author="PR Preview" w:date="2026-01-01T00:00:00Z">
        <w:r>
          <w:t xml:space="preserve">,</w:t>
        </w:r>
      </w:ins>
      <w:ins w:id="96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of observed outcomes</w:t>
        </w:r>
      </w:ins>
      <w:ins w:id="96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is the square root of their</w:t>
        </w:r>
      </w:ins>
      <w:ins w:id="969" w:author="PR Preview" w:date="2026-01-01T00:00:00Z">
        <w:r>
          <w:t xml:space="preserve"> </w:t>
        </w:r>
      </w:ins>
      <w:hyperlink r:id="rId67">
        <w:ins w:id="970" w:author="PR Preview" w:date="2026-01-01T00:00:00Z">
          <w:r>
            <w:rPr>
              <w:rStyle w:val="Hyperlink"/>
            </w:rPr>
            <w:t xml:space="preserve">sMSE</w:t>
          </w:r>
        </w:ins>
      </w:hyperlink>
      <w:ins w:id="971" w:author="PR Preview" w:date="2026-01-01T00:00:00Z">
        <w:r>
          <w:t xml:space="preserve">:</w:t>
        </w:r>
      </w:ins>
    </w:p>
    <w:p>
      <w:pPr>
        <w:pStyle w:val="BodyText"/>
      </w:pPr>
      <w:bookmarkStart w:id="6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bookmarkStart w:id="71" w:name="def-training-mse"/>
    <w:p>
      <w:pPr>
        <w:pStyle w:val="FirstParagraph"/>
      </w:pPr>
      <w:ins w:id="972" w:author="PR Preview" w:date="2026-01-01T00:00:00Z">
        <w:r>
          <w:rPr>
            <w:b/>
            <w:bCs/>
          </w:rPr>
          <w:t xml:space="preserve">Definition 21 (Training error)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The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rPr>
            <w:b/>
            <w:bCs/>
          </w:rPr>
          <w:t xml:space="preserve">training error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of a</w:t>
        </w:r>
      </w:ins>
      <w:ins w:id="979" w:author="PR Preview" w:date="2026-01-01T00:00:00Z">
        <w:r>
          <w:t xml:space="preserve"> </w:t>
        </w:r>
      </w:ins>
      <w:hyperlink w:anchor="def-prediction-rule">
        <w:ins w:id="980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98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fitted to a</w:t>
        </w:r>
      </w:ins>
      <w:ins w:id="984" w:author="PR Preview" w:date="2026-01-01T00:00:00Z">
        <w:r>
          <w:t xml:space="preserve"> </w:t>
        </w:r>
      </w:ins>
      <w:hyperlink w:anchor="def-training-set">
        <w:ins w:id="98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98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is its sample mean</w:t>
        </w:r>
      </w:ins>
      <w:ins w:id="989" w:author="PR Preview" w:date="2026-01-01T00:00:00Z">
        <w:r>
          <w:t xml:space="preserve"> </w:t>
        </w:r>
      </w:ins>
      <w:hyperlink w:anchor="def-observation-loss">
        <w:ins w:id="990" w:author="PR Preview" w:date="2026-01-01T00:00:00Z">
          <w:r>
            <w:rPr>
              <w:rStyle w:val="Hyperlink"/>
            </w:rPr>
            <w:t xml:space="preserve">loss</w:t>
          </w:r>
        </w:ins>
      </w:hyperlink>
      <w:ins w:id="991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on the training observations</w:t>
        </w:r>
      </w:ins>
      <w:ins w:id="99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995" w:author="PR Preview" w:date="2026-01-01T00:00:00Z">
        <w:r>
          <w:t xml:space="preserve">:</w:t>
        </w:r>
      </w:ins>
    </w:p>
    <w:p>
      <w:pPr>
        <w:pStyle w:val="BodyText"/>
      </w:pPr>
      <w:bookmarkStart w:id="7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72"/>
    <w:bookmarkEnd w:id="73"/>
    <w:bookmarkStart w:id="78" w:name="overfitting"/>
    <w:p>
      <w:pPr>
        <w:pStyle w:val="Heading2"/>
      </w:pPr>
      <w:r>
        <w:t xml:space="preserve">3 Overfitting</w:t>
      </w:r>
    </w:p>
    <w:bookmarkStart w:id="7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4"/>
    <w:bookmarkStart w:id="7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5"/>
    <w:bookmarkStart w:id="76" w:name="def-overfitting"/>
    <w:p>
      <w:pPr>
        <w:pStyle w:val="FirstParagraph"/>
      </w:pPr>
      <w:del w:id="996" w:author="PR Preview" w:date="2026-01-01T00:00:00Z">
        <w:r>
          <w:rPr>
            <w:b/>
            <w:bCs/>
          </w:rPr>
          <w:delText xml:space="preserve">Definition 20 (Overfitting)</w:delText>
        </w:r>
      </w:del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rPr>
            <w:b/>
            <w:bCs/>
          </w:rPr>
          <w:delText xml:space="preserve">Overfitting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occurs when a</w:delText>
        </w:r>
      </w:del>
      <w:del w:id="1001" w:author="PR Preview" w:date="2026-01-01T00:00:00Z">
        <w:r>
          <w:delText xml:space="preserve"> </w:delText>
        </w:r>
      </w:del>
      <w:hyperlink w:anchor="def-prediction-rule">
        <w:del w:id="100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003" w:author="PR Preview" w:date="2026-01-01T00:00:00Z">
        <w:r>
          <w:delText xml:space="preserve"> </w:delText>
        </w:r>
      </w:del>
      <w:del w:id="1004" w:author="PR Preview" w:date="2026-01-01T00:00:00Z">
        <w:r>
          <w:delText xml:space="preserve">fits its</w:delText>
        </w:r>
      </w:del>
      <w:del w:id="1005" w:author="PR Preview" w:date="2026-01-01T00:00:00Z">
        <w:r>
          <w:delText xml:space="preserve"> </w:delText>
        </w:r>
      </w:del>
      <w:hyperlink w:anchor="def-training-set">
        <w:del w:id="100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well</w:delText>
        </w:r>
      </w:del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but predicts poorly for new observations.</w:delText>
        </w:r>
      </w:del>
    </w:p>
    <w:p>
      <w:pPr>
        <w:pStyle w:val="BodyText"/>
      </w:pPr>
      <w:del w:id="1011" w:author="PR Preview" w:date="2026-01-01T00:00:00Z">
        <w:r>
          <w:rPr>
            <w:b/>
            <w:bCs/>
          </w:rPr>
          <w:delText xml:space="preserve">Example 11 (Overfitting in polynomial fits to cars)</w:delText>
        </w:r>
      </w:del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In</w:delText>
        </w:r>
      </w:del>
      <w:del w:id="1014" w:author="PR Preview" w:date="2026-01-01T00:00:00Z">
        <w:r>
          <w:delText xml:space="preserve"> </w:delText>
        </w:r>
      </w:del>
      <w:hyperlink w:anchor="exr-overfitting">
        <w:del w:id="1015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016" w:author="PR Preview" w:date="2026-01-01T00:00:00Z">
        <w:r>
          <w:delText xml:space="preserve">,</w:delText>
        </w:r>
      </w:del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the terms beyond degree 2 fit the 20 training cars more closely</w:delText>
        </w:r>
      </w:del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but do not predict the 12 held-out cars better.</w:delText>
        </w:r>
      </w:del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The effect is small here:</w:delText>
        </w:r>
      </w:del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it is the beginning of overfitting, not a dramatic case.</w:delText>
        </w:r>
      </w:del>
    </w:p>
    <w:p>
      <w:pPr>
        <w:pStyle w:val="FirstParagraph"/>
      </w:pPr>
      <w:ins w:id="1025" w:author="PR Preview" w:date="2026-01-01T00:00:00Z">
        <w:r>
          <w:rPr>
            <w:b/>
            <w:bCs/>
          </w:rPr>
          <w:t xml:space="preserve">Definition 22 (Overfitting)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rPr>
            <w:b/>
            <w:bCs/>
          </w:rPr>
          <w:t xml:space="preserve">Overfitting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occurs when a</w:t>
        </w:r>
      </w:ins>
      <w:ins w:id="1030" w:author="PR Preview" w:date="2026-01-01T00:00:00Z">
        <w:r>
          <w:t xml:space="preserve"> </w:t>
        </w:r>
      </w:ins>
      <w:hyperlink w:anchor="def-prediction-rule">
        <w:ins w:id="1031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fits its</w:t>
        </w:r>
      </w:ins>
      <w:ins w:id="1034" w:author="PR Preview" w:date="2026-01-01T00:00:00Z">
        <w:r>
          <w:t xml:space="preserve"> </w:t>
        </w:r>
      </w:ins>
      <w:hyperlink w:anchor="def-training-set">
        <w:ins w:id="103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well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but predicts poorly for new observations.</w:t>
        </w:r>
      </w:ins>
    </w:p>
    <w:bookmarkEnd w:id="76"/>
    <w:bookmarkStart w:id="77" w:name="exm-overfitting-polynomial-cars"/>
    <w:p>
      <w:pPr>
        <w:pStyle w:val="BodyText"/>
      </w:pPr>
      <w:ins w:id="1040" w:author="PR Preview" w:date="2026-01-01T00:00:00Z">
        <w:r>
          <w:rPr>
            <w:b/>
            <w:bCs/>
          </w:rPr>
          <w:t xml:space="preserve">Example 12 (Overfitting in polynomial fits to cars)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In</w:t>
        </w:r>
      </w:ins>
      <w:ins w:id="1043" w:author="PR Preview" w:date="2026-01-01T00:00:00Z">
        <w:r>
          <w:t xml:space="preserve"> </w:t>
        </w:r>
      </w:ins>
      <w:hyperlink w:anchor="exr-overfitting">
        <w:ins w:id="1044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045" w:author="PR Preview" w:date="2026-01-01T00:00:00Z">
        <w:r>
          <w:t xml:space="preserve">,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the terms beyond degree 2 fit the 20 training cars more closely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but do not predict the 12 held-out cars better.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The effect is small here: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it is the beginning of overfitting, not a dramatic case.</w:t>
        </w:r>
      </w:ins>
    </w:p>
    <w:bookmarkEnd w:id="77"/>
    <w:bookmarkEnd w:id="78"/>
    <w:bookmarkStart w:id="150" w:name="sec-generalization-error"/>
    <w:p>
      <w:pPr>
        <w:pStyle w:val="Heading2"/>
      </w:pPr>
      <w:r>
        <w:t xml:space="preserve">4 Generalization error</w:t>
      </w:r>
    </w:p>
    <w:bookmarkStart w:id="7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9"/>
    <w:bookmarkStart w:id="8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80"/>
    <w:bookmarkStart w:id="82" w:name="def-expected-generalization-error"/>
    <w:p>
      <w:pPr>
        <w:pStyle w:val="FirstParagraph"/>
      </w:pPr>
      <w:del w:id="1054" w:author="PR Preview" w:date="2026-01-01T00:00:00Z">
        <w:r>
          <w:rPr>
            <w:b/>
            <w:bCs/>
          </w:rPr>
          <w:delText xml:space="preserve">Definition 21 (Expected generalization error (expected prediction error, expected test error))</w:delText>
        </w:r>
      </w:del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The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rPr>
            <w:b/>
            <w:bCs/>
          </w:rPr>
          <w:delText xml:space="preserve">expected generalization error</w:delText>
        </w:r>
      </w:del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of a</w:delText>
        </w:r>
      </w:del>
      <w:del w:id="1061" w:author="PR Preview" w:date="2026-01-01T00:00:00Z">
        <w:r>
          <w:delText xml:space="preserve"> </w:delText>
        </w:r>
      </w:del>
      <w:hyperlink w:anchor="def-fitting-procedure">
        <w:del w:id="106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063" w:author="PR Preview" w:date="2026-01-01T00:00:00Z">
        <w:r>
          <w:delText xml:space="preserve"> </w:delText>
        </w:r>
      </w:del>
      <m:oMath>
        <m:r>
          <m:t>g</m:t>
        </m:r>
      </m:oMath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at training-set size</w:delText>
        </w:r>
      </w:del>
      <w:del w:id="1066" w:author="PR Preview" w:date="2026-01-01T00:00:00Z">
        <w:r>
          <w:delText xml:space="preserve"> </w:delText>
        </w:r>
      </w:del>
      <m:oMath>
        <m:r>
          <m:t>n</m:t>
        </m:r>
      </m:oMath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is the mean,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over</w:delText>
        </w:r>
      </w:del>
      <w:del w:id="1071" w:author="PR Preview" w:date="2026-01-01T00:00:00Z">
        <w:r>
          <w:delText xml:space="preserve"> </w:delText>
        </w:r>
      </w:del>
      <w:hyperlink w:anchor="def-training-set">
        <w:del w:id="1072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107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74" w:author="PR Preview" w:date="2026-01-01T00:00:00Z">
        <w:r>
          <w:delText xml:space="preserve"> </w:delText>
        </w:r>
      </w:del>
      <w:del w:id="1075" w:author="PR Preview" w:date="2026-01-01T00:00:00Z">
        <w:r>
          <w:delText xml:space="preserve">of</w:delText>
        </w:r>
      </w:del>
      <w:del w:id="1076" w:author="PR Preview" w:date="2026-01-01T00:00:00Z">
        <w:r>
          <w:delText xml:space="preserve"> </w:delText>
        </w:r>
      </w:del>
      <m:oMath>
        <m:r>
          <m:t>n</m:t>
        </m:r>
      </m:oMath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observations</w:delText>
        </w:r>
      </w:del>
      <w:del w:id="1079" w:author="PR Preview" w:date="2026-01-01T00:00:00Z">
        <w:r>
          <w:delText xml:space="preserve"> </w:delText>
        </w:r>
      </w:del>
      <w:del w:id="1080" w:author="PR Preview" w:date="2026-01-01T00:00:00Z">
        <w:r>
          <w:delText xml:space="preserve">drawn independently from the population,</w:delText>
        </w:r>
      </w:del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of the</w:delText>
        </w:r>
      </w:del>
      <w:del w:id="1083" w:author="PR Preview" w:date="2026-01-01T00:00:00Z">
        <w:r>
          <w:delText xml:space="preserve"> </w:delText>
        </w:r>
      </w:del>
      <w:hyperlink w:anchor="def-generalization-error">
        <w:del w:id="1084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of the</w:delText>
        </w:r>
      </w:del>
      <w:del w:id="1087" w:author="PR Preview" w:date="2026-01-01T00:00:00Z">
        <w:r>
          <w:delText xml:space="preserve"> </w:delText>
        </w:r>
      </w:del>
      <w:hyperlink w:anchor="def-prediction-rule">
        <w:del w:id="108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that</w:delText>
        </w:r>
      </w:del>
      <w:del w:id="1091" w:author="PR Preview" w:date="2026-01-01T00:00:00Z">
        <w:r>
          <w:delText xml:space="preserve"> </w:delText>
        </w:r>
      </w:del>
      <m:oMath>
        <m:r>
          <m:t>g</m:t>
        </m:r>
      </m:oMath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produces from</w:delText>
        </w:r>
      </w:del>
      <w:del w:id="109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95" w:author="PR Preview" w:date="2026-01-01T00:00:00Z">
        <w:r>
          <w:delText xml:space="preserve">:</w:delText>
        </w:r>
      </w:del>
    </w:p>
    <w:p>
      <w:pPr>
        <w:pStyle w:val="FirstParagraph"/>
      </w:pPr>
      <w:ins w:id="1096" w:author="PR Preview" w:date="2026-01-01T00:00:00Z">
        <w:r>
          <w:rPr>
            <w:b/>
            <w:bCs/>
          </w:rPr>
          <w:t xml:space="preserve">Definition 23 (Expected generalization error (expected prediction error, expected test error))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The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rPr>
            <w:b/>
            <w:bCs/>
          </w:rPr>
          <w:t xml:space="preserve">expected generalization error</w:t>
        </w:r>
      </w:ins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of a</w:t>
        </w:r>
      </w:ins>
      <w:ins w:id="1103" w:author="PR Preview" w:date="2026-01-01T00:00:00Z">
        <w:r>
          <w:t xml:space="preserve"> </w:t>
        </w:r>
      </w:ins>
      <w:hyperlink w:anchor="def-fitting-procedure">
        <w:ins w:id="110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105" w:author="PR Preview" w:date="2026-01-01T00:00:00Z">
        <w:r>
          <w:t xml:space="preserve"> </w:t>
        </w:r>
      </w:ins>
      <m:oMath>
        <m:r>
          <m:t>g</m:t>
        </m:r>
      </m:oMath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at training-set size</w:t>
        </w:r>
      </w:ins>
      <w:ins w:id="1108" w:author="PR Preview" w:date="2026-01-01T00:00:00Z">
        <w:r>
          <w:t xml:space="preserve"> </w:t>
        </w:r>
      </w:ins>
      <m:oMath>
        <m:r>
          <m:t>n</m:t>
        </m:r>
      </m:oMath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is the mean,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over</w:t>
        </w:r>
      </w:ins>
      <w:ins w:id="1113" w:author="PR Preview" w:date="2026-01-01T00:00:00Z">
        <w:r>
          <w:t xml:space="preserve"> </w:t>
        </w:r>
      </w:ins>
      <w:hyperlink w:anchor="def-training-set">
        <w:ins w:id="1114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111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of</w:t>
        </w:r>
      </w:ins>
      <w:ins w:id="1118" w:author="PR Preview" w:date="2026-01-01T00:00:00Z">
        <w:r>
          <w:t xml:space="preserve"> </w:t>
        </w:r>
      </w:ins>
      <m:oMath>
        <m:r>
          <m:t>n</m:t>
        </m:r>
      </m:oMath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observations</w:t>
        </w:r>
      </w:ins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drawn independently from the population,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of the</w:t>
        </w:r>
      </w:ins>
      <w:ins w:id="1125" w:author="PR Preview" w:date="2026-01-01T00:00:00Z">
        <w:r>
          <w:t xml:space="preserve"> </w:t>
        </w:r>
      </w:ins>
      <w:hyperlink w:anchor="def-generalization-error">
        <w:ins w:id="1126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of the</w:t>
        </w:r>
      </w:ins>
      <w:ins w:id="1129" w:author="PR Preview" w:date="2026-01-01T00:00:00Z">
        <w:r>
          <w:t xml:space="preserve"> </w:t>
        </w:r>
      </w:ins>
      <w:hyperlink w:anchor="def-prediction-rule">
        <w:ins w:id="1130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that</w:t>
        </w:r>
      </w:ins>
      <w:ins w:id="1133" w:author="PR Preview" w:date="2026-01-01T00:00:00Z">
        <w:r>
          <w:t xml:space="preserve"> </w:t>
        </w:r>
      </w:ins>
      <m:oMath>
        <m:r>
          <m:t>g</m:t>
        </m:r>
      </m:oMath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produces from</w:t>
        </w:r>
      </w:ins>
      <w:ins w:id="113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37" w:author="PR Preview" w:date="2026-01-01T00:00:00Z">
        <w:r>
          <w:t xml:space="preserve">:</w:t>
        </w:r>
      </w:ins>
    </w:p>
    <w:p>
      <w:pPr>
        <w:pStyle w:val="BodyText"/>
      </w:pPr>
      <w:bookmarkStart w:id="8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83"/>
    <w:bookmarkStart w:id="86" w:name="def-distribution-model"/>
    <w:p>
      <w:pPr>
        <w:pStyle w:val="BodyText"/>
      </w:pPr>
      <w:del w:id="1138" w:author="PR Preview" w:date="2026-01-01T00:00:00Z">
        <w:r>
          <w:rPr>
            <w:b/>
            <w:bCs/>
          </w:rPr>
          <w:delText xml:space="preserve">Definition 22 (Mean function)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The</w:delText>
        </w:r>
      </w:del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rPr>
            <w:b/>
            <w:bCs/>
          </w:rPr>
          <w:delText xml:space="preserve">mean function</w:delText>
        </w:r>
      </w:del>
      <w:del w:id="1143" w:author="PR Preview" w:date="2026-01-01T00:00:00Z">
        <w:r>
          <w:delText xml:space="preserve"> </w:delText>
        </w:r>
      </w:del>
      <m:oMath>
        <m:r>
          <m:t>μ</m:t>
        </m:r>
      </m:oMath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of an outcome</w:delText>
        </w:r>
      </w:del>
      <w:del w:id="1146" w:author="PR Preview" w:date="2026-01-01T00:00:00Z">
        <w:r>
          <w:delText xml:space="preserve"> </w:delText>
        </w:r>
      </w:del>
      <m:oMath>
        <m:r>
          <m:t>Y</m:t>
        </m:r>
      </m:oMath>
      <w:del w:id="1147" w:author="PR Preview" w:date="2026-01-01T00:00:00Z">
        <w:r>
          <w:delText xml:space="preserve"> </w:delText>
        </w:r>
      </w:del>
      <w:del w:id="1148" w:author="PR Preview" w:date="2026-01-01T00:00:00Z">
        <w:r>
          <w:delText xml:space="preserve">given a covariate</w:delText>
        </w:r>
      </w:del>
      <w:del w:id="1149" w:author="PR Preview" w:date="2026-01-01T00:00:00Z">
        <w:r>
          <w:delText xml:space="preserve"> </w:delText>
        </w:r>
      </w:del>
      <m:oMath>
        <m:r>
          <m:t>X</m:t>
        </m:r>
      </m:oMath>
      <w:del w:id="1150" w:author="PR Preview" w:date="2026-01-01T00:00:00Z">
        <w:r>
          <w:delText xml:space="preserve"> </w:delText>
        </w:r>
      </w:del>
      <w:del w:id="1151" w:author="PR Preview" w:date="2026-01-01T00:00:00Z">
        <w:r>
          <w:delText xml:space="preserve">maps each covariate value</w:delText>
        </w:r>
      </w:del>
      <w:del w:id="1152" w:author="PR Preview" w:date="2026-01-01T00:00:00Z">
        <w:r>
          <w:delText xml:space="preserve"> </w:delText>
        </w:r>
      </w:del>
      <m:oMath>
        <m:r>
          <m:t>x</m:t>
        </m:r>
      </m:oMath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to the mean of</w:delText>
        </w:r>
      </w:del>
      <w:del w:id="1155" w:author="PR Preview" w:date="2026-01-01T00:00:00Z">
        <w:r>
          <w:delText xml:space="preserve"> </w:delText>
        </w:r>
      </w:del>
      <m:oMath>
        <m:r>
          <m:t>Y</m:t>
        </m:r>
      </m:oMath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given</w:delText>
        </w:r>
      </w:del>
      <w:del w:id="115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1159" w:author="PR Preview" w:date="2026-01-01T00:00:00Z">
        <w:r>
          <w:delText xml:space="preserve">:</w:delText>
        </w:r>
      </w:del>
    </w:p>
    <w:p>
      <w:pPr>
        <w:pStyle w:val="BodyText"/>
      </w:pPr>
      <w:bookmarkStart w:id="8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del w:id="1160" w:author="PR Preview" w:date="2026-01-01T00:00:00Z">
        <w:r>
          <w:rPr>
            <w:b/>
            <w:bCs/>
          </w:rPr>
          <w:delText xml:space="preserve">Definition 23 (Expected prediction loss at a covariate value)</w:delText>
        </w:r>
      </w:del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The</w:delText>
        </w:r>
      </w:del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rPr>
            <w:b/>
            <w:bCs/>
          </w:rPr>
          <w:delText xml:space="preserve">expected prediction loss at</w:delText>
        </w:r>
      </w:del>
      <w:del w:id="1165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delText xml:space="preserve">of a</w:delText>
        </w:r>
      </w:del>
      <w:del w:id="1168" w:author="PR Preview" w:date="2026-01-01T00:00:00Z">
        <w:r>
          <w:delText xml:space="preserve"> </w:delText>
        </w:r>
      </w:del>
      <w:hyperlink w:anchor="def-fitting-procedure">
        <w:del w:id="116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170" w:author="PR Preview" w:date="2026-01-01T00:00:00Z">
        <w:r>
          <w:delText xml:space="preserve"> </w:delText>
        </w:r>
      </w:del>
      <m:oMath>
        <m:r>
          <m:t>g</m:t>
        </m:r>
      </m:oMath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at training-set size</w:delText>
        </w:r>
      </w:del>
      <w:del w:id="1173" w:author="PR Preview" w:date="2026-01-01T00:00:00Z">
        <w:r>
          <w:delText xml:space="preserve"> </w:delText>
        </w:r>
      </w:del>
      <m:oMath>
        <m:r>
          <m:t>n</m:t>
        </m:r>
      </m:oMath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is the expected</w:delText>
        </w:r>
      </w:del>
      <w:del w:id="1176" w:author="PR Preview" w:date="2026-01-01T00:00:00Z">
        <w:r>
          <w:delText xml:space="preserve"> </w:delText>
        </w:r>
      </w:del>
      <w:hyperlink w:anchor="def-observation-loss">
        <w:del w:id="1177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178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delText xml:space="preserve">of its prediction</w:delText>
        </w:r>
      </w:del>
      <w:del w:id="1181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delText xml:space="preserve">for a new outcome</w:delText>
        </w:r>
      </w:del>
      <w:del w:id="118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with</w:delText>
        </w:r>
      </w:del>
      <w:del w:id="118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188" w:author="PR Preview" w:date="2026-01-01T00:00:00Z">
        <w:r>
          <w:delText xml:space="preserve">,</w:delText>
        </w:r>
      </w:del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averaged over random</w:delText>
        </w:r>
      </w:del>
      <w:del w:id="1191" w:author="PR Preview" w:date="2026-01-01T00:00:00Z">
        <w:r>
          <w:delText xml:space="preserve"> </w:delText>
        </w:r>
      </w:del>
      <w:hyperlink w:anchor="def-training-set">
        <w:del w:id="1192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119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delText xml:space="preserve">of</w:delText>
        </w:r>
      </w:del>
      <w:del w:id="1196" w:author="PR Preview" w:date="2026-01-01T00:00:00Z">
        <w:r>
          <w:delText xml:space="preserve"> </w:delText>
        </w:r>
      </w:del>
      <m:oMath>
        <m:r>
          <m:t>n</m:t>
        </m:r>
      </m:oMath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observations</w:delText>
        </w:r>
      </w:del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drawn independently of</w:delText>
        </w:r>
      </w:del>
      <w:del w:id="12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202" w:author="PR Preview" w:date="2026-01-01T00:00:00Z">
        <w:r>
          <w:delText xml:space="preserve">,</w:delText>
        </w:r>
      </w:del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and over</w:delText>
        </w:r>
      </w:del>
      <w:del w:id="120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206" w:author="PR Preview" w:date="2026-01-01T00:00:00Z">
        <w:r>
          <w:delText xml:space="preserve">:</w:delText>
        </w:r>
      </w:del>
    </w:p>
    <w:p>
      <w:pPr>
        <w:pStyle w:val="BodyText"/>
      </w:pPr>
      <w:ins w:id="1207" w:author="PR Preview" w:date="2026-01-01T00:00:00Z">
        <w:r>
          <w:rPr>
            <w:b/>
            <w:bCs/>
          </w:rPr>
          <w:t xml:space="preserve">Definition 24 (Distribution model)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A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rPr>
            <w:b/>
            <w:bCs/>
          </w:rPr>
          <w:t xml:space="preserve">distribution model</w:t>
        </w:r>
      </w:ins>
      <w:ins w:id="1212" w:author="PR Preview" w:date="2026-01-01T00:00:00Z">
        <w:r>
          <w:t xml:space="preserve"> </w:t>
        </w:r>
      </w:ins>
      <m:oMath>
        <m:r>
          <m:t>P</m:t>
        </m:r>
      </m:oMath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for an outcome</w:t>
        </w:r>
      </w:ins>
      <w:ins w:id="1215" w:author="PR Preview" w:date="2026-01-01T00:00:00Z">
        <w:r>
          <w:t xml:space="preserve"> </w:t>
        </w:r>
      </w:ins>
      <m:oMath>
        <m:r>
          <m:t>Y</m:t>
        </m:r>
      </m:oMath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given a</w:t>
        </w:r>
      </w:ins>
      <w:ins w:id="1218" w:author="PR Preview" w:date="2026-01-01T00:00:00Z">
        <w:r>
          <w:t xml:space="preserve"> </w:t>
        </w:r>
      </w:ins>
      <w:hyperlink w:anchor="def-covariate">
        <w:ins w:id="1219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1220" w:author="PR Preview" w:date="2026-01-01T00:00:00Z">
        <w:r>
          <w:t xml:space="preserve"> </w:t>
        </w:r>
      </w:ins>
      <m:oMath>
        <m:r>
          <m:t>X</m:t>
        </m:r>
      </m:oMath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gives each covariate value</w:t>
        </w:r>
      </w:ins>
      <w:ins w:id="1223" w:author="PR Preview" w:date="2026-01-01T00:00:00Z">
        <w:r>
          <w:t xml:space="preserve"> </w:t>
        </w:r>
      </w:ins>
      <m:oMath>
        <m:r>
          <m:t>x</m:t>
        </m:r>
      </m:oMath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a probability distribution for</w:t>
        </w:r>
      </w:ins>
      <w:ins w:id="1226" w:author="PR Preview" w:date="2026-01-01T00:00:00Z">
        <w:r>
          <w:t xml:space="preserve"> </w:t>
        </w:r>
      </w:ins>
      <m:oMath>
        <m:r>
          <m:t>Y</m:t>
        </m:r>
      </m:oMath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given</w:t>
        </w:r>
      </w:ins>
      <w:ins w:id="122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1230" w:author="PR Preview" w:date="2026-01-01T00:00:00Z">
        <w:r>
          <w:t xml:space="preserve">,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specified by its</w:t>
        </w:r>
      </w:ins>
      <w:ins w:id="1233" w:author="PR Preview" w:date="2026-01-01T00:00:00Z">
        <w:r>
          <w:t xml:space="preserve"> </w:t>
        </w:r>
      </w:ins>
      <w:hyperlink r:id="rId84">
        <w:ins w:id="1234" w:author="PR Preview" w:date="2026-01-01T00:00:00Z">
          <w:r>
            <w:rPr>
              <w:rStyle w:val="Hyperlink"/>
            </w:rPr>
            <w:t xml:space="preserve">cumulative distribution function</w:t>
          </w:r>
        </w:ins>
      </w:hyperlink>
      <w:ins w:id="1235" w:author="PR Preview" w:date="2026-01-01T00:00:00Z">
        <w:r>
          <w:t xml:space="preserve">.</w:t>
        </w:r>
      </w:ins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The</w:t>
        </w:r>
      </w:ins>
      <w:ins w:id="1238" w:author="PR Preview" w:date="2026-01-01T00:00:00Z">
        <w:r>
          <w:t xml:space="preserve"> </w:t>
        </w:r>
      </w:ins>
      <w:hyperlink w:anchor="def-mean-function">
        <w:ins w:id="1239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240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P</m:t>
            </m:r>
          </m:sub>
        </m:sSub>
      </m:oMath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of</w:t>
        </w:r>
      </w:ins>
      <w:ins w:id="1243" w:author="PR Preview" w:date="2026-01-01T00:00:00Z">
        <w:r>
          <w:t xml:space="preserve"> </w:t>
        </w:r>
      </w:ins>
      <m:oMath>
        <m:r>
          <m:t>P</m:t>
        </m:r>
      </m:oMath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maps each covariate value</w:t>
        </w:r>
      </w:ins>
      <w:ins w:id="1246" w:author="PR Preview" w:date="2026-01-01T00:00:00Z">
        <w:r>
          <w:t xml:space="preserve"> </w:t>
        </w:r>
      </w:ins>
      <m:oMath>
        <m:r>
          <m:t>x</m:t>
        </m:r>
      </m:oMath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to the mean of that distribution:</w:t>
        </w:r>
      </w:ins>
    </w:p>
    <w:p>
      <w:pPr>
        <w:pStyle w:val="BodyText"/>
      </w:pPr>
      <w:bookmarkStart w:id="8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exm-distribution-model"/>
    <w:p>
      <w:pPr>
        <w:pStyle w:val="FirstParagraph"/>
      </w:pPr>
      <w:ins w:id="1249" w:author="PR Preview" w:date="2026-01-01T00:00:00Z">
        <w:r>
          <w:rPr>
            <w:b/>
            <w:bCs/>
          </w:rPr>
          <w:t xml:space="preserve">Example 13 (A normal distribution model with a mean function)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Let</w:t>
        </w:r>
      </w:ins>
      <w:ins w:id="1252" w:author="PR Preview" w:date="2026-01-01T00:00:00Z">
        <w:r>
          <w:t xml:space="preserve"> </w:t>
        </w:r>
      </w:ins>
      <m:oMath>
        <m:r>
          <m:t>h</m:t>
        </m:r>
      </m:oMath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be a</w:t>
        </w:r>
      </w:ins>
      <w:ins w:id="1255" w:author="PR Preview" w:date="2026-01-01T00:00:00Z">
        <w:r>
          <w:t xml:space="preserve"> </w:t>
        </w:r>
      </w:ins>
      <w:hyperlink w:anchor="def-model-family">
        <w:ins w:id="1256" w:author="PR Preview" w:date="2026-01-01T00:00:00Z">
          <w:r>
            <w:rPr>
              <w:rStyle w:val="Hyperlink"/>
            </w:rPr>
            <w:t xml:space="preserve">mean-function model</w:t>
          </w:r>
        </w:ins>
      </w:hyperlink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(a line, for instance) and</w:t>
        </w:r>
      </w:ins>
      <w:ins w:id="125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a variance.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The distribution model</w:t>
        </w:r>
      </w:ins>
      <w:ins w:id="1264" w:author="PR Preview" w:date="2026-01-01T00:00:00Z">
        <w:r>
          <w:t xml:space="preserve"> </w:t>
        </w:r>
      </w:ins>
      <m:oMath>
        <m:r>
          <m:t>P</m:t>
        </m:r>
      </m:oMath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that gives each covariate value</w:t>
        </w:r>
      </w:ins>
      <w:ins w:id="1267" w:author="PR Preview" w:date="2026-01-01T00:00:00Z">
        <w:r>
          <w:t xml:space="preserve"> </w:t>
        </w:r>
      </w:ins>
      <m:oMath>
        <m:r>
          <m:t>x</m:t>
        </m:r>
      </m:oMath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the</w:t>
        </w:r>
      </w:ins>
      <w:ins w:id="1270" w:author="PR Preview" w:date="2026-01-01T00:00:00Z">
        <w:r>
          <w:t xml:space="preserve"> </w:t>
        </w:r>
      </w:ins>
      <w:hyperlink r:id="rId87">
        <w:ins w:id="1271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with mean</w:t>
        </w:r>
      </w:ins>
      <w:ins w:id="1274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and variance</w:t>
        </w:r>
      </w:ins>
      <w:ins w:id="127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is</w:t>
        </w:r>
      </w:ins>
    </w:p>
    <w:p>
      <w:pPr>
        <w:pStyle w:val="BodyText"/>
      </w:pPr>
      <w:bookmarkStart w:id="8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ins w:id="1280" w:author="PR Preview" w:date="2026-01-01T00:00:00Z">
        <w:r>
          <w:t xml:space="preserve">The mean parameter of a normal distribution is its mean,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so</w:t>
        </w:r>
      </w:ins>
      <w:ins w:id="1283" w:author="PR Preview" w:date="2026-01-01T00:00:00Z">
        <w:r>
          <w:t xml:space="preserve"> </w:t>
        </w:r>
      </w:ins>
      <w:hyperlink w:anchor="eq-distribution-model-mean-function">
        <w:ins w:id="1284" w:author="PR Preview" w:date="2026-01-01T00:00:00Z">
          <w:r>
            <w:rPr>
              <w:rStyle w:val="Hyperlink"/>
            </w:rPr>
            <w:t xml:space="preserve">Equation 16</w:t>
          </w:r>
        </w:ins>
      </w:hyperlink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gives</w:t>
        </w:r>
      </w:ins>
    </w:p>
    <w:p>
      <w:pPr>
        <w:pStyle w:val="BodyText"/>
      </w:pPr>
      <w:bookmarkStart w:id="8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ins w:id="1287" w:author="PR Preview" w:date="2026-01-01T00:00:00Z">
        <w:r>
          <w:t xml:space="preserve">The mean function</w:t>
        </w:r>
      </w:ins>
      <w:ins w:id="1288" w:author="PR Preview" w:date="2026-01-01T00:00:00Z">
        <w:r>
          <w:t xml:space="preserve"> </w:t>
        </w:r>
      </w:ins>
      <m:oMath>
        <m:r>
          <m:t>h</m:t>
        </m:r>
      </m:oMath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is the component of</w:t>
        </w:r>
      </w:ins>
      <w:ins w:id="1291" w:author="PR Preview" w:date="2026-01-01T00:00:00Z">
        <w:r>
          <w:t xml:space="preserve"> </w:t>
        </w:r>
      </w:ins>
      <m:oMath>
        <m:r>
          <m:t>P</m:t>
        </m:r>
      </m:oMath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that says where the outcome is centered,</w:t>
        </w:r>
      </w:ins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and</w:t>
        </w:r>
      </w:ins>
      <w:ins w:id="129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is the component that says how far it spreads.</w:t>
        </w:r>
      </w:ins>
    </w:p>
    <w:bookmarkEnd w:id="90"/>
    <w:bookmarkStart w:id="92" w:name="def-distribution-model-family"/>
    <w:p>
      <w:pPr>
        <w:pStyle w:val="BodyText"/>
      </w:pPr>
      <w:ins w:id="1299" w:author="PR Preview" w:date="2026-01-01T00:00:00Z">
        <w:r>
          <w:rPr>
            <w:b/>
            <w:bCs/>
          </w:rPr>
          <w:t xml:space="preserve">Definition 25 (Distribution model family)</w:t>
        </w:r>
      </w:ins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A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rPr>
            <w:b/>
            <w:bCs/>
          </w:rPr>
          <w:t xml:space="preserve">distribution model family</w:t>
        </w:r>
      </w:ins>
      <w:ins w:id="130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is a set of</w:t>
        </w:r>
      </w:ins>
      <w:ins w:id="1307" w:author="PR Preview" w:date="2026-01-01T00:00:00Z">
        <w:r>
          <w:t xml:space="preserve"> </w:t>
        </w:r>
      </w:ins>
      <w:hyperlink w:anchor="def-distribution-model">
        <w:ins w:id="1308" w:author="PR Preview" w:date="2026-01-01T00:00:00Z">
          <w:r>
            <w:rPr>
              <w:rStyle w:val="Hyperlink"/>
            </w:rPr>
            <w:t xml:space="preserve">distribution models</w:t>
          </w:r>
        </w:ins>
      </w:hyperlink>
      <w:ins w:id="1309" w:author="PR Preview" w:date="2026-01-01T00:00:00Z">
        <w:r>
          <w:t xml:space="preserve">.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The</w:t>
        </w:r>
      </w:ins>
      <w:ins w:id="1312" w:author="PR Preview" w:date="2026-01-01T00:00:00Z">
        <w:r>
          <w:t xml:space="preserve"> </w:t>
        </w:r>
      </w:ins>
      <w:hyperlink w:anchor="def-mean-function">
        <w:ins w:id="1313" w:author="PR Preview" w:date="2026-01-01T00:00:00Z">
          <w:r>
            <w:rPr>
              <w:rStyle w:val="Hyperlink"/>
            </w:rPr>
            <w:t xml:space="preserve">mean functions</w:t>
          </w:r>
        </w:ins>
      </w:hyperlink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of its members form the set</w:t>
        </w:r>
      </w:ins>
    </w:p>
    <w:p>
      <w:pPr>
        <w:pStyle w:val="BodyText"/>
      </w:pPr>
      <w:bookmarkStart w:id="9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exm-distribution-model-family"/>
    <w:p>
      <w:pPr>
        <w:pStyle w:val="FirstParagraph"/>
      </w:pPr>
      <w:ins w:id="1316" w:author="PR Preview" w:date="2026-01-01T00:00:00Z">
        <w:r>
          <w:rPr>
            <w:b/>
            <w:bCs/>
          </w:rPr>
          <w:t xml:space="preserve">Example 14 (Normal distribution models with polynomial mean functions)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The normal distribution models of</w:t>
        </w:r>
      </w:ins>
      <w:ins w:id="1319" w:author="PR Preview" w:date="2026-01-01T00:00:00Z">
        <w:r>
          <w:t xml:space="preserve"> </w:t>
        </w:r>
      </w:ins>
      <w:hyperlink w:anchor="exm-distribution-model">
        <w:ins w:id="1320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whose mean function</w:t>
        </w:r>
      </w:ins>
      <w:ins w:id="1323" w:author="PR Preview" w:date="2026-01-01T00:00:00Z">
        <w:r>
          <w:t xml:space="preserve"> </w:t>
        </w:r>
      </w:ins>
      <m:oMath>
        <m:r>
          <m:t>h</m:t>
        </m:r>
      </m:oMath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is a polynomial of degree at most</w:t>
        </w:r>
      </w:ins>
      <w:ins w:id="1326" w:author="PR Preview" w:date="2026-01-01T00:00:00Z">
        <w:r>
          <w:t xml:space="preserve"> </w:t>
        </w:r>
      </w:ins>
      <m:oMath>
        <m:r>
          <m:t>d</m:t>
        </m:r>
      </m:oMath>
      <w:ins w:id="1327" w:author="PR Preview" w:date="2026-01-01T00:00:00Z">
        <w:r>
          <w:t xml:space="preserve">,</w:t>
        </w:r>
      </w:ins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with any variance</w:t>
        </w:r>
      </w:ins>
      <w:ins w:id="133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331" w:author="PR Preview" w:date="2026-01-01T00:00:00Z">
        <w:r>
          <w:t xml:space="preserve">,</w:t>
        </w:r>
      </w:ins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form a</w:t>
        </w:r>
      </w:ins>
      <w:ins w:id="1334" w:author="PR Preview" w:date="2026-01-01T00:00:00Z">
        <w:r>
          <w:t xml:space="preserve"> </w:t>
        </w:r>
      </w:ins>
      <w:hyperlink w:anchor="def-distribution-model-family">
        <w:ins w:id="1335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33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337" w:author="PR Preview" w:date="2026-01-01T00:00:00Z">
        <w:r>
          <w:t xml:space="preserve">.</w:t>
        </w:r>
      </w:ins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By</w:t>
        </w:r>
      </w:ins>
      <w:ins w:id="1340" w:author="PR Preview" w:date="2026-01-01T00:00:00Z">
        <w:r>
          <w:t xml:space="preserve"> </w:t>
        </w:r>
      </w:ins>
      <w:hyperlink w:anchor="X8ba36155c06ad6e11c129dc0138d9fa11d4bc5f">
        <w:ins w:id="1341" w:author="PR Preview" w:date="2026-01-01T00:00:00Z">
          <w:r>
            <w:rPr>
              <w:rStyle w:val="Hyperlink"/>
            </w:rPr>
            <w:t xml:space="preserve">Equation 18</w:t>
          </w:r>
        </w:ins>
      </w:hyperlink>
      <w:ins w:id="1342" w:author="PR Preview" w:date="2026-01-01T00:00:00Z">
        <w:r>
          <w:t xml:space="preserve">,</w:t>
        </w:r>
      </w:ins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the set of mean functions in</w:t>
        </w:r>
      </w:ins>
      <w:ins w:id="1345" w:author="PR Preview" w:date="2026-01-01T00:00:00Z">
        <w:r>
          <w:t xml:space="preserve"> </w:t>
        </w:r>
      </w:ins>
      <w:hyperlink w:anchor="X647826443046820f13eb4df9d12242bb4295448">
        <w:ins w:id="1346" w:author="PR Preview" w:date="2026-01-01T00:00:00Z">
          <w:r>
            <w:rPr>
              <w:rStyle w:val="Hyperlink"/>
            </w:rPr>
            <w:t xml:space="preserve">Equation 19</w:t>
          </w:r>
        </w:ins>
      </w:hyperlink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is the set of polynomials of degree at most</w:t>
        </w:r>
      </w:ins>
      <w:ins w:id="1349" w:author="PR Preview" w:date="2026-01-01T00:00:00Z">
        <w:r>
          <w:t xml:space="preserve"> </w:t>
        </w:r>
      </w:ins>
      <m:oMath>
        <m:r>
          <m:t>d</m:t>
        </m:r>
      </m:oMath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of</w:t>
        </w:r>
      </w:ins>
      <w:ins w:id="1352" w:author="PR Preview" w:date="2026-01-01T00:00:00Z">
        <w:r>
          <w:t xml:space="preserve"> </w:t>
        </w:r>
      </w:ins>
      <w:hyperlink w:anchor="exm-model-family">
        <w:ins w:id="1353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354" w:author="PR Preview" w:date="2026-01-01T00:00:00Z">
        <w:r>
          <w:t xml:space="preserve">.</w:t>
        </w:r>
      </w:ins>
    </w:p>
    <w:bookmarkEnd w:id="93"/>
    <w:bookmarkStart w:id="94" w:name="def-fitted-distribution-model"/>
    <w:p>
      <w:pPr>
        <w:pStyle w:val="BodyText"/>
      </w:pPr>
      <w:ins w:id="1355" w:author="PR Preview" w:date="2026-01-01T00:00:00Z">
        <w:r>
          <w:rPr>
            <w:b/>
            <w:bCs/>
          </w:rPr>
          <w:t xml:space="preserve">Definition 26 (Fitted distribution model)</w:t>
        </w:r>
      </w:ins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A</w:t>
        </w:r>
      </w:ins>
      <w:ins w:id="1358" w:author="PR Preview" w:date="2026-01-01T00:00:00Z">
        <w:r>
          <w:t xml:space="preserve"> </w:t>
        </w:r>
      </w:ins>
      <w:ins w:id="1359" w:author="PR Preview" w:date="2026-01-01T00:00:00Z">
        <w:r>
          <w:rPr>
            <w:b/>
            <w:bCs/>
          </w:rPr>
          <w:t xml:space="preserve">fitted distribution model</w:t>
        </w:r>
      </w:ins>
      <w:ins w:id="136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is a member of a</w:t>
        </w:r>
      </w:ins>
      <w:ins w:id="1363" w:author="PR Preview" w:date="2026-01-01T00:00:00Z">
        <w:r>
          <w:t xml:space="preserve"> </w:t>
        </w:r>
      </w:ins>
      <w:hyperlink w:anchor="def-distribution-model-family">
        <w:ins w:id="1364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36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that has been chosen to describe a</w:t>
        </w:r>
      </w:ins>
      <w:ins w:id="1368" w:author="PR Preview" w:date="2026-01-01T00:00:00Z">
        <w:r>
          <w:t xml:space="preserve"> </w:t>
        </w:r>
      </w:ins>
      <w:hyperlink w:anchor="def-data-set">
        <w:ins w:id="1369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37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371" w:author="PR Preview" w:date="2026-01-01T00:00:00Z">
        <w:r>
          <w:t xml:space="preserve">.</w:t>
        </w:r>
      </w:ins>
    </w:p>
    <w:bookmarkEnd w:id="94"/>
    <w:bookmarkStart w:id="95" w:name="exm-fitted-distribution-model"/>
    <w:p>
      <w:pPr>
        <w:pStyle w:val="BodyText"/>
      </w:pPr>
      <w:ins w:id="1372" w:author="PR Preview" w:date="2026-01-01T00:00:00Z">
        <w:r>
          <w:rPr>
            <w:b/>
            <w:bCs/>
          </w:rPr>
          <w:t xml:space="preserve">Example 15 (A fitted normal distribution model)</w:t>
        </w:r>
      </w:ins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Choosing both a line and a variance to describe the weights and fuel economies of the cars in the</w:t>
        </w:r>
      </w:ins>
      <w:ins w:id="1375" w:author="PR Preview" w:date="2026-01-01T00:00:00Z">
        <w:r>
          <w:t xml:space="preserve"> </w:t>
        </w:r>
      </w:ins>
      <w:ins w:id="1376" w:author="PR Preview" w:date="2026-01-01T00:00:00Z">
        <w:r>
          <w:rPr>
            <w:rStyle w:val="VerbatimChar"/>
          </w:rPr>
          <w:t xml:space="preserve">mtcars</w:t>
        </w:r>
      </w:ins>
      <w:ins w:id="1377" w:author="PR Preview" w:date="2026-01-01T00:00:00Z">
        <w:r>
          <w:t xml:space="preserve"> </w:t>
        </w:r>
      </w:ins>
      <w:hyperlink w:anchor="def-data-set">
        <w:ins w:id="1378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37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gives a</w:t>
        </w:r>
      </w:ins>
      <w:ins w:id="1382" w:author="PR Preview" w:date="2026-01-01T00:00:00Z">
        <w:r>
          <w:t xml:space="preserve"> </w:t>
        </w:r>
      </w:ins>
      <w:hyperlink w:anchor="def-fitted-distribution-model">
        <w:ins w:id="1383" w:author="PR Preview" w:date="2026-01-01T00:00:00Z">
          <w:r>
            <w:rPr>
              <w:rStyle w:val="Hyperlink"/>
            </w:rPr>
            <w:t xml:space="preserve">fitted distribution model</w:t>
          </w:r>
        </w:ins>
      </w:hyperlink>
      <w:ins w:id="138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in the family of</w:t>
        </w:r>
      </w:ins>
      <w:ins w:id="1387" w:author="PR Preview" w:date="2026-01-01T00:00:00Z">
        <w:r>
          <w:t xml:space="preserve"> </w:t>
        </w:r>
      </w:ins>
      <w:hyperlink w:anchor="exm-distribution-model-family">
        <w:ins w:id="1388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with polynomial degree</w:t>
        </w:r>
      </w:ins>
      <w:ins w:id="1391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1</m:t>
        </m:r>
      </m:oMath>
      <w:ins w:id="1392" w:author="PR Preview" w:date="2026-01-01T00:00:00Z">
        <w:r>
          <w:t xml:space="preserve">.</w:t>
        </w:r>
      </w:ins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Its mean function</w:t>
        </w:r>
      </w:ins>
      <w:ins w:id="1395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is the fitted line of</w:t>
        </w:r>
      </w:ins>
      <w:ins w:id="1398" w:author="PR Preview" w:date="2026-01-01T00:00:00Z">
        <w:r>
          <w:t xml:space="preserve"> </w:t>
        </w:r>
      </w:ins>
      <w:hyperlink w:anchor="exm-fitted-model">
        <w:ins w:id="1399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400" w:author="PR Preview" w:date="2026-01-01T00:00:00Z">
        <w:r>
          <w:t xml:space="preserve">.</w:t>
        </w:r>
      </w:ins>
    </w:p>
    <w:bookmarkEnd w:id="95"/>
    <w:bookmarkStart w:id="97" w:name="def-epl"/>
    <w:p>
      <w:pPr>
        <w:pStyle w:val="BodyText"/>
      </w:pPr>
      <w:ins w:id="1401" w:author="PR Preview" w:date="2026-01-01T00:00:00Z">
        <w:r>
          <w:rPr>
            <w:b/>
            <w:bCs/>
          </w:rPr>
          <w:t xml:space="preserve">Definition 27 (Expected prediction loss at a covariate value)</w:t>
        </w:r>
      </w:ins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The</w:t>
        </w:r>
      </w:ins>
      <w:ins w:id="1404" w:author="PR Preview" w:date="2026-01-01T00:00:00Z">
        <w:r>
          <w:t xml:space="preserve"> </w:t>
        </w:r>
      </w:ins>
      <w:ins w:id="1405" w:author="PR Preview" w:date="2026-01-01T00:00:00Z">
        <w:r>
          <w:rPr>
            <w:b/>
            <w:bCs/>
          </w:rPr>
          <w:t xml:space="preserve">expected prediction loss at</w:t>
        </w:r>
      </w:ins>
      <w:ins w:id="1406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of a</w:t>
        </w:r>
      </w:ins>
      <w:ins w:id="1409" w:author="PR Preview" w:date="2026-01-01T00:00:00Z">
        <w:r>
          <w:t xml:space="preserve"> </w:t>
        </w:r>
      </w:ins>
      <w:hyperlink w:anchor="def-fitting-procedure">
        <w:ins w:id="141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411" w:author="PR Preview" w:date="2026-01-01T00:00:00Z">
        <w:r>
          <w:t xml:space="preserve"> </w:t>
        </w:r>
      </w:ins>
      <m:oMath>
        <m:r>
          <m:t>g</m:t>
        </m:r>
      </m:oMath>
      <w:ins w:id="1412" w:author="PR Preview" w:date="2026-01-01T00:00:00Z">
        <w:r>
          <w:t xml:space="preserve"> </w:t>
        </w:r>
      </w:ins>
      <w:ins w:id="1413" w:author="PR Preview" w:date="2026-01-01T00:00:00Z">
        <w:r>
          <w:t xml:space="preserve">at training-set size</w:t>
        </w:r>
      </w:ins>
      <w:ins w:id="1414" w:author="PR Preview" w:date="2026-01-01T00:00:00Z">
        <w:r>
          <w:t xml:space="preserve"> </w:t>
        </w:r>
      </w:ins>
      <m:oMath>
        <m:r>
          <m:t>n</m:t>
        </m:r>
      </m:oMath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is the expected</w:t>
        </w:r>
      </w:ins>
      <w:ins w:id="1417" w:author="PR Preview" w:date="2026-01-01T00:00:00Z">
        <w:r>
          <w:t xml:space="preserve"> </w:t>
        </w:r>
      </w:ins>
      <w:hyperlink w:anchor="def-observation-loss">
        <w:ins w:id="1418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41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of its prediction</w:t>
        </w:r>
      </w:ins>
      <w:ins w:id="1422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for a new outcome</w:t>
        </w:r>
      </w:ins>
      <w:ins w:id="142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with</w:t>
        </w:r>
      </w:ins>
      <w:ins w:id="142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429" w:author="PR Preview" w:date="2026-01-01T00:00:00Z">
        <w:r>
          <w:t xml:space="preserve">,</w:t>
        </w:r>
      </w:ins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averaged over random</w:t>
        </w:r>
      </w:ins>
      <w:ins w:id="1432" w:author="PR Preview" w:date="2026-01-01T00:00:00Z">
        <w:r>
          <w:t xml:space="preserve"> </w:t>
        </w:r>
      </w:ins>
      <w:hyperlink w:anchor="def-training-set">
        <w:ins w:id="1433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143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35" w:author="PR Preview" w:date="2026-01-01T00:00:00Z">
        <w:r>
          <w:t xml:space="preserve"> </w:t>
        </w:r>
      </w:ins>
      <w:ins w:id="1436" w:author="PR Preview" w:date="2026-01-01T00:00:00Z">
        <w:r>
          <w:t xml:space="preserve">of</w:t>
        </w:r>
      </w:ins>
      <w:ins w:id="1437" w:author="PR Preview" w:date="2026-01-01T00:00:00Z">
        <w:r>
          <w:t xml:space="preserve"> </w:t>
        </w:r>
      </w:ins>
      <m:oMath>
        <m:r>
          <m:t>n</m:t>
        </m:r>
      </m:oMath>
      <w:ins w:id="1438" w:author="PR Preview" w:date="2026-01-01T00:00:00Z">
        <w:r>
          <w:t xml:space="preserve"> </w:t>
        </w:r>
      </w:ins>
      <w:ins w:id="1439" w:author="PR Preview" w:date="2026-01-01T00:00:00Z">
        <w:r>
          <w:t xml:space="preserve">observations</w:t>
        </w:r>
      </w:ins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drawn independently of</w:t>
        </w:r>
      </w:ins>
      <w:ins w:id="14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443" w:author="PR Preview" w:date="2026-01-01T00:00:00Z">
        <w:r>
          <w:t xml:space="preserve">,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and over</w:t>
        </w:r>
      </w:ins>
      <w:ins w:id="144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447" w:author="PR Preview" w:date="2026-01-01T00:00:00Z">
        <w:r>
          <w:t xml:space="preserve">:</w:t>
        </w:r>
      </w:ins>
    </w:p>
    <w:p>
      <w:pPr>
        <w:pStyle w:val="BodyText"/>
      </w:pPr>
      <w:bookmarkStart w:id="9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98"/>
    <w:bookmarkStart w:id="100" w:name="def-epe"/>
    <w:p>
      <w:pPr>
        <w:pStyle w:val="BodyText"/>
      </w:pPr>
      <w:del w:id="1448" w:author="PR Preview" w:date="2026-01-01T00:00:00Z">
        <w:r>
          <w:rPr>
            <w:b/>
            <w:bCs/>
          </w:rPr>
          <w:delText xml:space="preserve">Definition 24 (Expected prediction error at a covariate value)</w:delText>
        </w:r>
      </w:del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The</w:delText>
        </w:r>
      </w:del>
      <w:del w:id="1451" w:author="PR Preview" w:date="2026-01-01T00:00:00Z">
        <w:r>
          <w:delText xml:space="preserve"> </w:delText>
        </w:r>
      </w:del>
      <w:del w:id="1452" w:author="PR Preview" w:date="2026-01-01T00:00:00Z">
        <w:r>
          <w:rPr>
            <w:b/>
            <w:bCs/>
          </w:rPr>
          <w:delText xml:space="preserve">expected prediction error at</w:delText>
        </w:r>
      </w:del>
      <w:del w:id="1453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454" w:author="PR Preview" w:date="2026-01-01T00:00:00Z">
        <w:r>
          <w:delText xml:space="preserve"> </w:delText>
        </w:r>
      </w:del>
      <w:del w:id="1455" w:author="PR Preview" w:date="2026-01-01T00:00:00Z">
        <w:r>
          <w:delText xml:space="preserve">(</w:delText>
        </w:r>
      </w:del>
      <w:del w:id="1456" w:author="PR Preview" w:date="2026-01-01T00:00:00Z">
        <w:r>
          <w:rPr>
            <w:b/>
            <w:bCs/>
          </w:rPr>
          <w:delText xml:space="preserve">EPE</w:delText>
        </w:r>
      </w:del>
      <w:del w:id="1457" w:author="PR Preview" w:date="2026-01-01T00:00:00Z">
        <w:r>
          <w:delText xml:space="preserve">; also the expected squared prediction error)</w:delText>
        </w:r>
      </w:del>
      <w:del w:id="1458" w:author="PR Preview" w:date="2026-01-01T00:00:00Z">
        <w:r>
          <w:delText xml:space="preserve"> </w:delText>
        </w:r>
      </w:del>
      <w:del w:id="1459" w:author="PR Preview" w:date="2026-01-01T00:00:00Z">
        <w:r>
          <w:delText xml:space="preserve">of a</w:delText>
        </w:r>
      </w:del>
      <w:del w:id="1460" w:author="PR Preview" w:date="2026-01-01T00:00:00Z">
        <w:r>
          <w:delText xml:space="preserve"> </w:delText>
        </w:r>
      </w:del>
      <w:hyperlink w:anchor="def-fitting-procedure">
        <w:del w:id="1461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462" w:author="PR Preview" w:date="2026-01-01T00:00:00Z">
        <w:r>
          <w:delText xml:space="preserve"> </w:delText>
        </w:r>
      </w:del>
      <m:oMath>
        <m:r>
          <m:t>g</m:t>
        </m:r>
      </m:oMath>
      <w:del w:id="1463" w:author="PR Preview" w:date="2026-01-01T00:00:00Z">
        <w:r>
          <w:delText xml:space="preserve"> </w:delText>
        </w:r>
      </w:del>
      <w:del w:id="1464" w:author="PR Preview" w:date="2026-01-01T00:00:00Z">
        <w:r>
          <w:delText xml:space="preserve">at training-set size</w:delText>
        </w:r>
      </w:del>
      <w:del w:id="1465" w:author="PR Preview" w:date="2026-01-01T00:00:00Z">
        <w:r>
          <w:delText xml:space="preserve"> </w:delText>
        </w:r>
      </w:del>
      <m:oMath>
        <m:r>
          <m:t>n</m:t>
        </m:r>
      </m:oMath>
      <w:del w:id="1466" w:author="PR Preview" w:date="2026-01-01T00:00:00Z">
        <w:r>
          <w:delText xml:space="preserve"> </w:delText>
        </w:r>
      </w:del>
      <w:del w:id="1467" w:author="PR Preview" w:date="2026-01-01T00:00:00Z">
        <w:r>
          <w:delText xml:space="preserve">is its</w:delText>
        </w:r>
      </w:del>
      <w:del w:id="1468" w:author="PR Preview" w:date="2026-01-01T00:00:00Z">
        <w:r>
          <w:delText xml:space="preserve"> </w:delText>
        </w:r>
      </w:del>
      <w:hyperlink w:anchor="def-epl">
        <w:del w:id="1469" w:author="PR Preview" w:date="2026-01-01T00:00:00Z">
          <w:r>
            <w:rPr>
              <w:rStyle w:val="Hyperlink"/>
            </w:rPr>
            <w:delText xml:space="preserve">expected prediction loss</w:delText>
          </w:r>
        </w:del>
      </w:hyperlink>
      <w:del w:id="1470" w:author="PR Preview" w:date="2026-01-01T00:00:00Z">
        <w:r>
          <w:delText xml:space="preserve"> </w:delText>
        </w:r>
      </w:del>
      <w:del w:id="1471" w:author="PR Preview" w:date="2026-01-01T00:00:00Z">
        <w:r>
          <w:delText xml:space="preserve">under</w:delText>
        </w:r>
      </w:del>
      <w:del w:id="1472" w:author="PR Preview" w:date="2026-01-01T00:00:00Z">
        <w:r>
          <w:delText xml:space="preserve"> </w:delText>
        </w:r>
      </w:del>
      <w:hyperlink w:anchor="rem-squared-error-loss">
        <w:del w:id="1473" w:author="PR Preview" w:date="2026-01-01T00:00:00Z">
          <w:r>
            <w:rPr>
              <w:rStyle w:val="Hyperlink"/>
            </w:rPr>
            <w:delText xml:space="preserve">squared-error loss</w:delText>
          </w:r>
        </w:del>
      </w:hyperlink>
      <w:del w:id="1474" w:author="PR Preview" w:date="2026-01-01T00:00:00Z">
        <w:r>
          <w:delText xml:space="preserve">,</w:delText>
        </w:r>
      </w:del>
      <w:del w:id="1475" w:author="PR Preview" w:date="2026-01-01T00:00:00Z">
        <w:r>
          <w:delText xml:space="preserve"> </w:delText>
        </w:r>
      </w:del>
      <w:del w:id="1476" w:author="PR Preview" w:date="2026-01-01T00:00:00Z">
        <w:r>
          <w:delText xml:space="preserve">the expected square of the</w:delText>
        </w:r>
      </w:del>
      <w:del w:id="1477" w:author="PR Preview" w:date="2026-01-01T00:00:00Z">
        <w:r>
          <w:delText xml:space="preserve"> </w:delText>
        </w:r>
      </w:del>
      <w:hyperlink r:id="rId59">
        <w:del w:id="1478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479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del w:id="1480" w:author="PR Preview" w:date="2026-01-01T00:00:00Z">
        <w:r>
          <w:delText xml:space="preserve">:</w:delText>
        </w:r>
      </w:del>
    </w:p>
    <w:p>
      <w:pPr>
        <w:pStyle w:val="BodyText"/>
      </w:pPr>
      <w:ins w:id="1481" w:author="PR Preview" w:date="2026-01-01T00:00:00Z">
        <w:r>
          <w:rPr>
            <w:b/>
            <w:bCs/>
          </w:rPr>
          <w:t xml:space="preserve">Definition 28 (Expected prediction error at a covariate value)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The</w:t>
        </w:r>
      </w:ins>
      <w:ins w:id="1484" w:author="PR Preview" w:date="2026-01-01T00:00:00Z">
        <w:r>
          <w:t xml:space="preserve"> </w:t>
        </w:r>
      </w:ins>
      <w:ins w:id="1485" w:author="PR Preview" w:date="2026-01-01T00:00:00Z">
        <w:r>
          <w:rPr>
            <w:b/>
            <w:bCs/>
          </w:rPr>
          <w:t xml:space="preserve">expected prediction error at</w:t>
        </w:r>
      </w:ins>
      <w:ins w:id="1486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(</w:t>
        </w:r>
      </w:ins>
      <w:ins w:id="1489" w:author="PR Preview" w:date="2026-01-01T00:00:00Z">
        <w:r>
          <w:rPr>
            <w:b/>
            <w:bCs/>
          </w:rPr>
          <w:t xml:space="preserve">EPE</w:t>
        </w:r>
      </w:ins>
      <w:ins w:id="1490" w:author="PR Preview" w:date="2026-01-01T00:00:00Z">
        <w:r>
          <w:t xml:space="preserve">; also the expected squared prediction error)</w:t>
        </w:r>
      </w:ins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of a</w:t>
        </w:r>
      </w:ins>
      <w:ins w:id="1493" w:author="PR Preview" w:date="2026-01-01T00:00:00Z">
        <w:r>
          <w:t xml:space="preserve"> </w:t>
        </w:r>
      </w:ins>
      <w:hyperlink w:anchor="def-fitting-procedure">
        <w:ins w:id="149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495" w:author="PR Preview" w:date="2026-01-01T00:00:00Z">
        <w:r>
          <w:t xml:space="preserve"> </w:t>
        </w:r>
      </w:ins>
      <m:oMath>
        <m:r>
          <m:t>g</m:t>
        </m:r>
      </m:oMath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at training-set size</w:t>
        </w:r>
      </w:ins>
      <w:ins w:id="1498" w:author="PR Preview" w:date="2026-01-01T00:00:00Z">
        <w:r>
          <w:t xml:space="preserve"> </w:t>
        </w:r>
      </w:ins>
      <m:oMath>
        <m:r>
          <m:t>n</m:t>
        </m:r>
      </m:oMath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is its</w:t>
        </w:r>
      </w:ins>
      <w:ins w:id="1501" w:author="PR Preview" w:date="2026-01-01T00:00:00Z">
        <w:r>
          <w:t xml:space="preserve"> </w:t>
        </w:r>
      </w:ins>
      <w:hyperlink w:anchor="def-epl">
        <w:ins w:id="1502" w:author="PR Preview" w:date="2026-01-01T00:00:00Z">
          <w:r>
            <w:rPr>
              <w:rStyle w:val="Hyperlink"/>
            </w:rPr>
            <w:t xml:space="preserve">expected prediction loss</w:t>
          </w:r>
        </w:ins>
      </w:hyperlink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under</w:t>
        </w:r>
      </w:ins>
      <w:ins w:id="1505" w:author="PR Preview" w:date="2026-01-01T00:00:00Z">
        <w:r>
          <w:t xml:space="preserve"> </w:t>
        </w:r>
      </w:ins>
      <w:hyperlink w:anchor="rem-squared-error-loss">
        <w:ins w:id="1506" w:author="PR Preview" w:date="2026-01-01T00:00:00Z">
          <w:r>
            <w:rPr>
              <w:rStyle w:val="Hyperlink"/>
            </w:rPr>
            <w:t xml:space="preserve">squared-error loss</w:t>
          </w:r>
        </w:ins>
      </w:hyperlink>
      <w:ins w:id="1507" w:author="PR Preview" w:date="2026-01-01T00:00:00Z">
        <w:r>
          <w:t xml:space="preserve">,</w:t>
        </w:r>
      </w:ins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the expected square of the</w:t>
        </w:r>
      </w:ins>
      <w:ins w:id="1510" w:author="PR Preview" w:date="2026-01-01T00:00:00Z">
        <w:r>
          <w:t xml:space="preserve"> </w:t>
        </w:r>
      </w:ins>
      <w:hyperlink r:id="rId59">
        <w:ins w:id="1511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512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ins w:id="1513" w:author="PR Preview" w:date="2026-01-01T00:00:00Z">
        <w:r>
          <w:t xml:space="preserve">:</w:t>
        </w:r>
      </w:ins>
    </w:p>
    <w:p>
      <w:pPr>
        <w:pStyle w:val="BodyText"/>
      </w:pPr>
      <w:bookmarkStart w:id="9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7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101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02"/>
    <w:bookmarkStart w:id="10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03"/>
    <w:bookmarkStart w:id="10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04"/>
    <w:bookmarkStart w:id="10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del w:id="1514" w:author="PR Preview" w:date="2026-01-01T00:00:00Z">
        <w:r>
          <w:delText xml:space="preserve">The steps labeled</w:delText>
        </w:r>
      </w:del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“definition”</w:delText>
        </w:r>
      </w:del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apply</w:delText>
        </w:r>
      </w:del>
      <w:del w:id="1519" w:author="PR Preview" w:date="2026-01-01T00:00:00Z">
        <w:r>
          <w:delText xml:space="preserve"> </w:delText>
        </w:r>
      </w:del>
      <w:hyperlink w:anchor="eq-expected-generalization-error">
        <w:del w:id="1520" w:author="PR Preview" w:date="2026-01-01T00:00:00Z">
          <w:r>
            <w:rPr>
              <w:rStyle w:val="Hyperlink"/>
            </w:rPr>
            <w:delText xml:space="preserve">Equation 14</w:delText>
          </w:r>
        </w:del>
      </w:hyperlink>
      <w:del w:id="1521" w:author="PR Preview" w:date="2026-01-01T00:00:00Z">
        <w:r>
          <w:delText xml:space="preserve">,</w:delText>
        </w:r>
      </w:del>
      <w:del w:id="1522" w:author="PR Preview" w:date="2026-01-01T00:00:00Z">
        <w:r>
          <w:delText xml:space="preserve"> </w:delText>
        </w:r>
      </w:del>
      <w:hyperlink w:anchor="eq-generalization-error">
        <w:del w:id="1523" w:author="PR Preview" w:date="2026-01-01T00:00:00Z">
          <w:r>
            <w:rPr>
              <w:rStyle w:val="Hyperlink"/>
            </w:rPr>
            <w:delText xml:space="preserve">Equation 10</w:delText>
          </w:r>
        </w:del>
      </w:hyperlink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and</w:delText>
        </w:r>
      </w:del>
      <w:del w:id="1526" w:author="PR Preview" w:date="2026-01-01T00:00:00Z">
        <w:r>
          <w:delText xml:space="preserve"> </w:delText>
        </w:r>
      </w:del>
      <w:hyperlink w:anchor="eq-epl">
        <w:del w:id="1527" w:author="PR Preview" w:date="2026-01-01T00:00:00Z">
          <w:r>
            <w:rPr>
              <w:rStyle w:val="Hyperlink"/>
            </w:rPr>
            <w:delText xml:space="preserve">Equation 16</w:delText>
          </w:r>
        </w:del>
      </w:hyperlink>
      <w:del w:id="1528" w:author="PR Preview" w:date="2026-01-01T00:00:00Z">
        <w:r>
          <w:delText xml:space="preserve">, in that order.</w:delText>
        </w:r>
      </w:del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Here</w:delText>
        </w:r>
      </w:del>
      <w:del w:id="1531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delText xml:space="preserve">is the</w:delText>
        </w:r>
      </w:del>
      <w:del w:id="1534" w:author="PR Preview" w:date="2026-01-01T00:00:00Z">
        <w:r>
          <w:delText xml:space="preserve"> </w:delText>
        </w:r>
      </w:del>
      <w:hyperlink w:anchor="def-observation-loss">
        <w:del w:id="1535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536" w:author="PR Preview" w:date="2026-01-01T00:00:00Z">
        <w:r>
          <w:delText xml:space="preserve"> </w:delText>
        </w:r>
      </w:del>
      <w:del w:id="1537" w:author="PR Preview" w:date="2026-01-01T00:00:00Z">
        <w:r>
          <w:delText xml:space="preserve">of the prediction rule</w:delText>
        </w:r>
      </w:del>
      <w:del w:id="153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(</w:delText>
        </w:r>
      </w:del>
      <w:hyperlink w:anchor="eq-prediction-rule">
        <w:del w:id="1541" w:author="PR Preview" w:date="2026-01-01T00:00:00Z">
          <w:r>
            <w:rPr>
              <w:rStyle w:val="Hyperlink"/>
            </w:rPr>
            <w:delText xml:space="preserve">Equation 8</w:delText>
          </w:r>
        </w:del>
      </w:hyperlink>
      <w:del w:id="1542" w:author="PR Preview" w:date="2026-01-01T00:00:00Z">
        <w:r>
          <w:delText xml:space="preserve">)</w:delText>
        </w:r>
      </w:del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on the new observation.</w:delText>
        </w:r>
      </w:del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delText xml:space="preserve">The two steps labeled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“iterated expectations”</w:delText>
        </w:r>
      </w:del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use the</w:delText>
        </w:r>
      </w:del>
      <w:del w:id="1551" w:author="PR Preview" w:date="2026-01-01T00:00:00Z">
        <w:r>
          <w:delText xml:space="preserve"> </w:delText>
        </w:r>
      </w:del>
      <w:hyperlink r:id="rId105">
        <w:del w:id="1552" w:author="PR Preview" w:date="2026-01-01T00:00:00Z">
          <w:r>
            <w:rPr>
              <w:rStyle w:val="Hyperlink"/>
            </w:rPr>
            <w:delText xml:space="preserve">law of iterated expectations</w:delText>
          </w:r>
        </w:del>
      </w:hyperlink>
      <w:del w:id="1553" w:author="PR Preview" w:date="2026-01-01T00:00:00Z">
        <w:r>
          <w:delText xml:space="preserve">,</w:delText>
        </w:r>
      </w:del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the first conditioning on</w:delText>
        </w:r>
      </w:del>
      <w:del w:id="155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57" w:author="PR Preview" w:date="2026-01-01T00:00:00Z">
        <w:r>
          <w:delText xml:space="preserve"> </w:delText>
        </w:r>
      </w:del>
      <w:del w:id="1558" w:author="PR Preview" w:date="2026-01-01T00:00:00Z">
        <w:r>
          <w:delText xml:space="preserve">and the second on</w:delText>
        </w:r>
      </w:del>
      <w:del w:id="155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1560" w:author="PR Preview" w:date="2026-01-01T00:00:00Z">
        <w:r>
          <w:delText xml:space="preserve">.</w:delText>
        </w:r>
      </w:del>
      <w:del w:id="1561" w:author="PR Preview" w:date="2026-01-01T00:00:00Z">
        <w:r>
          <w:delText xml:space="preserve"> </w:delText>
        </w:r>
      </w:del>
      <w:del w:id="1562" w:author="PR Preview" w:date="2026-01-01T00:00:00Z">
        <w:r>
          <w:delText xml:space="preserve">The last line needs</w:delText>
        </w:r>
      </w:del>
      <w:del w:id="156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64" w:author="PR Preview" w:date="2026-01-01T00:00:00Z">
        <w:r>
          <w:delText xml:space="preserve"> </w:delText>
        </w:r>
      </w:del>
      <w:del w:id="1565" w:author="PR Preview" w:date="2026-01-01T00:00:00Z">
        <w:r>
          <w:delText xml:space="preserve">to be independent of</w:delText>
        </w:r>
      </w:del>
      <w:del w:id="15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567" w:author="PR Preview" w:date="2026-01-01T00:00:00Z">
        <w:r>
          <w:delText xml:space="preserve">:</w:delText>
        </w:r>
      </w:del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delText xml:space="preserve">then, given</w:delText>
        </w:r>
      </w:del>
      <w:del w:id="157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571" w:author="PR Preview" w:date="2026-01-01T00:00:00Z">
        <w:r>
          <w:delText xml:space="preserve">,</w:delText>
        </w:r>
      </w:del>
      <w:del w:id="157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still has its unconditional distribution,</w:delText>
        </w:r>
      </w:del>
      <w:del w:id="1575" w:author="PR Preview" w:date="2026-01-01T00:00:00Z">
        <w:r>
          <w:delText xml:space="preserve"> </w:delText>
        </w:r>
      </w:del>
      <w:del w:id="1576" w:author="PR Preview" w:date="2026-01-01T00:00:00Z">
        <w:r>
          <w:delText xml:space="preserve">as</w:delText>
        </w:r>
      </w:del>
      <w:del w:id="1577" w:author="PR Preview" w:date="2026-01-01T00:00:00Z">
        <w:r>
          <w:delText xml:space="preserve"> </w:delText>
        </w:r>
      </w:del>
      <w:hyperlink w:anchor="def-epl">
        <w:del w:id="1578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579" w:author="PR Preview" w:date="2026-01-01T00:00:00Z">
        <w:r>
          <w:delText xml:space="preserve"> </w:delText>
        </w:r>
      </w:del>
      <w:del w:id="1580" w:author="PR Preview" w:date="2026-01-01T00:00:00Z">
        <w:r>
          <w:delText xml:space="preserve">requires.</w:delText>
        </w:r>
      </w:del>
    </w:p>
    <w:p>
      <w:pPr>
        <w:pStyle w:val="FirstParagraph"/>
      </w:pPr>
      <w:ins w:id="1581" w:author="PR Preview" w:date="2026-01-01T00:00:00Z">
        <w:r>
          <w:t xml:space="preserve">The steps labeled</w:t>
        </w:r>
      </w:ins>
      <w:ins w:id="1582" w:author="PR Preview" w:date="2026-01-01T00:00:00Z">
        <w:r>
          <w:t xml:space="preserve"> </w:t>
        </w:r>
      </w:ins>
      <w:ins w:id="1583" w:author="PR Preview" w:date="2026-01-01T00:00:00Z">
        <w:r>
          <w:t xml:space="preserve">“definition”</w:t>
        </w:r>
      </w:ins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apply</w:t>
        </w:r>
      </w:ins>
      <w:ins w:id="1586" w:author="PR Preview" w:date="2026-01-01T00:00:00Z">
        <w:r>
          <w:t xml:space="preserve"> </w:t>
        </w:r>
      </w:ins>
      <w:hyperlink w:anchor="eq-expected-generalization-error">
        <w:ins w:id="1587" w:author="PR Preview" w:date="2026-01-01T00:00:00Z">
          <w:r>
            <w:rPr>
              <w:rStyle w:val="Hyperlink"/>
            </w:rPr>
            <w:t xml:space="preserve">Equation 15</w:t>
          </w:r>
        </w:ins>
      </w:hyperlink>
      <w:ins w:id="1588" w:author="PR Preview" w:date="2026-01-01T00:00:00Z">
        <w:r>
          <w:t xml:space="preserve">,</w:t>
        </w:r>
      </w:ins>
      <w:ins w:id="1589" w:author="PR Preview" w:date="2026-01-01T00:00:00Z">
        <w:r>
          <w:t xml:space="preserve"> </w:t>
        </w:r>
      </w:ins>
      <w:hyperlink w:anchor="eq-generalization-error">
        <w:ins w:id="1590" w:author="PR Preview" w:date="2026-01-01T00:00:00Z">
          <w:r>
            <w:rPr>
              <w:rStyle w:val="Hyperlink"/>
            </w:rPr>
            <w:t xml:space="preserve">Equation 11</w:t>
          </w:r>
        </w:ins>
      </w:hyperlink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and</w:t>
        </w:r>
      </w:ins>
      <w:ins w:id="1593" w:author="PR Preview" w:date="2026-01-01T00:00:00Z">
        <w:r>
          <w:t xml:space="preserve"> </w:t>
        </w:r>
      </w:ins>
      <w:hyperlink w:anchor="eq-epl">
        <w:ins w:id="1594" w:author="PR Preview" w:date="2026-01-01T00:00:00Z">
          <w:r>
            <w:rPr>
              <w:rStyle w:val="Hyperlink"/>
            </w:rPr>
            <w:t xml:space="preserve">Equation 20</w:t>
          </w:r>
        </w:ins>
      </w:hyperlink>
      <w:ins w:id="1595" w:author="PR Preview" w:date="2026-01-01T00:00:00Z">
        <w:r>
          <w:t xml:space="preserve">, in that order.</w:t>
        </w:r>
      </w:ins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Here</w:t>
        </w:r>
      </w:ins>
      <w:ins w:id="1598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1599" w:author="PR Preview" w:date="2026-01-01T00:00:00Z">
        <w:r>
          <w:t xml:space="preserve"> </w:t>
        </w:r>
      </w:ins>
      <w:ins w:id="1600" w:author="PR Preview" w:date="2026-01-01T00:00:00Z">
        <w:r>
          <w:t xml:space="preserve">is the</w:t>
        </w:r>
      </w:ins>
      <w:ins w:id="1601" w:author="PR Preview" w:date="2026-01-01T00:00:00Z">
        <w:r>
          <w:t xml:space="preserve"> </w:t>
        </w:r>
      </w:ins>
      <w:hyperlink w:anchor="def-observation-loss">
        <w:ins w:id="1602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603" w:author="PR Preview" w:date="2026-01-01T00:00:00Z">
        <w:r>
          <w:t xml:space="preserve"> </w:t>
        </w:r>
      </w:ins>
      <w:ins w:id="1604" w:author="PR Preview" w:date="2026-01-01T00:00:00Z">
        <w:r>
          <w:t xml:space="preserve">of the prediction rule</w:t>
        </w:r>
      </w:ins>
      <w:ins w:id="160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606" w:author="PR Preview" w:date="2026-01-01T00:00:00Z">
        <w:r>
          <w:t xml:space="preserve"> </w:t>
        </w:r>
      </w:ins>
      <w:ins w:id="1607" w:author="PR Preview" w:date="2026-01-01T00:00:00Z">
        <w:r>
          <w:t xml:space="preserve">(</w:t>
        </w:r>
      </w:ins>
      <w:hyperlink w:anchor="eq-prediction-rule">
        <w:ins w:id="1608" w:author="PR Preview" w:date="2026-01-01T00:00:00Z">
          <w:r>
            <w:rPr>
              <w:rStyle w:val="Hyperlink"/>
            </w:rPr>
            <w:t xml:space="preserve">Equation 9</w:t>
          </w:r>
        </w:ins>
      </w:hyperlink>
      <w:ins w:id="1609" w:author="PR Preview" w:date="2026-01-01T00:00:00Z">
        <w:r>
          <w:t xml:space="preserve">)</w:t>
        </w:r>
      </w:ins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on the new observation.</w:t>
        </w:r>
      </w:ins>
      <w:ins w:id="1612" w:author="PR Preview" w:date="2026-01-01T00:00:00Z">
        <w:r>
          <w:t xml:space="preserve"> </w:t>
        </w:r>
      </w:ins>
      <w:ins w:id="1613" w:author="PR Preview" w:date="2026-01-01T00:00:00Z">
        <w:r>
          <w:t xml:space="preserve">The two steps labeled</w:t>
        </w:r>
      </w:ins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“iterated expectations”</w:t>
        </w:r>
      </w:ins>
      <w:ins w:id="1616" w:author="PR Preview" w:date="2026-01-01T00:00:00Z">
        <w:r>
          <w:t xml:space="preserve"> </w:t>
        </w:r>
      </w:ins>
      <w:ins w:id="1617" w:author="PR Preview" w:date="2026-01-01T00:00:00Z">
        <w:r>
          <w:t xml:space="preserve">use the</w:t>
        </w:r>
      </w:ins>
      <w:ins w:id="1618" w:author="PR Preview" w:date="2026-01-01T00:00:00Z">
        <w:r>
          <w:t xml:space="preserve"> </w:t>
        </w:r>
      </w:ins>
      <w:hyperlink r:id="rId105">
        <w:ins w:id="1619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1620" w:author="PR Preview" w:date="2026-01-01T00:00:00Z">
        <w:r>
          <w:t xml:space="preserve">,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the first conditioning on</w:t>
        </w:r>
      </w:ins>
      <w:ins w:id="162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and the second on</w:t>
        </w:r>
      </w:ins>
      <w:ins w:id="162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1627" w:author="PR Preview" w:date="2026-01-01T00:00:00Z">
        <w:r>
          <w:t xml:space="preserve">.</w:t>
        </w:r>
      </w:ins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The last line needs</w:t>
        </w:r>
      </w:ins>
      <w:ins w:id="163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to be independent of</w:t>
        </w:r>
      </w:ins>
      <w:ins w:id="16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634" w:author="PR Preview" w:date="2026-01-01T00:00:00Z">
        <w:r>
          <w:t xml:space="preserve">:</w:t>
        </w:r>
      </w:ins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then, given</w:t>
        </w:r>
      </w:ins>
      <w:ins w:id="163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638" w:author="PR Preview" w:date="2026-01-01T00:00:00Z">
        <w:r>
          <w:t xml:space="preserve">,</w:t>
        </w:r>
      </w:ins>
      <w:ins w:id="163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40" w:author="PR Preview" w:date="2026-01-01T00:00:00Z">
        <w:r>
          <w:t xml:space="preserve"> </w:t>
        </w:r>
      </w:ins>
      <w:ins w:id="1641" w:author="PR Preview" w:date="2026-01-01T00:00:00Z">
        <w:r>
          <w:t xml:space="preserve">still has its unconditional distribution,</w:t>
        </w:r>
      </w:ins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as</w:t>
        </w:r>
      </w:ins>
      <w:ins w:id="1644" w:author="PR Preview" w:date="2026-01-01T00:00:00Z">
        <w:r>
          <w:t xml:space="preserve"> </w:t>
        </w:r>
      </w:ins>
      <w:hyperlink w:anchor="def-epl">
        <w:ins w:id="1645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requires.</w:t>
        </w:r>
      </w:ins>
    </w:p>
    <w:bookmarkEnd w:id="106"/>
    <w:bookmarkStart w:id="108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0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10" w:name="def-average-fit"/>
    <w:p>
      <w:pPr>
        <w:pStyle w:val="BodyText"/>
      </w:pPr>
      <w:del w:id="1648" w:author="PR Preview" w:date="2026-01-01T00:00:00Z">
        <w:r>
          <w:rPr>
            <w:b/>
            <w:bCs/>
          </w:rPr>
          <w:delText xml:space="preserve">Definition 25 (Average fit)</w:delText>
        </w:r>
      </w:del>
      <w:del w:id="1649" w:author="PR Preview" w:date="2026-01-01T00:00:00Z">
        <w:r>
          <w:delText xml:space="preserve"> </w:delText>
        </w:r>
      </w:del>
      <w:del w:id="1650" w:author="PR Preview" w:date="2026-01-01T00:00:00Z">
        <w:r>
          <w:delText xml:space="preserve">Let</w:delText>
        </w:r>
      </w:del>
      <w:del w:id="1651" w:author="PR Preview" w:date="2026-01-01T00:00:00Z">
        <w:r>
          <w:delText xml:space="preserve"> </w:delText>
        </w:r>
      </w:del>
      <m:oMath>
        <m:r>
          <m:t>g</m:t>
        </m:r>
      </m:oMath>
      <w:del w:id="1652" w:author="PR Preview" w:date="2026-01-01T00:00:00Z">
        <w:r>
          <w:delText xml:space="preserve"> </w:delText>
        </w:r>
      </w:del>
      <w:del w:id="1653" w:author="PR Preview" w:date="2026-01-01T00:00:00Z">
        <w:r>
          <w:delText xml:space="preserve">be a</w:delText>
        </w:r>
      </w:del>
      <w:del w:id="1654" w:author="PR Preview" w:date="2026-01-01T00:00:00Z">
        <w:r>
          <w:delText xml:space="preserve"> </w:delText>
        </w:r>
      </w:del>
      <w:hyperlink w:anchor="def-fitting-procedure">
        <w:del w:id="1655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656" w:author="PR Preview" w:date="2026-01-01T00:00:00Z">
        <w:r>
          <w:delText xml:space="preserve">,</w:delText>
        </w:r>
      </w:del>
      <w:del w:id="1657" w:author="PR Preview" w:date="2026-01-01T00:00:00Z">
        <w:r>
          <w:delText xml:space="preserve"> </w:delText>
        </w:r>
      </w:del>
      <w:del w:id="1658" w:author="PR Preview" w:date="2026-01-01T00:00:00Z">
        <w:r>
          <w:delText xml:space="preserve">and let</w:delText>
        </w:r>
      </w:del>
      <w:del w:id="16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60" w:author="PR Preview" w:date="2026-01-01T00:00:00Z">
        <w:r>
          <w:delText xml:space="preserve"> </w:delText>
        </w:r>
      </w:del>
      <w:del w:id="1661" w:author="PR Preview" w:date="2026-01-01T00:00:00Z">
        <w:r>
          <w:delText xml:space="preserve">be a random</w:delText>
        </w:r>
      </w:del>
      <w:del w:id="1662" w:author="PR Preview" w:date="2026-01-01T00:00:00Z">
        <w:r>
          <w:delText xml:space="preserve"> </w:delText>
        </w:r>
      </w:del>
      <w:hyperlink w:anchor="def-training-set">
        <w:del w:id="166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664" w:author="PR Preview" w:date="2026-01-01T00:00:00Z">
        <w:r>
          <w:delText xml:space="preserve">.</w:delText>
        </w:r>
      </w:del>
      <w:del w:id="1665" w:author="PR Preview" w:date="2026-01-01T00:00:00Z">
        <w:r>
          <w:delText xml:space="preserve"> </w:delText>
        </w:r>
      </w:del>
      <w:del w:id="1666" w:author="PR Preview" w:date="2026-01-01T00:00:00Z">
        <w:r>
          <w:delText xml:space="preserve">The</w:delText>
        </w:r>
      </w:del>
      <w:del w:id="1667" w:author="PR Preview" w:date="2026-01-01T00:00:00Z">
        <w:r>
          <w:delText xml:space="preserve"> </w:delText>
        </w:r>
      </w:del>
      <w:del w:id="1668" w:author="PR Preview" w:date="2026-01-01T00:00:00Z">
        <w:r>
          <w:rPr>
            <w:b/>
            <w:bCs/>
          </w:rPr>
          <w:delText xml:space="preserve">average fit</w:delText>
        </w:r>
      </w:del>
      <w:del w:id="1669" w:author="PR Preview" w:date="2026-01-01T00:00:00Z">
        <w:r>
          <w:delText xml:space="preserve"> </w:delText>
        </w:r>
      </w:del>
      <w:del w:id="1670" w:author="PR Preview" w:date="2026-01-01T00:00:00Z">
        <w:r>
          <w:delText xml:space="preserve">of</w:delText>
        </w:r>
      </w:del>
      <w:del w:id="1671" w:author="PR Preview" w:date="2026-01-01T00:00:00Z">
        <w:r>
          <w:delText xml:space="preserve"> </w:delText>
        </w:r>
      </w:del>
      <m:oMath>
        <m:r>
          <m:t>g</m:t>
        </m:r>
      </m:oMath>
      <w:del w:id="1672" w:author="PR Preview" w:date="2026-01-01T00:00:00Z">
        <w:r>
          <w:delText xml:space="preserve"> </w:delText>
        </w:r>
      </w:del>
      <w:del w:id="1673" w:author="PR Preview" w:date="2026-01-01T00:00:00Z">
        <w:r>
          <w:delText xml:space="preserve">at a covariate value</w:delText>
        </w:r>
      </w:del>
      <w:del w:id="1674" w:author="PR Preview" w:date="2026-01-01T00:00:00Z">
        <w:r>
          <w:delText xml:space="preserve"> </w:delText>
        </w:r>
      </w:del>
      <m:oMath>
        <m:r>
          <m:t>x</m:t>
        </m:r>
      </m:oMath>
      <w:del w:id="1675" w:author="PR Preview" w:date="2026-01-01T00:00:00Z">
        <w:r>
          <w:delText xml:space="preserve"> </w:delText>
        </w:r>
      </w:del>
      <w:del w:id="1676" w:author="PR Preview" w:date="2026-01-01T00:00:00Z">
        <w:r>
          <w:delText xml:space="preserve">is the prediction</w:delText>
        </w:r>
      </w:del>
      <w:del w:id="1677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averaged over every training set it might have been fitted to:</w:delText>
        </w:r>
      </w:del>
    </w:p>
    <w:p>
      <w:pPr>
        <w:pStyle w:val="BodyText"/>
      </w:pPr>
      <w:ins w:id="1680" w:author="PR Preview" w:date="2026-01-01T00:00:00Z">
        <w:r>
          <w:rPr>
            <w:b/>
            <w:bCs/>
          </w:rPr>
          <w:t xml:space="preserve">Definition 29 (Average fit)</w:t>
        </w:r>
      </w:ins>
      <w:ins w:id="1681" w:author="PR Preview" w:date="2026-01-01T00:00:00Z">
        <w:r>
          <w:t xml:space="preserve"> </w:t>
        </w:r>
      </w:ins>
      <w:ins w:id="1682" w:author="PR Preview" w:date="2026-01-01T00:00:00Z">
        <w:r>
          <w:t xml:space="preserve">Let</w:t>
        </w:r>
      </w:ins>
      <w:ins w:id="1683" w:author="PR Preview" w:date="2026-01-01T00:00:00Z">
        <w:r>
          <w:t xml:space="preserve"> </w:t>
        </w:r>
      </w:ins>
      <m:oMath>
        <m:r>
          <m:t>g</m:t>
        </m:r>
      </m:oMath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be a</w:t>
        </w:r>
      </w:ins>
      <w:ins w:id="1686" w:author="PR Preview" w:date="2026-01-01T00:00:00Z">
        <w:r>
          <w:t xml:space="preserve"> </w:t>
        </w:r>
      </w:ins>
      <w:hyperlink w:anchor="def-fitting-procedure">
        <w:ins w:id="1687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688" w:author="PR Preview" w:date="2026-01-01T00:00:00Z">
        <w:r>
          <w:t xml:space="preserve">,</w:t>
        </w:r>
      </w:ins>
      <w:ins w:id="1689" w:author="PR Preview" w:date="2026-01-01T00:00:00Z">
        <w:r>
          <w:t xml:space="preserve"> </w:t>
        </w:r>
      </w:ins>
      <w:ins w:id="1690" w:author="PR Preview" w:date="2026-01-01T00:00:00Z">
        <w:r>
          <w:t xml:space="preserve">and let</w:t>
        </w:r>
      </w:ins>
      <w:ins w:id="169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be a random</w:t>
        </w:r>
      </w:ins>
      <w:ins w:id="1694" w:author="PR Preview" w:date="2026-01-01T00:00:00Z">
        <w:r>
          <w:t xml:space="preserve"> </w:t>
        </w:r>
      </w:ins>
      <w:hyperlink w:anchor="def-training-set">
        <w:ins w:id="169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696" w:author="PR Preview" w:date="2026-01-01T00:00:00Z">
        <w:r>
          <w:t xml:space="preserve">.</w:t>
        </w:r>
      </w:ins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The</w:t>
        </w:r>
      </w:ins>
      <w:ins w:id="1699" w:author="PR Preview" w:date="2026-01-01T00:00:00Z">
        <w:r>
          <w:t xml:space="preserve"> </w:t>
        </w:r>
      </w:ins>
      <w:ins w:id="1700" w:author="PR Preview" w:date="2026-01-01T00:00:00Z">
        <w:r>
          <w:rPr>
            <w:b/>
            <w:bCs/>
          </w:rPr>
          <w:t xml:space="preserve">average fit</w:t>
        </w:r>
      </w:ins>
      <w:ins w:id="1701" w:author="PR Preview" w:date="2026-01-01T00:00:00Z">
        <w:r>
          <w:t xml:space="preserve"> </w:t>
        </w:r>
      </w:ins>
      <w:ins w:id="1702" w:author="PR Preview" w:date="2026-01-01T00:00:00Z">
        <w:r>
          <w:t xml:space="preserve">of</w:t>
        </w:r>
      </w:ins>
      <w:ins w:id="1703" w:author="PR Preview" w:date="2026-01-01T00:00:00Z">
        <w:r>
          <w:t xml:space="preserve"> </w:t>
        </w:r>
      </w:ins>
      <m:oMath>
        <m:r>
          <m:t>g</m:t>
        </m:r>
      </m:oMath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at a covariate value</w:t>
        </w:r>
      </w:ins>
      <w:ins w:id="1706" w:author="PR Preview" w:date="2026-01-01T00:00:00Z">
        <w:r>
          <w:t xml:space="preserve"> </w:t>
        </w:r>
      </w:ins>
      <m:oMath>
        <m:r>
          <m:t>x</m:t>
        </m:r>
      </m:oMath>
      <w:ins w:id="1707" w:author="PR Preview" w:date="2026-01-01T00:00:00Z">
        <w:r>
          <w:t xml:space="preserve"> </w:t>
        </w:r>
      </w:ins>
      <w:ins w:id="1708" w:author="PR Preview" w:date="2026-01-01T00:00:00Z">
        <w:r>
          <w:t xml:space="preserve">is the prediction</w:t>
        </w:r>
      </w:ins>
      <w:ins w:id="1709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710" w:author="PR Preview" w:date="2026-01-01T00:00:00Z">
        <w:r>
          <w:t xml:space="preserve"> </w:t>
        </w:r>
      </w:ins>
      <w:ins w:id="1711" w:author="PR Preview" w:date="2026-01-01T00:00:00Z">
        <w:r>
          <w:t xml:space="preserve">averaged over every training set it might have been fitted to:</w:t>
        </w:r>
      </w:ins>
    </w:p>
    <w:p>
      <w:pPr>
        <w:pStyle w:val="BodyText"/>
      </w:pPr>
      <w:bookmarkStart w:id="10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11" w:name="exm-average-fit"/>
    <w:p>
      <w:pPr>
        <w:pStyle w:val="BodyText"/>
      </w:pPr>
      <w:del w:id="1712" w:author="PR Preview" w:date="2026-01-01T00:00:00Z">
        <w:r>
          <w:rPr>
            <w:b/>
            <w:bCs/>
          </w:rPr>
          <w:delText xml:space="preserve">Example 12 (Computing the average fit)</w:delText>
        </w:r>
      </w:del>
      <w:del w:id="1713" w:author="PR Preview" w:date="2026-01-01T00:00:00Z">
        <w:r>
          <w:delText xml:space="preserve"> </w:delText>
        </w:r>
      </w:del>
      <w:del w:id="1714" w:author="PR Preview" w:date="2026-01-01T00:00:00Z">
        <w:r>
          <w:delText xml:space="preserve">Suppose the predictions</w:delText>
        </w:r>
      </w:del>
      <w:del w:id="1715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716" w:author="PR Preview" w:date="2026-01-01T00:00:00Z">
        <w:r>
          <w:delText xml:space="preserve"> </w:delText>
        </w:r>
      </w:del>
      <w:del w:id="1717" w:author="PR Preview" w:date="2026-01-01T00:00:00Z">
        <w:r>
          <w:delText xml:space="preserve">at</w:delText>
        </w:r>
      </w:del>
      <w:del w:id="1718" w:author="PR Preview" w:date="2026-01-01T00:00:00Z">
        <w:r>
          <w:delText xml:space="preserve"> </w:delText>
        </w:r>
      </w:del>
      <m:oMath>
        <m:r>
          <m:t>x</m:t>
        </m:r>
      </m:oMath>
      <w:del w:id="1719" w:author="PR Preview" w:date="2026-01-01T00:00:00Z">
        <w:r>
          <w:delText xml:space="preserve"> </w:delText>
        </w:r>
      </w:del>
      <w:del w:id="1720" w:author="PR Preview" w:date="2026-01-01T00:00:00Z">
        <w:r>
          <w:delText xml:space="preserve">take the values</w:delText>
        </w:r>
      </w:del>
      <w:del w:id="1721" w:author="PR Preview" w:date="2026-01-01T00:00:00Z">
        <w:r>
          <w:delText xml:space="preserve"> </w:delText>
        </w:r>
      </w:del>
      <m:oMath>
        <m:r>
          <m:t>9</m:t>
        </m:r>
      </m:oMath>
      <w:del w:id="1722" w:author="PR Preview" w:date="2026-01-01T00:00:00Z">
        <w:r>
          <w:delText xml:space="preserve">,</w:delText>
        </w:r>
      </w:del>
      <w:del w:id="1723" w:author="PR Preview" w:date="2026-01-01T00:00:00Z">
        <w:r>
          <w:delText xml:space="preserve"> </w:delText>
        </w:r>
      </w:del>
      <m:oMath>
        <m:r>
          <m:t>11</m:t>
        </m:r>
      </m:oMath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delText xml:space="preserve">and</w:delText>
        </w:r>
      </w:del>
      <w:del w:id="1726" w:author="PR Preview" w:date="2026-01-01T00:00:00Z">
        <w:r>
          <w:delText xml:space="preserve"> </w:delText>
        </w:r>
      </w:del>
      <m:oMath>
        <m:r>
          <m:t>13</m:t>
        </m:r>
      </m:oMath>
      <w:del w:id="1727" w:author="PR Preview" w:date="2026-01-01T00:00:00Z">
        <w:r>
          <w:delText xml:space="preserve"> </w:delText>
        </w:r>
      </w:del>
      <w:del w:id="1728" w:author="PR Preview" w:date="2026-01-01T00:00:00Z">
        <w:r>
          <w:delText xml:space="preserve">with equal probability.</w:delText>
        </w:r>
      </w:del>
      <w:del w:id="1729" w:author="PR Preview" w:date="2026-01-01T00:00:00Z">
        <w:r>
          <w:delText xml:space="preserve"> </w:delText>
        </w:r>
      </w:del>
      <w:del w:id="1730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731" w:author="PR Preview" w:date="2026-01-01T00:00:00Z">
        <w:r>
          <w:rPr>
            <w:b/>
            <w:bCs/>
          </w:rPr>
          <w:delText xml:space="preserve">Definition 26 (Bias of a prediction)</w:delText>
        </w:r>
      </w:del>
      <w:del w:id="1732" w:author="PR Preview" w:date="2026-01-01T00:00:00Z">
        <w:r>
          <w:delText xml:space="preserve"> </w:delText>
        </w:r>
      </w:del>
      <w:del w:id="1733" w:author="PR Preview" w:date="2026-01-01T00:00:00Z">
        <w:r>
          <w:delText xml:space="preserve">Let</w:delText>
        </w:r>
      </w:del>
      <w:del w:id="1734" w:author="PR Preview" w:date="2026-01-01T00:00:00Z">
        <w:r>
          <w:delText xml:space="preserve"> </w:delText>
        </w:r>
      </w:del>
      <m:oMath>
        <m:r>
          <m:t>g</m:t>
        </m:r>
      </m:oMath>
      <w:del w:id="1735" w:author="PR Preview" w:date="2026-01-01T00:00:00Z">
        <w:r>
          <w:delText xml:space="preserve"> </w:delText>
        </w:r>
      </w:del>
      <w:del w:id="1736" w:author="PR Preview" w:date="2026-01-01T00:00:00Z">
        <w:r>
          <w:delText xml:space="preserve">be a</w:delText>
        </w:r>
      </w:del>
      <w:del w:id="1737" w:author="PR Preview" w:date="2026-01-01T00:00:00Z">
        <w:r>
          <w:delText xml:space="preserve"> </w:delText>
        </w:r>
      </w:del>
      <w:hyperlink w:anchor="def-fitting-procedure">
        <w:del w:id="173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739" w:author="PR Preview" w:date="2026-01-01T00:00:00Z">
        <w:r>
          <w:delText xml:space="preserve">,</w:delText>
        </w:r>
      </w:del>
      <w:del w:id="1740" w:author="PR Preview" w:date="2026-01-01T00:00:00Z">
        <w:r>
          <w:delText xml:space="preserve"> </w:delText>
        </w:r>
      </w:del>
      <w:del w:id="1741" w:author="PR Preview" w:date="2026-01-01T00:00:00Z">
        <w:r>
          <w:delText xml:space="preserve">and let</w:delText>
        </w:r>
      </w:del>
      <w:del w:id="174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743" w:author="PR Preview" w:date="2026-01-01T00:00:00Z">
        <w:r>
          <w:delText xml:space="preserve"> </w:delText>
        </w:r>
      </w:del>
      <w:del w:id="1744" w:author="PR Preview" w:date="2026-01-01T00:00:00Z">
        <w:r>
          <w:delText xml:space="preserve">be a random</w:delText>
        </w:r>
      </w:del>
      <w:del w:id="1745" w:author="PR Preview" w:date="2026-01-01T00:00:00Z">
        <w:r>
          <w:delText xml:space="preserve"> </w:delText>
        </w:r>
      </w:del>
      <w:hyperlink w:anchor="def-training-set">
        <w:del w:id="174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747" w:author="PR Preview" w:date="2026-01-01T00:00:00Z">
        <w:r>
          <w:delText xml:space="preserve">.</w:delText>
        </w:r>
      </w:del>
      <w:del w:id="1748" w:author="PR Preview" w:date="2026-01-01T00:00:00Z">
        <w:r>
          <w:delText xml:space="preserve"> </w:delText>
        </w:r>
      </w:del>
      <w:del w:id="1749" w:author="PR Preview" w:date="2026-01-01T00:00:00Z">
        <w:r>
          <w:delText xml:space="preserve">At a covariate value</w:delText>
        </w:r>
      </w:del>
      <w:del w:id="1750" w:author="PR Preview" w:date="2026-01-01T00:00:00Z">
        <w:r>
          <w:delText xml:space="preserve"> </w:delText>
        </w:r>
      </w:del>
      <m:oMath>
        <m:r>
          <m:t>x</m:t>
        </m:r>
      </m:oMath>
      <w:del w:id="1751" w:author="PR Preview" w:date="2026-01-01T00:00:00Z">
        <w:r>
          <w:delText xml:space="preserve">,</w:delText>
        </w:r>
      </w:del>
      <w:del w:id="1752" w:author="PR Preview" w:date="2026-01-01T00:00:00Z">
        <w:r>
          <w:delText xml:space="preserve"> </w:delText>
        </w:r>
      </w:del>
      <w:del w:id="1753" w:author="PR Preview" w:date="2026-01-01T00:00:00Z">
        <w:r>
          <w:delText xml:space="preserve">the prediction</w:delText>
        </w:r>
      </w:del>
      <w:del w:id="1754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755" w:author="PR Preview" w:date="2026-01-01T00:00:00Z">
        <w:r>
          <w:delText xml:space="preserve"> </w:delText>
        </w:r>
      </w:del>
      <w:del w:id="1756" w:author="PR Preview" w:date="2026-01-01T00:00:00Z">
        <w:r>
          <w:delText xml:space="preserve">is a random variable,</w:delText>
        </w:r>
      </w:del>
      <w:del w:id="1757" w:author="PR Preview" w:date="2026-01-01T00:00:00Z">
        <w:r>
          <w:delText xml:space="preserve"> </w:delText>
        </w:r>
      </w:del>
      <w:del w:id="1758" w:author="PR Preview" w:date="2026-01-01T00:00:00Z">
        <w:r>
          <w:delText xml:space="preserve">because it depends on the random training data.</w:delText>
        </w:r>
      </w:del>
      <w:del w:id="1759" w:author="PR Preview" w:date="2026-01-01T00:00:00Z">
        <w:r>
          <w:delText xml:space="preserve"> </w:delText>
        </w:r>
      </w:del>
      <w:del w:id="1760" w:author="PR Preview" w:date="2026-01-01T00:00:00Z">
        <w:r>
          <w:delText xml:space="preserve">The</w:delText>
        </w:r>
      </w:del>
      <w:del w:id="1761" w:author="PR Preview" w:date="2026-01-01T00:00:00Z">
        <w:r>
          <w:delText xml:space="preserve"> </w:delText>
        </w:r>
      </w:del>
      <w:del w:id="1762" w:author="PR Preview" w:date="2026-01-01T00:00:00Z">
        <w:r>
          <w:rPr>
            <w:b/>
            <w:bCs/>
          </w:rPr>
          <w:delText xml:space="preserve">bias</w:delText>
        </w:r>
      </w:del>
      <w:del w:id="1763" w:author="PR Preview" w:date="2026-01-01T00:00:00Z">
        <w:r>
          <w:delText xml:space="preserve"> </w:delText>
        </w:r>
      </w:del>
      <w:del w:id="1764" w:author="PR Preview" w:date="2026-01-01T00:00:00Z">
        <w:r>
          <w:delText xml:space="preserve">of the prediction</w:delText>
        </w:r>
      </w:del>
      <w:del w:id="1765" w:author="PR Preview" w:date="2026-01-01T00:00:00Z">
        <w:r>
          <w:delText xml:space="preserve"> </w:delText>
        </w:r>
      </w:del>
      <w:del w:id="1766" w:author="PR Preview" w:date="2026-01-01T00:00:00Z">
        <w:r>
          <w:delText xml:space="preserve">is the expected</w:delText>
        </w:r>
      </w:del>
      <w:del w:id="1767" w:author="PR Preview" w:date="2026-01-01T00:00:00Z">
        <w:r>
          <w:delText xml:space="preserve"> </w:delText>
        </w:r>
      </w:del>
      <w:hyperlink r:id="rId112">
        <w:del w:id="1768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769" w:author="PR Preview" w:date="2026-01-01T00:00:00Z">
        <w:r>
          <w:delText xml:space="preserve"> </w:delText>
        </w:r>
      </w:del>
      <w:del w:id="1770" w:author="PR Preview" w:date="2026-01-01T00:00:00Z">
        <w:r>
          <w:delText xml:space="preserve">of the prediction</w:delText>
        </w:r>
      </w:del>
      <w:del w:id="1771" w:author="PR Preview" w:date="2026-01-01T00:00:00Z">
        <w:r>
          <w:delText xml:space="preserve"> </w:delText>
        </w:r>
      </w:del>
      <w:del w:id="1772" w:author="PR Preview" w:date="2026-01-01T00:00:00Z">
        <w:r>
          <w:delText xml:space="preserve">as an</w:delText>
        </w:r>
      </w:del>
      <w:del w:id="1773" w:author="PR Preview" w:date="2026-01-01T00:00:00Z">
        <w:r>
          <w:delText xml:space="preserve"> </w:delText>
        </w:r>
      </w:del>
      <w:hyperlink r:id="rId113">
        <w:del w:id="1774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1775" w:author="PR Preview" w:date="2026-01-01T00:00:00Z">
        <w:r>
          <w:delText xml:space="preserve"> </w:delText>
        </w:r>
      </w:del>
      <w:del w:id="1776" w:author="PR Preview" w:date="2026-01-01T00:00:00Z">
        <w:r>
          <w:delText xml:space="preserve">of the</w:delText>
        </w:r>
      </w:del>
      <w:del w:id="1777" w:author="PR Preview" w:date="2026-01-01T00:00:00Z">
        <w:r>
          <w:delText xml:space="preserve"> </w:delText>
        </w:r>
      </w:del>
      <w:hyperlink w:anchor="def-mean-function">
        <w:del w:id="1778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779" w:author="PR Preview" w:date="2026-01-01T00:00:00Z">
        <w:r>
          <w:delText xml:space="preserve"> </w:delText>
        </w:r>
      </w:del>
      <w:del w:id="1780" w:author="PR Preview" w:date="2026-01-01T00:00:00Z">
        <w:r>
          <w:delText xml:space="preserve">value</w:delText>
        </w:r>
      </w:del>
      <w:del w:id="178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782" w:author="PR Preview" w:date="2026-01-01T00:00:00Z">
        <w:r>
          <w:delText xml:space="preserve">,</w:delText>
        </w:r>
      </w:del>
      <w:del w:id="1783" w:author="PR Preview" w:date="2026-01-01T00:00:00Z">
        <w:r>
          <w:delText xml:space="preserve"> </w:delText>
        </w:r>
      </w:del>
      <w:del w:id="1784" w:author="PR Preview" w:date="2026-01-01T00:00:00Z">
        <w:r>
          <w:delText xml:space="preserve">which is its estimand here, not the new outcome it predicts:</w:delText>
        </w:r>
      </w:del>
    </w:p>
    <w:p>
      <w:pPr>
        <w:pStyle w:val="BodyText"/>
      </w:pPr>
      <w:ins w:id="1785" w:author="PR Preview" w:date="2026-01-01T00:00:00Z">
        <w:r>
          <w:rPr>
            <w:b/>
            <w:bCs/>
          </w:rPr>
          <w:t xml:space="preserve">Example 16 (Computing the average fit)</w:t>
        </w:r>
      </w:ins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Suppose the predictions</w:t>
        </w:r>
      </w:ins>
      <w:ins w:id="1788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at</w:t>
        </w:r>
      </w:ins>
      <w:ins w:id="1791" w:author="PR Preview" w:date="2026-01-01T00:00:00Z">
        <w:r>
          <w:t xml:space="preserve"> </w:t>
        </w:r>
      </w:ins>
      <m:oMath>
        <m:r>
          <m:t>x</m:t>
        </m:r>
      </m:oMath>
      <w:ins w:id="1792" w:author="PR Preview" w:date="2026-01-01T00:00:00Z">
        <w:r>
          <w:t xml:space="preserve"> </w:t>
        </w:r>
      </w:ins>
      <w:ins w:id="1793" w:author="PR Preview" w:date="2026-01-01T00:00:00Z">
        <w:r>
          <w:t xml:space="preserve">take the values</w:t>
        </w:r>
      </w:ins>
      <w:ins w:id="1794" w:author="PR Preview" w:date="2026-01-01T00:00:00Z">
        <w:r>
          <w:t xml:space="preserve"> </w:t>
        </w:r>
      </w:ins>
      <m:oMath>
        <m:r>
          <m:t>9</m:t>
        </m:r>
      </m:oMath>
      <w:ins w:id="1795" w:author="PR Preview" w:date="2026-01-01T00:00:00Z">
        <w:r>
          <w:t xml:space="preserve">,</w:t>
        </w:r>
      </w:ins>
      <w:ins w:id="1796" w:author="PR Preview" w:date="2026-01-01T00:00:00Z">
        <w:r>
          <w:t xml:space="preserve"> </w:t>
        </w:r>
      </w:ins>
      <m:oMath>
        <m:r>
          <m:t>11</m:t>
        </m:r>
      </m:oMath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and</w:t>
        </w:r>
      </w:ins>
      <w:ins w:id="1799" w:author="PR Preview" w:date="2026-01-01T00:00:00Z">
        <w:r>
          <w:t xml:space="preserve"> </w:t>
        </w:r>
      </w:ins>
      <m:oMath>
        <m:r>
          <m:t>13</m:t>
        </m:r>
      </m:oMath>
      <w:ins w:id="1800" w:author="PR Preview" w:date="2026-01-01T00:00:00Z">
        <w:r>
          <w:t xml:space="preserve"> </w:t>
        </w:r>
      </w:ins>
      <w:ins w:id="1801" w:author="PR Preview" w:date="2026-01-01T00:00:00Z">
        <w:r>
          <w:t xml:space="preserve">with equal probability.</w:t>
        </w:r>
      </w:ins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5" w:name="def-prediction-bias"/>
    <w:p>
      <w:pPr>
        <w:pStyle w:val="FirstParagraph"/>
      </w:pPr>
      <w:ins w:id="1804" w:author="PR Preview" w:date="2026-01-01T00:00:00Z">
        <w:r>
          <w:rPr>
            <w:b/>
            <w:bCs/>
          </w:rPr>
          <w:t xml:space="preserve">Definition 30 (Bias of a prediction)</w:t>
        </w:r>
      </w:ins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Let</w:t>
        </w:r>
      </w:ins>
      <w:ins w:id="1807" w:author="PR Preview" w:date="2026-01-01T00:00:00Z">
        <w:r>
          <w:t xml:space="preserve"> </w:t>
        </w:r>
      </w:ins>
      <m:oMath>
        <m:r>
          <m:t>g</m:t>
        </m:r>
      </m:oMath>
      <w:ins w:id="1808" w:author="PR Preview" w:date="2026-01-01T00:00:00Z">
        <w:r>
          <w:t xml:space="preserve"> </w:t>
        </w:r>
      </w:ins>
      <w:ins w:id="1809" w:author="PR Preview" w:date="2026-01-01T00:00:00Z">
        <w:r>
          <w:t xml:space="preserve">be a</w:t>
        </w:r>
      </w:ins>
      <w:ins w:id="1810" w:author="PR Preview" w:date="2026-01-01T00:00:00Z">
        <w:r>
          <w:t xml:space="preserve"> </w:t>
        </w:r>
      </w:ins>
      <w:hyperlink w:anchor="def-fitting-procedure">
        <w:ins w:id="1811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812" w:author="PR Preview" w:date="2026-01-01T00:00:00Z">
        <w:r>
          <w:t xml:space="preserve">,</w:t>
        </w:r>
      </w:ins>
      <w:ins w:id="1813" w:author="PR Preview" w:date="2026-01-01T00:00:00Z">
        <w:r>
          <w:t xml:space="preserve"> </w:t>
        </w:r>
      </w:ins>
      <w:ins w:id="1814" w:author="PR Preview" w:date="2026-01-01T00:00:00Z">
        <w:r>
          <w:t xml:space="preserve">and let</w:t>
        </w:r>
      </w:ins>
      <w:ins w:id="181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be a random</w:t>
        </w:r>
      </w:ins>
      <w:ins w:id="1818" w:author="PR Preview" w:date="2026-01-01T00:00:00Z">
        <w:r>
          <w:t xml:space="preserve"> </w:t>
        </w:r>
      </w:ins>
      <w:hyperlink w:anchor="def-training-set">
        <w:ins w:id="181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820" w:author="PR Preview" w:date="2026-01-01T00:00:00Z">
        <w:r>
          <w:t xml:space="preserve">.</w:t>
        </w:r>
      </w:ins>
      <w:ins w:id="1821" w:author="PR Preview" w:date="2026-01-01T00:00:00Z">
        <w:r>
          <w:t xml:space="preserve"> </w:t>
        </w:r>
      </w:ins>
      <w:ins w:id="1822" w:author="PR Preview" w:date="2026-01-01T00:00:00Z">
        <w:r>
          <w:t xml:space="preserve">At a covariate value</w:t>
        </w:r>
      </w:ins>
      <w:ins w:id="1823" w:author="PR Preview" w:date="2026-01-01T00:00:00Z">
        <w:r>
          <w:t xml:space="preserve"> </w:t>
        </w:r>
      </w:ins>
      <m:oMath>
        <m:r>
          <m:t>x</m:t>
        </m:r>
      </m:oMath>
      <w:ins w:id="1824" w:author="PR Preview" w:date="2026-01-01T00:00:00Z">
        <w:r>
          <w:t xml:space="preserve">,</w:t>
        </w:r>
      </w:ins>
      <w:ins w:id="1825" w:author="PR Preview" w:date="2026-01-01T00:00:00Z">
        <w:r>
          <w:t xml:space="preserve"> </w:t>
        </w:r>
      </w:ins>
      <w:ins w:id="1826" w:author="PR Preview" w:date="2026-01-01T00:00:00Z">
        <w:r>
          <w:t xml:space="preserve">the prediction</w:t>
        </w:r>
      </w:ins>
      <w:ins w:id="1827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828" w:author="PR Preview" w:date="2026-01-01T00:00:00Z">
        <w:r>
          <w:t xml:space="preserve"> </w:t>
        </w:r>
      </w:ins>
      <w:ins w:id="1829" w:author="PR Preview" w:date="2026-01-01T00:00:00Z">
        <w:r>
          <w:t xml:space="preserve">is a random variable,</w:t>
        </w:r>
      </w:ins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because it depends on the random training data.</w:t>
        </w:r>
      </w:ins>
      <w:ins w:id="1832" w:author="PR Preview" w:date="2026-01-01T00:00:00Z">
        <w:r>
          <w:t xml:space="preserve"> </w:t>
        </w:r>
      </w:ins>
      <w:ins w:id="1833" w:author="PR Preview" w:date="2026-01-01T00:00:00Z">
        <w:r>
          <w:t xml:space="preserve">The</w:t>
        </w:r>
      </w:ins>
      <w:ins w:id="1834" w:author="PR Preview" w:date="2026-01-01T00:00:00Z">
        <w:r>
          <w:t xml:space="preserve"> </w:t>
        </w:r>
      </w:ins>
      <w:ins w:id="1835" w:author="PR Preview" w:date="2026-01-01T00:00:00Z">
        <w:r>
          <w:rPr>
            <w:b/>
            <w:bCs/>
          </w:rPr>
          <w:t xml:space="preserve">bias</w:t>
        </w:r>
      </w:ins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of the prediction</w:t>
        </w:r>
      </w:ins>
      <w:ins w:id="1838" w:author="PR Preview" w:date="2026-01-01T00:00:00Z">
        <w:r>
          <w:t xml:space="preserve"> </w:t>
        </w:r>
      </w:ins>
      <w:ins w:id="1839" w:author="PR Preview" w:date="2026-01-01T00:00:00Z">
        <w:r>
          <w:t xml:space="preserve">is the expected</w:t>
        </w:r>
      </w:ins>
      <w:ins w:id="1840" w:author="PR Preview" w:date="2026-01-01T00:00:00Z">
        <w:r>
          <w:t xml:space="preserve"> </w:t>
        </w:r>
      </w:ins>
      <w:hyperlink r:id="rId112">
        <w:ins w:id="1841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842" w:author="PR Preview" w:date="2026-01-01T00:00:00Z">
        <w:r>
          <w:t xml:space="preserve"> </w:t>
        </w:r>
      </w:ins>
      <w:ins w:id="1843" w:author="PR Preview" w:date="2026-01-01T00:00:00Z">
        <w:r>
          <w:t xml:space="preserve">of the prediction</w:t>
        </w:r>
      </w:ins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as an</w:t>
        </w:r>
      </w:ins>
      <w:ins w:id="1846" w:author="PR Preview" w:date="2026-01-01T00:00:00Z">
        <w:r>
          <w:t xml:space="preserve"> </w:t>
        </w:r>
      </w:ins>
      <w:hyperlink r:id="rId113">
        <w:ins w:id="1847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1848" w:author="PR Preview" w:date="2026-01-01T00:00:00Z">
        <w:r>
          <w:t xml:space="preserve"> </w:t>
        </w:r>
      </w:ins>
      <w:ins w:id="1849" w:author="PR Preview" w:date="2026-01-01T00:00:00Z">
        <w:r>
          <w:t xml:space="preserve">of the</w:t>
        </w:r>
      </w:ins>
      <w:ins w:id="1850" w:author="PR Preview" w:date="2026-01-01T00:00:00Z">
        <w:r>
          <w:t xml:space="preserve"> </w:t>
        </w:r>
      </w:ins>
      <w:hyperlink w:anchor="def-mean-function">
        <w:ins w:id="1851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852" w:author="PR Preview" w:date="2026-01-01T00:00:00Z">
        <w:r>
          <w:t xml:space="preserve"> </w:t>
        </w:r>
      </w:ins>
      <w:ins w:id="1853" w:author="PR Preview" w:date="2026-01-01T00:00:00Z">
        <w:r>
          <w:t xml:space="preserve">value</w:t>
        </w:r>
      </w:ins>
      <w:ins w:id="1854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855" w:author="PR Preview" w:date="2026-01-01T00:00:00Z">
        <w:r>
          <w:t xml:space="preserve">,</w:t>
        </w:r>
      </w:ins>
      <w:ins w:id="1856" w:author="PR Preview" w:date="2026-01-01T00:00:00Z">
        <w:r>
          <w:t xml:space="preserve"> </w:t>
        </w:r>
      </w:ins>
      <w:ins w:id="1857" w:author="PR Preview" w:date="2026-01-01T00:00:00Z">
        <w:r>
          <w:t xml:space="preserve">which is its estimand here, not the new outcome it predicts:</w:t>
        </w:r>
      </w:ins>
    </w:p>
    <w:p>
      <w:pPr>
        <w:pStyle w:val="BodyText"/>
      </w:pPr>
      <w:bookmarkStart w:id="11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16" w:name="exm-prediction-bias"/>
    <w:p>
      <w:pPr>
        <w:pStyle w:val="BodyText"/>
      </w:pPr>
      <w:del w:id="1858" w:author="PR Preview" w:date="2026-01-01T00:00:00Z">
        <w:r>
          <w:rPr>
            <w:b/>
            <w:bCs/>
          </w:rPr>
          <w:delText xml:space="preserve">Example 13 (Computing the bias of a prediction)</w:delText>
        </w:r>
      </w:del>
      <w:del w:id="1859" w:author="PR Preview" w:date="2026-01-01T00:00:00Z">
        <w:r>
          <w:delText xml:space="preserve"> </w:delText>
        </w:r>
      </w:del>
      <w:del w:id="1860" w:author="PR Preview" w:date="2026-01-01T00:00:00Z">
        <w:r>
          <w:delText xml:space="preserve">Suppose</w:delText>
        </w:r>
      </w:del>
      <w:del w:id="186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del w:id="1862" w:author="PR Preview" w:date="2026-01-01T00:00:00Z">
        <w:r>
          <w:delText xml:space="preserve">,</w:delText>
        </w:r>
      </w:del>
      <w:del w:id="1863" w:author="PR Preview" w:date="2026-01-01T00:00:00Z">
        <w:r>
          <w:delText xml:space="preserve"> </w:delText>
        </w:r>
      </w:del>
      <w:del w:id="1864" w:author="PR Preview" w:date="2026-01-01T00:00:00Z">
        <w:r>
          <w:delText xml:space="preserve">and the predictions</w:delText>
        </w:r>
      </w:del>
      <w:del w:id="1865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866" w:author="PR Preview" w:date="2026-01-01T00:00:00Z">
        <w:r>
          <w:delText xml:space="preserve">,</w:delText>
        </w:r>
      </w:del>
      <w:del w:id="1867" w:author="PR Preview" w:date="2026-01-01T00:00:00Z">
        <w:r>
          <w:delText xml:space="preserve"> </w:delText>
        </w:r>
      </w:del>
      <w:del w:id="1868" w:author="PR Preview" w:date="2026-01-01T00:00:00Z">
        <w:r>
          <w:delText xml:space="preserve">over repeated training sets,</w:delText>
        </w:r>
      </w:del>
      <w:del w:id="1869" w:author="PR Preview" w:date="2026-01-01T00:00:00Z">
        <w:r>
          <w:delText xml:space="preserve"> </w:delText>
        </w:r>
      </w:del>
      <w:del w:id="1870" w:author="PR Preview" w:date="2026-01-01T00:00:00Z">
        <w:r>
          <w:delText xml:space="preserve">average</w:delText>
        </w:r>
      </w:del>
      <w:del w:id="1871" w:author="PR Preview" w:date="2026-01-01T00:00:00Z">
        <w:r>
          <w:delText xml:space="preserve"> </w:delText>
        </w:r>
      </w:del>
      <m:oMath>
        <m:r>
          <m:t>11</m:t>
        </m:r>
      </m:oMath>
      <w:del w:id="1872" w:author="PR Preview" w:date="2026-01-01T00:00:00Z">
        <w:r>
          <w:delText xml:space="preserve">.</w:delText>
        </w:r>
      </w:del>
      <w:del w:id="1873" w:author="PR Preview" w:date="2026-01-01T00:00:00Z">
        <w:r>
          <w:delText xml:space="preserve"> </w:delText>
        </w:r>
      </w:del>
      <w:del w:id="1874" w:author="PR Preview" w:date="2026-01-01T00:00:00Z">
        <w:r>
          <w:delText xml:space="preserve">Then</w:delText>
        </w:r>
      </w:del>
    </w:p>
    <w:p>
      <w:pPr>
        <w:pStyle w:val="BodyText"/>
      </w:pPr>
      <w:ins w:id="1875" w:author="PR Preview" w:date="2026-01-01T00:00:00Z">
        <w:r>
          <w:rPr>
            <w:b/>
            <w:bCs/>
          </w:rPr>
          <w:t xml:space="preserve">Example 17 (Computing the bias of a prediction)</w:t>
        </w:r>
      </w:ins>
      <w:ins w:id="1876" w:author="PR Preview" w:date="2026-01-01T00:00:00Z">
        <w:r>
          <w:t xml:space="preserve"> </w:t>
        </w:r>
      </w:ins>
      <w:ins w:id="1877" w:author="PR Preview" w:date="2026-01-01T00:00:00Z">
        <w:r>
          <w:t xml:space="preserve">Suppose</w:t>
        </w:r>
      </w:ins>
      <w:ins w:id="187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ins w:id="1879" w:author="PR Preview" w:date="2026-01-01T00:00:00Z">
        <w:r>
          <w:t xml:space="preserve">,</w:t>
        </w:r>
      </w:ins>
      <w:ins w:id="1880" w:author="PR Preview" w:date="2026-01-01T00:00:00Z">
        <w:r>
          <w:t xml:space="preserve"> </w:t>
        </w:r>
      </w:ins>
      <w:ins w:id="1881" w:author="PR Preview" w:date="2026-01-01T00:00:00Z">
        <w:r>
          <w:t xml:space="preserve">and the predictions</w:t>
        </w:r>
      </w:ins>
      <w:ins w:id="1882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883" w:author="PR Preview" w:date="2026-01-01T00:00:00Z">
        <w:r>
          <w:t xml:space="preserve">,</w:t>
        </w:r>
      </w:ins>
      <w:ins w:id="1884" w:author="PR Preview" w:date="2026-01-01T00:00:00Z">
        <w:r>
          <w:t xml:space="preserve"> </w:t>
        </w:r>
      </w:ins>
      <w:ins w:id="1885" w:author="PR Preview" w:date="2026-01-01T00:00:00Z">
        <w:r>
          <w:t xml:space="preserve">over repeated training sets,</w:t>
        </w:r>
      </w:ins>
      <w:ins w:id="1886" w:author="PR Preview" w:date="2026-01-01T00:00:00Z">
        <w:r>
          <w:t xml:space="preserve"> </w:t>
        </w:r>
      </w:ins>
      <w:ins w:id="1887" w:author="PR Preview" w:date="2026-01-01T00:00:00Z">
        <w:r>
          <w:t xml:space="preserve">average</w:t>
        </w:r>
      </w:ins>
      <w:ins w:id="1888" w:author="PR Preview" w:date="2026-01-01T00:00:00Z">
        <w:r>
          <w:t xml:space="preserve"> </w:t>
        </w:r>
      </w:ins>
      <m:oMath>
        <m:r>
          <m:t>11</m:t>
        </m:r>
      </m:oMath>
      <w:ins w:id="1889" w:author="PR Preview" w:date="2026-01-01T00:00:00Z">
        <w:r>
          <w:t xml:space="preserve">.</w:t>
        </w:r>
      </w:ins>
      <w:ins w:id="1890" w:author="PR Preview" w:date="2026-01-01T00:00:00Z">
        <w:r>
          <w:t xml:space="preserve"> </w:t>
        </w:r>
      </w:ins>
      <w:ins w:id="1891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16"/>
    <w:bookmarkStart w:id="11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17"/>
    <w:bookmarkStart w:id="11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18"/>
    <w:bookmarkStart w:id="11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19"/>
    <w:bookmarkStart w:id="12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1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2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2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23"/>
    <w:bookmarkStart w:id="124" w:name="exr-epe-split-bias"/>
    <w:p>
      <w:pPr>
        <w:pStyle w:val="BodyText"/>
      </w:pPr>
      <w:del w:id="1892" w:author="PR Preview" w:date="2026-01-01T00:00:00Z">
        <w:r>
          <w:rPr>
            <w:b/>
            <w:bCs/>
          </w:rPr>
          <w:delText xml:space="preserve">Exercise 6 (Separate the bias)</w:delText>
        </w:r>
      </w:del>
      <w:del w:id="1893" w:author="PR Preview" w:date="2026-01-01T00:00:00Z">
        <w:r>
          <w:delText xml:space="preserve"> </w:delText>
        </w:r>
      </w:del>
      <w:hyperlink w:anchor="eq-epe-after-noise">
        <w:del w:id="1894" w:author="PR Preview" w:date="2026-01-01T00:00:00Z">
          <w:r>
            <w:rPr>
              <w:rStyle w:val="Hyperlink"/>
            </w:rPr>
            <w:delText xml:space="preserve">Equation 21</w:delText>
          </w:r>
        </w:del>
      </w:hyperlink>
      <w:del w:id="1895" w:author="PR Preview" w:date="2026-01-01T00:00:00Z">
        <w:r>
          <w:delText xml:space="preserve"> </w:delText>
        </w:r>
      </w:del>
      <w:del w:id="1896" w:author="PR Preview" w:date="2026-01-01T00:00:00Z">
        <w:r>
          <w:delText xml:space="preserve">leaves one term that still mixes two ideas:</w:delText>
        </w:r>
      </w:del>
    </w:p>
    <w:p>
      <w:pPr>
        <w:pStyle w:val="BodyText"/>
      </w:pPr>
      <w:ins w:id="1897" w:author="PR Preview" w:date="2026-01-01T00:00:00Z">
        <w:r>
          <w:rPr>
            <w:b/>
            <w:bCs/>
          </w:rPr>
          <w:t xml:space="preserve">Exercise 6 (Separate the bias)</w:t>
        </w:r>
      </w:ins>
      <w:ins w:id="1898" w:author="PR Preview" w:date="2026-01-01T00:00:00Z">
        <w:r>
          <w:t xml:space="preserve"> </w:t>
        </w:r>
      </w:ins>
      <w:hyperlink w:anchor="eq-epe-after-noise">
        <w:ins w:id="1899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1900" w:author="PR Preview" w:date="2026-01-01T00:00:00Z">
        <w:r>
          <w:t xml:space="preserve"> </w:t>
        </w:r>
      </w:ins>
      <w:ins w:id="1901" w:author="PR Preview" w:date="2026-01-01T00:00:00Z">
        <w:r>
          <w:t xml:space="preserve">leaves one term that still mixes two ideas: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del w:id="1902" w:author="PR Preview" w:date="2026-01-01T00:00:00Z">
        <w:r>
          <w:delText xml:space="preserve">Split it with the same technique as before:</w:delText>
        </w:r>
      </w:del>
      <w:del w:id="1903" w:author="PR Preview" w:date="2026-01-01T00:00:00Z">
        <w:r>
          <w:delText xml:space="preserve"> </w:delText>
        </w:r>
      </w:del>
      <w:del w:id="1904" w:author="PR Preview" w:date="2026-01-01T00:00:00Z">
        <w:r>
          <w:delText xml:space="preserve">add and subtract the average fit</w:delText>
        </w:r>
      </w:del>
      <w:del w:id="1905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906" w:author="PR Preview" w:date="2026-01-01T00:00:00Z">
        <w:r>
          <w:delText xml:space="preserve"> </w:delText>
        </w:r>
      </w:del>
      <w:del w:id="1907" w:author="PR Preview" w:date="2026-01-01T00:00:00Z">
        <w:r>
          <w:delText xml:space="preserve">(</w:delText>
        </w:r>
      </w:del>
      <w:hyperlink w:anchor="eq-average-fit">
        <w:del w:id="1908" w:author="PR Preview" w:date="2026-01-01T00:00:00Z">
          <w:r>
            <w:rPr>
              <w:rStyle w:val="Hyperlink"/>
            </w:rPr>
            <w:delText xml:space="preserve">Equation 19</w:delText>
          </w:r>
        </w:del>
      </w:hyperlink>
      <w:del w:id="1909" w:author="PR Preview" w:date="2026-01-01T00:00:00Z">
        <w:r>
          <w:delText xml:space="preserve">),</w:delText>
        </w:r>
      </w:del>
      <w:del w:id="1910" w:author="PR Preview" w:date="2026-01-01T00:00:00Z">
        <w:r>
          <w:delText xml:space="preserve"> </w:delText>
        </w:r>
      </w:del>
      <w:del w:id="1911" w:author="PR Preview" w:date="2026-01-01T00:00:00Z">
        <w:r>
          <w:delText xml:space="preserve">expand, and take the expectation term by term.</w:delText>
        </w:r>
      </w:del>
    </w:p>
    <w:p>
      <w:pPr>
        <w:pStyle w:val="BodyText"/>
      </w:pPr>
      <w:ins w:id="1912" w:author="PR Preview" w:date="2026-01-01T00:00:00Z">
        <w:r>
          <w:t xml:space="preserve">Split it with the same technique as before:</w:t>
        </w:r>
      </w:ins>
      <w:ins w:id="1913" w:author="PR Preview" w:date="2026-01-01T00:00:00Z">
        <w:r>
          <w:t xml:space="preserve"> </w:t>
        </w:r>
      </w:ins>
      <w:ins w:id="1914" w:author="PR Preview" w:date="2026-01-01T00:00:00Z">
        <w:r>
          <w:t xml:space="preserve">add and subtract the average fit</w:t>
        </w:r>
      </w:ins>
      <w:ins w:id="1915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(</w:t>
        </w:r>
      </w:ins>
      <w:hyperlink w:anchor="eq-average-fit">
        <w:ins w:id="1918" w:author="PR Preview" w:date="2026-01-01T00:00:00Z">
          <w:r>
            <w:rPr>
              <w:rStyle w:val="Hyperlink"/>
            </w:rPr>
            <w:t xml:space="preserve">Equation 23</w:t>
          </w:r>
        </w:ins>
      </w:hyperlink>
      <w:ins w:id="1919" w:author="PR Preview" w:date="2026-01-01T00:00:00Z">
        <w:r>
          <w:t xml:space="preserve">),</w:t>
        </w:r>
      </w:ins>
      <w:ins w:id="1920" w:author="PR Preview" w:date="2026-01-01T00:00:00Z">
        <w:r>
          <w:t xml:space="preserve"> </w:t>
        </w:r>
      </w:ins>
      <w:ins w:id="1921" w:author="PR Preview" w:date="2026-01-01T00:00:00Z">
        <w:r>
          <w:t xml:space="preserve">expand, and take the expectation term by term.</w:t>
        </w:r>
      </w:ins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24"/>
    <w:bookmarkStart w:id="12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2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2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27"/>
    <w:bookmarkStart w:id="12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11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2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2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del w:id="1922" w:author="PR Preview" w:date="2026-01-01T00:00:00Z">
        <w:r>
          <w:rPr>
            <w:i/>
            <w:iCs/>
          </w:rPr>
          <w:delText xml:space="preserve">Proof</w:delText>
        </w:r>
      </w:del>
      <w:del w:id="1923" w:author="PR Preview" w:date="2026-01-01T00:00:00Z">
        <w:r>
          <w:delText xml:space="preserve">. </w:delText>
        </w:r>
      </w:del>
      <w:del w:id="1924" w:author="PR Preview" w:date="2026-01-01T00:00:00Z">
        <w:r>
          <w:delText xml:space="preserve">Every expectation below is conditional on</w:delText>
        </w:r>
      </w:del>
      <w:del w:id="192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926" w:author="PR Preview" w:date="2026-01-01T00:00:00Z">
        <w:r>
          <w:delText xml:space="preserve">, as in the exercises.</w:delText>
        </w:r>
      </w:del>
      <w:del w:id="1927" w:author="PR Preview" w:date="2026-01-01T00:00:00Z">
        <w:r>
          <w:delText xml:space="preserve"> </w:delText>
        </w:r>
      </w:del>
      <w:del w:id="1928" w:author="PR Preview" w:date="2026-01-01T00:00:00Z">
        <w:r>
          <w:delText xml:space="preserve">By</w:delText>
        </w:r>
      </w:del>
      <w:del w:id="1929" w:author="PR Preview" w:date="2026-01-01T00:00:00Z">
        <w:r>
          <w:delText xml:space="preserve"> </w:delText>
        </w:r>
      </w:del>
      <w:hyperlink w:anchor="sol-epe-split-noise">
        <w:del w:id="1930" w:author="PR Preview" w:date="2026-01-01T00:00:00Z">
          <w:r>
            <w:rPr>
              <w:rStyle w:val="Hyperlink"/>
            </w:rPr>
            <w:delText xml:space="preserve">Solution 5</w:delText>
          </w:r>
        </w:del>
      </w:hyperlink>
      <w:del w:id="1931" w:author="PR Preview" w:date="2026-01-01T00:00:00Z">
        <w:r>
          <w:delText xml:space="preserve">, the expected squared prediction error is the noise variance plus the pMSE of the prediction, used as an</w:delText>
        </w:r>
      </w:del>
      <w:del w:id="1932" w:author="PR Preview" w:date="2026-01-01T00:00:00Z">
        <w:r>
          <w:delText xml:space="preserve"> </w:delText>
        </w:r>
      </w:del>
      <w:hyperlink r:id="rId113">
        <w:del w:id="1933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1934" w:author="PR Preview" w:date="2026-01-01T00:00:00Z">
        <w:r>
          <w:delText xml:space="preserve"> </w:delText>
        </w:r>
      </w:del>
      <w:del w:id="1935" w:author="PR Preview" w:date="2026-01-01T00:00:00Z">
        <w:r>
          <w:delText xml:space="preserve">of</w:delText>
        </w:r>
      </w:del>
      <w:del w:id="193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937" w:author="PR Preview" w:date="2026-01-01T00:00:00Z">
        <w:r>
          <w:delText xml:space="preserve">.</w:delText>
        </w:r>
      </w:del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By</w:delText>
        </w:r>
      </w:del>
      <w:del w:id="1940" w:author="PR Preview" w:date="2026-01-01T00:00:00Z">
        <w:r>
          <w:delText xml:space="preserve"> </w:delText>
        </w:r>
      </w:del>
      <w:hyperlink w:anchor="sol-epe-split-bias">
        <w:del w:id="1941" w:author="PR Preview" w:date="2026-01-01T00:00:00Z">
          <w:r>
            <w:rPr>
              <w:rStyle w:val="Hyperlink"/>
            </w:rPr>
            <w:delText xml:space="preserve">Solution 6</w:delText>
          </w:r>
        </w:del>
      </w:hyperlink>
      <w:del w:id="1942" w:author="PR Preview" w:date="2026-01-01T00:00:00Z">
        <w:r>
          <w:delText xml:space="preserve">, that pMSE is the squared bias plus the variance.</w:delText>
        </w:r>
      </w:del>
      <w:del w:id="1943" w:author="PR Preview" w:date="2026-01-01T00:00:00Z">
        <w:r>
          <w:delText xml:space="preserve"> </w:delText>
        </w:r>
      </w:del>
      <w:del w:id="1944" w:author="PR Preview" w:date="2026-01-01T00:00:00Z">
        <w:r>
          <w:delText xml:space="preserve">Substituting</w:delText>
        </w:r>
      </w:del>
      <w:del w:id="1945" w:author="PR Preview" w:date="2026-01-01T00:00:00Z">
        <w:r>
          <w:delText xml:space="preserve"> </w:delText>
        </w:r>
      </w:del>
      <w:hyperlink w:anchor="eq-epe-after-bias">
        <w:del w:id="1946" w:author="PR Preview" w:date="2026-01-01T00:00:00Z">
          <w:r>
            <w:rPr>
              <w:rStyle w:val="Hyperlink"/>
            </w:rPr>
            <w:delText xml:space="preserve">Equation 22</w:delText>
          </w:r>
        </w:del>
      </w:hyperlink>
      <w:del w:id="1947" w:author="PR Preview" w:date="2026-01-01T00:00:00Z">
        <w:r>
          <w:delText xml:space="preserve"> </w:delText>
        </w:r>
      </w:del>
      <w:del w:id="1948" w:author="PR Preview" w:date="2026-01-01T00:00:00Z">
        <w:r>
          <w:delText xml:space="preserve">into</w:delText>
        </w:r>
      </w:del>
      <w:del w:id="1949" w:author="PR Preview" w:date="2026-01-01T00:00:00Z">
        <w:r>
          <w:delText xml:space="preserve"> </w:delText>
        </w:r>
      </w:del>
      <w:hyperlink w:anchor="eq-epe-after-noise">
        <w:del w:id="1950" w:author="PR Preview" w:date="2026-01-01T00:00:00Z">
          <w:r>
            <w:rPr>
              <w:rStyle w:val="Hyperlink"/>
            </w:rPr>
            <w:delText xml:space="preserve">Equation 21</w:delText>
          </w:r>
        </w:del>
      </w:hyperlink>
      <w:del w:id="195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del w:id="1952" w:author="PR Preview" w:date="2026-01-01T00:00:00Z">
        <w:r>
          <w:rPr>
            <w:b/>
            <w:bCs/>
          </w:rPr>
          <w:delText xml:space="preserve">Definition 27 (Irreducible error)</w:delText>
        </w:r>
      </w:del>
      <w:del w:id="1953" w:author="PR Preview" w:date="2026-01-01T00:00:00Z">
        <w:r>
          <w:delText xml:space="preserve"> </w:delText>
        </w:r>
      </w:del>
      <w:del w:id="1954" w:author="PR Preview" w:date="2026-01-01T00:00:00Z">
        <w:r>
          <w:delText xml:space="preserve">In</w:delText>
        </w:r>
      </w:del>
      <w:del w:id="1955" w:author="PR Preview" w:date="2026-01-01T00:00:00Z">
        <w:r>
          <w:delText xml:space="preserve"> </w:delText>
        </w:r>
      </w:del>
      <w:hyperlink w:anchor="thm-epe-decomposition">
        <w:del w:id="1956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957" w:author="PR Preview" w:date="2026-01-01T00:00:00Z">
        <w:r>
          <w:delText xml:space="preserve">,</w:delText>
        </w:r>
      </w:del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the term</w:delText>
        </w:r>
      </w:del>
      <w:del w:id="196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del w:id="1961" w:author="PR Preview" w:date="2026-01-01T00:00:00Z">
        <w:r>
          <w:delText xml:space="preserve"> </w:delText>
        </w:r>
      </w:del>
      <w:del w:id="1962" w:author="PR Preview" w:date="2026-01-01T00:00:00Z">
        <w:r>
          <w:delText xml:space="preserve">is the</w:delText>
        </w:r>
      </w:del>
      <w:del w:id="1963" w:author="PR Preview" w:date="2026-01-01T00:00:00Z">
        <w:r>
          <w:delText xml:space="preserve"> </w:delText>
        </w:r>
      </w:del>
      <w:del w:id="1964" w:author="PR Preview" w:date="2026-01-01T00:00:00Z">
        <w:r>
          <w:rPr>
            <w:b/>
            <w:bCs/>
          </w:rPr>
          <w:delText xml:space="preserve">irreducible error</w:delText>
        </w:r>
      </w:del>
      <w:del w:id="1965" w:author="PR Preview" w:date="2026-01-01T00:00:00Z">
        <w:r>
          <w:delText xml:space="preserve">.</w:delText>
        </w:r>
      </w:del>
      <w:del w:id="1966" w:author="PR Preview" w:date="2026-01-01T00:00:00Z">
        <w:r>
          <w:delText xml:space="preserve"> </w:delText>
        </w:r>
      </w:del>
      <w:del w:id="1967" w:author="PR Preview" w:date="2026-01-01T00:00:00Z">
        <w:r>
          <w:delText xml:space="preserve">It does not depend on the fitting procedure</w:delText>
        </w:r>
      </w:del>
      <w:del w:id="1968" w:author="PR Preview" w:date="2026-01-01T00:00:00Z">
        <w:r>
          <w:delText xml:space="preserve"> </w:delText>
        </w:r>
      </w:del>
      <m:oMath>
        <m:r>
          <m:t>g</m:t>
        </m:r>
      </m:oMath>
      <w:del w:id="1969" w:author="PR Preview" w:date="2026-01-01T00:00:00Z">
        <w:r>
          <w:delText xml:space="preserve">,</w:delText>
        </w:r>
      </w:del>
      <w:del w:id="1970" w:author="PR Preview" w:date="2026-01-01T00:00:00Z">
        <w:r>
          <w:delText xml:space="preserve"> </w:delText>
        </w:r>
      </w:del>
      <w:del w:id="1971" w:author="PR Preview" w:date="2026-01-01T00:00:00Z">
        <w:r>
          <w:delText xml:space="preserve">so no choice of prediction can remove it.</w:delText>
        </w:r>
      </w:del>
      <w:del w:id="1972" w:author="PR Preview" w:date="2026-01-01T00:00:00Z">
        <w:r>
          <w:delText xml:space="preserve"> </w:delText>
        </w:r>
      </w:del>
      <w:del w:id="1973" w:author="PR Preview" w:date="2026-01-01T00:00:00Z">
        <w:r>
          <w:delText xml:space="preserve">The theorem concerns the single covariate value</w:delText>
        </w:r>
      </w:del>
      <w:del w:id="1974" w:author="PR Preview" w:date="2026-01-01T00:00:00Z">
        <w:r>
          <w:delText xml:space="preserve"> </w:delText>
        </w:r>
      </w:del>
      <m:oMath>
        <m:r>
          <m:t>x</m:t>
        </m:r>
      </m:oMath>
      <w:del w:id="1975" w:author="PR Preview" w:date="2026-01-01T00:00:00Z">
        <w:r>
          <w:delText xml:space="preserve">,</w:delText>
        </w:r>
      </w:del>
      <w:del w:id="1976" w:author="PR Preview" w:date="2026-01-01T00:00:00Z">
        <w:r>
          <w:delText xml:space="preserve"> </w:delText>
        </w:r>
      </w:del>
      <w:del w:id="1977" w:author="PR Preview" w:date="2026-01-01T00:00:00Z">
        <w:r>
          <w:delText xml:space="preserve">so</w:delText>
        </w:r>
      </w:del>
      <w:del w:id="197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979" w:author="PR Preview" w:date="2026-01-01T00:00:00Z">
        <w:r>
          <w:delText xml:space="preserve"> </w:delText>
        </w:r>
      </w:del>
      <w:del w:id="1980" w:author="PR Preview" w:date="2026-01-01T00:00:00Z">
        <w:r>
          <w:delText xml:space="preserve">may differ from one covariate value to another:</w:delText>
        </w:r>
      </w:del>
      <w:del w:id="1981" w:author="PR Preview" w:date="2026-01-01T00:00:00Z">
        <w:r>
          <w:delText xml:space="preserve"> </w:delText>
        </w:r>
      </w:del>
      <w:del w:id="1982" w:author="PR Preview" w:date="2026-01-01T00:00:00Z">
        <w:r>
          <w:delText xml:space="preserve">it does not assume constant noise variance across covariate values.</w:delText>
        </w:r>
      </w:del>
      <w:del w:id="1983" w:author="PR Preview" w:date="2026-01-01T00:00:00Z">
        <w:r>
          <w:delText xml:space="preserve"> </w:delText>
        </w:r>
      </w:del>
      <w:del w:id="1984" w:author="PR Preview" w:date="2026-01-01T00:00:00Z">
        <w:r>
          <w:delText xml:space="preserve">For example, in</w:delText>
        </w:r>
      </w:del>
      <w:del w:id="1985" w:author="PR Preview" w:date="2026-01-01T00:00:00Z">
        <w:r>
          <w:delText xml:space="preserve"> </w:delText>
        </w:r>
      </w:del>
      <w:hyperlink w:anchor="exr-epe-three-sources">
        <w:del w:id="1986" w:author="PR Preview" w:date="2026-01-01T00:00:00Z">
          <w:r>
            <w:rPr>
              <w:rStyle w:val="Hyperlink"/>
            </w:rPr>
            <w:delText xml:space="preserve">Exercise 4</w:delText>
          </w:r>
        </w:del>
      </w:hyperlink>
      <w:del w:id="1987" w:author="PR Preview" w:date="2026-01-01T00:00:00Z">
        <w:r>
          <w:delText xml:space="preserve">,</w:delText>
        </w:r>
      </w:del>
      <w:del w:id="198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del w:id="1989" w:author="PR Preview" w:date="2026-01-01T00:00:00Z">
        <w:r>
          <w:delText xml:space="preserve">,</w:delText>
        </w:r>
      </w:del>
      <w:del w:id="1990" w:author="PR Preview" w:date="2026-01-01T00:00:00Z">
        <w:r>
          <w:delText xml:space="preserve"> </w:delText>
        </w:r>
      </w:del>
      <w:del w:id="1991" w:author="PR Preview" w:date="2026-01-01T00:00:00Z">
        <w:r>
          <w:delText xml:space="preserve">so every prediction there has expected squared error at least</w:delText>
        </w:r>
      </w:del>
      <w:del w:id="1992" w:author="PR Preview" w:date="2026-01-01T00:00:00Z">
        <w:r>
          <w:delText xml:space="preserve"> </w:delText>
        </w:r>
      </w:del>
      <m:oMath>
        <m:r>
          <m:t>3</m:t>
        </m:r>
      </m:oMath>
      <w:del w:id="1993" w:author="PR Preview" w:date="2026-01-01T00:00:00Z">
        <w:r>
          <w:delText xml:space="preserve">.</w:delText>
        </w:r>
      </w:del>
    </w:p>
    <w:p>
      <w:pPr>
        <w:pStyle w:val="FirstParagraph"/>
      </w:pPr>
      <w:ins w:id="1994" w:author="PR Preview" w:date="2026-01-01T00:00:00Z">
        <w:r>
          <w:rPr>
            <w:i/>
            <w:iCs/>
          </w:rPr>
          <w:t xml:space="preserve">Proof</w:t>
        </w:r>
      </w:ins>
      <w:ins w:id="1995" w:author="PR Preview" w:date="2026-01-01T00:00:00Z">
        <w:r>
          <w:t xml:space="preserve">. </w:t>
        </w:r>
      </w:ins>
      <w:ins w:id="1996" w:author="PR Preview" w:date="2026-01-01T00:00:00Z">
        <w:r>
          <w:t xml:space="preserve">Every expectation below is conditional on</w:t>
        </w:r>
      </w:ins>
      <w:ins w:id="199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998" w:author="PR Preview" w:date="2026-01-01T00:00:00Z">
        <w:r>
          <w:t xml:space="preserve">, as in the exercises.</w:t>
        </w:r>
      </w:ins>
      <w:ins w:id="1999" w:author="PR Preview" w:date="2026-01-01T00:00:00Z">
        <w:r>
          <w:t xml:space="preserve"> </w:t>
        </w:r>
      </w:ins>
      <w:ins w:id="2000" w:author="PR Preview" w:date="2026-01-01T00:00:00Z">
        <w:r>
          <w:t xml:space="preserve">By</w:t>
        </w:r>
      </w:ins>
      <w:ins w:id="2001" w:author="PR Preview" w:date="2026-01-01T00:00:00Z">
        <w:r>
          <w:t xml:space="preserve"> </w:t>
        </w:r>
      </w:ins>
      <w:hyperlink w:anchor="sol-epe-split-noise">
        <w:ins w:id="2002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2003" w:author="PR Preview" w:date="2026-01-01T00:00:00Z">
        <w:r>
          <w:t xml:space="preserve">, the expected squared prediction error is the noise variance plus the pMSE of the prediction, used as an</w:t>
        </w:r>
      </w:ins>
      <w:ins w:id="2004" w:author="PR Preview" w:date="2026-01-01T00:00:00Z">
        <w:r>
          <w:t xml:space="preserve"> </w:t>
        </w:r>
      </w:ins>
      <w:hyperlink r:id="rId113">
        <w:ins w:id="2005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006" w:author="PR Preview" w:date="2026-01-01T00:00:00Z">
        <w:r>
          <w:t xml:space="preserve"> </w:t>
        </w:r>
      </w:ins>
      <w:ins w:id="2007" w:author="PR Preview" w:date="2026-01-01T00:00:00Z">
        <w:r>
          <w:t xml:space="preserve">of</w:t>
        </w:r>
      </w:ins>
      <w:ins w:id="200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009" w:author="PR Preview" w:date="2026-01-01T00:00:00Z">
        <w:r>
          <w:t xml:space="preserve">.</w:t>
        </w:r>
      </w:ins>
      <w:ins w:id="2010" w:author="PR Preview" w:date="2026-01-01T00:00:00Z">
        <w:r>
          <w:t xml:space="preserve"> </w:t>
        </w:r>
      </w:ins>
      <w:ins w:id="2011" w:author="PR Preview" w:date="2026-01-01T00:00:00Z">
        <w:r>
          <w:t xml:space="preserve">By</w:t>
        </w:r>
      </w:ins>
      <w:ins w:id="2012" w:author="PR Preview" w:date="2026-01-01T00:00:00Z">
        <w:r>
          <w:t xml:space="preserve"> </w:t>
        </w:r>
      </w:ins>
      <w:hyperlink w:anchor="sol-epe-split-bias">
        <w:ins w:id="2013" w:author="PR Preview" w:date="2026-01-01T00:00:00Z">
          <w:r>
            <w:rPr>
              <w:rStyle w:val="Hyperlink"/>
            </w:rPr>
            <w:t xml:space="preserve">Solution 6</w:t>
          </w:r>
        </w:ins>
      </w:hyperlink>
      <w:ins w:id="2014" w:author="PR Preview" w:date="2026-01-01T00:00:00Z">
        <w:r>
          <w:t xml:space="preserve">, that pMSE is the squared bias plus the variance.</w:t>
        </w:r>
      </w:ins>
      <w:ins w:id="2015" w:author="PR Preview" w:date="2026-01-01T00:00:00Z">
        <w:r>
          <w:t xml:space="preserve"> </w:t>
        </w:r>
      </w:ins>
      <w:ins w:id="2016" w:author="PR Preview" w:date="2026-01-01T00:00:00Z">
        <w:r>
          <w:t xml:space="preserve">Substituting</w:t>
        </w:r>
      </w:ins>
      <w:ins w:id="2017" w:author="PR Preview" w:date="2026-01-01T00:00:00Z">
        <w:r>
          <w:t xml:space="preserve"> </w:t>
        </w:r>
      </w:ins>
      <w:hyperlink w:anchor="eq-epe-after-bias">
        <w:ins w:id="2018" w:author="PR Preview" w:date="2026-01-01T00:00:00Z">
          <w:r>
            <w:rPr>
              <w:rStyle w:val="Hyperlink"/>
            </w:rPr>
            <w:t xml:space="preserve">Equation 26</w:t>
          </w:r>
        </w:ins>
      </w:hyperlink>
      <w:ins w:id="2019" w:author="PR Preview" w:date="2026-01-01T00:00:00Z">
        <w:r>
          <w:t xml:space="preserve"> </w:t>
        </w:r>
      </w:ins>
      <w:ins w:id="2020" w:author="PR Preview" w:date="2026-01-01T00:00:00Z">
        <w:r>
          <w:t xml:space="preserve">into</w:t>
        </w:r>
      </w:ins>
      <w:ins w:id="2021" w:author="PR Preview" w:date="2026-01-01T00:00:00Z">
        <w:r>
          <w:t xml:space="preserve"> </w:t>
        </w:r>
      </w:ins>
      <w:hyperlink w:anchor="eq-epe-after-noise">
        <w:ins w:id="2022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202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30" w:name="def-irreducible-error"/>
    <w:p>
      <w:pPr>
        <w:pStyle w:val="FirstParagraph"/>
      </w:pPr>
      <w:ins w:id="2024" w:author="PR Preview" w:date="2026-01-01T00:00:00Z">
        <w:r>
          <w:rPr>
            <w:b/>
            <w:bCs/>
          </w:rPr>
          <w:t xml:space="preserve">Definition 31 (Irreducible error)</w:t>
        </w:r>
      </w:ins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In</w:t>
        </w:r>
      </w:ins>
      <w:ins w:id="2027" w:author="PR Preview" w:date="2026-01-01T00:00:00Z">
        <w:r>
          <w:t xml:space="preserve"> </w:t>
        </w:r>
      </w:ins>
      <w:hyperlink w:anchor="thm-epe-decomposition">
        <w:ins w:id="2028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029" w:author="PR Preview" w:date="2026-01-01T00:00:00Z">
        <w:r>
          <w:t xml:space="preserve">,</w:t>
        </w:r>
      </w:ins>
      <w:ins w:id="2030" w:author="PR Preview" w:date="2026-01-01T00:00:00Z">
        <w:r>
          <w:t xml:space="preserve"> </w:t>
        </w:r>
      </w:ins>
      <w:ins w:id="2031" w:author="PR Preview" w:date="2026-01-01T00:00:00Z">
        <w:r>
          <w:t xml:space="preserve">the term</w:t>
        </w:r>
      </w:ins>
      <w:ins w:id="203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ins w:id="2033" w:author="PR Preview" w:date="2026-01-01T00:00:00Z">
        <w:r>
          <w:t xml:space="preserve"> </w:t>
        </w:r>
      </w:ins>
      <w:ins w:id="2034" w:author="PR Preview" w:date="2026-01-01T00:00:00Z">
        <w:r>
          <w:t xml:space="preserve">is the</w:t>
        </w:r>
      </w:ins>
      <w:ins w:id="2035" w:author="PR Preview" w:date="2026-01-01T00:00:00Z">
        <w:r>
          <w:t xml:space="preserve"> </w:t>
        </w:r>
      </w:ins>
      <w:ins w:id="2036" w:author="PR Preview" w:date="2026-01-01T00:00:00Z">
        <w:r>
          <w:rPr>
            <w:b/>
            <w:bCs/>
          </w:rPr>
          <w:t xml:space="preserve">irreducible error</w:t>
        </w:r>
      </w:ins>
      <w:ins w:id="2037" w:author="PR Preview" w:date="2026-01-01T00:00:00Z">
        <w:r>
          <w:t xml:space="preserve">.</w:t>
        </w:r>
      </w:ins>
      <w:ins w:id="2038" w:author="PR Preview" w:date="2026-01-01T00:00:00Z">
        <w:r>
          <w:t xml:space="preserve"> </w:t>
        </w:r>
      </w:ins>
      <w:ins w:id="2039" w:author="PR Preview" w:date="2026-01-01T00:00:00Z">
        <w:r>
          <w:t xml:space="preserve">It does not depend on the fitting procedure</w:t>
        </w:r>
      </w:ins>
      <w:ins w:id="2040" w:author="PR Preview" w:date="2026-01-01T00:00:00Z">
        <w:r>
          <w:t xml:space="preserve"> </w:t>
        </w:r>
      </w:ins>
      <m:oMath>
        <m:r>
          <m:t>g</m:t>
        </m:r>
      </m:oMath>
      <w:ins w:id="2041" w:author="PR Preview" w:date="2026-01-01T00:00:00Z">
        <w:r>
          <w:t xml:space="preserve">,</w:t>
        </w:r>
      </w:ins>
      <w:ins w:id="2042" w:author="PR Preview" w:date="2026-01-01T00:00:00Z">
        <w:r>
          <w:t xml:space="preserve"> </w:t>
        </w:r>
      </w:ins>
      <w:ins w:id="2043" w:author="PR Preview" w:date="2026-01-01T00:00:00Z">
        <w:r>
          <w:t xml:space="preserve">so no choice of prediction can remove it.</w:t>
        </w:r>
      </w:ins>
      <w:ins w:id="2044" w:author="PR Preview" w:date="2026-01-01T00:00:00Z">
        <w:r>
          <w:t xml:space="preserve"> </w:t>
        </w:r>
      </w:ins>
      <w:ins w:id="2045" w:author="PR Preview" w:date="2026-01-01T00:00:00Z">
        <w:r>
          <w:t xml:space="preserve">The theorem concerns the single covariate value</w:t>
        </w:r>
      </w:ins>
      <w:ins w:id="2046" w:author="PR Preview" w:date="2026-01-01T00:00:00Z">
        <w:r>
          <w:t xml:space="preserve"> </w:t>
        </w:r>
      </w:ins>
      <m:oMath>
        <m:r>
          <m:t>x</m:t>
        </m:r>
      </m:oMath>
      <w:ins w:id="2047" w:author="PR Preview" w:date="2026-01-01T00:00:00Z">
        <w:r>
          <w:t xml:space="preserve">,</w:t>
        </w:r>
      </w:ins>
      <w:ins w:id="2048" w:author="PR Preview" w:date="2026-01-01T00:00:00Z">
        <w:r>
          <w:t xml:space="preserve"> </w:t>
        </w:r>
      </w:ins>
      <w:ins w:id="2049" w:author="PR Preview" w:date="2026-01-01T00:00:00Z">
        <w:r>
          <w:t xml:space="preserve">so</w:t>
        </w:r>
      </w:ins>
      <w:ins w:id="205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051" w:author="PR Preview" w:date="2026-01-01T00:00:00Z">
        <w:r>
          <w:t xml:space="preserve"> </w:t>
        </w:r>
      </w:ins>
      <w:ins w:id="2052" w:author="PR Preview" w:date="2026-01-01T00:00:00Z">
        <w:r>
          <w:t xml:space="preserve">may differ from one covariate value to another:</w:t>
        </w:r>
      </w:ins>
      <w:ins w:id="2053" w:author="PR Preview" w:date="2026-01-01T00:00:00Z">
        <w:r>
          <w:t xml:space="preserve"> </w:t>
        </w:r>
      </w:ins>
      <w:ins w:id="2054" w:author="PR Preview" w:date="2026-01-01T00:00:00Z">
        <w:r>
          <w:t xml:space="preserve">it does not assume constant noise variance across covariate values.</w:t>
        </w:r>
      </w:ins>
      <w:ins w:id="2055" w:author="PR Preview" w:date="2026-01-01T00:00:00Z">
        <w:r>
          <w:t xml:space="preserve"> </w:t>
        </w:r>
      </w:ins>
      <w:ins w:id="2056" w:author="PR Preview" w:date="2026-01-01T00:00:00Z">
        <w:r>
          <w:t xml:space="preserve">For example, in</w:t>
        </w:r>
      </w:ins>
      <w:ins w:id="2057" w:author="PR Preview" w:date="2026-01-01T00:00:00Z">
        <w:r>
          <w:t xml:space="preserve"> </w:t>
        </w:r>
      </w:ins>
      <w:hyperlink w:anchor="exr-epe-three-sources">
        <w:ins w:id="2058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2059" w:author="PR Preview" w:date="2026-01-01T00:00:00Z">
        <w:r>
          <w:t xml:space="preserve">,</w:t>
        </w:r>
      </w:ins>
      <w:ins w:id="206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ins w:id="2061" w:author="PR Preview" w:date="2026-01-01T00:00:00Z">
        <w:r>
          <w:t xml:space="preserve">,</w:t>
        </w:r>
      </w:ins>
      <w:ins w:id="2062" w:author="PR Preview" w:date="2026-01-01T00:00:00Z">
        <w:r>
          <w:t xml:space="preserve"> </w:t>
        </w:r>
      </w:ins>
      <w:ins w:id="2063" w:author="PR Preview" w:date="2026-01-01T00:00:00Z">
        <w:r>
          <w:t xml:space="preserve">so every prediction there has expected squared error at least</w:t>
        </w:r>
      </w:ins>
      <w:ins w:id="2064" w:author="PR Preview" w:date="2026-01-01T00:00:00Z">
        <w:r>
          <w:t xml:space="preserve"> </w:t>
        </w:r>
      </w:ins>
      <m:oMath>
        <m:r>
          <m:t>3</m:t>
        </m:r>
      </m:oMath>
      <w:ins w:id="2065" w:author="PR Preview" w:date="2026-01-01T00:00:00Z">
        <w:r>
          <w:t xml:space="preserve">.</w:t>
        </w:r>
      </w:ins>
    </w:p>
    <w:bookmarkEnd w:id="1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32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3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5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32"/>
    <w:bookmarkStart w:id="134" w:name="def-flexibility"/>
    <w:p>
      <w:pPr>
        <w:pStyle w:val="BodyText"/>
      </w:pPr>
      <w:del w:id="2066" w:author="PR Preview" w:date="2026-01-01T00:00:00Z">
        <w:r>
          <w:rPr>
            <w:b/>
            <w:bCs/>
          </w:rPr>
          <w:delText xml:space="preserve">Definition 28 (Flexibility)</w:delText>
        </w:r>
      </w:del>
      <w:del w:id="2067" w:author="PR Preview" w:date="2026-01-01T00:00:00Z">
        <w:r>
          <w:delText xml:space="preserve"> </w:delText>
        </w:r>
      </w:del>
      <w:del w:id="2068" w:author="PR Preview" w:date="2026-01-01T00:00:00Z">
        <w:r>
          <w:delText xml:space="preserve">Let</w:delText>
        </w:r>
      </w:del>
      <w:del w:id="206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070" w:author="PR Preview" w:date="2026-01-01T00:00:00Z">
        <w:r>
          <w:delText xml:space="preserve"> </w:delText>
        </w:r>
      </w:del>
      <w:del w:id="2071" w:author="PR Preview" w:date="2026-01-01T00:00:00Z">
        <w:r>
          <w:delText xml:space="preserve">and</w:delText>
        </w:r>
      </w:del>
      <w:del w:id="207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2073" w:author="PR Preview" w:date="2026-01-01T00:00:00Z">
        <w:r>
          <w:delText xml:space="preserve"> </w:delText>
        </w:r>
      </w:del>
      <w:del w:id="2074" w:author="PR Preview" w:date="2026-01-01T00:00:00Z">
        <w:r>
          <w:delText xml:space="preserve">be</w:delText>
        </w:r>
      </w:del>
      <w:del w:id="2075" w:author="PR Preview" w:date="2026-01-01T00:00:00Z">
        <w:r>
          <w:delText xml:space="preserve"> </w:delText>
        </w:r>
      </w:del>
      <w:hyperlink w:anchor="def-fitting-procedure">
        <w:del w:id="2076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077" w:author="PR Preview" w:date="2026-01-01T00:00:00Z">
        <w:r>
          <w:delText xml:space="preserve"> </w:delText>
        </w:r>
      </w:del>
      <w:del w:id="2078" w:author="PR Preview" w:date="2026-01-01T00:00:00Z">
        <w:r>
          <w:delText xml:space="preserve">that each choose, by least squares,</w:delText>
        </w:r>
      </w:del>
      <w:del w:id="2079" w:author="PR Preview" w:date="2026-01-01T00:00:00Z">
        <w:r>
          <w:delText xml:space="preserve"> </w:delText>
        </w:r>
      </w:del>
      <w:del w:id="2080" w:author="PR Preview" w:date="2026-01-01T00:00:00Z">
        <w:r>
          <w:delText xml:space="preserve">a</w:delText>
        </w:r>
      </w:del>
      <w:del w:id="2081" w:author="PR Preview" w:date="2026-01-01T00:00:00Z">
        <w:r>
          <w:delText xml:space="preserve"> </w:delText>
        </w:r>
      </w:del>
      <w:hyperlink w:anchor="def-prediction-rule">
        <w:del w:id="208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083" w:author="PR Preview" w:date="2026-01-01T00:00:00Z">
        <w:r>
          <w:delText xml:space="preserve"> </w:delText>
        </w:r>
      </w:del>
      <w:del w:id="2084" w:author="PR Preview" w:date="2026-01-01T00:00:00Z">
        <w:r>
          <w:delText xml:space="preserve">from a set of candidate functions,</w:delText>
        </w:r>
      </w:del>
      <w:del w:id="208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del w:id="2086" w:author="PR Preview" w:date="2026-01-01T00:00:00Z">
        <w:r>
          <w:delText xml:space="preserve"> </w:delText>
        </w:r>
      </w:del>
      <w:del w:id="2087" w:author="PR Preview" w:date="2026-01-01T00:00:00Z">
        <w:r>
          <w:delText xml:space="preserve">and</w:delText>
        </w:r>
      </w:del>
      <w:del w:id="208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del w:id="2089" w:author="PR Preview" w:date="2026-01-01T00:00:00Z">
        <w:r>
          <w:delText xml:space="preserve"> </w:delText>
        </w:r>
      </w:del>
      <w:del w:id="2090" w:author="PR Preview" w:date="2026-01-01T00:00:00Z">
        <w:r>
          <w:delText xml:space="preserve">respectively.</w:delText>
        </w:r>
      </w:del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The procedure</w:delText>
        </w:r>
      </w:del>
      <w:del w:id="209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2094" w:author="PR Preview" w:date="2026-01-01T00:00:00Z">
        <w:r>
          <w:delText xml:space="preserve"> </w:delText>
        </w:r>
      </w:del>
      <w:del w:id="2095" w:author="PR Preview" w:date="2026-01-01T00:00:00Z">
        <w:r>
          <w:delText xml:space="preserve">is</w:delText>
        </w:r>
      </w:del>
      <w:del w:id="2096" w:author="PR Preview" w:date="2026-01-01T00:00:00Z">
        <w:r>
          <w:delText xml:space="preserve"> </w:delText>
        </w:r>
      </w:del>
      <w:del w:id="2097" w:author="PR Preview" w:date="2026-01-01T00:00:00Z">
        <w:r>
          <w:rPr>
            <w:b/>
            <w:bCs/>
          </w:rPr>
          <w:delText xml:space="preserve">at least as flexible</w:delText>
        </w:r>
      </w:del>
      <w:del w:id="2098" w:author="PR Preview" w:date="2026-01-01T00:00:00Z">
        <w:r>
          <w:delText xml:space="preserve"> </w:delText>
        </w:r>
      </w:del>
      <w:del w:id="2099" w:author="PR Preview" w:date="2026-01-01T00:00:00Z">
        <w:r>
          <w:delText xml:space="preserve">as</w:delText>
        </w:r>
      </w:del>
      <w:del w:id="210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101" w:author="PR Preview" w:date="2026-01-01T00:00:00Z">
        <w:r>
          <w:delText xml:space="preserve"> </w:delText>
        </w:r>
      </w:del>
      <w:del w:id="2102" w:author="PR Preview" w:date="2026-01-01T00:00:00Z">
        <w:r>
          <w:delText xml:space="preserve">if every candidate of</w:delText>
        </w:r>
      </w:del>
      <w:del w:id="210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104" w:author="PR Preview" w:date="2026-01-01T00:00:00Z">
        <w:r>
          <w:delText xml:space="preserve"> </w:delText>
        </w:r>
      </w:del>
      <w:del w:id="2105" w:author="PR Preview" w:date="2026-01-01T00:00:00Z">
        <w:r>
          <w:delText xml:space="preserve">is also a candidate of</w:delText>
        </w:r>
      </w:del>
      <w:del w:id="210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2107" w:author="PR Preview" w:date="2026-01-01T00:00:00Z">
        <w:r>
          <w:delText xml:space="preserve">:</w:delText>
        </w:r>
      </w:del>
    </w:p>
    <w:p>
      <w:pPr>
        <w:pStyle w:val="BodyText"/>
      </w:pPr>
      <w:ins w:id="2108" w:author="PR Preview" w:date="2026-01-01T00:00:00Z">
        <w:r>
          <w:rPr>
            <w:b/>
            <w:bCs/>
          </w:rPr>
          <w:t xml:space="preserve">Definition 32 (Flexibility)</w:t>
        </w:r>
      </w:ins>
      <w:ins w:id="2109" w:author="PR Preview" w:date="2026-01-01T00:00:00Z">
        <w:r>
          <w:t xml:space="preserve"> </w:t>
        </w:r>
      </w:ins>
      <w:ins w:id="2110" w:author="PR Preview" w:date="2026-01-01T00:00:00Z">
        <w:r>
          <w:t xml:space="preserve">Let</w:t>
        </w:r>
      </w:ins>
      <w:ins w:id="211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112" w:author="PR Preview" w:date="2026-01-01T00:00:00Z">
        <w:r>
          <w:t xml:space="preserve"> </w:t>
        </w:r>
      </w:ins>
      <w:ins w:id="2113" w:author="PR Preview" w:date="2026-01-01T00:00:00Z">
        <w:r>
          <w:t xml:space="preserve">and</w:t>
        </w:r>
      </w:ins>
      <w:ins w:id="211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115" w:author="PR Preview" w:date="2026-01-01T00:00:00Z">
        <w:r>
          <w:t xml:space="preserve"> </w:t>
        </w:r>
      </w:ins>
      <w:ins w:id="2116" w:author="PR Preview" w:date="2026-01-01T00:00:00Z">
        <w:r>
          <w:t xml:space="preserve">be</w:t>
        </w:r>
      </w:ins>
      <w:ins w:id="2117" w:author="PR Preview" w:date="2026-01-01T00:00:00Z">
        <w:r>
          <w:t xml:space="preserve"> </w:t>
        </w:r>
      </w:ins>
      <w:hyperlink w:anchor="def-fitting-procedure">
        <w:ins w:id="2118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119" w:author="PR Preview" w:date="2026-01-01T00:00:00Z">
        <w:r>
          <w:t xml:space="preserve"> </w:t>
        </w:r>
      </w:ins>
      <w:ins w:id="2120" w:author="PR Preview" w:date="2026-01-01T00:00:00Z">
        <w:r>
          <w:t xml:space="preserve">that each choose, by least squares,</w:t>
        </w:r>
      </w:ins>
      <w:ins w:id="2121" w:author="PR Preview" w:date="2026-01-01T00:00:00Z">
        <w:r>
          <w:t xml:space="preserve"> </w:t>
        </w:r>
      </w:ins>
      <w:ins w:id="2122" w:author="PR Preview" w:date="2026-01-01T00:00:00Z">
        <w:r>
          <w:t xml:space="preserve">a</w:t>
        </w:r>
      </w:ins>
      <w:ins w:id="2123" w:author="PR Preview" w:date="2026-01-01T00:00:00Z">
        <w:r>
          <w:t xml:space="preserve"> </w:t>
        </w:r>
      </w:ins>
      <w:hyperlink w:anchor="def-prediction-rule">
        <w:ins w:id="2124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125" w:author="PR Preview" w:date="2026-01-01T00:00:00Z">
        <w:r>
          <w:t xml:space="preserve"> </w:t>
        </w:r>
      </w:ins>
      <w:ins w:id="2126" w:author="PR Preview" w:date="2026-01-01T00:00:00Z">
        <w:r>
          <w:t xml:space="preserve">from a set of candidate functions,</w:t>
        </w:r>
      </w:ins>
      <w:ins w:id="212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and</w:t>
        </w:r>
      </w:ins>
      <w:ins w:id="213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ins w:id="2131" w:author="PR Preview" w:date="2026-01-01T00:00:00Z">
        <w:r>
          <w:t xml:space="preserve"> </w:t>
        </w:r>
      </w:ins>
      <w:ins w:id="2132" w:author="PR Preview" w:date="2026-01-01T00:00:00Z">
        <w:r>
          <w:t xml:space="preserve">respectively.</w:t>
        </w:r>
      </w:ins>
      <w:ins w:id="2133" w:author="PR Preview" w:date="2026-01-01T00:00:00Z">
        <w:r>
          <w:t xml:space="preserve"> </w:t>
        </w:r>
      </w:ins>
      <w:ins w:id="2134" w:author="PR Preview" w:date="2026-01-01T00:00:00Z">
        <w:r>
          <w:t xml:space="preserve">The procedure</w:t>
        </w:r>
      </w:ins>
      <w:ins w:id="213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136" w:author="PR Preview" w:date="2026-01-01T00:00:00Z">
        <w:r>
          <w:t xml:space="preserve"> </w:t>
        </w:r>
      </w:ins>
      <w:ins w:id="2137" w:author="PR Preview" w:date="2026-01-01T00:00:00Z">
        <w:r>
          <w:t xml:space="preserve">is</w:t>
        </w:r>
      </w:ins>
      <w:ins w:id="2138" w:author="PR Preview" w:date="2026-01-01T00:00:00Z">
        <w:r>
          <w:t xml:space="preserve"> </w:t>
        </w:r>
      </w:ins>
      <w:ins w:id="2139" w:author="PR Preview" w:date="2026-01-01T00:00:00Z">
        <w:r>
          <w:rPr>
            <w:b/>
            <w:bCs/>
          </w:rPr>
          <w:t xml:space="preserve">at least as flexible</w:t>
        </w:r>
      </w:ins>
      <w:ins w:id="2140" w:author="PR Preview" w:date="2026-01-01T00:00:00Z">
        <w:r>
          <w:t xml:space="preserve"> </w:t>
        </w:r>
      </w:ins>
      <w:ins w:id="2141" w:author="PR Preview" w:date="2026-01-01T00:00:00Z">
        <w:r>
          <w:t xml:space="preserve">as</w:t>
        </w:r>
      </w:ins>
      <w:ins w:id="214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if every candidate of</w:t>
        </w:r>
      </w:ins>
      <w:ins w:id="214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146" w:author="PR Preview" w:date="2026-01-01T00:00:00Z">
        <w:r>
          <w:t xml:space="preserve"> </w:t>
        </w:r>
      </w:ins>
      <w:ins w:id="2147" w:author="PR Preview" w:date="2026-01-01T00:00:00Z">
        <w:r>
          <w:t xml:space="preserve">is also a candidate of</w:t>
        </w:r>
      </w:ins>
      <w:ins w:id="214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149" w:author="PR Preview" w:date="2026-01-01T00:00:00Z">
        <w:r>
          <w:t xml:space="preserve">:</w:t>
        </w:r>
      </w:ins>
    </w:p>
    <w:p>
      <w:pPr>
        <w:pStyle w:val="BodyText"/>
      </w:pPr>
      <w:bookmarkStart w:id="133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35"/>
    <w:bookmarkStart w:id="136" w:name="rem-flexibility"/>
    <w:p>
      <w:pPr>
        <w:pStyle w:val="BodyText"/>
      </w:pPr>
      <w:del w:id="2150" w:author="PR Preview" w:date="2026-01-01T00:00:00Z">
        <w:r>
          <w:rPr>
            <w:i/>
            <w:iCs/>
          </w:rPr>
          <w:delText xml:space="preserve">Remark 13</w:delText>
        </w:r>
      </w:del>
      <w:del w:id="2151" w:author="PR Preview" w:date="2026-01-01T00:00:00Z">
        <w:r>
          <w:delText xml:space="preserve"> (Polynomial degree orders flexibility). </w:delText>
        </w:r>
      </w:del>
      <w:del w:id="2152" w:author="PR Preview" w:date="2026-01-01T00:00:00Z">
        <w:r>
          <w:delText xml:space="preserve">Least-squares polynomial fits are ordered by degree:</w:delText>
        </w:r>
      </w:del>
      <w:del w:id="2153" w:author="PR Preview" w:date="2026-01-01T00:00:00Z">
        <w:r>
          <w:delText xml:space="preserve"> </w:delText>
        </w:r>
      </w:del>
      <w:del w:id="2154" w:author="PR Preview" w:date="2026-01-01T00:00:00Z">
        <w:r>
          <w:delText xml:space="preserve">a polynomial of degree</w:delText>
        </w:r>
      </w:del>
      <w:del w:id="2155" w:author="PR Preview" w:date="2026-01-01T00:00:00Z">
        <w:r>
          <w:delText xml:space="preserve"> </w:delText>
        </w:r>
      </w:del>
      <m:oMath>
        <m:r>
          <m:t>d</m:t>
        </m:r>
      </m:oMath>
      <w:del w:id="2156" w:author="PR Preview" w:date="2026-01-01T00:00:00Z">
        <w:r>
          <w:delText xml:space="preserve"> </w:delText>
        </w:r>
      </w:del>
      <w:del w:id="2157" w:author="PR Preview" w:date="2026-01-01T00:00:00Z">
        <w:r>
          <w:delText xml:space="preserve">is also a polynomial of degree</w:delText>
        </w:r>
      </w:del>
      <w:del w:id="2158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2159" w:author="PR Preview" w:date="2026-01-01T00:00:00Z">
        <w:r>
          <w:delText xml:space="preserve"> </w:delText>
        </w:r>
      </w:del>
      <w:del w:id="2160" w:author="PR Preview" w:date="2026-01-01T00:00:00Z">
        <w:r>
          <w:delText xml:space="preserve">whose coefficient of</w:delText>
        </w:r>
      </w:del>
      <w:del w:id="2161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2162" w:author="PR Preview" w:date="2026-01-01T00:00:00Z">
        <w:r>
          <w:delText xml:space="preserve"> </w:delText>
        </w:r>
      </w:del>
      <w:del w:id="2163" w:author="PR Preview" w:date="2026-01-01T00:00:00Z">
        <w:r>
          <w:delText xml:space="preserve">is zero,</w:delText>
        </w:r>
      </w:del>
      <w:del w:id="2164" w:author="PR Preview" w:date="2026-01-01T00:00:00Z">
        <w:r>
          <w:delText xml:space="preserve"> </w:delText>
        </w:r>
      </w:del>
      <w:del w:id="2165" w:author="PR Preview" w:date="2026-01-01T00:00:00Z">
        <w:r>
          <w:delText xml:space="preserve">so the fit of degree</w:delText>
        </w:r>
      </w:del>
      <w:del w:id="2166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2167" w:author="PR Preview" w:date="2026-01-01T00:00:00Z">
        <w:r>
          <w:delText xml:space="preserve"> </w:delText>
        </w:r>
      </w:del>
      <w:del w:id="2168" w:author="PR Preview" w:date="2026-01-01T00:00:00Z">
        <w:r>
          <w:delText xml:space="preserve">is</w:delText>
        </w:r>
      </w:del>
      <w:del w:id="2169" w:author="PR Preview" w:date="2026-01-01T00:00:00Z">
        <w:r>
          <w:delText xml:space="preserve"> </w:delText>
        </w:r>
      </w:del>
      <w:hyperlink w:anchor="def-flexibility">
        <w:del w:id="2170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171" w:author="PR Preview" w:date="2026-01-01T00:00:00Z">
        <w:r>
          <w:delText xml:space="preserve"> </w:delText>
        </w:r>
      </w:del>
      <w:del w:id="2172" w:author="PR Preview" w:date="2026-01-01T00:00:00Z">
        <w:r>
          <w:delText xml:space="preserve">as the fit of degree</w:delText>
        </w:r>
      </w:del>
      <w:del w:id="2173" w:author="PR Preview" w:date="2026-01-01T00:00:00Z">
        <w:r>
          <w:delText xml:space="preserve"> </w:delText>
        </w:r>
      </w:del>
      <m:oMath>
        <m:r>
          <m:t>d</m:t>
        </m:r>
      </m:oMath>
      <w:del w:id="2174" w:author="PR Preview" w:date="2026-01-01T00:00:00Z">
        <w:r>
          <w:delText xml:space="preserve">.</w:delText>
        </w:r>
      </w:del>
      <w:del w:id="2175" w:author="PR Preview" w:date="2026-01-01T00:00:00Z">
        <w:r>
          <w:delText xml:space="preserve"> </w:delText>
        </w:r>
      </w:del>
      <w:del w:id="2176" w:author="PR Preview" w:date="2026-01-01T00:00:00Z">
        <w:r>
          <w:delText xml:space="preserve">The four fits of</w:delText>
        </w:r>
      </w:del>
      <w:del w:id="2177" w:author="PR Preview" w:date="2026-01-01T00:00:00Z">
        <w:r>
          <w:delText xml:space="preserve"> </w:delText>
        </w:r>
      </w:del>
      <w:hyperlink w:anchor="exr-overfitting">
        <w:del w:id="2178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179" w:author="PR Preview" w:date="2026-01-01T00:00:00Z">
        <w:r>
          <w:delText xml:space="preserve"> </w:delText>
        </w:r>
      </w:del>
      <w:del w:id="2180" w:author="PR Preview" w:date="2026-01-01T00:00:00Z">
        <w:r>
          <w:delText xml:space="preserve">are ordered this way.</w:delText>
        </w:r>
      </w:del>
      <w:del w:id="2181" w:author="PR Preview" w:date="2026-01-01T00:00:00Z">
        <w:r>
          <w:delText xml:space="preserve"> </w:delText>
        </w:r>
      </w:del>
      <w:hyperlink w:anchor="def-flexibility">
        <w:del w:id="2182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2183" w:author="PR Preview" w:date="2026-01-01T00:00:00Z">
        <w:r>
          <w:delText xml:space="preserve"> </w:delText>
        </w:r>
      </w:del>
      <w:del w:id="2184" w:author="PR Preview" w:date="2026-01-01T00:00:00Z">
        <w:r>
          <w:delText xml:space="preserve">is narrower than the informal use of the word</w:delText>
        </w:r>
      </w:del>
      <w:del w:id="2185" w:author="PR Preview" w:date="2026-01-01T00:00:00Z">
        <w:r>
          <w:delText xml:space="preserve"> </w:delText>
        </w:r>
      </w:del>
      <w:del w:id="2186" w:author="PR Preview" w:date="2026-01-01T00:00:00Z">
        <w:r>
          <w:delText xml:space="preserve">in</w:delText>
        </w:r>
      </w:del>
      <w:del w:id="2187" w:author="PR Preview" w:date="2026-01-01T00:00:00Z">
        <w:r>
          <w:delText xml:space="preserve"> </w:delText>
        </w:r>
      </w:del>
      <w:del w:id="2188" w:author="PR Preview" w:date="2026-01-01T00:00:00Z">
        <w:r>
          <w:delText xml:space="preserve">James et al. (2021, sec. 2.1.3)</w:delText>
        </w:r>
      </w:del>
      <w:del w:id="2189" w:author="PR Preview" w:date="2026-01-01T00:00:00Z">
        <w:r>
          <w:delText xml:space="preserve">:</w:delText>
        </w:r>
      </w:del>
      <w:del w:id="2190" w:author="PR Preview" w:date="2026-01-01T00:00:00Z">
        <w:r>
          <w:delText xml:space="preserve"> </w:delText>
        </w:r>
      </w:del>
      <w:del w:id="2191" w:author="PR Preview" w:date="2026-01-01T00:00:00Z">
        <w:r>
          <w:delText xml:space="preserve">it orders only procedures whose candidate sets are nested.</w:delText>
        </w:r>
      </w:del>
      <w:del w:id="2192" w:author="PR Preview" w:date="2026-01-01T00:00:00Z">
        <w:r>
          <w:delText xml:space="preserve"> </w:delText>
        </w:r>
      </w:del>
      <w:del w:id="2193" w:author="PR Preview" w:date="2026-01-01T00:00:00Z">
        <w:r>
          <w:delText xml:space="preserve">Other procedures can be compared by other measures,</w:delText>
        </w:r>
      </w:del>
      <w:del w:id="2194" w:author="PR Preview" w:date="2026-01-01T00:00:00Z">
        <w:r>
          <w:delText xml:space="preserve"> </w:delText>
        </w:r>
      </w:del>
      <w:del w:id="2195" w:author="PR Preview" w:date="2026-01-01T00:00:00Z">
        <w:r>
          <w:delText xml:space="preserve">such as the effective number of parameters</w:delText>
        </w:r>
      </w:del>
      <w:del w:id="2196" w:author="PR Preview" w:date="2026-01-01T00:00:00Z">
        <w:r>
          <w:delText xml:space="preserve"> </w:delText>
        </w:r>
      </w:del>
      <w:del w:id="2197" w:author="PR Preview" w:date="2026-01-01T00:00:00Z">
        <w:r>
          <w:delText xml:space="preserve">(Hastie et al. 2009, sec. 7.6)</w:delText>
        </w:r>
      </w:del>
      <w:del w:id="2198" w:author="PR Preview" w:date="2026-01-01T00:00:00Z">
        <w:r>
          <w:delText xml:space="preserve">.</w:delText>
        </w:r>
      </w:del>
    </w:p>
    <w:p>
      <w:pPr>
        <w:pStyle w:val="BodyText"/>
      </w:pPr>
      <w:del w:id="2199" w:author="PR Preview" w:date="2026-01-01T00:00:00Z">
        <w:r>
          <w:rPr>
            <w:b/>
            <w:bCs/>
          </w:rPr>
          <w:delText xml:space="preserve">Definition 29 (Bias–variance trade-off)</w:delText>
        </w:r>
      </w:del>
      <w:del w:id="2200" w:author="PR Preview" w:date="2026-01-01T00:00:00Z">
        <w:r>
          <w:delText xml:space="preserve"> </w:delText>
        </w:r>
      </w:del>
      <w:del w:id="2201" w:author="PR Preview" w:date="2026-01-01T00:00:00Z">
        <w:r>
          <w:delText xml:space="preserve">Let</w:delText>
        </w:r>
      </w:del>
      <w:del w:id="220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203" w:author="PR Preview" w:date="2026-01-01T00:00:00Z">
        <w:r>
          <w:delText xml:space="preserve"> </w:delText>
        </w:r>
      </w:del>
      <w:del w:id="2204" w:author="PR Preview" w:date="2026-01-01T00:00:00Z">
        <w:r>
          <w:delText xml:space="preserve">be</w:delText>
        </w:r>
      </w:del>
      <w:del w:id="2205" w:author="PR Preview" w:date="2026-01-01T00:00:00Z">
        <w:r>
          <w:delText xml:space="preserve"> </w:delText>
        </w:r>
      </w:del>
      <w:hyperlink w:anchor="def-fitting-procedure">
        <w:del w:id="2206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207" w:author="PR Preview" w:date="2026-01-01T00:00:00Z">
        <w:r>
          <w:delText xml:space="preserve">,</w:delText>
        </w:r>
      </w:del>
      <w:del w:id="2208" w:author="PR Preview" w:date="2026-01-01T00:00:00Z">
        <w:r>
          <w:delText xml:space="preserve"> </w:delText>
        </w:r>
      </w:del>
      <w:del w:id="2209" w:author="PR Preview" w:date="2026-01-01T00:00:00Z">
        <w:r>
          <w:delText xml:space="preserve">each</w:delText>
        </w:r>
      </w:del>
      <w:del w:id="2210" w:author="PR Preview" w:date="2026-01-01T00:00:00Z">
        <w:r>
          <w:delText xml:space="preserve"> </w:delText>
        </w:r>
      </w:del>
      <w:hyperlink w:anchor="def-flexibility">
        <w:del w:id="2211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212" w:author="PR Preview" w:date="2026-01-01T00:00:00Z">
        <w:r>
          <w:delText xml:space="preserve"> </w:delText>
        </w:r>
      </w:del>
      <w:del w:id="2213" w:author="PR Preview" w:date="2026-01-01T00:00:00Z">
        <w:r>
          <w:delText xml:space="preserve">as the one before,</w:delText>
        </w:r>
      </w:del>
      <w:del w:id="2214" w:author="PR Preview" w:date="2026-01-01T00:00:00Z">
        <w:r>
          <w:delText xml:space="preserve"> </w:delText>
        </w:r>
      </w:del>
      <w:del w:id="2215" w:author="PR Preview" w:date="2026-01-01T00:00:00Z">
        <w:r>
          <w:delText xml:space="preserve">and let</w:delText>
        </w:r>
      </w:del>
      <w:del w:id="221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17" w:author="PR Preview" w:date="2026-01-01T00:00:00Z">
        <w:r>
          <w:delText xml:space="preserve"> </w:delText>
        </w:r>
      </w:del>
      <w:del w:id="2218" w:author="PR Preview" w:date="2026-01-01T00:00:00Z">
        <w:r>
          <w:delText xml:space="preserve">be a random</w:delText>
        </w:r>
      </w:del>
      <w:del w:id="2219" w:author="PR Preview" w:date="2026-01-01T00:00:00Z">
        <w:r>
          <w:delText xml:space="preserve"> </w:delText>
        </w:r>
      </w:del>
      <w:hyperlink w:anchor="def-training-set">
        <w:del w:id="222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221" w:author="PR Preview" w:date="2026-01-01T00:00:00Z">
        <w:r>
          <w:delText xml:space="preserve">.</w:delText>
        </w:r>
      </w:del>
      <w:del w:id="2222" w:author="PR Preview" w:date="2026-01-01T00:00:00Z">
        <w:r>
          <w:delText xml:space="preserve"> </w:delText>
        </w:r>
      </w:del>
      <w:del w:id="2223" w:author="PR Preview" w:date="2026-01-01T00:00:00Z">
        <w:r>
          <w:delText xml:space="preserve">At a covariate value</w:delText>
        </w:r>
      </w:del>
      <w:del w:id="2224" w:author="PR Preview" w:date="2026-01-01T00:00:00Z">
        <w:r>
          <w:delText xml:space="preserve"> </w:delText>
        </w:r>
      </w:del>
      <m:oMath>
        <m:r>
          <m:t>x</m:t>
        </m:r>
      </m:oMath>
      <w:del w:id="2225" w:author="PR Preview" w:date="2026-01-01T00:00:00Z">
        <w:r>
          <w:delText xml:space="preserve">,</w:delText>
        </w:r>
      </w:del>
      <w:del w:id="2226" w:author="PR Preview" w:date="2026-01-01T00:00:00Z">
        <w:r>
          <w:delText xml:space="preserve"> </w:delText>
        </w:r>
      </w:del>
      <w:del w:id="2227" w:author="PR Preview" w:date="2026-01-01T00:00:00Z">
        <w:r>
          <w:delText xml:space="preserve">with</w:delText>
        </w:r>
      </w:del>
      <w:del w:id="2228" w:author="PR Preview" w:date="2026-01-01T00:00:00Z">
        <w:r>
          <w:delText xml:space="preserve"> </w:delText>
        </w:r>
      </w:del>
      <m:oMath>
        <m:r>
          <m:t>μ</m:t>
        </m:r>
      </m:oMath>
      <w:del w:id="2229" w:author="PR Preview" w:date="2026-01-01T00:00:00Z">
        <w:r>
          <w:delText xml:space="preserve"> </w:delText>
        </w:r>
      </w:del>
      <w:del w:id="2230" w:author="PR Preview" w:date="2026-01-01T00:00:00Z">
        <w:r>
          <w:delText xml:space="preserve">the</w:delText>
        </w:r>
      </w:del>
      <w:del w:id="2231" w:author="PR Preview" w:date="2026-01-01T00:00:00Z">
        <w:r>
          <w:delText xml:space="preserve"> </w:delText>
        </w:r>
      </w:del>
      <w:hyperlink w:anchor="def-mean-function">
        <w:del w:id="2232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2233" w:author="PR Preview" w:date="2026-01-01T00:00:00Z">
        <w:r>
          <w:delText xml:space="preserve">,</w:delText>
        </w:r>
      </w:del>
      <w:del w:id="2234" w:author="PR Preview" w:date="2026-01-01T00:00:00Z">
        <w:r>
          <w:delText xml:space="preserve"> </w:delText>
        </w:r>
      </w:del>
      <w:del w:id="2235" w:author="PR Preview" w:date="2026-01-01T00:00:00Z">
        <w:r>
          <w:delText xml:space="preserve">there is a</w:delText>
        </w:r>
      </w:del>
      <w:del w:id="2236" w:author="PR Preview" w:date="2026-01-01T00:00:00Z">
        <w:r>
          <w:delText xml:space="preserve"> </w:delText>
        </w:r>
      </w:del>
      <w:del w:id="2237" w:author="PR Preview" w:date="2026-01-01T00:00:00Z">
        <w:r>
          <w:rPr>
            <w:b/>
            <w:bCs/>
          </w:rPr>
          <w:delText xml:space="preserve">bias–variance trade-off</w:delText>
        </w:r>
      </w:del>
      <w:del w:id="2238" w:author="PR Preview" w:date="2026-01-01T00:00:00Z">
        <w:r>
          <w:delText xml:space="preserve"> </w:delText>
        </w:r>
      </w:del>
      <w:del w:id="2239" w:author="PR Preview" w:date="2026-01-01T00:00:00Z">
        <w:r>
          <w:delText xml:space="preserve">among them</w:delText>
        </w:r>
      </w:del>
      <w:del w:id="2240" w:author="PR Preview" w:date="2026-01-01T00:00:00Z">
        <w:r>
          <w:delText xml:space="preserve"> </w:delText>
        </w:r>
      </w:del>
      <w:del w:id="2241" w:author="PR Preview" w:date="2026-01-01T00:00:00Z">
        <w:r>
          <w:delText xml:space="preserve">when, from each procedure to the next,</w:delText>
        </w:r>
      </w:del>
      <w:del w:id="2242" w:author="PR Preview" w:date="2026-01-01T00:00:00Z">
        <w:r>
          <w:delText xml:space="preserve"> </w:delText>
        </w:r>
      </w:del>
      <w:del w:id="2243" w:author="PR Preview" w:date="2026-01-01T00:00:00Z">
        <w:r>
          <w:delText xml:space="preserve">the squared</w:delText>
        </w:r>
      </w:del>
      <w:del w:id="2244" w:author="PR Preview" w:date="2026-01-01T00:00:00Z">
        <w:r>
          <w:delText xml:space="preserve"> </w:delText>
        </w:r>
      </w:del>
      <w:hyperlink w:anchor="def-prediction-bias">
        <w:del w:id="2245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2246" w:author="PR Preview" w:date="2026-01-01T00:00:00Z">
        <w:r>
          <w:delText xml:space="preserve"> </w:delText>
        </w:r>
      </w:del>
      <w:del w:id="2247" w:author="PR Preview" w:date="2026-01-01T00:00:00Z">
        <w:r>
          <w:delText xml:space="preserve">of the prediction, used as an</w:delText>
        </w:r>
      </w:del>
      <w:del w:id="2248" w:author="PR Preview" w:date="2026-01-01T00:00:00Z">
        <w:r>
          <w:delText xml:space="preserve"> </w:delText>
        </w:r>
      </w:del>
      <w:hyperlink r:id="rId113">
        <w:del w:id="2249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250" w:author="PR Preview" w:date="2026-01-01T00:00:00Z">
        <w:r>
          <w:delText xml:space="preserve"> </w:delText>
        </w:r>
      </w:del>
      <w:del w:id="2251" w:author="PR Preview" w:date="2026-01-01T00:00:00Z">
        <w:r>
          <w:delText xml:space="preserve">of</w:delText>
        </w:r>
      </w:del>
      <w:del w:id="225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253" w:author="PR Preview" w:date="2026-01-01T00:00:00Z">
        <w:r>
          <w:delText xml:space="preserve">, does not rise</w:delText>
        </w:r>
      </w:del>
      <w:del w:id="2254" w:author="PR Preview" w:date="2026-01-01T00:00:00Z">
        <w:r>
          <w:delText xml:space="preserve"> </w:delText>
        </w:r>
      </w:del>
      <w:del w:id="2255" w:author="PR Preview" w:date="2026-01-01T00:00:00Z">
        <w:r>
          <w:delText xml:space="preserve">and its</w:delText>
        </w:r>
      </w:del>
      <w:del w:id="2256" w:author="PR Preview" w:date="2026-01-01T00:00:00Z">
        <w:r>
          <w:delText xml:space="preserve"> </w:delText>
        </w:r>
      </w:del>
      <w:hyperlink r:id="rId125">
        <w:del w:id="2257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2258" w:author="PR Preview" w:date="2026-01-01T00:00:00Z">
        <w:r>
          <w:delText xml:space="preserve"> </w:delText>
        </w:r>
      </w:del>
      <w:del w:id="2259" w:author="PR Preview" w:date="2026-01-01T00:00:00Z">
        <w:r>
          <w:delText xml:space="preserve">does not fall:</w:delText>
        </w:r>
      </w:del>
    </w:p>
    <w:p>
      <w:pPr>
        <w:pStyle w:val="BodyText"/>
      </w:pPr>
      <w:ins w:id="2260" w:author="PR Preview" w:date="2026-01-01T00:00:00Z">
        <w:r>
          <w:rPr>
            <w:i/>
            <w:iCs/>
          </w:rPr>
          <w:t xml:space="preserve">Remark 13</w:t>
        </w:r>
      </w:ins>
      <w:ins w:id="2261" w:author="PR Preview" w:date="2026-01-01T00:00:00Z">
        <w:r>
          <w:t xml:space="preserve"> (Polynomial degree orders flexibility). </w:t>
        </w:r>
      </w:ins>
      <w:ins w:id="2262" w:author="PR Preview" w:date="2026-01-01T00:00:00Z">
        <w:r>
          <w:t xml:space="preserve">Least-squares polynomial fits are ordered by degree:</w:t>
        </w:r>
      </w:ins>
      <w:ins w:id="2263" w:author="PR Preview" w:date="2026-01-01T00:00:00Z">
        <w:r>
          <w:t xml:space="preserve"> </w:t>
        </w:r>
      </w:ins>
      <w:ins w:id="2264" w:author="PR Preview" w:date="2026-01-01T00:00:00Z">
        <w:r>
          <w:t xml:space="preserve">a polynomial of degree</w:t>
        </w:r>
      </w:ins>
      <w:ins w:id="2265" w:author="PR Preview" w:date="2026-01-01T00:00:00Z">
        <w:r>
          <w:t xml:space="preserve"> </w:t>
        </w:r>
      </w:ins>
      <m:oMath>
        <m:r>
          <m:t>d</m:t>
        </m:r>
      </m:oMath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is also a polynomial of degree</w:t>
        </w:r>
      </w:ins>
      <w:ins w:id="226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269" w:author="PR Preview" w:date="2026-01-01T00:00:00Z">
        <w:r>
          <w:t xml:space="preserve"> </w:t>
        </w:r>
      </w:ins>
      <w:ins w:id="2270" w:author="PR Preview" w:date="2026-01-01T00:00:00Z">
        <w:r>
          <w:t xml:space="preserve">whose coefficient of</w:t>
        </w:r>
      </w:ins>
      <w:ins w:id="227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2272" w:author="PR Preview" w:date="2026-01-01T00:00:00Z">
        <w:r>
          <w:t xml:space="preserve"> </w:t>
        </w:r>
      </w:ins>
      <w:ins w:id="2273" w:author="PR Preview" w:date="2026-01-01T00:00:00Z">
        <w:r>
          <w:t xml:space="preserve">is zero,</w:t>
        </w:r>
      </w:ins>
      <w:ins w:id="2274" w:author="PR Preview" w:date="2026-01-01T00:00:00Z">
        <w:r>
          <w:t xml:space="preserve"> </w:t>
        </w:r>
      </w:ins>
      <w:ins w:id="2275" w:author="PR Preview" w:date="2026-01-01T00:00:00Z">
        <w:r>
          <w:t xml:space="preserve">so the fit of degree</w:t>
        </w:r>
      </w:ins>
      <w:ins w:id="2276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277" w:author="PR Preview" w:date="2026-01-01T00:00:00Z">
        <w:r>
          <w:t xml:space="preserve"> </w:t>
        </w:r>
      </w:ins>
      <w:ins w:id="2278" w:author="PR Preview" w:date="2026-01-01T00:00:00Z">
        <w:r>
          <w:t xml:space="preserve">is</w:t>
        </w:r>
      </w:ins>
      <w:ins w:id="2279" w:author="PR Preview" w:date="2026-01-01T00:00:00Z">
        <w:r>
          <w:t xml:space="preserve"> </w:t>
        </w:r>
      </w:ins>
      <w:hyperlink w:anchor="def-flexibility">
        <w:ins w:id="2280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281" w:author="PR Preview" w:date="2026-01-01T00:00:00Z">
        <w:r>
          <w:t xml:space="preserve"> </w:t>
        </w:r>
      </w:ins>
      <w:ins w:id="2282" w:author="PR Preview" w:date="2026-01-01T00:00:00Z">
        <w:r>
          <w:t xml:space="preserve">as the fit of degree</w:t>
        </w:r>
      </w:ins>
      <w:ins w:id="2283" w:author="PR Preview" w:date="2026-01-01T00:00:00Z">
        <w:r>
          <w:t xml:space="preserve"> </w:t>
        </w:r>
      </w:ins>
      <m:oMath>
        <m:r>
          <m:t>d</m:t>
        </m:r>
      </m:oMath>
      <w:ins w:id="2284" w:author="PR Preview" w:date="2026-01-01T00:00:00Z">
        <w:r>
          <w:t xml:space="preserve">.</w:t>
        </w:r>
      </w:ins>
      <w:ins w:id="2285" w:author="PR Preview" w:date="2026-01-01T00:00:00Z">
        <w:r>
          <w:t xml:space="preserve"> </w:t>
        </w:r>
      </w:ins>
      <w:ins w:id="2286" w:author="PR Preview" w:date="2026-01-01T00:00:00Z">
        <w:r>
          <w:t xml:space="preserve">The four fits of</w:t>
        </w:r>
      </w:ins>
      <w:ins w:id="2287" w:author="PR Preview" w:date="2026-01-01T00:00:00Z">
        <w:r>
          <w:t xml:space="preserve"> </w:t>
        </w:r>
      </w:ins>
      <w:hyperlink w:anchor="exr-overfitting">
        <w:ins w:id="2288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289" w:author="PR Preview" w:date="2026-01-01T00:00:00Z">
        <w:r>
          <w:t xml:space="preserve"> </w:t>
        </w:r>
      </w:ins>
      <w:ins w:id="2290" w:author="PR Preview" w:date="2026-01-01T00:00:00Z">
        <w:r>
          <w:t xml:space="preserve">are ordered this way.</w:t>
        </w:r>
      </w:ins>
      <w:ins w:id="2291" w:author="PR Preview" w:date="2026-01-01T00:00:00Z">
        <w:r>
          <w:t xml:space="preserve"> </w:t>
        </w:r>
      </w:ins>
      <w:hyperlink w:anchor="def-flexibility">
        <w:ins w:id="2292" w:author="PR Preview" w:date="2026-01-01T00:00:00Z">
          <w:r>
            <w:rPr>
              <w:rStyle w:val="Hyperlink"/>
            </w:rPr>
            <w:t xml:space="preserve">Definition 32</w:t>
          </w:r>
        </w:ins>
      </w:hyperlink>
      <w:ins w:id="2293" w:author="PR Preview" w:date="2026-01-01T00:00:00Z">
        <w:r>
          <w:t xml:space="preserve"> </w:t>
        </w:r>
      </w:ins>
      <w:ins w:id="2294" w:author="PR Preview" w:date="2026-01-01T00:00:00Z">
        <w:r>
          <w:t xml:space="preserve">is narrower than the informal use of the word</w:t>
        </w:r>
      </w:ins>
      <w:ins w:id="2295" w:author="PR Preview" w:date="2026-01-01T00:00:00Z">
        <w:r>
          <w:t xml:space="preserve"> </w:t>
        </w:r>
      </w:ins>
      <w:ins w:id="2296" w:author="PR Preview" w:date="2026-01-01T00:00:00Z">
        <w:r>
          <w:t xml:space="preserve">in</w:t>
        </w:r>
      </w:ins>
      <w:ins w:id="2297" w:author="PR Preview" w:date="2026-01-01T00:00:00Z">
        <w:r>
          <w:t xml:space="preserve"> </w:t>
        </w:r>
      </w:ins>
      <w:ins w:id="2298" w:author="PR Preview" w:date="2026-01-01T00:00:00Z">
        <w:r>
          <w:t xml:space="preserve">James et al. (2021, sec. 2.1.3)</w:t>
        </w:r>
      </w:ins>
      <w:ins w:id="2299" w:author="PR Preview" w:date="2026-01-01T00:00:00Z">
        <w:r>
          <w:t xml:space="preserve">:</w:t>
        </w:r>
      </w:ins>
      <w:ins w:id="2300" w:author="PR Preview" w:date="2026-01-01T00:00:00Z">
        <w:r>
          <w:t xml:space="preserve"> </w:t>
        </w:r>
      </w:ins>
      <w:ins w:id="2301" w:author="PR Preview" w:date="2026-01-01T00:00:00Z">
        <w:r>
          <w:t xml:space="preserve">it orders only procedures whose candidate sets are nested.</w:t>
        </w:r>
      </w:ins>
      <w:ins w:id="2302" w:author="PR Preview" w:date="2026-01-01T00:00:00Z">
        <w:r>
          <w:t xml:space="preserve"> </w:t>
        </w:r>
      </w:ins>
      <w:ins w:id="2303" w:author="PR Preview" w:date="2026-01-01T00:00:00Z">
        <w:r>
          <w:t xml:space="preserve">Other procedures can be compared by other measures,</w:t>
        </w:r>
      </w:ins>
      <w:ins w:id="2304" w:author="PR Preview" w:date="2026-01-01T00:00:00Z">
        <w:r>
          <w:t xml:space="preserve"> </w:t>
        </w:r>
      </w:ins>
      <w:ins w:id="2305" w:author="PR Preview" w:date="2026-01-01T00:00:00Z">
        <w:r>
          <w:t xml:space="preserve">such as the effective number of parameters</w:t>
        </w:r>
      </w:ins>
      <w:ins w:id="2306" w:author="PR Preview" w:date="2026-01-01T00:00:00Z">
        <w:r>
          <w:t xml:space="preserve"> </w:t>
        </w:r>
      </w:ins>
      <w:ins w:id="2307" w:author="PR Preview" w:date="2026-01-01T00:00:00Z">
        <w:r>
          <w:t xml:space="preserve">(Hastie et al. 2009, sec. 7.6)</w:t>
        </w:r>
      </w:ins>
      <w:ins w:id="2308" w:author="PR Preview" w:date="2026-01-01T00:00:00Z">
        <w:r>
          <w:t xml:space="preserve">.</w:t>
        </w:r>
      </w:ins>
    </w:p>
    <w:bookmarkEnd w:id="136"/>
    <w:bookmarkStart w:id="138" w:name="def-bias-variance-tradeoff"/>
    <w:p>
      <w:pPr>
        <w:pStyle w:val="BodyText"/>
      </w:pPr>
      <w:ins w:id="2309" w:author="PR Preview" w:date="2026-01-01T00:00:00Z">
        <w:r>
          <w:rPr>
            <w:b/>
            <w:bCs/>
          </w:rPr>
          <w:t xml:space="preserve">Definition 33 (Bias–variance trade-off)</w:t>
        </w:r>
      </w:ins>
      <w:ins w:id="2310" w:author="PR Preview" w:date="2026-01-01T00:00:00Z">
        <w:r>
          <w:t xml:space="preserve"> </w:t>
        </w:r>
      </w:ins>
      <w:ins w:id="2311" w:author="PR Preview" w:date="2026-01-01T00:00:00Z">
        <w:r>
          <w:t xml:space="preserve">Let</w:t>
        </w:r>
      </w:ins>
      <w:ins w:id="231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2313" w:author="PR Preview" w:date="2026-01-01T00:00:00Z">
        <w:r>
          <w:t xml:space="preserve"> </w:t>
        </w:r>
      </w:ins>
      <w:ins w:id="2314" w:author="PR Preview" w:date="2026-01-01T00:00:00Z">
        <w:r>
          <w:t xml:space="preserve">be</w:t>
        </w:r>
      </w:ins>
      <w:ins w:id="2315" w:author="PR Preview" w:date="2026-01-01T00:00:00Z">
        <w:r>
          <w:t xml:space="preserve"> </w:t>
        </w:r>
      </w:ins>
      <w:hyperlink w:anchor="def-fitting-procedure">
        <w:ins w:id="2316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317" w:author="PR Preview" w:date="2026-01-01T00:00:00Z">
        <w:r>
          <w:t xml:space="preserve">,</w:t>
        </w:r>
      </w:ins>
      <w:ins w:id="2318" w:author="PR Preview" w:date="2026-01-01T00:00:00Z">
        <w:r>
          <w:t xml:space="preserve"> </w:t>
        </w:r>
      </w:ins>
      <w:ins w:id="2319" w:author="PR Preview" w:date="2026-01-01T00:00:00Z">
        <w:r>
          <w:t xml:space="preserve">each</w:t>
        </w:r>
      </w:ins>
      <w:ins w:id="2320" w:author="PR Preview" w:date="2026-01-01T00:00:00Z">
        <w:r>
          <w:t xml:space="preserve"> </w:t>
        </w:r>
      </w:ins>
      <w:hyperlink w:anchor="def-flexibility">
        <w:ins w:id="2321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322" w:author="PR Preview" w:date="2026-01-01T00:00:00Z">
        <w:r>
          <w:t xml:space="preserve"> </w:t>
        </w:r>
      </w:ins>
      <w:ins w:id="2323" w:author="PR Preview" w:date="2026-01-01T00:00:00Z">
        <w:r>
          <w:t xml:space="preserve">as the one before,</w:t>
        </w:r>
      </w:ins>
      <w:ins w:id="2324" w:author="PR Preview" w:date="2026-01-01T00:00:00Z">
        <w:r>
          <w:t xml:space="preserve"> </w:t>
        </w:r>
      </w:ins>
      <w:ins w:id="2325" w:author="PR Preview" w:date="2026-01-01T00:00:00Z">
        <w:r>
          <w:t xml:space="preserve">and let</w:t>
        </w:r>
      </w:ins>
      <w:ins w:id="232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327" w:author="PR Preview" w:date="2026-01-01T00:00:00Z">
        <w:r>
          <w:t xml:space="preserve"> </w:t>
        </w:r>
      </w:ins>
      <w:ins w:id="2328" w:author="PR Preview" w:date="2026-01-01T00:00:00Z">
        <w:r>
          <w:t xml:space="preserve">be a random</w:t>
        </w:r>
      </w:ins>
      <w:ins w:id="2329" w:author="PR Preview" w:date="2026-01-01T00:00:00Z">
        <w:r>
          <w:t xml:space="preserve"> </w:t>
        </w:r>
      </w:ins>
      <w:hyperlink w:anchor="def-training-set">
        <w:ins w:id="233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331" w:author="PR Preview" w:date="2026-01-01T00:00:00Z">
        <w:r>
          <w:t xml:space="preserve">.</w:t>
        </w:r>
      </w:ins>
      <w:ins w:id="2332" w:author="PR Preview" w:date="2026-01-01T00:00:00Z">
        <w:r>
          <w:t xml:space="preserve"> </w:t>
        </w:r>
      </w:ins>
      <w:ins w:id="2333" w:author="PR Preview" w:date="2026-01-01T00:00:00Z">
        <w:r>
          <w:t xml:space="preserve">At a covariate value</w:t>
        </w:r>
      </w:ins>
      <w:ins w:id="2334" w:author="PR Preview" w:date="2026-01-01T00:00:00Z">
        <w:r>
          <w:t xml:space="preserve"> </w:t>
        </w:r>
      </w:ins>
      <m:oMath>
        <m:r>
          <m:t>x</m:t>
        </m:r>
      </m:oMath>
      <w:ins w:id="2335" w:author="PR Preview" w:date="2026-01-01T00:00:00Z">
        <w:r>
          <w:t xml:space="preserve">,</w:t>
        </w:r>
      </w:ins>
      <w:ins w:id="2336" w:author="PR Preview" w:date="2026-01-01T00:00:00Z">
        <w:r>
          <w:t xml:space="preserve"> </w:t>
        </w:r>
      </w:ins>
      <w:ins w:id="2337" w:author="PR Preview" w:date="2026-01-01T00:00:00Z">
        <w:r>
          <w:t xml:space="preserve">with</w:t>
        </w:r>
      </w:ins>
      <w:ins w:id="2338" w:author="PR Preview" w:date="2026-01-01T00:00:00Z">
        <w:r>
          <w:t xml:space="preserve"> </w:t>
        </w:r>
      </w:ins>
      <m:oMath>
        <m:r>
          <m:t>μ</m:t>
        </m:r>
      </m:oMath>
      <w:ins w:id="2339" w:author="PR Preview" w:date="2026-01-01T00:00:00Z">
        <w:r>
          <w:t xml:space="preserve"> </w:t>
        </w:r>
      </w:ins>
      <w:ins w:id="2340" w:author="PR Preview" w:date="2026-01-01T00:00:00Z">
        <w:r>
          <w:t xml:space="preserve">the</w:t>
        </w:r>
      </w:ins>
      <w:ins w:id="2341" w:author="PR Preview" w:date="2026-01-01T00:00:00Z">
        <w:r>
          <w:t xml:space="preserve"> </w:t>
        </w:r>
      </w:ins>
      <w:hyperlink w:anchor="def-mean-function">
        <w:ins w:id="2342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343" w:author="PR Preview" w:date="2026-01-01T00:00:00Z">
        <w:r>
          <w:t xml:space="preserve">,</w:t>
        </w:r>
      </w:ins>
      <w:ins w:id="2344" w:author="PR Preview" w:date="2026-01-01T00:00:00Z">
        <w:r>
          <w:t xml:space="preserve"> </w:t>
        </w:r>
      </w:ins>
      <w:ins w:id="2345" w:author="PR Preview" w:date="2026-01-01T00:00:00Z">
        <w:r>
          <w:t xml:space="preserve">there is a</w:t>
        </w:r>
      </w:ins>
      <w:ins w:id="2346" w:author="PR Preview" w:date="2026-01-01T00:00:00Z">
        <w:r>
          <w:t xml:space="preserve"> </w:t>
        </w:r>
      </w:ins>
      <w:ins w:id="2347" w:author="PR Preview" w:date="2026-01-01T00:00:00Z">
        <w:r>
          <w:rPr>
            <w:b/>
            <w:bCs/>
          </w:rPr>
          <w:t xml:space="preserve">bias–variance trade-off</w:t>
        </w:r>
      </w:ins>
      <w:ins w:id="2348" w:author="PR Preview" w:date="2026-01-01T00:00:00Z">
        <w:r>
          <w:t xml:space="preserve"> </w:t>
        </w:r>
      </w:ins>
      <w:ins w:id="2349" w:author="PR Preview" w:date="2026-01-01T00:00:00Z">
        <w:r>
          <w:t xml:space="preserve">among them</w:t>
        </w:r>
      </w:ins>
      <w:ins w:id="2350" w:author="PR Preview" w:date="2026-01-01T00:00:00Z">
        <w:r>
          <w:t xml:space="preserve"> </w:t>
        </w:r>
      </w:ins>
      <w:ins w:id="2351" w:author="PR Preview" w:date="2026-01-01T00:00:00Z">
        <w:r>
          <w:t xml:space="preserve">when, from each procedure to the next,</w:t>
        </w:r>
      </w:ins>
      <w:ins w:id="2352" w:author="PR Preview" w:date="2026-01-01T00:00:00Z">
        <w:r>
          <w:t xml:space="preserve"> </w:t>
        </w:r>
      </w:ins>
      <w:ins w:id="2353" w:author="PR Preview" w:date="2026-01-01T00:00:00Z">
        <w:r>
          <w:t xml:space="preserve">the squared</w:t>
        </w:r>
      </w:ins>
      <w:ins w:id="2354" w:author="PR Preview" w:date="2026-01-01T00:00:00Z">
        <w:r>
          <w:t xml:space="preserve"> </w:t>
        </w:r>
      </w:ins>
      <w:hyperlink w:anchor="def-prediction-bias">
        <w:ins w:id="2355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of the prediction, used as an</w:t>
        </w:r>
      </w:ins>
      <w:ins w:id="2358" w:author="PR Preview" w:date="2026-01-01T00:00:00Z">
        <w:r>
          <w:t xml:space="preserve"> </w:t>
        </w:r>
      </w:ins>
      <w:hyperlink r:id="rId113">
        <w:ins w:id="2359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360" w:author="PR Preview" w:date="2026-01-01T00:00:00Z">
        <w:r>
          <w:t xml:space="preserve"> </w:t>
        </w:r>
      </w:ins>
      <w:ins w:id="2361" w:author="PR Preview" w:date="2026-01-01T00:00:00Z">
        <w:r>
          <w:t xml:space="preserve">of</w:t>
        </w:r>
      </w:ins>
      <w:ins w:id="236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363" w:author="PR Preview" w:date="2026-01-01T00:00:00Z">
        <w:r>
          <w:t xml:space="preserve">, does not rise</w:t>
        </w:r>
      </w:ins>
      <w:ins w:id="2364" w:author="PR Preview" w:date="2026-01-01T00:00:00Z">
        <w:r>
          <w:t xml:space="preserve"> </w:t>
        </w:r>
      </w:ins>
      <w:ins w:id="2365" w:author="PR Preview" w:date="2026-01-01T00:00:00Z">
        <w:r>
          <w:t xml:space="preserve">and its</w:t>
        </w:r>
      </w:ins>
      <w:ins w:id="2366" w:author="PR Preview" w:date="2026-01-01T00:00:00Z">
        <w:r>
          <w:t xml:space="preserve"> </w:t>
        </w:r>
      </w:ins>
      <w:hyperlink r:id="rId125">
        <w:ins w:id="2367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368" w:author="PR Preview" w:date="2026-01-01T00:00:00Z">
        <w:r>
          <w:t xml:space="preserve"> </w:t>
        </w:r>
      </w:ins>
      <w:ins w:id="2369" w:author="PR Preview" w:date="2026-01-01T00:00:00Z">
        <w:r>
          <w:t xml:space="preserve">does not fall:</w:t>
        </w:r>
      </w:ins>
    </w:p>
    <w:p>
      <w:pPr>
        <w:pStyle w:val="BodyText"/>
      </w:pPr>
      <w:bookmarkStart w:id="137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38"/>
    <w:bookmarkStart w:id="139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39"/>
    <w:bookmarkStart w:id="140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40"/>
    <w:bookmarkStart w:id="141" w:name="exr-held-out-unbiased"/>
    <w:p>
      <w:pPr>
        <w:pStyle w:val="BodyText"/>
      </w:pPr>
      <w:del w:id="2370" w:author="PR Preview" w:date="2026-01-01T00:00:00Z">
        <w:r>
          <w:rPr>
            <w:b/>
            <w:bCs/>
          </w:rPr>
          <w:delText xml:space="preserve">Exercise 7 (Held-out predictions and the generalization error)</w:delText>
        </w:r>
      </w:del>
      <w:del w:id="2371" w:author="PR Preview" w:date="2026-01-01T00:00:00Z">
        <w:r>
          <w:delText xml:space="preserve"> </w:delText>
        </w:r>
      </w:del>
      <w:del w:id="2372" w:author="PR Preview" w:date="2026-01-01T00:00:00Z">
        <w:r>
          <w:delText xml:space="preserve">A</w:delText>
        </w:r>
      </w:del>
      <w:del w:id="2373" w:author="PR Preview" w:date="2026-01-01T00:00:00Z">
        <w:r>
          <w:delText xml:space="preserve"> </w:delText>
        </w:r>
      </w:del>
      <w:hyperlink w:anchor="def-prediction-rule">
        <w:del w:id="237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37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376" w:author="PR Preview" w:date="2026-01-01T00:00:00Z">
        <w:r>
          <w:delText xml:space="preserve"> </w:delText>
        </w:r>
      </w:del>
      <w:del w:id="2377" w:author="PR Preview" w:date="2026-01-01T00:00:00Z">
        <w:r>
          <w:delText xml:space="preserve">is fitted to a</w:delText>
        </w:r>
      </w:del>
      <w:del w:id="2378" w:author="PR Preview" w:date="2026-01-01T00:00:00Z">
        <w:r>
          <w:delText xml:space="preserve"> </w:delText>
        </w:r>
      </w:del>
      <w:hyperlink w:anchor="def-training-set">
        <w:del w:id="237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38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381" w:author="PR Preview" w:date="2026-01-01T00:00:00Z">
        <w:r>
          <w:delText xml:space="preserve">.</w:delText>
        </w:r>
      </w:del>
      <w:del w:id="2382" w:author="PR Preview" w:date="2026-01-01T00:00:00Z">
        <w:r>
          <w:delText xml:space="preserve"> </w:delText>
        </w:r>
      </w:del>
      <w:del w:id="2383" w:author="PR Preview" w:date="2026-01-01T00:00:00Z">
        <w:r>
          <w:delText xml:space="preserve">A</w:delText>
        </w:r>
      </w:del>
      <w:del w:id="2384" w:author="PR Preview" w:date="2026-01-01T00:00:00Z">
        <w:r>
          <w:delText xml:space="preserve"> </w:delText>
        </w:r>
      </w:del>
      <w:hyperlink w:anchor="def-held-out-set">
        <w:del w:id="2385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386" w:author="PR Preview" w:date="2026-01-01T00:00:00Z">
        <w:r>
          <w:delText xml:space="preserve"> </w:delText>
        </w:r>
      </w:del>
      <w:del w:id="2387" w:author="PR Preview" w:date="2026-01-01T00:00:00Z">
        <w:r>
          <w:delText xml:space="preserve">of</w:delText>
        </w:r>
      </w:del>
      <w:del w:id="2388" w:author="PR Preview" w:date="2026-01-01T00:00:00Z">
        <w:r>
          <w:delText xml:space="preserve"> </w:delText>
        </w:r>
      </w:del>
      <m:oMath>
        <m:r>
          <m:t>m</m:t>
        </m:r>
      </m:oMath>
      <w:del w:id="2389" w:author="PR Preview" w:date="2026-01-01T00:00:00Z">
        <w:r>
          <w:delText xml:space="preserve"> </w:delText>
        </w:r>
      </w:del>
      <w:del w:id="2390" w:author="PR Preview" w:date="2026-01-01T00:00:00Z">
        <w:r>
          <w:delText xml:space="preserve">observations</w:delText>
        </w:r>
      </w:del>
      <w:del w:id="239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2392" w:author="PR Preview" w:date="2026-01-01T00:00:00Z">
        <w:r>
          <w:delText xml:space="preserve"> </w:delText>
        </w:r>
      </w:del>
      <w:del w:id="2393" w:author="PR Preview" w:date="2026-01-01T00:00:00Z">
        <w:r>
          <w:delText xml:space="preserve">is drawn from the same population as the new observation</w:delText>
        </w:r>
      </w:del>
      <w:del w:id="239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395" w:author="PR Preview" w:date="2026-01-01T00:00:00Z">
        <w:r>
          <w:delText xml:space="preserve"> </w:delText>
        </w:r>
      </w:del>
      <w:del w:id="2396" w:author="PR Preview" w:date="2026-01-01T00:00:00Z">
        <w:r>
          <w:delText xml:space="preserve">of</w:delText>
        </w:r>
      </w:del>
      <w:del w:id="2397" w:author="PR Preview" w:date="2026-01-01T00:00:00Z">
        <w:r>
          <w:delText xml:space="preserve"> </w:delText>
        </w:r>
      </w:del>
      <w:hyperlink w:anchor="def-generalization-error">
        <w:del w:id="2398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2399" w:author="PR Preview" w:date="2026-01-01T00:00:00Z">
        <w:r>
          <w:delText xml:space="preserve">,</w:delText>
        </w:r>
      </w:del>
      <w:del w:id="2400" w:author="PR Preview" w:date="2026-01-01T00:00:00Z">
        <w:r>
          <w:delText xml:space="preserve"> </w:delText>
        </w:r>
      </w:del>
      <w:del w:id="2401" w:author="PR Preview" w:date="2026-01-01T00:00:00Z">
        <w:r>
          <w:delText xml:space="preserve">each independently of</w:delText>
        </w:r>
      </w:del>
      <w:del w:id="240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03" w:author="PR Preview" w:date="2026-01-01T00:00:00Z">
        <w:r>
          <w:delText xml:space="preserve">.</w:delText>
        </w:r>
      </w:del>
      <w:del w:id="2404" w:author="PR Preview" w:date="2026-01-01T00:00:00Z">
        <w:r>
          <w:delText xml:space="preserve"> </w:delText>
        </w:r>
      </w:del>
      <w:del w:id="2405" w:author="PR Preview" w:date="2026-01-01T00:00:00Z">
        <w:r>
          <w:delText xml:space="preserve">Write</w:delText>
        </w:r>
      </w:del>
      <w:del w:id="2406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2407" w:author="PR Preview" w:date="2026-01-01T00:00:00Z">
        <w:r>
          <w:delText xml:space="preserve"> </w:delText>
        </w:r>
      </w:del>
      <w:del w:id="2408" w:author="PR Preview" w:date="2026-01-01T00:00:00Z">
        <w:r>
          <w:delText xml:space="preserve">for the</w:delText>
        </w:r>
      </w:del>
      <w:del w:id="2409" w:author="PR Preview" w:date="2026-01-01T00:00:00Z">
        <w:r>
          <w:delText xml:space="preserve"> </w:delText>
        </w:r>
      </w:del>
      <w:hyperlink w:anchor="def-observation-loss">
        <w:del w:id="2410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411" w:author="PR Preview" w:date="2026-01-01T00:00:00Z">
        <w:r>
          <w:delText xml:space="preserve"> </w:delText>
        </w:r>
      </w:del>
      <w:del w:id="2412" w:author="PR Preview" w:date="2026-01-01T00:00:00Z">
        <w:r>
          <w:delText xml:space="preserve">of</w:delText>
        </w:r>
      </w:del>
      <w:del w:id="241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414" w:author="PR Preview" w:date="2026-01-01T00:00:00Z">
        <w:r>
          <w:delText xml:space="preserve"> </w:delText>
        </w:r>
      </w:del>
      <w:del w:id="2415" w:author="PR Preview" w:date="2026-01-01T00:00:00Z">
        <w:r>
          <w:delText xml:space="preserve">on held-out observation</w:delText>
        </w:r>
      </w:del>
      <w:del w:id="2416" w:author="PR Preview" w:date="2026-01-01T00:00:00Z">
        <w:r>
          <w:delText xml:space="preserve"> </w:delText>
        </w:r>
      </w:del>
      <m:oMath>
        <m:r>
          <m:t>j</m:t>
        </m:r>
      </m:oMath>
      <w:del w:id="2417" w:author="PR Preview" w:date="2026-01-01T00:00:00Z">
        <w:r>
          <w:delText xml:space="preserve">.</w:delText>
        </w:r>
      </w:del>
    </w:p>
    <w:p>
      <w:pPr>
        <w:pStyle w:val="BodyText"/>
      </w:pPr>
      <w:ins w:id="2418" w:author="PR Preview" w:date="2026-01-01T00:00:00Z">
        <w:r>
          <w:rPr>
            <w:b/>
            <w:bCs/>
          </w:rPr>
          <w:t xml:space="preserve">Exercise 7 (Held-out predictions and the generalization error)</w:t>
        </w:r>
      </w:ins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A</w:t>
        </w:r>
      </w:ins>
      <w:ins w:id="2421" w:author="PR Preview" w:date="2026-01-01T00:00:00Z">
        <w:r>
          <w:t xml:space="preserve"> </w:t>
        </w:r>
      </w:ins>
      <w:hyperlink w:anchor="def-prediction-rule">
        <w:ins w:id="242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42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424" w:author="PR Preview" w:date="2026-01-01T00:00:00Z">
        <w:r>
          <w:t xml:space="preserve"> </w:t>
        </w:r>
      </w:ins>
      <w:ins w:id="2425" w:author="PR Preview" w:date="2026-01-01T00:00:00Z">
        <w:r>
          <w:t xml:space="preserve">is fitted to a</w:t>
        </w:r>
      </w:ins>
      <w:ins w:id="2426" w:author="PR Preview" w:date="2026-01-01T00:00:00Z">
        <w:r>
          <w:t xml:space="preserve"> </w:t>
        </w:r>
      </w:ins>
      <w:hyperlink w:anchor="def-training-set">
        <w:ins w:id="242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42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429" w:author="PR Preview" w:date="2026-01-01T00:00:00Z">
        <w:r>
          <w:t xml:space="preserve">.</w:t>
        </w:r>
      </w:ins>
      <w:ins w:id="2430" w:author="PR Preview" w:date="2026-01-01T00:00:00Z">
        <w:r>
          <w:t xml:space="preserve"> </w:t>
        </w:r>
      </w:ins>
      <w:ins w:id="2431" w:author="PR Preview" w:date="2026-01-01T00:00:00Z">
        <w:r>
          <w:t xml:space="preserve">A</w:t>
        </w:r>
      </w:ins>
      <w:ins w:id="2432" w:author="PR Preview" w:date="2026-01-01T00:00:00Z">
        <w:r>
          <w:t xml:space="preserve"> </w:t>
        </w:r>
      </w:ins>
      <w:hyperlink w:anchor="def-held-out-set">
        <w:ins w:id="2433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2434" w:author="PR Preview" w:date="2026-01-01T00:00:00Z">
        <w:r>
          <w:t xml:space="preserve"> </w:t>
        </w:r>
      </w:ins>
      <w:ins w:id="2435" w:author="PR Preview" w:date="2026-01-01T00:00:00Z">
        <w:r>
          <w:t xml:space="preserve">of</w:t>
        </w:r>
      </w:ins>
      <w:ins w:id="2436" w:author="PR Preview" w:date="2026-01-01T00:00:00Z">
        <w:r>
          <w:t xml:space="preserve"> </w:t>
        </w:r>
      </w:ins>
      <m:oMath>
        <m:r>
          <m:t>m</m:t>
        </m:r>
      </m:oMath>
      <w:ins w:id="2437" w:author="PR Preview" w:date="2026-01-01T00:00:00Z">
        <w:r>
          <w:t xml:space="preserve"> </w:t>
        </w:r>
      </w:ins>
      <w:ins w:id="2438" w:author="PR Preview" w:date="2026-01-01T00:00:00Z">
        <w:r>
          <w:t xml:space="preserve">observations</w:t>
        </w:r>
      </w:ins>
      <w:ins w:id="24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2440" w:author="PR Preview" w:date="2026-01-01T00:00:00Z">
        <w:r>
          <w:t xml:space="preserve"> </w:t>
        </w:r>
      </w:ins>
      <w:ins w:id="2441" w:author="PR Preview" w:date="2026-01-01T00:00:00Z">
        <w:r>
          <w:t xml:space="preserve">is drawn from the same population as the new observation</w:t>
        </w:r>
      </w:ins>
      <w:ins w:id="24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443" w:author="PR Preview" w:date="2026-01-01T00:00:00Z">
        <w:r>
          <w:t xml:space="preserve"> </w:t>
        </w:r>
      </w:ins>
      <w:ins w:id="2444" w:author="PR Preview" w:date="2026-01-01T00:00:00Z">
        <w:r>
          <w:t xml:space="preserve">of</w:t>
        </w:r>
      </w:ins>
      <w:ins w:id="2445" w:author="PR Preview" w:date="2026-01-01T00:00:00Z">
        <w:r>
          <w:t xml:space="preserve"> </w:t>
        </w:r>
      </w:ins>
      <w:hyperlink w:anchor="def-generalization-error">
        <w:ins w:id="2446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2447" w:author="PR Preview" w:date="2026-01-01T00:00:00Z">
        <w:r>
          <w:t xml:space="preserve">,</w:t>
        </w:r>
      </w:ins>
      <w:ins w:id="2448" w:author="PR Preview" w:date="2026-01-01T00:00:00Z">
        <w:r>
          <w:t xml:space="preserve"> </w:t>
        </w:r>
      </w:ins>
      <w:ins w:id="2449" w:author="PR Preview" w:date="2026-01-01T00:00:00Z">
        <w:r>
          <w:t xml:space="preserve">each independently of</w:t>
        </w:r>
      </w:ins>
      <w:ins w:id="245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451" w:author="PR Preview" w:date="2026-01-01T00:00:00Z">
        <w:r>
          <w:t xml:space="preserve">.</w:t>
        </w:r>
      </w:ins>
      <w:ins w:id="2452" w:author="PR Preview" w:date="2026-01-01T00:00:00Z">
        <w:r>
          <w:t xml:space="preserve"> </w:t>
        </w:r>
      </w:ins>
      <w:ins w:id="2453" w:author="PR Preview" w:date="2026-01-01T00:00:00Z">
        <w:r>
          <w:t xml:space="preserve">Write</w:t>
        </w:r>
      </w:ins>
      <w:ins w:id="2454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2455" w:author="PR Preview" w:date="2026-01-01T00:00:00Z">
        <w:r>
          <w:t xml:space="preserve"> </w:t>
        </w:r>
      </w:ins>
      <w:ins w:id="2456" w:author="PR Preview" w:date="2026-01-01T00:00:00Z">
        <w:r>
          <w:t xml:space="preserve">for the</w:t>
        </w:r>
      </w:ins>
      <w:ins w:id="2457" w:author="PR Preview" w:date="2026-01-01T00:00:00Z">
        <w:r>
          <w:t xml:space="preserve"> </w:t>
        </w:r>
      </w:ins>
      <w:hyperlink w:anchor="def-observation-loss">
        <w:ins w:id="2458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459" w:author="PR Preview" w:date="2026-01-01T00:00:00Z">
        <w:r>
          <w:t xml:space="preserve"> </w:t>
        </w:r>
      </w:ins>
      <w:ins w:id="2460" w:author="PR Preview" w:date="2026-01-01T00:00:00Z">
        <w:r>
          <w:t xml:space="preserve">of</w:t>
        </w:r>
      </w:ins>
      <w:ins w:id="246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462" w:author="PR Preview" w:date="2026-01-01T00:00:00Z">
        <w:r>
          <w:t xml:space="preserve"> </w:t>
        </w:r>
      </w:ins>
      <w:ins w:id="2463" w:author="PR Preview" w:date="2026-01-01T00:00:00Z">
        <w:r>
          <w:t xml:space="preserve">on held-out observation</w:t>
        </w:r>
      </w:ins>
      <w:ins w:id="2464" w:author="PR Preview" w:date="2026-01-01T00:00:00Z">
        <w:r>
          <w:t xml:space="preserve"> </w:t>
        </w:r>
      </w:ins>
      <m:oMath>
        <m:r>
          <m:t>j</m:t>
        </m:r>
      </m:oMath>
      <w:ins w:id="2465" w:author="PR Preview" w:date="2026-01-01T00:00:00Z">
        <w:r>
          <w:t xml:space="preserve">.</w:t>
        </w:r>
      </w:ins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41"/>
    <w:bookmarkStart w:id="142" w:name="sol-held-out-unbiased"/>
    <w:p>
      <w:pPr>
        <w:pStyle w:val="FirstParagraph"/>
      </w:pPr>
      <w:del w:id="2466" w:author="PR Preview" w:date="2026-01-01T00:00:00Z">
        <w:r>
          <w:rPr>
            <w:i/>
            <w:iCs/>
          </w:rPr>
          <w:delText xml:space="preserve">Solution 7</w:delText>
        </w:r>
      </w:del>
      <w:del w:id="2467" w:author="PR Preview" w:date="2026-01-01T00:00:00Z">
        <w:r>
          <w:delText xml:space="preserve">. </w:delText>
        </w:r>
      </w:del>
      <w:del w:id="2468" w:author="PR Preview" w:date="2026-01-01T00:00:00Z">
        <w:r>
          <w:delText xml:space="preserve">Given</w:delText>
        </w:r>
      </w:del>
      <w:del w:id="246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70" w:author="PR Preview" w:date="2026-01-01T00:00:00Z">
        <w:r>
          <w:delText xml:space="preserve">, the rule</w:delText>
        </w:r>
      </w:del>
      <w:del w:id="247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472" w:author="PR Preview" w:date="2026-01-01T00:00:00Z">
        <w:r>
          <w:delText xml:space="preserve"> </w:delText>
        </w:r>
      </w:del>
      <w:del w:id="2473" w:author="PR Preview" w:date="2026-01-01T00:00:00Z">
        <w:r>
          <w:delText xml:space="preserve">is fixed.</w:delText>
        </w:r>
      </w:del>
      <w:del w:id="2474" w:author="PR Preview" w:date="2026-01-01T00:00:00Z">
        <w:r>
          <w:delText xml:space="preserve"> </w:delText>
        </w:r>
      </w:del>
      <w:del w:id="2475" w:author="PR Preview" w:date="2026-01-01T00:00:00Z">
        <w:r>
          <w:delText xml:space="preserve">Each held-out pair has the same distribution as</w:delText>
        </w:r>
      </w:del>
      <w:del w:id="247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477" w:author="PR Preview" w:date="2026-01-01T00:00:00Z">
        <w:r>
          <w:delText xml:space="preserve"> </w:delText>
        </w:r>
      </w:del>
      <w:del w:id="2478" w:author="PR Preview" w:date="2026-01-01T00:00:00Z">
        <w:r>
          <w:delText xml:space="preserve">and is independent of</w:delText>
        </w:r>
      </w:del>
      <w:del w:id="247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80" w:author="PR Preview" w:date="2026-01-01T00:00:00Z">
        <w:r>
          <w:delText xml:space="preserve">,</w:delText>
        </w:r>
      </w:del>
      <w:del w:id="2481" w:author="PR Preview" w:date="2026-01-01T00:00:00Z">
        <w:r>
          <w:delText xml:space="preserve"> </w:delText>
        </w:r>
      </w:del>
      <w:del w:id="2482" w:author="PR Preview" w:date="2026-01-01T00:00:00Z">
        <w:r>
          <w:delText xml:space="preserve">so each loss has conditional expectation</w:delText>
        </w:r>
      </w:del>
      <w:del w:id="248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484" w:author="PR Preview" w:date="2026-01-01T00:00:00Z">
        <w:r>
          <w:delText xml:space="preserve"> </w:delText>
        </w:r>
      </w:del>
      <w:del w:id="2485" w:author="PR Preview" w:date="2026-01-01T00:00:00Z">
        <w:r>
          <w:delText xml:space="preserve">by</w:delText>
        </w:r>
      </w:del>
      <w:del w:id="2486" w:author="PR Preview" w:date="2026-01-01T00:00:00Z">
        <w:r>
          <w:delText xml:space="preserve"> </w:delText>
        </w:r>
      </w:del>
      <w:hyperlink w:anchor="eq-generalization-error">
        <w:del w:id="2487" w:author="PR Preview" w:date="2026-01-01T00:00:00Z">
          <w:r>
            <w:rPr>
              <w:rStyle w:val="Hyperlink"/>
            </w:rPr>
            <w:delText xml:space="preserve">Equation 10</w:delText>
          </w:r>
        </w:del>
      </w:hyperlink>
      <w:del w:id="2488" w:author="PR Preview" w:date="2026-01-01T00:00:00Z">
        <w:r>
          <w:delText xml:space="preserve">.</w:delText>
        </w:r>
      </w:del>
      <w:del w:id="2489" w:author="PR Preview" w:date="2026-01-01T00:00:00Z">
        <w:r>
          <w:delText xml:space="preserve"> </w:delText>
        </w:r>
      </w:del>
      <w:del w:id="2490" w:author="PR Preview" w:date="2026-01-01T00:00:00Z">
        <w:r>
          <w:delText xml:space="preserve">Then</w:delText>
        </w:r>
      </w:del>
    </w:p>
    <w:p>
      <w:pPr>
        <w:pStyle w:val="FirstParagraph"/>
      </w:pPr>
      <w:ins w:id="2491" w:author="PR Preview" w:date="2026-01-01T00:00:00Z">
        <w:r>
          <w:rPr>
            <w:i/>
            <w:iCs/>
          </w:rPr>
          <w:t xml:space="preserve">Solution 7</w:t>
        </w:r>
      </w:ins>
      <w:ins w:id="2492" w:author="PR Preview" w:date="2026-01-01T00:00:00Z">
        <w:r>
          <w:t xml:space="preserve">. </w:t>
        </w:r>
      </w:ins>
      <w:ins w:id="2493" w:author="PR Preview" w:date="2026-01-01T00:00:00Z">
        <w:r>
          <w:t xml:space="preserve">Given</w:t>
        </w:r>
      </w:ins>
      <w:ins w:id="249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495" w:author="PR Preview" w:date="2026-01-01T00:00:00Z">
        <w:r>
          <w:t xml:space="preserve">, the rule</w:t>
        </w:r>
      </w:ins>
      <w:ins w:id="249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497" w:author="PR Preview" w:date="2026-01-01T00:00:00Z">
        <w:r>
          <w:t xml:space="preserve"> </w:t>
        </w:r>
      </w:ins>
      <w:ins w:id="2498" w:author="PR Preview" w:date="2026-01-01T00:00:00Z">
        <w:r>
          <w:t xml:space="preserve">is fixed.</w:t>
        </w:r>
      </w:ins>
      <w:ins w:id="2499" w:author="PR Preview" w:date="2026-01-01T00:00:00Z">
        <w:r>
          <w:t xml:space="preserve"> </w:t>
        </w:r>
      </w:ins>
      <w:ins w:id="2500" w:author="PR Preview" w:date="2026-01-01T00:00:00Z">
        <w:r>
          <w:t xml:space="preserve">Each held-out pair has the same distribution as</w:t>
        </w:r>
      </w:ins>
      <w:ins w:id="25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502" w:author="PR Preview" w:date="2026-01-01T00:00:00Z">
        <w:r>
          <w:t xml:space="preserve"> </w:t>
        </w:r>
      </w:ins>
      <w:ins w:id="2503" w:author="PR Preview" w:date="2026-01-01T00:00:00Z">
        <w:r>
          <w:t xml:space="preserve">and is independent of</w:t>
        </w:r>
      </w:ins>
      <w:ins w:id="250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05" w:author="PR Preview" w:date="2026-01-01T00:00:00Z">
        <w:r>
          <w:t xml:space="preserve">,</w:t>
        </w:r>
      </w:ins>
      <w:ins w:id="2506" w:author="PR Preview" w:date="2026-01-01T00:00:00Z">
        <w:r>
          <w:t xml:space="preserve"> </w:t>
        </w:r>
      </w:ins>
      <w:ins w:id="2507" w:author="PR Preview" w:date="2026-01-01T00:00:00Z">
        <w:r>
          <w:t xml:space="preserve">so each loss has conditional expectation</w:t>
        </w:r>
      </w:ins>
      <w:ins w:id="250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509" w:author="PR Preview" w:date="2026-01-01T00:00:00Z">
        <w:r>
          <w:t xml:space="preserve"> </w:t>
        </w:r>
      </w:ins>
      <w:ins w:id="2510" w:author="PR Preview" w:date="2026-01-01T00:00:00Z">
        <w:r>
          <w:t xml:space="preserve">by</w:t>
        </w:r>
      </w:ins>
      <w:ins w:id="2511" w:author="PR Preview" w:date="2026-01-01T00:00:00Z">
        <w:r>
          <w:t xml:space="preserve"> </w:t>
        </w:r>
      </w:ins>
      <w:hyperlink w:anchor="eq-generalization-error">
        <w:ins w:id="2512" w:author="PR Preview" w:date="2026-01-01T00:00:00Z">
          <w:r>
            <w:rPr>
              <w:rStyle w:val="Hyperlink"/>
            </w:rPr>
            <w:t xml:space="preserve">Equation 11</w:t>
          </w:r>
        </w:ins>
      </w:hyperlink>
      <w:ins w:id="2513" w:author="PR Preview" w:date="2026-01-01T00:00:00Z">
        <w:r>
          <w:t xml:space="preserve">.</w:t>
        </w:r>
      </w:ins>
      <w:ins w:id="2514" w:author="PR Preview" w:date="2026-01-01T00:00:00Z">
        <w:r>
          <w:t xml:space="preserve"> </w:t>
        </w:r>
      </w:ins>
      <w:ins w:id="2515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42"/>
    <w:bookmarkStart w:id="143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44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44"/>
    <w:bookmarkStart w:id="149" w:name="exm-train-test-error-simulated"/>
    <w:p>
      <w:pPr>
        <w:pStyle w:val="BodyText"/>
      </w:pPr>
      <w:del w:id="2516" w:author="PR Preview" w:date="2026-01-01T00:00:00Z">
        <w:r>
          <w:rPr>
            <w:b/>
            <w:bCs/>
          </w:rPr>
          <w:delText xml:space="preserve">Example 14 (Training error and generalization error by degree)</w:delText>
        </w:r>
      </w:del>
      <w:del w:id="2517" w:author="PR Preview" w:date="2026-01-01T00:00:00Z">
        <w:r>
          <w:delText xml:space="preserve"> </w:delText>
        </w:r>
      </w:del>
      <w:del w:id="2518" w:author="PR Preview" w:date="2026-01-01T00:00:00Z">
        <w:r>
          <w:delText xml:space="preserve">Real data never reveal</w:delText>
        </w:r>
      </w:del>
      <w:del w:id="251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520" w:author="PR Preview" w:date="2026-01-01T00:00:00Z">
        <w:r>
          <w:delText xml:space="preserve">,</w:delText>
        </w:r>
      </w:del>
      <w:del w:id="2521" w:author="PR Preview" w:date="2026-01-01T00:00:00Z">
        <w:r>
          <w:delText xml:space="preserve"> </w:delText>
        </w:r>
      </w:del>
      <w:del w:id="2522" w:author="PR Preview" w:date="2026-01-01T00:00:00Z">
        <w:r>
          <w:delText xml:space="preserve">but a simulation can,</w:delText>
        </w:r>
      </w:del>
      <w:del w:id="2523" w:author="PR Preview" w:date="2026-01-01T00:00:00Z">
        <w:r>
          <w:delText xml:space="preserve"> </w:delText>
        </w:r>
      </w:del>
      <w:del w:id="2524" w:author="PR Preview" w:date="2026-01-01T00:00:00Z">
        <w:r>
          <w:delText xml:space="preserve">because it can draw as many new observations as we like.</w:delText>
        </w:r>
      </w:del>
      <w:del w:id="2525" w:author="PR Preview" w:date="2026-01-01T00:00:00Z">
        <w:r>
          <w:delText xml:space="preserve"> </w:delText>
        </w:r>
      </w:del>
      <w:del w:id="2526" w:author="PR Preview" w:date="2026-01-01T00:00:00Z">
        <w:r>
          <w:delText xml:space="preserve">Here the population is known:</w:delText>
        </w:r>
      </w:del>
      <w:del w:id="252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528" w:author="PR Preview" w:date="2026-01-01T00:00:00Z">
        <w:r>
          <w:delText xml:space="preserve"> </w:delText>
        </w:r>
      </w:del>
      <w:del w:id="2529" w:author="PR Preview" w:date="2026-01-01T00:00:00Z">
        <w:r>
          <w:delText xml:space="preserve">and</w:delText>
        </w:r>
      </w:del>
      <w:del w:id="2530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2531" w:author="PR Preview" w:date="2026-01-01T00:00:00Z">
        <w:r>
          <w:delText xml:space="preserve">,</w:delText>
        </w:r>
      </w:del>
      <w:del w:id="2532" w:author="PR Preview" w:date="2026-01-01T00:00:00Z">
        <w:r>
          <w:delText xml:space="preserve"> </w:delText>
        </w:r>
      </w:del>
      <w:del w:id="2533" w:author="PR Preview" w:date="2026-01-01T00:00:00Z">
        <w:r>
          <w:delText xml:space="preserve">with</w:delText>
        </w:r>
      </w:del>
      <w:del w:id="2534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2535" w:author="PR Preview" w:date="2026-01-01T00:00:00Z">
        <w:r>
          <w:delText xml:space="preserve">.</w:delText>
        </w:r>
      </w:del>
      <w:del w:id="2536" w:author="PR Preview" w:date="2026-01-01T00:00:00Z">
        <w:r>
          <w:delText xml:space="preserve"> </w:delText>
        </w:r>
      </w:del>
      <w:del w:id="2537" w:author="PR Preview" w:date="2026-01-01T00:00:00Z">
        <w:r>
          <w:delText xml:space="preserve">We draw one training set of</w:delText>
        </w:r>
      </w:del>
      <w:del w:id="253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2539" w:author="PR Preview" w:date="2026-01-01T00:00:00Z">
        <w:r>
          <w:delText xml:space="preserve"> </w:delText>
        </w:r>
      </w:del>
      <w:del w:id="2540" w:author="PR Preview" w:date="2026-01-01T00:00:00Z">
        <w:r>
          <w:delText xml:space="preserve">observations,</w:delText>
        </w:r>
      </w:del>
      <w:del w:id="2541" w:author="PR Preview" w:date="2026-01-01T00:00:00Z">
        <w:r>
          <w:delText xml:space="preserve"> </w:delText>
        </w:r>
      </w:del>
      <w:del w:id="2542" w:author="PR Preview" w:date="2026-01-01T00:00:00Z">
        <w:r>
          <w:delText xml:space="preserve">fit a polynomial in</w:delText>
        </w:r>
      </w:del>
      <w:del w:id="2543" w:author="PR Preview" w:date="2026-01-01T00:00:00Z">
        <w:r>
          <w:delText xml:space="preserve"> </w:delText>
        </w:r>
      </w:del>
      <m:oMath>
        <m:r>
          <m:t>x</m:t>
        </m:r>
      </m:oMath>
      <w:del w:id="2544" w:author="PR Preview" w:date="2026-01-01T00:00:00Z">
        <w:r>
          <w:delText xml:space="preserve"> </w:delText>
        </w:r>
      </w:del>
      <w:del w:id="2545" w:author="PR Preview" w:date="2026-01-01T00:00:00Z">
        <w:r>
          <w:delText xml:space="preserve">of each degree from 1 to 10 by least squares,</w:delText>
        </w:r>
      </w:del>
      <w:del w:id="2546" w:author="PR Preview" w:date="2026-01-01T00:00:00Z">
        <w:r>
          <w:delText xml:space="preserve"> </w:delText>
        </w:r>
      </w:del>
      <w:del w:id="2547" w:author="PR Preview" w:date="2026-01-01T00:00:00Z">
        <w:r>
          <w:delText xml:space="preserve">and score each fit on the training set</w:delText>
        </w:r>
      </w:del>
      <w:del w:id="2548" w:author="PR Preview" w:date="2026-01-01T00:00:00Z">
        <w:r>
          <w:delText xml:space="preserve"> </w:delText>
        </w:r>
      </w:del>
      <w:del w:id="2549" w:author="PR Preview" w:date="2026-01-01T00:00:00Z">
        <w:r>
          <w:delText xml:space="preserve">and on</w:delText>
        </w:r>
      </w:del>
      <w:del w:id="2550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2551" w:author="PR Preview" w:date="2026-01-01T00:00:00Z">
        <w:r>
          <w:delText xml:space="preserve"> </w:delText>
        </w:r>
      </w:del>
      <w:del w:id="2552" w:author="PR Preview" w:date="2026-01-01T00:00:00Z">
        <w:r>
          <w:delText xml:space="preserve">new observations.</w:delText>
        </w:r>
      </w:del>
      <w:del w:id="2553" w:author="PR Preview" w:date="2026-01-01T00:00:00Z">
        <w:r>
          <w:delText xml:space="preserve"> </w:delText>
        </w:r>
      </w:del>
      <w:del w:id="2554" w:author="PR Preview" w:date="2026-01-01T00:00:00Z">
        <w:r>
          <w:delText xml:space="preserve">By</w:delText>
        </w:r>
      </w:del>
      <w:del w:id="2555" w:author="PR Preview" w:date="2026-01-01T00:00:00Z">
        <w:r>
          <w:delText xml:space="preserve"> </w:delText>
        </w:r>
      </w:del>
      <w:hyperlink w:anchor="thm-held-out-unbiased">
        <w:del w:id="2556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2557" w:author="PR Preview" w:date="2026-01-01T00:00:00Z">
        <w:r>
          <w:delText xml:space="preserve">,</w:delText>
        </w:r>
      </w:del>
      <w:del w:id="2558" w:author="PR Preview" w:date="2026-01-01T00:00:00Z">
        <w:r>
          <w:delText xml:space="preserve"> </w:delText>
        </w:r>
      </w:del>
      <w:del w:id="2559" w:author="PR Preview" w:date="2026-01-01T00:00:00Z">
        <w:r>
          <w:delText xml:space="preserve">the second score has expectation</w:delText>
        </w:r>
      </w:del>
      <w:del w:id="256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561" w:author="PR Preview" w:date="2026-01-01T00:00:00Z">
        <w:r>
          <w:delText xml:space="preserve"> </w:delText>
        </w:r>
      </w:del>
      <w:del w:id="2562" w:author="PR Preview" w:date="2026-01-01T00:00:00Z">
        <w:r>
          <w:delText xml:space="preserve">given the training set,</w:delText>
        </w:r>
      </w:del>
      <w:del w:id="2563" w:author="PR Preview" w:date="2026-01-01T00:00:00Z">
        <w:r>
          <w:delText xml:space="preserve"> </w:delText>
        </w:r>
      </w:del>
      <w:del w:id="2564" w:author="PR Preview" w:date="2026-01-01T00:00:00Z">
        <w:r>
          <w:delText xml:space="preserve">and with</w:delText>
        </w:r>
      </w:del>
      <w:del w:id="2565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2566" w:author="PR Preview" w:date="2026-01-01T00:00:00Z">
        <w:r>
          <w:delText xml:space="preserve"> </w:delText>
        </w:r>
      </w:del>
      <w:del w:id="2567" w:author="PR Preview" w:date="2026-01-01T00:00:00Z">
        <w:r>
          <w:delText xml:space="preserve">observations it is a precise estimate of it.</w:delText>
        </w:r>
      </w:del>
    </w:p>
    <w:p>
      <w:pPr>
        <w:pStyle w:val="BodyText"/>
      </w:pPr>
      <w:ins w:id="2568" w:author="PR Preview" w:date="2026-01-01T00:00:00Z">
        <w:r>
          <w:rPr>
            <w:b/>
            <w:bCs/>
          </w:rPr>
          <w:t xml:space="preserve">Example 18 (Training error and generalization error by degree)</w:t>
        </w:r>
      </w:ins>
      <w:ins w:id="2569" w:author="PR Preview" w:date="2026-01-01T00:00:00Z">
        <w:r>
          <w:t xml:space="preserve"> </w:t>
        </w:r>
      </w:ins>
      <w:ins w:id="2570" w:author="PR Preview" w:date="2026-01-01T00:00:00Z">
        <w:r>
          <w:t xml:space="preserve">Real data never reveal</w:t>
        </w:r>
      </w:ins>
      <w:ins w:id="257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572" w:author="PR Preview" w:date="2026-01-01T00:00:00Z">
        <w:r>
          <w:t xml:space="preserve">,</w:t>
        </w:r>
      </w:ins>
      <w:ins w:id="2573" w:author="PR Preview" w:date="2026-01-01T00:00:00Z">
        <w:r>
          <w:t xml:space="preserve"> </w:t>
        </w:r>
      </w:ins>
      <w:ins w:id="2574" w:author="PR Preview" w:date="2026-01-01T00:00:00Z">
        <w:r>
          <w:t xml:space="preserve">but a simulation can,</w:t>
        </w:r>
      </w:ins>
      <w:ins w:id="2575" w:author="PR Preview" w:date="2026-01-01T00:00:00Z">
        <w:r>
          <w:t xml:space="preserve"> </w:t>
        </w:r>
      </w:ins>
      <w:ins w:id="2576" w:author="PR Preview" w:date="2026-01-01T00:00:00Z">
        <w:r>
          <w:t xml:space="preserve">because it can draw as many new observations as we like.</w:t>
        </w:r>
      </w:ins>
      <w:ins w:id="2577" w:author="PR Preview" w:date="2026-01-01T00:00:00Z">
        <w:r>
          <w:t xml:space="preserve"> </w:t>
        </w:r>
      </w:ins>
      <w:ins w:id="2578" w:author="PR Preview" w:date="2026-01-01T00:00:00Z">
        <w:r>
          <w:t xml:space="preserve">Here the population is known:</w:t>
        </w:r>
      </w:ins>
      <w:ins w:id="257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580" w:author="PR Preview" w:date="2026-01-01T00:00:00Z">
        <w:r>
          <w:t xml:space="preserve"> </w:t>
        </w:r>
      </w:ins>
      <w:ins w:id="2581" w:author="PR Preview" w:date="2026-01-01T00:00:00Z">
        <w:r>
          <w:t xml:space="preserve">and</w:t>
        </w:r>
      </w:ins>
      <w:ins w:id="258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2583" w:author="PR Preview" w:date="2026-01-01T00:00:00Z">
        <w:r>
          <w:t xml:space="preserve">,</w:t>
        </w:r>
      </w:ins>
      <w:ins w:id="2584" w:author="PR Preview" w:date="2026-01-01T00:00:00Z">
        <w:r>
          <w:t xml:space="preserve"> </w:t>
        </w:r>
      </w:ins>
      <w:ins w:id="2585" w:author="PR Preview" w:date="2026-01-01T00:00:00Z">
        <w:r>
          <w:t xml:space="preserve">with</w:t>
        </w:r>
      </w:ins>
      <w:ins w:id="2586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2587" w:author="PR Preview" w:date="2026-01-01T00:00:00Z">
        <w:r>
          <w:t xml:space="preserve">.</w:t>
        </w:r>
      </w:ins>
      <w:ins w:id="2588" w:author="PR Preview" w:date="2026-01-01T00:00:00Z">
        <w:r>
          <w:t xml:space="preserve"> </w:t>
        </w:r>
      </w:ins>
      <w:ins w:id="2589" w:author="PR Preview" w:date="2026-01-01T00:00:00Z">
        <w:r>
          <w:t xml:space="preserve">We draw one training set of</w:t>
        </w:r>
      </w:ins>
      <w:ins w:id="259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2591" w:author="PR Preview" w:date="2026-01-01T00:00:00Z">
        <w:r>
          <w:t xml:space="preserve"> </w:t>
        </w:r>
      </w:ins>
      <w:ins w:id="2592" w:author="PR Preview" w:date="2026-01-01T00:00:00Z">
        <w:r>
          <w:t xml:space="preserve">observations,</w:t>
        </w:r>
      </w:ins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fit a polynomial in</w:t>
        </w:r>
      </w:ins>
      <w:ins w:id="2595" w:author="PR Preview" w:date="2026-01-01T00:00:00Z">
        <w:r>
          <w:t xml:space="preserve"> </w:t>
        </w:r>
      </w:ins>
      <m:oMath>
        <m:r>
          <m:t>x</m:t>
        </m:r>
      </m:oMath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of each degree from 1 to 10 by least squares,</w:t>
        </w:r>
      </w:ins>
      <w:ins w:id="2598" w:author="PR Preview" w:date="2026-01-01T00:00:00Z">
        <w:r>
          <w:t xml:space="preserve"> </w:t>
        </w:r>
      </w:ins>
      <w:ins w:id="2599" w:author="PR Preview" w:date="2026-01-01T00:00:00Z">
        <w:r>
          <w:t xml:space="preserve">and score each fit on the training set</w:t>
        </w:r>
      </w:ins>
      <w:ins w:id="2600" w:author="PR Preview" w:date="2026-01-01T00:00:00Z">
        <w:r>
          <w:t xml:space="preserve"> </w:t>
        </w:r>
      </w:ins>
      <w:ins w:id="2601" w:author="PR Preview" w:date="2026-01-01T00:00:00Z">
        <w:r>
          <w:t xml:space="preserve">and on</w:t>
        </w:r>
      </w:ins>
      <w:ins w:id="2602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2603" w:author="PR Preview" w:date="2026-01-01T00:00:00Z">
        <w:r>
          <w:t xml:space="preserve"> </w:t>
        </w:r>
      </w:ins>
      <w:ins w:id="2604" w:author="PR Preview" w:date="2026-01-01T00:00:00Z">
        <w:r>
          <w:t xml:space="preserve">new observations.</w:t>
        </w:r>
      </w:ins>
      <w:ins w:id="2605" w:author="PR Preview" w:date="2026-01-01T00:00:00Z">
        <w:r>
          <w:t xml:space="preserve"> </w:t>
        </w:r>
      </w:ins>
      <w:ins w:id="2606" w:author="PR Preview" w:date="2026-01-01T00:00:00Z">
        <w:r>
          <w:t xml:space="preserve">By</w:t>
        </w:r>
      </w:ins>
      <w:ins w:id="2607" w:author="PR Preview" w:date="2026-01-01T00:00:00Z">
        <w:r>
          <w:t xml:space="preserve"> </w:t>
        </w:r>
      </w:ins>
      <w:hyperlink w:anchor="thm-held-out-unbiased">
        <w:ins w:id="2608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609" w:author="PR Preview" w:date="2026-01-01T00:00:00Z">
        <w:r>
          <w:t xml:space="preserve">,</w:t>
        </w:r>
      </w:ins>
      <w:ins w:id="2610" w:author="PR Preview" w:date="2026-01-01T00:00:00Z">
        <w:r>
          <w:t xml:space="preserve"> </w:t>
        </w:r>
      </w:ins>
      <w:ins w:id="2611" w:author="PR Preview" w:date="2026-01-01T00:00:00Z">
        <w:r>
          <w:t xml:space="preserve">the second score has expectation</w:t>
        </w:r>
      </w:ins>
      <w:ins w:id="261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613" w:author="PR Preview" w:date="2026-01-01T00:00:00Z">
        <w:r>
          <w:t xml:space="preserve"> </w:t>
        </w:r>
      </w:ins>
      <w:ins w:id="2614" w:author="PR Preview" w:date="2026-01-01T00:00:00Z">
        <w:r>
          <w:t xml:space="preserve">given the training set,</w:t>
        </w:r>
      </w:ins>
      <w:ins w:id="2615" w:author="PR Preview" w:date="2026-01-01T00:00:00Z">
        <w:r>
          <w:t xml:space="preserve"> </w:t>
        </w:r>
      </w:ins>
      <w:ins w:id="2616" w:author="PR Preview" w:date="2026-01-01T00:00:00Z">
        <w:r>
          <w:t xml:space="preserve">and with</w:t>
        </w:r>
      </w:ins>
      <w:ins w:id="2617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2618" w:author="PR Preview" w:date="2026-01-01T00:00:00Z">
        <w:r>
          <w:t xml:space="preserve"> </w:t>
        </w:r>
      </w:ins>
      <w:ins w:id="2619" w:author="PR Preview" w:date="2026-01-01T00:00:00Z">
        <w:r>
          <w:t xml:space="preserve">observations it is a precise estimate of it.</w:t>
        </w:r>
      </w:ins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4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49"/>
    <w:bookmarkEnd w:id="150"/>
    <w:bookmarkStart w:id="199" w:name="sec-data-splits"/>
    <w:p>
      <w:pPr>
        <w:pStyle w:val="Heading2"/>
      </w:pPr>
      <w:r>
        <w:t xml:space="preserve">5 Training, validation, and test sets</w:t>
      </w:r>
    </w:p>
    <w:bookmarkStart w:id="151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51"/>
    <w:bookmarkStart w:id="152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52"/>
    <w:bookmarkStart w:id="154" w:name="def-data-splits"/>
    <w:p>
      <w:pPr>
        <w:pStyle w:val="BodyText"/>
      </w:pPr>
      <w:del w:id="2620" w:author="PR Preview" w:date="2026-01-01T00:00:00Z">
        <w:r>
          <w:rPr>
            <w:b/>
            <w:bCs/>
          </w:rPr>
          <w:delText xml:space="preserve">Definition 30 (Training/validation/test split)</w:delText>
        </w:r>
      </w:del>
      <w:del w:id="2621" w:author="PR Preview" w:date="2026-01-01T00:00:00Z">
        <w:r>
          <w:delText xml:space="preserve"> </w:delText>
        </w:r>
      </w:del>
      <w:del w:id="2622" w:author="PR Preview" w:date="2026-01-01T00:00:00Z">
        <w:r>
          <w:delText xml:space="preserve">A</w:delText>
        </w:r>
      </w:del>
      <w:del w:id="2623" w:author="PR Preview" w:date="2026-01-01T00:00:00Z">
        <w:r>
          <w:delText xml:space="preserve"> </w:delText>
        </w:r>
      </w:del>
      <w:del w:id="2624" w:author="PR Preview" w:date="2026-01-01T00:00:00Z">
        <w:r>
          <w:rPr>
            <w:b/>
            <w:bCs/>
          </w:rPr>
          <w:delText xml:space="preserve">training/validation/test split</w:delText>
        </w:r>
      </w:del>
      <w:del w:id="2625" w:author="PR Preview" w:date="2026-01-01T00:00:00Z">
        <w:r>
          <w:delText xml:space="preserve"> </w:delText>
        </w:r>
      </w:del>
      <w:del w:id="2626" w:author="PR Preview" w:date="2026-01-01T00:00:00Z">
        <w:r>
          <w:delText xml:space="preserve">divides the observations</w:delText>
        </w:r>
      </w:del>
      <w:del w:id="262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2628" w:author="PR Preview" w:date="2026-01-01T00:00:00Z">
        <w:r>
          <w:delText xml:space="preserve"> </w:delText>
        </w:r>
      </w:del>
      <w:del w:id="2629" w:author="PR Preview" w:date="2026-01-01T00:00:00Z">
        <w:r>
          <w:delText xml:space="preserve">of a data set</w:delText>
        </w:r>
      </w:del>
      <w:del w:id="2630" w:author="PR Preview" w:date="2026-01-01T00:00:00Z">
        <w:r>
          <w:delText xml:space="preserve"> </w:delText>
        </w:r>
      </w:del>
      <w:del w:id="2631" w:author="PR Preview" w:date="2026-01-01T00:00:00Z">
        <w:r>
          <w:delText xml:space="preserve">into three disjoint sets of indices,</w:delText>
        </w:r>
      </w:del>
      <w:del w:id="2632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33" w:author="PR Preview" w:date="2026-01-01T00:00:00Z">
        <w:r>
          <w:delText xml:space="preserve">,</w:delText>
        </w:r>
      </w:del>
      <w:del w:id="2634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635" w:author="PR Preview" w:date="2026-01-01T00:00:00Z">
        <w:r>
          <w:delText xml:space="preserve"> </w:delText>
        </w:r>
      </w:del>
      <w:del w:id="2636" w:author="PR Preview" w:date="2026-01-01T00:00:00Z">
        <w:r>
          <w:delText xml:space="preserve">and</w:delText>
        </w:r>
      </w:del>
      <w:del w:id="2637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2638" w:author="PR Preview" w:date="2026-01-01T00:00:00Z">
        <w:r>
          <w:delText xml:space="preserve">,</w:delText>
        </w:r>
      </w:del>
      <w:del w:id="2639" w:author="PR Preview" w:date="2026-01-01T00:00:00Z">
        <w:r>
          <w:delText xml:space="preserve"> </w:delText>
        </w:r>
      </w:del>
      <w:del w:id="2640" w:author="PR Preview" w:date="2026-01-01T00:00:00Z">
        <w:r>
          <w:delText xml:space="preserve">and takes the observations in</w:delText>
        </w:r>
      </w:del>
      <w:del w:id="2641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42" w:author="PR Preview" w:date="2026-01-01T00:00:00Z">
        <w:r>
          <w:delText xml:space="preserve"> </w:delText>
        </w:r>
      </w:del>
      <w:del w:id="2643" w:author="PR Preview" w:date="2026-01-01T00:00:00Z">
        <w:r>
          <w:delText xml:space="preserve">as the</w:delText>
        </w:r>
      </w:del>
      <w:del w:id="2644" w:author="PR Preview" w:date="2026-01-01T00:00:00Z">
        <w:r>
          <w:delText xml:space="preserve"> </w:delText>
        </w:r>
      </w:del>
      <w:hyperlink w:anchor="def-training-set">
        <w:del w:id="264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646" w:author="PR Preview" w:date="2026-01-01T00:00:00Z">
        <w:r>
          <w:delText xml:space="preserve">:</w:delText>
        </w:r>
      </w:del>
    </w:p>
    <w:p>
      <w:pPr>
        <w:pStyle w:val="BodyText"/>
      </w:pPr>
      <w:ins w:id="2647" w:author="PR Preview" w:date="2026-01-01T00:00:00Z">
        <w:r>
          <w:rPr>
            <w:b/>
            <w:bCs/>
          </w:rPr>
          <w:t xml:space="preserve">Definition 34 (Training/validation/test split)</w:t>
        </w:r>
      </w:ins>
      <w:ins w:id="2648" w:author="PR Preview" w:date="2026-01-01T00:00:00Z">
        <w:r>
          <w:t xml:space="preserve"> </w:t>
        </w:r>
      </w:ins>
      <w:ins w:id="2649" w:author="PR Preview" w:date="2026-01-01T00:00:00Z">
        <w:r>
          <w:t xml:space="preserve">A</w:t>
        </w:r>
      </w:ins>
      <w:ins w:id="2650" w:author="PR Preview" w:date="2026-01-01T00:00:00Z">
        <w:r>
          <w:t xml:space="preserve"> </w:t>
        </w:r>
      </w:ins>
      <w:ins w:id="2651" w:author="PR Preview" w:date="2026-01-01T00:00:00Z">
        <w:r>
          <w:rPr>
            <w:b/>
            <w:bCs/>
          </w:rPr>
          <w:t xml:space="preserve">training/validation/test split</w:t>
        </w:r>
      </w:ins>
      <w:ins w:id="2652" w:author="PR Preview" w:date="2026-01-01T00:00:00Z">
        <w:r>
          <w:t xml:space="preserve"> </w:t>
        </w:r>
      </w:ins>
      <w:ins w:id="2653" w:author="PR Preview" w:date="2026-01-01T00:00:00Z">
        <w:r>
          <w:t xml:space="preserve">divides the observations</w:t>
        </w:r>
      </w:ins>
      <w:ins w:id="265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2655" w:author="PR Preview" w:date="2026-01-01T00:00:00Z">
        <w:r>
          <w:t xml:space="preserve"> </w:t>
        </w:r>
      </w:ins>
      <w:ins w:id="2656" w:author="PR Preview" w:date="2026-01-01T00:00:00Z">
        <w:r>
          <w:t xml:space="preserve">of a data set</w:t>
        </w:r>
      </w:ins>
      <w:ins w:id="2657" w:author="PR Preview" w:date="2026-01-01T00:00:00Z">
        <w:r>
          <w:t xml:space="preserve"> </w:t>
        </w:r>
      </w:ins>
      <w:ins w:id="2658" w:author="PR Preview" w:date="2026-01-01T00:00:00Z">
        <w:r>
          <w:t xml:space="preserve">into three disjoint sets of indices,</w:t>
        </w:r>
      </w:ins>
      <w:ins w:id="2659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60" w:author="PR Preview" w:date="2026-01-01T00:00:00Z">
        <w:r>
          <w:t xml:space="preserve">,</w:t>
        </w:r>
      </w:ins>
      <w:ins w:id="2661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2662" w:author="PR Preview" w:date="2026-01-01T00:00:00Z">
        <w:r>
          <w:t xml:space="preserve"> </w:t>
        </w:r>
      </w:ins>
      <w:ins w:id="2663" w:author="PR Preview" w:date="2026-01-01T00:00:00Z">
        <w:r>
          <w:t xml:space="preserve">and</w:t>
        </w:r>
      </w:ins>
      <w:ins w:id="2664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2665" w:author="PR Preview" w:date="2026-01-01T00:00:00Z">
        <w:r>
          <w:t xml:space="preserve">,</w:t>
        </w:r>
      </w:ins>
      <w:ins w:id="2666" w:author="PR Preview" w:date="2026-01-01T00:00:00Z">
        <w:r>
          <w:t xml:space="preserve"> </w:t>
        </w:r>
      </w:ins>
      <w:ins w:id="2667" w:author="PR Preview" w:date="2026-01-01T00:00:00Z">
        <w:r>
          <w:t xml:space="preserve">and takes the observations in</w:t>
        </w:r>
      </w:ins>
      <w:ins w:id="2668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69" w:author="PR Preview" w:date="2026-01-01T00:00:00Z">
        <w:r>
          <w:t xml:space="preserve"> </w:t>
        </w:r>
      </w:ins>
      <w:ins w:id="2670" w:author="PR Preview" w:date="2026-01-01T00:00:00Z">
        <w:r>
          <w:t xml:space="preserve">as the</w:t>
        </w:r>
      </w:ins>
      <w:ins w:id="2671" w:author="PR Preview" w:date="2026-01-01T00:00:00Z">
        <w:r>
          <w:t xml:space="preserve"> </w:t>
        </w:r>
      </w:ins>
      <w:hyperlink w:anchor="def-training-set">
        <w:ins w:id="267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673" w:author="PR Preview" w:date="2026-01-01T00:00:00Z">
        <w:r>
          <w:t xml:space="preserve">:</w:t>
        </w:r>
      </w:ins>
    </w:p>
    <w:p>
      <w:pPr>
        <w:pStyle w:val="BodyText"/>
      </w:pPr>
      <w:bookmarkStart w:id="15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54"/>
    <w:bookmarkStart w:id="155" w:name="exm-data-splits-sizes"/>
    <w:p>
      <w:pPr>
        <w:pStyle w:val="BodyText"/>
      </w:pPr>
      <w:del w:id="2674" w:author="PR Preview" w:date="2026-01-01T00:00:00Z">
        <w:r>
          <w:rPr>
            <w:b/>
            <w:bCs/>
          </w:rPr>
          <w:delText xml:space="preserve">Example 15 (Split sizes for 32 cars)</w:delText>
        </w:r>
      </w:del>
      <w:del w:id="2675" w:author="PR Preview" w:date="2026-01-01T00:00:00Z">
        <w:r>
          <w:delText xml:space="preserve"> </w:delText>
        </w:r>
      </w:del>
      <w:del w:id="2676" w:author="PR Preview" w:date="2026-01-01T00:00:00Z">
        <w:r>
          <w:delText xml:space="preserve">In</w:delText>
        </w:r>
      </w:del>
      <w:del w:id="2677" w:author="PR Preview" w:date="2026-01-01T00:00:00Z">
        <w:r>
          <w:delText xml:space="preserve"> </w:delText>
        </w:r>
      </w:del>
      <w:hyperlink w:anchor="exr-data-splits">
        <w:del w:id="2678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2679" w:author="PR Preview" w:date="2026-01-01T00:00:00Z">
        <w:r>
          <w:delText xml:space="preserve">,</w:delText>
        </w:r>
      </w:del>
      <w:del w:id="2680" w:author="PR Preview" w:date="2026-01-01T00:00:00Z">
        <w:r>
          <w:delText xml:space="preserve"> </w:delText>
        </w:r>
      </w:del>
      <w:del w:id="2681" w:author="PR Preview" w:date="2026-01-01T00:00:00Z">
        <w:r>
          <w:delText xml:space="preserve">a rule of 60% / 20% / 20% on</w:delText>
        </w:r>
      </w:del>
      <w:del w:id="268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2683" w:author="PR Preview" w:date="2026-01-01T00:00:00Z">
        <w:r>
          <w:delText xml:space="preserve"> </w:delText>
        </w:r>
      </w:del>
      <w:del w:id="2684" w:author="PR Preview" w:date="2026-01-01T00:00:00Z">
        <w:r>
          <w:delText xml:space="preserve">cars</w:delText>
        </w:r>
      </w:del>
      <w:del w:id="2685" w:author="PR Preview" w:date="2026-01-01T00:00:00Z">
        <w:r>
          <w:delText xml:space="preserve"> </w:delText>
        </w:r>
      </w:del>
      <w:del w:id="2686" w:author="PR Preview" w:date="2026-01-01T00:00:00Z">
        <w:r>
          <w:delText xml:space="preserve">gives sets of 19, 6, and 7 cars,</w:delText>
        </w:r>
      </w:del>
      <w:del w:id="2687" w:author="PR Preview" w:date="2026-01-01T00:00:00Z">
        <w:r>
          <w:delText xml:space="preserve"> </w:delText>
        </w:r>
      </w:del>
      <w:del w:id="2688" w:author="PR Preview" w:date="2026-01-01T00:00:00Z">
        <w:r>
          <w:delText xml:space="preserve">and the 7 test cars are used only once, after the model is chosen.</w:delText>
        </w:r>
      </w:del>
    </w:p>
    <w:p>
      <w:pPr>
        <w:pStyle w:val="BodyText"/>
      </w:pPr>
      <w:del w:id="2689" w:author="PR Preview" w:date="2026-01-01T00:00:00Z">
        <w:r>
          <w:rPr>
            <w:b/>
            <w:bCs/>
          </w:rPr>
          <w:delText xml:space="preserve">Definition 31 (Tuning parameter)</w:delText>
        </w:r>
      </w:del>
      <w:del w:id="2690" w:author="PR Preview" w:date="2026-01-01T00:00:00Z">
        <w:r>
          <w:delText xml:space="preserve"> </w:delText>
        </w:r>
      </w:del>
      <w:del w:id="2691" w:author="PR Preview" w:date="2026-01-01T00:00:00Z">
        <w:r>
          <w:delText xml:space="preserve">A</w:delText>
        </w:r>
      </w:del>
      <w:del w:id="2692" w:author="PR Preview" w:date="2026-01-01T00:00:00Z">
        <w:r>
          <w:delText xml:space="preserve"> </w:delText>
        </w:r>
      </w:del>
      <w:del w:id="2693" w:author="PR Preview" w:date="2026-01-01T00:00:00Z">
        <w:r>
          <w:rPr>
            <w:b/>
            <w:bCs/>
          </w:rPr>
          <w:delText xml:space="preserve">tuning parameter</w:delText>
        </w:r>
      </w:del>
      <w:del w:id="2694" w:author="PR Preview" w:date="2026-01-01T00:00:00Z">
        <w:r>
          <w:delText xml:space="preserve"> </w:delText>
        </w:r>
      </w:del>
      <w:del w:id="2695" w:author="PR Preview" w:date="2026-01-01T00:00:00Z">
        <w:r>
          <w:delText xml:space="preserve">of a</w:delText>
        </w:r>
      </w:del>
      <w:del w:id="2696" w:author="PR Preview" w:date="2026-01-01T00:00:00Z">
        <w:r>
          <w:delText xml:space="preserve"> </w:delText>
        </w:r>
      </w:del>
      <w:hyperlink w:anchor="def-fitting-procedure">
        <w:del w:id="2697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698" w:author="PR Preview" w:date="2026-01-01T00:00:00Z">
        <w:r>
          <w:delText xml:space="preserve"> </w:delText>
        </w:r>
      </w:del>
      <w:del w:id="2699" w:author="PR Preview" w:date="2026-01-01T00:00:00Z">
        <w:r>
          <w:delText xml:space="preserve">is a setting</w:delText>
        </w:r>
      </w:del>
      <w:del w:id="2700" w:author="PR Preview" w:date="2026-01-01T00:00:00Z">
        <w:r>
          <w:delText xml:space="preserve"> </w:delText>
        </w:r>
      </w:del>
      <m:oMath>
        <m:r>
          <m:t>λ</m:t>
        </m:r>
      </m:oMath>
      <w:del w:id="2701" w:author="PR Preview" w:date="2026-01-01T00:00:00Z">
        <w:r>
          <w:delText xml:space="preserve"> </w:delText>
        </w:r>
      </w:del>
      <w:del w:id="2702" w:author="PR Preview" w:date="2026-01-01T00:00:00Z">
        <w:r>
          <w:delText xml:space="preserve">that the procedure needs</w:delText>
        </w:r>
      </w:del>
      <w:del w:id="2703" w:author="PR Preview" w:date="2026-01-01T00:00:00Z">
        <w:r>
          <w:delText xml:space="preserve"> </w:delText>
        </w:r>
      </w:del>
      <w:del w:id="2704" w:author="PR Preview" w:date="2026-01-01T00:00:00Z">
        <w:r>
          <w:delText xml:space="preserve">but does not compute from the</w:delText>
        </w:r>
      </w:del>
      <w:del w:id="2705" w:author="PR Preview" w:date="2026-01-01T00:00:00Z">
        <w:r>
          <w:delText xml:space="preserve"> </w:delText>
        </w:r>
      </w:del>
      <w:hyperlink w:anchor="def-training-set">
        <w:del w:id="270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707" w:author="PR Preview" w:date="2026-01-01T00:00:00Z">
        <w:r>
          <w:delText xml:space="preserve">:</w:delText>
        </w:r>
      </w:del>
    </w:p>
    <w:p>
      <w:pPr>
        <w:pStyle w:val="BodyText"/>
      </w:pPr>
      <w:bookmarkStart w:id="14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del w:id="2708" w:author="PR Preview" w:date="2026-01-01T00:00:00Z">
        <w:r>
          <w:rPr>
            <w:b/>
            <w:bCs/>
          </w:rPr>
          <w:delText xml:space="preserve">Example 16 (Polynomial degree)</w:delText>
        </w:r>
      </w:del>
      <w:del w:id="2709" w:author="PR Preview" w:date="2026-01-01T00:00:00Z">
        <w:r>
          <w:delText xml:space="preserve"> </w:delText>
        </w:r>
      </w:del>
      <w:del w:id="2710" w:author="PR Preview" w:date="2026-01-01T00:00:00Z">
        <w:r>
          <w:delText xml:space="preserve">In</w:delText>
        </w:r>
      </w:del>
      <w:del w:id="2711" w:author="PR Preview" w:date="2026-01-01T00:00:00Z">
        <w:r>
          <w:delText xml:space="preserve"> </w:delText>
        </w:r>
      </w:del>
      <w:hyperlink w:anchor="exr-overfitting">
        <w:del w:id="2712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713" w:author="PR Preview" w:date="2026-01-01T00:00:00Z">
        <w:r>
          <w:delText xml:space="preserve">,</w:delText>
        </w:r>
      </w:del>
      <w:del w:id="2714" w:author="PR Preview" w:date="2026-01-01T00:00:00Z">
        <w:r>
          <w:delText xml:space="preserve"> </w:delText>
        </w:r>
      </w:del>
      <w:del w:id="2715" w:author="PR Preview" w:date="2026-01-01T00:00:00Z">
        <w:r>
          <w:delText xml:space="preserve">least squares computes the coefficients of each polynomial from the 20 training cars,</w:delText>
        </w:r>
      </w:del>
      <w:del w:id="2716" w:author="PR Preview" w:date="2026-01-01T00:00:00Z">
        <w:r>
          <w:delText xml:space="preserve"> </w:delText>
        </w:r>
      </w:del>
      <w:del w:id="2717" w:author="PR Preview" w:date="2026-01-01T00:00:00Z">
        <w:r>
          <w:delText xml:space="preserve">but the degree</w:delText>
        </w:r>
      </w:del>
      <w:del w:id="2718" w:author="PR Preview" w:date="2026-01-01T00:00:00Z">
        <w:r>
          <w:delText xml:space="preserve"> </w:delText>
        </w:r>
      </w:del>
      <m:oMath>
        <m:r>
          <m:t>d</m:t>
        </m:r>
      </m:oMath>
      <w:del w:id="2719" w:author="PR Preview" w:date="2026-01-01T00:00:00Z">
        <w:r>
          <w:delText xml:space="preserve"> </w:delText>
        </w:r>
      </w:del>
      <w:del w:id="2720" w:author="PR Preview" w:date="2026-01-01T00:00:00Z">
        <w:r>
          <w:delText xml:space="preserve">is fixed before the fit.</w:delText>
        </w:r>
      </w:del>
      <w:del w:id="2721" w:author="PR Preview" w:date="2026-01-01T00:00:00Z">
        <w:r>
          <w:delText xml:space="preserve"> </w:delText>
        </w:r>
      </w:del>
      <w:del w:id="2722" w:author="PR Preview" w:date="2026-01-01T00:00:00Z">
        <w:r>
          <w:delText xml:space="preserve">So the degree is a</w:delText>
        </w:r>
      </w:del>
      <w:del w:id="2723" w:author="PR Preview" w:date="2026-01-01T00:00:00Z">
        <w:r>
          <w:delText xml:space="preserve"> </w:delText>
        </w:r>
      </w:del>
      <w:hyperlink w:anchor="def-tuning-parameter">
        <w:del w:id="2724" w:author="PR Preview" w:date="2026-01-01T00:00:00Z">
          <w:r>
            <w:rPr>
              <w:rStyle w:val="Hyperlink"/>
            </w:rPr>
            <w:delText xml:space="preserve">tuning parameter</w:delText>
          </w:r>
        </w:del>
      </w:hyperlink>
      <w:del w:id="2725" w:author="PR Preview" w:date="2026-01-01T00:00:00Z">
        <w:r>
          <w:delText xml:space="preserve"> </w:delText>
        </w:r>
      </w:del>
      <w:del w:id="2726" w:author="PR Preview" w:date="2026-01-01T00:00:00Z">
        <w:r>
          <w:delText xml:space="preserve">of least-squares polynomial fitting,</w:delText>
        </w:r>
      </w:del>
      <w:del w:id="2727" w:author="PR Preview" w:date="2026-01-01T00:00:00Z">
        <w:r>
          <w:delText xml:space="preserve"> </w:delText>
        </w:r>
      </w:del>
      <w:del w:id="2728" w:author="PR Preview" w:date="2026-01-01T00:00:00Z">
        <w:r>
          <w:delText xml:space="preserve">and the four fits are</w:delText>
        </w:r>
      </w:del>
      <w:del w:id="272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del w:id="2730" w:author="PR Preview" w:date="2026-01-01T00:00:00Z">
        <w:r>
          <w:delText xml:space="preserve"> </w:delText>
        </w:r>
      </w:del>
      <w:del w:id="2731" w:author="PR Preview" w:date="2026-01-01T00:00:00Z">
        <w:r>
          <w:delText xml:space="preserve">with</w:delText>
        </w:r>
      </w:del>
      <w:del w:id="2732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d</m:t>
        </m:r>
      </m:oMath>
      <w:del w:id="2733" w:author="PR Preview" w:date="2026-01-01T00:00:00Z">
        <w:r>
          <w:delText xml:space="preserve">.</w:delText>
        </w:r>
      </w:del>
    </w:p>
    <w:p>
      <w:pPr>
        <w:pStyle w:val="BodyText"/>
      </w:pPr>
      <w:del w:id="2734" w:author="PR Preview" w:date="2026-01-01T00:00:00Z">
        <w:r>
          <w:rPr>
            <w:b/>
            <w:bCs/>
          </w:rPr>
          <w:delText xml:space="preserve">Definition 32 (Model selection)</w:delText>
        </w:r>
      </w:del>
      <w:del w:id="2735" w:author="PR Preview" w:date="2026-01-01T00:00:00Z">
        <w:r>
          <w:delText xml:space="preserve"> </w:delText>
        </w:r>
      </w:del>
      <w:del w:id="2736" w:author="PR Preview" w:date="2026-01-01T00:00:00Z">
        <w:r>
          <w:rPr>
            <w:b/>
            <w:bCs/>
          </w:rPr>
          <w:delText xml:space="preserve">Model selection</w:delText>
        </w:r>
      </w:del>
      <w:del w:id="2737" w:author="PR Preview" w:date="2026-01-01T00:00:00Z">
        <w:r>
          <w:delText xml:space="preserve"> </w:delText>
        </w:r>
      </w:del>
      <w:del w:id="2738" w:author="PR Preview" w:date="2026-01-01T00:00:00Z">
        <w:r>
          <w:delText xml:space="preserve">is choosing one</w:delText>
        </w:r>
      </w:del>
      <w:del w:id="2739" w:author="PR Preview" w:date="2026-01-01T00:00:00Z">
        <w:r>
          <w:delText xml:space="preserve"> </w:delText>
        </w:r>
      </w:del>
      <w:hyperlink w:anchor="def-fitted-model">
        <w:del w:id="2740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741" w:author="PR Preview" w:date="2026-01-01T00:00:00Z">
        <w:r>
          <w:delText xml:space="preserve"> </w:delText>
        </w:r>
      </w:del>
      <w:del w:id="2742" w:author="PR Preview" w:date="2026-01-01T00:00:00Z">
        <w:r>
          <w:delText xml:space="preserve">from a set of candidate fitted models from different</w:delText>
        </w:r>
      </w:del>
      <w:del w:id="2743" w:author="PR Preview" w:date="2026-01-01T00:00:00Z">
        <w:r>
          <w:delText xml:space="preserve"> </w:delText>
        </w:r>
      </w:del>
      <w:hyperlink w:anchor="def-model-family">
        <w:del w:id="2744" w:author="PR Preview" w:date="2026-01-01T00:00:00Z">
          <w:r>
            <w:rPr>
              <w:rStyle w:val="Hyperlink"/>
            </w:rPr>
            <w:delText xml:space="preserve">model families</w:delText>
          </w:r>
        </w:del>
      </w:hyperlink>
      <w:del w:id="2745" w:author="PR Preview" w:date="2026-01-01T00:00:00Z">
        <w:r>
          <w:delText xml:space="preserve">,</w:delText>
        </w:r>
      </w:del>
      <w:del w:id="2746" w:author="PR Preview" w:date="2026-01-01T00:00:00Z">
        <w:r>
          <w:delText xml:space="preserve"> </w:delText>
        </w:r>
      </w:del>
      <w:del w:id="2747" w:author="PR Preview" w:date="2026-01-01T00:00:00Z">
        <w:r>
          <w:delText xml:space="preserve">using observations that were</w:delText>
        </w:r>
      </w:del>
      <w:del w:id="2748" w:author="PR Preview" w:date="2026-01-01T00:00:00Z">
        <w:r>
          <w:delText xml:space="preserve"> </w:delText>
        </w:r>
      </w:del>
      <w:hyperlink w:anchor="def-held-out-set">
        <w:del w:id="2749" w:author="PR Preview" w:date="2026-01-01T00:00:00Z">
          <w:r>
            <w:rPr>
              <w:rStyle w:val="Hyperlink"/>
            </w:rPr>
            <w:delText xml:space="preserve">held out</w:delText>
          </w:r>
        </w:del>
      </w:hyperlink>
      <w:del w:id="2750" w:author="PR Preview" w:date="2026-01-01T00:00:00Z">
        <w:r>
          <w:delText xml:space="preserve"> </w:delText>
        </w:r>
      </w:del>
      <w:del w:id="2751" w:author="PR Preview" w:date="2026-01-01T00:00:00Z">
        <w:r>
          <w:delText xml:space="preserve">from fitting.</w:delText>
        </w:r>
      </w:del>
    </w:p>
    <w:p>
      <w:pPr>
        <w:pStyle w:val="BodyText"/>
      </w:pPr>
      <w:del w:id="2752" w:author="PR Preview" w:date="2026-01-01T00:00:00Z">
        <w:r>
          <w:rPr>
            <w:b/>
            <w:bCs/>
          </w:rPr>
          <w:delText xml:space="preserve">Example 17 (Choosing a polynomial degree)</w:delText>
        </w:r>
      </w:del>
      <w:del w:id="2753" w:author="PR Preview" w:date="2026-01-01T00:00:00Z">
        <w:r>
          <w:delText xml:space="preserve"> </w:delText>
        </w:r>
      </w:del>
      <w:del w:id="2754" w:author="PR Preview" w:date="2026-01-01T00:00:00Z">
        <w:r>
          <w:delText xml:space="preserve">In</w:delText>
        </w:r>
      </w:del>
      <w:del w:id="2755" w:author="PR Preview" w:date="2026-01-01T00:00:00Z">
        <w:r>
          <w:delText xml:space="preserve"> </w:delText>
        </w:r>
      </w:del>
      <w:hyperlink w:anchor="exm-tuning-parameter">
        <w:del w:id="2756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2757" w:author="PR Preview" w:date="2026-01-01T00:00:00Z">
        <w:r>
          <w:delText xml:space="preserve">,</w:delText>
        </w:r>
      </w:del>
      <w:del w:id="2758" w:author="PR Preview" w:date="2026-01-01T00:00:00Z">
        <w:r>
          <w:delText xml:space="preserve"> </w:delText>
        </w:r>
      </w:del>
      <w:del w:id="2759" w:author="PR Preview" w:date="2026-01-01T00:00:00Z">
        <w:r>
          <w:delText xml:space="preserve">the candidates are the least-squares fitted models from four polynomial model families,</w:delText>
        </w:r>
      </w:del>
      <w:del w:id="2760" w:author="PR Preview" w:date="2026-01-01T00:00:00Z">
        <w:r>
          <w:delText xml:space="preserve"> </w:delText>
        </w:r>
      </w:del>
      <w:del w:id="2761" w:author="PR Preview" w:date="2026-01-01T00:00:00Z">
        <w:r>
          <w:delText xml:space="preserve">the families of degree</w:delText>
        </w:r>
      </w:del>
      <w:del w:id="2762" w:author="PR Preview" w:date="2026-01-01T00:00:00Z">
        <w:r>
          <w:delText xml:space="preserve"> </w:delText>
        </w:r>
      </w:del>
      <m:oMath>
        <m:r>
          <m:t>1</m:t>
        </m:r>
      </m:oMath>
      <w:del w:id="2763" w:author="PR Preview" w:date="2026-01-01T00:00:00Z">
        <w:r>
          <w:delText xml:space="preserve"> </w:delText>
        </w:r>
      </w:del>
      <w:del w:id="2764" w:author="PR Preview" w:date="2026-01-01T00:00:00Z">
        <w:r>
          <w:delText xml:space="preserve">(</w:delText>
        </w:r>
      </w:del>
      <w:del w:id="2765" w:author="PR Preview" w:date="2026-01-01T00:00:00Z">
        <w:r>
          <w:delText xml:space="preserve">“linear”</w:delText>
        </w:r>
      </w:del>
      <w:del w:id="2766" w:author="PR Preview" w:date="2026-01-01T00:00:00Z">
        <w:r>
          <w:delText xml:space="preserve">),</w:delText>
        </w:r>
      </w:del>
      <w:del w:id="2767" w:author="PR Preview" w:date="2026-01-01T00:00:00Z">
        <w:r>
          <w:delText xml:space="preserve"> </w:delText>
        </w:r>
      </w:del>
      <m:oMath>
        <m:r>
          <m:t>2</m:t>
        </m:r>
      </m:oMath>
      <w:del w:id="2768" w:author="PR Preview" w:date="2026-01-01T00:00:00Z">
        <w:r>
          <w:delText xml:space="preserve"> </w:delText>
        </w:r>
      </w:del>
      <w:del w:id="2769" w:author="PR Preview" w:date="2026-01-01T00:00:00Z">
        <w:r>
          <w:delText xml:space="preserve">(</w:delText>
        </w:r>
      </w:del>
      <w:del w:id="2770" w:author="PR Preview" w:date="2026-01-01T00:00:00Z">
        <w:r>
          <w:delText xml:space="preserve">“quadratic”</w:delText>
        </w:r>
      </w:del>
      <w:del w:id="2771" w:author="PR Preview" w:date="2026-01-01T00:00:00Z">
        <w:r>
          <w:delText xml:space="preserve">),</w:delText>
        </w:r>
      </w:del>
      <w:del w:id="2772" w:author="PR Preview" w:date="2026-01-01T00:00:00Z">
        <w:r>
          <w:delText xml:space="preserve"> </w:delText>
        </w:r>
      </w:del>
      <m:oMath>
        <m:r>
          <m:t>3</m:t>
        </m:r>
      </m:oMath>
      <w:del w:id="2773" w:author="PR Preview" w:date="2026-01-01T00:00:00Z">
        <w:r>
          <w:delText xml:space="preserve"> </w:delText>
        </w:r>
      </w:del>
      <w:del w:id="2774" w:author="PR Preview" w:date="2026-01-01T00:00:00Z">
        <w:r>
          <w:delText xml:space="preserve">(</w:delText>
        </w:r>
      </w:del>
      <w:del w:id="2775" w:author="PR Preview" w:date="2026-01-01T00:00:00Z">
        <w:r>
          <w:delText xml:space="preserve">“cubic”</w:delText>
        </w:r>
      </w:del>
      <w:del w:id="2776" w:author="PR Preview" w:date="2026-01-01T00:00:00Z">
        <w:r>
          <w:delText xml:space="preserve">) and</w:delText>
        </w:r>
      </w:del>
      <w:del w:id="2777" w:author="PR Preview" w:date="2026-01-01T00:00:00Z">
        <w:r>
          <w:delText xml:space="preserve"> </w:delText>
        </w:r>
      </w:del>
      <m:oMath>
        <m:r>
          <m:t>4</m:t>
        </m:r>
      </m:oMath>
      <w:del w:id="2778" w:author="PR Preview" w:date="2026-01-01T00:00:00Z">
        <w:r>
          <w:delText xml:space="preserve"> </w:delText>
        </w:r>
      </w:del>
      <w:del w:id="2779" w:author="PR Preview" w:date="2026-01-01T00:00:00Z">
        <w:r>
          <w:delText xml:space="preserve">(</w:delText>
        </w:r>
      </w:del>
      <w:del w:id="2780" w:author="PR Preview" w:date="2026-01-01T00:00:00Z">
        <w:r>
          <w:delText xml:space="preserve">“quartic”</w:delText>
        </w:r>
      </w:del>
      <w:del w:id="2781" w:author="PR Preview" w:date="2026-01-01T00:00:00Z">
        <w:r>
          <w:delText xml:space="preserve">).</w:delText>
        </w:r>
      </w:del>
      <w:del w:id="2782" w:author="PR Preview" w:date="2026-01-01T00:00:00Z">
        <w:r>
          <w:delText xml:space="preserve"> </w:delText>
        </w:r>
      </w:del>
      <w:del w:id="2783" w:author="PR Preview" w:date="2026-01-01T00:00:00Z">
        <w:r>
          <w:delText xml:space="preserve">Choosing among these four fitted models is model selection,</w:delText>
        </w:r>
      </w:del>
      <w:del w:id="2784" w:author="PR Preview" w:date="2026-01-01T00:00:00Z">
        <w:r>
          <w:delText xml:space="preserve"> </w:delText>
        </w:r>
      </w:del>
      <w:del w:id="2785" w:author="PR Preview" w:date="2026-01-01T00:00:00Z">
        <w:r>
          <w:delText xml:space="preserve">and the observations it uses are cars held out from fitting.</w:delText>
        </w:r>
      </w:del>
    </w:p>
    <w:p>
      <w:pPr>
        <w:pStyle w:val="BodyText"/>
      </w:pPr>
      <w:del w:id="2786" w:author="PR Preview" w:date="2026-01-01T00:00:00Z">
        <w:r>
          <w:rPr>
            <w:b/>
            <w:bCs/>
          </w:rPr>
          <w:delText xml:space="preserve">Definition 33 (Validation set)</w:delText>
        </w:r>
      </w:del>
      <w:del w:id="2787" w:author="PR Preview" w:date="2026-01-01T00:00:00Z">
        <w:r>
          <w:delText xml:space="preserve"> </w:delText>
        </w:r>
      </w:del>
      <w:del w:id="2788" w:author="PR Preview" w:date="2026-01-01T00:00:00Z">
        <w:r>
          <w:delText xml:space="preserve">The</w:delText>
        </w:r>
      </w:del>
      <w:del w:id="2789" w:author="PR Preview" w:date="2026-01-01T00:00:00Z">
        <w:r>
          <w:delText xml:space="preserve"> </w:delText>
        </w:r>
      </w:del>
      <w:del w:id="2790" w:author="PR Preview" w:date="2026-01-01T00:00:00Z">
        <w:r>
          <w:rPr>
            <w:b/>
            <w:bCs/>
          </w:rPr>
          <w:delText xml:space="preserve">validation set</w:delText>
        </w:r>
      </w:del>
      <w:del w:id="2791" w:author="PR Preview" w:date="2026-01-01T00:00:00Z">
        <w:r>
          <w:delText xml:space="preserve"> </w:delText>
        </w:r>
      </w:del>
      <w:del w:id="2792" w:author="PR Preview" w:date="2026-01-01T00:00:00Z">
        <w:r>
          <w:delText xml:space="preserve">of a</w:delText>
        </w:r>
      </w:del>
      <w:del w:id="2793" w:author="PR Preview" w:date="2026-01-01T00:00:00Z">
        <w:r>
          <w:delText xml:space="preserve"> </w:delText>
        </w:r>
      </w:del>
      <w:hyperlink w:anchor="def-data-splits">
        <w:del w:id="2794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2795" w:author="PR Preview" w:date="2026-01-01T00:00:00Z">
        <w:r>
          <w:delText xml:space="preserve"> </w:delText>
        </w:r>
      </w:del>
      <w:del w:id="2796" w:author="PR Preview" w:date="2026-01-01T00:00:00Z">
        <w:r>
          <w:delText xml:space="preserve">is the</w:delText>
        </w:r>
      </w:del>
      <w:del w:id="2797" w:author="PR Preview" w:date="2026-01-01T00:00:00Z">
        <w:r>
          <w:delText xml:space="preserve"> </w:delText>
        </w:r>
      </w:del>
      <w:hyperlink w:anchor="def-held-out-set">
        <w:del w:id="2798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799" w:author="PR Preview" w:date="2026-01-01T00:00:00Z">
        <w:r>
          <w:delText xml:space="preserve"> </w:delText>
        </w:r>
      </w:del>
      <w:del w:id="2800" w:author="PR Preview" w:date="2026-01-01T00:00:00Z">
        <w:r>
          <w:delText xml:space="preserve">of observations indexed by</w:delText>
        </w:r>
      </w:del>
      <w:del w:id="2801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802" w:author="PR Preview" w:date="2026-01-01T00:00:00Z">
        <w:r>
          <w:delText xml:space="preserve">,</w:delText>
        </w:r>
      </w:del>
      <w:del w:id="2803" w:author="PR Preview" w:date="2026-01-01T00:00:00Z">
        <w:r>
          <w:delText xml:space="preserve"> </w:delText>
        </w:r>
      </w:del>
      <w:del w:id="2804" w:author="PR Preview" w:date="2026-01-01T00:00:00Z">
        <w:r>
          <w:delText xml:space="preserve">used for</w:delText>
        </w:r>
      </w:del>
      <w:del w:id="2805" w:author="PR Preview" w:date="2026-01-01T00:00:00Z">
        <w:r>
          <w:delText xml:space="preserve"> </w:delText>
        </w:r>
      </w:del>
      <w:hyperlink w:anchor="def-model-selection">
        <w:del w:id="2806" w:author="PR Preview" w:date="2026-01-01T00:00:00Z">
          <w:r>
            <w:rPr>
              <w:rStyle w:val="Hyperlink"/>
            </w:rPr>
            <w:delText xml:space="preserve">model selection</w:delText>
          </w:r>
        </w:del>
      </w:hyperlink>
      <w:del w:id="2807" w:author="PR Preview" w:date="2026-01-01T00:00:00Z">
        <w:r>
          <w:delText xml:space="preserve"> </w:delText>
        </w:r>
      </w:del>
      <w:del w:id="2808" w:author="PR Preview" w:date="2026-01-01T00:00:00Z">
        <w:r>
          <w:delText xml:space="preserve">among candidate</w:delText>
        </w:r>
      </w:del>
      <w:del w:id="2809" w:author="PR Preview" w:date="2026-01-01T00:00:00Z">
        <w:r>
          <w:delText xml:space="preserve"> </w:delText>
        </w:r>
      </w:del>
      <w:hyperlink w:anchor="def-fitted-model">
        <w:del w:id="2810" w:author="PR Preview" w:date="2026-01-01T00:00:00Z">
          <w:r>
            <w:rPr>
              <w:rStyle w:val="Hyperlink"/>
            </w:rPr>
            <w:delText xml:space="preserve">fitted models</w:delText>
          </w:r>
        </w:del>
      </w:hyperlink>
      <w:del w:id="2811" w:author="PR Preview" w:date="2026-01-01T00:00:00Z">
        <w:r>
          <w:delText xml:space="preserve"> </w:delText>
        </w:r>
      </w:del>
      <w:del w:id="2812" w:author="PR Preview" w:date="2026-01-01T00:00:00Z">
        <w:r>
          <w:delText xml:space="preserve">fitted to the training set:</w:delText>
        </w:r>
      </w:del>
    </w:p>
    <w:p>
      <w:pPr>
        <w:pStyle w:val="BodyText"/>
      </w:pPr>
      <w:bookmarkStart w:id="14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47"/>
    </w:p>
    <w:p>
      <w:pPr>
        <w:pStyle w:val="FirstParagraph"/>
      </w:pPr>
      <w:del w:id="2813" w:author="PR Preview" w:date="2026-01-01T00:00:00Z">
        <w:r>
          <w:rPr>
            <w:b/>
            <w:bCs/>
          </w:rPr>
          <w:delText xml:space="preserve">Definition 34 (Validation error)</w:delText>
        </w:r>
      </w:del>
      <w:del w:id="2814" w:author="PR Preview" w:date="2026-01-01T00:00:00Z">
        <w:r>
          <w:delText xml:space="preserve"> </w:delText>
        </w:r>
      </w:del>
      <w:del w:id="2815" w:author="PR Preview" w:date="2026-01-01T00:00:00Z">
        <w:r>
          <w:delText xml:space="preserve">The</w:delText>
        </w:r>
      </w:del>
      <w:del w:id="2816" w:author="PR Preview" w:date="2026-01-01T00:00:00Z">
        <w:r>
          <w:delText xml:space="preserve"> </w:delText>
        </w:r>
      </w:del>
      <w:del w:id="2817" w:author="PR Preview" w:date="2026-01-01T00:00:00Z">
        <w:r>
          <w:rPr>
            <w:b/>
            <w:bCs/>
          </w:rPr>
          <w:delText xml:space="preserve">validation error</w:delText>
        </w:r>
      </w:del>
      <w:del w:id="2818" w:author="PR Preview" w:date="2026-01-01T00:00:00Z">
        <w:r>
          <w:delText xml:space="preserve"> </w:delText>
        </w:r>
      </w:del>
      <w:del w:id="2819" w:author="PR Preview" w:date="2026-01-01T00:00:00Z">
        <w:r>
          <w:delText xml:space="preserve">of a</w:delText>
        </w:r>
      </w:del>
      <w:del w:id="2820" w:author="PR Preview" w:date="2026-01-01T00:00:00Z">
        <w:r>
          <w:delText xml:space="preserve"> </w:delText>
        </w:r>
      </w:del>
      <w:hyperlink w:anchor="def-prediction-rule">
        <w:del w:id="282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82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823" w:author="PR Preview" w:date="2026-01-01T00:00:00Z">
        <w:r>
          <w:delText xml:space="preserve"> </w:delText>
        </w:r>
      </w:del>
      <w:del w:id="2824" w:author="PR Preview" w:date="2026-01-01T00:00:00Z">
        <w:r>
          <w:delText xml:space="preserve">fitted to a</w:delText>
        </w:r>
      </w:del>
      <w:del w:id="2825" w:author="PR Preview" w:date="2026-01-01T00:00:00Z">
        <w:r>
          <w:delText xml:space="preserve"> </w:delText>
        </w:r>
      </w:del>
      <w:hyperlink w:anchor="def-training-set">
        <w:del w:id="282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82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828" w:author="PR Preview" w:date="2026-01-01T00:00:00Z">
        <w:r>
          <w:delText xml:space="preserve"> </w:delText>
        </w:r>
      </w:del>
      <w:del w:id="2829" w:author="PR Preview" w:date="2026-01-01T00:00:00Z">
        <w:r>
          <w:delText xml:space="preserve">is its sample mean</w:delText>
        </w:r>
      </w:del>
      <w:del w:id="2830" w:author="PR Preview" w:date="2026-01-01T00:00:00Z">
        <w:r>
          <w:delText xml:space="preserve"> </w:delText>
        </w:r>
      </w:del>
      <w:hyperlink w:anchor="def-observation-loss">
        <w:del w:id="283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83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2833" w:author="PR Preview" w:date="2026-01-01T00:00:00Z">
        <w:r>
          <w:delText xml:space="preserve"> </w:delText>
        </w:r>
      </w:del>
      <w:del w:id="2834" w:author="PR Preview" w:date="2026-01-01T00:00:00Z">
        <w:r>
          <w:delText xml:space="preserve">on the</w:delText>
        </w:r>
      </w:del>
      <w:del w:id="2835" w:author="PR Preview" w:date="2026-01-01T00:00:00Z">
        <w:r>
          <w:delText xml:space="preserve"> </w:delText>
        </w:r>
      </w:del>
      <w:hyperlink w:anchor="def-validation-set">
        <w:del w:id="2836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2837" w:author="PR Preview" w:date="2026-01-01T00:00:00Z">
        <w:r>
          <w:delText xml:space="preserve">, indexed by</w:delText>
        </w:r>
      </w:del>
      <w:del w:id="283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839" w:author="PR Preview" w:date="2026-01-01T00:00:00Z">
        <w:r>
          <w:delText xml:space="preserve">:</w:delText>
        </w:r>
      </w:del>
    </w:p>
    <w:p>
      <w:pPr>
        <w:pStyle w:val="BodyText"/>
      </w:pPr>
      <w:bookmarkStart w:id="14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9"/>
    </w:p>
    <w:p>
      <w:pPr>
        <w:pStyle w:val="FirstParagraph"/>
      </w:pPr>
      <w:del w:id="2840" w:author="PR Preview" w:date="2026-01-01T00:00:00Z">
        <w:r>
          <w:rPr>
            <w:b/>
            <w:bCs/>
          </w:rPr>
          <w:delText xml:space="preserve">Definition 35 (Validation choice)</w:delText>
        </w:r>
      </w:del>
      <w:del w:id="2841" w:author="PR Preview" w:date="2026-01-01T00:00:00Z">
        <w:r>
          <w:delText xml:space="preserve"> </w:delText>
        </w:r>
      </w:del>
      <w:del w:id="2842" w:author="PR Preview" w:date="2026-01-01T00:00:00Z">
        <w:r>
          <w:delText xml:space="preserve">Given candidate</w:delText>
        </w:r>
      </w:del>
      <w:del w:id="2843" w:author="PR Preview" w:date="2026-01-01T00:00:00Z">
        <w:r>
          <w:delText xml:space="preserve"> </w:delText>
        </w:r>
      </w:del>
      <w:hyperlink w:anchor="def-fitting-procedure">
        <w:del w:id="2844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84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846" w:author="PR Preview" w:date="2026-01-01T00:00:00Z">
        <w:r>
          <w:delText xml:space="preserve">,</w:delText>
        </w:r>
      </w:del>
      <w:del w:id="2847" w:author="PR Preview" w:date="2026-01-01T00:00:00Z">
        <w:r>
          <w:delText xml:space="preserve"> </w:delText>
        </w:r>
      </w:del>
      <w:del w:id="2848" w:author="PR Preview" w:date="2026-01-01T00:00:00Z">
        <w:r>
          <w:delText xml:space="preserve">the</w:delText>
        </w:r>
      </w:del>
      <w:del w:id="2849" w:author="PR Preview" w:date="2026-01-01T00:00:00Z">
        <w:r>
          <w:delText xml:space="preserve"> </w:delText>
        </w:r>
      </w:del>
      <w:del w:id="2850" w:author="PR Preview" w:date="2026-01-01T00:00:00Z">
        <w:r>
          <w:rPr>
            <w:b/>
            <w:bCs/>
          </w:rPr>
          <w:delText xml:space="preserve">validation choice</w:delText>
        </w:r>
      </w:del>
      <w:del w:id="285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l</m:t>
            </m:r>
          </m:e>
        </m:acc>
      </m:oMath>
      <w:del w:id="2852" w:author="PR Preview" w:date="2026-01-01T00:00:00Z">
        <w:r>
          <w:delText xml:space="preserve"> </w:delText>
        </w:r>
      </w:del>
      <w:del w:id="2853" w:author="PR Preview" w:date="2026-01-01T00:00:00Z">
        <w:r>
          <w:delText xml:space="preserve">is the index of the candidate whose</w:delText>
        </w:r>
      </w:del>
      <w:del w:id="2854" w:author="PR Preview" w:date="2026-01-01T00:00:00Z">
        <w:r>
          <w:delText xml:space="preserve"> </w:delText>
        </w:r>
      </w:del>
      <w:hyperlink w:anchor="def-prediction-rule">
        <w:del w:id="2855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856" w:author="PR Preview" w:date="2026-01-01T00:00:00Z">
        <w:r>
          <w:delText xml:space="preserve">,</w:delText>
        </w:r>
      </w:del>
      <w:del w:id="2857" w:author="PR Preview" w:date="2026-01-01T00:00:00Z">
        <w:r>
          <w:delText xml:space="preserve"> </w:delText>
        </w:r>
      </w:del>
      <w:del w:id="2858" w:author="PR Preview" w:date="2026-01-01T00:00:00Z">
        <w:r>
          <w:delText xml:space="preserve">fitted to the training set</w:delText>
        </w:r>
      </w:del>
      <w:del w:id="28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860" w:author="PR Preview" w:date="2026-01-01T00:00:00Z">
        <w:r>
          <w:delText xml:space="preserve">,</w:delText>
        </w:r>
      </w:del>
      <w:del w:id="2861" w:author="PR Preview" w:date="2026-01-01T00:00:00Z">
        <w:r>
          <w:delText xml:space="preserve"> </w:delText>
        </w:r>
      </w:del>
      <w:del w:id="2862" w:author="PR Preview" w:date="2026-01-01T00:00:00Z">
        <w:r>
          <w:delText xml:space="preserve">has the smallest</w:delText>
        </w:r>
      </w:del>
      <w:del w:id="2863" w:author="PR Preview" w:date="2026-01-01T00:00:00Z">
        <w:r>
          <w:delText xml:space="preserve"> </w:delText>
        </w:r>
      </w:del>
      <w:hyperlink w:anchor="def-validation-error">
        <w:del w:id="2864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2865" w:author="PR Preview" w:date="2026-01-01T00:00:00Z">
        <w:r>
          <w:delText xml:space="preserve">:</w:delText>
        </w:r>
      </w:del>
    </w:p>
    <w:p>
      <w:pPr>
        <w:pStyle w:val="BodyText"/>
      </w:pPr>
      <w:bookmarkStart w:id="15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1"/>
    </w:p>
    <w:p>
      <w:pPr>
        <w:pStyle w:val="FirstParagraph"/>
      </w:pPr>
      <w:del w:id="2866" w:author="PR Preview" w:date="2026-01-01T00:00:00Z">
        <w:r>
          <w:rPr>
            <w:b/>
            <w:bCs/>
          </w:rPr>
          <w:delText xml:space="preserve">Definition 36 (Test set)</w:delText>
        </w:r>
      </w:del>
      <w:del w:id="2867" w:author="PR Preview" w:date="2026-01-01T00:00:00Z">
        <w:r>
          <w:delText xml:space="preserve"> </w:delText>
        </w:r>
      </w:del>
      <w:del w:id="2868" w:author="PR Preview" w:date="2026-01-01T00:00:00Z">
        <w:r>
          <w:delText xml:space="preserve">The</w:delText>
        </w:r>
      </w:del>
      <w:del w:id="2869" w:author="PR Preview" w:date="2026-01-01T00:00:00Z">
        <w:r>
          <w:delText xml:space="preserve"> </w:delText>
        </w:r>
      </w:del>
      <w:del w:id="2870" w:author="PR Preview" w:date="2026-01-01T00:00:00Z">
        <w:r>
          <w:rPr>
            <w:b/>
            <w:bCs/>
          </w:rPr>
          <w:delText xml:space="preserve">test set</w:delText>
        </w:r>
      </w:del>
      <w:del w:id="2871" w:author="PR Preview" w:date="2026-01-01T00:00:00Z">
        <w:r>
          <w:delText xml:space="preserve"> </w:delText>
        </w:r>
      </w:del>
      <w:del w:id="2872" w:author="PR Preview" w:date="2026-01-01T00:00:00Z">
        <w:r>
          <w:delText xml:space="preserve">of a</w:delText>
        </w:r>
      </w:del>
      <w:del w:id="2873" w:author="PR Preview" w:date="2026-01-01T00:00:00Z">
        <w:r>
          <w:delText xml:space="preserve"> </w:delText>
        </w:r>
      </w:del>
      <w:hyperlink w:anchor="def-data-splits">
        <w:del w:id="2874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2875" w:author="PR Preview" w:date="2026-01-01T00:00:00Z">
        <w:r>
          <w:delText xml:space="preserve"> </w:delText>
        </w:r>
      </w:del>
      <w:del w:id="2876" w:author="PR Preview" w:date="2026-01-01T00:00:00Z">
        <w:r>
          <w:delText xml:space="preserve">is the</w:delText>
        </w:r>
      </w:del>
      <w:del w:id="2877" w:author="PR Preview" w:date="2026-01-01T00:00:00Z">
        <w:r>
          <w:delText xml:space="preserve"> </w:delText>
        </w:r>
      </w:del>
      <w:hyperlink w:anchor="def-held-out-set">
        <w:del w:id="2878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879" w:author="PR Preview" w:date="2026-01-01T00:00:00Z">
        <w:r>
          <w:delText xml:space="preserve"> </w:delText>
        </w:r>
      </w:del>
      <w:del w:id="2880" w:author="PR Preview" w:date="2026-01-01T00:00:00Z">
        <w:r>
          <w:delText xml:space="preserve">of observations indexed by</w:delText>
        </w:r>
      </w:del>
      <w:del w:id="2881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2882" w:author="PR Preview" w:date="2026-01-01T00:00:00Z">
        <w:r>
          <w:delText xml:space="preserve">,</w:delText>
        </w:r>
      </w:del>
      <w:del w:id="2883" w:author="PR Preview" w:date="2026-01-01T00:00:00Z">
        <w:r>
          <w:delText xml:space="preserve"> </w:delText>
        </w:r>
      </w:del>
      <w:del w:id="2884" w:author="PR Preview" w:date="2026-01-01T00:00:00Z">
        <w:r>
          <w:delText xml:space="preserve">on which the rule of the</w:delText>
        </w:r>
      </w:del>
      <w:del w:id="2885" w:author="PR Preview" w:date="2026-01-01T00:00:00Z">
        <w:r>
          <w:delText xml:space="preserve"> </w:delText>
        </w:r>
      </w:del>
      <w:hyperlink w:anchor="def-validation-choice">
        <w:del w:id="2886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288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del w:id="2888" w:author="PR Preview" w:date="2026-01-01T00:00:00Z">
        <w:r>
          <w:delText xml:space="preserve"> </w:delText>
        </w:r>
      </w:del>
      <w:del w:id="2889" w:author="PR Preview" w:date="2026-01-01T00:00:00Z">
        <w:r>
          <w:delText xml:space="preserve">is scored:</w:delText>
        </w:r>
      </w:del>
    </w:p>
    <w:p>
      <w:pPr>
        <w:pStyle w:val="BodyText"/>
      </w:pPr>
      <w:bookmarkStart w:id="15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del w:id="2890" w:author="PR Preview" w:date="2026-01-01T00:00:00Z">
        <w:r>
          <w:rPr>
            <w:b/>
            <w:bCs/>
          </w:rPr>
          <w:delText xml:space="preserve">Definition 37 (Test error)</w:delText>
        </w:r>
      </w:del>
      <w:del w:id="2891" w:author="PR Preview" w:date="2026-01-01T00:00:00Z">
        <w:r>
          <w:delText xml:space="preserve"> </w:delText>
        </w:r>
      </w:del>
      <w:del w:id="2892" w:author="PR Preview" w:date="2026-01-01T00:00:00Z">
        <w:r>
          <w:delText xml:space="preserve">The</w:delText>
        </w:r>
      </w:del>
      <w:del w:id="2893" w:author="PR Preview" w:date="2026-01-01T00:00:00Z">
        <w:r>
          <w:delText xml:space="preserve"> </w:delText>
        </w:r>
      </w:del>
      <w:del w:id="2894" w:author="PR Preview" w:date="2026-01-01T00:00:00Z">
        <w:r>
          <w:rPr>
            <w:b/>
            <w:bCs/>
          </w:rPr>
          <w:delText xml:space="preserve">test error</w:delText>
        </w:r>
      </w:del>
      <w:del w:id="2895" w:author="PR Preview" w:date="2026-01-01T00:00:00Z">
        <w:r>
          <w:delText xml:space="preserve"> </w:delText>
        </w:r>
      </w:del>
      <w:del w:id="2896" w:author="PR Preview" w:date="2026-01-01T00:00:00Z">
        <w:r>
          <w:delText xml:space="preserve">of a</w:delText>
        </w:r>
      </w:del>
      <w:del w:id="2897" w:author="PR Preview" w:date="2026-01-01T00:00:00Z">
        <w:r>
          <w:delText xml:space="preserve"> </w:delText>
        </w:r>
      </w:del>
      <w:hyperlink w:anchor="def-prediction-rule">
        <w:del w:id="289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89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900" w:author="PR Preview" w:date="2026-01-01T00:00:00Z">
        <w:r>
          <w:delText xml:space="preserve"> </w:delText>
        </w:r>
      </w:del>
      <w:del w:id="2901" w:author="PR Preview" w:date="2026-01-01T00:00:00Z">
        <w:r>
          <w:delText xml:space="preserve">fitted to a</w:delText>
        </w:r>
      </w:del>
      <w:del w:id="2902" w:author="PR Preview" w:date="2026-01-01T00:00:00Z">
        <w:r>
          <w:delText xml:space="preserve"> </w:delText>
        </w:r>
      </w:del>
      <w:hyperlink w:anchor="def-training-set">
        <w:del w:id="290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90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905" w:author="PR Preview" w:date="2026-01-01T00:00:00Z">
        <w:r>
          <w:delText xml:space="preserve"> </w:delText>
        </w:r>
      </w:del>
      <w:del w:id="2906" w:author="PR Preview" w:date="2026-01-01T00:00:00Z">
        <w:r>
          <w:delText xml:space="preserve">is its sample mean</w:delText>
        </w:r>
      </w:del>
      <w:del w:id="2907" w:author="PR Preview" w:date="2026-01-01T00:00:00Z">
        <w:r>
          <w:delText xml:space="preserve"> </w:delText>
        </w:r>
      </w:del>
      <w:hyperlink w:anchor="def-observation-loss">
        <w:del w:id="2908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909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2910" w:author="PR Preview" w:date="2026-01-01T00:00:00Z">
        <w:r>
          <w:delText xml:space="preserve"> </w:delText>
        </w:r>
      </w:del>
      <w:del w:id="2911" w:author="PR Preview" w:date="2026-01-01T00:00:00Z">
        <w:r>
          <w:delText xml:space="preserve">on the</w:delText>
        </w:r>
      </w:del>
      <w:del w:id="2912" w:author="PR Preview" w:date="2026-01-01T00:00:00Z">
        <w:r>
          <w:delText xml:space="preserve"> </w:delText>
        </w:r>
      </w:del>
      <w:hyperlink w:anchor="def-test-set">
        <w:del w:id="2913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2914" w:author="PR Preview" w:date="2026-01-01T00:00:00Z">
        <w:r>
          <w:delText xml:space="preserve">, indexed by</w:delText>
        </w:r>
      </w:del>
      <w:del w:id="2915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2916" w:author="PR Preview" w:date="2026-01-01T00:00:00Z">
        <w:r>
          <w:delText xml:space="preserve">:</w:delText>
        </w:r>
      </w:del>
    </w:p>
    <w:p>
      <w:pPr>
        <w:pStyle w:val="BodyText"/>
      </w:pPr>
      <w:ins w:id="2917" w:author="PR Preview" w:date="2026-01-01T00:00:00Z">
        <w:r>
          <w:rPr>
            <w:b/>
            <w:bCs/>
          </w:rPr>
          <w:t xml:space="preserve">Example 19 (Split sizes for 32 cars)</w:t>
        </w:r>
      </w:ins>
      <w:ins w:id="2918" w:author="PR Preview" w:date="2026-01-01T00:00:00Z">
        <w:r>
          <w:t xml:space="preserve"> </w:t>
        </w:r>
      </w:ins>
      <w:ins w:id="2919" w:author="PR Preview" w:date="2026-01-01T00:00:00Z">
        <w:r>
          <w:t xml:space="preserve">In</w:t>
        </w:r>
      </w:ins>
      <w:ins w:id="2920" w:author="PR Preview" w:date="2026-01-01T00:00:00Z">
        <w:r>
          <w:t xml:space="preserve"> </w:t>
        </w:r>
      </w:ins>
      <w:hyperlink w:anchor="exr-data-splits">
        <w:ins w:id="2921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2922" w:author="PR Preview" w:date="2026-01-01T00:00:00Z">
        <w:r>
          <w:t xml:space="preserve">,</w:t>
        </w:r>
      </w:ins>
      <w:ins w:id="2923" w:author="PR Preview" w:date="2026-01-01T00:00:00Z">
        <w:r>
          <w:t xml:space="preserve"> </w:t>
        </w:r>
      </w:ins>
      <w:ins w:id="2924" w:author="PR Preview" w:date="2026-01-01T00:00:00Z">
        <w:r>
          <w:t xml:space="preserve">a rule of 60% / 20% / 20% on</w:t>
        </w:r>
      </w:ins>
      <w:ins w:id="292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2926" w:author="PR Preview" w:date="2026-01-01T00:00:00Z">
        <w:r>
          <w:t xml:space="preserve"> </w:t>
        </w:r>
      </w:ins>
      <w:ins w:id="2927" w:author="PR Preview" w:date="2026-01-01T00:00:00Z">
        <w:r>
          <w:t xml:space="preserve">cars</w:t>
        </w:r>
      </w:ins>
      <w:ins w:id="2928" w:author="PR Preview" w:date="2026-01-01T00:00:00Z">
        <w:r>
          <w:t xml:space="preserve"> </w:t>
        </w:r>
      </w:ins>
      <w:ins w:id="2929" w:author="PR Preview" w:date="2026-01-01T00:00:00Z">
        <w:r>
          <w:t xml:space="preserve">gives sets of 19, 6, and 7 cars,</w:t>
        </w:r>
      </w:ins>
      <w:ins w:id="2930" w:author="PR Preview" w:date="2026-01-01T00:00:00Z">
        <w:r>
          <w:t xml:space="preserve"> </w:t>
        </w:r>
      </w:ins>
      <w:ins w:id="2931" w:author="PR Preview" w:date="2026-01-01T00:00:00Z">
        <w:r>
          <w:t xml:space="preserve">and the 7 test cars are used only once, after the model is chosen.</w:t>
        </w:r>
      </w:ins>
    </w:p>
    <w:bookmarkEnd w:id="155"/>
    <w:bookmarkStart w:id="157" w:name="def-tuning-parameter"/>
    <w:p>
      <w:pPr>
        <w:pStyle w:val="BodyText"/>
      </w:pPr>
      <w:ins w:id="2932" w:author="PR Preview" w:date="2026-01-01T00:00:00Z">
        <w:r>
          <w:rPr>
            <w:b/>
            <w:bCs/>
          </w:rPr>
          <w:t xml:space="preserve">Definition 35 (Tuning parameter)</w:t>
        </w:r>
      </w:ins>
      <w:ins w:id="2933" w:author="PR Preview" w:date="2026-01-01T00:00:00Z">
        <w:r>
          <w:t xml:space="preserve"> </w:t>
        </w:r>
      </w:ins>
      <w:ins w:id="2934" w:author="PR Preview" w:date="2026-01-01T00:00:00Z">
        <w:r>
          <w:t xml:space="preserve">A</w:t>
        </w:r>
      </w:ins>
      <w:ins w:id="2935" w:author="PR Preview" w:date="2026-01-01T00:00:00Z">
        <w:r>
          <w:t xml:space="preserve"> </w:t>
        </w:r>
      </w:ins>
      <w:ins w:id="2936" w:author="PR Preview" w:date="2026-01-01T00:00:00Z">
        <w:r>
          <w:rPr>
            <w:b/>
            <w:bCs/>
          </w:rPr>
          <w:t xml:space="preserve">tuning parameter</w:t>
        </w:r>
      </w:ins>
      <w:ins w:id="2937" w:author="PR Preview" w:date="2026-01-01T00:00:00Z">
        <w:r>
          <w:t xml:space="preserve"> </w:t>
        </w:r>
      </w:ins>
      <w:ins w:id="2938" w:author="PR Preview" w:date="2026-01-01T00:00:00Z">
        <w:r>
          <w:t xml:space="preserve">of a</w:t>
        </w:r>
      </w:ins>
      <w:ins w:id="2939" w:author="PR Preview" w:date="2026-01-01T00:00:00Z">
        <w:r>
          <w:t xml:space="preserve"> </w:t>
        </w:r>
      </w:ins>
      <w:hyperlink w:anchor="def-fitting-procedure">
        <w:ins w:id="294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941" w:author="PR Preview" w:date="2026-01-01T00:00:00Z">
        <w:r>
          <w:t xml:space="preserve"> </w:t>
        </w:r>
      </w:ins>
      <w:ins w:id="2942" w:author="PR Preview" w:date="2026-01-01T00:00:00Z">
        <w:r>
          <w:t xml:space="preserve">is a setting</w:t>
        </w:r>
      </w:ins>
      <w:ins w:id="2943" w:author="PR Preview" w:date="2026-01-01T00:00:00Z">
        <w:r>
          <w:t xml:space="preserve"> </w:t>
        </w:r>
      </w:ins>
      <m:oMath>
        <m:r>
          <m:t>λ</m:t>
        </m:r>
      </m:oMath>
      <w:ins w:id="2944" w:author="PR Preview" w:date="2026-01-01T00:00:00Z">
        <w:r>
          <w:t xml:space="preserve"> </w:t>
        </w:r>
      </w:ins>
      <w:ins w:id="2945" w:author="PR Preview" w:date="2026-01-01T00:00:00Z">
        <w:r>
          <w:t xml:space="preserve">that the procedure needs</w:t>
        </w:r>
      </w:ins>
      <w:ins w:id="2946" w:author="PR Preview" w:date="2026-01-01T00:00:00Z">
        <w:r>
          <w:t xml:space="preserve"> </w:t>
        </w:r>
      </w:ins>
      <w:ins w:id="2947" w:author="PR Preview" w:date="2026-01-01T00:00:00Z">
        <w:r>
          <w:t xml:space="preserve">but does not compute from the</w:t>
        </w:r>
      </w:ins>
      <w:ins w:id="2948" w:author="PR Preview" w:date="2026-01-01T00:00:00Z">
        <w:r>
          <w:t xml:space="preserve"> </w:t>
        </w:r>
      </w:ins>
      <w:hyperlink w:anchor="def-training-set">
        <w:ins w:id="294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950" w:author="PR Preview" w:date="2026-01-01T00:00:00Z">
        <w:r>
          <w:t xml:space="preserve">:</w:t>
        </w:r>
      </w:ins>
    </w:p>
    <w:p>
      <w:pPr>
        <w:pStyle w:val="BodyText"/>
      </w:pPr>
      <w:bookmarkStart w:id="156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8" w:name="exm-tuning-parameter"/>
    <w:p>
      <w:pPr>
        <w:pStyle w:val="FirstParagraph"/>
      </w:pPr>
      <w:ins w:id="2951" w:author="PR Preview" w:date="2026-01-01T00:00:00Z">
        <w:r>
          <w:rPr>
            <w:b/>
            <w:bCs/>
          </w:rPr>
          <w:t xml:space="preserve">Example 20 (Polynomial degree)</w:t>
        </w:r>
      </w:ins>
      <w:ins w:id="2952" w:author="PR Preview" w:date="2026-01-01T00:00:00Z">
        <w:r>
          <w:t xml:space="preserve"> </w:t>
        </w:r>
      </w:ins>
      <w:ins w:id="2953" w:author="PR Preview" w:date="2026-01-01T00:00:00Z">
        <w:r>
          <w:t xml:space="preserve">In</w:t>
        </w:r>
      </w:ins>
      <w:ins w:id="2954" w:author="PR Preview" w:date="2026-01-01T00:00:00Z">
        <w:r>
          <w:t xml:space="preserve"> </w:t>
        </w:r>
      </w:ins>
      <w:hyperlink w:anchor="exr-overfitting">
        <w:ins w:id="2955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956" w:author="PR Preview" w:date="2026-01-01T00:00:00Z">
        <w:r>
          <w:t xml:space="preserve">,</w:t>
        </w:r>
      </w:ins>
      <w:ins w:id="2957" w:author="PR Preview" w:date="2026-01-01T00:00:00Z">
        <w:r>
          <w:t xml:space="preserve"> </w:t>
        </w:r>
      </w:ins>
      <w:ins w:id="2958" w:author="PR Preview" w:date="2026-01-01T00:00:00Z">
        <w:r>
          <w:t xml:space="preserve">least squares computes the coefficients of each polynomial from the 20 training cars,</w:t>
        </w:r>
      </w:ins>
      <w:ins w:id="2959" w:author="PR Preview" w:date="2026-01-01T00:00:00Z">
        <w:r>
          <w:t xml:space="preserve"> </w:t>
        </w:r>
      </w:ins>
      <w:ins w:id="2960" w:author="PR Preview" w:date="2026-01-01T00:00:00Z">
        <w:r>
          <w:t xml:space="preserve">but the degree</w:t>
        </w:r>
      </w:ins>
      <w:ins w:id="2961" w:author="PR Preview" w:date="2026-01-01T00:00:00Z">
        <w:r>
          <w:t xml:space="preserve"> </w:t>
        </w:r>
      </w:ins>
      <m:oMath>
        <m:r>
          <m:t>d</m:t>
        </m:r>
      </m:oMath>
      <w:ins w:id="2962" w:author="PR Preview" w:date="2026-01-01T00:00:00Z">
        <w:r>
          <w:t xml:space="preserve"> </w:t>
        </w:r>
      </w:ins>
      <w:ins w:id="2963" w:author="PR Preview" w:date="2026-01-01T00:00:00Z">
        <w:r>
          <w:t xml:space="preserve">is fixed before the fit.</w:t>
        </w:r>
      </w:ins>
      <w:ins w:id="2964" w:author="PR Preview" w:date="2026-01-01T00:00:00Z">
        <w:r>
          <w:t xml:space="preserve"> </w:t>
        </w:r>
      </w:ins>
      <w:ins w:id="2965" w:author="PR Preview" w:date="2026-01-01T00:00:00Z">
        <w:r>
          <w:t xml:space="preserve">So the degree is a</w:t>
        </w:r>
      </w:ins>
      <w:ins w:id="2966" w:author="PR Preview" w:date="2026-01-01T00:00:00Z">
        <w:r>
          <w:t xml:space="preserve"> </w:t>
        </w:r>
      </w:ins>
      <w:hyperlink w:anchor="def-tuning-parameter">
        <w:ins w:id="2967" w:author="PR Preview" w:date="2026-01-01T00:00:00Z">
          <w:r>
            <w:rPr>
              <w:rStyle w:val="Hyperlink"/>
            </w:rPr>
            <w:t xml:space="preserve">tuning parameter</w:t>
          </w:r>
        </w:ins>
      </w:hyperlink>
      <w:ins w:id="2968" w:author="PR Preview" w:date="2026-01-01T00:00:00Z">
        <w:r>
          <w:t xml:space="preserve"> </w:t>
        </w:r>
      </w:ins>
      <w:ins w:id="2969" w:author="PR Preview" w:date="2026-01-01T00:00:00Z">
        <w:r>
          <w:t xml:space="preserve">of least-squares polynomial fitting,</w:t>
        </w:r>
      </w:ins>
      <w:ins w:id="2970" w:author="PR Preview" w:date="2026-01-01T00:00:00Z">
        <w:r>
          <w:t xml:space="preserve"> </w:t>
        </w:r>
      </w:ins>
      <w:ins w:id="2971" w:author="PR Preview" w:date="2026-01-01T00:00:00Z">
        <w:r>
          <w:t xml:space="preserve">and the four fits are</w:t>
        </w:r>
      </w:ins>
      <w:ins w:id="297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ins w:id="2973" w:author="PR Preview" w:date="2026-01-01T00:00:00Z">
        <w:r>
          <w:t xml:space="preserve"> </w:t>
        </w:r>
      </w:ins>
      <w:ins w:id="2974" w:author="PR Preview" w:date="2026-01-01T00:00:00Z">
        <w:r>
          <w:t xml:space="preserve">with</w:t>
        </w:r>
      </w:ins>
      <w:ins w:id="2975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d</m:t>
        </m:r>
      </m:oMath>
      <w:ins w:id="2976" w:author="PR Preview" w:date="2026-01-01T00:00:00Z">
        <w:r>
          <w:t xml:space="preserve">.</w:t>
        </w:r>
      </w:ins>
    </w:p>
    <w:bookmarkEnd w:id="158"/>
    <w:bookmarkStart w:id="159" w:name="def-model-selection"/>
    <w:p>
      <w:pPr>
        <w:pStyle w:val="BodyText"/>
      </w:pPr>
      <w:ins w:id="2977" w:author="PR Preview" w:date="2026-01-01T00:00:00Z">
        <w:r>
          <w:rPr>
            <w:b/>
            <w:bCs/>
          </w:rPr>
          <w:t xml:space="preserve">Definition 36 (Model selection)</w:t>
        </w:r>
      </w:ins>
      <w:ins w:id="2978" w:author="PR Preview" w:date="2026-01-01T00:00:00Z">
        <w:r>
          <w:t xml:space="preserve"> </w:t>
        </w:r>
      </w:ins>
      <w:ins w:id="2979" w:author="PR Preview" w:date="2026-01-01T00:00:00Z">
        <w:r>
          <w:rPr>
            <w:b/>
            <w:bCs/>
          </w:rPr>
          <w:t xml:space="preserve">Model selection</w:t>
        </w:r>
      </w:ins>
      <w:ins w:id="2980" w:author="PR Preview" w:date="2026-01-01T00:00:00Z">
        <w:r>
          <w:t xml:space="preserve"> </w:t>
        </w:r>
      </w:ins>
      <w:ins w:id="2981" w:author="PR Preview" w:date="2026-01-01T00:00:00Z">
        <w:r>
          <w:t xml:space="preserve">is choosing one</w:t>
        </w:r>
      </w:ins>
      <w:ins w:id="2982" w:author="PR Preview" w:date="2026-01-01T00:00:00Z">
        <w:r>
          <w:t xml:space="preserve"> </w:t>
        </w:r>
      </w:ins>
      <w:hyperlink w:anchor="def-fitted-model">
        <w:ins w:id="2983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984" w:author="PR Preview" w:date="2026-01-01T00:00:00Z">
        <w:r>
          <w:t xml:space="preserve"> </w:t>
        </w:r>
      </w:ins>
      <w:ins w:id="2985" w:author="PR Preview" w:date="2026-01-01T00:00:00Z">
        <w:r>
          <w:t xml:space="preserve">from a set of candidate fitted models from different</w:t>
        </w:r>
      </w:ins>
      <w:ins w:id="2986" w:author="PR Preview" w:date="2026-01-01T00:00:00Z">
        <w:r>
          <w:t xml:space="preserve"> </w:t>
        </w:r>
      </w:ins>
      <w:hyperlink w:anchor="def-model-family">
        <w:ins w:id="2987" w:author="PR Preview" w:date="2026-01-01T00:00:00Z">
          <w:r>
            <w:rPr>
              <w:rStyle w:val="Hyperlink"/>
            </w:rPr>
            <w:t xml:space="preserve">model families</w:t>
          </w:r>
        </w:ins>
      </w:hyperlink>
      <w:ins w:id="2988" w:author="PR Preview" w:date="2026-01-01T00:00:00Z">
        <w:r>
          <w:t xml:space="preserve">,</w:t>
        </w:r>
      </w:ins>
      <w:ins w:id="2989" w:author="PR Preview" w:date="2026-01-01T00:00:00Z">
        <w:r>
          <w:t xml:space="preserve"> </w:t>
        </w:r>
      </w:ins>
      <w:ins w:id="2990" w:author="PR Preview" w:date="2026-01-01T00:00:00Z">
        <w:r>
          <w:t xml:space="preserve">using observations that were</w:t>
        </w:r>
      </w:ins>
      <w:ins w:id="2991" w:author="PR Preview" w:date="2026-01-01T00:00:00Z">
        <w:r>
          <w:t xml:space="preserve"> </w:t>
        </w:r>
      </w:ins>
      <w:hyperlink w:anchor="def-held-out-set">
        <w:ins w:id="2992" w:author="PR Preview" w:date="2026-01-01T00:00:00Z">
          <w:r>
            <w:rPr>
              <w:rStyle w:val="Hyperlink"/>
            </w:rPr>
            <w:t xml:space="preserve">held out</w:t>
          </w:r>
        </w:ins>
      </w:hyperlink>
      <w:ins w:id="2993" w:author="PR Preview" w:date="2026-01-01T00:00:00Z">
        <w:r>
          <w:t xml:space="preserve"> </w:t>
        </w:r>
      </w:ins>
      <w:ins w:id="2994" w:author="PR Preview" w:date="2026-01-01T00:00:00Z">
        <w:r>
          <w:t xml:space="preserve">from fitting.</w:t>
        </w:r>
      </w:ins>
    </w:p>
    <w:bookmarkEnd w:id="159"/>
    <w:bookmarkStart w:id="160" w:name="exm-model-selection"/>
    <w:p>
      <w:pPr>
        <w:pStyle w:val="BodyText"/>
      </w:pPr>
      <w:ins w:id="2995" w:author="PR Preview" w:date="2026-01-01T00:00:00Z">
        <w:r>
          <w:rPr>
            <w:b/>
            <w:bCs/>
          </w:rPr>
          <w:t xml:space="preserve">Example 21 (Choosing a polynomial degree)</w:t>
        </w:r>
      </w:ins>
      <w:ins w:id="2996" w:author="PR Preview" w:date="2026-01-01T00:00:00Z">
        <w:r>
          <w:t xml:space="preserve"> </w:t>
        </w:r>
      </w:ins>
      <w:ins w:id="2997" w:author="PR Preview" w:date="2026-01-01T00:00:00Z">
        <w:r>
          <w:t xml:space="preserve">In</w:t>
        </w:r>
      </w:ins>
      <w:ins w:id="2998" w:author="PR Preview" w:date="2026-01-01T00:00:00Z">
        <w:r>
          <w:t xml:space="preserve"> </w:t>
        </w:r>
      </w:ins>
      <w:hyperlink w:anchor="exm-tuning-parameter">
        <w:ins w:id="2999" w:author="PR Preview" w:date="2026-01-01T00:00:00Z">
          <w:r>
            <w:rPr>
              <w:rStyle w:val="Hyperlink"/>
            </w:rPr>
            <w:t xml:space="preserve">Example 20</w:t>
          </w:r>
        </w:ins>
      </w:hyperlink>
      <w:ins w:id="3000" w:author="PR Preview" w:date="2026-01-01T00:00:00Z">
        <w:r>
          <w:t xml:space="preserve">,</w:t>
        </w:r>
      </w:ins>
      <w:ins w:id="3001" w:author="PR Preview" w:date="2026-01-01T00:00:00Z">
        <w:r>
          <w:t xml:space="preserve"> </w:t>
        </w:r>
      </w:ins>
      <w:ins w:id="3002" w:author="PR Preview" w:date="2026-01-01T00:00:00Z">
        <w:r>
          <w:t xml:space="preserve">the candidates are the least-squares fitted models from four polynomial model families,</w:t>
        </w:r>
      </w:ins>
      <w:ins w:id="3003" w:author="PR Preview" w:date="2026-01-01T00:00:00Z">
        <w:r>
          <w:t xml:space="preserve"> </w:t>
        </w:r>
      </w:ins>
      <w:ins w:id="3004" w:author="PR Preview" w:date="2026-01-01T00:00:00Z">
        <w:r>
          <w:t xml:space="preserve">the families of degree</w:t>
        </w:r>
      </w:ins>
      <w:ins w:id="3005" w:author="PR Preview" w:date="2026-01-01T00:00:00Z">
        <w:r>
          <w:t xml:space="preserve"> </w:t>
        </w:r>
      </w:ins>
      <m:oMath>
        <m:r>
          <m:t>1</m:t>
        </m:r>
      </m:oMath>
      <w:ins w:id="3006" w:author="PR Preview" w:date="2026-01-01T00:00:00Z">
        <w:r>
          <w:t xml:space="preserve"> </w:t>
        </w:r>
      </w:ins>
      <w:ins w:id="3007" w:author="PR Preview" w:date="2026-01-01T00:00:00Z">
        <w:r>
          <w:t xml:space="preserve">(</w:t>
        </w:r>
      </w:ins>
      <w:ins w:id="3008" w:author="PR Preview" w:date="2026-01-01T00:00:00Z">
        <w:r>
          <w:t xml:space="preserve">“linear”</w:t>
        </w:r>
      </w:ins>
      <w:ins w:id="3009" w:author="PR Preview" w:date="2026-01-01T00:00:00Z">
        <w:r>
          <w:t xml:space="preserve">),</w:t>
        </w:r>
      </w:ins>
      <w:ins w:id="3010" w:author="PR Preview" w:date="2026-01-01T00:00:00Z">
        <w:r>
          <w:t xml:space="preserve"> </w:t>
        </w:r>
      </w:ins>
      <m:oMath>
        <m:r>
          <m:t>2</m:t>
        </m:r>
      </m:oMath>
      <w:ins w:id="3011" w:author="PR Preview" w:date="2026-01-01T00:00:00Z">
        <w:r>
          <w:t xml:space="preserve"> </w:t>
        </w:r>
      </w:ins>
      <w:ins w:id="3012" w:author="PR Preview" w:date="2026-01-01T00:00:00Z">
        <w:r>
          <w:t xml:space="preserve">(</w:t>
        </w:r>
      </w:ins>
      <w:ins w:id="3013" w:author="PR Preview" w:date="2026-01-01T00:00:00Z">
        <w:r>
          <w:t xml:space="preserve">“quadratic”</w:t>
        </w:r>
      </w:ins>
      <w:ins w:id="3014" w:author="PR Preview" w:date="2026-01-01T00:00:00Z">
        <w:r>
          <w:t xml:space="preserve">),</w:t>
        </w:r>
      </w:ins>
      <w:ins w:id="3015" w:author="PR Preview" w:date="2026-01-01T00:00:00Z">
        <w:r>
          <w:t xml:space="preserve"> </w:t>
        </w:r>
      </w:ins>
      <m:oMath>
        <m:r>
          <m:t>3</m:t>
        </m:r>
      </m:oMath>
      <w:ins w:id="3016" w:author="PR Preview" w:date="2026-01-01T00:00:00Z">
        <w:r>
          <w:t xml:space="preserve"> </w:t>
        </w:r>
      </w:ins>
      <w:ins w:id="3017" w:author="PR Preview" w:date="2026-01-01T00:00:00Z">
        <w:r>
          <w:t xml:space="preserve">(</w:t>
        </w:r>
      </w:ins>
      <w:ins w:id="3018" w:author="PR Preview" w:date="2026-01-01T00:00:00Z">
        <w:r>
          <w:t xml:space="preserve">“cubic”</w:t>
        </w:r>
      </w:ins>
      <w:ins w:id="3019" w:author="PR Preview" w:date="2026-01-01T00:00:00Z">
        <w:r>
          <w:t xml:space="preserve">) and</w:t>
        </w:r>
      </w:ins>
      <w:ins w:id="3020" w:author="PR Preview" w:date="2026-01-01T00:00:00Z">
        <w:r>
          <w:t xml:space="preserve"> </w:t>
        </w:r>
      </w:ins>
      <m:oMath>
        <m:r>
          <m:t>4</m:t>
        </m:r>
      </m:oMath>
      <w:ins w:id="3021" w:author="PR Preview" w:date="2026-01-01T00:00:00Z">
        <w:r>
          <w:t xml:space="preserve"> </w:t>
        </w:r>
      </w:ins>
      <w:ins w:id="3022" w:author="PR Preview" w:date="2026-01-01T00:00:00Z">
        <w:r>
          <w:t xml:space="preserve">(</w:t>
        </w:r>
      </w:ins>
      <w:ins w:id="3023" w:author="PR Preview" w:date="2026-01-01T00:00:00Z">
        <w:r>
          <w:t xml:space="preserve">“quartic”</w:t>
        </w:r>
      </w:ins>
      <w:ins w:id="3024" w:author="PR Preview" w:date="2026-01-01T00:00:00Z">
        <w:r>
          <w:t xml:space="preserve">).</w:t>
        </w:r>
      </w:ins>
      <w:ins w:id="3025" w:author="PR Preview" w:date="2026-01-01T00:00:00Z">
        <w:r>
          <w:t xml:space="preserve"> </w:t>
        </w:r>
      </w:ins>
      <w:ins w:id="3026" w:author="PR Preview" w:date="2026-01-01T00:00:00Z">
        <w:r>
          <w:t xml:space="preserve">Choosing among these four fitted models is model selection,</w:t>
        </w:r>
      </w:ins>
      <w:ins w:id="3027" w:author="PR Preview" w:date="2026-01-01T00:00:00Z">
        <w:r>
          <w:t xml:space="preserve"> </w:t>
        </w:r>
      </w:ins>
      <w:ins w:id="3028" w:author="PR Preview" w:date="2026-01-01T00:00:00Z">
        <w:r>
          <w:t xml:space="preserve">and the observations it uses are cars held out from fitting.</w:t>
        </w:r>
      </w:ins>
    </w:p>
    <w:bookmarkEnd w:id="160"/>
    <w:bookmarkStart w:id="162" w:name="def-validation-set"/>
    <w:p>
      <w:pPr>
        <w:pStyle w:val="BodyText"/>
      </w:pPr>
      <w:ins w:id="3029" w:author="PR Preview" w:date="2026-01-01T00:00:00Z">
        <w:r>
          <w:rPr>
            <w:b/>
            <w:bCs/>
          </w:rPr>
          <w:t xml:space="preserve">Definition 37 (Validation set)</w:t>
        </w:r>
      </w:ins>
      <w:ins w:id="3030" w:author="PR Preview" w:date="2026-01-01T00:00:00Z">
        <w:r>
          <w:t xml:space="preserve"> </w:t>
        </w:r>
      </w:ins>
      <w:ins w:id="3031" w:author="PR Preview" w:date="2026-01-01T00:00:00Z">
        <w:r>
          <w:t xml:space="preserve">The</w:t>
        </w:r>
      </w:ins>
      <w:ins w:id="3032" w:author="PR Preview" w:date="2026-01-01T00:00:00Z">
        <w:r>
          <w:t xml:space="preserve"> </w:t>
        </w:r>
      </w:ins>
      <w:ins w:id="3033" w:author="PR Preview" w:date="2026-01-01T00:00:00Z">
        <w:r>
          <w:rPr>
            <w:b/>
            <w:bCs/>
          </w:rPr>
          <w:t xml:space="preserve">validation set</w:t>
        </w:r>
      </w:ins>
      <w:ins w:id="3034" w:author="PR Preview" w:date="2026-01-01T00:00:00Z">
        <w:r>
          <w:t xml:space="preserve"> </w:t>
        </w:r>
      </w:ins>
      <w:ins w:id="3035" w:author="PR Preview" w:date="2026-01-01T00:00:00Z">
        <w:r>
          <w:t xml:space="preserve">of a</w:t>
        </w:r>
      </w:ins>
      <w:ins w:id="3036" w:author="PR Preview" w:date="2026-01-01T00:00:00Z">
        <w:r>
          <w:t xml:space="preserve"> </w:t>
        </w:r>
      </w:ins>
      <w:hyperlink w:anchor="def-data-splits">
        <w:ins w:id="3037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3038" w:author="PR Preview" w:date="2026-01-01T00:00:00Z">
        <w:r>
          <w:t xml:space="preserve"> </w:t>
        </w:r>
      </w:ins>
      <w:ins w:id="3039" w:author="PR Preview" w:date="2026-01-01T00:00:00Z">
        <w:r>
          <w:t xml:space="preserve">is the</w:t>
        </w:r>
      </w:ins>
      <w:ins w:id="3040" w:author="PR Preview" w:date="2026-01-01T00:00:00Z">
        <w:r>
          <w:t xml:space="preserve"> </w:t>
        </w:r>
      </w:ins>
      <w:hyperlink w:anchor="def-held-out-set">
        <w:ins w:id="3041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042" w:author="PR Preview" w:date="2026-01-01T00:00:00Z">
        <w:r>
          <w:t xml:space="preserve"> </w:t>
        </w:r>
      </w:ins>
      <w:ins w:id="3043" w:author="PR Preview" w:date="2026-01-01T00:00:00Z">
        <w:r>
          <w:t xml:space="preserve">of observations indexed by</w:t>
        </w:r>
      </w:ins>
      <w:ins w:id="3044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3045" w:author="PR Preview" w:date="2026-01-01T00:00:00Z">
        <w:r>
          <w:t xml:space="preserve">,</w:t>
        </w:r>
      </w:ins>
      <w:ins w:id="3046" w:author="PR Preview" w:date="2026-01-01T00:00:00Z">
        <w:r>
          <w:t xml:space="preserve"> </w:t>
        </w:r>
      </w:ins>
      <w:ins w:id="3047" w:author="PR Preview" w:date="2026-01-01T00:00:00Z">
        <w:r>
          <w:t xml:space="preserve">used for</w:t>
        </w:r>
      </w:ins>
      <w:ins w:id="3048" w:author="PR Preview" w:date="2026-01-01T00:00:00Z">
        <w:r>
          <w:t xml:space="preserve"> </w:t>
        </w:r>
      </w:ins>
      <w:hyperlink w:anchor="def-model-selection">
        <w:ins w:id="3049" w:author="PR Preview" w:date="2026-01-01T00:00:00Z">
          <w:r>
            <w:rPr>
              <w:rStyle w:val="Hyperlink"/>
            </w:rPr>
            <w:t xml:space="preserve">model selection</w:t>
          </w:r>
        </w:ins>
      </w:hyperlink>
      <w:ins w:id="3050" w:author="PR Preview" w:date="2026-01-01T00:00:00Z">
        <w:r>
          <w:t xml:space="preserve"> </w:t>
        </w:r>
      </w:ins>
      <w:ins w:id="3051" w:author="PR Preview" w:date="2026-01-01T00:00:00Z">
        <w:r>
          <w:t xml:space="preserve">among candidate</w:t>
        </w:r>
      </w:ins>
      <w:ins w:id="3052" w:author="PR Preview" w:date="2026-01-01T00:00:00Z">
        <w:r>
          <w:t xml:space="preserve"> </w:t>
        </w:r>
      </w:ins>
      <w:hyperlink w:anchor="def-fitted-model">
        <w:ins w:id="3053" w:author="PR Preview" w:date="2026-01-01T00:00:00Z">
          <w:r>
            <w:rPr>
              <w:rStyle w:val="Hyperlink"/>
            </w:rPr>
            <w:t xml:space="preserve">fitted models</w:t>
          </w:r>
        </w:ins>
      </w:hyperlink>
      <w:ins w:id="3054" w:author="PR Preview" w:date="2026-01-01T00:00:00Z">
        <w:r>
          <w:t xml:space="preserve"> </w:t>
        </w:r>
      </w:ins>
      <w:ins w:id="3055" w:author="PR Preview" w:date="2026-01-01T00:00:00Z">
        <w:r>
          <w:t xml:space="preserve">fitted to the training set:</w:t>
        </w:r>
      </w:ins>
    </w:p>
    <w:p>
      <w:pPr>
        <w:pStyle w:val="BodyText"/>
      </w:pPr>
      <w:bookmarkStart w:id="16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4" w:name="def-validation-error"/>
    <w:p>
      <w:pPr>
        <w:pStyle w:val="FirstParagraph"/>
      </w:pPr>
      <w:ins w:id="3056" w:author="PR Preview" w:date="2026-01-01T00:00:00Z">
        <w:r>
          <w:rPr>
            <w:b/>
            <w:bCs/>
          </w:rPr>
          <w:t xml:space="preserve">Definition 38 (Validation error)</w:t>
        </w:r>
      </w:ins>
      <w:ins w:id="3057" w:author="PR Preview" w:date="2026-01-01T00:00:00Z">
        <w:r>
          <w:t xml:space="preserve"> </w:t>
        </w:r>
      </w:ins>
      <w:ins w:id="3058" w:author="PR Preview" w:date="2026-01-01T00:00:00Z">
        <w:r>
          <w:t xml:space="preserve">The</w:t>
        </w:r>
      </w:ins>
      <w:ins w:id="3059" w:author="PR Preview" w:date="2026-01-01T00:00:00Z">
        <w:r>
          <w:t xml:space="preserve"> </w:t>
        </w:r>
      </w:ins>
      <w:ins w:id="3060" w:author="PR Preview" w:date="2026-01-01T00:00:00Z">
        <w:r>
          <w:rPr>
            <w:b/>
            <w:bCs/>
          </w:rPr>
          <w:t xml:space="preserve">validation error</w:t>
        </w:r>
      </w:ins>
      <w:ins w:id="3061" w:author="PR Preview" w:date="2026-01-01T00:00:00Z">
        <w:r>
          <w:t xml:space="preserve"> </w:t>
        </w:r>
      </w:ins>
      <w:ins w:id="3062" w:author="PR Preview" w:date="2026-01-01T00:00:00Z">
        <w:r>
          <w:t xml:space="preserve">of a</w:t>
        </w:r>
      </w:ins>
      <w:ins w:id="3063" w:author="PR Preview" w:date="2026-01-01T00:00:00Z">
        <w:r>
          <w:t xml:space="preserve"> </w:t>
        </w:r>
      </w:ins>
      <w:hyperlink w:anchor="def-prediction-rule">
        <w:ins w:id="3064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06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066" w:author="PR Preview" w:date="2026-01-01T00:00:00Z">
        <w:r>
          <w:t xml:space="preserve"> </w:t>
        </w:r>
      </w:ins>
      <w:ins w:id="3067" w:author="PR Preview" w:date="2026-01-01T00:00:00Z">
        <w:r>
          <w:t xml:space="preserve">fitted to a</w:t>
        </w:r>
      </w:ins>
      <w:ins w:id="3068" w:author="PR Preview" w:date="2026-01-01T00:00:00Z">
        <w:r>
          <w:t xml:space="preserve"> </w:t>
        </w:r>
      </w:ins>
      <w:hyperlink w:anchor="def-training-set">
        <w:ins w:id="306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07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071" w:author="PR Preview" w:date="2026-01-01T00:00:00Z">
        <w:r>
          <w:t xml:space="preserve"> </w:t>
        </w:r>
      </w:ins>
      <w:ins w:id="3072" w:author="PR Preview" w:date="2026-01-01T00:00:00Z">
        <w:r>
          <w:t xml:space="preserve">is its sample mean</w:t>
        </w:r>
      </w:ins>
      <w:ins w:id="3073" w:author="PR Preview" w:date="2026-01-01T00:00:00Z">
        <w:r>
          <w:t xml:space="preserve"> </w:t>
        </w:r>
      </w:ins>
      <w:hyperlink w:anchor="def-observation-loss">
        <w:ins w:id="3074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07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3076" w:author="PR Preview" w:date="2026-01-01T00:00:00Z">
        <w:r>
          <w:t xml:space="preserve"> </w:t>
        </w:r>
      </w:ins>
      <w:ins w:id="3077" w:author="PR Preview" w:date="2026-01-01T00:00:00Z">
        <w:r>
          <w:t xml:space="preserve">on the</w:t>
        </w:r>
      </w:ins>
      <w:ins w:id="3078" w:author="PR Preview" w:date="2026-01-01T00:00:00Z">
        <w:r>
          <w:t xml:space="preserve"> </w:t>
        </w:r>
      </w:ins>
      <w:hyperlink w:anchor="def-validation-set">
        <w:ins w:id="3079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3080" w:author="PR Preview" w:date="2026-01-01T00:00:00Z">
        <w:r>
          <w:t xml:space="preserve">, indexed by</w:t>
        </w:r>
      </w:ins>
      <w:ins w:id="3081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3082" w:author="PR Preview" w:date="2026-01-01T00:00:00Z">
        <w:r>
          <w:t xml:space="preserve">:</w:t>
        </w:r>
      </w:ins>
    </w:p>
    <w:p>
      <w:pPr>
        <w:pStyle w:val="BodyText"/>
      </w:pPr>
      <w:bookmarkStart w:id="163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6" w:name="def-validation-choice"/>
    <w:p>
      <w:pPr>
        <w:pStyle w:val="FirstParagraph"/>
      </w:pPr>
      <w:ins w:id="3083" w:author="PR Preview" w:date="2026-01-01T00:00:00Z">
        <w:r>
          <w:rPr>
            <w:b/>
            <w:bCs/>
          </w:rPr>
          <w:t xml:space="preserve">Definition 39 (Validation choice)</w:t>
        </w:r>
      </w:ins>
      <w:ins w:id="3084" w:author="PR Preview" w:date="2026-01-01T00:00:00Z">
        <w:r>
          <w:t xml:space="preserve"> </w:t>
        </w:r>
      </w:ins>
      <w:ins w:id="3085" w:author="PR Preview" w:date="2026-01-01T00:00:00Z">
        <w:r>
          <w:t xml:space="preserve">Given candidate</w:t>
        </w:r>
      </w:ins>
      <w:ins w:id="3086" w:author="PR Preview" w:date="2026-01-01T00:00:00Z">
        <w:r>
          <w:t xml:space="preserve"> </w:t>
        </w:r>
      </w:ins>
      <w:hyperlink w:anchor="def-fitting-procedure">
        <w:ins w:id="3087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08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089" w:author="PR Preview" w:date="2026-01-01T00:00:00Z">
        <w:r>
          <w:t xml:space="preserve">,</w:t>
        </w:r>
      </w:ins>
      <w:ins w:id="3090" w:author="PR Preview" w:date="2026-01-01T00:00:00Z">
        <w:r>
          <w:t xml:space="preserve"> </w:t>
        </w:r>
      </w:ins>
      <w:ins w:id="3091" w:author="PR Preview" w:date="2026-01-01T00:00:00Z">
        <w:r>
          <w:t xml:space="preserve">the</w:t>
        </w:r>
      </w:ins>
      <w:ins w:id="3092" w:author="PR Preview" w:date="2026-01-01T00:00:00Z">
        <w:r>
          <w:t xml:space="preserve"> </w:t>
        </w:r>
      </w:ins>
      <w:ins w:id="3093" w:author="PR Preview" w:date="2026-01-01T00:00:00Z">
        <w:r>
          <w:rPr>
            <w:b/>
            <w:bCs/>
          </w:rPr>
          <w:t xml:space="preserve">validation choice</w:t>
        </w:r>
      </w:ins>
      <w:ins w:id="309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l</m:t>
            </m:r>
          </m:e>
        </m:acc>
      </m:oMath>
      <w:ins w:id="3095" w:author="PR Preview" w:date="2026-01-01T00:00:00Z">
        <w:r>
          <w:t xml:space="preserve"> </w:t>
        </w:r>
      </w:ins>
      <w:ins w:id="3096" w:author="PR Preview" w:date="2026-01-01T00:00:00Z">
        <w:r>
          <w:t xml:space="preserve">is the index of the candidate whose</w:t>
        </w:r>
      </w:ins>
      <w:ins w:id="3097" w:author="PR Preview" w:date="2026-01-01T00:00:00Z">
        <w:r>
          <w:t xml:space="preserve"> </w:t>
        </w:r>
      </w:ins>
      <w:hyperlink w:anchor="def-prediction-rule">
        <w:ins w:id="3098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099" w:author="PR Preview" w:date="2026-01-01T00:00:00Z">
        <w:r>
          <w:t xml:space="preserve">,</w:t>
        </w:r>
      </w:ins>
      <w:ins w:id="3100" w:author="PR Preview" w:date="2026-01-01T00:00:00Z">
        <w:r>
          <w:t xml:space="preserve"> </w:t>
        </w:r>
      </w:ins>
      <w:ins w:id="3101" w:author="PR Preview" w:date="2026-01-01T00:00:00Z">
        <w:r>
          <w:t xml:space="preserve">fitted to the training set</w:t>
        </w:r>
      </w:ins>
      <w:ins w:id="310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103" w:author="PR Preview" w:date="2026-01-01T00:00:00Z">
        <w:r>
          <w:t xml:space="preserve">,</w:t>
        </w:r>
      </w:ins>
      <w:ins w:id="3104" w:author="PR Preview" w:date="2026-01-01T00:00:00Z">
        <w:r>
          <w:t xml:space="preserve"> </w:t>
        </w:r>
      </w:ins>
      <w:ins w:id="3105" w:author="PR Preview" w:date="2026-01-01T00:00:00Z">
        <w:r>
          <w:t xml:space="preserve">has the smallest</w:t>
        </w:r>
      </w:ins>
      <w:ins w:id="3106" w:author="PR Preview" w:date="2026-01-01T00:00:00Z">
        <w:r>
          <w:t xml:space="preserve"> </w:t>
        </w:r>
      </w:ins>
      <w:hyperlink w:anchor="def-validation-error">
        <w:ins w:id="3107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3108" w:author="PR Preview" w:date="2026-01-01T00:00:00Z">
        <w:r>
          <w:t xml:space="preserve">:</w:t>
        </w:r>
      </w:ins>
    </w:p>
    <w:p>
      <w:pPr>
        <w:pStyle w:val="BodyText"/>
      </w:pPr>
      <w:bookmarkStart w:id="165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bookmarkStart w:id="168" w:name="def-test-set"/>
    <w:p>
      <w:pPr>
        <w:pStyle w:val="FirstParagraph"/>
      </w:pPr>
      <w:ins w:id="3109" w:author="PR Preview" w:date="2026-01-01T00:00:00Z">
        <w:r>
          <w:rPr>
            <w:b/>
            <w:bCs/>
          </w:rPr>
          <w:t xml:space="preserve">Definition 40 (Test set)</w:t>
        </w:r>
      </w:ins>
      <w:ins w:id="3110" w:author="PR Preview" w:date="2026-01-01T00:00:00Z">
        <w:r>
          <w:t xml:space="preserve"> </w:t>
        </w:r>
      </w:ins>
      <w:ins w:id="3111" w:author="PR Preview" w:date="2026-01-01T00:00:00Z">
        <w:r>
          <w:t xml:space="preserve">The</w:t>
        </w:r>
      </w:ins>
      <w:ins w:id="3112" w:author="PR Preview" w:date="2026-01-01T00:00:00Z">
        <w:r>
          <w:t xml:space="preserve"> </w:t>
        </w:r>
      </w:ins>
      <w:ins w:id="3113" w:author="PR Preview" w:date="2026-01-01T00:00:00Z">
        <w:r>
          <w:rPr>
            <w:b/>
            <w:bCs/>
          </w:rPr>
          <w:t xml:space="preserve">test set</w:t>
        </w:r>
      </w:ins>
      <w:ins w:id="3114" w:author="PR Preview" w:date="2026-01-01T00:00:00Z">
        <w:r>
          <w:t xml:space="preserve"> </w:t>
        </w:r>
      </w:ins>
      <w:ins w:id="3115" w:author="PR Preview" w:date="2026-01-01T00:00:00Z">
        <w:r>
          <w:t xml:space="preserve">of a</w:t>
        </w:r>
      </w:ins>
      <w:ins w:id="3116" w:author="PR Preview" w:date="2026-01-01T00:00:00Z">
        <w:r>
          <w:t xml:space="preserve"> </w:t>
        </w:r>
      </w:ins>
      <w:hyperlink w:anchor="def-data-splits">
        <w:ins w:id="3117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3118" w:author="PR Preview" w:date="2026-01-01T00:00:00Z">
        <w:r>
          <w:t xml:space="preserve"> </w:t>
        </w:r>
      </w:ins>
      <w:ins w:id="3119" w:author="PR Preview" w:date="2026-01-01T00:00:00Z">
        <w:r>
          <w:t xml:space="preserve">is the</w:t>
        </w:r>
      </w:ins>
      <w:ins w:id="3120" w:author="PR Preview" w:date="2026-01-01T00:00:00Z">
        <w:r>
          <w:t xml:space="preserve"> </w:t>
        </w:r>
      </w:ins>
      <w:hyperlink w:anchor="def-held-out-set">
        <w:ins w:id="3121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122" w:author="PR Preview" w:date="2026-01-01T00:00:00Z">
        <w:r>
          <w:t xml:space="preserve"> </w:t>
        </w:r>
      </w:ins>
      <w:ins w:id="3123" w:author="PR Preview" w:date="2026-01-01T00:00:00Z">
        <w:r>
          <w:t xml:space="preserve">of observations indexed by</w:t>
        </w:r>
      </w:ins>
      <w:ins w:id="3124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3125" w:author="PR Preview" w:date="2026-01-01T00:00:00Z">
        <w:r>
          <w:t xml:space="preserve">,</w:t>
        </w:r>
      </w:ins>
      <w:ins w:id="3126" w:author="PR Preview" w:date="2026-01-01T00:00:00Z">
        <w:r>
          <w:t xml:space="preserve"> </w:t>
        </w:r>
      </w:ins>
      <w:ins w:id="3127" w:author="PR Preview" w:date="2026-01-01T00:00:00Z">
        <w:r>
          <w:t xml:space="preserve">on which the rule of the</w:t>
        </w:r>
      </w:ins>
      <w:ins w:id="3128" w:author="PR Preview" w:date="2026-01-01T00:00:00Z">
        <w:r>
          <w:t xml:space="preserve"> </w:t>
        </w:r>
      </w:ins>
      <w:hyperlink w:anchor="def-validation-choice">
        <w:ins w:id="3129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313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ins w:id="3131" w:author="PR Preview" w:date="2026-01-01T00:00:00Z">
        <w:r>
          <w:t xml:space="preserve"> </w:t>
        </w:r>
      </w:ins>
      <w:ins w:id="3132" w:author="PR Preview" w:date="2026-01-01T00:00:00Z">
        <w:r>
          <w:t xml:space="preserve">is scored:</w:t>
        </w:r>
      </w:ins>
    </w:p>
    <w:p>
      <w:pPr>
        <w:pStyle w:val="BodyText"/>
      </w:pPr>
      <w:bookmarkStart w:id="167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bookmarkStart w:id="170" w:name="def-test-error"/>
    <w:p>
      <w:pPr>
        <w:pStyle w:val="FirstParagraph"/>
      </w:pPr>
      <w:ins w:id="3133" w:author="PR Preview" w:date="2026-01-01T00:00:00Z">
        <w:r>
          <w:rPr>
            <w:b/>
            <w:bCs/>
          </w:rPr>
          <w:t xml:space="preserve">Definition 41 (Test error)</w:t>
        </w:r>
      </w:ins>
      <w:ins w:id="3134" w:author="PR Preview" w:date="2026-01-01T00:00:00Z">
        <w:r>
          <w:t xml:space="preserve"> </w:t>
        </w:r>
      </w:ins>
      <w:ins w:id="3135" w:author="PR Preview" w:date="2026-01-01T00:00:00Z">
        <w:r>
          <w:t xml:space="preserve">The</w:t>
        </w:r>
      </w:ins>
      <w:ins w:id="3136" w:author="PR Preview" w:date="2026-01-01T00:00:00Z">
        <w:r>
          <w:t xml:space="preserve"> </w:t>
        </w:r>
      </w:ins>
      <w:ins w:id="3137" w:author="PR Preview" w:date="2026-01-01T00:00:00Z">
        <w:r>
          <w:rPr>
            <w:b/>
            <w:bCs/>
          </w:rPr>
          <w:t xml:space="preserve">test error</w:t>
        </w:r>
      </w:ins>
      <w:ins w:id="3138" w:author="PR Preview" w:date="2026-01-01T00:00:00Z">
        <w:r>
          <w:t xml:space="preserve"> </w:t>
        </w:r>
      </w:ins>
      <w:ins w:id="3139" w:author="PR Preview" w:date="2026-01-01T00:00:00Z">
        <w:r>
          <w:t xml:space="preserve">of a</w:t>
        </w:r>
      </w:ins>
      <w:ins w:id="3140" w:author="PR Preview" w:date="2026-01-01T00:00:00Z">
        <w:r>
          <w:t xml:space="preserve"> </w:t>
        </w:r>
      </w:ins>
      <w:hyperlink w:anchor="def-prediction-rule">
        <w:ins w:id="3141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14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143" w:author="PR Preview" w:date="2026-01-01T00:00:00Z">
        <w:r>
          <w:t xml:space="preserve"> </w:t>
        </w:r>
      </w:ins>
      <w:ins w:id="3144" w:author="PR Preview" w:date="2026-01-01T00:00:00Z">
        <w:r>
          <w:t xml:space="preserve">fitted to a</w:t>
        </w:r>
      </w:ins>
      <w:ins w:id="3145" w:author="PR Preview" w:date="2026-01-01T00:00:00Z">
        <w:r>
          <w:t xml:space="preserve"> </w:t>
        </w:r>
      </w:ins>
      <w:hyperlink w:anchor="def-training-set">
        <w:ins w:id="314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14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148" w:author="PR Preview" w:date="2026-01-01T00:00:00Z">
        <w:r>
          <w:t xml:space="preserve"> </w:t>
        </w:r>
      </w:ins>
      <w:ins w:id="3149" w:author="PR Preview" w:date="2026-01-01T00:00:00Z">
        <w:r>
          <w:t xml:space="preserve">is its sample mean</w:t>
        </w:r>
      </w:ins>
      <w:ins w:id="3150" w:author="PR Preview" w:date="2026-01-01T00:00:00Z">
        <w:r>
          <w:t xml:space="preserve"> </w:t>
        </w:r>
      </w:ins>
      <w:hyperlink w:anchor="def-observation-loss">
        <w:ins w:id="315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15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3153" w:author="PR Preview" w:date="2026-01-01T00:00:00Z">
        <w:r>
          <w:t xml:space="preserve"> </w:t>
        </w:r>
      </w:ins>
      <w:ins w:id="3154" w:author="PR Preview" w:date="2026-01-01T00:00:00Z">
        <w:r>
          <w:t xml:space="preserve">on the</w:t>
        </w:r>
      </w:ins>
      <w:ins w:id="3155" w:author="PR Preview" w:date="2026-01-01T00:00:00Z">
        <w:r>
          <w:t xml:space="preserve"> </w:t>
        </w:r>
      </w:ins>
      <w:hyperlink w:anchor="def-test-set">
        <w:ins w:id="3156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3157" w:author="PR Preview" w:date="2026-01-01T00:00:00Z">
        <w:r>
          <w:t xml:space="preserve">, indexed by</w:t>
        </w:r>
      </w:ins>
      <w:ins w:id="3158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3159" w:author="PR Preview" w:date="2026-01-01T00:00:00Z">
        <w:r>
          <w:t xml:space="preserve">:</w:t>
        </w:r>
      </w:ins>
    </w:p>
    <w:p>
      <w:pPr>
        <w:pStyle w:val="BodyText"/>
      </w:pPr>
      <w:bookmarkStart w:id="169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4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7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7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74"/>
    <w:bookmarkStart w:id="175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75"/>
    <w:bookmarkStart w:id="198" w:name="exm-train-validation-test-split"/>
    <w:p>
      <w:pPr>
        <w:pStyle w:val="BodyText"/>
      </w:pPr>
      <w:del w:id="3160" w:author="PR Preview" w:date="2026-01-01T00:00:00Z">
        <w:r>
          <w:rPr>
            <w:b/>
            <w:bCs/>
          </w:rPr>
          <w:delText xml:space="preserve">Example 18 (Numerical example)</w:delText>
        </w:r>
      </w:del>
      <w:del w:id="3161" w:author="PR Preview" w:date="2026-01-01T00:00:00Z">
        <w:r>
          <w:delText xml:space="preserve"> </w:delText>
        </w:r>
      </w:del>
      <w:del w:id="3162" w:author="PR Preview" w:date="2026-01-01T00:00:00Z">
        <w:r>
          <w:delText xml:space="preserve">This example (</w:delText>
        </w:r>
      </w:del>
      <w:hyperlink w:anchor="exm-train-validation-test-split">
        <w:del w:id="3163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3164" w:author="PR Preview" w:date="2026-01-01T00:00:00Z">
        <w:r>
          <w:delText xml:space="preserve">)</w:delText>
        </w:r>
      </w:del>
      <w:del w:id="3165" w:author="PR Preview" w:date="2026-01-01T00:00:00Z">
        <w:r>
          <w:delText xml:space="preserve"> </w:delText>
        </w:r>
      </w:del>
      <w:del w:id="3166" w:author="PR Preview" w:date="2026-01-01T00:00:00Z">
        <w:r>
          <w:delText xml:space="preserve">uses R’s built-in</w:delText>
        </w:r>
      </w:del>
      <w:del w:id="3167" w:author="PR Preview" w:date="2026-01-01T00:00:00Z">
        <w:r>
          <w:delText xml:space="preserve"> </w:delText>
        </w:r>
      </w:del>
      <w:del w:id="3168" w:author="PR Preview" w:date="2026-01-01T00:00:00Z">
        <w:r>
          <w:rPr>
            <w:rStyle w:val="VerbatimChar"/>
          </w:rPr>
          <w:delText xml:space="preserve">mtcars</w:delText>
        </w:r>
      </w:del>
      <w:del w:id="3169" w:author="PR Preview" w:date="2026-01-01T00:00:00Z">
        <w:r>
          <w:delText xml:space="preserve"> </w:delText>
        </w:r>
      </w:del>
      <w:del w:id="3170" w:author="PR Preview" w:date="2026-01-01T00:00:00Z">
        <w:r>
          <w:delText xml:space="preserve">dataset</w:delText>
        </w:r>
      </w:del>
      <w:del w:id="3171" w:author="PR Preview" w:date="2026-01-01T00:00:00Z">
        <w:r>
          <w:delText xml:space="preserve"> </w:delText>
        </w:r>
      </w:del>
      <w:del w:id="3172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3173" w:author="PR Preview" w:date="2026-01-01T00:00:00Z">
        <w:r>
          <w:delText xml:space="preserve"> </w:delText>
        </w:r>
      </w:del>
      <w:del w:id="3174" w:author="PR Preview" w:date="2026-01-01T00:00:00Z">
        <w:r>
          <w:delText xml:space="preserve">cars)</w:delText>
        </w:r>
      </w:del>
      <w:del w:id="3175" w:author="PR Preview" w:date="2026-01-01T00:00:00Z">
        <w:r>
          <w:delText xml:space="preserve"> </w:delText>
        </w:r>
      </w:del>
      <w:del w:id="3176" w:author="PR Preview" w:date="2026-01-01T00:00:00Z">
        <w:r>
          <w:delText xml:space="preserve">to predict fuel efficiency (</w:delText>
        </w:r>
      </w:del>
      <w:del w:id="3177" w:author="PR Preview" w:date="2026-01-01T00:00:00Z">
        <w:r>
          <w:rPr>
            <w:rStyle w:val="VerbatimChar"/>
          </w:rPr>
          <w:delText xml:space="preserve">mpg</w:delText>
        </w:r>
      </w:del>
      <w:del w:id="3178" w:author="PR Preview" w:date="2026-01-01T00:00:00Z">
        <w:r>
          <w:delText xml:space="preserve">)</w:delText>
        </w:r>
      </w:del>
      <w:del w:id="3179" w:author="PR Preview" w:date="2026-01-01T00:00:00Z">
        <w:r>
          <w:delText xml:space="preserve"> </w:delText>
        </w:r>
      </w:del>
      <w:del w:id="3180" w:author="PR Preview" w:date="2026-01-01T00:00:00Z">
        <w:r>
          <w:delText xml:space="preserve">from vehicle weight (</w:delText>
        </w:r>
      </w:del>
      <w:del w:id="3181" w:author="PR Preview" w:date="2026-01-01T00:00:00Z">
        <w:r>
          <w:rPr>
            <w:rStyle w:val="VerbatimChar"/>
          </w:rPr>
          <w:delText xml:space="preserve">wt</w:delText>
        </w:r>
      </w:del>
      <w:del w:id="3182" w:author="PR Preview" w:date="2026-01-01T00:00:00Z">
        <w:r>
          <w:delText xml:space="preserve">).</w:delText>
        </w:r>
      </w:del>
      <w:del w:id="3183" w:author="PR Preview" w:date="2026-01-01T00:00:00Z">
        <w:r>
          <w:delText xml:space="preserve"> </w:delText>
        </w:r>
      </w:del>
      <w:del w:id="3184" w:author="PR Preview" w:date="2026-01-01T00:00:00Z">
        <w:r>
          <w:delText xml:space="preserve">It uses one random split</w:delText>
        </w:r>
      </w:del>
      <w:del w:id="3185" w:author="PR Preview" w:date="2026-01-01T00:00:00Z">
        <w:r>
          <w:delText xml:space="preserve"> </w:delText>
        </w:r>
      </w:del>
      <w:del w:id="3186" w:author="PR Preview" w:date="2026-01-01T00:00:00Z">
        <w:r>
          <w:delText xml:space="preserve">to compare linear,</w:delText>
        </w:r>
      </w:del>
      <w:del w:id="3187" w:author="PR Preview" w:date="2026-01-01T00:00:00Z">
        <w:r>
          <w:delText xml:space="preserve"> </w:delText>
        </w:r>
      </w:del>
      <w:del w:id="3188" w:author="PR Preview" w:date="2026-01-01T00:00:00Z">
        <w:r>
          <w:delText xml:space="preserve">quadratic,</w:delText>
        </w:r>
      </w:del>
      <w:del w:id="3189" w:author="PR Preview" w:date="2026-01-01T00:00:00Z">
        <w:r>
          <w:delText xml:space="preserve"> </w:delText>
        </w:r>
      </w:del>
      <w:del w:id="3190" w:author="PR Preview" w:date="2026-01-01T00:00:00Z">
        <w:r>
          <w:delText xml:space="preserve">cubic,</w:delText>
        </w:r>
      </w:del>
      <w:del w:id="3191" w:author="PR Preview" w:date="2026-01-01T00:00:00Z">
        <w:r>
          <w:delText xml:space="preserve"> </w:delText>
        </w:r>
      </w:del>
      <w:del w:id="3192" w:author="PR Preview" w:date="2026-01-01T00:00:00Z">
        <w:r>
          <w:delText xml:space="preserve">and quartic models</w:delText>
        </w:r>
      </w:del>
      <w:del w:id="3193" w:author="PR Preview" w:date="2026-01-01T00:00:00Z">
        <w:r>
          <w:delText xml:space="preserve"> </w:delText>
        </w:r>
      </w:del>
      <w:del w:id="3194" w:author="PR Preview" w:date="2026-01-01T00:00:00Z">
        <w:r>
          <w:delText xml:space="preserve">(</w:delText>
        </w:r>
      </w:del>
      <w:del w:id="3195" w:author="PR Preview" w:date="2026-01-01T00:00:00Z">
        <w:r>
          <w:rPr>
            <w:rStyle w:val="VerbatimChar"/>
          </w:rPr>
          <w:delText xml:space="preserve">mpg ~ wt</w:delText>
        </w:r>
      </w:del>
      <w:del w:id="3196" w:author="PR Preview" w:date="2026-01-01T00:00:00Z">
        <w:r>
          <w:delText xml:space="preserve">,</w:delText>
        </w:r>
      </w:del>
      <w:del w:id="3197" w:author="PR Preview" w:date="2026-01-01T00:00:00Z">
        <w:r>
          <w:delText xml:space="preserve"> </w:delText>
        </w:r>
      </w:del>
      <w:del w:id="3198" w:author="PR Preview" w:date="2026-01-01T00:00:00Z">
        <w:r>
          <w:rPr>
            <w:rStyle w:val="VerbatimChar"/>
          </w:rPr>
          <w:delText xml:space="preserve">mpg ~ wt + I(wt^2)</w:delText>
        </w:r>
      </w:del>
      <w:del w:id="3199" w:author="PR Preview" w:date="2026-01-01T00:00:00Z">
        <w:r>
          <w:delText xml:space="preserve">,</w:delText>
        </w:r>
      </w:del>
      <w:del w:id="3200" w:author="PR Preview" w:date="2026-01-01T00:00:00Z">
        <w:r>
          <w:delText xml:space="preserve"> </w:delText>
        </w:r>
      </w:del>
      <w:del w:id="3201" w:author="PR Preview" w:date="2026-01-01T00:00:00Z">
        <w:r>
          <w:rPr>
            <w:rStyle w:val="VerbatimChar"/>
          </w:rPr>
          <w:delText xml:space="preserve">mpg ~ wt + I(wt^2) + I(wt^3)</w:delText>
        </w:r>
      </w:del>
      <w:del w:id="3202" w:author="PR Preview" w:date="2026-01-01T00:00:00Z">
        <w:r>
          <w:delText xml:space="preserve">,</w:delText>
        </w:r>
      </w:del>
      <w:del w:id="3203" w:author="PR Preview" w:date="2026-01-01T00:00:00Z">
        <w:r>
          <w:delText xml:space="preserve"> </w:delText>
        </w:r>
      </w:del>
      <w:del w:id="3204" w:author="PR Preview" w:date="2026-01-01T00:00:00Z">
        <w:r>
          <w:delText xml:space="preserve">and</w:delText>
        </w:r>
      </w:del>
      <w:del w:id="3205" w:author="PR Preview" w:date="2026-01-01T00:00:00Z">
        <w:r>
          <w:delText xml:space="preserve"> </w:delText>
        </w:r>
      </w:del>
      <w:del w:id="3206" w:author="PR Preview" w:date="2026-01-01T00:00:00Z">
        <w:r>
          <w:rPr>
            <w:rStyle w:val="VerbatimChar"/>
          </w:rPr>
          <w:delText xml:space="preserve">mpg ~ wt + I(wt^2) + I(wt^3) + I(wt^4)</w:delText>
        </w:r>
      </w:del>
      <w:del w:id="3207" w:author="PR Preview" w:date="2026-01-01T00:00:00Z">
        <w:r>
          <w:delText xml:space="preserve">)</w:delText>
        </w:r>
      </w:del>
      <w:del w:id="3208" w:author="PR Preview" w:date="2026-01-01T00:00:00Z">
        <w:r>
          <w:delText xml:space="preserve"> </w:delText>
        </w:r>
      </w:del>
      <w:del w:id="3209" w:author="PR Preview" w:date="2026-01-01T00:00:00Z">
        <w:r>
          <w:delText xml:space="preserve">on a validation set,</w:delText>
        </w:r>
      </w:del>
      <w:del w:id="3210" w:author="PR Preview" w:date="2026-01-01T00:00:00Z">
        <w:r>
          <w:delText xml:space="preserve"> </w:delText>
        </w:r>
      </w:del>
      <w:del w:id="3211" w:author="PR Preview" w:date="2026-01-01T00:00:00Z">
        <w:r>
          <w:delText xml:space="preserve">then reports the chosen model’s test sRMSE</w:delText>
        </w:r>
      </w:del>
      <w:del w:id="3212" w:author="PR Preview" w:date="2026-01-01T00:00:00Z">
        <w:r>
          <w:delText xml:space="preserve"> </w:delText>
        </w:r>
      </w:del>
      <w:del w:id="3213" w:author="PR Preview" w:date="2026-01-01T00:00:00Z">
        <w:r>
          <w:delText xml:space="preserve">on untouched test data</w:delText>
        </w:r>
      </w:del>
      <w:del w:id="3214" w:author="PR Preview" w:date="2026-01-01T00:00:00Z">
        <w:r>
          <w:delText xml:space="preserve"> </w:delText>
        </w:r>
      </w:del>
      <w:del w:id="3215" w:author="PR Preview" w:date="2026-01-01T00:00:00Z">
        <w:r>
          <w:delText xml:space="preserve">(James et al. 2021, 213)</w:delText>
        </w:r>
      </w:del>
      <w:del w:id="3216" w:author="PR Preview" w:date="2026-01-01T00:00:00Z">
        <w:r>
          <w:delText xml:space="preserve">.</w:delText>
        </w:r>
      </w:del>
    </w:p>
    <w:p>
      <w:pPr>
        <w:pStyle w:val="BodyText"/>
      </w:pPr>
      <w:ins w:id="3217" w:author="PR Preview" w:date="2026-01-01T00:00:00Z">
        <w:r>
          <w:rPr>
            <w:b/>
            <w:bCs/>
          </w:rPr>
          <w:t xml:space="preserve">Example 22 (Numerical example)</w:t>
        </w:r>
      </w:ins>
      <w:ins w:id="3218" w:author="PR Preview" w:date="2026-01-01T00:00:00Z">
        <w:r>
          <w:t xml:space="preserve"> </w:t>
        </w:r>
      </w:ins>
      <w:ins w:id="3219" w:author="PR Preview" w:date="2026-01-01T00:00:00Z">
        <w:r>
          <w:t xml:space="preserve">This example (</w:t>
        </w:r>
      </w:ins>
      <w:hyperlink w:anchor="exm-train-validation-test-split">
        <w:ins w:id="3220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3221" w:author="PR Preview" w:date="2026-01-01T00:00:00Z">
        <w:r>
          <w:t xml:space="preserve">)</w:t>
        </w:r>
      </w:ins>
      <w:ins w:id="3222" w:author="PR Preview" w:date="2026-01-01T00:00:00Z">
        <w:r>
          <w:t xml:space="preserve"> </w:t>
        </w:r>
      </w:ins>
      <w:ins w:id="3223" w:author="PR Preview" w:date="2026-01-01T00:00:00Z">
        <w:r>
          <w:t xml:space="preserve">uses R’s built-in</w:t>
        </w:r>
      </w:ins>
      <w:ins w:id="3224" w:author="PR Preview" w:date="2026-01-01T00:00:00Z">
        <w:r>
          <w:t xml:space="preserve"> </w:t>
        </w:r>
      </w:ins>
      <w:ins w:id="3225" w:author="PR Preview" w:date="2026-01-01T00:00:00Z">
        <w:r>
          <w:rPr>
            <w:rStyle w:val="VerbatimChar"/>
          </w:rPr>
          <w:t xml:space="preserve">mtcars</w:t>
        </w:r>
      </w:ins>
      <w:ins w:id="3226" w:author="PR Preview" w:date="2026-01-01T00:00:00Z">
        <w:r>
          <w:t xml:space="preserve"> </w:t>
        </w:r>
      </w:ins>
      <w:ins w:id="3227" w:author="PR Preview" w:date="2026-01-01T00:00:00Z">
        <w:r>
          <w:t xml:space="preserve">dataset</w:t>
        </w:r>
      </w:ins>
      <w:ins w:id="3228" w:author="PR Preview" w:date="2026-01-01T00:00:00Z">
        <w:r>
          <w:t xml:space="preserve"> </w:t>
        </w:r>
      </w:ins>
      <w:ins w:id="3229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3230" w:author="PR Preview" w:date="2026-01-01T00:00:00Z">
        <w:r>
          <w:t xml:space="preserve"> </w:t>
        </w:r>
      </w:ins>
      <w:ins w:id="3231" w:author="PR Preview" w:date="2026-01-01T00:00:00Z">
        <w:r>
          <w:t xml:space="preserve">cars)</w:t>
        </w:r>
      </w:ins>
      <w:ins w:id="3232" w:author="PR Preview" w:date="2026-01-01T00:00:00Z">
        <w:r>
          <w:t xml:space="preserve"> </w:t>
        </w:r>
      </w:ins>
      <w:ins w:id="3233" w:author="PR Preview" w:date="2026-01-01T00:00:00Z">
        <w:r>
          <w:t xml:space="preserve">to predict fuel efficiency (</w:t>
        </w:r>
      </w:ins>
      <w:ins w:id="3234" w:author="PR Preview" w:date="2026-01-01T00:00:00Z">
        <w:r>
          <w:rPr>
            <w:rStyle w:val="VerbatimChar"/>
          </w:rPr>
          <w:t xml:space="preserve">mpg</w:t>
        </w:r>
      </w:ins>
      <w:ins w:id="3235" w:author="PR Preview" w:date="2026-01-01T00:00:00Z">
        <w:r>
          <w:t xml:space="preserve">)</w:t>
        </w:r>
      </w:ins>
      <w:ins w:id="3236" w:author="PR Preview" w:date="2026-01-01T00:00:00Z">
        <w:r>
          <w:t xml:space="preserve"> </w:t>
        </w:r>
      </w:ins>
      <w:ins w:id="3237" w:author="PR Preview" w:date="2026-01-01T00:00:00Z">
        <w:r>
          <w:t xml:space="preserve">from vehicle weight (</w:t>
        </w:r>
      </w:ins>
      <w:ins w:id="3238" w:author="PR Preview" w:date="2026-01-01T00:00:00Z">
        <w:r>
          <w:rPr>
            <w:rStyle w:val="VerbatimChar"/>
          </w:rPr>
          <w:t xml:space="preserve">wt</w:t>
        </w:r>
      </w:ins>
      <w:ins w:id="3239" w:author="PR Preview" w:date="2026-01-01T00:00:00Z">
        <w:r>
          <w:t xml:space="preserve">).</w:t>
        </w:r>
      </w:ins>
      <w:ins w:id="3240" w:author="PR Preview" w:date="2026-01-01T00:00:00Z">
        <w:r>
          <w:t xml:space="preserve"> </w:t>
        </w:r>
      </w:ins>
      <w:ins w:id="3241" w:author="PR Preview" w:date="2026-01-01T00:00:00Z">
        <w:r>
          <w:t xml:space="preserve">It uses one random split</w:t>
        </w:r>
      </w:ins>
      <w:ins w:id="3242" w:author="PR Preview" w:date="2026-01-01T00:00:00Z">
        <w:r>
          <w:t xml:space="preserve"> </w:t>
        </w:r>
      </w:ins>
      <w:ins w:id="3243" w:author="PR Preview" w:date="2026-01-01T00:00:00Z">
        <w:r>
          <w:t xml:space="preserve">to compare linear,</w:t>
        </w:r>
      </w:ins>
      <w:ins w:id="3244" w:author="PR Preview" w:date="2026-01-01T00:00:00Z">
        <w:r>
          <w:t xml:space="preserve"> </w:t>
        </w:r>
      </w:ins>
      <w:ins w:id="3245" w:author="PR Preview" w:date="2026-01-01T00:00:00Z">
        <w:r>
          <w:t xml:space="preserve">quadratic,</w:t>
        </w:r>
      </w:ins>
      <w:ins w:id="3246" w:author="PR Preview" w:date="2026-01-01T00:00:00Z">
        <w:r>
          <w:t xml:space="preserve"> </w:t>
        </w:r>
      </w:ins>
      <w:ins w:id="3247" w:author="PR Preview" w:date="2026-01-01T00:00:00Z">
        <w:r>
          <w:t xml:space="preserve">cubic,</w:t>
        </w:r>
      </w:ins>
      <w:ins w:id="3248" w:author="PR Preview" w:date="2026-01-01T00:00:00Z">
        <w:r>
          <w:t xml:space="preserve"> </w:t>
        </w:r>
      </w:ins>
      <w:ins w:id="3249" w:author="PR Preview" w:date="2026-01-01T00:00:00Z">
        <w:r>
          <w:t xml:space="preserve">and quartic models</w:t>
        </w:r>
      </w:ins>
      <w:ins w:id="3250" w:author="PR Preview" w:date="2026-01-01T00:00:00Z">
        <w:r>
          <w:t xml:space="preserve"> </w:t>
        </w:r>
      </w:ins>
      <w:ins w:id="3251" w:author="PR Preview" w:date="2026-01-01T00:00:00Z">
        <w:r>
          <w:t xml:space="preserve">(</w:t>
        </w:r>
      </w:ins>
      <w:ins w:id="3252" w:author="PR Preview" w:date="2026-01-01T00:00:00Z">
        <w:r>
          <w:rPr>
            <w:rStyle w:val="VerbatimChar"/>
          </w:rPr>
          <w:t xml:space="preserve">mpg ~ wt</w:t>
        </w:r>
      </w:ins>
      <w:ins w:id="3253" w:author="PR Preview" w:date="2026-01-01T00:00:00Z">
        <w:r>
          <w:t xml:space="preserve">,</w:t>
        </w:r>
      </w:ins>
      <w:ins w:id="3254" w:author="PR Preview" w:date="2026-01-01T00:00:00Z">
        <w:r>
          <w:t xml:space="preserve"> </w:t>
        </w:r>
      </w:ins>
      <w:ins w:id="3255" w:author="PR Preview" w:date="2026-01-01T00:00:00Z">
        <w:r>
          <w:rPr>
            <w:rStyle w:val="VerbatimChar"/>
          </w:rPr>
          <w:t xml:space="preserve">mpg ~ wt + I(wt^2)</w:t>
        </w:r>
      </w:ins>
      <w:ins w:id="3256" w:author="PR Preview" w:date="2026-01-01T00:00:00Z">
        <w:r>
          <w:t xml:space="preserve">,</w:t>
        </w:r>
      </w:ins>
      <w:ins w:id="3257" w:author="PR Preview" w:date="2026-01-01T00:00:00Z">
        <w:r>
          <w:t xml:space="preserve"> </w:t>
        </w:r>
      </w:ins>
      <w:ins w:id="3258" w:author="PR Preview" w:date="2026-01-01T00:00:00Z">
        <w:r>
          <w:rPr>
            <w:rStyle w:val="VerbatimChar"/>
          </w:rPr>
          <w:t xml:space="preserve">mpg ~ wt + I(wt^2) + I(wt^3)</w:t>
        </w:r>
      </w:ins>
      <w:ins w:id="3259" w:author="PR Preview" w:date="2026-01-01T00:00:00Z">
        <w:r>
          <w:t xml:space="preserve">,</w:t>
        </w:r>
      </w:ins>
      <w:ins w:id="3260" w:author="PR Preview" w:date="2026-01-01T00:00:00Z">
        <w:r>
          <w:t xml:space="preserve"> </w:t>
        </w:r>
      </w:ins>
      <w:ins w:id="3261" w:author="PR Preview" w:date="2026-01-01T00:00:00Z">
        <w:r>
          <w:t xml:space="preserve">and</w:t>
        </w:r>
      </w:ins>
      <w:ins w:id="3262" w:author="PR Preview" w:date="2026-01-01T00:00:00Z">
        <w:r>
          <w:t xml:space="preserve"> </w:t>
        </w:r>
      </w:ins>
      <w:ins w:id="3263" w:author="PR Preview" w:date="2026-01-01T00:00:00Z">
        <w:r>
          <w:rPr>
            <w:rStyle w:val="VerbatimChar"/>
          </w:rPr>
          <w:t xml:space="preserve">mpg ~ wt + I(wt^2) + I(wt^3) + I(wt^4)</w:t>
        </w:r>
      </w:ins>
      <w:ins w:id="3264" w:author="PR Preview" w:date="2026-01-01T00:00:00Z">
        <w:r>
          <w:t xml:space="preserve">)</w:t>
        </w:r>
      </w:ins>
      <w:ins w:id="3265" w:author="PR Preview" w:date="2026-01-01T00:00:00Z">
        <w:r>
          <w:t xml:space="preserve"> </w:t>
        </w:r>
      </w:ins>
      <w:ins w:id="3266" w:author="PR Preview" w:date="2026-01-01T00:00:00Z">
        <w:r>
          <w:t xml:space="preserve">on a validation set,</w:t>
        </w:r>
      </w:ins>
      <w:ins w:id="3267" w:author="PR Preview" w:date="2026-01-01T00:00:00Z">
        <w:r>
          <w:t xml:space="preserve"> </w:t>
        </w:r>
      </w:ins>
      <w:ins w:id="3268" w:author="PR Preview" w:date="2026-01-01T00:00:00Z">
        <w:r>
          <w:t xml:space="preserve">then reports the chosen model’s test sRMSE</w:t>
        </w:r>
      </w:ins>
      <w:ins w:id="3269" w:author="PR Preview" w:date="2026-01-01T00:00:00Z">
        <w:r>
          <w:t xml:space="preserve"> </w:t>
        </w:r>
      </w:ins>
      <w:ins w:id="3270" w:author="PR Preview" w:date="2026-01-01T00:00:00Z">
        <w:r>
          <w:t xml:space="preserve">on untouched test data</w:t>
        </w:r>
      </w:ins>
      <w:ins w:id="3271" w:author="PR Preview" w:date="2026-01-01T00:00:00Z">
        <w:r>
          <w:t xml:space="preserve"> </w:t>
        </w:r>
      </w:ins>
      <w:ins w:id="3272" w:author="PR Preview" w:date="2026-01-01T00:00:00Z">
        <w:r>
          <w:t xml:space="preserve">(James et al. 2021, 213)</w:t>
        </w:r>
      </w:ins>
      <w:ins w:id="3273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7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9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98"/>
    <w:bookmarkEnd w:id="199"/>
    <w:bookmarkStart w:id="23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00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00"/>
    <w:bookmarkStart w:id="201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01"/>
    <w:bookmarkStart w:id="203" w:name="def-folds"/>
    <w:p>
      <w:pPr>
        <w:pStyle w:val="FirstParagraph"/>
      </w:pPr>
      <w:del w:id="3274" w:author="PR Preview" w:date="2026-01-01T00:00:00Z">
        <w:r>
          <w:rPr>
            <w:b/>
            <w:bCs/>
          </w:rPr>
          <w:delText xml:space="preserve">Definition 38 (Folds)</w:delText>
        </w:r>
      </w:del>
      <w:del w:id="3275" w:author="PR Preview" w:date="2026-01-01T00:00:00Z">
        <w:r>
          <w:delText xml:space="preserve"> </w:delText>
        </w:r>
      </w:del>
      <w:del w:id="3276" w:author="PR Preview" w:date="2026-01-01T00:00:00Z">
        <w:r>
          <w:delText xml:space="preserve">A division of a</w:delText>
        </w:r>
      </w:del>
      <w:del w:id="3277" w:author="PR Preview" w:date="2026-01-01T00:00:00Z">
        <w:r>
          <w:delText xml:space="preserve"> </w:delText>
        </w:r>
      </w:del>
      <w:hyperlink w:anchor="def-training-set">
        <w:del w:id="327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27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280" w:author="PR Preview" w:date="2026-01-01T00:00:00Z">
        <w:r>
          <w:delText xml:space="preserve">,</w:delText>
        </w:r>
      </w:del>
      <w:del w:id="3281" w:author="PR Preview" w:date="2026-01-01T00:00:00Z">
        <w:r>
          <w:delText xml:space="preserve"> </w:delText>
        </w:r>
      </w:del>
      <w:del w:id="3282" w:author="PR Preview" w:date="2026-01-01T00:00:00Z">
        <w:r>
          <w:delText xml:space="preserve">indexed by</w:delText>
        </w:r>
      </w:del>
      <w:del w:id="3283" w:author="PR Preview" w:date="2026-01-01T00:00:00Z">
        <w:r>
          <w:delText xml:space="preserve"> </w:delText>
        </w:r>
      </w:del>
      <m:oMath>
        <m:r>
          <m:t>I</m:t>
        </m:r>
      </m:oMath>
      <w:del w:id="3284" w:author="PR Preview" w:date="2026-01-01T00:00:00Z">
        <w:r>
          <w:delText xml:space="preserve">, into</w:delText>
        </w:r>
      </w:del>
      <w:del w:id="3285" w:author="PR Preview" w:date="2026-01-01T00:00:00Z">
        <w:r>
          <w:delText xml:space="preserve"> </w:delText>
        </w:r>
      </w:del>
      <m:oMath>
        <m:r>
          <m:t>k</m:t>
        </m:r>
      </m:oMath>
      <w:del w:id="3286" w:author="PR Preview" w:date="2026-01-01T00:00:00Z">
        <w:r>
          <w:delText xml:space="preserve"> </w:delText>
        </w:r>
      </w:del>
      <w:del w:id="3287" w:author="PR Preview" w:date="2026-01-01T00:00:00Z">
        <w:r>
          <w:rPr>
            <w:b/>
            <w:bCs/>
          </w:rPr>
          <w:delText xml:space="preserve">folds</w:delText>
        </w:r>
      </w:del>
      <w:del w:id="3288" w:author="PR Preview" w:date="2026-01-01T00:00:00Z">
        <w:r>
          <w:delText xml:space="preserve"> </w:delText>
        </w:r>
      </w:del>
      <w:del w:id="3289" w:author="PR Preview" w:date="2026-01-01T00:00:00Z">
        <w:r>
          <w:delText xml:space="preserve">is a partition of</w:delText>
        </w:r>
      </w:del>
      <w:del w:id="3290" w:author="PR Preview" w:date="2026-01-01T00:00:00Z">
        <w:r>
          <w:delText xml:space="preserve"> </w:delText>
        </w:r>
      </w:del>
      <m:oMath>
        <m:r>
          <m:t>I</m:t>
        </m:r>
      </m:oMath>
      <w:del w:id="3291" w:author="PR Preview" w:date="2026-01-01T00:00:00Z">
        <w:r>
          <w:delText xml:space="preserve"> </w:delText>
        </w:r>
      </w:del>
      <w:del w:id="3292" w:author="PR Preview" w:date="2026-01-01T00:00:00Z">
        <w:r>
          <w:delText xml:space="preserve">into</w:delText>
        </w:r>
      </w:del>
      <w:del w:id="3293" w:author="PR Preview" w:date="2026-01-01T00:00:00Z">
        <w:r>
          <w:delText xml:space="preserve"> </w:delText>
        </w:r>
      </w:del>
      <m:oMath>
        <m:r>
          <m:t>k</m:t>
        </m:r>
      </m:oMath>
      <w:del w:id="3294" w:author="PR Preview" w:date="2026-01-01T00:00:00Z">
        <w:r>
          <w:delText xml:space="preserve"> </w:delText>
        </w:r>
      </w:del>
      <w:del w:id="3295" w:author="PR Preview" w:date="2026-01-01T00:00:00Z">
        <w:r>
          <w:delText xml:space="preserve">nonempty, disjoint subsets</w:delText>
        </w:r>
      </w:del>
      <w:del w:id="329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297" w:author="PR Preview" w:date="2026-01-01T00:00:00Z">
        <w:r>
          <w:delText xml:space="preserve">:</w:delText>
        </w:r>
      </w:del>
    </w:p>
    <w:p>
      <w:pPr>
        <w:pStyle w:val="FirstParagraph"/>
      </w:pPr>
      <w:ins w:id="3298" w:author="PR Preview" w:date="2026-01-01T00:00:00Z">
        <w:r>
          <w:rPr>
            <w:b/>
            <w:bCs/>
          </w:rPr>
          <w:t xml:space="preserve">Definition 42 (Folds)</w:t>
        </w:r>
      </w:ins>
      <w:ins w:id="3299" w:author="PR Preview" w:date="2026-01-01T00:00:00Z">
        <w:r>
          <w:t xml:space="preserve"> </w:t>
        </w:r>
      </w:ins>
      <w:ins w:id="3300" w:author="PR Preview" w:date="2026-01-01T00:00:00Z">
        <w:r>
          <w:t xml:space="preserve">A division of a</w:t>
        </w:r>
      </w:ins>
      <w:ins w:id="3301" w:author="PR Preview" w:date="2026-01-01T00:00:00Z">
        <w:r>
          <w:t xml:space="preserve"> </w:t>
        </w:r>
      </w:ins>
      <w:hyperlink w:anchor="def-training-set">
        <w:ins w:id="330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30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304" w:author="PR Preview" w:date="2026-01-01T00:00:00Z">
        <w:r>
          <w:t xml:space="preserve">,</w:t>
        </w:r>
      </w:ins>
      <w:ins w:id="3305" w:author="PR Preview" w:date="2026-01-01T00:00:00Z">
        <w:r>
          <w:t xml:space="preserve"> </w:t>
        </w:r>
      </w:ins>
      <w:ins w:id="3306" w:author="PR Preview" w:date="2026-01-01T00:00:00Z">
        <w:r>
          <w:t xml:space="preserve">indexed by</w:t>
        </w:r>
      </w:ins>
      <w:ins w:id="3307" w:author="PR Preview" w:date="2026-01-01T00:00:00Z">
        <w:r>
          <w:t xml:space="preserve"> </w:t>
        </w:r>
      </w:ins>
      <m:oMath>
        <m:r>
          <m:t>I</m:t>
        </m:r>
      </m:oMath>
      <w:ins w:id="3308" w:author="PR Preview" w:date="2026-01-01T00:00:00Z">
        <w:r>
          <w:t xml:space="preserve">, into</w:t>
        </w:r>
      </w:ins>
      <w:ins w:id="3309" w:author="PR Preview" w:date="2026-01-01T00:00:00Z">
        <w:r>
          <w:t xml:space="preserve"> </w:t>
        </w:r>
      </w:ins>
      <m:oMath>
        <m:r>
          <m:t>k</m:t>
        </m:r>
      </m:oMath>
      <w:ins w:id="3310" w:author="PR Preview" w:date="2026-01-01T00:00:00Z">
        <w:r>
          <w:t xml:space="preserve"> </w:t>
        </w:r>
      </w:ins>
      <w:ins w:id="3311" w:author="PR Preview" w:date="2026-01-01T00:00:00Z">
        <w:r>
          <w:rPr>
            <w:b/>
            <w:bCs/>
          </w:rPr>
          <w:t xml:space="preserve">folds</w:t>
        </w:r>
      </w:ins>
      <w:ins w:id="3312" w:author="PR Preview" w:date="2026-01-01T00:00:00Z">
        <w:r>
          <w:t xml:space="preserve"> </w:t>
        </w:r>
      </w:ins>
      <w:ins w:id="3313" w:author="PR Preview" w:date="2026-01-01T00:00:00Z">
        <w:r>
          <w:t xml:space="preserve">is a partition of</w:t>
        </w:r>
      </w:ins>
      <w:ins w:id="3314" w:author="PR Preview" w:date="2026-01-01T00:00:00Z">
        <w:r>
          <w:t xml:space="preserve"> </w:t>
        </w:r>
      </w:ins>
      <m:oMath>
        <m:r>
          <m:t>I</m:t>
        </m:r>
      </m:oMath>
      <w:ins w:id="3315" w:author="PR Preview" w:date="2026-01-01T00:00:00Z">
        <w:r>
          <w:t xml:space="preserve"> </w:t>
        </w:r>
      </w:ins>
      <w:ins w:id="3316" w:author="PR Preview" w:date="2026-01-01T00:00:00Z">
        <w:r>
          <w:t xml:space="preserve">into</w:t>
        </w:r>
      </w:ins>
      <w:ins w:id="3317" w:author="PR Preview" w:date="2026-01-01T00:00:00Z">
        <w:r>
          <w:t xml:space="preserve"> </w:t>
        </w:r>
      </w:ins>
      <m:oMath>
        <m:r>
          <m:t>k</m:t>
        </m:r>
      </m:oMath>
      <w:ins w:id="3318" w:author="PR Preview" w:date="2026-01-01T00:00:00Z">
        <w:r>
          <w:t xml:space="preserve"> </w:t>
        </w:r>
      </w:ins>
      <w:ins w:id="3319" w:author="PR Preview" w:date="2026-01-01T00:00:00Z">
        <w:r>
          <w:t xml:space="preserve">nonempty, disjoint subsets</w:t>
        </w:r>
      </w:ins>
      <w:ins w:id="332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321" w:author="PR Preview" w:date="2026-01-01T00:00:00Z">
        <w:r>
          <w:t xml:space="preserve">:</w:t>
        </w:r>
      </w:ins>
    </w:p>
    <w:p>
      <w:pPr>
        <w:pStyle w:val="BodyText"/>
      </w:pPr>
      <w:bookmarkStart w:id="20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4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04"/>
    <w:bookmarkStart w:id="206" w:name="def-fold-size"/>
    <w:p>
      <w:pPr>
        <w:pStyle w:val="BodyText"/>
      </w:pPr>
      <w:del w:id="3322" w:author="PR Preview" w:date="2026-01-01T00:00:00Z">
        <w:r>
          <w:rPr>
            <w:b/>
            <w:bCs/>
          </w:rPr>
          <w:delText xml:space="preserve">Definition 39 (Fold size)</w:delText>
        </w:r>
      </w:del>
      <w:del w:id="3323" w:author="PR Preview" w:date="2026-01-01T00:00:00Z">
        <w:r>
          <w:delText xml:space="preserve"> </w:delText>
        </w:r>
      </w:del>
      <w:del w:id="3324" w:author="PR Preview" w:date="2026-01-01T00:00:00Z">
        <w:r>
          <w:delText xml:space="preserve">The</w:delText>
        </w:r>
      </w:del>
      <w:del w:id="3325" w:author="PR Preview" w:date="2026-01-01T00:00:00Z">
        <w:r>
          <w:delText xml:space="preserve"> </w:delText>
        </w:r>
      </w:del>
      <w:del w:id="3326" w:author="PR Preview" w:date="2026-01-01T00:00:00Z">
        <w:r>
          <w:rPr>
            <w:b/>
            <w:bCs/>
          </w:rPr>
          <w:delText xml:space="preserve">size</w:delText>
        </w:r>
      </w:del>
      <w:del w:id="3327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3328" w:author="PR Preview" w:date="2026-01-01T00:00:00Z">
        <w:r>
          <w:delText xml:space="preserve"> </w:delText>
        </w:r>
      </w:del>
      <w:del w:id="3329" w:author="PR Preview" w:date="2026-01-01T00:00:00Z">
        <w:r>
          <w:delText xml:space="preserve">of</w:delText>
        </w:r>
      </w:del>
      <w:del w:id="3330" w:author="PR Preview" w:date="2026-01-01T00:00:00Z">
        <w:r>
          <w:delText xml:space="preserve"> </w:delText>
        </w:r>
      </w:del>
      <w:hyperlink w:anchor="def-folds">
        <w:del w:id="3331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33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333" w:author="PR Preview" w:date="2026-01-01T00:00:00Z">
        <w:r>
          <w:delText xml:space="preserve"> </w:delText>
        </w:r>
      </w:del>
      <w:del w:id="3334" w:author="PR Preview" w:date="2026-01-01T00:00:00Z">
        <w:r>
          <w:delText xml:space="preserve">is the number of observations it contains:</w:delText>
        </w:r>
      </w:del>
    </w:p>
    <w:p>
      <w:pPr>
        <w:pStyle w:val="BodyText"/>
      </w:pPr>
      <w:bookmarkStart w:id="19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91"/>
    </w:p>
    <w:p>
      <w:pPr>
        <w:pStyle w:val="FirstParagraph"/>
      </w:pPr>
      <w:del w:id="3335" w:author="PR Preview" w:date="2026-01-01T00:00:00Z">
        <w:r>
          <w:rPr>
            <w:b/>
            <w:bCs/>
          </w:rPr>
          <w:delText xml:space="preserve">Definition 40 (Fold assignment)</w:delText>
        </w:r>
      </w:del>
      <w:del w:id="3336" w:author="PR Preview" w:date="2026-01-01T00:00:00Z">
        <w:r>
          <w:delText xml:space="preserve"> </w:delText>
        </w:r>
      </w:del>
      <w:del w:id="3337" w:author="PR Preview" w:date="2026-01-01T00:00:00Z">
        <w:r>
          <w:delText xml:space="preserve">Given</w:delText>
        </w:r>
      </w:del>
      <w:del w:id="3338" w:author="PR Preview" w:date="2026-01-01T00:00:00Z">
        <w:r>
          <w:delText xml:space="preserve"> </w:delText>
        </w:r>
      </w:del>
      <w:hyperlink w:anchor="def-folds">
        <w:del w:id="3339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34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341" w:author="PR Preview" w:date="2026-01-01T00:00:00Z">
        <w:r>
          <w:delText xml:space="preserve">,</w:delText>
        </w:r>
      </w:del>
      <w:del w:id="3342" w:author="PR Preview" w:date="2026-01-01T00:00:00Z">
        <w:r>
          <w:delText xml:space="preserve"> </w:delText>
        </w:r>
      </w:del>
      <w:del w:id="3343" w:author="PR Preview" w:date="2026-01-01T00:00:00Z">
        <w:r>
          <w:delText xml:space="preserve">the</w:delText>
        </w:r>
      </w:del>
      <w:del w:id="3344" w:author="PR Preview" w:date="2026-01-01T00:00:00Z">
        <w:r>
          <w:delText xml:space="preserve"> </w:delText>
        </w:r>
      </w:del>
      <w:del w:id="3345" w:author="PR Preview" w:date="2026-01-01T00:00:00Z">
        <w:r>
          <w:rPr>
            <w:b/>
            <w:bCs/>
          </w:rPr>
          <w:delText xml:space="preserve">fold assignment</w:delText>
        </w:r>
      </w:del>
      <w:del w:id="3346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347" w:author="PR Preview" w:date="2026-01-01T00:00:00Z">
        <w:r>
          <w:delText xml:space="preserve"> </w:delText>
        </w:r>
      </w:del>
      <w:del w:id="3348" w:author="PR Preview" w:date="2026-01-01T00:00:00Z">
        <w:r>
          <w:delText xml:space="preserve">of observation</w:delText>
        </w:r>
      </w:del>
      <w:del w:id="3349" w:author="PR Preview" w:date="2026-01-01T00:00:00Z">
        <w:r>
          <w:delText xml:space="preserve"> </w:delText>
        </w:r>
      </w:del>
      <m:oMath>
        <m:r>
          <m:t>i</m:t>
        </m:r>
      </m:oMath>
      <w:del w:id="3350" w:author="PR Preview" w:date="2026-01-01T00:00:00Z">
        <w:r>
          <w:delText xml:space="preserve"> </w:delText>
        </w:r>
      </w:del>
      <w:del w:id="3351" w:author="PR Preview" w:date="2026-01-01T00:00:00Z">
        <w:r>
          <w:delText xml:space="preserve">is the index of the fold that contains it:</w:delText>
        </w:r>
      </w:del>
    </w:p>
    <w:p>
      <w:pPr>
        <w:pStyle w:val="BodyText"/>
      </w:pPr>
      <w:ins w:id="3352" w:author="PR Preview" w:date="2026-01-01T00:00:00Z">
        <w:r>
          <w:rPr>
            <w:b/>
            <w:bCs/>
          </w:rPr>
          <w:t xml:space="preserve">Definition 43 (Fold size)</w:t>
        </w:r>
      </w:ins>
      <w:ins w:id="3353" w:author="PR Preview" w:date="2026-01-01T00:00:00Z">
        <w:r>
          <w:t xml:space="preserve"> </w:t>
        </w:r>
      </w:ins>
      <w:ins w:id="3354" w:author="PR Preview" w:date="2026-01-01T00:00:00Z">
        <w:r>
          <w:t xml:space="preserve">The</w:t>
        </w:r>
      </w:ins>
      <w:ins w:id="3355" w:author="PR Preview" w:date="2026-01-01T00:00:00Z">
        <w:r>
          <w:t xml:space="preserve"> </w:t>
        </w:r>
      </w:ins>
      <w:ins w:id="3356" w:author="PR Preview" w:date="2026-01-01T00:00:00Z">
        <w:r>
          <w:rPr>
            <w:b/>
            <w:bCs/>
          </w:rPr>
          <w:t xml:space="preserve">size</w:t>
        </w:r>
      </w:ins>
      <w:ins w:id="3357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358" w:author="PR Preview" w:date="2026-01-01T00:00:00Z">
        <w:r>
          <w:t xml:space="preserve"> </w:t>
        </w:r>
      </w:ins>
      <w:ins w:id="3359" w:author="PR Preview" w:date="2026-01-01T00:00:00Z">
        <w:r>
          <w:t xml:space="preserve">of</w:t>
        </w:r>
      </w:ins>
      <w:ins w:id="3360" w:author="PR Preview" w:date="2026-01-01T00:00:00Z">
        <w:r>
          <w:t xml:space="preserve"> </w:t>
        </w:r>
      </w:ins>
      <w:hyperlink w:anchor="def-folds">
        <w:ins w:id="3361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36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363" w:author="PR Preview" w:date="2026-01-01T00:00:00Z">
        <w:r>
          <w:t xml:space="preserve"> </w:t>
        </w:r>
      </w:ins>
      <w:ins w:id="3364" w:author="PR Preview" w:date="2026-01-01T00:00:00Z">
        <w:r>
          <w:t xml:space="preserve">is the number of observations it contains:</w:t>
        </w:r>
      </w:ins>
    </w:p>
    <w:p>
      <w:pPr>
        <w:pStyle w:val="BodyText"/>
      </w:pPr>
      <w:bookmarkStart w:id="20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def-fold-assignment"/>
    <w:p>
      <w:pPr>
        <w:pStyle w:val="FirstParagraph"/>
      </w:pPr>
      <w:ins w:id="3365" w:author="PR Preview" w:date="2026-01-01T00:00:00Z">
        <w:r>
          <w:rPr>
            <w:b/>
            <w:bCs/>
          </w:rPr>
          <w:t xml:space="preserve">Definition 44 (Fold assignment)</w:t>
        </w:r>
      </w:ins>
      <w:ins w:id="3366" w:author="PR Preview" w:date="2026-01-01T00:00:00Z">
        <w:r>
          <w:t xml:space="preserve"> </w:t>
        </w:r>
      </w:ins>
      <w:ins w:id="3367" w:author="PR Preview" w:date="2026-01-01T00:00:00Z">
        <w:r>
          <w:t xml:space="preserve">Given</w:t>
        </w:r>
      </w:ins>
      <w:ins w:id="3368" w:author="PR Preview" w:date="2026-01-01T00:00:00Z">
        <w:r>
          <w:t xml:space="preserve"> </w:t>
        </w:r>
      </w:ins>
      <w:hyperlink w:anchor="def-folds">
        <w:ins w:id="3369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37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371" w:author="PR Preview" w:date="2026-01-01T00:00:00Z">
        <w:r>
          <w:t xml:space="preserve">,</w:t>
        </w:r>
      </w:ins>
      <w:ins w:id="3372" w:author="PR Preview" w:date="2026-01-01T00:00:00Z">
        <w:r>
          <w:t xml:space="preserve"> </w:t>
        </w:r>
      </w:ins>
      <w:ins w:id="3373" w:author="PR Preview" w:date="2026-01-01T00:00:00Z">
        <w:r>
          <w:t xml:space="preserve">the</w:t>
        </w:r>
      </w:ins>
      <w:ins w:id="3374" w:author="PR Preview" w:date="2026-01-01T00:00:00Z">
        <w:r>
          <w:t xml:space="preserve"> </w:t>
        </w:r>
      </w:ins>
      <w:ins w:id="3375" w:author="PR Preview" w:date="2026-01-01T00:00:00Z">
        <w:r>
          <w:rPr>
            <w:b/>
            <w:bCs/>
          </w:rPr>
          <w:t xml:space="preserve">fold assignment</w:t>
        </w:r>
      </w:ins>
      <w:ins w:id="3376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377" w:author="PR Preview" w:date="2026-01-01T00:00:00Z">
        <w:r>
          <w:t xml:space="preserve"> </w:t>
        </w:r>
      </w:ins>
      <w:ins w:id="3378" w:author="PR Preview" w:date="2026-01-01T00:00:00Z">
        <w:r>
          <w:t xml:space="preserve">of observation</w:t>
        </w:r>
      </w:ins>
      <w:ins w:id="3379" w:author="PR Preview" w:date="2026-01-01T00:00:00Z">
        <w:r>
          <w:t xml:space="preserve"> </w:t>
        </w:r>
      </w:ins>
      <m:oMath>
        <m:r>
          <m:t>i</m:t>
        </m:r>
      </m:oMath>
      <w:ins w:id="3380" w:author="PR Preview" w:date="2026-01-01T00:00:00Z">
        <w:r>
          <w:t xml:space="preserve"> </w:t>
        </w:r>
      </w:ins>
      <w:ins w:id="3381" w:author="PR Preview" w:date="2026-01-01T00:00:00Z">
        <w:r>
          <w:t xml:space="preserve">is the index of the fold that contains it:</w:t>
        </w:r>
      </w:ins>
    </w:p>
    <w:p>
      <w:pPr>
        <w:pStyle w:val="BodyText"/>
      </w:pPr>
      <w:bookmarkStart w:id="20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09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209"/>
    <w:bookmarkStart w:id="211" w:name="def-fold-out-rule"/>
    <w:p>
      <w:pPr>
        <w:pStyle w:val="BodyText"/>
      </w:pPr>
      <w:del w:id="3382" w:author="PR Preview" w:date="2026-01-01T00:00:00Z">
        <w:r>
          <w:rPr>
            <w:b/>
            <w:bCs/>
          </w:rPr>
          <w:delText xml:space="preserve">Definition 41 (Fold-out rule)</w:delText>
        </w:r>
      </w:del>
      <w:del w:id="3383" w:author="PR Preview" w:date="2026-01-01T00:00:00Z">
        <w:r>
          <w:delText xml:space="preserve"> </w:delText>
        </w:r>
      </w:del>
      <w:del w:id="3384" w:author="PR Preview" w:date="2026-01-01T00:00:00Z">
        <w:r>
          <w:delText xml:space="preserve">For</w:delText>
        </w:r>
      </w:del>
      <w:del w:id="3385" w:author="PR Preview" w:date="2026-01-01T00:00:00Z">
        <w:r>
          <w:delText xml:space="preserve"> </w:delText>
        </w:r>
      </w:del>
      <w:hyperlink w:anchor="def-folds">
        <w:del w:id="3386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38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388" w:author="PR Preview" w:date="2026-01-01T00:00:00Z">
        <w:r>
          <w:delText xml:space="preserve">,</w:delText>
        </w:r>
      </w:del>
      <w:del w:id="3389" w:author="PR Preview" w:date="2026-01-01T00:00:00Z">
        <w:r>
          <w:delText xml:space="preserve"> </w:delText>
        </w:r>
      </w:del>
      <w:del w:id="3390" w:author="PR Preview" w:date="2026-01-01T00:00:00Z">
        <w:r>
          <w:delText xml:space="preserve">the</w:delText>
        </w:r>
      </w:del>
      <w:del w:id="3391" w:author="PR Preview" w:date="2026-01-01T00:00:00Z">
        <w:r>
          <w:delText xml:space="preserve"> </w:delText>
        </w:r>
      </w:del>
      <w:del w:id="3392" w:author="PR Preview" w:date="2026-01-01T00:00:00Z">
        <w:r>
          <w:rPr>
            <w:b/>
            <w:bCs/>
          </w:rPr>
          <w:delText xml:space="preserve">fold-out rule</w:delText>
        </w:r>
      </w:del>
      <w:del w:id="339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3394" w:author="PR Preview" w:date="2026-01-01T00:00:00Z">
        <w:r>
          <w:delText xml:space="preserve"> </w:delText>
        </w:r>
      </w:del>
      <w:del w:id="3395" w:author="PR Preview" w:date="2026-01-01T00:00:00Z">
        <w:r>
          <w:delText xml:space="preserve">is the</w:delText>
        </w:r>
      </w:del>
      <w:del w:id="3396" w:author="PR Preview" w:date="2026-01-01T00:00:00Z">
        <w:r>
          <w:delText xml:space="preserve"> </w:delText>
        </w:r>
      </w:del>
      <w:hyperlink w:anchor="def-prediction-rule">
        <w:del w:id="3397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398" w:author="PR Preview" w:date="2026-01-01T00:00:00Z">
        <w:r>
          <w:delText xml:space="preserve"> </w:delText>
        </w:r>
      </w:del>
      <w:del w:id="3399" w:author="PR Preview" w:date="2026-01-01T00:00:00Z">
        <w:r>
          <w:delText xml:space="preserve">that a</w:delText>
        </w:r>
      </w:del>
      <w:del w:id="3400" w:author="PR Preview" w:date="2026-01-01T00:00:00Z">
        <w:r>
          <w:delText xml:space="preserve"> </w:delText>
        </w:r>
      </w:del>
      <w:hyperlink w:anchor="def-fitting-procedure">
        <w:del w:id="3401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402" w:author="PR Preview" w:date="2026-01-01T00:00:00Z">
        <w:r>
          <w:delText xml:space="preserve"> </w:delText>
        </w:r>
      </w:del>
      <m:oMath>
        <m:r>
          <m:t>g</m:t>
        </m:r>
      </m:oMath>
      <w:del w:id="3403" w:author="PR Preview" w:date="2026-01-01T00:00:00Z">
        <w:r>
          <w:delText xml:space="preserve"> </w:delText>
        </w:r>
      </w:del>
      <w:del w:id="3404" w:author="PR Preview" w:date="2026-01-01T00:00:00Z">
        <w:r>
          <w:delText xml:space="preserve">produces</w:delText>
        </w:r>
      </w:del>
      <w:del w:id="3405" w:author="PR Preview" w:date="2026-01-01T00:00:00Z">
        <w:r>
          <w:delText xml:space="preserve"> </w:delText>
        </w:r>
      </w:del>
      <w:del w:id="3406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ins w:id="3407" w:author="PR Preview" w:date="2026-01-01T00:00:00Z">
        <w:r>
          <w:rPr>
            <w:b/>
            <w:bCs/>
          </w:rPr>
          <w:t xml:space="preserve">Definition 45 (Fold-out rule)</w:t>
        </w:r>
      </w:ins>
      <w:ins w:id="3408" w:author="PR Preview" w:date="2026-01-01T00:00:00Z">
        <w:r>
          <w:t xml:space="preserve"> </w:t>
        </w:r>
      </w:ins>
      <w:ins w:id="3409" w:author="PR Preview" w:date="2026-01-01T00:00:00Z">
        <w:r>
          <w:t xml:space="preserve">For</w:t>
        </w:r>
      </w:ins>
      <w:ins w:id="3410" w:author="PR Preview" w:date="2026-01-01T00:00:00Z">
        <w:r>
          <w:t xml:space="preserve"> </w:t>
        </w:r>
      </w:ins>
      <w:hyperlink w:anchor="def-folds">
        <w:ins w:id="3411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41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413" w:author="PR Preview" w:date="2026-01-01T00:00:00Z">
        <w:r>
          <w:t xml:space="preserve">,</w:t>
        </w:r>
      </w:ins>
      <w:ins w:id="3414" w:author="PR Preview" w:date="2026-01-01T00:00:00Z">
        <w:r>
          <w:t xml:space="preserve"> </w:t>
        </w:r>
      </w:ins>
      <w:ins w:id="3415" w:author="PR Preview" w:date="2026-01-01T00:00:00Z">
        <w:r>
          <w:t xml:space="preserve">the</w:t>
        </w:r>
      </w:ins>
      <w:ins w:id="3416" w:author="PR Preview" w:date="2026-01-01T00:00:00Z">
        <w:r>
          <w:t xml:space="preserve"> </w:t>
        </w:r>
      </w:ins>
      <w:ins w:id="3417" w:author="PR Preview" w:date="2026-01-01T00:00:00Z">
        <w:r>
          <w:rPr>
            <w:b/>
            <w:bCs/>
          </w:rPr>
          <w:t xml:space="preserve">fold-out rule</w:t>
        </w:r>
      </w:ins>
      <w:ins w:id="3418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3419" w:author="PR Preview" w:date="2026-01-01T00:00:00Z">
        <w:r>
          <w:t xml:space="preserve"> </w:t>
        </w:r>
      </w:ins>
      <w:ins w:id="3420" w:author="PR Preview" w:date="2026-01-01T00:00:00Z">
        <w:r>
          <w:t xml:space="preserve">is the</w:t>
        </w:r>
      </w:ins>
      <w:ins w:id="3421" w:author="PR Preview" w:date="2026-01-01T00:00:00Z">
        <w:r>
          <w:t xml:space="preserve"> </w:t>
        </w:r>
      </w:ins>
      <w:hyperlink w:anchor="def-prediction-rule">
        <w:ins w:id="342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423" w:author="PR Preview" w:date="2026-01-01T00:00:00Z">
        <w:r>
          <w:t xml:space="preserve"> </w:t>
        </w:r>
      </w:ins>
      <w:ins w:id="3424" w:author="PR Preview" w:date="2026-01-01T00:00:00Z">
        <w:r>
          <w:t xml:space="preserve">that a</w:t>
        </w:r>
      </w:ins>
      <w:ins w:id="3425" w:author="PR Preview" w:date="2026-01-01T00:00:00Z">
        <w:r>
          <w:t xml:space="preserve"> </w:t>
        </w:r>
      </w:ins>
      <w:hyperlink w:anchor="def-fitting-procedure">
        <w:ins w:id="3426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427" w:author="PR Preview" w:date="2026-01-01T00:00:00Z">
        <w:r>
          <w:t xml:space="preserve"> </w:t>
        </w:r>
      </w:ins>
      <m:oMath>
        <m:r>
          <m:t>g</m:t>
        </m:r>
      </m:oMath>
      <w:ins w:id="3428" w:author="PR Preview" w:date="2026-01-01T00:00:00Z">
        <w:r>
          <w:t xml:space="preserve"> </w:t>
        </w:r>
      </w:ins>
      <w:ins w:id="3429" w:author="PR Preview" w:date="2026-01-01T00:00:00Z">
        <w:r>
          <w:t xml:space="preserve">produces</w:t>
        </w:r>
      </w:ins>
      <w:ins w:id="3430" w:author="PR Preview" w:date="2026-01-01T00:00:00Z">
        <w:r>
          <w:t xml:space="preserve"> </w:t>
        </w:r>
      </w:ins>
      <w:ins w:id="3431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21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0"/>
    </w:p>
    <w:bookmarkEnd w:id="211"/>
    <w:bookmarkStart w:id="212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12"/>
    <w:bookmarkStart w:id="213" w:name="def-kfold"/>
    <w:p>
      <w:pPr>
        <w:pStyle w:val="BodyText"/>
      </w:pPr>
      <w:del w:id="3432" w:author="PR Preview" w:date="2026-01-01T00:00:00Z">
        <w:r>
          <w:rPr>
            <w:b/>
            <w:bCs/>
          </w:rPr>
          <w:delText xml:space="preserve">Definition 42 (</w:delText>
        </w:r>
      </w:del>
      <m:oMath>
        <m:r>
          <m:t>k</m:t>
        </m:r>
      </m:oMath>
      <w:del w:id="3433" w:author="PR Preview" w:date="2026-01-01T00:00:00Z">
        <w:r>
          <w:rPr>
            <w:b/>
            <w:bCs/>
          </w:rPr>
          <w:delText xml:space="preserve">-fold cross-validation)</w:delText>
        </w:r>
      </w:del>
      <w:del w:id="3434" w:author="PR Preview" w:date="2026-01-01T00:00:00Z">
        <w:r>
          <w:delText xml:space="preserve"> </w:delText>
        </w:r>
      </w:del>
      <w:del w:id="3435" w:author="PR Preview" w:date="2026-01-01T00:00:00Z">
        <w:r>
          <w:delText xml:space="preserve">In</w:delText>
        </w:r>
      </w:del>
      <w:del w:id="3436" w:author="PR Preview" w:date="2026-01-01T00:00:00Z">
        <w:r>
          <w:delText xml:space="preserve"> </w:delText>
        </w:r>
      </w:del>
      <m:oMath>
        <m:r>
          <m:t>k</m:t>
        </m:r>
      </m:oMath>
      <w:del w:id="3437" w:author="PR Preview" w:date="2026-01-01T00:00:00Z">
        <w:r>
          <w:rPr>
            <w:b/>
            <w:bCs/>
          </w:rPr>
          <w:delText xml:space="preserve">-fold cross-validation</w:delText>
        </w:r>
      </w:del>
      <w:del w:id="3438" w:author="PR Preview" w:date="2026-01-01T00:00:00Z">
        <w:r>
          <w:delText xml:space="preserve">:</w:delText>
        </w:r>
      </w:del>
    </w:p>
    <w:p>
      <w:pPr>
        <w:pStyle w:val="BodyText"/>
      </w:pPr>
      <w:ins w:id="3439" w:author="PR Preview" w:date="2026-01-01T00:00:00Z">
        <w:r>
          <w:rPr>
            <w:b/>
            <w:bCs/>
          </w:rPr>
          <w:t xml:space="preserve">Definition 46 (</w:t>
        </w:r>
      </w:ins>
      <m:oMath>
        <m:r>
          <m:t>k</m:t>
        </m:r>
      </m:oMath>
      <w:ins w:id="3440" w:author="PR Preview" w:date="2026-01-01T00:00:00Z">
        <w:r>
          <w:rPr>
            <w:b/>
            <w:bCs/>
          </w:rPr>
          <w:t xml:space="preserve">-fold cross-validation)</w:t>
        </w:r>
      </w:ins>
      <w:ins w:id="3441" w:author="PR Preview" w:date="2026-01-01T00:00:00Z">
        <w:r>
          <w:t xml:space="preserve"> </w:t>
        </w:r>
      </w:ins>
      <w:ins w:id="3442" w:author="PR Preview" w:date="2026-01-01T00:00:00Z">
        <w:r>
          <w:t xml:space="preserve">In</w:t>
        </w:r>
      </w:ins>
      <w:ins w:id="3443" w:author="PR Preview" w:date="2026-01-01T00:00:00Z">
        <w:r>
          <w:t xml:space="preserve"> </w:t>
        </w:r>
      </w:ins>
      <m:oMath>
        <m:r>
          <m:t>k</m:t>
        </m:r>
      </m:oMath>
      <w:ins w:id="3444" w:author="PR Preview" w:date="2026-01-01T00:00:00Z">
        <w:r>
          <w:rPr>
            <w:b/>
            <w:bCs/>
          </w:rPr>
          <w:t xml:space="preserve">-fold cross-validation</w:t>
        </w:r>
      </w:ins>
      <w:ins w:id="3445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bookmarkEnd w:id="213"/>
    <w:bookmarkStart w:id="214" w:name="rem-kfold-vs-validation-set"/>
    <w:p>
      <w:pPr>
        <w:pStyle w:val="FirstParagraph"/>
      </w:pPr>
      <w:del w:id="3446" w:author="PR Preview" w:date="2026-01-01T00:00:00Z">
        <w:r>
          <w:rPr>
            <w:i/>
            <w:iCs/>
          </w:rPr>
          <w:delText xml:space="preserve">Remark 22</w:delText>
        </w:r>
      </w:del>
      <w:del w:id="3447" w:author="PR Preview" w:date="2026-01-01T00:00:00Z">
        <w:r>
          <w:delText xml:space="preserve"> (Cross-validation instead of a single validation set). </w:delText>
        </w:r>
      </w:del>
      <w:del w:id="3448" w:author="PR Preview" w:date="2026-01-01T00:00:00Z">
        <w:r>
          <w:delText xml:space="preserve">If data are limited,</w:delText>
        </w:r>
      </w:del>
      <w:del w:id="3449" w:author="PR Preview" w:date="2026-01-01T00:00:00Z">
        <w:r>
          <w:delText xml:space="preserve"> </w:delText>
        </w:r>
      </w:del>
      <m:oMath>
        <m:r>
          <m:t>k</m:t>
        </m:r>
      </m:oMath>
      <w:del w:id="3450" w:author="PR Preview" w:date="2026-01-01T00:00:00Z">
        <w:r>
          <w:delText xml:space="preserve">-fold cross-validation</w:delText>
        </w:r>
      </w:del>
      <w:del w:id="3451" w:author="PR Preview" w:date="2026-01-01T00:00:00Z">
        <w:r>
          <w:delText xml:space="preserve"> </w:delText>
        </w:r>
      </w:del>
      <w:del w:id="3452" w:author="PR Preview" w:date="2026-01-01T00:00:00Z">
        <w:r>
          <w:delText xml:space="preserve">can replace the single validation set of</w:delText>
        </w:r>
      </w:del>
      <w:del w:id="3453" w:author="PR Preview" w:date="2026-01-01T00:00:00Z">
        <w:r>
          <w:delText xml:space="preserve"> </w:delText>
        </w:r>
      </w:del>
      <w:hyperlink w:anchor="def-data-splits">
        <w:del w:id="3454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3455" w:author="PR Preview" w:date="2026-01-01T00:00:00Z">
        <w:r>
          <w:delText xml:space="preserve"> </w:delText>
        </w:r>
      </w:del>
      <w:del w:id="3456" w:author="PR Preview" w:date="2026-01-01T00:00:00Z">
        <w:r>
          <w:delText xml:space="preserve">for more stable tuning.</w:delText>
        </w:r>
      </w:del>
      <w:del w:id="3457" w:author="PR Preview" w:date="2026-01-01T00:00:00Z">
        <w:r>
          <w:delText xml:space="preserve"> </w:delText>
        </w:r>
      </w:del>
      <w:del w:id="3458" w:author="PR Preview" w:date="2026-01-01T00:00:00Z">
        <w:r>
          <w:delText xml:space="preserve">In</w:delText>
        </w:r>
      </w:del>
      <w:del w:id="3459" w:author="PR Preview" w:date="2026-01-01T00:00:00Z">
        <w:r>
          <w:delText xml:space="preserve"> </w:delText>
        </w:r>
      </w:del>
      <w:hyperlink w:anchor="exr-kfold">
        <w:del w:id="3460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3461" w:author="PR Preview" w:date="2026-01-01T00:00:00Z">
        <w:r>
          <w:delText xml:space="preserve">,</w:delText>
        </w:r>
      </w:del>
      <w:del w:id="346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3463" w:author="PR Preview" w:date="2026-01-01T00:00:00Z">
        <w:r>
          <w:delText xml:space="preserve"> </w:delText>
        </w:r>
      </w:del>
      <w:del w:id="3464" w:author="PR Preview" w:date="2026-01-01T00:00:00Z">
        <w:r>
          <w:delText xml:space="preserve">folds of 8 cars each</w:delText>
        </w:r>
      </w:del>
      <w:del w:id="3465" w:author="PR Preview" w:date="2026-01-01T00:00:00Z">
        <w:r>
          <w:delText xml:space="preserve"> </w:delText>
        </w:r>
      </w:del>
      <w:del w:id="3466" w:author="PR Preview" w:date="2026-01-01T00:00:00Z">
        <w:r>
          <w:delText xml:space="preserve">give 4 fits on 24 cars each.</w:delText>
        </w:r>
      </w:del>
    </w:p>
    <w:p>
      <w:pPr>
        <w:pStyle w:val="BodyText"/>
      </w:pPr>
      <w:del w:id="3467" w:author="PR Preview" w:date="2026-01-01T00:00:00Z">
        <w:r>
          <w:rPr>
            <w:b/>
            <w:bCs/>
          </w:rPr>
          <w:delText xml:space="preserve">Definition 43 (Cross-validation estimate)</w:delText>
        </w:r>
      </w:del>
      <w:del w:id="3468" w:author="PR Preview" w:date="2026-01-01T00:00:00Z">
        <w:r>
          <w:delText xml:space="preserve"> </w:delText>
        </w:r>
      </w:del>
      <w:del w:id="3469" w:author="PR Preview" w:date="2026-01-01T00:00:00Z">
        <w:r>
          <w:delText xml:space="preserve">The</w:delText>
        </w:r>
      </w:del>
      <w:del w:id="3470" w:author="PR Preview" w:date="2026-01-01T00:00:00Z">
        <w:r>
          <w:delText xml:space="preserve"> </w:delText>
        </w:r>
      </w:del>
      <m:oMath>
        <m:r>
          <m:t>k</m:t>
        </m:r>
      </m:oMath>
      <w:del w:id="3471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347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473" w:author="PR Preview" w:date="2026-01-01T00:00:00Z">
        <w:r>
          <w:delText xml:space="preserve"> </w:delText>
        </w:r>
      </w:del>
      <w:del w:id="3474" w:author="PR Preview" w:date="2026-01-01T00:00:00Z">
        <w:r>
          <w:delText xml:space="preserve">is the</w:delText>
        </w:r>
      </w:del>
      <w:del w:id="3475" w:author="PR Preview" w:date="2026-01-01T00:00:00Z">
        <w:r>
          <w:delText xml:space="preserve"> </w:delText>
        </w:r>
      </w:del>
      <w:hyperlink r:id="rId67">
        <w:del w:id="3476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3477" w:author="PR Preview" w:date="2026-01-01T00:00:00Z">
        <w:r>
          <w:delText xml:space="preserve"> </w:delText>
        </w:r>
      </w:del>
      <w:del w:id="3478" w:author="PR Preview" w:date="2026-01-01T00:00:00Z">
        <w:r>
          <w:delText xml:space="preserve">of the predictions that each observation</w:delText>
        </w:r>
      </w:del>
      <w:del w:id="347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3480" w:author="PR Preview" w:date="2026-01-01T00:00:00Z">
        <w:r>
          <w:delText xml:space="preserve"> </w:delText>
        </w:r>
      </w:del>
      <w:del w:id="3481" w:author="PR Preview" w:date="2026-01-01T00:00:00Z">
        <w:r>
          <w:delText xml:space="preserve">of the training set receives</w:delText>
        </w:r>
      </w:del>
      <w:del w:id="3482" w:author="PR Preview" w:date="2026-01-01T00:00:00Z">
        <w:r>
          <w:delText xml:space="preserve"> </w:delText>
        </w:r>
      </w:del>
      <w:del w:id="3483" w:author="PR Preview" w:date="2026-01-01T00:00:00Z">
        <w:r>
          <w:delText xml:space="preserve">from the</w:delText>
        </w:r>
      </w:del>
      <w:del w:id="3484" w:author="PR Preview" w:date="2026-01-01T00:00:00Z">
        <w:r>
          <w:delText xml:space="preserve"> </w:delText>
        </w:r>
      </w:del>
      <w:hyperlink w:anchor="def-fold-out-rule">
        <w:del w:id="3485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486" w:author="PR Preview" w:date="2026-01-01T00:00:00Z">
        <w:r>
          <w:delText xml:space="preserve"> </w:delText>
        </w:r>
      </w:del>
      <w:del w:id="3487" w:author="PR Preview" w:date="2026-01-01T00:00:00Z">
        <w:r>
          <w:delText xml:space="preserve">of its</w:delText>
        </w:r>
      </w:del>
      <w:del w:id="3488" w:author="PR Preview" w:date="2026-01-01T00:00:00Z">
        <w:r>
          <w:delText xml:space="preserve"> </w:delText>
        </w:r>
      </w:del>
      <w:hyperlink w:anchor="def-fold-assignment">
        <w:del w:id="3489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3490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491" w:author="PR Preview" w:date="2026-01-01T00:00:00Z">
        <w:r>
          <w:delText xml:space="preserve"> </w:delText>
        </w:r>
      </w:del>
      <w:del w:id="3492" w:author="PR Preview" w:date="2026-01-01T00:00:00Z">
        <w:r>
          <w:delText xml:space="preserve">in</w:delText>
        </w:r>
      </w:del>
      <w:del w:id="3493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494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495" w:author="PR Preview" w:date="2026-01-01T00:00:00Z">
        <w:r>
          <w:delText xml:space="preserve">:</w:delText>
        </w:r>
      </w:del>
    </w:p>
    <w:p>
      <w:pPr>
        <w:pStyle w:val="FirstParagraph"/>
      </w:pPr>
      <w:ins w:id="3496" w:author="PR Preview" w:date="2026-01-01T00:00:00Z">
        <w:r>
          <w:rPr>
            <w:i/>
            <w:iCs/>
          </w:rPr>
          <w:t xml:space="preserve">Remark 22</w:t>
        </w:r>
      </w:ins>
      <w:ins w:id="3497" w:author="PR Preview" w:date="2026-01-01T00:00:00Z">
        <w:r>
          <w:t xml:space="preserve"> (Cross-validation instead of a single validation set). </w:t>
        </w:r>
      </w:ins>
      <w:ins w:id="3498" w:author="PR Preview" w:date="2026-01-01T00:00:00Z">
        <w:r>
          <w:t xml:space="preserve">If data are limited,</w:t>
        </w:r>
      </w:ins>
      <w:ins w:id="3499" w:author="PR Preview" w:date="2026-01-01T00:00:00Z">
        <w:r>
          <w:t xml:space="preserve"> </w:t>
        </w:r>
      </w:ins>
      <m:oMath>
        <m:r>
          <m:t>k</m:t>
        </m:r>
      </m:oMath>
      <w:ins w:id="3500" w:author="PR Preview" w:date="2026-01-01T00:00:00Z">
        <w:r>
          <w:t xml:space="preserve">-fold cross-validation</w:t>
        </w:r>
      </w:ins>
      <w:ins w:id="3501" w:author="PR Preview" w:date="2026-01-01T00:00:00Z">
        <w:r>
          <w:t xml:space="preserve"> </w:t>
        </w:r>
      </w:ins>
      <w:ins w:id="3502" w:author="PR Preview" w:date="2026-01-01T00:00:00Z">
        <w:r>
          <w:t xml:space="preserve">can replace the single validation set of</w:t>
        </w:r>
      </w:ins>
      <w:ins w:id="3503" w:author="PR Preview" w:date="2026-01-01T00:00:00Z">
        <w:r>
          <w:t xml:space="preserve"> </w:t>
        </w:r>
      </w:ins>
      <w:hyperlink w:anchor="def-data-splits">
        <w:ins w:id="3504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3505" w:author="PR Preview" w:date="2026-01-01T00:00:00Z">
        <w:r>
          <w:t xml:space="preserve"> </w:t>
        </w:r>
      </w:ins>
      <w:ins w:id="3506" w:author="PR Preview" w:date="2026-01-01T00:00:00Z">
        <w:r>
          <w:t xml:space="preserve">for more stable tuning.</w:t>
        </w:r>
      </w:ins>
      <w:ins w:id="3507" w:author="PR Preview" w:date="2026-01-01T00:00:00Z">
        <w:r>
          <w:t xml:space="preserve"> </w:t>
        </w:r>
      </w:ins>
      <w:ins w:id="3508" w:author="PR Preview" w:date="2026-01-01T00:00:00Z">
        <w:r>
          <w:t xml:space="preserve">In</w:t>
        </w:r>
      </w:ins>
      <w:ins w:id="3509" w:author="PR Preview" w:date="2026-01-01T00:00:00Z">
        <w:r>
          <w:t xml:space="preserve"> </w:t>
        </w:r>
      </w:ins>
      <w:hyperlink w:anchor="exr-kfold">
        <w:ins w:id="3510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3511" w:author="PR Preview" w:date="2026-01-01T00:00:00Z">
        <w:r>
          <w:t xml:space="preserve">,</w:t>
        </w:r>
      </w:ins>
      <w:ins w:id="351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3513" w:author="PR Preview" w:date="2026-01-01T00:00:00Z">
        <w:r>
          <w:t xml:space="preserve"> </w:t>
        </w:r>
      </w:ins>
      <w:ins w:id="3514" w:author="PR Preview" w:date="2026-01-01T00:00:00Z">
        <w:r>
          <w:t xml:space="preserve">folds of 8 cars each</w:t>
        </w:r>
      </w:ins>
      <w:ins w:id="3515" w:author="PR Preview" w:date="2026-01-01T00:00:00Z">
        <w:r>
          <w:t xml:space="preserve"> </w:t>
        </w:r>
      </w:ins>
      <w:ins w:id="3516" w:author="PR Preview" w:date="2026-01-01T00:00:00Z">
        <w:r>
          <w:t xml:space="preserve">give 4 fits on 24 cars each.</w:t>
        </w:r>
      </w:ins>
    </w:p>
    <w:bookmarkEnd w:id="214"/>
    <w:bookmarkStart w:id="216" w:name="def-cv-estimate"/>
    <w:p>
      <w:pPr>
        <w:pStyle w:val="BodyText"/>
      </w:pPr>
      <w:ins w:id="3517" w:author="PR Preview" w:date="2026-01-01T00:00:00Z">
        <w:r>
          <w:rPr>
            <w:b/>
            <w:bCs/>
          </w:rPr>
          <w:t xml:space="preserve">Definition 47 (Cross-validation estimate)</w:t>
        </w:r>
      </w:ins>
      <w:ins w:id="3518" w:author="PR Preview" w:date="2026-01-01T00:00:00Z">
        <w:r>
          <w:t xml:space="preserve"> </w:t>
        </w:r>
      </w:ins>
      <w:ins w:id="3519" w:author="PR Preview" w:date="2026-01-01T00:00:00Z">
        <w:r>
          <w:t xml:space="preserve">The</w:t>
        </w:r>
      </w:ins>
      <w:ins w:id="3520" w:author="PR Preview" w:date="2026-01-01T00:00:00Z">
        <w:r>
          <w:t xml:space="preserve"> </w:t>
        </w:r>
      </w:ins>
      <m:oMath>
        <m:r>
          <m:t>k</m:t>
        </m:r>
      </m:oMath>
      <w:ins w:id="3521" w:author="PR Preview" w:date="2026-01-01T00:00:00Z">
        <w:r>
          <w:rPr>
            <w:b/>
            <w:bCs/>
          </w:rPr>
          <w:t xml:space="preserve">-fold cross-validation estimate</w:t>
        </w:r>
      </w:ins>
      <w:ins w:id="352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523" w:author="PR Preview" w:date="2026-01-01T00:00:00Z">
        <w:r>
          <w:t xml:space="preserve"> </w:t>
        </w:r>
      </w:ins>
      <w:ins w:id="3524" w:author="PR Preview" w:date="2026-01-01T00:00:00Z">
        <w:r>
          <w:t xml:space="preserve">is the</w:t>
        </w:r>
      </w:ins>
      <w:ins w:id="3525" w:author="PR Preview" w:date="2026-01-01T00:00:00Z">
        <w:r>
          <w:t xml:space="preserve"> </w:t>
        </w:r>
      </w:ins>
      <w:hyperlink r:id="rId67">
        <w:ins w:id="3526" w:author="PR Preview" w:date="2026-01-01T00:00:00Z">
          <w:r>
            <w:rPr>
              <w:rStyle w:val="Hyperlink"/>
            </w:rPr>
            <w:t xml:space="preserve">sMSE</w:t>
          </w:r>
        </w:ins>
      </w:hyperlink>
      <w:ins w:id="3527" w:author="PR Preview" w:date="2026-01-01T00:00:00Z">
        <w:r>
          <w:t xml:space="preserve"> </w:t>
        </w:r>
      </w:ins>
      <w:ins w:id="3528" w:author="PR Preview" w:date="2026-01-01T00:00:00Z">
        <w:r>
          <w:t xml:space="preserve">of the predictions that each observation</w:t>
        </w:r>
      </w:ins>
      <w:ins w:id="352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3530" w:author="PR Preview" w:date="2026-01-01T00:00:00Z">
        <w:r>
          <w:t xml:space="preserve"> </w:t>
        </w:r>
      </w:ins>
      <w:ins w:id="3531" w:author="PR Preview" w:date="2026-01-01T00:00:00Z">
        <w:r>
          <w:t xml:space="preserve">of the training set receives</w:t>
        </w:r>
      </w:ins>
      <w:ins w:id="3532" w:author="PR Preview" w:date="2026-01-01T00:00:00Z">
        <w:r>
          <w:t xml:space="preserve"> </w:t>
        </w:r>
      </w:ins>
      <w:ins w:id="3533" w:author="PR Preview" w:date="2026-01-01T00:00:00Z">
        <w:r>
          <w:t xml:space="preserve">from the</w:t>
        </w:r>
      </w:ins>
      <w:ins w:id="3534" w:author="PR Preview" w:date="2026-01-01T00:00:00Z">
        <w:r>
          <w:t xml:space="preserve"> </w:t>
        </w:r>
      </w:ins>
      <w:hyperlink w:anchor="def-fold-out-rule">
        <w:ins w:id="3535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536" w:author="PR Preview" w:date="2026-01-01T00:00:00Z">
        <w:r>
          <w:t xml:space="preserve"> </w:t>
        </w:r>
      </w:ins>
      <w:ins w:id="3537" w:author="PR Preview" w:date="2026-01-01T00:00:00Z">
        <w:r>
          <w:t xml:space="preserve">of its</w:t>
        </w:r>
      </w:ins>
      <w:ins w:id="3538" w:author="PR Preview" w:date="2026-01-01T00:00:00Z">
        <w:r>
          <w:t xml:space="preserve"> </w:t>
        </w:r>
      </w:ins>
      <w:hyperlink w:anchor="def-fold-assignment">
        <w:ins w:id="3539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3540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541" w:author="PR Preview" w:date="2026-01-01T00:00:00Z">
        <w:r>
          <w:t xml:space="preserve"> </w:t>
        </w:r>
      </w:ins>
      <w:ins w:id="3542" w:author="PR Preview" w:date="2026-01-01T00:00:00Z">
        <w:r>
          <w:t xml:space="preserve">in</w:t>
        </w:r>
      </w:ins>
      <w:ins w:id="3543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3544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3545" w:author="PR Preview" w:date="2026-01-01T00:00:00Z">
        <w:r>
          <w:t xml:space="preserve">:</w:t>
        </w:r>
      </w:ins>
    </w:p>
    <w:p>
      <w:pPr>
        <w:pStyle w:val="BodyText"/>
      </w:pPr>
      <w:bookmarkStart w:id="21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5"/>
    </w:p>
    <w:bookmarkEnd w:id="216"/>
    <w:bookmarkStart w:id="217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17"/>
    <w:bookmarkStart w:id="218" w:name="exr-cv-estimate-by-fold"/>
    <w:p>
      <w:pPr>
        <w:pStyle w:val="BodyText"/>
      </w:pPr>
      <w:del w:id="3546" w:author="PR Preview" w:date="2026-01-01T00:00:00Z">
        <w:r>
          <w:rPr>
            <w:b/>
            <w:bCs/>
          </w:rPr>
          <w:delText xml:space="preserve">Exercise 10 (The cross-validation estimate, fold by fold)</w:delText>
        </w:r>
      </w:del>
      <w:del w:id="3547" w:author="PR Preview" w:date="2026-01-01T00:00:00Z">
        <w:r>
          <w:delText xml:space="preserve"> </w:delText>
        </w:r>
      </w:del>
      <w:del w:id="3548" w:author="PR Preview" w:date="2026-01-01T00:00:00Z">
        <w:r>
          <w:delText xml:space="preserve">Rewrite the</w:delText>
        </w:r>
      </w:del>
      <w:del w:id="3549" w:author="PR Preview" w:date="2026-01-01T00:00:00Z">
        <w:r>
          <w:delText xml:space="preserve"> </w:delText>
        </w:r>
      </w:del>
      <w:hyperlink w:anchor="def-cv-estimate">
        <w:del w:id="3550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551" w:author="PR Preview" w:date="2026-01-01T00:00:00Z">
        <w:r>
          <w:delText xml:space="preserve"> </w:delText>
        </w:r>
      </w:del>
      <w:hyperlink w:anchor="eq-cv-estimate">
        <w:del w:id="3552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3553" w:author="PR Preview" w:date="2026-01-01T00:00:00Z">
        <w:r>
          <w:delText xml:space="preserve"> </w:delText>
        </w:r>
      </w:del>
      <w:del w:id="3554" w:author="PR Preview" w:date="2026-01-01T00:00:00Z">
        <w:r>
          <w:delText xml:space="preserve">as</w:delText>
        </w:r>
      </w:del>
      <w:del w:id="355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3556" w:author="PR Preview" w:date="2026-01-01T00:00:00Z">
        <w:r>
          <w:delText xml:space="preserve"> </w:delText>
        </w:r>
      </w:del>
      <w:del w:id="3557" w:author="PR Preview" w:date="2026-01-01T00:00:00Z">
        <w:r>
          <w:delText xml:space="preserve">times a double sum:</w:delText>
        </w:r>
      </w:del>
      <w:del w:id="3558" w:author="PR Preview" w:date="2026-01-01T00:00:00Z">
        <w:r>
          <w:delText xml:space="preserve"> </w:delText>
        </w:r>
      </w:del>
      <w:del w:id="3559" w:author="PR Preview" w:date="2026-01-01T00:00:00Z">
        <w:r>
          <w:delText xml:space="preserve">an outer sum over the fold numbers</w:delText>
        </w:r>
      </w:del>
      <w:del w:id="3560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3561" w:author="PR Preview" w:date="2026-01-01T00:00:00Z">
        <w:r>
          <w:delText xml:space="preserve"> </w:delText>
        </w:r>
      </w:del>
      <w:del w:id="3562" w:author="PR Preview" w:date="2026-01-01T00:00:00Z">
        <w:r>
          <w:delText xml:space="preserve">and an inner sum over the observations</w:delText>
        </w:r>
      </w:del>
      <w:del w:id="3563" w:author="PR Preview" w:date="2026-01-01T00:00:00Z">
        <w:r>
          <w:delText xml:space="preserve"> </w:delText>
        </w:r>
      </w:del>
      <m:oMath>
        <m:r>
          <m:t>i</m:t>
        </m:r>
      </m:oMath>
      <w:del w:id="3564" w:author="PR Preview" w:date="2026-01-01T00:00:00Z">
        <w:r>
          <w:delText xml:space="preserve"> </w:delText>
        </w:r>
      </w:del>
      <w:del w:id="3565" w:author="PR Preview" w:date="2026-01-01T00:00:00Z">
        <w:r>
          <w:delText xml:space="preserve">in</w:delText>
        </w:r>
      </w:del>
      <w:del w:id="3566" w:author="PR Preview" w:date="2026-01-01T00:00:00Z">
        <w:r>
          <w:delText xml:space="preserve"> </w:delText>
        </w:r>
      </w:del>
      <w:hyperlink w:anchor="def-folds">
        <w:del w:id="3567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56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569" w:author="PR Preview" w:date="2026-01-01T00:00:00Z">
        <w:r>
          <w:delText xml:space="preserve">.</w:delText>
        </w:r>
      </w:del>
      <w:del w:id="3570" w:author="PR Preview" w:date="2026-01-01T00:00:00Z">
        <w:r>
          <w:delText xml:space="preserve"> </w:delText>
        </w:r>
      </w:del>
      <w:del w:id="3571" w:author="PR Preview" w:date="2026-01-01T00:00:00Z">
        <w:r>
          <w:delText xml:space="preserve">Then simplify the summand, so that it no longer uses the fold assignment</w:delText>
        </w:r>
      </w:del>
      <w:del w:id="3572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573" w:author="PR Preview" w:date="2026-01-01T00:00:00Z">
        <w:r>
          <w:delText xml:space="preserve">.</w:delText>
        </w:r>
      </w:del>
    </w:p>
    <w:p>
      <w:pPr>
        <w:pStyle w:val="BodyText"/>
      </w:pPr>
      <w:del w:id="3574" w:author="PR Preview" w:date="2026-01-01T00:00:00Z">
        <w:r>
          <w:rPr>
            <w:i/>
            <w:iCs/>
          </w:rPr>
          <w:delText xml:space="preserve">Solution 10</w:delText>
        </w:r>
      </w:del>
      <w:del w:id="3575" w:author="PR Preview" w:date="2026-01-01T00:00:00Z">
        <w:r>
          <w:delText xml:space="preserve">. </w:delText>
        </w:r>
      </w:del>
      <w:del w:id="3576" w:author="PR Preview" w:date="2026-01-01T00:00:00Z">
        <w:r>
          <w:delText xml:space="preserve">The folds</w:delText>
        </w:r>
      </w:del>
      <w:del w:id="357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578" w:author="PR Preview" w:date="2026-01-01T00:00:00Z">
        <w:r>
          <w:delText xml:space="preserve"> </w:delText>
        </w:r>
      </w:del>
      <w:del w:id="3579" w:author="PR Preview" w:date="2026-01-01T00:00:00Z">
        <w:r>
          <w:delText xml:space="preserve">partition</w:delText>
        </w:r>
      </w:del>
      <w:del w:id="3580" w:author="PR Preview" w:date="2026-01-01T00:00:00Z">
        <w:r>
          <w:delText xml:space="preserve"> </w:delText>
        </w:r>
      </w:del>
      <m:oMath>
        <m:r>
          <m:t>I</m:t>
        </m:r>
      </m:oMath>
      <w:del w:id="3581" w:author="PR Preview" w:date="2026-01-01T00:00:00Z">
        <w:r>
          <w:delText xml:space="preserve"> </w:delText>
        </w:r>
      </w:del>
      <w:del w:id="3582" w:author="PR Preview" w:date="2026-01-01T00:00:00Z">
        <w:r>
          <w:delText xml:space="preserve">(</w:delText>
        </w:r>
      </w:del>
      <w:hyperlink w:anchor="def-folds">
        <w:del w:id="3583" w:author="PR Preview" w:date="2026-01-01T00:00:00Z">
          <w:r>
            <w:rPr>
              <w:rStyle w:val="Hyperlink"/>
            </w:rPr>
            <w:delText xml:space="preserve">Definition 38</w:delText>
          </w:r>
        </w:del>
      </w:hyperlink>
      <w:del w:id="3584" w:author="PR Preview" w:date="2026-01-01T00:00:00Z">
        <w:r>
          <w:delText xml:space="preserve">),</w:delText>
        </w:r>
      </w:del>
      <w:del w:id="3585" w:author="PR Preview" w:date="2026-01-01T00:00:00Z">
        <w:r>
          <w:delText xml:space="preserve"> </w:delText>
        </w:r>
      </w:del>
      <w:del w:id="3586" w:author="PR Preview" w:date="2026-01-01T00:00:00Z">
        <w:r>
          <w:delText xml:space="preserve">so summing over the observations of each fold and then over the folds</w:delText>
        </w:r>
      </w:del>
      <w:del w:id="3587" w:author="PR Preview" w:date="2026-01-01T00:00:00Z">
        <w:r>
          <w:delText xml:space="preserve"> </w:delText>
        </w:r>
      </w:del>
      <w:del w:id="3588" w:author="PR Preview" w:date="2026-01-01T00:00:00Z">
        <w:r>
          <w:delText xml:space="preserve">adds each term of</w:delText>
        </w:r>
      </w:del>
      <w:del w:id="3589" w:author="PR Preview" w:date="2026-01-01T00:00:00Z">
        <w:r>
          <w:delText xml:space="preserve"> </w:delText>
        </w:r>
      </w:del>
      <w:hyperlink w:anchor="eq-cv-estimate">
        <w:del w:id="3590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3591" w:author="PR Preview" w:date="2026-01-01T00:00:00Z">
        <w:r>
          <w:delText xml:space="preserve"> </w:delText>
        </w:r>
      </w:del>
      <w:del w:id="3592" w:author="PR Preview" w:date="2026-01-01T00:00:00Z">
        <w:r>
          <w:delText xml:space="preserve">exactly once.</w:delText>
        </w:r>
      </w:del>
      <w:del w:id="3593" w:author="PR Preview" w:date="2026-01-01T00:00:00Z">
        <w:r>
          <w:delText xml:space="preserve"> </w:delText>
        </w:r>
      </w:del>
      <w:del w:id="3594" w:author="PR Preview" w:date="2026-01-01T00:00:00Z">
        <w:r>
          <w:delText xml:space="preserve">For</w:delText>
        </w:r>
      </w:del>
      <w:del w:id="359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596" w:author="PR Preview" w:date="2026-01-01T00:00:00Z">
        <w:r>
          <w:delText xml:space="preserve">,</w:delText>
        </w:r>
      </w:del>
      <w:del w:id="3597" w:author="PR Preview" w:date="2026-01-01T00:00:00Z">
        <w:r>
          <w:delText xml:space="preserve"> </w:delText>
        </w:r>
      </w:del>
      <w:hyperlink w:anchor="eq-fold-assignment">
        <w:del w:id="3598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3599" w:author="PR Preview" w:date="2026-01-01T00:00:00Z">
        <w:r>
          <w:delText xml:space="preserve"> </w:delText>
        </w:r>
      </w:del>
      <w:del w:id="3600" w:author="PR Preview" w:date="2026-01-01T00:00:00Z">
        <w:r>
          <w:delText xml:space="preserve">also puts</w:delText>
        </w:r>
      </w:del>
      <w:del w:id="3601" w:author="PR Preview" w:date="2026-01-01T00:00:00Z">
        <w:r>
          <w:delText xml:space="preserve"> </w:delText>
        </w:r>
      </w:del>
      <m:oMath>
        <m:r>
          <m:t>i</m:t>
        </m:r>
      </m:oMath>
      <w:del w:id="3602" w:author="PR Preview" w:date="2026-01-01T00:00:00Z">
        <w:r>
          <w:delText xml:space="preserve"> </w:delText>
        </w:r>
      </w:del>
      <w:del w:id="3603" w:author="PR Preview" w:date="2026-01-01T00:00:00Z">
        <w:r>
          <w:delText xml:space="preserve">in</w:delText>
        </w:r>
      </w:del>
      <w:del w:id="360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3605" w:author="PR Preview" w:date="2026-01-01T00:00:00Z">
        <w:r>
          <w:delText xml:space="preserve">,</w:delText>
        </w:r>
      </w:del>
      <w:del w:id="3606" w:author="PR Preview" w:date="2026-01-01T00:00:00Z">
        <w:r>
          <w:delText xml:space="preserve"> </w:delText>
        </w:r>
      </w:del>
      <w:del w:id="3607" w:author="PR Preview" w:date="2026-01-01T00:00:00Z">
        <w:r>
          <w:delText xml:space="preserve">and the folds are disjoint,</w:delText>
        </w:r>
      </w:del>
      <w:del w:id="3608" w:author="PR Preview" w:date="2026-01-01T00:00:00Z">
        <w:r>
          <w:delText xml:space="preserve"> </w:delText>
        </w:r>
      </w:del>
      <w:del w:id="3609" w:author="PR Preview" w:date="2026-01-01T00:00:00Z">
        <w:r>
          <w:delText xml:space="preserve">so</w:delText>
        </w:r>
      </w:del>
      <w:del w:id="3610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3611" w:author="PR Preview" w:date="2026-01-01T00:00:00Z">
        <w:r>
          <w:delText xml:space="preserve">.</w:delText>
        </w:r>
      </w:del>
      <w:del w:id="3612" w:author="PR Preview" w:date="2026-01-01T00:00:00Z">
        <w:r>
          <w:delText xml:space="preserve"> </w:delText>
        </w:r>
      </w:del>
      <w:del w:id="3613" w:author="PR Preview" w:date="2026-01-01T00:00:00Z">
        <w:r>
          <w:delText xml:space="preserve">Then</w:delText>
        </w:r>
      </w:del>
    </w:p>
    <w:p>
      <w:pPr>
        <w:pStyle w:val="BodyText"/>
      </w:pPr>
      <w:ins w:id="3614" w:author="PR Preview" w:date="2026-01-01T00:00:00Z">
        <w:r>
          <w:rPr>
            <w:b/>
            <w:bCs/>
          </w:rPr>
          <w:t xml:space="preserve">Exercise 10 (The cross-validation estimate, fold by fold)</w:t>
        </w:r>
      </w:ins>
      <w:ins w:id="3615" w:author="PR Preview" w:date="2026-01-01T00:00:00Z">
        <w:r>
          <w:t xml:space="preserve"> </w:t>
        </w:r>
      </w:ins>
      <w:ins w:id="3616" w:author="PR Preview" w:date="2026-01-01T00:00:00Z">
        <w:r>
          <w:t xml:space="preserve">Rewrite the</w:t>
        </w:r>
      </w:ins>
      <w:ins w:id="3617" w:author="PR Preview" w:date="2026-01-01T00:00:00Z">
        <w:r>
          <w:t xml:space="preserve"> </w:t>
        </w:r>
      </w:ins>
      <w:hyperlink w:anchor="def-cv-estimate">
        <w:ins w:id="3618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619" w:author="PR Preview" w:date="2026-01-01T00:00:00Z">
        <w:r>
          <w:t xml:space="preserve"> </w:t>
        </w:r>
      </w:ins>
      <w:hyperlink w:anchor="eq-cv-estimate">
        <w:ins w:id="3620" w:author="PR Preview" w:date="2026-01-01T00:00:00Z">
          <w:r>
            <w:rPr>
              <w:rStyle w:val="Hyperlink"/>
            </w:rPr>
            <w:t xml:space="preserve">Equation 41</w:t>
          </w:r>
        </w:ins>
      </w:hyperlink>
      <w:ins w:id="3621" w:author="PR Preview" w:date="2026-01-01T00:00:00Z">
        <w:r>
          <w:t xml:space="preserve"> </w:t>
        </w:r>
      </w:ins>
      <w:ins w:id="3622" w:author="PR Preview" w:date="2026-01-01T00:00:00Z">
        <w:r>
          <w:t xml:space="preserve">as</w:t>
        </w:r>
      </w:ins>
      <w:ins w:id="362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3624" w:author="PR Preview" w:date="2026-01-01T00:00:00Z">
        <w:r>
          <w:t xml:space="preserve"> </w:t>
        </w:r>
      </w:ins>
      <w:ins w:id="3625" w:author="PR Preview" w:date="2026-01-01T00:00:00Z">
        <w:r>
          <w:t xml:space="preserve">times a double sum:</w:t>
        </w:r>
      </w:ins>
      <w:ins w:id="3626" w:author="PR Preview" w:date="2026-01-01T00:00:00Z">
        <w:r>
          <w:t xml:space="preserve"> </w:t>
        </w:r>
      </w:ins>
      <w:ins w:id="3627" w:author="PR Preview" w:date="2026-01-01T00:00:00Z">
        <w:r>
          <w:t xml:space="preserve">an outer sum over the fold numbers</w:t>
        </w:r>
      </w:ins>
      <w:ins w:id="3628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3629" w:author="PR Preview" w:date="2026-01-01T00:00:00Z">
        <w:r>
          <w:t xml:space="preserve"> </w:t>
        </w:r>
      </w:ins>
      <w:ins w:id="3630" w:author="PR Preview" w:date="2026-01-01T00:00:00Z">
        <w:r>
          <w:t xml:space="preserve">and an inner sum over the observations</w:t>
        </w:r>
      </w:ins>
      <w:ins w:id="3631" w:author="PR Preview" w:date="2026-01-01T00:00:00Z">
        <w:r>
          <w:t xml:space="preserve"> </w:t>
        </w:r>
      </w:ins>
      <m:oMath>
        <m:r>
          <m:t>i</m:t>
        </m:r>
      </m:oMath>
      <w:ins w:id="3632" w:author="PR Preview" w:date="2026-01-01T00:00:00Z">
        <w:r>
          <w:t xml:space="preserve"> </w:t>
        </w:r>
      </w:ins>
      <w:ins w:id="3633" w:author="PR Preview" w:date="2026-01-01T00:00:00Z">
        <w:r>
          <w:t xml:space="preserve">in</w:t>
        </w:r>
      </w:ins>
      <w:ins w:id="3634" w:author="PR Preview" w:date="2026-01-01T00:00:00Z">
        <w:r>
          <w:t xml:space="preserve"> </w:t>
        </w:r>
      </w:ins>
      <w:hyperlink w:anchor="def-folds">
        <w:ins w:id="3635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63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637" w:author="PR Preview" w:date="2026-01-01T00:00:00Z">
        <w:r>
          <w:t xml:space="preserve">.</w:t>
        </w:r>
      </w:ins>
      <w:ins w:id="3638" w:author="PR Preview" w:date="2026-01-01T00:00:00Z">
        <w:r>
          <w:t xml:space="preserve"> </w:t>
        </w:r>
      </w:ins>
      <w:ins w:id="3639" w:author="PR Preview" w:date="2026-01-01T00:00:00Z">
        <w:r>
          <w:t xml:space="preserve">Then simplify the summand, so that it no longer uses the fold assignment</w:t>
        </w:r>
      </w:ins>
      <w:ins w:id="3640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641" w:author="PR Preview" w:date="2026-01-01T00:00:00Z">
        <w:r>
          <w:t xml:space="preserve">.</w:t>
        </w:r>
      </w:ins>
    </w:p>
    <w:bookmarkEnd w:id="218"/>
    <w:bookmarkStart w:id="219" w:name="sol-cv-estimate-by-fold"/>
    <w:p>
      <w:pPr>
        <w:pStyle w:val="BodyText"/>
      </w:pPr>
      <w:ins w:id="3642" w:author="PR Preview" w:date="2026-01-01T00:00:00Z">
        <w:r>
          <w:rPr>
            <w:i/>
            <w:iCs/>
          </w:rPr>
          <w:t xml:space="preserve">Solution 10</w:t>
        </w:r>
      </w:ins>
      <w:ins w:id="3643" w:author="PR Preview" w:date="2026-01-01T00:00:00Z">
        <w:r>
          <w:t xml:space="preserve">. </w:t>
        </w:r>
      </w:ins>
      <w:ins w:id="3644" w:author="PR Preview" w:date="2026-01-01T00:00:00Z">
        <w:r>
          <w:t xml:space="preserve">The folds</w:t>
        </w:r>
      </w:ins>
      <w:ins w:id="364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646" w:author="PR Preview" w:date="2026-01-01T00:00:00Z">
        <w:r>
          <w:t xml:space="preserve"> </w:t>
        </w:r>
      </w:ins>
      <w:ins w:id="3647" w:author="PR Preview" w:date="2026-01-01T00:00:00Z">
        <w:r>
          <w:t xml:space="preserve">partition</w:t>
        </w:r>
      </w:ins>
      <w:ins w:id="3648" w:author="PR Preview" w:date="2026-01-01T00:00:00Z">
        <w:r>
          <w:t xml:space="preserve"> </w:t>
        </w:r>
      </w:ins>
      <m:oMath>
        <m:r>
          <m:t>I</m:t>
        </m:r>
      </m:oMath>
      <w:ins w:id="3649" w:author="PR Preview" w:date="2026-01-01T00:00:00Z">
        <w:r>
          <w:t xml:space="preserve"> </w:t>
        </w:r>
      </w:ins>
      <w:ins w:id="3650" w:author="PR Preview" w:date="2026-01-01T00:00:00Z">
        <w:r>
          <w:t xml:space="preserve">(</w:t>
        </w:r>
      </w:ins>
      <w:hyperlink w:anchor="def-folds">
        <w:ins w:id="3651" w:author="PR Preview" w:date="2026-01-01T00:00:00Z">
          <w:r>
            <w:rPr>
              <w:rStyle w:val="Hyperlink"/>
            </w:rPr>
            <w:t xml:space="preserve">Definition 42</w:t>
          </w:r>
        </w:ins>
      </w:hyperlink>
      <w:ins w:id="3652" w:author="PR Preview" w:date="2026-01-01T00:00:00Z">
        <w:r>
          <w:t xml:space="preserve">),</w:t>
        </w:r>
      </w:ins>
      <w:ins w:id="3653" w:author="PR Preview" w:date="2026-01-01T00:00:00Z">
        <w:r>
          <w:t xml:space="preserve"> </w:t>
        </w:r>
      </w:ins>
      <w:ins w:id="3654" w:author="PR Preview" w:date="2026-01-01T00:00:00Z">
        <w:r>
          <w:t xml:space="preserve">so summing over the observations of each fold and then over the folds</w:t>
        </w:r>
      </w:ins>
      <w:ins w:id="3655" w:author="PR Preview" w:date="2026-01-01T00:00:00Z">
        <w:r>
          <w:t xml:space="preserve"> </w:t>
        </w:r>
      </w:ins>
      <w:ins w:id="3656" w:author="PR Preview" w:date="2026-01-01T00:00:00Z">
        <w:r>
          <w:t xml:space="preserve">adds each term of</w:t>
        </w:r>
      </w:ins>
      <w:ins w:id="3657" w:author="PR Preview" w:date="2026-01-01T00:00:00Z">
        <w:r>
          <w:t xml:space="preserve"> </w:t>
        </w:r>
      </w:ins>
      <w:hyperlink w:anchor="eq-cv-estimate">
        <w:ins w:id="3658" w:author="PR Preview" w:date="2026-01-01T00:00:00Z">
          <w:r>
            <w:rPr>
              <w:rStyle w:val="Hyperlink"/>
            </w:rPr>
            <w:t xml:space="preserve">Equation 41</w:t>
          </w:r>
        </w:ins>
      </w:hyperlink>
      <w:ins w:id="3659" w:author="PR Preview" w:date="2026-01-01T00:00:00Z">
        <w:r>
          <w:t xml:space="preserve"> </w:t>
        </w:r>
      </w:ins>
      <w:ins w:id="3660" w:author="PR Preview" w:date="2026-01-01T00:00:00Z">
        <w:r>
          <w:t xml:space="preserve">exactly once.</w:t>
        </w:r>
      </w:ins>
      <w:ins w:id="3661" w:author="PR Preview" w:date="2026-01-01T00:00:00Z">
        <w:r>
          <w:t xml:space="preserve"> </w:t>
        </w:r>
      </w:ins>
      <w:ins w:id="3662" w:author="PR Preview" w:date="2026-01-01T00:00:00Z">
        <w:r>
          <w:t xml:space="preserve">For</w:t>
        </w:r>
      </w:ins>
      <w:ins w:id="366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664" w:author="PR Preview" w:date="2026-01-01T00:00:00Z">
        <w:r>
          <w:t xml:space="preserve">,</w:t>
        </w:r>
      </w:ins>
      <w:ins w:id="3665" w:author="PR Preview" w:date="2026-01-01T00:00:00Z">
        <w:r>
          <w:t xml:space="preserve"> </w:t>
        </w:r>
      </w:ins>
      <w:hyperlink w:anchor="eq-fold-assignment">
        <w:ins w:id="3666" w:author="PR Preview" w:date="2026-01-01T00:00:00Z">
          <w:r>
            <w:rPr>
              <w:rStyle w:val="Hyperlink"/>
            </w:rPr>
            <w:t xml:space="preserve">Equation 39</w:t>
          </w:r>
        </w:ins>
      </w:hyperlink>
      <w:ins w:id="3667" w:author="PR Preview" w:date="2026-01-01T00:00:00Z">
        <w:r>
          <w:t xml:space="preserve"> </w:t>
        </w:r>
      </w:ins>
      <w:ins w:id="3668" w:author="PR Preview" w:date="2026-01-01T00:00:00Z">
        <w:r>
          <w:t xml:space="preserve">also puts</w:t>
        </w:r>
      </w:ins>
      <w:ins w:id="3669" w:author="PR Preview" w:date="2026-01-01T00:00:00Z">
        <w:r>
          <w:t xml:space="preserve"> </w:t>
        </w:r>
      </w:ins>
      <m:oMath>
        <m:r>
          <m:t>i</m:t>
        </m:r>
      </m:oMath>
      <w:ins w:id="3670" w:author="PR Preview" w:date="2026-01-01T00:00:00Z">
        <w:r>
          <w:t xml:space="preserve"> </w:t>
        </w:r>
      </w:ins>
      <w:ins w:id="3671" w:author="PR Preview" w:date="2026-01-01T00:00:00Z">
        <w:r>
          <w:t xml:space="preserve">in</w:t>
        </w:r>
      </w:ins>
      <w:ins w:id="367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3673" w:author="PR Preview" w:date="2026-01-01T00:00:00Z">
        <w:r>
          <w:t xml:space="preserve">,</w:t>
        </w:r>
      </w:ins>
      <w:ins w:id="3674" w:author="PR Preview" w:date="2026-01-01T00:00:00Z">
        <w:r>
          <w:t xml:space="preserve"> </w:t>
        </w:r>
      </w:ins>
      <w:ins w:id="3675" w:author="PR Preview" w:date="2026-01-01T00:00:00Z">
        <w:r>
          <w:t xml:space="preserve">and the folds are disjoint,</w:t>
        </w:r>
      </w:ins>
      <w:ins w:id="3676" w:author="PR Preview" w:date="2026-01-01T00:00:00Z">
        <w:r>
          <w:t xml:space="preserve"> </w:t>
        </w:r>
      </w:ins>
      <w:ins w:id="3677" w:author="PR Preview" w:date="2026-01-01T00:00:00Z">
        <w:r>
          <w:t xml:space="preserve">so</w:t>
        </w:r>
      </w:ins>
      <w:ins w:id="3678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3679" w:author="PR Preview" w:date="2026-01-01T00:00:00Z">
        <w:r>
          <w:t xml:space="preserve">.</w:t>
        </w:r>
      </w:ins>
      <w:ins w:id="3680" w:author="PR Preview" w:date="2026-01-01T00:00:00Z">
        <w:r>
          <w:t xml:space="preserve"> </w:t>
        </w:r>
      </w:ins>
      <w:ins w:id="3681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19"/>
    <w:bookmarkStart w:id="221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2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23" w:name="def-fold-mse"/>
    <w:p>
      <w:pPr>
        <w:pStyle w:val="BodyText"/>
      </w:pPr>
      <w:del w:id="3682" w:author="PR Preview" w:date="2026-01-01T00:00:00Z">
        <w:r>
          <w:rPr>
            <w:b/>
            <w:bCs/>
          </w:rPr>
          <w:delText xml:space="preserve">Definition 44 (Fold mean squared error)</w:delText>
        </w:r>
      </w:del>
      <w:del w:id="3683" w:author="PR Preview" w:date="2026-01-01T00:00:00Z">
        <w:r>
          <w:delText xml:space="preserve"> </w:delText>
        </w:r>
      </w:del>
      <w:del w:id="3684" w:author="PR Preview" w:date="2026-01-01T00:00:00Z">
        <w:r>
          <w:delText xml:space="preserve">The</w:delText>
        </w:r>
      </w:del>
      <w:del w:id="3685" w:author="PR Preview" w:date="2026-01-01T00:00:00Z">
        <w:r>
          <w:delText xml:space="preserve"> </w:delText>
        </w:r>
      </w:del>
      <w:del w:id="3686" w:author="PR Preview" w:date="2026-01-01T00:00:00Z">
        <w:r>
          <w:rPr>
            <w:b/>
            <w:bCs/>
          </w:rPr>
          <w:delText xml:space="preserve">fold mean squared error</w:delText>
        </w:r>
      </w:del>
      <w:del w:id="368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3688" w:author="PR Preview" w:date="2026-01-01T00:00:00Z">
        <w:r>
          <w:delText xml:space="preserve"> </w:delText>
        </w:r>
      </w:del>
      <w:del w:id="3689" w:author="PR Preview" w:date="2026-01-01T00:00:00Z">
        <w:r>
          <w:delText xml:space="preserve">of</w:delText>
        </w:r>
      </w:del>
      <w:del w:id="3690" w:author="PR Preview" w:date="2026-01-01T00:00:00Z">
        <w:r>
          <w:delText xml:space="preserve"> </w:delText>
        </w:r>
      </w:del>
      <w:hyperlink w:anchor="def-folds">
        <w:del w:id="3691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69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693" w:author="PR Preview" w:date="2026-01-01T00:00:00Z">
        <w:r>
          <w:delText xml:space="preserve"> </w:delText>
        </w:r>
      </w:del>
      <w:del w:id="3694" w:author="PR Preview" w:date="2026-01-01T00:00:00Z">
        <w:r>
          <w:delText xml:space="preserve">is the</w:delText>
        </w:r>
      </w:del>
      <w:del w:id="3695" w:author="PR Preview" w:date="2026-01-01T00:00:00Z">
        <w:r>
          <w:delText xml:space="preserve"> </w:delText>
        </w:r>
      </w:del>
      <w:hyperlink r:id="rId67">
        <w:del w:id="3696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3697" w:author="PR Preview" w:date="2026-01-01T00:00:00Z">
        <w:r>
          <w:delText xml:space="preserve"> </w:delText>
        </w:r>
      </w:del>
      <w:del w:id="3698" w:author="PR Preview" w:date="2026-01-01T00:00:00Z">
        <w:r>
          <w:delText xml:space="preserve">of the</w:delText>
        </w:r>
      </w:del>
      <w:del w:id="3699" w:author="PR Preview" w:date="2026-01-01T00:00:00Z">
        <w:r>
          <w:delText xml:space="preserve"> </w:delText>
        </w:r>
      </w:del>
      <w:hyperlink w:anchor="def-fold-out-rule">
        <w:del w:id="3700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701" w:author="PR Preview" w:date="2026-01-01T00:00:00Z">
        <w:r>
          <w:delText xml:space="preserve">’s predictions</w:delText>
        </w:r>
      </w:del>
      <w:del w:id="3702" w:author="PR Preview" w:date="2026-01-01T00:00:00Z">
        <w:r>
          <w:delText xml:space="preserve"> </w:delText>
        </w:r>
      </w:del>
      <w:del w:id="3703" w:author="PR Preview" w:date="2026-01-01T00:00:00Z">
        <w:r>
          <w:delText xml:space="preserve">for the</w:delText>
        </w:r>
      </w:del>
      <w:del w:id="3704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3705" w:author="PR Preview" w:date="2026-01-01T00:00:00Z">
        <w:r>
          <w:delText xml:space="preserve"> </w:delText>
        </w:r>
      </w:del>
      <w:del w:id="3706" w:author="PR Preview" w:date="2026-01-01T00:00:00Z">
        <w:r>
          <w:delText xml:space="preserve">(</w:delText>
        </w:r>
      </w:del>
      <w:hyperlink w:anchor="def-fold-size">
        <w:del w:id="3707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3708" w:author="PR Preview" w:date="2026-01-01T00:00:00Z">
        <w:r>
          <w:delText xml:space="preserve">) observations in that fold:</w:delText>
        </w:r>
      </w:del>
    </w:p>
    <w:p>
      <w:pPr>
        <w:pStyle w:val="BodyText"/>
      </w:pPr>
      <w:ins w:id="3709" w:author="PR Preview" w:date="2026-01-01T00:00:00Z">
        <w:r>
          <w:rPr>
            <w:b/>
            <w:bCs/>
          </w:rPr>
          <w:t xml:space="preserve">Definition 48 (Fold mean squared error)</w:t>
        </w:r>
      </w:ins>
      <w:ins w:id="3710" w:author="PR Preview" w:date="2026-01-01T00:00:00Z">
        <w:r>
          <w:t xml:space="preserve"> </w:t>
        </w:r>
      </w:ins>
      <w:ins w:id="3711" w:author="PR Preview" w:date="2026-01-01T00:00:00Z">
        <w:r>
          <w:t xml:space="preserve">The</w:t>
        </w:r>
      </w:ins>
      <w:ins w:id="3712" w:author="PR Preview" w:date="2026-01-01T00:00:00Z">
        <w:r>
          <w:t xml:space="preserve"> </w:t>
        </w:r>
      </w:ins>
      <w:ins w:id="3713" w:author="PR Preview" w:date="2026-01-01T00:00:00Z">
        <w:r>
          <w:rPr>
            <w:b/>
            <w:bCs/>
          </w:rPr>
          <w:t xml:space="preserve">fold mean squared error</w:t>
        </w:r>
      </w:ins>
      <w:ins w:id="371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3715" w:author="PR Preview" w:date="2026-01-01T00:00:00Z">
        <w:r>
          <w:t xml:space="preserve"> </w:t>
        </w:r>
      </w:ins>
      <w:ins w:id="3716" w:author="PR Preview" w:date="2026-01-01T00:00:00Z">
        <w:r>
          <w:t xml:space="preserve">of</w:t>
        </w:r>
      </w:ins>
      <w:ins w:id="3717" w:author="PR Preview" w:date="2026-01-01T00:00:00Z">
        <w:r>
          <w:t xml:space="preserve"> </w:t>
        </w:r>
      </w:ins>
      <w:hyperlink w:anchor="def-folds">
        <w:ins w:id="3718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71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720" w:author="PR Preview" w:date="2026-01-01T00:00:00Z">
        <w:r>
          <w:t xml:space="preserve"> </w:t>
        </w:r>
      </w:ins>
      <w:ins w:id="3721" w:author="PR Preview" w:date="2026-01-01T00:00:00Z">
        <w:r>
          <w:t xml:space="preserve">is the</w:t>
        </w:r>
      </w:ins>
      <w:ins w:id="3722" w:author="PR Preview" w:date="2026-01-01T00:00:00Z">
        <w:r>
          <w:t xml:space="preserve"> </w:t>
        </w:r>
      </w:ins>
      <w:hyperlink r:id="rId67">
        <w:ins w:id="3723" w:author="PR Preview" w:date="2026-01-01T00:00:00Z">
          <w:r>
            <w:rPr>
              <w:rStyle w:val="Hyperlink"/>
            </w:rPr>
            <w:t xml:space="preserve">sMSE</w:t>
          </w:r>
        </w:ins>
      </w:hyperlink>
      <w:ins w:id="3724" w:author="PR Preview" w:date="2026-01-01T00:00:00Z">
        <w:r>
          <w:t xml:space="preserve"> </w:t>
        </w:r>
      </w:ins>
      <w:ins w:id="3725" w:author="PR Preview" w:date="2026-01-01T00:00:00Z">
        <w:r>
          <w:t xml:space="preserve">of the</w:t>
        </w:r>
      </w:ins>
      <w:ins w:id="3726" w:author="PR Preview" w:date="2026-01-01T00:00:00Z">
        <w:r>
          <w:t xml:space="preserve"> </w:t>
        </w:r>
      </w:ins>
      <w:hyperlink w:anchor="def-fold-out-rule">
        <w:ins w:id="3727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728" w:author="PR Preview" w:date="2026-01-01T00:00:00Z">
        <w:r>
          <w:t xml:space="preserve">’s predictions</w:t>
        </w:r>
      </w:ins>
      <w:ins w:id="3729" w:author="PR Preview" w:date="2026-01-01T00:00:00Z">
        <w:r>
          <w:t xml:space="preserve"> </w:t>
        </w:r>
      </w:ins>
      <w:ins w:id="3730" w:author="PR Preview" w:date="2026-01-01T00:00:00Z">
        <w:r>
          <w:t xml:space="preserve">for the</w:t>
        </w:r>
      </w:ins>
      <w:ins w:id="3731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732" w:author="PR Preview" w:date="2026-01-01T00:00:00Z">
        <w:r>
          <w:t xml:space="preserve"> </w:t>
        </w:r>
      </w:ins>
      <w:ins w:id="3733" w:author="PR Preview" w:date="2026-01-01T00:00:00Z">
        <w:r>
          <w:t xml:space="preserve">(</w:t>
        </w:r>
      </w:ins>
      <w:hyperlink w:anchor="def-fold-size">
        <w:ins w:id="3734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3735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22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bookmarkStart w:id="224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24"/>
    <w:bookmarkStart w:id="225" w:name="rem-cv-estimate"/>
    <w:p>
      <w:pPr>
        <w:pStyle w:val="BodyText"/>
      </w:pPr>
      <w:del w:id="3736" w:author="PR Preview" w:date="2026-01-01T00:00:00Z">
        <w:r>
          <w:rPr>
            <w:i/>
            <w:iCs/>
          </w:rPr>
          <w:delText xml:space="preserve">Remark 25</w:delText>
        </w:r>
      </w:del>
      <w:del w:id="3737" w:author="PR Preview" w:date="2026-01-01T00:00:00Z">
        <w:r>
          <w:delText xml:space="preserve"> (What the cross-validation estimate estimates). </w:delText>
        </w:r>
      </w:del>
      <w:del w:id="3738" w:author="PR Preview" w:date="2026-01-01T00:00:00Z">
        <w:r>
          <w:delText xml:space="preserve">Each prediction in</w:delText>
        </w:r>
      </w:del>
      <w:del w:id="3739" w:author="PR Preview" w:date="2026-01-01T00:00:00Z">
        <w:r>
          <w:delText xml:space="preserve"> </w:delText>
        </w:r>
      </w:del>
      <w:hyperlink w:anchor="eq-cv-estimate">
        <w:del w:id="3740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3741" w:author="PR Preview" w:date="2026-01-01T00:00:00Z">
        <w:r>
          <w:delText xml:space="preserve"> </w:delText>
        </w:r>
      </w:del>
      <w:del w:id="3742" w:author="PR Preview" w:date="2026-01-01T00:00:00Z">
        <w:r>
          <w:delText xml:space="preserve">comes from a rule</w:delText>
        </w:r>
      </w:del>
      <w:del w:id="3743" w:author="PR Preview" w:date="2026-01-01T00:00:00Z">
        <w:r>
          <w:delText xml:space="preserve"> </w:delText>
        </w:r>
      </w:del>
      <w:del w:id="3744" w:author="PR Preview" w:date="2026-01-01T00:00:00Z">
        <w:r>
          <w:delText xml:space="preserve">that did not see the observation it predicts,</w:delText>
        </w:r>
      </w:del>
      <w:del w:id="3745" w:author="PR Preview" w:date="2026-01-01T00:00:00Z">
        <w:r>
          <w:delText xml:space="preserve"> </w:delText>
        </w:r>
      </w:del>
      <w:del w:id="3746" w:author="PR Preview" w:date="2026-01-01T00:00:00Z">
        <w:r>
          <w:delText xml:space="preserve">so each squared error is scored as in</w:delText>
        </w:r>
      </w:del>
      <w:del w:id="3747" w:author="PR Preview" w:date="2026-01-01T00:00:00Z">
        <w:r>
          <w:delText xml:space="preserve"> </w:delText>
        </w:r>
      </w:del>
      <w:hyperlink w:anchor="thm-held-out-unbiased">
        <w:del w:id="374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3749" w:author="PR Preview" w:date="2026-01-01T00:00:00Z">
        <w:r>
          <w:delText xml:space="preserve">.</w:delText>
        </w:r>
      </w:del>
      <w:del w:id="3750" w:author="PR Preview" w:date="2026-01-01T00:00:00Z">
        <w:r>
          <w:delText xml:space="preserve"> </w:delText>
        </w:r>
      </w:del>
      <w:del w:id="3751" w:author="PR Preview" w:date="2026-01-01T00:00:00Z">
        <w:r>
          <w:delText xml:space="preserve">But the rule for fold</w:delText>
        </w:r>
      </w:del>
      <w:del w:id="375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753" w:author="PR Preview" w:date="2026-01-01T00:00:00Z">
        <w:r>
          <w:delText xml:space="preserve"> </w:delText>
        </w:r>
      </w:del>
      <w:del w:id="3754" w:author="PR Preview" w:date="2026-01-01T00:00:00Z">
        <w:r>
          <w:delText xml:space="preserve">was fitted to</w:delText>
        </w:r>
      </w:del>
      <w:del w:id="375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3756" w:author="PR Preview" w:date="2026-01-01T00:00:00Z">
        <w:r>
          <w:delText xml:space="preserve"> </w:delText>
        </w:r>
      </w:del>
      <w:del w:id="3757" w:author="PR Preview" w:date="2026-01-01T00:00:00Z">
        <w:r>
          <w:delText xml:space="preserve">observations,</w:delText>
        </w:r>
      </w:del>
      <w:del w:id="3758" w:author="PR Preview" w:date="2026-01-01T00:00:00Z">
        <w:r>
          <w:delText xml:space="preserve"> </w:delText>
        </w:r>
      </w:del>
      <w:del w:id="3759" w:author="PR Preview" w:date="2026-01-01T00:00:00Z">
        <w:r>
          <w:delText xml:space="preserve">not</w:delText>
        </w:r>
      </w:del>
      <w:del w:id="3760" w:author="PR Preview" w:date="2026-01-01T00:00:00Z">
        <w:r>
          <w:delText xml:space="preserve"> </w:delText>
        </w:r>
      </w:del>
      <m:oMath>
        <m:r>
          <m:t>n</m:t>
        </m:r>
      </m:oMath>
      <w:del w:id="3761" w:author="PR Preview" w:date="2026-01-01T00:00:00Z">
        <w:r>
          <w:delText xml:space="preserve">,</w:delText>
        </w:r>
      </w:del>
      <w:del w:id="3762" w:author="PR Preview" w:date="2026-01-01T00:00:00Z">
        <w:r>
          <w:delText xml:space="preserve"> </w:delText>
        </w:r>
      </w:del>
      <w:del w:id="3763" w:author="PR Preview" w:date="2026-01-01T00:00:00Z">
        <w:r>
          <w:delText xml:space="preserve">and the</w:delText>
        </w:r>
      </w:del>
      <w:del w:id="3764" w:author="PR Preview" w:date="2026-01-01T00:00:00Z">
        <w:r>
          <w:delText xml:space="preserve"> </w:delText>
        </w:r>
      </w:del>
      <m:oMath>
        <m:r>
          <m:t>k</m:t>
        </m:r>
      </m:oMath>
      <w:del w:id="3765" w:author="PR Preview" w:date="2026-01-01T00:00:00Z">
        <w:r>
          <w:delText xml:space="preserve"> </w:delText>
        </w:r>
      </w:del>
      <w:del w:id="3766" w:author="PR Preview" w:date="2026-01-01T00:00:00Z">
        <w:r>
          <w:delText xml:space="preserve">rules differ from one another and from the rule fitted to all</w:delText>
        </w:r>
      </w:del>
      <w:del w:id="3767" w:author="PR Preview" w:date="2026-01-01T00:00:00Z">
        <w:r>
          <w:delText xml:space="preserve"> </w:delText>
        </w:r>
      </w:del>
      <m:oMath>
        <m:r>
          <m:t>n</m:t>
        </m:r>
      </m:oMath>
      <w:del w:id="3768" w:author="PR Preview" w:date="2026-01-01T00:00:00Z">
        <w:r>
          <w:delText xml:space="preserve">.</w:delText>
        </w:r>
      </w:del>
      <w:del w:id="3769" w:author="PR Preview" w:date="2026-01-01T00:00:00Z">
        <w:r>
          <w:delText xml:space="preserve"> </w:delText>
        </w:r>
      </w:del>
      <w:del w:id="3770" w:author="PR Preview" w:date="2026-01-01T00:00:00Z">
        <w:r>
          <w:delText xml:space="preserve">So</w:delText>
        </w:r>
      </w:del>
      <w:del w:id="377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772" w:author="PR Preview" w:date="2026-01-01T00:00:00Z">
        <w:r>
          <w:delText xml:space="preserve"> </w:delText>
        </w:r>
      </w:del>
      <w:del w:id="3773" w:author="PR Preview" w:date="2026-01-01T00:00:00Z">
        <w:r>
          <w:delText xml:space="preserve">estimates the</w:delText>
        </w:r>
      </w:del>
      <w:del w:id="3774" w:author="PR Preview" w:date="2026-01-01T00:00:00Z">
        <w:r>
          <w:delText xml:space="preserve"> </w:delText>
        </w:r>
      </w:del>
      <w:hyperlink w:anchor="def-expected-generalization-error">
        <w:del w:id="3775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3776" w:author="PR Preview" w:date="2026-01-01T00:00:00Z">
        <w:r>
          <w:delText xml:space="preserve"> </w:delText>
        </w:r>
      </w:del>
      <w:del w:id="3777" w:author="PR Preview" w:date="2026-01-01T00:00:00Z">
        <w:r>
          <w:delText xml:space="preserve">of the fitting</w:delText>
        </w:r>
      </w:del>
      <w:del w:id="3778" w:author="PR Preview" w:date="2026-01-01T00:00:00Z">
        <w:r>
          <w:delText xml:space="preserve"> </w:delText>
        </w:r>
      </w:del>
      <w:del w:id="3779" w:author="PR Preview" w:date="2026-01-01T00:00:00Z">
        <w:r>
          <w:rPr>
            <w:i/>
            <w:iCs/>
          </w:rPr>
          <w:delText xml:space="preserve">procedure</w:delText>
        </w:r>
      </w:del>
      <w:del w:id="3780" w:author="PR Preview" w:date="2026-01-01T00:00:00Z">
        <w:r>
          <w:delText xml:space="preserve"> </w:delText>
        </w:r>
      </w:del>
      <m:oMath>
        <m:r>
          <m:t>g</m:t>
        </m:r>
      </m:oMath>
      <w:del w:id="3781" w:author="PR Preview" w:date="2026-01-01T00:00:00Z">
        <w:r>
          <w:delText xml:space="preserve"> </w:delText>
        </w:r>
      </w:del>
      <w:del w:id="3782" w:author="PR Preview" w:date="2026-01-01T00:00:00Z">
        <w:r>
          <w:delText xml:space="preserve">at the smaller training-set sizes</w:delText>
        </w:r>
      </w:del>
      <w:del w:id="378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3784" w:author="PR Preview" w:date="2026-01-01T00:00:00Z">
        <w:r>
          <w:delText xml:space="preserve">,</w:delText>
        </w:r>
      </w:del>
      <w:del w:id="3785" w:author="PR Preview" w:date="2026-01-01T00:00:00Z">
        <w:r>
          <w:delText xml:space="preserve"> </w:delText>
        </w:r>
      </w:del>
      <w:del w:id="3786" w:author="PR Preview" w:date="2026-01-01T00:00:00Z">
        <w:r>
          <w:delText xml:space="preserve">which is</w:delText>
        </w:r>
      </w:del>
      <w:del w:id="378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3788" w:author="PR Preview" w:date="2026-01-01T00:00:00Z">
        <w:r>
          <w:delText xml:space="preserve"> </w:delText>
        </w:r>
      </w:del>
      <w:del w:id="3789" w:author="PR Preview" w:date="2026-01-01T00:00:00Z">
        <w:r>
          <w:delText xml:space="preserve">when every fold has</w:delText>
        </w:r>
      </w:del>
      <w:del w:id="379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3791" w:author="PR Preview" w:date="2026-01-01T00:00:00Z">
        <w:r>
          <w:delText xml:space="preserve"> </w:delText>
        </w:r>
      </w:del>
      <w:del w:id="3792" w:author="PR Preview" w:date="2026-01-01T00:00:00Z">
        <w:r>
          <w:delText xml:space="preserve">observations,</w:delText>
        </w:r>
      </w:del>
      <w:del w:id="3793" w:author="PR Preview" w:date="2026-01-01T00:00:00Z">
        <w:r>
          <w:delText xml:space="preserve"> </w:delText>
        </w:r>
      </w:del>
      <w:del w:id="3794" w:author="PR Preview" w:date="2026-01-01T00:00:00Z">
        <w:r>
          <w:delText xml:space="preserve">rather than</w:delText>
        </w:r>
      </w:del>
      <w:del w:id="379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796" w:author="PR Preview" w:date="2026-01-01T00:00:00Z">
        <w:r>
          <w:delText xml:space="preserve"> </w:delText>
        </w:r>
      </w:del>
      <w:del w:id="3797" w:author="PR Preview" w:date="2026-01-01T00:00:00Z">
        <w:r>
          <w:delText xml:space="preserve">for the one rule fitted to all the data</w:delText>
        </w:r>
      </w:del>
      <w:del w:id="3798" w:author="PR Preview" w:date="2026-01-01T00:00:00Z">
        <w:r>
          <w:delText xml:space="preserve"> </w:delText>
        </w:r>
      </w:del>
      <w:del w:id="3799" w:author="PR Preview" w:date="2026-01-01T00:00:00Z">
        <w:r>
          <w:delText xml:space="preserve">(Hastie et al. 2009, sec. 7.12)</w:delText>
        </w:r>
      </w:del>
      <w:del w:id="3800" w:author="PR Preview" w:date="2026-01-01T00:00:00Z">
        <w:r>
          <w:delText xml:space="preserve">.</w:delText>
        </w:r>
      </w:del>
    </w:p>
    <w:p>
      <w:pPr>
        <w:pStyle w:val="BodyText"/>
      </w:pPr>
      <w:ins w:id="3801" w:author="PR Preview" w:date="2026-01-01T00:00:00Z">
        <w:r>
          <w:rPr>
            <w:i/>
            <w:iCs/>
          </w:rPr>
          <w:t xml:space="preserve">Remark 25</w:t>
        </w:r>
      </w:ins>
      <w:ins w:id="3802" w:author="PR Preview" w:date="2026-01-01T00:00:00Z">
        <w:r>
          <w:t xml:space="preserve"> (What the cross-validation estimate estimates). </w:t>
        </w:r>
      </w:ins>
      <w:ins w:id="3803" w:author="PR Preview" w:date="2026-01-01T00:00:00Z">
        <w:r>
          <w:t xml:space="preserve">Each prediction in</w:t>
        </w:r>
      </w:ins>
      <w:ins w:id="3804" w:author="PR Preview" w:date="2026-01-01T00:00:00Z">
        <w:r>
          <w:t xml:space="preserve"> </w:t>
        </w:r>
      </w:ins>
      <w:hyperlink w:anchor="eq-cv-estimate">
        <w:ins w:id="3805" w:author="PR Preview" w:date="2026-01-01T00:00:00Z">
          <w:r>
            <w:rPr>
              <w:rStyle w:val="Hyperlink"/>
            </w:rPr>
            <w:t xml:space="preserve">Equation 41</w:t>
          </w:r>
        </w:ins>
      </w:hyperlink>
      <w:ins w:id="3806" w:author="PR Preview" w:date="2026-01-01T00:00:00Z">
        <w:r>
          <w:t xml:space="preserve"> </w:t>
        </w:r>
      </w:ins>
      <w:ins w:id="3807" w:author="PR Preview" w:date="2026-01-01T00:00:00Z">
        <w:r>
          <w:t xml:space="preserve">comes from a rule</w:t>
        </w:r>
      </w:ins>
      <w:ins w:id="3808" w:author="PR Preview" w:date="2026-01-01T00:00:00Z">
        <w:r>
          <w:t xml:space="preserve"> </w:t>
        </w:r>
      </w:ins>
      <w:ins w:id="3809" w:author="PR Preview" w:date="2026-01-01T00:00:00Z">
        <w:r>
          <w:t xml:space="preserve">that did not see the observation it predicts,</w:t>
        </w:r>
      </w:ins>
      <w:ins w:id="3810" w:author="PR Preview" w:date="2026-01-01T00:00:00Z">
        <w:r>
          <w:t xml:space="preserve"> </w:t>
        </w:r>
      </w:ins>
      <w:ins w:id="3811" w:author="PR Preview" w:date="2026-01-01T00:00:00Z">
        <w:r>
          <w:t xml:space="preserve">so each squared error is scored as in</w:t>
        </w:r>
      </w:ins>
      <w:ins w:id="3812" w:author="PR Preview" w:date="2026-01-01T00:00:00Z">
        <w:r>
          <w:t xml:space="preserve"> </w:t>
        </w:r>
      </w:ins>
      <w:hyperlink w:anchor="thm-held-out-unbiased">
        <w:ins w:id="3813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3814" w:author="PR Preview" w:date="2026-01-01T00:00:00Z">
        <w:r>
          <w:t xml:space="preserve">.</w:t>
        </w:r>
      </w:ins>
      <w:ins w:id="3815" w:author="PR Preview" w:date="2026-01-01T00:00:00Z">
        <w:r>
          <w:t xml:space="preserve"> </w:t>
        </w:r>
      </w:ins>
      <w:ins w:id="3816" w:author="PR Preview" w:date="2026-01-01T00:00:00Z">
        <w:r>
          <w:t xml:space="preserve">But the rule for fold</w:t>
        </w:r>
      </w:ins>
      <w:ins w:id="381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818" w:author="PR Preview" w:date="2026-01-01T00:00:00Z">
        <w:r>
          <w:t xml:space="preserve"> </w:t>
        </w:r>
      </w:ins>
      <w:ins w:id="3819" w:author="PR Preview" w:date="2026-01-01T00:00:00Z">
        <w:r>
          <w:t xml:space="preserve">was fitted to</w:t>
        </w:r>
      </w:ins>
      <w:ins w:id="382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3821" w:author="PR Preview" w:date="2026-01-01T00:00:00Z">
        <w:r>
          <w:t xml:space="preserve"> </w:t>
        </w:r>
      </w:ins>
      <w:ins w:id="3822" w:author="PR Preview" w:date="2026-01-01T00:00:00Z">
        <w:r>
          <w:t xml:space="preserve">observations,</w:t>
        </w:r>
      </w:ins>
      <w:ins w:id="3823" w:author="PR Preview" w:date="2026-01-01T00:00:00Z">
        <w:r>
          <w:t xml:space="preserve"> </w:t>
        </w:r>
      </w:ins>
      <w:ins w:id="3824" w:author="PR Preview" w:date="2026-01-01T00:00:00Z">
        <w:r>
          <w:t xml:space="preserve">not</w:t>
        </w:r>
      </w:ins>
      <w:ins w:id="3825" w:author="PR Preview" w:date="2026-01-01T00:00:00Z">
        <w:r>
          <w:t xml:space="preserve"> </w:t>
        </w:r>
      </w:ins>
      <m:oMath>
        <m:r>
          <m:t>n</m:t>
        </m:r>
      </m:oMath>
      <w:ins w:id="3826" w:author="PR Preview" w:date="2026-01-01T00:00:00Z">
        <w:r>
          <w:t xml:space="preserve">,</w:t>
        </w:r>
      </w:ins>
      <w:ins w:id="3827" w:author="PR Preview" w:date="2026-01-01T00:00:00Z">
        <w:r>
          <w:t xml:space="preserve"> </w:t>
        </w:r>
      </w:ins>
      <w:ins w:id="3828" w:author="PR Preview" w:date="2026-01-01T00:00:00Z">
        <w:r>
          <w:t xml:space="preserve">and the</w:t>
        </w:r>
      </w:ins>
      <w:ins w:id="3829" w:author="PR Preview" w:date="2026-01-01T00:00:00Z">
        <w:r>
          <w:t xml:space="preserve"> </w:t>
        </w:r>
      </w:ins>
      <m:oMath>
        <m:r>
          <m:t>k</m:t>
        </m:r>
      </m:oMath>
      <w:ins w:id="3830" w:author="PR Preview" w:date="2026-01-01T00:00:00Z">
        <w:r>
          <w:t xml:space="preserve"> </w:t>
        </w:r>
      </w:ins>
      <w:ins w:id="3831" w:author="PR Preview" w:date="2026-01-01T00:00:00Z">
        <w:r>
          <w:t xml:space="preserve">rules differ from one another and from the rule fitted to all</w:t>
        </w:r>
      </w:ins>
      <w:ins w:id="3832" w:author="PR Preview" w:date="2026-01-01T00:00:00Z">
        <w:r>
          <w:t xml:space="preserve"> </w:t>
        </w:r>
      </w:ins>
      <m:oMath>
        <m:r>
          <m:t>n</m:t>
        </m:r>
      </m:oMath>
      <w:ins w:id="3833" w:author="PR Preview" w:date="2026-01-01T00:00:00Z">
        <w:r>
          <w:t xml:space="preserve">.</w:t>
        </w:r>
      </w:ins>
      <w:ins w:id="3834" w:author="PR Preview" w:date="2026-01-01T00:00:00Z">
        <w:r>
          <w:t xml:space="preserve"> </w:t>
        </w:r>
      </w:ins>
      <w:ins w:id="3835" w:author="PR Preview" w:date="2026-01-01T00:00:00Z">
        <w:r>
          <w:t xml:space="preserve">So</w:t>
        </w:r>
      </w:ins>
      <w:ins w:id="383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837" w:author="PR Preview" w:date="2026-01-01T00:00:00Z">
        <w:r>
          <w:t xml:space="preserve"> </w:t>
        </w:r>
      </w:ins>
      <w:ins w:id="3838" w:author="PR Preview" w:date="2026-01-01T00:00:00Z">
        <w:r>
          <w:t xml:space="preserve">estimates the</w:t>
        </w:r>
      </w:ins>
      <w:ins w:id="3839" w:author="PR Preview" w:date="2026-01-01T00:00:00Z">
        <w:r>
          <w:t xml:space="preserve"> </w:t>
        </w:r>
      </w:ins>
      <w:hyperlink w:anchor="def-expected-generalization-error">
        <w:ins w:id="3840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3841" w:author="PR Preview" w:date="2026-01-01T00:00:00Z">
        <w:r>
          <w:t xml:space="preserve"> </w:t>
        </w:r>
      </w:ins>
      <w:ins w:id="3842" w:author="PR Preview" w:date="2026-01-01T00:00:00Z">
        <w:r>
          <w:t xml:space="preserve">of the fitting</w:t>
        </w:r>
      </w:ins>
      <w:ins w:id="3843" w:author="PR Preview" w:date="2026-01-01T00:00:00Z">
        <w:r>
          <w:t xml:space="preserve"> </w:t>
        </w:r>
      </w:ins>
      <w:ins w:id="3844" w:author="PR Preview" w:date="2026-01-01T00:00:00Z">
        <w:r>
          <w:rPr>
            <w:i/>
            <w:iCs/>
          </w:rPr>
          <w:t xml:space="preserve">procedure</w:t>
        </w:r>
      </w:ins>
      <w:ins w:id="3845" w:author="PR Preview" w:date="2026-01-01T00:00:00Z">
        <w:r>
          <w:t xml:space="preserve"> </w:t>
        </w:r>
      </w:ins>
      <m:oMath>
        <m:r>
          <m:t>g</m:t>
        </m:r>
      </m:oMath>
      <w:ins w:id="3846" w:author="PR Preview" w:date="2026-01-01T00:00:00Z">
        <w:r>
          <w:t xml:space="preserve"> </w:t>
        </w:r>
      </w:ins>
      <w:ins w:id="3847" w:author="PR Preview" w:date="2026-01-01T00:00:00Z">
        <w:r>
          <w:t xml:space="preserve">at the smaller training-set sizes</w:t>
        </w:r>
      </w:ins>
      <w:ins w:id="384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3849" w:author="PR Preview" w:date="2026-01-01T00:00:00Z">
        <w:r>
          <w:t xml:space="preserve">,</w:t>
        </w:r>
      </w:ins>
      <w:ins w:id="3850" w:author="PR Preview" w:date="2026-01-01T00:00:00Z">
        <w:r>
          <w:t xml:space="preserve"> </w:t>
        </w:r>
      </w:ins>
      <w:ins w:id="3851" w:author="PR Preview" w:date="2026-01-01T00:00:00Z">
        <w:r>
          <w:t xml:space="preserve">which is</w:t>
        </w:r>
      </w:ins>
      <w:ins w:id="385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3853" w:author="PR Preview" w:date="2026-01-01T00:00:00Z">
        <w:r>
          <w:t xml:space="preserve"> </w:t>
        </w:r>
      </w:ins>
      <w:ins w:id="3854" w:author="PR Preview" w:date="2026-01-01T00:00:00Z">
        <w:r>
          <w:t xml:space="preserve">when every fold has</w:t>
        </w:r>
      </w:ins>
      <w:ins w:id="385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3856" w:author="PR Preview" w:date="2026-01-01T00:00:00Z">
        <w:r>
          <w:t xml:space="preserve"> </w:t>
        </w:r>
      </w:ins>
      <w:ins w:id="3857" w:author="PR Preview" w:date="2026-01-01T00:00:00Z">
        <w:r>
          <w:t xml:space="preserve">observations,</w:t>
        </w:r>
      </w:ins>
      <w:ins w:id="3858" w:author="PR Preview" w:date="2026-01-01T00:00:00Z">
        <w:r>
          <w:t xml:space="preserve"> </w:t>
        </w:r>
      </w:ins>
      <w:ins w:id="3859" w:author="PR Preview" w:date="2026-01-01T00:00:00Z">
        <w:r>
          <w:t xml:space="preserve">rather than</w:t>
        </w:r>
      </w:ins>
      <w:ins w:id="386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861" w:author="PR Preview" w:date="2026-01-01T00:00:00Z">
        <w:r>
          <w:t xml:space="preserve"> </w:t>
        </w:r>
      </w:ins>
      <w:ins w:id="3862" w:author="PR Preview" w:date="2026-01-01T00:00:00Z">
        <w:r>
          <w:t xml:space="preserve">for the one rule fitted to all the data</w:t>
        </w:r>
      </w:ins>
      <w:ins w:id="3863" w:author="PR Preview" w:date="2026-01-01T00:00:00Z">
        <w:r>
          <w:t xml:space="preserve"> </w:t>
        </w:r>
      </w:ins>
      <w:ins w:id="3864" w:author="PR Preview" w:date="2026-01-01T00:00:00Z">
        <w:r>
          <w:t xml:space="preserve">(Hastie et al. 2009, sec. 7.12)</w:t>
        </w:r>
      </w:ins>
      <w:ins w:id="3865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25"/>
    <w:bookmarkStart w:id="226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del w:id="3866" w:author="PR Preview" w:date="2026-01-01T00:00:00Z">
        <w:r>
          <w:rPr>
            <w:b/>
            <w:bCs/>
          </w:rPr>
          <w:delText xml:space="preserve">Bias.</w:delText>
        </w:r>
      </w:del>
      <w:del w:id="3867" w:author="PR Preview" w:date="2026-01-01T00:00:00Z">
        <w:r>
          <w:delText xml:space="preserve"> </w:delText>
        </w:r>
      </w:del>
      <w:del w:id="3868" w:author="PR Preview" w:date="2026-01-01T00:00:00Z">
        <w:r>
          <w:delText xml:space="preserve">Each rule in</w:delText>
        </w:r>
      </w:del>
      <w:del w:id="3869" w:author="PR Preview" w:date="2026-01-01T00:00:00Z">
        <w:r>
          <w:delText xml:space="preserve"> </w:delText>
        </w:r>
      </w:del>
      <w:hyperlink w:anchor="eq-cv-estimate">
        <w:del w:id="3870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3871" w:author="PR Preview" w:date="2026-01-01T00:00:00Z">
        <w:r>
          <w:delText xml:space="preserve"> </w:delText>
        </w:r>
      </w:del>
      <w:del w:id="3872" w:author="PR Preview" w:date="2026-01-01T00:00:00Z">
        <w:r>
          <w:delText xml:space="preserve">is fitted to about</w:delText>
        </w:r>
      </w:del>
      <w:del w:id="387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del w:id="3874" w:author="PR Preview" w:date="2026-01-01T00:00:00Z">
        <w:r>
          <w:delText xml:space="preserve"> </w:delText>
        </w:r>
      </w:del>
      <w:del w:id="3875" w:author="PR Preview" w:date="2026-01-01T00:00:00Z">
        <w:r>
          <w:delText xml:space="preserve">observations.</w:delText>
        </w:r>
      </w:del>
      <w:del w:id="3876" w:author="PR Preview" w:date="2026-01-01T00:00:00Z">
        <w:r>
          <w:delText xml:space="preserve"> </w:delText>
        </w:r>
      </w:del>
      <w:del w:id="3877" w:author="PR Preview" w:date="2026-01-01T00:00:00Z">
        <w:r>
          <w:delText xml:space="preserve">A rule fitted to fewer observations usually predicts worse,</w:delText>
        </w:r>
      </w:del>
      <w:del w:id="3878" w:author="PR Preview" w:date="2026-01-01T00:00:00Z">
        <w:r>
          <w:delText xml:space="preserve"> </w:delText>
        </w:r>
      </w:del>
      <w:del w:id="3879" w:author="PR Preview" w:date="2026-01-01T00:00:00Z">
        <w:r>
          <w:delText xml:space="preserve">so</w:delText>
        </w:r>
      </w:del>
      <w:del w:id="388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881" w:author="PR Preview" w:date="2026-01-01T00:00:00Z">
        <w:r>
          <w:delText xml:space="preserve"> </w:delText>
        </w:r>
      </w:del>
      <w:del w:id="3882" w:author="PR Preview" w:date="2026-01-01T00:00:00Z">
        <w:r>
          <w:delText xml:space="preserve">tends to overstate the expected generalization error of a rule fitted to all</w:delText>
        </w:r>
      </w:del>
      <w:del w:id="3883" w:author="PR Preview" w:date="2026-01-01T00:00:00Z">
        <w:r>
          <w:delText xml:space="preserve"> </w:delText>
        </w:r>
      </w:del>
      <m:oMath>
        <m:r>
          <m:t>n</m:t>
        </m:r>
      </m:oMath>
      <w:del w:id="3884" w:author="PR Preview" w:date="2026-01-01T00:00:00Z">
        <w:r>
          <w:delText xml:space="preserve">.</w:delText>
        </w:r>
      </w:del>
      <w:del w:id="3885" w:author="PR Preview" w:date="2026-01-01T00:00:00Z">
        <w:r>
          <w:delText xml:space="preserve"> </w:delText>
        </w:r>
      </w:del>
      <w:del w:id="3886" w:author="PR Preview" w:date="2026-01-01T00:00:00Z">
        <w:r>
          <w:delText xml:space="preserve">The overstatement shrinks as</w:delText>
        </w:r>
      </w:del>
      <w:del w:id="3887" w:author="PR Preview" w:date="2026-01-01T00:00:00Z">
        <w:r>
          <w:delText xml:space="preserve"> </w:delText>
        </w:r>
      </w:del>
      <m:oMath>
        <m:r>
          <m:t>k</m:t>
        </m:r>
      </m:oMath>
      <w:del w:id="3888" w:author="PR Preview" w:date="2026-01-01T00:00:00Z">
        <w:r>
          <w:delText xml:space="preserve"> </w:delText>
        </w:r>
      </w:del>
      <w:del w:id="3889" w:author="PR Preview" w:date="2026-01-01T00:00:00Z">
        <w:r>
          <w:delText xml:space="preserve">grows.</w:delText>
        </w:r>
      </w:del>
    </w:p>
    <w:p>
      <w:pPr>
        <w:pStyle w:val="Compact"/>
        <w:numPr>
          <w:ilvl w:val="0"/>
          <w:numId w:val="1014"/>
        </w:numPr>
      </w:pPr>
      <w:ins w:id="3890" w:author="PR Preview" w:date="2026-01-01T00:00:00Z">
        <w:r>
          <w:rPr>
            <w:b/>
            <w:bCs/>
          </w:rPr>
          <w:t xml:space="preserve">Bias.</w:t>
        </w:r>
      </w:ins>
      <w:ins w:id="3891" w:author="PR Preview" w:date="2026-01-01T00:00:00Z">
        <w:r>
          <w:t xml:space="preserve"> </w:t>
        </w:r>
      </w:ins>
      <w:ins w:id="3892" w:author="PR Preview" w:date="2026-01-01T00:00:00Z">
        <w:r>
          <w:t xml:space="preserve">Each rule in</w:t>
        </w:r>
      </w:ins>
      <w:ins w:id="3893" w:author="PR Preview" w:date="2026-01-01T00:00:00Z">
        <w:r>
          <w:t xml:space="preserve"> </w:t>
        </w:r>
      </w:ins>
      <w:hyperlink w:anchor="eq-cv-estimate">
        <w:ins w:id="3894" w:author="PR Preview" w:date="2026-01-01T00:00:00Z">
          <w:r>
            <w:rPr>
              <w:rStyle w:val="Hyperlink"/>
            </w:rPr>
            <w:t xml:space="preserve">Equation 41</w:t>
          </w:r>
        </w:ins>
      </w:hyperlink>
      <w:ins w:id="3895" w:author="PR Preview" w:date="2026-01-01T00:00:00Z">
        <w:r>
          <w:t xml:space="preserve"> </w:t>
        </w:r>
      </w:ins>
      <w:ins w:id="3896" w:author="PR Preview" w:date="2026-01-01T00:00:00Z">
        <w:r>
          <w:t xml:space="preserve">is fitted to about</w:t>
        </w:r>
      </w:ins>
      <w:ins w:id="389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ins w:id="3898" w:author="PR Preview" w:date="2026-01-01T00:00:00Z">
        <w:r>
          <w:t xml:space="preserve"> </w:t>
        </w:r>
      </w:ins>
      <w:ins w:id="3899" w:author="PR Preview" w:date="2026-01-01T00:00:00Z">
        <w:r>
          <w:t xml:space="preserve">observations.</w:t>
        </w:r>
      </w:ins>
      <w:ins w:id="3900" w:author="PR Preview" w:date="2026-01-01T00:00:00Z">
        <w:r>
          <w:t xml:space="preserve"> </w:t>
        </w:r>
      </w:ins>
      <w:ins w:id="3901" w:author="PR Preview" w:date="2026-01-01T00:00:00Z">
        <w:r>
          <w:t xml:space="preserve">A rule fitted to fewer observations usually predicts worse,</w:t>
        </w:r>
      </w:ins>
      <w:ins w:id="3902" w:author="PR Preview" w:date="2026-01-01T00:00:00Z">
        <w:r>
          <w:t xml:space="preserve"> </w:t>
        </w:r>
      </w:ins>
      <w:ins w:id="3903" w:author="PR Preview" w:date="2026-01-01T00:00:00Z">
        <w:r>
          <w:t xml:space="preserve">so</w:t>
        </w:r>
      </w:ins>
      <w:ins w:id="390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905" w:author="PR Preview" w:date="2026-01-01T00:00:00Z">
        <w:r>
          <w:t xml:space="preserve"> </w:t>
        </w:r>
      </w:ins>
      <w:ins w:id="3906" w:author="PR Preview" w:date="2026-01-01T00:00:00Z">
        <w:r>
          <w:t xml:space="preserve">tends to overstate the expected generalization error of a rule fitted to all</w:t>
        </w:r>
      </w:ins>
      <w:ins w:id="3907" w:author="PR Preview" w:date="2026-01-01T00:00:00Z">
        <w:r>
          <w:t xml:space="preserve"> </w:t>
        </w:r>
      </w:ins>
      <m:oMath>
        <m:r>
          <m:t>n</m:t>
        </m:r>
      </m:oMath>
      <w:ins w:id="3908" w:author="PR Preview" w:date="2026-01-01T00:00:00Z">
        <w:r>
          <w:t xml:space="preserve">.</w:t>
        </w:r>
      </w:ins>
      <w:ins w:id="3909" w:author="PR Preview" w:date="2026-01-01T00:00:00Z">
        <w:r>
          <w:t xml:space="preserve"> </w:t>
        </w:r>
      </w:ins>
      <w:ins w:id="3910" w:author="PR Preview" w:date="2026-01-01T00:00:00Z">
        <w:r>
          <w:t xml:space="preserve">The overstatement shrinks as</w:t>
        </w:r>
      </w:ins>
      <w:ins w:id="3911" w:author="PR Preview" w:date="2026-01-01T00:00:00Z">
        <w:r>
          <w:t xml:space="preserve"> </w:t>
        </w:r>
      </w:ins>
      <m:oMath>
        <m:r>
          <m:t>k</m:t>
        </m:r>
      </m:oMath>
      <w:ins w:id="3912" w:author="PR Preview" w:date="2026-01-01T00:00:00Z">
        <w:r>
          <w:t xml:space="preserve"> </w:t>
        </w:r>
      </w:ins>
      <w:ins w:id="3913" w:author="PR Preview" w:date="2026-01-01T00:00:00Z">
        <w:r>
          <w:t xml:space="preserve">grows.</w:t>
        </w:r>
      </w:ins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26"/>
    <w:bookmarkStart w:id="231" w:name="exm-kfold-simulated"/>
    <w:p>
      <w:pPr>
        <w:pStyle w:val="BodyText"/>
      </w:pPr>
      <w:del w:id="3914" w:author="PR Preview" w:date="2026-01-01T00:00:00Z">
        <w:r>
          <w:rPr>
            <w:b/>
            <w:bCs/>
          </w:rPr>
          <w:delText xml:space="preserve">Example 19 (Cross-validation versus the generalization error)</w:delText>
        </w:r>
      </w:del>
      <w:del w:id="3915" w:author="PR Preview" w:date="2026-01-01T00:00:00Z">
        <w:r>
          <w:delText xml:space="preserve"> </w:delText>
        </w:r>
      </w:del>
      <w:del w:id="3916" w:author="PR Preview" w:date="2026-01-01T00:00:00Z">
        <w:r>
          <w:delText xml:space="preserve">This example applies</w:delText>
        </w:r>
      </w:del>
      <w:del w:id="3917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918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919" w:author="PR Preview" w:date="2026-01-01T00:00:00Z">
        <w:r>
          <w:delText xml:space="preserve"> </w:delText>
        </w:r>
      </w:del>
      <w:del w:id="3920" w:author="PR Preview" w:date="2026-01-01T00:00:00Z">
        <w:r>
          <w:delText xml:space="preserve">with</w:delText>
        </w:r>
      </w:del>
      <w:del w:id="392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3922" w:author="PR Preview" w:date="2026-01-01T00:00:00Z">
        <w:r>
          <w:delText xml:space="preserve"> </w:delText>
        </w:r>
      </w:del>
      <w:del w:id="3923" w:author="PR Preview" w:date="2026-01-01T00:00:00Z">
        <w:r>
          <w:delText xml:space="preserve">to the simulated training set of</w:delText>
        </w:r>
      </w:del>
      <w:del w:id="3924" w:author="PR Preview" w:date="2026-01-01T00:00:00Z">
        <w:r>
          <w:delText xml:space="preserve"> </w:delText>
        </w:r>
      </w:del>
      <w:hyperlink w:anchor="exm-train-test-error-simulated">
        <w:del w:id="3925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3926" w:author="PR Preview" w:date="2026-01-01T00:00:00Z">
        <w:r>
          <w:delText xml:space="preserve">,</w:delText>
        </w:r>
      </w:del>
      <w:del w:id="3927" w:author="PR Preview" w:date="2026-01-01T00:00:00Z">
        <w:r>
          <w:delText xml:space="preserve"> </w:delText>
        </w:r>
      </w:del>
      <w:del w:id="3928" w:author="PR Preview" w:date="2026-01-01T00:00:00Z">
        <w:r>
          <w:delText xml:space="preserve">using only those 30 observations.</w:delText>
        </w:r>
      </w:del>
      <w:del w:id="3929" w:author="PR Preview" w:date="2026-01-01T00:00:00Z">
        <w:r>
          <w:delText xml:space="preserve"> </w:delText>
        </w:r>
      </w:del>
      <w:del w:id="3930" w:author="PR Preview" w:date="2026-01-01T00:00:00Z">
        <w:r>
          <w:delText xml:space="preserve">The function</w:delText>
        </w:r>
      </w:del>
      <w:del w:id="3931" w:author="PR Preview" w:date="2026-01-01T00:00:00Z">
        <w:r>
          <w:delText xml:space="preserve"> </w:delText>
        </w:r>
      </w:del>
      <w:del w:id="3932" w:author="PR Preview" w:date="2026-01-01T00:00:00Z">
        <w:r>
          <w:rPr>
            <w:rStyle w:val="VerbatimChar"/>
          </w:rPr>
          <w:delText xml:space="preserve">assign_folds()</w:delText>
        </w:r>
      </w:del>
      <w:del w:id="3933" w:author="PR Preview" w:date="2026-01-01T00:00:00Z">
        <w:r>
          <w:delText xml:space="preserve"> </w:delText>
        </w:r>
      </w:del>
      <w:del w:id="3934" w:author="PR Preview" w:date="2026-01-01T00:00:00Z">
        <w:r>
          <w:delText xml:space="preserve">assigns each observation to a fold at random,</w:delText>
        </w:r>
      </w:del>
      <w:del w:id="3935" w:author="PR Preview" w:date="2026-01-01T00:00:00Z">
        <w:r>
          <w:delText xml:space="preserve"> </w:delText>
        </w:r>
      </w:del>
      <w:del w:id="3936" w:author="PR Preview" w:date="2026-01-01T00:00:00Z">
        <w:r>
          <w:rPr>
            <w:rStyle w:val="VerbatimChar"/>
          </w:rPr>
          <w:delText xml:space="preserve">cv_squared_errors()</w:delText>
        </w:r>
      </w:del>
      <w:del w:id="3937" w:author="PR Preview" w:date="2026-01-01T00:00:00Z">
        <w:r>
          <w:delText xml:space="preserve"> </w:delText>
        </w:r>
      </w:del>
      <w:del w:id="3938" w:author="PR Preview" w:date="2026-01-01T00:00:00Z">
        <w:r>
          <w:delText xml:space="preserve">fits the model once per fold without that fold</w:delText>
        </w:r>
      </w:del>
      <w:del w:id="3939" w:author="PR Preview" w:date="2026-01-01T00:00:00Z">
        <w:r>
          <w:delText xml:space="preserve"> </w:delText>
        </w:r>
      </w:del>
      <w:del w:id="3940" w:author="PR Preview" w:date="2026-01-01T00:00:00Z">
        <w:r>
          <w:delText xml:space="preserve">and returns each observation’s squared prediction error,</w:delText>
        </w:r>
      </w:del>
      <w:del w:id="3941" w:author="PR Preview" w:date="2026-01-01T00:00:00Z">
        <w:r>
          <w:delText xml:space="preserve"> </w:delText>
        </w:r>
      </w:del>
      <w:del w:id="3942" w:author="PR Preview" w:date="2026-01-01T00:00:00Z">
        <w:r>
          <w:delText xml:space="preserve">and</w:delText>
        </w:r>
      </w:del>
      <w:del w:id="3943" w:author="PR Preview" w:date="2026-01-01T00:00:00Z">
        <w:r>
          <w:delText xml:space="preserve"> </w:delText>
        </w:r>
      </w:del>
      <w:del w:id="3944" w:author="PR Preview" w:date="2026-01-01T00:00:00Z">
        <w:r>
          <w:rPr>
            <w:rStyle w:val="VerbatimChar"/>
          </w:rPr>
          <w:delText xml:space="preserve">cv_mse()</w:delText>
        </w:r>
      </w:del>
      <w:del w:id="3945" w:author="PR Preview" w:date="2026-01-01T00:00:00Z">
        <w:r>
          <w:delText xml:space="preserve"> </w:delText>
        </w:r>
      </w:del>
      <w:del w:id="3946" w:author="PR Preview" w:date="2026-01-01T00:00:00Z">
        <w:r>
          <w:delText xml:space="preserve">averages them, which is</w:delText>
        </w:r>
      </w:del>
      <w:del w:id="3947" w:author="PR Preview" w:date="2026-01-01T00:00:00Z">
        <w:r>
          <w:delText xml:space="preserve"> </w:delText>
        </w:r>
      </w:del>
      <w:hyperlink w:anchor="eq-cv-estimate">
        <w:del w:id="3948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3949" w:author="PR Preview" w:date="2026-01-01T00:00:00Z">
        <w:r>
          <w:delText xml:space="preserve">.</w:delText>
        </w:r>
      </w:del>
    </w:p>
    <w:p>
      <w:pPr>
        <w:pStyle w:val="BodyText"/>
      </w:pPr>
      <w:ins w:id="3950" w:author="PR Preview" w:date="2026-01-01T00:00:00Z">
        <w:r>
          <w:rPr>
            <w:b/>
            <w:bCs/>
          </w:rPr>
          <w:t xml:space="preserve">Example 23 (Cross-validation versus the generalization error)</w:t>
        </w:r>
      </w:ins>
      <w:ins w:id="3951" w:author="PR Preview" w:date="2026-01-01T00:00:00Z">
        <w:r>
          <w:t xml:space="preserve"> </w:t>
        </w:r>
      </w:ins>
      <w:ins w:id="3952" w:author="PR Preview" w:date="2026-01-01T00:00:00Z">
        <w:r>
          <w:t xml:space="preserve">This example applies</w:t>
        </w:r>
      </w:ins>
      <w:ins w:id="3953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3954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3955" w:author="PR Preview" w:date="2026-01-01T00:00:00Z">
        <w:r>
          <w:t xml:space="preserve"> </w:t>
        </w:r>
      </w:ins>
      <w:ins w:id="3956" w:author="PR Preview" w:date="2026-01-01T00:00:00Z">
        <w:r>
          <w:t xml:space="preserve">with</w:t>
        </w:r>
      </w:ins>
      <w:ins w:id="395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3958" w:author="PR Preview" w:date="2026-01-01T00:00:00Z">
        <w:r>
          <w:t xml:space="preserve"> </w:t>
        </w:r>
      </w:ins>
      <w:ins w:id="3959" w:author="PR Preview" w:date="2026-01-01T00:00:00Z">
        <w:r>
          <w:t xml:space="preserve">to the simulated training set of</w:t>
        </w:r>
      </w:ins>
      <w:ins w:id="3960" w:author="PR Preview" w:date="2026-01-01T00:00:00Z">
        <w:r>
          <w:t xml:space="preserve"> </w:t>
        </w:r>
      </w:ins>
      <w:hyperlink w:anchor="exm-train-test-error-simulated">
        <w:ins w:id="3961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3962" w:author="PR Preview" w:date="2026-01-01T00:00:00Z">
        <w:r>
          <w:t xml:space="preserve">,</w:t>
        </w:r>
      </w:ins>
      <w:ins w:id="3963" w:author="PR Preview" w:date="2026-01-01T00:00:00Z">
        <w:r>
          <w:t xml:space="preserve"> </w:t>
        </w:r>
      </w:ins>
      <w:ins w:id="3964" w:author="PR Preview" w:date="2026-01-01T00:00:00Z">
        <w:r>
          <w:t xml:space="preserve">using only those 30 observations.</w:t>
        </w:r>
      </w:ins>
      <w:ins w:id="3965" w:author="PR Preview" w:date="2026-01-01T00:00:00Z">
        <w:r>
          <w:t xml:space="preserve"> </w:t>
        </w:r>
      </w:ins>
      <w:ins w:id="3966" w:author="PR Preview" w:date="2026-01-01T00:00:00Z">
        <w:r>
          <w:t xml:space="preserve">The function</w:t>
        </w:r>
      </w:ins>
      <w:ins w:id="3967" w:author="PR Preview" w:date="2026-01-01T00:00:00Z">
        <w:r>
          <w:t xml:space="preserve"> </w:t>
        </w:r>
      </w:ins>
      <w:ins w:id="3968" w:author="PR Preview" w:date="2026-01-01T00:00:00Z">
        <w:r>
          <w:rPr>
            <w:rStyle w:val="VerbatimChar"/>
          </w:rPr>
          <w:t xml:space="preserve">assign_folds()</w:t>
        </w:r>
      </w:ins>
      <w:ins w:id="3969" w:author="PR Preview" w:date="2026-01-01T00:00:00Z">
        <w:r>
          <w:t xml:space="preserve"> </w:t>
        </w:r>
      </w:ins>
      <w:ins w:id="3970" w:author="PR Preview" w:date="2026-01-01T00:00:00Z">
        <w:r>
          <w:t xml:space="preserve">assigns each observation to a fold at random,</w:t>
        </w:r>
      </w:ins>
      <w:ins w:id="3971" w:author="PR Preview" w:date="2026-01-01T00:00:00Z">
        <w:r>
          <w:t xml:space="preserve"> </w:t>
        </w:r>
      </w:ins>
      <w:ins w:id="3972" w:author="PR Preview" w:date="2026-01-01T00:00:00Z">
        <w:r>
          <w:rPr>
            <w:rStyle w:val="VerbatimChar"/>
          </w:rPr>
          <w:t xml:space="preserve">cv_squared_errors()</w:t>
        </w:r>
      </w:ins>
      <w:ins w:id="3973" w:author="PR Preview" w:date="2026-01-01T00:00:00Z">
        <w:r>
          <w:t xml:space="preserve"> </w:t>
        </w:r>
      </w:ins>
      <w:ins w:id="3974" w:author="PR Preview" w:date="2026-01-01T00:00:00Z">
        <w:r>
          <w:t xml:space="preserve">fits the model once per fold without that fold</w:t>
        </w:r>
      </w:ins>
      <w:ins w:id="3975" w:author="PR Preview" w:date="2026-01-01T00:00:00Z">
        <w:r>
          <w:t xml:space="preserve"> </w:t>
        </w:r>
      </w:ins>
      <w:ins w:id="3976" w:author="PR Preview" w:date="2026-01-01T00:00:00Z">
        <w:r>
          <w:t xml:space="preserve">and returns each observation’s squared prediction error,</w:t>
        </w:r>
      </w:ins>
      <w:ins w:id="3977" w:author="PR Preview" w:date="2026-01-01T00:00:00Z">
        <w:r>
          <w:t xml:space="preserve"> </w:t>
        </w:r>
      </w:ins>
      <w:ins w:id="3978" w:author="PR Preview" w:date="2026-01-01T00:00:00Z">
        <w:r>
          <w:t xml:space="preserve">and</w:t>
        </w:r>
      </w:ins>
      <w:ins w:id="3979" w:author="PR Preview" w:date="2026-01-01T00:00:00Z">
        <w:r>
          <w:t xml:space="preserve"> </w:t>
        </w:r>
      </w:ins>
      <w:ins w:id="3980" w:author="PR Preview" w:date="2026-01-01T00:00:00Z">
        <w:r>
          <w:rPr>
            <w:rStyle w:val="VerbatimChar"/>
          </w:rPr>
          <w:t xml:space="preserve">cv_mse()</w:t>
        </w:r>
      </w:ins>
      <w:ins w:id="3981" w:author="PR Preview" w:date="2026-01-01T00:00:00Z">
        <w:r>
          <w:t xml:space="preserve"> </w:t>
        </w:r>
      </w:ins>
      <w:ins w:id="3982" w:author="PR Preview" w:date="2026-01-01T00:00:00Z">
        <w:r>
          <w:t xml:space="preserve">averages them, which is</w:t>
        </w:r>
      </w:ins>
      <w:ins w:id="3983" w:author="PR Preview" w:date="2026-01-01T00:00:00Z">
        <w:r>
          <w:t xml:space="preserve"> </w:t>
        </w:r>
      </w:ins>
      <w:hyperlink w:anchor="eq-cv-estimate">
        <w:ins w:id="3984" w:author="PR Preview" w:date="2026-01-01T00:00:00Z">
          <w:r>
            <w:rPr>
              <w:rStyle w:val="Hyperlink"/>
            </w:rPr>
            <w:t xml:space="preserve">Equation 41</w:t>
          </w:r>
        </w:ins>
      </w:hyperlink>
      <w:ins w:id="3985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del w:id="3986" w:author="PR Preview" w:date="2026-01-01T00:00:00Z">
        <w:r>
          <w:delText xml:space="preserve">The same fold assignment is used for every degree,</w:delText>
        </w:r>
      </w:del>
      <w:del w:id="3987" w:author="PR Preview" w:date="2026-01-01T00:00:00Z">
        <w:r>
          <w:delText xml:space="preserve"> </w:delText>
        </w:r>
      </w:del>
      <w:del w:id="3988" w:author="PR Preview" w:date="2026-01-01T00:00:00Z">
        <w:r>
          <w:delText xml:space="preserve">so the degrees are compared on the same splits.</w:delText>
        </w:r>
      </w:del>
      <w:del w:id="3989" w:author="PR Preview" w:date="2026-01-01T00:00:00Z">
        <w:r>
          <w:delText xml:space="preserve"> </w:delText>
        </w:r>
      </w:del>
      <w:del w:id="3990" w:author="PR Preview" w:date="2026-01-01T00:00:00Z">
        <w:r>
          <w:delText xml:space="preserve">The table and figure report the square root of each cross-validation estimate,</w:delText>
        </w:r>
      </w:del>
      <w:del w:id="3991" w:author="PR Preview" w:date="2026-01-01T00:00:00Z">
        <w:r>
          <w:delText xml:space="preserve"> </w:delText>
        </w:r>
      </w:del>
      <w:del w:id="3992" w:author="PR Preview" w:date="2026-01-01T00:00:00Z">
        <w:r>
          <w:delText xml:space="preserve">so that it is in the same unit as the training sRMSE and generalization pRMSE of</w:delText>
        </w:r>
      </w:del>
      <w:del w:id="3993" w:author="PR Preview" w:date="2026-01-01T00:00:00Z">
        <w:r>
          <w:delText xml:space="preserve"> </w:delText>
        </w:r>
      </w:del>
      <w:hyperlink w:anchor="exm-train-test-error-simulated">
        <w:del w:id="3994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3995" w:author="PR Preview" w:date="2026-01-01T00:00:00Z">
        <w:r>
          <w:delText xml:space="preserve">.</w:delText>
        </w:r>
      </w:del>
    </w:p>
    <w:p>
      <w:pPr>
        <w:pStyle w:val="FirstParagraph"/>
      </w:pPr>
      <w:ins w:id="3996" w:author="PR Preview" w:date="2026-01-01T00:00:00Z">
        <w:r>
          <w:t xml:space="preserve">The same fold assignment is used for every degree,</w:t>
        </w:r>
      </w:ins>
      <w:ins w:id="3997" w:author="PR Preview" w:date="2026-01-01T00:00:00Z">
        <w:r>
          <w:t xml:space="preserve"> </w:t>
        </w:r>
      </w:ins>
      <w:ins w:id="3998" w:author="PR Preview" w:date="2026-01-01T00:00:00Z">
        <w:r>
          <w:t xml:space="preserve">so the degrees are compared on the same splits.</w:t>
        </w:r>
      </w:ins>
      <w:ins w:id="3999" w:author="PR Preview" w:date="2026-01-01T00:00:00Z">
        <w:r>
          <w:t xml:space="preserve"> </w:t>
        </w:r>
      </w:ins>
      <w:ins w:id="4000" w:author="PR Preview" w:date="2026-01-01T00:00:00Z">
        <w:r>
          <w:t xml:space="preserve">The table and figure report the square root of each cross-validation estimate,</w:t>
        </w:r>
      </w:ins>
      <w:ins w:id="4001" w:author="PR Preview" w:date="2026-01-01T00:00:00Z">
        <w:r>
          <w:t xml:space="preserve"> </w:t>
        </w:r>
      </w:ins>
      <w:ins w:id="4002" w:author="PR Preview" w:date="2026-01-01T00:00:00Z">
        <w:r>
          <w:t xml:space="preserve">so that it is in the same unit as the training sRMSE and generalization pRMSE of</w:t>
        </w:r>
      </w:ins>
      <w:ins w:id="4003" w:author="PR Preview" w:date="2026-01-01T00:00:00Z">
        <w:r>
          <w:t xml:space="preserve"> </w:t>
        </w:r>
      </w:ins>
      <w:hyperlink w:anchor="exm-train-test-error-simulated">
        <w:ins w:id="4004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4005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3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31"/>
    <w:bookmarkStart w:id="234" w:name="exm-kfold-mtcars"/>
    <w:p>
      <w:pPr>
        <w:pStyle w:val="BodyText"/>
      </w:pPr>
      <w:del w:id="4006" w:author="PR Preview" w:date="2026-01-01T00:00:00Z">
        <w:r>
          <w:rPr>
            <w:b/>
            <w:bCs/>
          </w:rPr>
          <w:delText xml:space="preserve">Example 20 (Four-fold cross-validation of the</w:delText>
        </w:r>
      </w:del>
      <w:del w:id="4007" w:author="PR Preview" w:date="2026-01-01T00:00:00Z">
        <w:r>
          <w:rPr>
            <w:b/>
            <w:bCs/>
          </w:rPr>
          <w:delText xml:space="preserve"> </w:delText>
        </w:r>
      </w:del>
      <w:del w:id="4008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4009" w:author="PR Preview" w:date="2026-01-01T00:00:00Z">
        <w:r>
          <w:rPr>
            <w:b/>
            <w:bCs/>
          </w:rPr>
          <w:delText xml:space="preserve"> </w:delText>
        </w:r>
      </w:del>
      <w:del w:id="4010" w:author="PR Preview" w:date="2026-01-01T00:00:00Z">
        <w:r>
          <w:rPr>
            <w:b/>
            <w:bCs/>
          </w:rPr>
          <w:delText xml:space="preserve">polynomials)</w:delText>
        </w:r>
      </w:del>
      <w:del w:id="4011" w:author="PR Preview" w:date="2026-01-01T00:00:00Z">
        <w:r>
          <w:delText xml:space="preserve"> </w:delText>
        </w:r>
      </w:del>
      <w:del w:id="4012" w:author="PR Preview" w:date="2026-01-01T00:00:00Z">
        <w:r>
          <w:delText xml:space="preserve">This example applies the</w:delText>
        </w:r>
      </w:del>
      <w:del w:id="401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4014" w:author="PR Preview" w:date="2026-01-01T00:00:00Z">
        <w:r>
          <w:delText xml:space="preserve"> </w:delText>
        </w:r>
      </w:del>
      <w:del w:id="4015" w:author="PR Preview" w:date="2026-01-01T00:00:00Z">
        <w:r>
          <w:delText xml:space="preserve">folds of</w:delText>
        </w:r>
      </w:del>
      <w:del w:id="4016" w:author="PR Preview" w:date="2026-01-01T00:00:00Z">
        <w:r>
          <w:delText xml:space="preserve"> </w:delText>
        </w:r>
      </w:del>
      <w:hyperlink w:anchor="exr-kfold">
        <w:del w:id="4017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4018" w:author="PR Preview" w:date="2026-01-01T00:00:00Z">
        <w:r>
          <w:delText xml:space="preserve"> </w:delText>
        </w:r>
      </w:del>
      <w:del w:id="4019" w:author="PR Preview" w:date="2026-01-01T00:00:00Z">
        <w:r>
          <w:delText xml:space="preserve">to the four polynomial models of</w:delText>
        </w:r>
      </w:del>
      <w:del w:id="4020" w:author="PR Preview" w:date="2026-01-01T00:00:00Z">
        <w:r>
          <w:delText xml:space="preserve"> </w:delText>
        </w:r>
      </w:del>
      <w:hyperlink w:anchor="exr-overfitting">
        <w:del w:id="4021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4022" w:author="PR Preview" w:date="2026-01-01T00:00:00Z">
        <w:r>
          <w:delText xml:space="preserve">,</w:delText>
        </w:r>
      </w:del>
      <w:del w:id="4023" w:author="PR Preview" w:date="2026-01-01T00:00:00Z">
        <w:r>
          <w:delText xml:space="preserve"> </w:delText>
        </w:r>
      </w:del>
      <w:del w:id="4024" w:author="PR Preview" w:date="2026-01-01T00:00:00Z">
        <w:r>
          <w:delText xml:space="preserve">now using all</w:delText>
        </w:r>
      </w:del>
      <w:del w:id="402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4026" w:author="PR Preview" w:date="2026-01-01T00:00:00Z">
        <w:r>
          <w:delText xml:space="preserve"> </w:delText>
        </w:r>
      </w:del>
      <w:del w:id="4027" w:author="PR Preview" w:date="2026-01-01T00:00:00Z">
        <w:r>
          <w:delText xml:space="preserve">cars</w:delText>
        </w:r>
      </w:del>
      <w:del w:id="4028" w:author="PR Preview" w:date="2026-01-01T00:00:00Z">
        <w:r>
          <w:delText xml:space="preserve"> </w:delText>
        </w:r>
      </w:del>
      <w:del w:id="4029" w:author="PR Preview" w:date="2026-01-01T00:00:00Z">
        <w:r>
          <w:delText xml:space="preserve">and the</w:delText>
        </w:r>
      </w:del>
      <w:del w:id="4030" w:author="PR Preview" w:date="2026-01-01T00:00:00Z">
        <w:r>
          <w:delText xml:space="preserve"> </w:delText>
        </w:r>
      </w:del>
      <w:del w:id="4031" w:author="PR Preview" w:date="2026-01-01T00:00:00Z">
        <w:r>
          <w:rPr>
            <w:rStyle w:val="VerbatimChar"/>
          </w:rPr>
          <w:delText xml:space="preserve">cv_mse()</w:delText>
        </w:r>
      </w:del>
      <w:del w:id="4032" w:author="PR Preview" w:date="2026-01-01T00:00:00Z">
        <w:r>
          <w:delText xml:space="preserve"> </w:delText>
        </w:r>
      </w:del>
      <w:del w:id="4033" w:author="PR Preview" w:date="2026-01-01T00:00:00Z">
        <w:r>
          <w:delText xml:space="preserve">function of</w:delText>
        </w:r>
      </w:del>
      <w:del w:id="4034" w:author="PR Preview" w:date="2026-01-01T00:00:00Z">
        <w:r>
          <w:delText xml:space="preserve"> </w:delText>
        </w:r>
      </w:del>
      <w:hyperlink w:anchor="exm-kfold-simulated">
        <w:del w:id="4035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4036" w:author="PR Preview" w:date="2026-01-01T00:00:00Z">
        <w:r>
          <w:delText xml:space="preserve">.</w:delText>
        </w:r>
      </w:del>
      <w:del w:id="4037" w:author="PR Preview" w:date="2026-01-01T00:00:00Z">
        <w:r>
          <w:delText xml:space="preserve"> </w:delText>
        </w:r>
      </w:del>
      <w:del w:id="4038" w:author="PR Preview" w:date="2026-01-01T00:00:00Z">
        <w:r>
          <w:delText xml:space="preserve">The fold assignment is random,</w:delText>
        </w:r>
      </w:del>
      <w:del w:id="4039" w:author="PR Preview" w:date="2026-01-01T00:00:00Z">
        <w:r>
          <w:delText xml:space="preserve"> </w:delText>
        </w:r>
      </w:del>
      <w:del w:id="4040" w:author="PR Preview" w:date="2026-01-01T00:00:00Z">
        <w:r>
          <w:delText xml:space="preserve">so the estimate is too;</w:delText>
        </w:r>
      </w:del>
      <w:del w:id="4041" w:author="PR Preview" w:date="2026-01-01T00:00:00Z">
        <w:r>
          <w:delText xml:space="preserve"> </w:delText>
        </w:r>
      </w:del>
      <w:del w:id="4042" w:author="PR Preview" w:date="2026-01-01T00:00:00Z">
        <w:r>
          <w:delText xml:space="preserve">to show how much,</w:delText>
        </w:r>
      </w:del>
      <w:del w:id="4043" w:author="PR Preview" w:date="2026-01-01T00:00:00Z">
        <w:r>
          <w:delText xml:space="preserve"> </w:delText>
        </w:r>
      </w:del>
      <w:del w:id="4044" w:author="PR Preview" w:date="2026-01-01T00:00:00Z">
        <w:r>
          <w:delText xml:space="preserve">we repeat the whole procedure with 5 different random fold assignments.</w:delText>
        </w:r>
      </w:del>
    </w:p>
    <w:p>
      <w:pPr>
        <w:pStyle w:val="BodyText"/>
      </w:pPr>
      <w:ins w:id="4045" w:author="PR Preview" w:date="2026-01-01T00:00:00Z">
        <w:r>
          <w:rPr>
            <w:b/>
            <w:bCs/>
          </w:rPr>
          <w:t xml:space="preserve">Example 24 (Four-fold cross-validation of the</w:t>
        </w:r>
      </w:ins>
      <w:ins w:id="4046" w:author="PR Preview" w:date="2026-01-01T00:00:00Z">
        <w:r>
          <w:rPr>
            <w:b/>
            <w:bCs/>
          </w:rPr>
          <w:t xml:space="preserve"> </w:t>
        </w:r>
      </w:ins>
      <w:ins w:id="4047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4048" w:author="PR Preview" w:date="2026-01-01T00:00:00Z">
        <w:r>
          <w:rPr>
            <w:b/>
            <w:bCs/>
          </w:rPr>
          <w:t xml:space="preserve"> </w:t>
        </w:r>
      </w:ins>
      <w:ins w:id="4049" w:author="PR Preview" w:date="2026-01-01T00:00:00Z">
        <w:r>
          <w:rPr>
            <w:b/>
            <w:bCs/>
          </w:rPr>
          <w:t xml:space="preserve">polynomials)</w:t>
        </w:r>
      </w:ins>
      <w:ins w:id="4050" w:author="PR Preview" w:date="2026-01-01T00:00:00Z">
        <w:r>
          <w:t xml:space="preserve"> </w:t>
        </w:r>
      </w:ins>
      <w:ins w:id="4051" w:author="PR Preview" w:date="2026-01-01T00:00:00Z">
        <w:r>
          <w:t xml:space="preserve">This example applies the</w:t>
        </w:r>
      </w:ins>
      <w:ins w:id="405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4053" w:author="PR Preview" w:date="2026-01-01T00:00:00Z">
        <w:r>
          <w:t xml:space="preserve"> </w:t>
        </w:r>
      </w:ins>
      <w:ins w:id="4054" w:author="PR Preview" w:date="2026-01-01T00:00:00Z">
        <w:r>
          <w:t xml:space="preserve">folds of</w:t>
        </w:r>
      </w:ins>
      <w:ins w:id="4055" w:author="PR Preview" w:date="2026-01-01T00:00:00Z">
        <w:r>
          <w:t xml:space="preserve"> </w:t>
        </w:r>
      </w:ins>
      <w:hyperlink w:anchor="exr-kfold">
        <w:ins w:id="4056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4057" w:author="PR Preview" w:date="2026-01-01T00:00:00Z">
        <w:r>
          <w:t xml:space="preserve"> </w:t>
        </w:r>
      </w:ins>
      <w:ins w:id="4058" w:author="PR Preview" w:date="2026-01-01T00:00:00Z">
        <w:r>
          <w:t xml:space="preserve">to the four polynomial models of</w:t>
        </w:r>
      </w:ins>
      <w:ins w:id="4059" w:author="PR Preview" w:date="2026-01-01T00:00:00Z">
        <w:r>
          <w:t xml:space="preserve"> </w:t>
        </w:r>
      </w:ins>
      <w:hyperlink w:anchor="exr-overfitting">
        <w:ins w:id="406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4061" w:author="PR Preview" w:date="2026-01-01T00:00:00Z">
        <w:r>
          <w:t xml:space="preserve">,</w:t>
        </w:r>
      </w:ins>
      <w:ins w:id="4062" w:author="PR Preview" w:date="2026-01-01T00:00:00Z">
        <w:r>
          <w:t xml:space="preserve"> </w:t>
        </w:r>
      </w:ins>
      <w:ins w:id="4063" w:author="PR Preview" w:date="2026-01-01T00:00:00Z">
        <w:r>
          <w:t xml:space="preserve">now using all</w:t>
        </w:r>
      </w:ins>
      <w:ins w:id="406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4065" w:author="PR Preview" w:date="2026-01-01T00:00:00Z">
        <w:r>
          <w:t xml:space="preserve"> </w:t>
        </w:r>
      </w:ins>
      <w:ins w:id="4066" w:author="PR Preview" w:date="2026-01-01T00:00:00Z">
        <w:r>
          <w:t xml:space="preserve">cars</w:t>
        </w:r>
      </w:ins>
      <w:ins w:id="4067" w:author="PR Preview" w:date="2026-01-01T00:00:00Z">
        <w:r>
          <w:t xml:space="preserve"> </w:t>
        </w:r>
      </w:ins>
      <w:ins w:id="4068" w:author="PR Preview" w:date="2026-01-01T00:00:00Z">
        <w:r>
          <w:t xml:space="preserve">and the</w:t>
        </w:r>
      </w:ins>
      <w:ins w:id="4069" w:author="PR Preview" w:date="2026-01-01T00:00:00Z">
        <w:r>
          <w:t xml:space="preserve"> </w:t>
        </w:r>
      </w:ins>
      <w:ins w:id="4070" w:author="PR Preview" w:date="2026-01-01T00:00:00Z">
        <w:r>
          <w:rPr>
            <w:rStyle w:val="VerbatimChar"/>
          </w:rPr>
          <w:t xml:space="preserve">cv_mse()</w:t>
        </w:r>
      </w:ins>
      <w:ins w:id="4071" w:author="PR Preview" w:date="2026-01-01T00:00:00Z">
        <w:r>
          <w:t xml:space="preserve"> </w:t>
        </w:r>
      </w:ins>
      <w:ins w:id="4072" w:author="PR Preview" w:date="2026-01-01T00:00:00Z">
        <w:r>
          <w:t xml:space="preserve">function of</w:t>
        </w:r>
      </w:ins>
      <w:ins w:id="4073" w:author="PR Preview" w:date="2026-01-01T00:00:00Z">
        <w:r>
          <w:t xml:space="preserve"> </w:t>
        </w:r>
      </w:ins>
      <w:hyperlink w:anchor="exm-kfold-simulated">
        <w:ins w:id="4074" w:author="PR Preview" w:date="2026-01-01T00:00:00Z">
          <w:r>
            <w:rPr>
              <w:rStyle w:val="Hyperlink"/>
            </w:rPr>
            <w:t xml:space="preserve">Example 23</w:t>
          </w:r>
        </w:ins>
      </w:hyperlink>
      <w:ins w:id="4075" w:author="PR Preview" w:date="2026-01-01T00:00:00Z">
        <w:r>
          <w:t xml:space="preserve">.</w:t>
        </w:r>
      </w:ins>
      <w:ins w:id="4076" w:author="PR Preview" w:date="2026-01-01T00:00:00Z">
        <w:r>
          <w:t xml:space="preserve"> </w:t>
        </w:r>
      </w:ins>
      <w:ins w:id="4077" w:author="PR Preview" w:date="2026-01-01T00:00:00Z">
        <w:r>
          <w:t xml:space="preserve">The fold assignment is random,</w:t>
        </w:r>
      </w:ins>
      <w:ins w:id="4078" w:author="PR Preview" w:date="2026-01-01T00:00:00Z">
        <w:r>
          <w:t xml:space="preserve"> </w:t>
        </w:r>
      </w:ins>
      <w:ins w:id="4079" w:author="PR Preview" w:date="2026-01-01T00:00:00Z">
        <w:r>
          <w:t xml:space="preserve">so the estimate is too;</w:t>
        </w:r>
      </w:ins>
      <w:ins w:id="4080" w:author="PR Preview" w:date="2026-01-01T00:00:00Z">
        <w:r>
          <w:t xml:space="preserve"> </w:t>
        </w:r>
      </w:ins>
      <w:ins w:id="4081" w:author="PR Preview" w:date="2026-01-01T00:00:00Z">
        <w:r>
          <w:t xml:space="preserve">to show how much,</w:t>
        </w:r>
      </w:ins>
      <w:ins w:id="4082" w:author="PR Preview" w:date="2026-01-01T00:00:00Z">
        <w:r>
          <w:t xml:space="preserve"> </w:t>
        </w:r>
      </w:ins>
      <w:ins w:id="4083" w:author="PR Preview" w:date="2026-01-01T00:00:00Z">
        <w:r>
          <w:t xml:space="preserve">we repeat the whole procedure with 5 different random fold assignments.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3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3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del w:id="4084" w:author="PR Preview" w:date="2026-01-01T00:00:00Z">
        <w:r>
          <w:delText xml:space="preserve">Each row of</w:delText>
        </w:r>
      </w:del>
      <w:del w:id="4085" w:author="PR Preview" w:date="2026-01-01T00:00:00Z">
        <w:r>
          <w:delText xml:space="preserve"> </w:delText>
        </w:r>
      </w:del>
      <w:hyperlink w:anchor="tbl-cv-mtcars-repeats">
        <w:del w:id="4086" w:author="PR Preview" w:date="2026-01-01T00:00:00Z">
          <w:r>
            <w:rPr>
              <w:rStyle w:val="Hyperlink"/>
            </w:rPr>
            <w:delText xml:space="preserve">Table 4</w:delText>
          </w:r>
        </w:del>
      </w:hyperlink>
      <w:del w:id="4087" w:author="PR Preview" w:date="2026-01-01T00:00:00Z">
        <w:r>
          <w:delText xml:space="preserve"> </w:delText>
        </w:r>
      </w:del>
      <w:del w:id="4088" w:author="PR Preview" w:date="2026-01-01T00:00:00Z">
        <w:r>
          <w:delText xml:space="preserve">holds, for each degree,</w:delText>
        </w:r>
      </w:del>
      <w:del w:id="4089" w:author="PR Preview" w:date="2026-01-01T00:00:00Z">
        <w:r>
          <w:delText xml:space="preserve"> </w:delText>
        </w:r>
      </w:del>
      <w:del w:id="4090" w:author="PR Preview" w:date="2026-01-01T00:00:00Z">
        <w:r>
          <w:delText xml:space="preserve">the square root of</w:delText>
        </w:r>
      </w:del>
      <w:del w:id="409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del w:id="4092" w:author="PR Preview" w:date="2026-01-01T00:00:00Z">
        <w:r>
          <w:delText xml:space="preserve"> </w:delText>
        </w:r>
      </w:del>
      <w:del w:id="4093" w:author="PR Preview" w:date="2026-01-01T00:00:00Z">
        <w:r>
          <w:delText xml:space="preserve">(</w:delText>
        </w:r>
      </w:del>
      <w:hyperlink w:anchor="eq-cv-estimate">
        <w:del w:id="4094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4095" w:author="PR Preview" w:date="2026-01-01T00:00:00Z">
        <w:r>
          <w:delText xml:space="preserve">) for one fold assignment.</w:delText>
        </w:r>
      </w:del>
      <w:del w:id="4096" w:author="PR Preview" w:date="2026-01-01T00:00:00Z">
        <w:r>
          <w:delText xml:space="preserve"> </w:delText>
        </w:r>
      </w:del>
      <w:del w:id="4097" w:author="PR Preview" w:date="2026-01-01T00:00:00Z">
        <w:r>
          <w:delText xml:space="preserve">Across fold assignments,</w:delText>
        </w:r>
      </w:del>
      <w:del w:id="4098" w:author="PR Preview" w:date="2026-01-01T00:00:00Z">
        <w:r>
          <w:delText xml:space="preserve"> </w:delText>
        </w:r>
      </w:del>
      <w:del w:id="4099" w:author="PR Preview" w:date="2026-01-01T00:00:00Z">
        <w:r>
          <w:delText xml:space="preserve">the estimate for one degree varied by as much as</w:delText>
        </w:r>
      </w:del>
      <w:del w:id="4100" w:author="PR Preview" w:date="2026-01-01T00:00:00Z">
        <w:r>
          <w:delText xml:space="preserve"> </w:delText>
        </w:r>
      </w:del>
      <w:del w:id="4101" w:author="PR Preview" w:date="2026-01-01T00:00:00Z">
        <w:r>
          <w:delText xml:space="preserve">0.32 mpg,</w:delText>
        </w:r>
      </w:del>
      <w:del w:id="4102" w:author="PR Preview" w:date="2026-01-01T00:00:00Z">
        <w:r>
          <w:delText xml:space="preserve"> </w:delText>
        </w:r>
      </w:del>
      <w:del w:id="4103" w:author="PR Preview" w:date="2026-01-01T00:00:00Z">
        <w:r>
          <w:delText xml:space="preserve">but every assignment chose degree 2: the estimates moved, and the winner did not.</w:delText>
        </w:r>
      </w:del>
      <w:del w:id="4104" w:author="PR Preview" w:date="2026-01-01T00:00:00Z">
        <w:r>
          <w:delText xml:space="preserve"> </w:delText>
        </w:r>
      </w:del>
      <w:del w:id="4105" w:author="PR Preview" w:date="2026-01-01T00:00:00Z">
        <w:r>
          <w:delText xml:space="preserve">A single run of</w:delText>
        </w:r>
      </w:del>
      <w:del w:id="4106" w:author="PR Preview" w:date="2026-01-01T00:00:00Z">
        <w:r>
          <w:delText xml:space="preserve"> </w:delText>
        </w:r>
      </w:del>
      <m:oMath>
        <m:r>
          <m:t>k</m:t>
        </m:r>
      </m:oMath>
      <w:del w:id="4107" w:author="PR Preview" w:date="2026-01-01T00:00:00Z">
        <w:r>
          <w:delText xml:space="preserve">-fold cross-validation</w:delText>
        </w:r>
      </w:del>
      <w:del w:id="4108" w:author="PR Preview" w:date="2026-01-01T00:00:00Z">
        <w:r>
          <w:delText xml:space="preserve"> </w:delText>
        </w:r>
      </w:del>
      <w:del w:id="4109" w:author="PR Preview" w:date="2026-01-01T00:00:00Z">
        <w:r>
          <w:delText xml:space="preserve">reports one of these rows,</w:delText>
        </w:r>
      </w:del>
      <w:del w:id="4110" w:author="PR Preview" w:date="2026-01-01T00:00:00Z">
        <w:r>
          <w:delText xml:space="preserve"> </w:delText>
        </w:r>
      </w:del>
      <w:del w:id="4111" w:author="PR Preview" w:date="2026-01-01T00:00:00Z">
        <w:r>
          <w:delText xml:space="preserve">so a small difference between two models’ estimates</w:delText>
        </w:r>
      </w:del>
      <w:del w:id="4112" w:author="PR Preview" w:date="2026-01-01T00:00:00Z">
        <w:r>
          <w:delText xml:space="preserve"> </w:delText>
        </w:r>
      </w:del>
      <w:del w:id="4113" w:author="PR Preview" w:date="2026-01-01T00:00:00Z">
        <w:r>
          <w:delText xml:space="preserve">may not survive a different split.</w:delText>
        </w:r>
      </w:del>
    </w:p>
    <w:p>
      <w:pPr>
        <w:pStyle w:val="FirstParagraph"/>
      </w:pPr>
      <w:ins w:id="4114" w:author="PR Preview" w:date="2026-01-01T00:00:00Z">
        <w:r>
          <w:t xml:space="preserve">Each row of</w:t>
        </w:r>
      </w:ins>
      <w:ins w:id="4115" w:author="PR Preview" w:date="2026-01-01T00:00:00Z">
        <w:r>
          <w:t xml:space="preserve"> </w:t>
        </w:r>
      </w:ins>
      <w:hyperlink w:anchor="tbl-cv-mtcars-repeats">
        <w:ins w:id="4116" w:author="PR Preview" w:date="2026-01-01T00:00:00Z">
          <w:r>
            <w:rPr>
              <w:rStyle w:val="Hyperlink"/>
            </w:rPr>
            <w:t xml:space="preserve">Table 4</w:t>
          </w:r>
        </w:ins>
      </w:hyperlink>
      <w:ins w:id="4117" w:author="PR Preview" w:date="2026-01-01T00:00:00Z">
        <w:r>
          <w:t xml:space="preserve"> </w:t>
        </w:r>
      </w:ins>
      <w:ins w:id="4118" w:author="PR Preview" w:date="2026-01-01T00:00:00Z">
        <w:r>
          <w:t xml:space="preserve">holds, for each degree,</w:t>
        </w:r>
      </w:ins>
      <w:ins w:id="4119" w:author="PR Preview" w:date="2026-01-01T00:00:00Z">
        <w:r>
          <w:t xml:space="preserve"> </w:t>
        </w:r>
      </w:ins>
      <w:ins w:id="4120" w:author="PR Preview" w:date="2026-01-01T00:00:00Z">
        <w:r>
          <w:t xml:space="preserve">the square root of</w:t>
        </w:r>
      </w:ins>
      <w:ins w:id="412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ins w:id="4122" w:author="PR Preview" w:date="2026-01-01T00:00:00Z">
        <w:r>
          <w:t xml:space="preserve"> </w:t>
        </w:r>
      </w:ins>
      <w:ins w:id="4123" w:author="PR Preview" w:date="2026-01-01T00:00:00Z">
        <w:r>
          <w:t xml:space="preserve">(</w:t>
        </w:r>
      </w:ins>
      <w:hyperlink w:anchor="eq-cv-estimate">
        <w:ins w:id="4124" w:author="PR Preview" w:date="2026-01-01T00:00:00Z">
          <w:r>
            <w:rPr>
              <w:rStyle w:val="Hyperlink"/>
            </w:rPr>
            <w:t xml:space="preserve">Equation 41</w:t>
          </w:r>
        </w:ins>
      </w:hyperlink>
      <w:ins w:id="4125" w:author="PR Preview" w:date="2026-01-01T00:00:00Z">
        <w:r>
          <w:t xml:space="preserve">) for one fold assignment.</w:t>
        </w:r>
      </w:ins>
      <w:ins w:id="4126" w:author="PR Preview" w:date="2026-01-01T00:00:00Z">
        <w:r>
          <w:t xml:space="preserve"> </w:t>
        </w:r>
      </w:ins>
      <w:ins w:id="4127" w:author="PR Preview" w:date="2026-01-01T00:00:00Z">
        <w:r>
          <w:t xml:space="preserve">Across fold assignments,</w:t>
        </w:r>
      </w:ins>
      <w:ins w:id="4128" w:author="PR Preview" w:date="2026-01-01T00:00:00Z">
        <w:r>
          <w:t xml:space="preserve"> </w:t>
        </w:r>
      </w:ins>
      <w:ins w:id="4129" w:author="PR Preview" w:date="2026-01-01T00:00:00Z">
        <w:r>
          <w:t xml:space="preserve">the estimate for one degree varied by as much as</w:t>
        </w:r>
      </w:ins>
      <w:ins w:id="4130" w:author="PR Preview" w:date="2026-01-01T00:00:00Z">
        <w:r>
          <w:t xml:space="preserve"> </w:t>
        </w:r>
      </w:ins>
      <w:ins w:id="4131" w:author="PR Preview" w:date="2026-01-01T00:00:00Z">
        <w:r>
          <w:t xml:space="preserve">0.32 mpg,</w:t>
        </w:r>
      </w:ins>
      <w:ins w:id="4132" w:author="PR Preview" w:date="2026-01-01T00:00:00Z">
        <w:r>
          <w:t xml:space="preserve"> </w:t>
        </w:r>
      </w:ins>
      <w:ins w:id="4133" w:author="PR Preview" w:date="2026-01-01T00:00:00Z">
        <w:r>
          <w:t xml:space="preserve">but every assignment chose degree 2: the estimates moved, and the winner did not.</w:t>
        </w:r>
      </w:ins>
      <w:ins w:id="4134" w:author="PR Preview" w:date="2026-01-01T00:00:00Z">
        <w:r>
          <w:t xml:space="preserve"> </w:t>
        </w:r>
      </w:ins>
      <w:ins w:id="4135" w:author="PR Preview" w:date="2026-01-01T00:00:00Z">
        <w:r>
          <w:t xml:space="preserve">A single run of</w:t>
        </w:r>
      </w:ins>
      <w:ins w:id="4136" w:author="PR Preview" w:date="2026-01-01T00:00:00Z">
        <w:r>
          <w:t xml:space="preserve"> </w:t>
        </w:r>
      </w:ins>
      <m:oMath>
        <m:r>
          <m:t>k</m:t>
        </m:r>
      </m:oMath>
      <w:ins w:id="4137" w:author="PR Preview" w:date="2026-01-01T00:00:00Z">
        <w:r>
          <w:t xml:space="preserve">-fold cross-validation</w:t>
        </w:r>
      </w:ins>
      <w:ins w:id="4138" w:author="PR Preview" w:date="2026-01-01T00:00:00Z">
        <w:r>
          <w:t xml:space="preserve"> </w:t>
        </w:r>
      </w:ins>
      <w:ins w:id="4139" w:author="PR Preview" w:date="2026-01-01T00:00:00Z">
        <w:r>
          <w:t xml:space="preserve">reports one of these rows,</w:t>
        </w:r>
      </w:ins>
      <w:ins w:id="4140" w:author="PR Preview" w:date="2026-01-01T00:00:00Z">
        <w:r>
          <w:t xml:space="preserve"> </w:t>
        </w:r>
      </w:ins>
      <w:ins w:id="4141" w:author="PR Preview" w:date="2026-01-01T00:00:00Z">
        <w:r>
          <w:t xml:space="preserve">so a small difference between two models’ estimates</w:t>
        </w:r>
      </w:ins>
      <w:ins w:id="4142" w:author="PR Preview" w:date="2026-01-01T00:00:00Z">
        <w:r>
          <w:t xml:space="preserve"> </w:t>
        </w:r>
      </w:ins>
      <w:ins w:id="4143" w:author="PR Preview" w:date="2026-01-01T00:00:00Z">
        <w:r>
          <w:t xml:space="preserve">may not survive a different split.</w:t>
        </w:r>
      </w:ins>
    </w:p>
    <w:bookmarkEnd w:id="234"/>
    <w:bookmarkEnd w:id="235"/>
    <w:bookmarkStart w:id="263" w:name="sec-loocv"/>
    <w:p>
      <w:pPr>
        <w:pStyle w:val="Heading2"/>
      </w:pPr>
      <w:r>
        <w:t xml:space="preserve">7 Leave-one-out cross-validation</w:t>
      </w:r>
    </w:p>
    <w:bookmarkStart w:id="236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del w:id="4144" w:author="PR Preview" w:date="2026-01-01T00:00:00Z">
        <w:r>
          <w:delText xml:space="preserve">If we run the procedure twice,</w:delText>
        </w:r>
      </w:del>
      <w:del w:id="4145" w:author="PR Preview" w:date="2026-01-01T00:00:00Z">
        <w:r>
          <w:delText xml:space="preserve"> </w:delText>
        </w:r>
      </w:del>
      <w:del w:id="4146" w:author="PR Preview" w:date="2026-01-01T00:00:00Z">
        <w:r>
          <w:delText xml:space="preserve">with two different random fold assignments,</w:delText>
        </w:r>
      </w:del>
      <w:del w:id="4147" w:author="PR Preview" w:date="2026-01-01T00:00:00Z">
        <w:r>
          <w:delText xml:space="preserve"> </w:delText>
        </w:r>
      </w:del>
      <w:del w:id="4148" w:author="PR Preview" w:date="2026-01-01T00:00:00Z">
        <w:r>
          <w:delText xml:space="preserve">can the two values of</w:delText>
        </w:r>
      </w:del>
      <w:del w:id="414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4150" w:author="PR Preview" w:date="2026-01-01T00:00:00Z">
        <w:r>
          <w:delText xml:space="preserve"> </w:delText>
        </w:r>
      </w:del>
      <w:del w:id="4151" w:author="PR Preview" w:date="2026-01-01T00:00:00Z">
        <w:r>
          <w:delText xml:space="preserve">(</w:delText>
        </w:r>
      </w:del>
      <w:hyperlink w:anchor="eq-cv-estimate">
        <w:del w:id="4152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4153" w:author="PR Preview" w:date="2026-01-01T00:00:00Z">
        <w:r>
          <w:delText xml:space="preserve">) differ?</w:delText>
        </w:r>
      </w:del>
    </w:p>
    <w:p>
      <w:pPr>
        <w:pStyle w:val="Compact"/>
        <w:numPr>
          <w:ilvl w:val="0"/>
          <w:numId w:val="1015"/>
        </w:numPr>
      </w:pPr>
      <w:ins w:id="4154" w:author="PR Preview" w:date="2026-01-01T00:00:00Z">
        <w:r>
          <w:t xml:space="preserve">If we run the procedure twice,</w:t>
        </w:r>
      </w:ins>
      <w:ins w:id="4155" w:author="PR Preview" w:date="2026-01-01T00:00:00Z">
        <w:r>
          <w:t xml:space="preserve"> </w:t>
        </w:r>
      </w:ins>
      <w:ins w:id="4156" w:author="PR Preview" w:date="2026-01-01T00:00:00Z">
        <w:r>
          <w:t xml:space="preserve">with two different random fold assignments,</w:t>
        </w:r>
      </w:ins>
      <w:ins w:id="4157" w:author="PR Preview" w:date="2026-01-01T00:00:00Z">
        <w:r>
          <w:t xml:space="preserve"> </w:t>
        </w:r>
      </w:ins>
      <w:ins w:id="4158" w:author="PR Preview" w:date="2026-01-01T00:00:00Z">
        <w:r>
          <w:t xml:space="preserve">can the two values of</w:t>
        </w:r>
      </w:ins>
      <w:ins w:id="415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4160" w:author="PR Preview" w:date="2026-01-01T00:00:00Z">
        <w:r>
          <w:t xml:space="preserve"> </w:t>
        </w:r>
      </w:ins>
      <w:ins w:id="4161" w:author="PR Preview" w:date="2026-01-01T00:00:00Z">
        <w:r>
          <w:t xml:space="preserve">(</w:t>
        </w:r>
      </w:ins>
      <w:hyperlink w:anchor="eq-cv-estimate">
        <w:ins w:id="4162" w:author="PR Preview" w:date="2026-01-01T00:00:00Z">
          <w:r>
            <w:rPr>
              <w:rStyle w:val="Hyperlink"/>
            </w:rPr>
            <w:t xml:space="preserve">Equation 41</w:t>
          </w:r>
        </w:ins>
      </w:hyperlink>
      <w:ins w:id="4163" w:author="PR Preview" w:date="2026-01-01T00:00:00Z">
        <w:r>
          <w:t xml:space="preserve">) differ?</w:t>
        </w:r>
      </w:ins>
    </w:p>
    <w:bookmarkEnd w:id="236"/>
    <w:bookmarkStart w:id="237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del w:id="4164" w:author="PR Preview" w:date="2026-01-01T00:00:00Z">
        <w:r>
          <w:delText xml:space="preserve">No.</w:delText>
        </w:r>
      </w:del>
      <w:del w:id="4165" w:author="PR Preview" w:date="2026-01-01T00:00:00Z">
        <w:r>
          <w:delText xml:space="preserve"> </w:delText>
        </w:r>
      </w:del>
      <w:del w:id="4166" w:author="PR Preview" w:date="2026-01-01T00:00:00Z">
        <w:r>
          <w:delText xml:space="preserve">With one car per fold,</w:delText>
        </w:r>
      </w:del>
      <w:del w:id="4167" w:author="PR Preview" w:date="2026-01-01T00:00:00Z">
        <w:r>
          <w:delText xml:space="preserve"> </w:delText>
        </w:r>
      </w:del>
      <w:del w:id="4168" w:author="PR Preview" w:date="2026-01-01T00:00:00Z">
        <w:r>
          <w:delText xml:space="preserve">every assignment of cars to folds produces the same 32 fits,</w:delText>
        </w:r>
      </w:del>
      <w:del w:id="4169" w:author="PR Preview" w:date="2026-01-01T00:00:00Z">
        <w:r>
          <w:delText xml:space="preserve"> </w:delText>
        </w:r>
      </w:del>
      <w:del w:id="4170" w:author="PR Preview" w:date="2026-01-01T00:00:00Z">
        <w:r>
          <w:delText xml:space="preserve">only numbered differently,</w:delText>
        </w:r>
      </w:del>
      <w:del w:id="4171" w:author="PR Preview" w:date="2026-01-01T00:00:00Z">
        <w:r>
          <w:delText xml:space="preserve"> </w:delText>
        </w:r>
      </w:del>
      <w:del w:id="4172" w:author="PR Preview" w:date="2026-01-01T00:00:00Z">
        <w:r>
          <w:delText xml:space="preserve">and</w:delText>
        </w:r>
      </w:del>
      <w:del w:id="4173" w:author="PR Preview" w:date="2026-01-01T00:00:00Z">
        <w:r>
          <w:delText xml:space="preserve"> </w:delText>
        </w:r>
      </w:del>
      <w:hyperlink w:anchor="eq-cv-estimate">
        <w:del w:id="4174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4175" w:author="PR Preview" w:date="2026-01-01T00:00:00Z">
        <w:r>
          <w:delText xml:space="preserve"> </w:delText>
        </w:r>
      </w:del>
      <w:del w:id="4176" w:author="PR Preview" w:date="2026-01-01T00:00:00Z">
        <w:r>
          <w:delText xml:space="preserve">does not depend on the numbering.</w:delText>
        </w:r>
      </w:del>
      <w:del w:id="4177" w:author="PR Preview" w:date="2026-01-01T00:00:00Z">
        <w:r>
          <w:delText xml:space="preserve"> </w:delText>
        </w:r>
      </w:del>
      <w:del w:id="4178" w:author="PR Preview" w:date="2026-01-01T00:00:00Z">
        <w:r>
          <w:delText xml:space="preserve">Unlike</w:delText>
        </w:r>
      </w:del>
      <w:del w:id="4179" w:author="PR Preview" w:date="2026-01-01T00:00:00Z">
        <w:r>
          <w:delText xml:space="preserve"> </w:delText>
        </w:r>
      </w:del>
      <w:hyperlink w:anchor="exm-kfold-mtcars">
        <w:del w:id="4180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4181" w:author="PR Preview" w:date="2026-01-01T00:00:00Z">
        <w:r>
          <w:delText xml:space="preserve">,</w:delText>
        </w:r>
      </w:del>
      <w:del w:id="4182" w:author="PR Preview" w:date="2026-01-01T00:00:00Z">
        <w:r>
          <w:delText xml:space="preserve"> </w:delText>
        </w:r>
      </w:del>
      <w:del w:id="4183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4184" w:author="PR Preview" w:date="2026-01-01T00:00:00Z">
        <w:r>
          <w:rPr>
            <w:b/>
            <w:bCs/>
          </w:rPr>
          <w:delText xml:space="preserve">Definition 45 (Leave-one-out cross-validation)</w:delText>
        </w:r>
      </w:del>
      <w:del w:id="4185" w:author="PR Preview" w:date="2026-01-01T00:00:00Z">
        <w:r>
          <w:delText xml:space="preserve"> </w:delText>
        </w:r>
      </w:del>
      <w:del w:id="4186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4187" w:author="PR Preview" w:date="2026-01-01T00:00:00Z">
        <w:r>
          <w:delText xml:space="preserve"> </w:delText>
        </w:r>
      </w:del>
      <w:del w:id="4188" w:author="PR Preview" w:date="2026-01-01T00:00:00Z">
        <w:r>
          <w:delText xml:space="preserve">is</w:delText>
        </w:r>
      </w:del>
      <w:del w:id="4189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4190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4191" w:author="PR Preview" w:date="2026-01-01T00:00:00Z">
        <w:r>
          <w:delText xml:space="preserve"> </w:delText>
        </w:r>
      </w:del>
      <w:del w:id="4192" w:author="PR Preview" w:date="2026-01-01T00:00:00Z">
        <w:r>
          <w:delText xml:space="preserve">with</w:delText>
        </w:r>
      </w:del>
      <w:del w:id="419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194" w:author="PR Preview" w:date="2026-01-01T00:00:00Z">
        <w:r>
          <w:delText xml:space="preserve">,</w:delText>
        </w:r>
      </w:del>
      <w:del w:id="4195" w:author="PR Preview" w:date="2026-01-01T00:00:00Z">
        <w:r>
          <w:delText xml:space="preserve"> </w:delText>
        </w:r>
      </w:del>
      <w:del w:id="4196" w:author="PR Preview" w:date="2026-01-01T00:00:00Z">
        <w:r>
          <w:delText xml:space="preserve">so that each of the</w:delText>
        </w:r>
      </w:del>
      <w:del w:id="4197" w:author="PR Preview" w:date="2026-01-01T00:00:00Z">
        <w:r>
          <w:delText xml:space="preserve"> </w:delText>
        </w:r>
      </w:del>
      <m:oMath>
        <m:r>
          <m:t>n</m:t>
        </m:r>
      </m:oMath>
      <w:del w:id="4198" w:author="PR Preview" w:date="2026-01-01T00:00:00Z">
        <w:r>
          <w:delText xml:space="preserve"> </w:delText>
        </w:r>
      </w:del>
      <w:hyperlink w:anchor="def-folds">
        <w:del w:id="4199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200" w:author="PR Preview" w:date="2026-01-01T00:00:00Z">
        <w:r>
          <w:delText xml:space="preserve"> </w:delText>
        </w:r>
      </w:del>
      <w:del w:id="4201" w:author="PR Preview" w:date="2026-01-01T00:00:00Z">
        <w:r>
          <w:delText xml:space="preserve">holds one observation,</w:delText>
        </w:r>
      </w:del>
      <w:del w:id="4202" w:author="PR Preview" w:date="2026-01-01T00:00:00Z">
        <w:r>
          <w:delText xml:space="preserve"> </w:delText>
        </w:r>
      </w:del>
      <w:del w:id="4203" w:author="PR Preview" w:date="2026-01-01T00:00:00Z">
        <w:r>
          <w:delText xml:space="preserve">and the</w:delText>
        </w:r>
      </w:del>
      <w:del w:id="4204" w:author="PR Preview" w:date="2026-01-01T00:00:00Z">
        <w:r>
          <w:delText xml:space="preserve"> </w:delText>
        </w:r>
      </w:del>
      <w:hyperlink w:anchor="def-fold-out-rule">
        <w:del w:id="4205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420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4207" w:author="PR Preview" w:date="2026-01-01T00:00:00Z">
        <w:r>
          <w:delText xml:space="preserve"> </w:delText>
        </w:r>
      </w:del>
      <w:del w:id="4208" w:author="PR Preview" w:date="2026-01-01T00:00:00Z">
        <w:r>
          <w:delText xml:space="preserve">of observation</w:delText>
        </w:r>
      </w:del>
      <w:del w:id="4209" w:author="PR Preview" w:date="2026-01-01T00:00:00Z">
        <w:r>
          <w:delText xml:space="preserve"> </w:delText>
        </w:r>
      </w:del>
      <m:oMath>
        <m:r>
          <m:t>i</m:t>
        </m:r>
      </m:oMath>
      <w:del w:id="4210" w:author="PR Preview" w:date="2026-01-01T00:00:00Z">
        <w:r>
          <w:delText xml:space="preserve">’s</w:delText>
        </w:r>
      </w:del>
      <w:del w:id="4211" w:author="PR Preview" w:date="2026-01-01T00:00:00Z">
        <w:r>
          <w:delText xml:space="preserve"> </w:delText>
        </w:r>
      </w:del>
      <w:hyperlink w:anchor="def-fold-assignment">
        <w:del w:id="4212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213" w:author="PR Preview" w:date="2026-01-01T00:00:00Z">
        <w:r>
          <w:delText xml:space="preserve"> </w:delText>
        </w:r>
      </w:del>
      <w:del w:id="4214" w:author="PR Preview" w:date="2026-01-01T00:00:00Z">
        <w:r>
          <w:delText xml:space="preserve">is fitted to all observations except observation</w:delText>
        </w:r>
      </w:del>
      <w:del w:id="4215" w:author="PR Preview" w:date="2026-01-01T00:00:00Z">
        <w:r>
          <w:delText xml:space="preserve"> </w:delText>
        </w:r>
      </w:del>
      <m:oMath>
        <m:r>
          <m:t>i</m:t>
        </m:r>
      </m:oMath>
      <w:del w:id="4216" w:author="PR Preview" w:date="2026-01-01T00:00:00Z">
        <w:r>
          <w:delText xml:space="preserve">.</w:delText>
        </w:r>
      </w:del>
      <w:del w:id="4217" w:author="PR Preview" w:date="2026-01-01T00:00:00Z">
        <w:r>
          <w:delText xml:space="preserve"> </w:delText>
        </w:r>
      </w:del>
      <w:del w:id="4218" w:author="PR Preview" w:date="2026-01-01T00:00:00Z">
        <w:r>
          <w:delText xml:space="preserve">Its</w:delText>
        </w:r>
      </w:del>
      <w:del w:id="4219" w:author="PR Preview" w:date="2026-01-01T00:00:00Z">
        <w:r>
          <w:delText xml:space="preserve"> </w:delText>
        </w:r>
      </w:del>
      <w:hyperlink w:anchor="def-cv-estimate">
        <w:del w:id="4220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221" w:author="PR Preview" w:date="2026-01-01T00:00:00Z">
        <w:r>
          <w:delText xml:space="preserve"> </w:delText>
        </w:r>
      </w:del>
      <w:del w:id="4222" w:author="PR Preview" w:date="2026-01-01T00:00:00Z">
        <w:r>
          <w:delText xml:space="preserve">(</w:delText>
        </w:r>
      </w:del>
      <w:hyperlink w:anchor="eq-cv-estimate">
        <w:del w:id="4223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4224" w:author="PR Preview" w:date="2026-01-01T00:00:00Z">
        <w:r>
          <w:delText xml:space="preserve"> </w:delText>
        </w:r>
      </w:del>
      <w:del w:id="4225" w:author="PR Preview" w:date="2026-01-01T00:00:00Z">
        <w:r>
          <w:delText xml:space="preserve">with</w:delText>
        </w:r>
      </w:del>
      <w:del w:id="422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227" w:author="PR Preview" w:date="2026-01-01T00:00:00Z">
        <w:r>
          <w:delText xml:space="preserve">) is</w:delText>
        </w:r>
      </w:del>
    </w:p>
    <w:p>
      <w:pPr>
        <w:pStyle w:val="Compact"/>
        <w:numPr>
          <w:ilvl w:val="0"/>
          <w:numId w:val="1016"/>
        </w:numPr>
      </w:pPr>
      <w:ins w:id="4228" w:author="PR Preview" w:date="2026-01-01T00:00:00Z">
        <w:r>
          <w:t xml:space="preserve">No.</w:t>
        </w:r>
      </w:ins>
      <w:ins w:id="4229" w:author="PR Preview" w:date="2026-01-01T00:00:00Z">
        <w:r>
          <w:t xml:space="preserve"> </w:t>
        </w:r>
      </w:ins>
      <w:ins w:id="4230" w:author="PR Preview" w:date="2026-01-01T00:00:00Z">
        <w:r>
          <w:t xml:space="preserve">With one car per fold,</w:t>
        </w:r>
      </w:ins>
      <w:ins w:id="4231" w:author="PR Preview" w:date="2026-01-01T00:00:00Z">
        <w:r>
          <w:t xml:space="preserve"> </w:t>
        </w:r>
      </w:ins>
      <w:ins w:id="4232" w:author="PR Preview" w:date="2026-01-01T00:00:00Z">
        <w:r>
          <w:t xml:space="preserve">every assignment of cars to folds produces the same 32 fits,</w:t>
        </w:r>
      </w:ins>
      <w:ins w:id="4233" w:author="PR Preview" w:date="2026-01-01T00:00:00Z">
        <w:r>
          <w:t xml:space="preserve"> </w:t>
        </w:r>
      </w:ins>
      <w:ins w:id="4234" w:author="PR Preview" w:date="2026-01-01T00:00:00Z">
        <w:r>
          <w:t xml:space="preserve">only numbered differently,</w:t>
        </w:r>
      </w:ins>
      <w:ins w:id="4235" w:author="PR Preview" w:date="2026-01-01T00:00:00Z">
        <w:r>
          <w:t xml:space="preserve"> </w:t>
        </w:r>
      </w:ins>
      <w:ins w:id="4236" w:author="PR Preview" w:date="2026-01-01T00:00:00Z">
        <w:r>
          <w:t xml:space="preserve">and</w:t>
        </w:r>
      </w:ins>
      <w:ins w:id="4237" w:author="PR Preview" w:date="2026-01-01T00:00:00Z">
        <w:r>
          <w:t xml:space="preserve"> </w:t>
        </w:r>
      </w:ins>
      <w:hyperlink w:anchor="eq-cv-estimate">
        <w:ins w:id="4238" w:author="PR Preview" w:date="2026-01-01T00:00:00Z">
          <w:r>
            <w:rPr>
              <w:rStyle w:val="Hyperlink"/>
            </w:rPr>
            <w:t xml:space="preserve">Equation 41</w:t>
          </w:r>
        </w:ins>
      </w:hyperlink>
      <w:ins w:id="4239" w:author="PR Preview" w:date="2026-01-01T00:00:00Z">
        <w:r>
          <w:t xml:space="preserve"> </w:t>
        </w:r>
      </w:ins>
      <w:ins w:id="4240" w:author="PR Preview" w:date="2026-01-01T00:00:00Z">
        <w:r>
          <w:t xml:space="preserve">does not depend on the numbering.</w:t>
        </w:r>
      </w:ins>
      <w:ins w:id="4241" w:author="PR Preview" w:date="2026-01-01T00:00:00Z">
        <w:r>
          <w:t xml:space="preserve"> </w:t>
        </w:r>
      </w:ins>
      <w:ins w:id="4242" w:author="PR Preview" w:date="2026-01-01T00:00:00Z">
        <w:r>
          <w:t xml:space="preserve">Unlike</w:t>
        </w:r>
      </w:ins>
      <w:ins w:id="4243" w:author="PR Preview" w:date="2026-01-01T00:00:00Z">
        <w:r>
          <w:t xml:space="preserve"> </w:t>
        </w:r>
      </w:ins>
      <w:hyperlink w:anchor="exm-kfold-mtcars">
        <w:ins w:id="4244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4245" w:author="PR Preview" w:date="2026-01-01T00:00:00Z">
        <w:r>
          <w:t xml:space="preserve">,</w:t>
        </w:r>
      </w:ins>
      <w:ins w:id="4246" w:author="PR Preview" w:date="2026-01-01T00:00:00Z">
        <w:r>
          <w:t xml:space="preserve"> </w:t>
        </w:r>
      </w:ins>
      <w:ins w:id="4247" w:author="PR Preview" w:date="2026-01-01T00:00:00Z">
        <w:r>
          <w:t xml:space="preserve">the estimate is not random.</w:t>
        </w:r>
      </w:ins>
    </w:p>
    <w:bookmarkEnd w:id="237"/>
    <w:bookmarkStart w:id="239" w:name="def-loocv"/>
    <w:p>
      <w:pPr>
        <w:pStyle w:val="FirstParagraph"/>
      </w:pPr>
      <w:ins w:id="4248" w:author="PR Preview" w:date="2026-01-01T00:00:00Z">
        <w:r>
          <w:rPr>
            <w:b/>
            <w:bCs/>
          </w:rPr>
          <w:t xml:space="preserve">Definition 49 (Leave-one-out cross-validation)</w:t>
        </w:r>
      </w:ins>
      <w:ins w:id="4249" w:author="PR Preview" w:date="2026-01-01T00:00:00Z">
        <w:r>
          <w:t xml:space="preserve"> </w:t>
        </w:r>
      </w:ins>
      <w:ins w:id="4250" w:author="PR Preview" w:date="2026-01-01T00:00:00Z">
        <w:r>
          <w:rPr>
            <w:b/>
            <w:bCs/>
          </w:rPr>
          <w:t xml:space="preserve">Leave-one-out cross-validation (LOOCV)</w:t>
        </w:r>
      </w:ins>
      <w:ins w:id="4251" w:author="PR Preview" w:date="2026-01-01T00:00:00Z">
        <w:r>
          <w:t xml:space="preserve"> </w:t>
        </w:r>
      </w:ins>
      <w:ins w:id="4252" w:author="PR Preview" w:date="2026-01-01T00:00:00Z">
        <w:r>
          <w:t xml:space="preserve">is</w:t>
        </w:r>
      </w:ins>
      <w:ins w:id="4253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4254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4255" w:author="PR Preview" w:date="2026-01-01T00:00:00Z">
        <w:r>
          <w:t xml:space="preserve"> </w:t>
        </w:r>
      </w:ins>
      <w:ins w:id="4256" w:author="PR Preview" w:date="2026-01-01T00:00:00Z">
        <w:r>
          <w:t xml:space="preserve">with</w:t>
        </w:r>
      </w:ins>
      <w:ins w:id="425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258" w:author="PR Preview" w:date="2026-01-01T00:00:00Z">
        <w:r>
          <w:t xml:space="preserve">,</w:t>
        </w:r>
      </w:ins>
      <w:ins w:id="4259" w:author="PR Preview" w:date="2026-01-01T00:00:00Z">
        <w:r>
          <w:t xml:space="preserve"> </w:t>
        </w:r>
      </w:ins>
      <w:ins w:id="4260" w:author="PR Preview" w:date="2026-01-01T00:00:00Z">
        <w:r>
          <w:t xml:space="preserve">so that each of the</w:t>
        </w:r>
      </w:ins>
      <w:ins w:id="4261" w:author="PR Preview" w:date="2026-01-01T00:00:00Z">
        <w:r>
          <w:t xml:space="preserve"> </w:t>
        </w:r>
      </w:ins>
      <m:oMath>
        <m:r>
          <m:t>n</m:t>
        </m:r>
      </m:oMath>
      <w:ins w:id="4262" w:author="PR Preview" w:date="2026-01-01T00:00:00Z">
        <w:r>
          <w:t xml:space="preserve"> </w:t>
        </w:r>
      </w:ins>
      <w:hyperlink w:anchor="def-folds">
        <w:ins w:id="4263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264" w:author="PR Preview" w:date="2026-01-01T00:00:00Z">
        <w:r>
          <w:t xml:space="preserve"> </w:t>
        </w:r>
      </w:ins>
      <w:ins w:id="4265" w:author="PR Preview" w:date="2026-01-01T00:00:00Z">
        <w:r>
          <w:t xml:space="preserve">holds one observation,</w:t>
        </w:r>
      </w:ins>
      <w:ins w:id="4266" w:author="PR Preview" w:date="2026-01-01T00:00:00Z">
        <w:r>
          <w:t xml:space="preserve"> </w:t>
        </w:r>
      </w:ins>
      <w:ins w:id="4267" w:author="PR Preview" w:date="2026-01-01T00:00:00Z">
        <w:r>
          <w:t xml:space="preserve">and the</w:t>
        </w:r>
      </w:ins>
      <w:ins w:id="4268" w:author="PR Preview" w:date="2026-01-01T00:00:00Z">
        <w:r>
          <w:t xml:space="preserve"> </w:t>
        </w:r>
      </w:ins>
      <w:hyperlink w:anchor="def-fold-out-rule">
        <w:ins w:id="4269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4270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4271" w:author="PR Preview" w:date="2026-01-01T00:00:00Z">
        <w:r>
          <w:t xml:space="preserve"> </w:t>
        </w:r>
      </w:ins>
      <w:ins w:id="4272" w:author="PR Preview" w:date="2026-01-01T00:00:00Z">
        <w:r>
          <w:t xml:space="preserve">of observation</w:t>
        </w:r>
      </w:ins>
      <w:ins w:id="4273" w:author="PR Preview" w:date="2026-01-01T00:00:00Z">
        <w:r>
          <w:t xml:space="preserve"> </w:t>
        </w:r>
      </w:ins>
      <m:oMath>
        <m:r>
          <m:t>i</m:t>
        </m:r>
      </m:oMath>
      <w:ins w:id="4274" w:author="PR Preview" w:date="2026-01-01T00:00:00Z">
        <w:r>
          <w:t xml:space="preserve">’s</w:t>
        </w:r>
      </w:ins>
      <w:ins w:id="4275" w:author="PR Preview" w:date="2026-01-01T00:00:00Z">
        <w:r>
          <w:t xml:space="preserve"> </w:t>
        </w:r>
      </w:ins>
      <w:hyperlink w:anchor="def-fold-assignment">
        <w:ins w:id="4276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277" w:author="PR Preview" w:date="2026-01-01T00:00:00Z">
        <w:r>
          <w:t xml:space="preserve"> </w:t>
        </w:r>
      </w:ins>
      <w:ins w:id="4278" w:author="PR Preview" w:date="2026-01-01T00:00:00Z">
        <w:r>
          <w:t xml:space="preserve">is fitted to all observations except observation</w:t>
        </w:r>
      </w:ins>
      <w:ins w:id="4279" w:author="PR Preview" w:date="2026-01-01T00:00:00Z">
        <w:r>
          <w:t xml:space="preserve"> </w:t>
        </w:r>
      </w:ins>
      <m:oMath>
        <m:r>
          <m:t>i</m:t>
        </m:r>
      </m:oMath>
      <w:ins w:id="4280" w:author="PR Preview" w:date="2026-01-01T00:00:00Z">
        <w:r>
          <w:t xml:space="preserve">.</w:t>
        </w:r>
      </w:ins>
      <w:ins w:id="4281" w:author="PR Preview" w:date="2026-01-01T00:00:00Z">
        <w:r>
          <w:t xml:space="preserve"> </w:t>
        </w:r>
      </w:ins>
      <w:ins w:id="4282" w:author="PR Preview" w:date="2026-01-01T00:00:00Z">
        <w:r>
          <w:t xml:space="preserve">Its</w:t>
        </w:r>
      </w:ins>
      <w:ins w:id="4283" w:author="PR Preview" w:date="2026-01-01T00:00:00Z">
        <w:r>
          <w:t xml:space="preserve"> </w:t>
        </w:r>
      </w:ins>
      <w:hyperlink w:anchor="def-cv-estimate">
        <w:ins w:id="4284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285" w:author="PR Preview" w:date="2026-01-01T00:00:00Z">
        <w:r>
          <w:t xml:space="preserve"> </w:t>
        </w:r>
      </w:ins>
      <w:ins w:id="4286" w:author="PR Preview" w:date="2026-01-01T00:00:00Z">
        <w:r>
          <w:t xml:space="preserve">(</w:t>
        </w:r>
      </w:ins>
      <w:hyperlink w:anchor="eq-cv-estimate">
        <w:ins w:id="4287" w:author="PR Preview" w:date="2026-01-01T00:00:00Z">
          <w:r>
            <w:rPr>
              <w:rStyle w:val="Hyperlink"/>
            </w:rPr>
            <w:t xml:space="preserve">Equation 41</w:t>
          </w:r>
        </w:ins>
      </w:hyperlink>
      <w:ins w:id="4288" w:author="PR Preview" w:date="2026-01-01T00:00:00Z">
        <w:r>
          <w:t xml:space="preserve"> </w:t>
        </w:r>
      </w:ins>
      <w:ins w:id="4289" w:author="PR Preview" w:date="2026-01-01T00:00:00Z">
        <w:r>
          <w:t xml:space="preserve">with</w:t>
        </w:r>
      </w:ins>
      <w:ins w:id="429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291" w:author="PR Preview" w:date="2026-01-01T00:00:00Z">
        <w:r>
          <w:t xml:space="preserve">) is</w:t>
        </w:r>
      </w:ins>
    </w:p>
    <w:p>
      <w:pPr>
        <w:pStyle w:val="BodyText"/>
      </w:pPr>
      <w:bookmarkStart w:id="23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39"/>
    <w:bookmarkStart w:id="24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0"/>
    <w:p>
      <w:pPr>
        <w:pStyle w:val="BodyText"/>
      </w:pPr>
      <w:del w:id="4292" w:author="PR Preview" w:date="2026-01-01T00:00:00Z">
        <w:r>
          <w:rPr>
            <w:i/>
            <w:iCs/>
          </w:rPr>
          <w:delText xml:space="preserve">Proof</w:delText>
        </w:r>
      </w:del>
      <w:del w:id="4293" w:author="PR Preview" w:date="2026-01-01T00:00:00Z">
        <w:r>
          <w:delText xml:space="preserve">. </w:delText>
        </w:r>
      </w:del>
      <w:del w:id="4294" w:author="PR Preview" w:date="2026-01-01T00:00:00Z">
        <w:r>
          <w:delText xml:space="preserve">This is the solution to</w:delText>
        </w:r>
      </w:del>
      <w:del w:id="4295" w:author="PR Preview" w:date="2026-01-01T00:00:00Z">
        <w:r>
          <w:delText xml:space="preserve"> </w:delText>
        </w:r>
      </w:del>
      <w:hyperlink w:anchor="exr-loocv">
        <w:del w:id="4296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4297" w:author="PR Preview" w:date="2026-01-01T00:00:00Z">
        <w:r>
          <w:delText xml:space="preserve">, part 3, worked in</w:delText>
        </w:r>
      </w:del>
      <w:del w:id="4298" w:author="PR Preview" w:date="2026-01-01T00:00:00Z">
        <w:r>
          <w:delText xml:space="preserve"> </w:delText>
        </w:r>
      </w:del>
      <w:hyperlink w:anchor="sol-loocv">
        <w:del w:id="4299" w:author="PR Preview" w:date="2026-01-01T00:00:00Z">
          <w:r>
            <w:rPr>
              <w:rStyle w:val="Hyperlink"/>
            </w:rPr>
            <w:delText xml:space="preserve">Solution 11</w:delText>
          </w:r>
        </w:del>
      </w:hyperlink>
      <w:del w:id="4300" w:author="PR Preview" w:date="2026-01-01T00:00:00Z">
        <w:r>
          <w:delText xml:space="preserve">.</w:delText>
        </w:r>
      </w:del>
      <w:del w:id="4301" w:author="PR Preview" w:date="2026-01-01T00:00:00Z">
        <w:r>
          <w:delText xml:space="preserve"> </w:delText>
        </w:r>
      </w:del>
      <w:del w:id="4302" w:author="PR Preview" w:date="2026-01-01T00:00:00Z">
        <w:r>
          <w:delText xml:space="preserve">It uses</w:delText>
        </w:r>
      </w:del>
      <w:del w:id="4303" w:author="PR Preview" w:date="2026-01-01T00:00:00Z">
        <w:r>
          <w:delText xml:space="preserve"> </w:delText>
        </w:r>
      </w:del>
      <w:hyperlink w:anchor="eq-cv-estimate">
        <w:del w:id="4304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4305" w:author="PR Preview" w:date="2026-01-01T00:00:00Z">
        <w:r>
          <w:delText xml:space="preserve"> </w:delText>
        </w:r>
      </w:del>
      <w:del w:id="4306" w:author="PR Preview" w:date="2026-01-01T00:00:00Z">
        <w:r>
          <w:delText xml:space="preserve">and</w:delText>
        </w:r>
      </w:del>
      <w:del w:id="4307" w:author="PR Preview" w:date="2026-01-01T00:00:00Z">
        <w:r>
          <w:delText xml:space="preserve"> </w:delText>
        </w:r>
      </w:del>
      <w:hyperlink w:anchor="eq-fold-out-rule">
        <w:del w:id="4308" w:author="PR Preview" w:date="2026-01-01T00:00:00Z">
          <w:r>
            <w:rPr>
              <w:rStyle w:val="Hyperlink"/>
            </w:rPr>
            <w:delText xml:space="preserve">Equation 36</w:delText>
          </w:r>
        </w:del>
      </w:hyperlink>
      <w:del w:id="4309" w:author="PR Preview" w:date="2026-01-01T00:00:00Z">
        <w:r>
          <w:delText xml:space="preserve">.</w:delText>
        </w:r>
      </w:del>
    </w:p>
    <w:p>
      <w:pPr>
        <w:pStyle w:val="BodyText"/>
      </w:pPr>
      <w:ins w:id="4310" w:author="PR Preview" w:date="2026-01-01T00:00:00Z">
        <w:r>
          <w:rPr>
            <w:i/>
            <w:iCs/>
          </w:rPr>
          <w:t xml:space="preserve">Proof</w:t>
        </w:r>
      </w:ins>
      <w:ins w:id="4311" w:author="PR Preview" w:date="2026-01-01T00:00:00Z">
        <w:r>
          <w:t xml:space="preserve">. </w:t>
        </w:r>
      </w:ins>
      <w:ins w:id="4312" w:author="PR Preview" w:date="2026-01-01T00:00:00Z">
        <w:r>
          <w:t xml:space="preserve">This is the solution to</w:t>
        </w:r>
      </w:ins>
      <w:ins w:id="4313" w:author="PR Preview" w:date="2026-01-01T00:00:00Z">
        <w:r>
          <w:t xml:space="preserve"> </w:t>
        </w:r>
      </w:ins>
      <w:hyperlink w:anchor="exr-loocv">
        <w:ins w:id="4314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4315" w:author="PR Preview" w:date="2026-01-01T00:00:00Z">
        <w:r>
          <w:t xml:space="preserve">, part 3, worked in</w:t>
        </w:r>
      </w:ins>
      <w:ins w:id="4316" w:author="PR Preview" w:date="2026-01-01T00:00:00Z">
        <w:r>
          <w:t xml:space="preserve"> </w:t>
        </w:r>
      </w:ins>
      <w:hyperlink w:anchor="sol-loocv">
        <w:ins w:id="4317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4318" w:author="PR Preview" w:date="2026-01-01T00:00:00Z">
        <w:r>
          <w:t xml:space="preserve">.</w:t>
        </w:r>
      </w:ins>
      <w:ins w:id="4319" w:author="PR Preview" w:date="2026-01-01T00:00:00Z">
        <w:r>
          <w:t xml:space="preserve"> </w:t>
        </w:r>
      </w:ins>
      <w:ins w:id="4320" w:author="PR Preview" w:date="2026-01-01T00:00:00Z">
        <w:r>
          <w:t xml:space="preserve">It uses</w:t>
        </w:r>
      </w:ins>
      <w:ins w:id="4321" w:author="PR Preview" w:date="2026-01-01T00:00:00Z">
        <w:r>
          <w:t xml:space="preserve"> </w:t>
        </w:r>
      </w:ins>
      <w:hyperlink w:anchor="eq-cv-estimate">
        <w:ins w:id="4322" w:author="PR Preview" w:date="2026-01-01T00:00:00Z">
          <w:r>
            <w:rPr>
              <w:rStyle w:val="Hyperlink"/>
            </w:rPr>
            <w:t xml:space="preserve">Equation 41</w:t>
          </w:r>
        </w:ins>
      </w:hyperlink>
      <w:ins w:id="4323" w:author="PR Preview" w:date="2026-01-01T00:00:00Z">
        <w:r>
          <w:t xml:space="preserve"> </w:t>
        </w:r>
      </w:ins>
      <w:ins w:id="4324" w:author="PR Preview" w:date="2026-01-01T00:00:00Z">
        <w:r>
          <w:t xml:space="preserve">and</w:t>
        </w:r>
      </w:ins>
      <w:ins w:id="4325" w:author="PR Preview" w:date="2026-01-01T00:00:00Z">
        <w:r>
          <w:t xml:space="preserve"> </w:t>
        </w:r>
      </w:ins>
      <w:hyperlink w:anchor="eq-fold-out-rule">
        <w:ins w:id="4326" w:author="PR Preview" w:date="2026-01-01T00:00:00Z">
          <w:r>
            <w:rPr>
              <w:rStyle w:val="Hyperlink"/>
            </w:rPr>
            <w:t xml:space="preserve">Equation 40</w:t>
          </w:r>
        </w:ins>
      </w:hyperlink>
      <w:ins w:id="4327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del w:id="4328" w:author="PR Preview" w:date="2026-01-01T00:00:00Z">
        <w:r>
          <w:delText xml:space="preserve">With</w:delText>
        </w:r>
      </w:del>
      <w:del w:id="432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330" w:author="PR Preview" w:date="2026-01-01T00:00:00Z">
        <w:r>
          <w:delText xml:space="preserve">, the</w:delText>
        </w:r>
      </w:del>
      <w:del w:id="4331" w:author="PR Preview" w:date="2026-01-01T00:00:00Z">
        <w:r>
          <w:delText xml:space="preserve"> </w:delText>
        </w:r>
      </w:del>
      <m:oMath>
        <m:r>
          <m:t>n</m:t>
        </m:r>
      </m:oMath>
      <w:del w:id="4332" w:author="PR Preview" w:date="2026-01-01T00:00:00Z">
        <w:r>
          <w:delText xml:space="preserve"> </w:delText>
        </w:r>
      </w:del>
      <w:del w:id="4333" w:author="PR Preview" w:date="2026-01-01T00:00:00Z">
        <w:r>
          <w:delText xml:space="preserve">nonempty, disjoint</w:delText>
        </w:r>
      </w:del>
      <w:del w:id="4334" w:author="PR Preview" w:date="2026-01-01T00:00:00Z">
        <w:r>
          <w:delText xml:space="preserve"> </w:delText>
        </w:r>
      </w:del>
      <w:hyperlink w:anchor="def-folds">
        <w:del w:id="4335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336" w:author="PR Preview" w:date="2026-01-01T00:00:00Z">
        <w:r>
          <w:delText xml:space="preserve"> </w:delText>
        </w:r>
      </w:del>
      <w:del w:id="4337" w:author="PR Preview" w:date="2026-01-01T00:00:00Z">
        <w:r>
          <w:delText xml:space="preserve">of</w:delText>
        </w:r>
      </w:del>
      <w:del w:id="4338" w:author="PR Preview" w:date="2026-01-01T00:00:00Z">
        <w:r>
          <w:delText xml:space="preserve"> </w:delText>
        </w:r>
      </w:del>
      <w:hyperlink w:anchor="eq-folds">
        <w:del w:id="4339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4340" w:author="PR Preview" w:date="2026-01-01T00:00:00Z">
        <w:r>
          <w:delText xml:space="preserve"> </w:delText>
        </w:r>
      </w:del>
      <w:del w:id="4341" w:author="PR Preview" w:date="2026-01-01T00:00:00Z">
        <w:r>
          <w:delText xml:space="preserve">partition the</w:delText>
        </w:r>
      </w:del>
      <w:del w:id="4342" w:author="PR Preview" w:date="2026-01-01T00:00:00Z">
        <w:r>
          <w:delText xml:space="preserve"> </w:delText>
        </w:r>
      </w:del>
      <m:oMath>
        <m:r>
          <m:t>n</m:t>
        </m:r>
      </m:oMath>
      <w:del w:id="4343" w:author="PR Preview" w:date="2026-01-01T00:00:00Z">
        <w:r>
          <w:delText xml:space="preserve"> </w:delText>
        </w:r>
      </w:del>
      <w:del w:id="4344" w:author="PR Preview" w:date="2026-01-01T00:00:00Z">
        <w:r>
          <w:delText xml:space="preserve">indices of</w:delText>
        </w:r>
      </w:del>
      <w:del w:id="4345" w:author="PR Preview" w:date="2026-01-01T00:00:00Z">
        <w:r>
          <w:delText xml:space="preserve"> </w:delText>
        </w:r>
      </w:del>
      <m:oMath>
        <m:r>
          <m:t>I</m:t>
        </m:r>
      </m:oMath>
      <w:del w:id="4346" w:author="PR Preview" w:date="2026-01-01T00:00:00Z">
        <w:r>
          <w:delText xml:space="preserve">,</w:delText>
        </w:r>
      </w:del>
      <w:del w:id="4347" w:author="PR Preview" w:date="2026-01-01T00:00:00Z">
        <w:r>
          <w:delText xml:space="preserve"> </w:delText>
        </w:r>
      </w:del>
      <w:del w:id="4348" w:author="PR Preview" w:date="2026-01-01T00:00:00Z">
        <w:r>
          <w:delText xml:space="preserve">so each fold holds exactly one index.</w:delText>
        </w:r>
      </w:del>
      <w:del w:id="4349" w:author="PR Preview" w:date="2026-01-01T00:00:00Z">
        <w:r>
          <w:delText xml:space="preserve"> </w:delText>
        </w:r>
      </w:del>
      <w:del w:id="4350" w:author="PR Preview" w:date="2026-01-01T00:00:00Z">
        <w:r>
          <w:delText xml:space="preserve">(A partition of</w:delText>
        </w:r>
      </w:del>
      <w:del w:id="4351" w:author="PR Preview" w:date="2026-01-01T00:00:00Z">
        <w:r>
          <w:delText xml:space="preserve"> </w:delText>
        </w:r>
      </w:del>
      <m:oMath>
        <m:r>
          <m:t>n</m:t>
        </m:r>
      </m:oMath>
      <w:del w:id="4352" w:author="PR Preview" w:date="2026-01-01T00:00:00Z">
        <w:r>
          <w:delText xml:space="preserve"> </w:delText>
        </w:r>
      </w:del>
      <w:del w:id="4353" w:author="PR Preview" w:date="2026-01-01T00:00:00Z">
        <w:r>
          <w:delText xml:space="preserve">indices into</w:delText>
        </w:r>
      </w:del>
      <w:del w:id="4354" w:author="PR Preview" w:date="2026-01-01T00:00:00Z">
        <w:r>
          <w:delText xml:space="preserve"> </w:delText>
        </w:r>
      </w:del>
      <m:oMath>
        <m:r>
          <m:t>n</m:t>
        </m:r>
      </m:oMath>
      <w:del w:id="4355" w:author="PR Preview" w:date="2026-01-01T00:00:00Z">
        <w:r>
          <w:delText xml:space="preserve"> </w:delText>
        </w:r>
      </w:del>
      <w:del w:id="4356" w:author="PR Preview" w:date="2026-01-01T00:00:00Z">
        <w:r>
          <w:delText xml:space="preserve">nonempty, disjoint subsets has one index per subset.)</w:delText>
        </w:r>
      </w:del>
    </w:p>
    <w:p>
      <w:pPr>
        <w:numPr>
          <w:ilvl w:val="0"/>
          <w:numId w:val="1017"/>
        </w:numPr>
      </w:pPr>
      <w:del w:id="4357" w:author="PR Preview" w:date="2026-01-01T00:00:00Z">
        <w:r>
          <w:delText xml:space="preserve">For observation</w:delText>
        </w:r>
      </w:del>
      <w:del w:id="4358" w:author="PR Preview" w:date="2026-01-01T00:00:00Z">
        <w:r>
          <w:delText xml:space="preserve"> </w:delText>
        </w:r>
      </w:del>
      <m:oMath>
        <m:r>
          <m:t>i</m:t>
        </m:r>
      </m:oMath>
      <w:del w:id="4359" w:author="PR Preview" w:date="2026-01-01T00:00:00Z">
        <w:r>
          <w:delText xml:space="preserve">,</w:delText>
        </w:r>
      </w:del>
      <w:del w:id="4360" w:author="PR Preview" w:date="2026-01-01T00:00:00Z">
        <w:r>
          <w:delText xml:space="preserve"> </w:delText>
        </w:r>
      </w:del>
      <w:hyperlink w:anchor="eq-fold-assignment">
        <w:del w:id="4361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4362" w:author="PR Preview" w:date="2026-01-01T00:00:00Z">
        <w:r>
          <w:delText xml:space="preserve"> </w:delText>
        </w:r>
      </w:del>
      <w:del w:id="4363" w:author="PR Preview" w:date="2026-01-01T00:00:00Z">
        <w:r>
          <w:delText xml:space="preserve">gives</w:delText>
        </w:r>
      </w:del>
      <w:del w:id="436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4365" w:author="PR Preview" w:date="2026-01-01T00:00:00Z">
        <w:r>
          <w:delText xml:space="preserve">,</w:delText>
        </w:r>
      </w:del>
      <w:del w:id="4366" w:author="PR Preview" w:date="2026-01-01T00:00:00Z">
        <w:r>
          <w:delText xml:space="preserve"> </w:delText>
        </w:r>
      </w:del>
      <w:del w:id="4367" w:author="PR Preview" w:date="2026-01-01T00:00:00Z">
        <w:r>
          <w:delText xml:space="preserve">so</w:delText>
        </w:r>
      </w:del>
      <w:del w:id="436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4369" w:author="PR Preview" w:date="2026-01-01T00:00:00Z">
        <w:r>
          <w:delText xml:space="preserve">.</w:delText>
        </w:r>
      </w:del>
      <w:del w:id="4370" w:author="PR Preview" w:date="2026-01-01T00:00:00Z">
        <w:r>
          <w:delText xml:space="preserve"> </w:delText>
        </w:r>
      </w:del>
      <w:del w:id="4371" w:author="PR Preview" w:date="2026-01-01T00:00:00Z">
        <w:r>
          <w:delText xml:space="preserve">(Fold</w:delText>
        </w:r>
      </w:del>
      <w:del w:id="4372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4373" w:author="PR Preview" w:date="2026-01-01T00:00:00Z">
        <w:r>
          <w:delText xml:space="preserve"> </w:delText>
        </w:r>
      </w:del>
      <w:del w:id="4374" w:author="PR Preview" w:date="2026-01-01T00:00:00Z">
        <w:r>
          <w:delText xml:space="preserve">holds one index, and that index is</w:delText>
        </w:r>
      </w:del>
      <w:del w:id="4375" w:author="PR Preview" w:date="2026-01-01T00:00:00Z">
        <w:r>
          <w:delText xml:space="preserve"> </w:delText>
        </w:r>
      </w:del>
      <m:oMath>
        <m:r>
          <m:t>i</m:t>
        </m:r>
      </m:oMath>
      <w:del w:id="4376" w:author="PR Preview" w:date="2026-01-01T00:00:00Z">
        <w:r>
          <w:delText xml:space="preserve">.)</w:delText>
        </w:r>
      </w:del>
    </w:p>
    <w:p>
      <w:pPr>
        <w:numPr>
          <w:ilvl w:val="0"/>
          <w:numId w:val="1017"/>
        </w:numPr>
      </w:pPr>
      <w:del w:id="4377" w:author="PR Preview" w:date="2026-01-01T00:00:00Z">
        <w:r>
          <w:delText xml:space="preserve">Let</w:delText>
        </w:r>
      </w:del>
      <w:del w:id="4378" w:author="PR Preview" w:date="2026-01-01T00:00:00Z">
        <w:r>
          <w:delText xml:space="preserve"> </w:delText>
        </w:r>
      </w:del>
      <m:oMath>
        <m:r>
          <m:t>g</m:t>
        </m:r>
      </m:oMath>
      <w:del w:id="4379" w:author="PR Preview" w:date="2026-01-01T00:00:00Z">
        <w:r>
          <w:delText xml:space="preserve"> </w:delText>
        </w:r>
      </w:del>
      <w:del w:id="4380" w:author="PR Preview" w:date="2026-01-01T00:00:00Z">
        <w:r>
          <w:delText xml:space="preserve">be the</w:delText>
        </w:r>
      </w:del>
      <w:del w:id="4381" w:author="PR Preview" w:date="2026-01-01T00:00:00Z">
        <w:r>
          <w:delText xml:space="preserve"> </w:delText>
        </w:r>
      </w:del>
      <w:hyperlink w:anchor="def-fitting-procedure">
        <w:del w:id="438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4383" w:author="PR Preview" w:date="2026-01-01T00:00:00Z">
        <w:r>
          <w:delText xml:space="preserve">,</w:delText>
        </w:r>
      </w:del>
      <w:del w:id="4384" w:author="PR Preview" w:date="2026-01-01T00:00:00Z">
        <w:r>
          <w:delText xml:space="preserve"> </w:delText>
        </w:r>
      </w:del>
      <w:del w:id="4385" w:author="PR Preview" w:date="2026-01-01T00:00:00Z">
        <w:r>
          <w:delText xml:space="preserve">the rule that maps a training set to a fitted prediction rule.</w:delText>
        </w:r>
      </w:del>
      <w:del w:id="4386" w:author="PR Preview" w:date="2026-01-01T00:00:00Z">
        <w:r>
          <w:delText xml:space="preserve"> </w:delText>
        </w:r>
      </w:del>
      <w:del w:id="4387" w:author="PR Preview" w:date="2026-01-01T00:00:00Z">
        <w:r>
          <w:delText xml:space="preserve">The</w:delText>
        </w:r>
      </w:del>
      <w:del w:id="4388" w:author="PR Preview" w:date="2026-01-01T00:00:00Z">
        <w:r>
          <w:delText xml:space="preserve"> </w:delText>
        </w:r>
      </w:del>
      <w:hyperlink w:anchor="def-fold-out-rule">
        <w:del w:id="4389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4390" w:author="PR Preview" w:date="2026-01-01T00:00:00Z">
        <w:r>
          <w:delText xml:space="preserve"> </w:delText>
        </w:r>
      </w:del>
      <w:del w:id="4391" w:author="PR Preview" w:date="2026-01-01T00:00:00Z">
        <w:r>
          <w:delText xml:space="preserve">of observation</w:delText>
        </w:r>
      </w:del>
      <w:del w:id="4392" w:author="PR Preview" w:date="2026-01-01T00:00:00Z">
        <w:r>
          <w:delText xml:space="preserve"> </w:delText>
        </w:r>
      </w:del>
      <m:oMath>
        <m:r>
          <m:t>i</m:t>
        </m:r>
      </m:oMath>
      <w:del w:id="4393" w:author="PR Preview" w:date="2026-01-01T00:00:00Z">
        <w:r>
          <w:delText xml:space="preserve"> </w:delText>
        </w:r>
      </w:del>
      <w:del w:id="4394" w:author="PR Preview" w:date="2026-01-01T00:00:00Z">
        <w:r>
          <w:delText xml:space="preserve">is then</w:delText>
        </w:r>
      </w:del>
      <w:del w:id="4395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del w:id="4396" w:author="PR Preview" w:date="2026-01-01T00:00:00Z">
        <w:r>
          <w:delText xml:space="preserve">.</w:delText>
        </w:r>
      </w:del>
      <w:del w:id="4397" w:author="PR Preview" w:date="2026-01-01T00:00:00Z">
        <w:r>
          <w:delText xml:space="preserve"> </w:delText>
        </w:r>
      </w:del>
      <w:del w:id="4398" w:author="PR Preview" w:date="2026-01-01T00:00:00Z">
        <w:r>
          <w:delText xml:space="preserve">(</w:delText>
        </w:r>
      </w:del>
      <w:hyperlink w:anchor="eq-fold-out-rule">
        <w:del w:id="4399" w:author="PR Preview" w:date="2026-01-01T00:00:00Z">
          <w:r>
            <w:rPr>
              <w:rStyle w:val="Hyperlink"/>
            </w:rPr>
            <w:delText xml:space="preserve">Equation 36</w:delText>
          </w:r>
        </w:del>
      </w:hyperlink>
      <w:del w:id="4400" w:author="PR Preview" w:date="2026-01-01T00:00:00Z">
        <w:r>
          <w:delText xml:space="preserve"> </w:delText>
        </w:r>
      </w:del>
      <w:del w:id="4401" w:author="PR Preview" w:date="2026-01-01T00:00:00Z">
        <w:r>
          <w:delText xml:space="preserve">with</w:delText>
        </w:r>
      </w:del>
      <w:del w:id="440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4403" w:author="PR Preview" w:date="2026-01-01T00:00:00Z">
        <w:r>
          <w:delText xml:space="preserve">.)</w:delText>
        </w:r>
      </w:del>
    </w:p>
    <w:p>
      <w:pPr>
        <w:numPr>
          <w:ilvl w:val="0"/>
          <w:numId w:val="1017"/>
        </w:numPr>
      </w:pPr>
      <w:ins w:id="4404" w:author="PR Preview" w:date="2026-01-01T00:00:00Z">
        <w:r>
          <w:t xml:space="preserve">With</w:t>
        </w:r>
      </w:ins>
      <w:ins w:id="440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406" w:author="PR Preview" w:date="2026-01-01T00:00:00Z">
        <w:r>
          <w:t xml:space="preserve">, the</w:t>
        </w:r>
      </w:ins>
      <w:ins w:id="4407" w:author="PR Preview" w:date="2026-01-01T00:00:00Z">
        <w:r>
          <w:t xml:space="preserve"> </w:t>
        </w:r>
      </w:ins>
      <m:oMath>
        <m:r>
          <m:t>n</m:t>
        </m:r>
      </m:oMath>
      <w:ins w:id="4408" w:author="PR Preview" w:date="2026-01-01T00:00:00Z">
        <w:r>
          <w:t xml:space="preserve"> </w:t>
        </w:r>
      </w:ins>
      <w:ins w:id="4409" w:author="PR Preview" w:date="2026-01-01T00:00:00Z">
        <w:r>
          <w:t xml:space="preserve">nonempty, disjoint</w:t>
        </w:r>
      </w:ins>
      <w:ins w:id="4410" w:author="PR Preview" w:date="2026-01-01T00:00:00Z">
        <w:r>
          <w:t xml:space="preserve"> </w:t>
        </w:r>
      </w:ins>
      <w:hyperlink w:anchor="def-folds">
        <w:ins w:id="4411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412" w:author="PR Preview" w:date="2026-01-01T00:00:00Z">
        <w:r>
          <w:t xml:space="preserve"> </w:t>
        </w:r>
      </w:ins>
      <w:ins w:id="4413" w:author="PR Preview" w:date="2026-01-01T00:00:00Z">
        <w:r>
          <w:t xml:space="preserve">of</w:t>
        </w:r>
      </w:ins>
      <w:ins w:id="4414" w:author="PR Preview" w:date="2026-01-01T00:00:00Z">
        <w:r>
          <w:t xml:space="preserve"> </w:t>
        </w:r>
      </w:ins>
      <w:hyperlink w:anchor="eq-folds">
        <w:ins w:id="4415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4416" w:author="PR Preview" w:date="2026-01-01T00:00:00Z">
        <w:r>
          <w:t xml:space="preserve"> </w:t>
        </w:r>
      </w:ins>
      <w:ins w:id="4417" w:author="PR Preview" w:date="2026-01-01T00:00:00Z">
        <w:r>
          <w:t xml:space="preserve">partition the</w:t>
        </w:r>
      </w:ins>
      <w:ins w:id="4418" w:author="PR Preview" w:date="2026-01-01T00:00:00Z">
        <w:r>
          <w:t xml:space="preserve"> </w:t>
        </w:r>
      </w:ins>
      <m:oMath>
        <m:r>
          <m:t>n</m:t>
        </m:r>
      </m:oMath>
      <w:ins w:id="4419" w:author="PR Preview" w:date="2026-01-01T00:00:00Z">
        <w:r>
          <w:t xml:space="preserve"> </w:t>
        </w:r>
      </w:ins>
      <w:ins w:id="4420" w:author="PR Preview" w:date="2026-01-01T00:00:00Z">
        <w:r>
          <w:t xml:space="preserve">indices of</w:t>
        </w:r>
      </w:ins>
      <w:ins w:id="4421" w:author="PR Preview" w:date="2026-01-01T00:00:00Z">
        <w:r>
          <w:t xml:space="preserve"> </w:t>
        </w:r>
      </w:ins>
      <m:oMath>
        <m:r>
          <m:t>I</m:t>
        </m:r>
      </m:oMath>
      <w:ins w:id="4422" w:author="PR Preview" w:date="2026-01-01T00:00:00Z">
        <w:r>
          <w:t xml:space="preserve">,</w:t>
        </w:r>
      </w:ins>
      <w:ins w:id="4423" w:author="PR Preview" w:date="2026-01-01T00:00:00Z">
        <w:r>
          <w:t xml:space="preserve"> </w:t>
        </w:r>
      </w:ins>
      <w:ins w:id="4424" w:author="PR Preview" w:date="2026-01-01T00:00:00Z">
        <w:r>
          <w:t xml:space="preserve">so each fold holds exactly one index.</w:t>
        </w:r>
      </w:ins>
      <w:ins w:id="4425" w:author="PR Preview" w:date="2026-01-01T00:00:00Z">
        <w:r>
          <w:t xml:space="preserve"> </w:t>
        </w:r>
      </w:ins>
      <w:ins w:id="4426" w:author="PR Preview" w:date="2026-01-01T00:00:00Z">
        <w:r>
          <w:t xml:space="preserve">(A partition of</w:t>
        </w:r>
      </w:ins>
      <w:ins w:id="4427" w:author="PR Preview" w:date="2026-01-01T00:00:00Z">
        <w:r>
          <w:t xml:space="preserve"> </w:t>
        </w:r>
      </w:ins>
      <m:oMath>
        <m:r>
          <m:t>n</m:t>
        </m:r>
      </m:oMath>
      <w:ins w:id="4428" w:author="PR Preview" w:date="2026-01-01T00:00:00Z">
        <w:r>
          <w:t xml:space="preserve"> </w:t>
        </w:r>
      </w:ins>
      <w:ins w:id="4429" w:author="PR Preview" w:date="2026-01-01T00:00:00Z">
        <w:r>
          <w:t xml:space="preserve">indices into</w:t>
        </w:r>
      </w:ins>
      <w:ins w:id="4430" w:author="PR Preview" w:date="2026-01-01T00:00:00Z">
        <w:r>
          <w:t xml:space="preserve"> </w:t>
        </w:r>
      </w:ins>
      <m:oMath>
        <m:r>
          <m:t>n</m:t>
        </m:r>
      </m:oMath>
      <w:ins w:id="4431" w:author="PR Preview" w:date="2026-01-01T00:00:00Z">
        <w:r>
          <w:t xml:space="preserve"> </w:t>
        </w:r>
      </w:ins>
      <w:ins w:id="4432" w:author="PR Preview" w:date="2026-01-01T00:00:00Z">
        <w:r>
          <w:t xml:space="preserve">nonempty, disjoint subsets has one index per subset.)</w:t>
        </w:r>
      </w:ins>
    </w:p>
    <w:p>
      <w:pPr>
        <w:numPr>
          <w:ilvl w:val="0"/>
          <w:numId w:val="1017"/>
        </w:numPr>
      </w:pPr>
      <w:ins w:id="4433" w:author="PR Preview" w:date="2026-01-01T00:00:00Z">
        <w:r>
          <w:t xml:space="preserve">For observation</w:t>
        </w:r>
      </w:ins>
      <w:ins w:id="4434" w:author="PR Preview" w:date="2026-01-01T00:00:00Z">
        <w:r>
          <w:t xml:space="preserve"> </w:t>
        </w:r>
      </w:ins>
      <m:oMath>
        <m:r>
          <m:t>i</m:t>
        </m:r>
      </m:oMath>
      <w:ins w:id="4435" w:author="PR Preview" w:date="2026-01-01T00:00:00Z">
        <w:r>
          <w:t xml:space="preserve">,</w:t>
        </w:r>
      </w:ins>
      <w:ins w:id="4436" w:author="PR Preview" w:date="2026-01-01T00:00:00Z">
        <w:r>
          <w:t xml:space="preserve"> </w:t>
        </w:r>
      </w:ins>
      <w:hyperlink w:anchor="eq-fold-assignment">
        <w:ins w:id="4437" w:author="PR Preview" w:date="2026-01-01T00:00:00Z">
          <w:r>
            <w:rPr>
              <w:rStyle w:val="Hyperlink"/>
            </w:rPr>
            <w:t xml:space="preserve">Equation 39</w:t>
          </w:r>
        </w:ins>
      </w:hyperlink>
      <w:ins w:id="4438" w:author="PR Preview" w:date="2026-01-01T00:00:00Z">
        <w:r>
          <w:t xml:space="preserve"> </w:t>
        </w:r>
      </w:ins>
      <w:ins w:id="4439" w:author="PR Preview" w:date="2026-01-01T00:00:00Z">
        <w:r>
          <w:t xml:space="preserve">gives</w:t>
        </w:r>
      </w:ins>
      <w:ins w:id="444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4441" w:author="PR Preview" w:date="2026-01-01T00:00:00Z">
        <w:r>
          <w:t xml:space="preserve">,</w:t>
        </w:r>
      </w:ins>
      <w:ins w:id="4442" w:author="PR Preview" w:date="2026-01-01T00:00:00Z">
        <w:r>
          <w:t xml:space="preserve"> </w:t>
        </w:r>
      </w:ins>
      <w:ins w:id="4443" w:author="PR Preview" w:date="2026-01-01T00:00:00Z">
        <w:r>
          <w:t xml:space="preserve">so</w:t>
        </w:r>
      </w:ins>
      <w:ins w:id="444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4445" w:author="PR Preview" w:date="2026-01-01T00:00:00Z">
        <w:r>
          <w:t xml:space="preserve">.</w:t>
        </w:r>
      </w:ins>
      <w:ins w:id="4446" w:author="PR Preview" w:date="2026-01-01T00:00:00Z">
        <w:r>
          <w:t xml:space="preserve"> </w:t>
        </w:r>
      </w:ins>
      <w:ins w:id="4447" w:author="PR Preview" w:date="2026-01-01T00:00:00Z">
        <w:r>
          <w:t xml:space="preserve">(Fold</w:t>
        </w:r>
      </w:ins>
      <w:ins w:id="4448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4449" w:author="PR Preview" w:date="2026-01-01T00:00:00Z">
        <w:r>
          <w:t xml:space="preserve"> </w:t>
        </w:r>
      </w:ins>
      <w:ins w:id="4450" w:author="PR Preview" w:date="2026-01-01T00:00:00Z">
        <w:r>
          <w:t xml:space="preserve">holds one index, and that index is</w:t>
        </w:r>
      </w:ins>
      <w:ins w:id="4451" w:author="PR Preview" w:date="2026-01-01T00:00:00Z">
        <w:r>
          <w:t xml:space="preserve"> </w:t>
        </w:r>
      </w:ins>
      <m:oMath>
        <m:r>
          <m:t>i</m:t>
        </m:r>
      </m:oMath>
      <w:ins w:id="4452" w:author="PR Preview" w:date="2026-01-01T00:00:00Z">
        <w:r>
          <w:t xml:space="preserve">.)</w:t>
        </w:r>
      </w:ins>
    </w:p>
    <w:p>
      <w:pPr>
        <w:numPr>
          <w:ilvl w:val="0"/>
          <w:numId w:val="1017"/>
        </w:numPr>
      </w:pPr>
      <w:ins w:id="4453" w:author="PR Preview" w:date="2026-01-01T00:00:00Z">
        <w:r>
          <w:t xml:space="preserve">Let</w:t>
        </w:r>
      </w:ins>
      <w:ins w:id="4454" w:author="PR Preview" w:date="2026-01-01T00:00:00Z">
        <w:r>
          <w:t xml:space="preserve"> </w:t>
        </w:r>
      </w:ins>
      <m:oMath>
        <m:r>
          <m:t>g</m:t>
        </m:r>
      </m:oMath>
      <w:ins w:id="4455" w:author="PR Preview" w:date="2026-01-01T00:00:00Z">
        <w:r>
          <w:t xml:space="preserve"> </w:t>
        </w:r>
      </w:ins>
      <w:ins w:id="4456" w:author="PR Preview" w:date="2026-01-01T00:00:00Z">
        <w:r>
          <w:t xml:space="preserve">be the</w:t>
        </w:r>
      </w:ins>
      <w:ins w:id="4457" w:author="PR Preview" w:date="2026-01-01T00:00:00Z">
        <w:r>
          <w:t xml:space="preserve"> </w:t>
        </w:r>
      </w:ins>
      <w:hyperlink w:anchor="def-fitting-procedure">
        <w:ins w:id="4458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4459" w:author="PR Preview" w:date="2026-01-01T00:00:00Z">
        <w:r>
          <w:t xml:space="preserve">,</w:t>
        </w:r>
      </w:ins>
      <w:ins w:id="4460" w:author="PR Preview" w:date="2026-01-01T00:00:00Z">
        <w:r>
          <w:t xml:space="preserve"> </w:t>
        </w:r>
      </w:ins>
      <w:ins w:id="4461" w:author="PR Preview" w:date="2026-01-01T00:00:00Z">
        <w:r>
          <w:t xml:space="preserve">the rule that maps a training set to a fitted prediction rule.</w:t>
        </w:r>
      </w:ins>
      <w:ins w:id="4462" w:author="PR Preview" w:date="2026-01-01T00:00:00Z">
        <w:r>
          <w:t xml:space="preserve"> </w:t>
        </w:r>
      </w:ins>
      <w:ins w:id="4463" w:author="PR Preview" w:date="2026-01-01T00:00:00Z">
        <w:r>
          <w:t xml:space="preserve">The</w:t>
        </w:r>
      </w:ins>
      <w:ins w:id="4464" w:author="PR Preview" w:date="2026-01-01T00:00:00Z">
        <w:r>
          <w:t xml:space="preserve"> </w:t>
        </w:r>
      </w:ins>
      <w:hyperlink w:anchor="def-fold-out-rule">
        <w:ins w:id="4465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4466" w:author="PR Preview" w:date="2026-01-01T00:00:00Z">
        <w:r>
          <w:t xml:space="preserve"> </w:t>
        </w:r>
      </w:ins>
      <w:ins w:id="4467" w:author="PR Preview" w:date="2026-01-01T00:00:00Z">
        <w:r>
          <w:t xml:space="preserve">of observation</w:t>
        </w:r>
      </w:ins>
      <w:ins w:id="4468" w:author="PR Preview" w:date="2026-01-01T00:00:00Z">
        <w:r>
          <w:t xml:space="preserve"> </w:t>
        </w:r>
      </w:ins>
      <m:oMath>
        <m:r>
          <m:t>i</m:t>
        </m:r>
      </m:oMath>
      <w:ins w:id="4469" w:author="PR Preview" w:date="2026-01-01T00:00:00Z">
        <w:r>
          <w:t xml:space="preserve"> </w:t>
        </w:r>
      </w:ins>
      <w:ins w:id="4470" w:author="PR Preview" w:date="2026-01-01T00:00:00Z">
        <w:r>
          <w:t xml:space="preserve">is then</w:t>
        </w:r>
      </w:ins>
      <w:ins w:id="4471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ins w:id="4472" w:author="PR Preview" w:date="2026-01-01T00:00:00Z">
        <w:r>
          <w:t xml:space="preserve">.</w:t>
        </w:r>
      </w:ins>
      <w:ins w:id="4473" w:author="PR Preview" w:date="2026-01-01T00:00:00Z">
        <w:r>
          <w:t xml:space="preserve"> </w:t>
        </w:r>
      </w:ins>
      <w:ins w:id="4474" w:author="PR Preview" w:date="2026-01-01T00:00:00Z">
        <w:r>
          <w:t xml:space="preserve">(</w:t>
        </w:r>
      </w:ins>
      <w:hyperlink w:anchor="eq-fold-out-rule">
        <w:ins w:id="4475" w:author="PR Preview" w:date="2026-01-01T00:00:00Z">
          <w:r>
            <w:rPr>
              <w:rStyle w:val="Hyperlink"/>
            </w:rPr>
            <w:t xml:space="preserve">Equation 40</w:t>
          </w:r>
        </w:ins>
      </w:hyperlink>
      <w:ins w:id="4476" w:author="PR Preview" w:date="2026-01-01T00:00:00Z">
        <w:r>
          <w:t xml:space="preserve"> </w:t>
        </w:r>
      </w:ins>
      <w:ins w:id="4477" w:author="PR Preview" w:date="2026-01-01T00:00:00Z">
        <w:r>
          <w:t xml:space="preserve">with</w:t>
        </w:r>
      </w:ins>
      <w:ins w:id="447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4479" w:author="PR Preview" w:date="2026-01-01T00:00:00Z">
        <w:r>
          <w:t xml:space="preserve">.)</w:t>
        </w:r>
      </w:ins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del w:id="4480" w:author="PR Preview" w:date="2026-01-01T00:00:00Z">
        <w:r>
          <w:delText xml:space="preserve">Hence each term</w:delText>
        </w:r>
      </w:del>
      <w:del w:id="4481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4482" w:author="PR Preview" w:date="2026-01-01T00:00:00Z">
        <w:r>
          <w:delText xml:space="preserve"> </w:delText>
        </w:r>
      </w:del>
      <w:del w:id="4483" w:author="PR Preview" w:date="2026-01-01T00:00:00Z">
        <w:r>
          <w:delText xml:space="preserve">of</w:delText>
        </w:r>
      </w:del>
      <w:del w:id="4484" w:author="PR Preview" w:date="2026-01-01T00:00:00Z">
        <w:r>
          <w:delText xml:space="preserve"> </w:delText>
        </w:r>
      </w:del>
      <w:hyperlink w:anchor="eq-cv-estimate">
        <w:del w:id="4485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4486" w:author="PR Preview" w:date="2026-01-01T00:00:00Z">
        <w:r>
          <w:delText xml:space="preserve"> </w:delText>
        </w:r>
      </w:del>
      <w:del w:id="4487" w:author="PR Preview" w:date="2026-01-01T00:00:00Z">
        <w:r>
          <w:delText xml:space="preserve">is the same</w:delText>
        </w:r>
      </w:del>
      <w:del w:id="4488" w:author="PR Preview" w:date="2026-01-01T00:00:00Z">
        <w:r>
          <w:delText xml:space="preserve"> </w:delText>
        </w:r>
      </w:del>
      <w:del w:id="4489" w:author="PR Preview" w:date="2026-01-01T00:00:00Z">
        <w:r>
          <w:delText xml:space="preserve">for every fold assignment.</w:delText>
        </w:r>
      </w:del>
      <w:del w:id="4490" w:author="PR Preview" w:date="2026-01-01T00:00:00Z">
        <w:r>
          <w:delText xml:space="preserve"> </w:delText>
        </w:r>
      </w:del>
      <w:del w:id="4491" w:author="PR Preview" w:date="2026-01-01T00:00:00Z">
        <w:r>
          <w:delText xml:space="preserve">(Each term is a function of the rule in step 4,</w:delText>
        </w:r>
      </w:del>
      <w:del w:id="449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4493" w:author="PR Preview" w:date="2026-01-01T00:00:00Z">
        <w:r>
          <w:delText xml:space="preserve"> </w:delText>
        </w:r>
      </w:del>
      <w:del w:id="4494" w:author="PR Preview" w:date="2026-01-01T00:00:00Z">
        <w:r>
          <w:delText xml:space="preserve">and</w:delText>
        </w:r>
      </w:del>
      <w:del w:id="449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4496" w:author="PR Preview" w:date="2026-01-01T00:00:00Z">
        <w:r>
          <w:delText xml:space="preserve">.)</w:delText>
        </w:r>
      </w:del>
    </w:p>
    <w:p>
      <w:pPr>
        <w:numPr>
          <w:ilvl w:val="0"/>
          <w:numId w:val="1017"/>
        </w:numPr>
      </w:pPr>
      <w:del w:id="4497" w:author="PR Preview" w:date="2026-01-01T00:00:00Z">
        <w:r>
          <w:delText xml:space="preserve">Therefore the sum over</w:delText>
        </w:r>
      </w:del>
      <w:del w:id="449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499" w:author="PR Preview" w:date="2026-01-01T00:00:00Z">
        <w:r>
          <w:delText xml:space="preserve"> </w:delText>
        </w:r>
      </w:del>
      <w:del w:id="4500" w:author="PR Preview" w:date="2026-01-01T00:00:00Z">
        <w:r>
          <w:delText xml:space="preserve">in</w:delText>
        </w:r>
      </w:del>
      <w:del w:id="4501" w:author="PR Preview" w:date="2026-01-01T00:00:00Z">
        <w:r>
          <w:delText xml:space="preserve"> </w:delText>
        </w:r>
      </w:del>
      <w:hyperlink w:anchor="eq-cv-estimate">
        <w:del w:id="4502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4503" w:author="PR Preview" w:date="2026-01-01T00:00:00Z">
        <w:r>
          <w:delText xml:space="preserve">,</w:delText>
        </w:r>
      </w:del>
      <w:del w:id="4504" w:author="PR Preview" w:date="2026-01-01T00:00:00Z">
        <w:r>
          <w:delText xml:space="preserve"> </w:delText>
        </w:r>
      </w:del>
      <w:del w:id="4505" w:author="PR Preview" w:date="2026-01-01T00:00:00Z">
        <w:r>
          <w:delText xml:space="preserve">and its factor</w:delText>
        </w:r>
      </w:del>
      <w:del w:id="450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4507" w:author="PR Preview" w:date="2026-01-01T00:00:00Z">
        <w:r>
          <w:delText xml:space="preserve">, are the same for every fold assignment:</w:delText>
        </w:r>
      </w:del>
    </w:p>
    <w:p>
      <w:pPr>
        <w:numPr>
          <w:ilvl w:val="0"/>
          <w:numId w:val="1017"/>
        </w:numPr>
      </w:pPr>
      <w:ins w:id="4508" w:author="PR Preview" w:date="2026-01-01T00:00:00Z">
        <w:r>
          <w:t xml:space="preserve">Hence each term</w:t>
        </w:r>
      </w:ins>
      <w:ins w:id="4509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4510" w:author="PR Preview" w:date="2026-01-01T00:00:00Z">
        <w:r>
          <w:t xml:space="preserve"> </w:t>
        </w:r>
      </w:ins>
      <w:ins w:id="4511" w:author="PR Preview" w:date="2026-01-01T00:00:00Z">
        <w:r>
          <w:t xml:space="preserve">of</w:t>
        </w:r>
      </w:ins>
      <w:ins w:id="4512" w:author="PR Preview" w:date="2026-01-01T00:00:00Z">
        <w:r>
          <w:t xml:space="preserve"> </w:t>
        </w:r>
      </w:ins>
      <w:hyperlink w:anchor="eq-cv-estimate">
        <w:ins w:id="4513" w:author="PR Preview" w:date="2026-01-01T00:00:00Z">
          <w:r>
            <w:rPr>
              <w:rStyle w:val="Hyperlink"/>
            </w:rPr>
            <w:t xml:space="preserve">Equation 41</w:t>
          </w:r>
        </w:ins>
      </w:hyperlink>
      <w:ins w:id="4514" w:author="PR Preview" w:date="2026-01-01T00:00:00Z">
        <w:r>
          <w:t xml:space="preserve"> </w:t>
        </w:r>
      </w:ins>
      <w:ins w:id="4515" w:author="PR Preview" w:date="2026-01-01T00:00:00Z">
        <w:r>
          <w:t xml:space="preserve">is the same</w:t>
        </w:r>
      </w:ins>
      <w:ins w:id="4516" w:author="PR Preview" w:date="2026-01-01T00:00:00Z">
        <w:r>
          <w:t xml:space="preserve"> </w:t>
        </w:r>
      </w:ins>
      <w:ins w:id="4517" w:author="PR Preview" w:date="2026-01-01T00:00:00Z">
        <w:r>
          <w:t xml:space="preserve">for every fold assignment.</w:t>
        </w:r>
      </w:ins>
      <w:ins w:id="4518" w:author="PR Preview" w:date="2026-01-01T00:00:00Z">
        <w:r>
          <w:t xml:space="preserve"> </w:t>
        </w:r>
      </w:ins>
      <w:ins w:id="4519" w:author="PR Preview" w:date="2026-01-01T00:00:00Z">
        <w:r>
          <w:t xml:space="preserve">(Each term is a function of the rule in step 4,</w:t>
        </w:r>
      </w:ins>
      <w:ins w:id="452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4521" w:author="PR Preview" w:date="2026-01-01T00:00:00Z">
        <w:r>
          <w:t xml:space="preserve"> </w:t>
        </w:r>
      </w:ins>
      <w:ins w:id="4522" w:author="PR Preview" w:date="2026-01-01T00:00:00Z">
        <w:r>
          <w:t xml:space="preserve">and</w:t>
        </w:r>
      </w:ins>
      <w:ins w:id="452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4524" w:author="PR Preview" w:date="2026-01-01T00:00:00Z">
        <w:r>
          <w:t xml:space="preserve">.)</w:t>
        </w:r>
      </w:ins>
    </w:p>
    <w:p>
      <w:pPr>
        <w:numPr>
          <w:ilvl w:val="0"/>
          <w:numId w:val="1017"/>
        </w:numPr>
      </w:pPr>
      <w:ins w:id="4525" w:author="PR Preview" w:date="2026-01-01T00:00:00Z">
        <w:r>
          <w:t xml:space="preserve">Therefore the sum over</w:t>
        </w:r>
      </w:ins>
      <w:ins w:id="452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527" w:author="PR Preview" w:date="2026-01-01T00:00:00Z">
        <w:r>
          <w:t xml:space="preserve"> </w:t>
        </w:r>
      </w:ins>
      <w:ins w:id="4528" w:author="PR Preview" w:date="2026-01-01T00:00:00Z">
        <w:r>
          <w:t xml:space="preserve">in</w:t>
        </w:r>
      </w:ins>
      <w:ins w:id="4529" w:author="PR Preview" w:date="2026-01-01T00:00:00Z">
        <w:r>
          <w:t xml:space="preserve"> </w:t>
        </w:r>
      </w:ins>
      <w:hyperlink w:anchor="eq-cv-estimate">
        <w:ins w:id="4530" w:author="PR Preview" w:date="2026-01-01T00:00:00Z">
          <w:r>
            <w:rPr>
              <w:rStyle w:val="Hyperlink"/>
            </w:rPr>
            <w:t xml:space="preserve">Equation 41</w:t>
          </w:r>
        </w:ins>
      </w:hyperlink>
      <w:ins w:id="4531" w:author="PR Preview" w:date="2026-01-01T00:00:00Z">
        <w:r>
          <w:t xml:space="preserve">,</w:t>
        </w:r>
      </w:ins>
      <w:ins w:id="4532" w:author="PR Preview" w:date="2026-01-01T00:00:00Z">
        <w:r>
          <w:t xml:space="preserve"> </w:t>
        </w:r>
      </w:ins>
      <w:ins w:id="4533" w:author="PR Preview" w:date="2026-01-01T00:00:00Z">
        <w:r>
          <w:t xml:space="preserve">and its factor</w:t>
        </w:r>
      </w:ins>
      <w:ins w:id="453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4535" w:author="PR Preview" w:date="2026-01-01T00:00:00Z">
        <w:r>
          <w:t xml:space="preserve">, are the same for every fold assignment: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42" w:name="def-term-vector"/>
    <w:p>
      <w:pPr>
        <w:pStyle w:val="FirstParagraph"/>
      </w:pPr>
      <w:del w:id="4536" w:author="PR Preview" w:date="2026-01-01T00:00:00Z">
        <w:r>
          <w:rPr>
            <w:b/>
            <w:bCs/>
          </w:rPr>
          <w:delText xml:space="preserve">Definition 46 (Term vector)</w:delText>
        </w:r>
      </w:del>
      <w:del w:id="4537" w:author="PR Preview" w:date="2026-01-01T00:00:00Z">
        <w:r>
          <w:delText xml:space="preserve"> </w:delText>
        </w:r>
      </w:del>
      <w:del w:id="4538" w:author="PR Preview" w:date="2026-01-01T00:00:00Z">
        <w:r>
          <w:delText xml:space="preserve">Consider a model whose mean is a linear combination</w:delText>
        </w:r>
      </w:del>
      <w:del w:id="4539" w:author="PR Preview" w:date="2026-01-01T00:00:00Z">
        <w:r>
          <w:delText xml:space="preserve"> </w:delText>
        </w:r>
      </w:del>
      <w:del w:id="4540" w:author="PR Preview" w:date="2026-01-01T00:00:00Z">
        <w:r>
          <w:delText xml:space="preserve">of</w:delText>
        </w:r>
      </w:del>
      <w:del w:id="4541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4542" w:author="PR Preview" w:date="2026-01-01T00:00:00Z">
        <w:r>
          <w:delText xml:space="preserve"> </w:delText>
        </w:r>
      </w:del>
      <w:del w:id="4543" w:author="PR Preview" w:date="2026-01-01T00:00:00Z">
        <w:r>
          <w:delText xml:space="preserve">terms</w:delText>
        </w:r>
      </w:del>
      <w:del w:id="4544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545" w:author="PR Preview" w:date="2026-01-01T00:00:00Z">
        <w:r>
          <w:delText xml:space="preserve"> </w:delText>
        </w:r>
      </w:del>
      <w:del w:id="4546" w:author="PR Preview" w:date="2026-01-01T00:00:00Z">
        <w:r>
          <w:delText xml:space="preserve">of the covariate value,</w:delText>
        </w:r>
      </w:del>
      <w:del w:id="4547" w:author="PR Preview" w:date="2026-01-01T00:00:00Z">
        <w:r>
          <w:delText xml:space="preserve"> </w:delText>
        </w:r>
      </w:del>
      <w:del w:id="4548" w:author="PR Preview" w:date="2026-01-01T00:00:00Z">
        <w:r>
          <w:delText xml:space="preserve">such as</w:delText>
        </w:r>
      </w:del>
      <w:del w:id="4549" w:author="PR Preview" w:date="2026-01-01T00:00:00Z">
        <w:r>
          <w:delText xml:space="preserve"> </w:delText>
        </w:r>
      </w:del>
      <m:oMath>
        <m:r>
          <m:t>1</m:t>
        </m:r>
      </m:oMath>
      <w:del w:id="4550" w:author="PR Preview" w:date="2026-01-01T00:00:00Z">
        <w:r>
          <w:delText xml:space="preserve">,</w:delText>
        </w:r>
      </w:del>
      <w:del w:id="4551" w:author="PR Preview" w:date="2026-01-01T00:00:00Z">
        <w:r>
          <w:delText xml:space="preserve"> </w:delText>
        </w:r>
      </w:del>
      <m:oMath>
        <m:r>
          <m:t>x</m:t>
        </m:r>
      </m:oMath>
      <w:del w:id="4552" w:author="PR Preview" w:date="2026-01-01T00:00:00Z">
        <w:r>
          <w:delText xml:space="preserve"> </w:delText>
        </w:r>
      </w:del>
      <w:del w:id="4553" w:author="PR Preview" w:date="2026-01-01T00:00:00Z">
        <w:r>
          <w:delText xml:space="preserve">and</w:delText>
        </w:r>
      </w:del>
      <w:del w:id="455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4555" w:author="PR Preview" w:date="2026-01-01T00:00:00Z">
        <w:r>
          <w:delText xml:space="preserve">.</w:delText>
        </w:r>
      </w:del>
      <w:del w:id="4556" w:author="PR Preview" w:date="2026-01-01T00:00:00Z">
        <w:r>
          <w:delText xml:space="preserve"> </w:delText>
        </w:r>
      </w:del>
      <w:del w:id="4557" w:author="PR Preview" w:date="2026-01-01T00:00:00Z">
        <w:r>
          <w:delText xml:space="preserve">The</w:delText>
        </w:r>
      </w:del>
      <w:del w:id="4558" w:author="PR Preview" w:date="2026-01-01T00:00:00Z">
        <w:r>
          <w:delText xml:space="preserve"> </w:delText>
        </w:r>
      </w:del>
      <w:del w:id="4559" w:author="PR Preview" w:date="2026-01-01T00:00:00Z">
        <w:r>
          <w:rPr>
            <w:b/>
            <w:bCs/>
          </w:rPr>
          <w:delText xml:space="preserve">term vector</w:delText>
        </w:r>
      </w:del>
      <w:del w:id="4560" w:author="PR Preview" w:date="2026-01-01T00:00:00Z">
        <w:r>
          <w:delText xml:space="preserve"> </w:delText>
        </w:r>
      </w:del>
      <w:del w:id="4561" w:author="PR Preview" w:date="2026-01-01T00:00:00Z">
        <w:r>
          <w:delText xml:space="preserve">$\mathord{\smash[b]{\underset{\raise.3ex\hbox{$\scriptstyle\sim$}}{t}}\vphantom{t}}_{i}$</w:delText>
        </w:r>
      </w:del>
      <w:del w:id="4562" w:author="PR Preview" w:date="2026-01-01T00:00:00Z">
        <w:r>
          <w:delText xml:space="preserve"> </w:delText>
        </w:r>
      </w:del>
      <w:del w:id="4563" w:author="PR Preview" w:date="2026-01-01T00:00:00Z">
        <w:r>
          <w:delText xml:space="preserve">of observation</w:delText>
        </w:r>
      </w:del>
      <w:del w:id="4564" w:author="PR Preview" w:date="2026-01-01T00:00:00Z">
        <w:r>
          <w:delText xml:space="preserve"> </w:delText>
        </w:r>
      </w:del>
      <m:oMath>
        <m:r>
          <m:t>i</m:t>
        </m:r>
      </m:oMath>
      <w:del w:id="4565" w:author="PR Preview" w:date="2026-01-01T00:00:00Z">
        <w:r>
          <w:delText xml:space="preserve"> </w:delText>
        </w:r>
      </w:del>
      <w:del w:id="4566" w:author="PR Preview" w:date="2026-01-01T00:00:00Z">
        <w:r>
          <w:delText xml:space="preserve">is the column of its terms:</w:delText>
        </w:r>
      </w:del>
    </w:p>
    <w:p>
      <w:pPr>
        <w:pStyle w:val="BodyText"/>
      </w:pPr>
      <w:bookmarkStart w:id="227" w:name="eq-term-vector"/>
      <w:del w:id="4567" w:author="PR Preview" w:date="2026-01-01T00:00:00Z">
        <w:r>
          <w:delText xml:space="preserve">$$
    \mathord{\smash[b]{\underset{\raise.3ex\hbox{$\scriptstyle\sim$}}{t}}\vphantom{t}}_{i} \stackrel{\text{def}}{=}{\mathopen{}\left(t_{1}(x_{i}), \ldots, t_{p^{*}}(x_{i})\right)\mathclose{}}^{\top}.
     \qquad(41)$$</w:delText>
        </w:r>
      </w:del>
      <w:bookmarkEnd w:id="227"/>
    </w:p>
    <w:p>
      <w:pPr>
        <w:pStyle w:val="FirstParagraph"/>
      </w:pPr>
      <w:ins w:id="4568" w:author="PR Preview" w:date="2026-01-01T00:00:00Z">
        <w:r>
          <w:rPr>
            <w:b/>
            <w:bCs/>
          </w:rPr>
          <w:t xml:space="preserve">Definition 50 (Term vector)</w:t>
        </w:r>
      </w:ins>
      <w:ins w:id="4569" w:author="PR Preview" w:date="2026-01-01T00:00:00Z">
        <w:r>
          <w:t xml:space="preserve"> </w:t>
        </w:r>
      </w:ins>
      <w:ins w:id="4570" w:author="PR Preview" w:date="2026-01-01T00:00:00Z">
        <w:r>
          <w:t xml:space="preserve">Consider a model whose mean is a linear combination</w:t>
        </w:r>
      </w:ins>
      <w:ins w:id="4571" w:author="PR Preview" w:date="2026-01-01T00:00:00Z">
        <w:r>
          <w:t xml:space="preserve"> </w:t>
        </w:r>
      </w:ins>
      <w:ins w:id="4572" w:author="PR Preview" w:date="2026-01-01T00:00:00Z">
        <w:r>
          <w:t xml:space="preserve">of</w:t>
        </w:r>
      </w:ins>
      <w:ins w:id="4573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4574" w:author="PR Preview" w:date="2026-01-01T00:00:00Z">
        <w:r>
          <w:t xml:space="preserve"> </w:t>
        </w:r>
      </w:ins>
      <w:ins w:id="4575" w:author="PR Preview" w:date="2026-01-01T00:00:00Z">
        <w:r>
          <w:t xml:space="preserve">terms</w:t>
        </w:r>
      </w:ins>
      <w:ins w:id="4576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577" w:author="PR Preview" w:date="2026-01-01T00:00:00Z">
        <w:r>
          <w:t xml:space="preserve"> </w:t>
        </w:r>
      </w:ins>
      <w:ins w:id="4578" w:author="PR Preview" w:date="2026-01-01T00:00:00Z">
        <w:r>
          <w:t xml:space="preserve">of the covariate value,</w:t>
        </w:r>
      </w:ins>
      <w:ins w:id="4579" w:author="PR Preview" w:date="2026-01-01T00:00:00Z">
        <w:r>
          <w:t xml:space="preserve"> </w:t>
        </w:r>
      </w:ins>
      <w:ins w:id="4580" w:author="PR Preview" w:date="2026-01-01T00:00:00Z">
        <w:r>
          <w:t xml:space="preserve">such as</w:t>
        </w:r>
      </w:ins>
      <w:ins w:id="4581" w:author="PR Preview" w:date="2026-01-01T00:00:00Z">
        <w:r>
          <w:t xml:space="preserve"> </w:t>
        </w:r>
      </w:ins>
      <m:oMath>
        <m:r>
          <m:t>1</m:t>
        </m:r>
      </m:oMath>
      <w:ins w:id="4582" w:author="PR Preview" w:date="2026-01-01T00:00:00Z">
        <w:r>
          <w:t xml:space="preserve">,</w:t>
        </w:r>
      </w:ins>
      <w:ins w:id="4583" w:author="PR Preview" w:date="2026-01-01T00:00:00Z">
        <w:r>
          <w:t xml:space="preserve"> </w:t>
        </w:r>
      </w:ins>
      <m:oMath>
        <m:r>
          <m:t>x</m:t>
        </m:r>
      </m:oMath>
      <w:ins w:id="4584" w:author="PR Preview" w:date="2026-01-01T00:00:00Z">
        <w:r>
          <w:t xml:space="preserve"> </w:t>
        </w:r>
      </w:ins>
      <w:ins w:id="4585" w:author="PR Preview" w:date="2026-01-01T00:00:00Z">
        <w:r>
          <w:t xml:space="preserve">and</w:t>
        </w:r>
      </w:ins>
      <w:ins w:id="458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4587" w:author="PR Preview" w:date="2026-01-01T00:00:00Z">
        <w:r>
          <w:t xml:space="preserve">.</w:t>
        </w:r>
      </w:ins>
      <w:ins w:id="4588" w:author="PR Preview" w:date="2026-01-01T00:00:00Z">
        <w:r>
          <w:t xml:space="preserve"> </w:t>
        </w:r>
      </w:ins>
      <w:ins w:id="4589" w:author="PR Preview" w:date="2026-01-01T00:00:00Z">
        <w:r>
          <w:t xml:space="preserve">The</w:t>
        </w:r>
      </w:ins>
      <w:ins w:id="4590" w:author="PR Preview" w:date="2026-01-01T00:00:00Z">
        <w:r>
          <w:t xml:space="preserve"> </w:t>
        </w:r>
      </w:ins>
      <w:ins w:id="4591" w:author="PR Preview" w:date="2026-01-01T00:00:00Z">
        <w:r>
          <w:rPr>
            <w:b/>
            <w:bCs/>
          </w:rPr>
          <w:t xml:space="preserve">term vector</w:t>
        </w:r>
      </w:ins>
      <w:ins w:id="4592" w:author="PR Preview" w:date="2026-01-01T00:00:00Z">
        <w:r>
          <w:t xml:space="preserve"> </w:t>
        </w:r>
      </w:ins>
      <w:ins w:id="4593" w:author="PR Preview" w:date="2026-01-01T00:00:00Z">
        <w:r>
          <w:t xml:space="preserve">$\mathord{\smash[b]{\underset{\raise.3ex\hbox{$\scriptstyle\sim$}}{t}}\vphantom{t}}_{i}$</w:t>
        </w:r>
      </w:ins>
      <w:ins w:id="4594" w:author="PR Preview" w:date="2026-01-01T00:00:00Z">
        <w:r>
          <w:t xml:space="preserve"> </w:t>
        </w:r>
      </w:ins>
      <w:ins w:id="4595" w:author="PR Preview" w:date="2026-01-01T00:00:00Z">
        <w:r>
          <w:t xml:space="preserve">of observation</w:t>
        </w:r>
      </w:ins>
      <w:ins w:id="4596" w:author="PR Preview" w:date="2026-01-01T00:00:00Z">
        <w:r>
          <w:t xml:space="preserve"> </w:t>
        </w:r>
      </w:ins>
      <m:oMath>
        <m:r>
          <m:t>i</m:t>
        </m:r>
      </m:oMath>
      <w:ins w:id="4597" w:author="PR Preview" w:date="2026-01-01T00:00:00Z">
        <w:r>
          <w:t xml:space="preserve"> </w:t>
        </w:r>
      </w:ins>
      <w:ins w:id="4598" w:author="PR Preview" w:date="2026-01-01T00:00:00Z">
        <w:r>
          <w:t xml:space="preserve">is the column of its terms:</w:t>
        </w:r>
      </w:ins>
    </w:p>
    <w:p>
      <w:pPr>
        <w:pStyle w:val="BodyText"/>
      </w:pPr>
      <w:bookmarkStart w:id="241" w:name="eq-term-vector"/>
      <w:ins w:id="4599" w:author="PR Preview" w:date="2026-01-01T00:00:00Z">
        <w:r>
          <w:t xml:space="preserve">$$
    \mathord{\smash[b]{\underset{\raise.3ex\hbox{$\scriptstyle\sim$}}{t}}\vphantom{t}}_{i} \stackrel{\text{def}}{=}{\mathopen{}\left(t_{1}(x_{i}), \ldots, t_{p^{*}}(x_{i})\right)\mathclose{}}^{\top}.
     \qquad(45)$$</w:t>
        </w:r>
      </w:ins>
      <w:bookmarkEnd w:id="241"/>
    </w:p>
    <w:bookmarkEnd w:id="242"/>
    <w:bookmarkStart w:id="244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44"/>
    <w:bookmarkStart w:id="246" w:name="def-cross-product-matrix"/>
    <w:p>
      <w:pPr>
        <w:pStyle w:val="BodyText"/>
      </w:pPr>
      <w:del w:id="4600" w:author="PR Preview" w:date="2026-01-01T00:00:00Z">
        <w:r>
          <w:rPr>
            <w:b/>
            <w:bCs/>
          </w:rPr>
          <w:delText xml:space="preserve">Definition 47 (Cross-product matrix (sum-of-squares and cross-products matrix))</w:delText>
        </w:r>
      </w:del>
      <w:del w:id="4601" w:author="PR Preview" w:date="2026-01-01T00:00:00Z">
        <w:r>
          <w:delText xml:space="preserve"> </w:delText>
        </w:r>
      </w:del>
      <w:del w:id="4602" w:author="PR Preview" w:date="2026-01-01T00:00:00Z">
        <w:r>
          <w:delText xml:space="preserve">The</w:delText>
        </w:r>
      </w:del>
      <w:del w:id="4603" w:author="PR Preview" w:date="2026-01-01T00:00:00Z">
        <w:r>
          <w:delText xml:space="preserve"> </w:delText>
        </w:r>
      </w:del>
      <w:del w:id="4604" w:author="PR Preview" w:date="2026-01-01T00:00:00Z">
        <w:r>
          <w:rPr>
            <w:b/>
            <w:bCs/>
          </w:rPr>
          <w:delText xml:space="preserve">cross-product matrix</w:delText>
        </w:r>
      </w:del>
      <w:del w:id="4605" w:author="PR Preview" w:date="2026-01-01T00:00:00Z">
        <w:r>
          <w:delText xml:space="preserve"> </w:delText>
        </w:r>
      </w:del>
      <m:oMath>
        <m:r>
          <m:t>A</m:t>
        </m:r>
      </m:oMath>
      <w:del w:id="4606" w:author="PR Preview" w:date="2026-01-01T00:00:00Z">
        <w:r>
          <w:delText xml:space="preserve"> </w:delText>
        </w:r>
      </w:del>
      <w:del w:id="4607" w:author="PR Preview" w:date="2026-01-01T00:00:00Z">
        <w:r>
          <w:delText xml:space="preserve">of</w:delText>
        </w:r>
      </w:del>
      <w:del w:id="4608" w:author="PR Preview" w:date="2026-01-01T00:00:00Z">
        <w:r>
          <w:delText xml:space="preserve"> </w:delText>
        </w:r>
      </w:del>
      <w:hyperlink w:anchor="def-term-vector">
        <w:del w:id="4609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4610" w:author="PR Preview" w:date="2026-01-01T00:00:00Z">
        <w:r>
          <w:delText xml:space="preserve"> </w:delText>
        </w:r>
      </w:del>
      <w:del w:id="4611" w:author="PR Preview" w:date="2026-01-01T00:00:00Z">
        <w:r>
          <w:delText xml:space="preserve">$\mathord{\smash[b]{\underset{\raise.3ex\hbox{$\scriptstyle\sim$}}{t}}\vphantom{t}}_{i}$</w:delText>
        </w:r>
      </w:del>
      <w:del w:id="4612" w:author="PR Preview" w:date="2026-01-01T00:00:00Z">
        <w:r>
          <w:delText xml:space="preserve">,</w:delText>
        </w:r>
      </w:del>
      <w:del w:id="461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614" w:author="PR Preview" w:date="2026-01-01T00:00:00Z">
        <w:r>
          <w:delText xml:space="preserve">, of a training set indexed by</w:delText>
        </w:r>
      </w:del>
      <w:del w:id="4615" w:author="PR Preview" w:date="2026-01-01T00:00:00Z">
        <w:r>
          <w:delText xml:space="preserve"> </w:delText>
        </w:r>
      </w:del>
      <m:oMath>
        <m:r>
          <m:t>I</m:t>
        </m:r>
      </m:oMath>
      <w:del w:id="4616" w:author="PR Preview" w:date="2026-01-01T00:00:00Z">
        <w:r>
          <w:delText xml:space="preserve">,</w:delText>
        </w:r>
      </w:del>
      <w:del w:id="4617" w:author="PR Preview" w:date="2026-01-01T00:00:00Z">
        <w:r>
          <w:delText xml:space="preserve"> </w:delText>
        </w:r>
      </w:del>
      <w:del w:id="4618" w:author="PR Preview" w:date="2026-01-01T00:00:00Z">
        <w:r>
          <w:delText xml:space="preserve">is the sum of their outer products:</w:delText>
        </w:r>
      </w:del>
    </w:p>
    <w:p>
      <w:pPr>
        <w:pStyle w:val="BodyText"/>
      </w:pPr>
      <w:bookmarkStart w:id="231" w:name="eq-cross-product-matrix"/>
      <w:del w:id="4619" w:author="PR Preview" w:date="2026-01-01T00:00:00Z">
        <w:r>
          <w:delText xml:space="preserve">$$
    A\stackrel{\text{def}}{=}\sum_{i\in I} \mathord{\smash[b]{\underset{\raise.3ex\hbox{$\scriptstyle\sim$}}{t}}\vphantom{t}}_{i} {\mathord{\smash[b]{\underset{\raise.3ex\hbox{$\scriptstyle\sim$}}{t}}\vphantom{t}}_{i}}^{\top}.
     \qquad(42)$$</w:delText>
        </w:r>
      </w:del>
      <w:bookmarkEnd w:id="231"/>
    </w:p>
    <w:p>
      <w:pPr>
        <w:pStyle w:val="BodyText"/>
      </w:pPr>
      <w:ins w:id="4620" w:author="PR Preview" w:date="2026-01-01T00:00:00Z">
        <w:r>
          <w:rPr>
            <w:b/>
            <w:bCs/>
          </w:rPr>
          <w:t xml:space="preserve">Definition 51 (Cross-product matrix (sum-of-squares and cross-products matrix))</w:t>
        </w:r>
      </w:ins>
      <w:ins w:id="4621" w:author="PR Preview" w:date="2026-01-01T00:00:00Z">
        <w:r>
          <w:t xml:space="preserve"> </w:t>
        </w:r>
      </w:ins>
      <w:ins w:id="4622" w:author="PR Preview" w:date="2026-01-01T00:00:00Z">
        <w:r>
          <w:t xml:space="preserve">The</w:t>
        </w:r>
      </w:ins>
      <w:ins w:id="4623" w:author="PR Preview" w:date="2026-01-01T00:00:00Z">
        <w:r>
          <w:t xml:space="preserve"> </w:t>
        </w:r>
      </w:ins>
      <w:ins w:id="4624" w:author="PR Preview" w:date="2026-01-01T00:00:00Z">
        <w:r>
          <w:rPr>
            <w:b/>
            <w:bCs/>
          </w:rPr>
          <w:t xml:space="preserve">cross-product matrix</w:t>
        </w:r>
      </w:ins>
      <w:ins w:id="4625" w:author="PR Preview" w:date="2026-01-01T00:00:00Z">
        <w:r>
          <w:t xml:space="preserve"> </w:t>
        </w:r>
      </w:ins>
      <m:oMath>
        <m:r>
          <m:t>A</m:t>
        </m:r>
      </m:oMath>
      <w:ins w:id="4626" w:author="PR Preview" w:date="2026-01-01T00:00:00Z">
        <w:r>
          <w:t xml:space="preserve"> </w:t>
        </w:r>
      </w:ins>
      <w:ins w:id="4627" w:author="PR Preview" w:date="2026-01-01T00:00:00Z">
        <w:r>
          <w:t xml:space="preserve">of</w:t>
        </w:r>
      </w:ins>
      <w:ins w:id="4628" w:author="PR Preview" w:date="2026-01-01T00:00:00Z">
        <w:r>
          <w:t xml:space="preserve"> </w:t>
        </w:r>
      </w:ins>
      <w:hyperlink w:anchor="def-term-vector">
        <w:ins w:id="4629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4630" w:author="PR Preview" w:date="2026-01-01T00:00:00Z">
        <w:r>
          <w:t xml:space="preserve"> </w:t>
        </w:r>
      </w:ins>
      <w:ins w:id="4631" w:author="PR Preview" w:date="2026-01-01T00:00:00Z">
        <w:r>
          <w:t xml:space="preserve">$\mathord{\smash[b]{\underset{\raise.3ex\hbox{$\scriptstyle\sim$}}{t}}\vphantom{t}}_{i}$</w:t>
        </w:r>
      </w:ins>
      <w:ins w:id="4632" w:author="PR Preview" w:date="2026-01-01T00:00:00Z">
        <w:r>
          <w:t xml:space="preserve">,</w:t>
        </w:r>
      </w:ins>
      <w:ins w:id="463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634" w:author="PR Preview" w:date="2026-01-01T00:00:00Z">
        <w:r>
          <w:t xml:space="preserve">, of a training set indexed by</w:t>
        </w:r>
      </w:ins>
      <w:ins w:id="4635" w:author="PR Preview" w:date="2026-01-01T00:00:00Z">
        <w:r>
          <w:t xml:space="preserve"> </w:t>
        </w:r>
      </w:ins>
      <m:oMath>
        <m:r>
          <m:t>I</m:t>
        </m:r>
      </m:oMath>
      <w:ins w:id="4636" w:author="PR Preview" w:date="2026-01-01T00:00:00Z">
        <w:r>
          <w:t xml:space="preserve">,</w:t>
        </w:r>
      </w:ins>
      <w:ins w:id="4637" w:author="PR Preview" w:date="2026-01-01T00:00:00Z">
        <w:r>
          <w:t xml:space="preserve"> </w:t>
        </w:r>
      </w:ins>
      <w:ins w:id="4638" w:author="PR Preview" w:date="2026-01-01T00:00:00Z">
        <w:r>
          <w:t xml:space="preserve">is the sum of their outer products:</w:t>
        </w:r>
      </w:ins>
    </w:p>
    <w:p>
      <w:pPr>
        <w:pStyle w:val="BodyText"/>
      </w:pPr>
      <w:bookmarkStart w:id="245" w:name="eq-cross-product-matrix"/>
      <w:ins w:id="4639" w:author="PR Preview" w:date="2026-01-01T00:00:00Z">
        <w:r>
          <w:t xml:space="preserve">$$
    A\stackrel{\text{def}}{=}\sum_{i\in I} \mathord{\smash[b]{\underset{\raise.3ex\hbox{$\scriptstyle\sim$}}{t}}\vphantom{t}}_{i} {\mathord{\smash[b]{\underset{\raise.3ex\hbox{$\scriptstyle\sim$}}{t}}\vphantom{t}}_{i}}^{\top}.
     \qquad(46)$$</w:t>
        </w:r>
      </w:ins>
      <w:bookmarkEnd w:id="245"/>
    </w:p>
    <w:bookmarkEnd w:id="246"/>
    <w:bookmarkStart w:id="248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4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48"/>
    <w:bookmarkStart w:id="251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4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51"/>
    <w:bookmarkStart w:id="254" w:name="def-leverage"/>
    <w:p>
      <w:pPr>
        <w:pStyle w:val="BodyText"/>
      </w:pPr>
      <w:del w:id="4640" w:author="PR Preview" w:date="2026-01-01T00:00:00Z">
        <w:r>
          <w:rPr>
            <w:b/>
            <w:bCs/>
          </w:rPr>
          <w:delText xml:space="preserve">Definition 48 (Leverage)</w:delText>
        </w:r>
      </w:del>
      <w:del w:id="4641" w:author="PR Preview" w:date="2026-01-01T00:00:00Z">
        <w:r>
          <w:delText xml:space="preserve"> </w:delText>
        </w:r>
      </w:del>
      <w:del w:id="4642" w:author="PR Preview" w:date="2026-01-01T00:00:00Z">
        <w:r>
          <w:delText xml:space="preserve">Consider a linear model fitted by</w:delText>
        </w:r>
      </w:del>
      <w:del w:id="4643" w:author="PR Preview" w:date="2026-01-01T00:00:00Z">
        <w:r>
          <w:delText xml:space="preserve"> </w:delText>
        </w:r>
      </w:del>
      <w:hyperlink r:id="rId252">
        <w:del w:id="4644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4645" w:author="PR Preview" w:date="2026-01-01T00:00:00Z">
        <w:r>
          <w:delText xml:space="preserve">,</w:delText>
        </w:r>
      </w:del>
      <w:del w:id="4646" w:author="PR Preview" w:date="2026-01-01T00:00:00Z">
        <w:r>
          <w:delText xml:space="preserve"> </w:delText>
        </w:r>
      </w:del>
      <w:del w:id="4647" w:author="PR Preview" w:date="2026-01-01T00:00:00Z">
        <w:r>
          <w:delText xml:space="preserve">with</w:delText>
        </w:r>
      </w:del>
      <w:del w:id="4648" w:author="PR Preview" w:date="2026-01-01T00:00:00Z">
        <w:r>
          <w:delText xml:space="preserve"> </w:delText>
        </w:r>
      </w:del>
      <w:hyperlink w:anchor="def-term-vector">
        <w:del w:id="4649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4650" w:author="PR Preview" w:date="2026-01-01T00:00:00Z">
        <w:r>
          <w:delText xml:space="preserve"> </w:delText>
        </w:r>
      </w:del>
      <w:del w:id="4651" w:author="PR Preview" w:date="2026-01-01T00:00:00Z">
        <w:r>
          <w:delText xml:space="preserve">$\mathord{\smash[b]{\underset{\raise.3ex\hbox{$\scriptstyle\sim$}}{t}}\vphantom{t}}_{i}$</w:delText>
        </w:r>
      </w:del>
      <w:del w:id="4652" w:author="PR Preview" w:date="2026-01-01T00:00:00Z">
        <w:r>
          <w:delText xml:space="preserve">,</w:delText>
        </w:r>
      </w:del>
      <w:del w:id="465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654" w:author="PR Preview" w:date="2026-01-01T00:00:00Z">
        <w:r>
          <w:delText xml:space="preserve">,</w:delText>
        </w:r>
      </w:del>
      <w:del w:id="4655" w:author="PR Preview" w:date="2026-01-01T00:00:00Z">
        <w:r>
          <w:delText xml:space="preserve"> </w:delText>
        </w:r>
      </w:del>
      <w:del w:id="4656" w:author="PR Preview" w:date="2026-01-01T00:00:00Z">
        <w:r>
          <w:delText xml:space="preserve">and an invertible</w:delText>
        </w:r>
      </w:del>
      <w:del w:id="4657" w:author="PR Preview" w:date="2026-01-01T00:00:00Z">
        <w:r>
          <w:delText xml:space="preserve"> </w:delText>
        </w:r>
      </w:del>
      <w:hyperlink w:anchor="def-cross-product-matrix">
        <w:del w:id="4658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4659" w:author="PR Preview" w:date="2026-01-01T00:00:00Z">
        <w:r>
          <w:delText xml:space="preserve"> </w:delText>
        </w:r>
      </w:del>
      <m:oMath>
        <m:r>
          <m:t>A</m:t>
        </m:r>
      </m:oMath>
      <w:del w:id="4660" w:author="PR Preview" w:date="2026-01-01T00:00:00Z">
        <w:r>
          <w:delText xml:space="preserve">.</w:delText>
        </w:r>
      </w:del>
      <w:del w:id="4661" w:author="PR Preview" w:date="2026-01-01T00:00:00Z">
        <w:r>
          <w:delText xml:space="preserve"> </w:delText>
        </w:r>
      </w:del>
      <w:del w:id="4662" w:author="PR Preview" w:date="2026-01-01T00:00:00Z">
        <w:r>
          <w:delText xml:space="preserve">The</w:delText>
        </w:r>
      </w:del>
      <w:del w:id="4663" w:author="PR Preview" w:date="2026-01-01T00:00:00Z">
        <w:r>
          <w:delText xml:space="preserve"> </w:delText>
        </w:r>
      </w:del>
      <w:del w:id="4664" w:author="PR Preview" w:date="2026-01-01T00:00:00Z">
        <w:r>
          <w:rPr>
            <w:b/>
            <w:bCs/>
          </w:rPr>
          <w:delText xml:space="preserve">leverage</w:delText>
        </w:r>
      </w:del>
      <w:del w:id="4665" w:author="PR Preview" w:date="2026-01-01T00:00:00Z">
        <w:r>
          <w:delText xml:space="preserve"> </w:delText>
        </w:r>
      </w:del>
      <w:del w:id="4666" w:author="PR Preview" w:date="2026-01-01T00:00:00Z">
        <w:r>
          <w:delText xml:space="preserve">of observation</w:delText>
        </w:r>
      </w:del>
      <w:del w:id="4667" w:author="PR Preview" w:date="2026-01-01T00:00:00Z">
        <w:r>
          <w:delText xml:space="preserve"> </w:delText>
        </w:r>
      </w:del>
      <m:oMath>
        <m:r>
          <m:t>i</m:t>
        </m:r>
      </m:oMath>
      <w:del w:id="4668" w:author="PR Preview" w:date="2026-01-01T00:00:00Z">
        <w:r>
          <w:delText xml:space="preserve"> </w:delText>
        </w:r>
      </w:del>
      <w:del w:id="4669" w:author="PR Preview" w:date="2026-01-01T00:00:00Z">
        <w:r>
          <w:delText xml:space="preserve">is</w:delText>
        </w:r>
      </w:del>
    </w:p>
    <w:p>
      <w:pPr>
        <w:pStyle w:val="BodyText"/>
      </w:pPr>
      <w:bookmarkStart w:id="239" w:name="eq-leverage"/>
      <w:del w:id="4670" w:author="PR Preview" w:date="2026-01-01T00:00:00Z">
        <w:r>
          <w:delText xml:space="preserve">$$
    h_{i} \stackrel{\text{def}}{=}{\mathord{\smash[b]{\underset{\raise.3ex\hbox{$\scriptstyle\sim$}}{t}}\vphantom{t}}_{i}}^{\top} A^{-1} \mathord{\smash[b]{\underset{\raise.3ex\hbox{$\scriptstyle\sim$}}{t}}\vphantom{t}}_{i}.
     \qquad(43)$$</w:delText>
        </w:r>
      </w:del>
      <w:bookmarkEnd w:id="239"/>
    </w:p>
    <w:p>
      <w:pPr>
        <w:pStyle w:val="BodyText"/>
      </w:pPr>
      <w:ins w:id="4671" w:author="PR Preview" w:date="2026-01-01T00:00:00Z">
        <w:r>
          <w:rPr>
            <w:b/>
            <w:bCs/>
          </w:rPr>
          <w:t xml:space="preserve">Definition 52 (Leverage)</w:t>
        </w:r>
      </w:ins>
      <w:ins w:id="4672" w:author="PR Preview" w:date="2026-01-01T00:00:00Z">
        <w:r>
          <w:t xml:space="preserve"> </w:t>
        </w:r>
      </w:ins>
      <w:ins w:id="4673" w:author="PR Preview" w:date="2026-01-01T00:00:00Z">
        <w:r>
          <w:t xml:space="preserve">Consider a linear model fitted by</w:t>
        </w:r>
      </w:ins>
      <w:ins w:id="4674" w:author="PR Preview" w:date="2026-01-01T00:00:00Z">
        <w:r>
          <w:t xml:space="preserve"> </w:t>
        </w:r>
      </w:ins>
      <w:hyperlink r:id="rId252">
        <w:ins w:id="4675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4676" w:author="PR Preview" w:date="2026-01-01T00:00:00Z">
        <w:r>
          <w:t xml:space="preserve">,</w:t>
        </w:r>
      </w:ins>
      <w:ins w:id="4677" w:author="PR Preview" w:date="2026-01-01T00:00:00Z">
        <w:r>
          <w:t xml:space="preserve"> </w:t>
        </w:r>
      </w:ins>
      <w:ins w:id="4678" w:author="PR Preview" w:date="2026-01-01T00:00:00Z">
        <w:r>
          <w:t xml:space="preserve">with</w:t>
        </w:r>
      </w:ins>
      <w:ins w:id="4679" w:author="PR Preview" w:date="2026-01-01T00:00:00Z">
        <w:r>
          <w:t xml:space="preserve"> </w:t>
        </w:r>
      </w:ins>
      <w:hyperlink w:anchor="def-term-vector">
        <w:ins w:id="4680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4681" w:author="PR Preview" w:date="2026-01-01T00:00:00Z">
        <w:r>
          <w:t xml:space="preserve"> </w:t>
        </w:r>
      </w:ins>
      <w:ins w:id="4682" w:author="PR Preview" w:date="2026-01-01T00:00:00Z">
        <w:r>
          <w:t xml:space="preserve">$\mathord{\smash[b]{\underset{\raise.3ex\hbox{$\scriptstyle\sim$}}{t}}\vphantom{t}}_{i}$</w:t>
        </w:r>
      </w:ins>
      <w:ins w:id="4683" w:author="PR Preview" w:date="2026-01-01T00:00:00Z">
        <w:r>
          <w:t xml:space="preserve">,</w:t>
        </w:r>
      </w:ins>
      <w:ins w:id="468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685" w:author="PR Preview" w:date="2026-01-01T00:00:00Z">
        <w:r>
          <w:t xml:space="preserve">,</w:t>
        </w:r>
      </w:ins>
      <w:ins w:id="4686" w:author="PR Preview" w:date="2026-01-01T00:00:00Z">
        <w:r>
          <w:t xml:space="preserve"> </w:t>
        </w:r>
      </w:ins>
      <w:ins w:id="4687" w:author="PR Preview" w:date="2026-01-01T00:00:00Z">
        <w:r>
          <w:t xml:space="preserve">and an invertible</w:t>
        </w:r>
      </w:ins>
      <w:ins w:id="4688" w:author="PR Preview" w:date="2026-01-01T00:00:00Z">
        <w:r>
          <w:t xml:space="preserve"> </w:t>
        </w:r>
      </w:ins>
      <w:hyperlink w:anchor="def-cross-product-matrix">
        <w:ins w:id="4689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4690" w:author="PR Preview" w:date="2026-01-01T00:00:00Z">
        <w:r>
          <w:t xml:space="preserve"> </w:t>
        </w:r>
      </w:ins>
      <m:oMath>
        <m:r>
          <m:t>A</m:t>
        </m:r>
      </m:oMath>
      <w:ins w:id="4691" w:author="PR Preview" w:date="2026-01-01T00:00:00Z">
        <w:r>
          <w:t xml:space="preserve">.</w:t>
        </w:r>
      </w:ins>
      <w:ins w:id="4692" w:author="PR Preview" w:date="2026-01-01T00:00:00Z">
        <w:r>
          <w:t xml:space="preserve"> </w:t>
        </w:r>
      </w:ins>
      <w:ins w:id="4693" w:author="PR Preview" w:date="2026-01-01T00:00:00Z">
        <w:r>
          <w:t xml:space="preserve">The</w:t>
        </w:r>
      </w:ins>
      <w:ins w:id="4694" w:author="PR Preview" w:date="2026-01-01T00:00:00Z">
        <w:r>
          <w:t xml:space="preserve"> </w:t>
        </w:r>
      </w:ins>
      <w:ins w:id="4695" w:author="PR Preview" w:date="2026-01-01T00:00:00Z">
        <w:r>
          <w:rPr>
            <w:b/>
            <w:bCs/>
          </w:rPr>
          <w:t xml:space="preserve">leverage</w:t>
        </w:r>
      </w:ins>
      <w:ins w:id="4696" w:author="PR Preview" w:date="2026-01-01T00:00:00Z">
        <w:r>
          <w:t xml:space="preserve"> </w:t>
        </w:r>
      </w:ins>
      <w:ins w:id="4697" w:author="PR Preview" w:date="2026-01-01T00:00:00Z">
        <w:r>
          <w:t xml:space="preserve">of observation</w:t>
        </w:r>
      </w:ins>
      <w:ins w:id="4698" w:author="PR Preview" w:date="2026-01-01T00:00:00Z">
        <w:r>
          <w:t xml:space="preserve"> </w:t>
        </w:r>
      </w:ins>
      <m:oMath>
        <m:r>
          <m:t>i</m:t>
        </m:r>
      </m:oMath>
      <w:ins w:id="4699" w:author="PR Preview" w:date="2026-01-01T00:00:00Z">
        <w:r>
          <w:t xml:space="preserve"> </w:t>
        </w:r>
      </w:ins>
      <w:ins w:id="4700" w:author="PR Preview" w:date="2026-01-01T00:00:00Z">
        <w:r>
          <w:t xml:space="preserve">is</w:t>
        </w:r>
      </w:ins>
    </w:p>
    <w:p>
      <w:pPr>
        <w:pStyle w:val="BodyText"/>
      </w:pPr>
      <w:bookmarkStart w:id="253" w:name="eq-leverage"/>
      <w:ins w:id="4701" w:author="PR Preview" w:date="2026-01-01T00:00:00Z">
        <w:r>
          <w:t xml:space="preserve">$$
    h_{i} \stackrel{\text{def}}{=}{\mathord{\smash[b]{\underset{\raise.3ex\hbox{$\scriptstyle\sim$}}{t}}\vphantom{t}}_{i}}^{\top} A^{-1} \mathord{\smash[b]{\underset{\raise.3ex\hbox{$\scriptstyle\sim$}}{t}}\vphantom{t}}_{i}.
     \qquad(47)$$</w:t>
        </w:r>
      </w:ins>
      <w:bookmarkEnd w:id="253"/>
    </w:p>
    <w:bookmarkEnd w:id="254"/>
    <w:bookmarkStart w:id="256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5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56"/>
    <w:bookmarkStart w:id="259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5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5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5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58"/>
    </w:p>
    <w:bookmarkEnd w:id="2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60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60"/>
    <w:bookmarkStart w:id="261" w:name="exm-loocv-shortcut"/>
    <w:p>
      <w:pPr>
        <w:pStyle w:val="BodyText"/>
      </w:pPr>
      <w:del w:id="4702" w:author="PR Preview" w:date="2026-01-01T00:00:00Z">
        <w:r>
          <w:rPr>
            <w:b/>
            <w:bCs/>
          </w:rPr>
          <w:delText xml:space="preserve">Example 21 (Leave-one-out cross-validation of the</w:delText>
        </w:r>
      </w:del>
      <w:del w:id="4703" w:author="PR Preview" w:date="2026-01-01T00:00:00Z">
        <w:r>
          <w:rPr>
            <w:b/>
            <w:bCs/>
          </w:rPr>
          <w:delText xml:space="preserve"> </w:delText>
        </w:r>
      </w:del>
      <w:del w:id="4704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4705" w:author="PR Preview" w:date="2026-01-01T00:00:00Z">
        <w:r>
          <w:rPr>
            <w:b/>
            <w:bCs/>
          </w:rPr>
          <w:delText xml:space="preserve"> </w:delText>
        </w:r>
      </w:del>
      <w:del w:id="4706" w:author="PR Preview" w:date="2026-01-01T00:00:00Z">
        <w:r>
          <w:rPr>
            <w:b/>
            <w:bCs/>
          </w:rPr>
          <w:delText xml:space="preserve">polynomials)</w:delText>
        </w:r>
      </w:del>
      <w:del w:id="4707" w:author="PR Preview" w:date="2026-01-01T00:00:00Z">
        <w:r>
          <w:delText xml:space="preserve"> </w:delText>
        </w:r>
      </w:del>
      <w:del w:id="4708" w:author="PR Preview" w:date="2026-01-01T00:00:00Z">
        <w:r>
          <w:delText xml:space="preserve">This example computes</w:delText>
        </w:r>
      </w:del>
      <w:del w:id="470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4710" w:author="PR Preview" w:date="2026-01-01T00:00:00Z">
        <w:r>
          <w:delText xml:space="preserve"> </w:delText>
        </w:r>
      </w:del>
      <w:del w:id="4711" w:author="PR Preview" w:date="2026-01-01T00:00:00Z">
        <w:r>
          <w:delText xml:space="preserve">for the four</w:delText>
        </w:r>
      </w:del>
      <w:del w:id="4712" w:author="PR Preview" w:date="2026-01-01T00:00:00Z">
        <w:r>
          <w:delText xml:space="preserve"> </w:delText>
        </w:r>
      </w:del>
      <w:del w:id="4713" w:author="PR Preview" w:date="2026-01-01T00:00:00Z">
        <w:r>
          <w:rPr>
            <w:rStyle w:val="VerbatimChar"/>
          </w:rPr>
          <w:delText xml:space="preserve">mtcars</w:delText>
        </w:r>
      </w:del>
      <w:del w:id="4714" w:author="PR Preview" w:date="2026-01-01T00:00:00Z">
        <w:r>
          <w:delText xml:space="preserve"> </w:delText>
        </w:r>
      </w:del>
      <w:del w:id="4715" w:author="PR Preview" w:date="2026-01-01T00:00:00Z">
        <w:r>
          <w:delText xml:space="preserve">polynomials</w:delText>
        </w:r>
      </w:del>
      <w:del w:id="4716" w:author="PR Preview" w:date="2026-01-01T00:00:00Z">
        <w:r>
          <w:delText xml:space="preserve"> </w:delText>
        </w:r>
      </w:del>
      <w:del w:id="4717" w:author="PR Preview" w:date="2026-01-01T00:00:00Z">
        <w:r>
          <w:delText xml:space="preserve">of</w:delText>
        </w:r>
      </w:del>
      <w:del w:id="4718" w:author="PR Preview" w:date="2026-01-01T00:00:00Z">
        <w:r>
          <w:delText xml:space="preserve"> </w:delText>
        </w:r>
      </w:del>
      <w:hyperlink w:anchor="exr-overfitting">
        <w:del w:id="4719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4720" w:author="PR Preview" w:date="2026-01-01T00:00:00Z">
        <w:r>
          <w:delText xml:space="preserve"> </w:delText>
        </w:r>
      </w:del>
      <w:del w:id="4721" w:author="PR Preview" w:date="2026-01-01T00:00:00Z">
        <w:r>
          <w:delText xml:space="preserve">in two ways:</w:delText>
        </w:r>
      </w:del>
      <w:del w:id="4722" w:author="PR Preview" w:date="2026-01-01T00:00:00Z">
        <w:r>
          <w:delText xml:space="preserve"> </w:delText>
        </w:r>
      </w:del>
      <w:del w:id="4723" w:author="PR Preview" w:date="2026-01-01T00:00:00Z">
        <w:r>
          <w:delText xml:space="preserve">by fitting each model 32 times, as in</w:delText>
        </w:r>
      </w:del>
      <w:del w:id="4724" w:author="PR Preview" w:date="2026-01-01T00:00:00Z">
        <w:r>
          <w:delText xml:space="preserve"> </w:delText>
        </w:r>
      </w:del>
      <w:hyperlink w:anchor="eq-loocv">
        <w:del w:id="4725" w:author="PR Preview" w:date="2026-01-01T00:00:00Z">
          <w:r>
            <w:rPr>
              <w:rStyle w:val="Hyperlink"/>
            </w:rPr>
            <w:delText xml:space="preserve">Equation 40</w:delText>
          </w:r>
        </w:del>
      </w:hyperlink>
      <w:del w:id="4726" w:author="PR Preview" w:date="2026-01-01T00:00:00Z">
        <w:r>
          <w:delText xml:space="preserve">,</w:delText>
        </w:r>
      </w:del>
      <w:del w:id="4727" w:author="PR Preview" w:date="2026-01-01T00:00:00Z">
        <w:r>
          <w:delText xml:space="preserve"> </w:delText>
        </w:r>
      </w:del>
      <w:del w:id="4728" w:author="PR Preview" w:date="2026-01-01T00:00:00Z">
        <w:r>
          <w:delText xml:space="preserve">and by the single-fit formula of</w:delText>
        </w:r>
      </w:del>
      <w:del w:id="4729" w:author="PR Preview" w:date="2026-01-01T00:00:00Z">
        <w:r>
          <w:delText xml:space="preserve"> </w:delText>
        </w:r>
      </w:del>
      <w:hyperlink w:anchor="thm-loocv-shortcut">
        <w:del w:id="473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4731" w:author="PR Preview" w:date="2026-01-01T00:00:00Z">
        <w:r>
          <w:delText xml:space="preserve">,</w:delText>
        </w:r>
      </w:del>
      <w:del w:id="4732" w:author="PR Preview" w:date="2026-01-01T00:00:00Z">
        <w:r>
          <w:delText xml:space="preserve"> </w:delText>
        </w:r>
      </w:del>
      <w:del w:id="4733" w:author="PR Preview" w:date="2026-01-01T00:00:00Z">
        <w:r>
          <w:delText xml:space="preserve">with the leverages from</w:delText>
        </w:r>
      </w:del>
      <w:del w:id="4734" w:author="PR Preview" w:date="2026-01-01T00:00:00Z">
        <w:r>
          <w:delText xml:space="preserve"> </w:delText>
        </w:r>
      </w:del>
      <w:del w:id="4735" w:author="PR Preview" w:date="2026-01-01T00:00:00Z">
        <w:r>
          <w:rPr>
            <w:rStyle w:val="VerbatimChar"/>
          </w:rPr>
          <w:delText xml:space="preserve">hatvalues()</w:delText>
        </w:r>
      </w:del>
      <w:del w:id="4736" w:author="PR Preview" w:date="2026-01-01T00:00:00Z">
        <w:r>
          <w:delText xml:space="preserve">.</w:delText>
        </w:r>
      </w:del>
    </w:p>
    <w:p>
      <w:pPr>
        <w:pStyle w:val="BodyText"/>
      </w:pPr>
      <w:ins w:id="4737" w:author="PR Preview" w:date="2026-01-01T00:00:00Z">
        <w:r>
          <w:rPr>
            <w:b/>
            <w:bCs/>
          </w:rPr>
          <w:t xml:space="preserve">Example 25 (Leave-one-out cross-validation of the</w:t>
        </w:r>
      </w:ins>
      <w:ins w:id="4738" w:author="PR Preview" w:date="2026-01-01T00:00:00Z">
        <w:r>
          <w:rPr>
            <w:b/>
            <w:bCs/>
          </w:rPr>
          <w:t xml:space="preserve"> </w:t>
        </w:r>
      </w:ins>
      <w:ins w:id="4739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4740" w:author="PR Preview" w:date="2026-01-01T00:00:00Z">
        <w:r>
          <w:rPr>
            <w:b/>
            <w:bCs/>
          </w:rPr>
          <w:t xml:space="preserve"> </w:t>
        </w:r>
      </w:ins>
      <w:ins w:id="4741" w:author="PR Preview" w:date="2026-01-01T00:00:00Z">
        <w:r>
          <w:rPr>
            <w:b/>
            <w:bCs/>
          </w:rPr>
          <w:t xml:space="preserve">polynomials)</w:t>
        </w:r>
      </w:ins>
      <w:ins w:id="4742" w:author="PR Preview" w:date="2026-01-01T00:00:00Z">
        <w:r>
          <w:t xml:space="preserve"> </w:t>
        </w:r>
      </w:ins>
      <w:ins w:id="4743" w:author="PR Preview" w:date="2026-01-01T00:00:00Z">
        <w:r>
          <w:t xml:space="preserve">This example computes</w:t>
        </w:r>
      </w:ins>
      <w:ins w:id="474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4745" w:author="PR Preview" w:date="2026-01-01T00:00:00Z">
        <w:r>
          <w:t xml:space="preserve"> </w:t>
        </w:r>
      </w:ins>
      <w:ins w:id="4746" w:author="PR Preview" w:date="2026-01-01T00:00:00Z">
        <w:r>
          <w:t xml:space="preserve">for the four</w:t>
        </w:r>
      </w:ins>
      <w:ins w:id="4747" w:author="PR Preview" w:date="2026-01-01T00:00:00Z">
        <w:r>
          <w:t xml:space="preserve"> </w:t>
        </w:r>
      </w:ins>
      <w:ins w:id="4748" w:author="PR Preview" w:date="2026-01-01T00:00:00Z">
        <w:r>
          <w:rPr>
            <w:rStyle w:val="VerbatimChar"/>
          </w:rPr>
          <w:t xml:space="preserve">mtcars</w:t>
        </w:r>
      </w:ins>
      <w:ins w:id="4749" w:author="PR Preview" w:date="2026-01-01T00:00:00Z">
        <w:r>
          <w:t xml:space="preserve"> </w:t>
        </w:r>
      </w:ins>
      <w:ins w:id="4750" w:author="PR Preview" w:date="2026-01-01T00:00:00Z">
        <w:r>
          <w:t xml:space="preserve">polynomials</w:t>
        </w:r>
      </w:ins>
      <w:ins w:id="4751" w:author="PR Preview" w:date="2026-01-01T00:00:00Z">
        <w:r>
          <w:t xml:space="preserve"> </w:t>
        </w:r>
      </w:ins>
      <w:ins w:id="4752" w:author="PR Preview" w:date="2026-01-01T00:00:00Z">
        <w:r>
          <w:t xml:space="preserve">of</w:t>
        </w:r>
      </w:ins>
      <w:ins w:id="4753" w:author="PR Preview" w:date="2026-01-01T00:00:00Z">
        <w:r>
          <w:t xml:space="preserve"> </w:t>
        </w:r>
      </w:ins>
      <w:hyperlink w:anchor="exr-overfitting">
        <w:ins w:id="4754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4755" w:author="PR Preview" w:date="2026-01-01T00:00:00Z">
        <w:r>
          <w:t xml:space="preserve"> </w:t>
        </w:r>
      </w:ins>
      <w:ins w:id="4756" w:author="PR Preview" w:date="2026-01-01T00:00:00Z">
        <w:r>
          <w:t xml:space="preserve">in two ways:</w:t>
        </w:r>
      </w:ins>
      <w:ins w:id="4757" w:author="PR Preview" w:date="2026-01-01T00:00:00Z">
        <w:r>
          <w:t xml:space="preserve"> </w:t>
        </w:r>
      </w:ins>
      <w:ins w:id="4758" w:author="PR Preview" w:date="2026-01-01T00:00:00Z">
        <w:r>
          <w:t xml:space="preserve">by fitting each model 32 times, as in</w:t>
        </w:r>
      </w:ins>
      <w:ins w:id="4759" w:author="PR Preview" w:date="2026-01-01T00:00:00Z">
        <w:r>
          <w:t xml:space="preserve"> </w:t>
        </w:r>
      </w:ins>
      <w:hyperlink w:anchor="eq-loocv">
        <w:ins w:id="4760" w:author="PR Preview" w:date="2026-01-01T00:00:00Z">
          <w:r>
            <w:rPr>
              <w:rStyle w:val="Hyperlink"/>
            </w:rPr>
            <w:t xml:space="preserve">Equation 44</w:t>
          </w:r>
        </w:ins>
      </w:hyperlink>
      <w:ins w:id="4761" w:author="PR Preview" w:date="2026-01-01T00:00:00Z">
        <w:r>
          <w:t xml:space="preserve">,</w:t>
        </w:r>
      </w:ins>
      <w:ins w:id="4762" w:author="PR Preview" w:date="2026-01-01T00:00:00Z">
        <w:r>
          <w:t xml:space="preserve"> </w:t>
        </w:r>
      </w:ins>
      <w:ins w:id="4763" w:author="PR Preview" w:date="2026-01-01T00:00:00Z">
        <w:r>
          <w:t xml:space="preserve">and by the single-fit formula of</w:t>
        </w:r>
      </w:ins>
      <w:ins w:id="4764" w:author="PR Preview" w:date="2026-01-01T00:00:00Z">
        <w:r>
          <w:t xml:space="preserve"> </w:t>
        </w:r>
      </w:ins>
      <w:hyperlink w:anchor="thm-loocv-shortcut">
        <w:ins w:id="4765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4766" w:author="PR Preview" w:date="2026-01-01T00:00:00Z">
        <w:r>
          <w:t xml:space="preserve">,</w:t>
        </w:r>
      </w:ins>
      <w:ins w:id="4767" w:author="PR Preview" w:date="2026-01-01T00:00:00Z">
        <w:r>
          <w:t xml:space="preserve"> </w:t>
        </w:r>
      </w:ins>
      <w:ins w:id="4768" w:author="PR Preview" w:date="2026-01-01T00:00:00Z">
        <w:r>
          <w:t xml:space="preserve">with the leverages from</w:t>
        </w:r>
      </w:ins>
      <w:ins w:id="4769" w:author="PR Preview" w:date="2026-01-01T00:00:00Z">
        <w:r>
          <w:t xml:space="preserve"> </w:t>
        </w:r>
      </w:ins>
      <w:ins w:id="4770" w:author="PR Preview" w:date="2026-01-01T00:00:00Z">
        <w:r>
          <w:rPr>
            <w:rStyle w:val="VerbatimChar"/>
          </w:rPr>
          <w:t xml:space="preserve">hatvalues()</w:t>
        </w:r>
      </w:ins>
      <w:ins w:id="4771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4772" w:author="PR Preview" w:date="2026-01-01T00:00:00Z">
        <w:r>
          <w:rPr>
            <w:rStyle w:val="NormalTok"/>
          </w:rPr>
          <w:delText xml:space="preserve">loocv_max_diff </w:delText>
        </w:r>
      </w:del>
      <w:del w:id="4773" w:author="PR Preview" w:date="2026-01-01T00:00:00Z">
        <w:r>
          <w:rPr>
            <w:rStyle w:val="OtherTok"/>
          </w:rPr>
          <w:delText xml:space="preserve">&lt;-</w:delText>
        </w:r>
      </w:del>
      <w:del w:id="4774" w:author="PR Preview" w:date="2026-01-01T00:00:00Z">
        <w:r>
          <w:rPr>
            <w:rStyle w:val="NormalTok"/>
          </w:rPr>
          <w:delText xml:space="preserve"> </w:delText>
        </w:r>
      </w:del>
      <w:del w:id="4775" w:author="PR Preview" w:date="2026-01-01T00:00:00Z">
        <w:r>
          <w:rPr>
            <w:rStyle w:val="FunctionTok"/>
          </w:rPr>
          <w:delText xml:space="preserve">max</w:delText>
        </w:r>
      </w:del>
      <w:del w:id="4776" w:author="PR Preview" w:date="2026-01-01T00:00:00Z">
        <w:r>
          <w:rPr>
            <w:rStyle w:val="NormalTok"/>
          </w:rPr>
          <w:delText xml:space="preserve">(</w:delText>
        </w:r>
      </w:del>
      <w:del w:id="4777" w:author="PR Preview" w:date="2026-01-01T00:00:00Z">
        <w:r>
          <w:rPr>
            <w:rStyle w:val="FunctionTok"/>
          </w:rPr>
          <w:delText xml:space="preserve">abs</w:delText>
        </w:r>
      </w:del>
      <w:del w:id="4778" w:author="PR Preview" w:date="2026-01-01T00:00:00Z">
        <w:r>
          <w:rPr>
            <w:rStyle w:val="NormalTok"/>
          </w:rPr>
          <w:delText xml:space="preserve">(mtcars_loocv</w:delText>
        </w:r>
      </w:del>
      <w:del w:id="4779" w:author="PR Preview" w:date="2026-01-01T00:00:00Z">
        <w:r>
          <w:rPr>
            <w:rStyle w:val="SpecialCharTok"/>
          </w:rPr>
          <w:delText xml:space="preserve">$</w:delText>
        </w:r>
      </w:del>
      <w:del w:id="4780" w:author="PR Preview" w:date="2026-01-01T00:00:00Z">
        <w:r>
          <w:rPr>
            <w:rStyle w:val="NormalTok"/>
          </w:rPr>
          <w:delText xml:space="preserve">refitting </w:delText>
        </w:r>
      </w:del>
      <w:del w:id="4781" w:author="PR Preview" w:date="2026-01-01T00:00:00Z">
        <w:r>
          <w:rPr>
            <w:rStyle w:val="SpecialCharTok"/>
          </w:rPr>
          <w:delText xml:space="preserve">-</w:delText>
        </w:r>
      </w:del>
      <w:del w:id="4782" w:author="PR Preview" w:date="2026-01-01T00:00:00Z">
        <w:r>
          <w:rPr>
            <w:rStyle w:val="NormalTok"/>
          </w:rPr>
          <w:delText xml:space="preserve"> mtcars_loocv</w:delText>
        </w:r>
      </w:del>
      <w:del w:id="4783" w:author="PR Preview" w:date="2026-01-01T00:00:00Z">
        <w:r>
          <w:rPr>
            <w:rStyle w:val="SpecialCharTok"/>
          </w:rPr>
          <w:delText xml:space="preserve">$</w:delText>
        </w:r>
      </w:del>
      <w:del w:id="4784" w:author="PR Preview" w:date="2026-01-01T00:00:00Z">
        <w:r>
          <w:rPr>
            <w:rStyle w:val="NormalTok"/>
          </w:rPr>
          <w:delText xml:space="preserve">formula))</w:delText>
        </w:r>
      </w:del>
      <w:del w:id="4785" w:author="PR Preview" w:date="2026-01-01T00:00:00Z">
        <w:r>
          <w:br/>
        </w:r>
      </w:del>
      <w:del w:id="4786" w:author="PR Preview" w:date="2026-01-01T00:00:00Z">
        <w:r>
          <w:rPr>
            <w:rStyle w:val="NormalTok"/>
          </w:rPr>
          <w:delText xml:space="preserve">mtcars_best_loocv </w:delText>
        </w:r>
      </w:del>
      <w:del w:id="4787" w:author="PR Preview" w:date="2026-01-01T00:00:00Z">
        <w:r>
          <w:rPr>
            <w:rStyle w:val="OtherTok"/>
          </w:rPr>
          <w:delText xml:space="preserve">&lt;-</w:delText>
        </w:r>
      </w:del>
      <w:del w:id="4788" w:author="PR Preview" w:date="2026-01-01T00:00:00Z">
        <w:r>
          <w:br/>
        </w:r>
      </w:del>
      <w:del w:id="4789" w:author="PR Preview" w:date="2026-01-01T00:00:00Z">
        <w:r>
          <w:rPr>
            <w:rStyle w:val="NormalTok"/>
          </w:rPr>
          <w:delText xml:space="preserve">  mtcars_loocv</w:delText>
        </w:r>
      </w:del>
      <w:del w:id="4790" w:author="PR Preview" w:date="2026-01-01T00:00:00Z">
        <w:r>
          <w:rPr>
            <w:rStyle w:val="SpecialCharTok"/>
          </w:rPr>
          <w:delText xml:space="preserve">$</w:delText>
        </w:r>
      </w:del>
      <w:del w:id="4791" w:author="PR Preview" w:date="2026-01-01T00:00:00Z">
        <w:r>
          <w:rPr>
            <w:rStyle w:val="NormalTok"/>
          </w:rPr>
          <w:delText xml:space="preserve">degree[</w:delText>
        </w:r>
      </w:del>
      <w:del w:id="4792" w:author="PR Preview" w:date="2026-01-01T00:00:00Z">
        <w:r>
          <w:rPr>
            <w:rStyle w:val="FunctionTok"/>
          </w:rPr>
          <w:delText xml:space="preserve">which.min</w:delText>
        </w:r>
      </w:del>
      <w:del w:id="4793" w:author="PR Preview" w:date="2026-01-01T00:00:00Z">
        <w:r>
          <w:rPr>
            <w:rStyle w:val="NormalTok"/>
          </w:rPr>
          <w:delText xml:space="preserve">(mtcars_loocv</w:delText>
        </w:r>
      </w:del>
      <w:del w:id="4794" w:author="PR Preview" w:date="2026-01-01T00:00:00Z">
        <w:r>
          <w:rPr>
            <w:rStyle w:val="SpecialCharTok"/>
          </w:rPr>
          <w:delText xml:space="preserve">$</w:delText>
        </w:r>
      </w:del>
      <w:del w:id="4795" w:author="PR Preview" w:date="2026-01-01T00:00:00Z">
        <w:r>
          <w:rPr>
            <w:rStyle w:val="NormalTok"/>
          </w:rPr>
          <w:delText xml:space="preserve">formula)]</w:delText>
        </w:r>
      </w:del>
      <w:del w:id="4796" w:author="PR Preview" w:date="2026-01-01T00:00:00Z">
        <w:r>
          <w:br/>
        </w:r>
      </w:del>
      <w:del w:id="4797" w:author="PR Preview" w:date="2026-01-01T00:00:00Z">
        <w:r>
          <w:rPr>
            <w:rStyle w:val="FunctionTok"/>
          </w:rPr>
          <w:delText xml:space="preserve">c</w:delText>
        </w:r>
      </w:del>
      <w:del w:id="4798" w:author="PR Preview" w:date="2026-01-01T00:00:00Z">
        <w:r>
          <w:rPr>
            <w:rStyle w:val="NormalTok"/>
          </w:rPr>
          <w:delText xml:space="preserve">(</w:delText>
        </w:r>
      </w:del>
      <w:del w:id="4799" w:author="PR Preview" w:date="2026-01-01T00:00:00Z">
        <w:r>
          <w:rPr>
            <w:rStyle w:val="AttributeTok"/>
          </w:rPr>
          <w:delText xml:space="preserve">max_difference =</w:delText>
        </w:r>
      </w:del>
      <w:del w:id="4800" w:author="PR Preview" w:date="2026-01-01T00:00:00Z">
        <w:r>
          <w:rPr>
            <w:rStyle w:val="NormalTok"/>
          </w:rPr>
          <w:delText xml:space="preserve"> loocv_max_diff, </w:delText>
        </w:r>
      </w:del>
      <w:del w:id="4801" w:author="PR Preview" w:date="2026-01-01T00:00:00Z">
        <w:r>
          <w:rPr>
            <w:rStyle w:val="AttributeTok"/>
          </w:rPr>
          <w:delText xml:space="preserve">best_degree =</w:delText>
        </w:r>
      </w:del>
      <w:del w:id="4802" w:author="PR Preview" w:date="2026-01-01T00:00:00Z">
        <w:r>
          <w:rPr>
            <w:rStyle w:val="NormalTok"/>
          </w:rPr>
          <w:delText xml:space="preserve"> mtcars_best_loocv)</w:delText>
        </w:r>
      </w:del>
      <w:del w:id="4803" w:author="PR Preview" w:date="2026-01-01T00:00:00Z">
        <w:r>
          <w:br/>
        </w:r>
      </w:del>
      <w:del w:id="4804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4805" w:author="PR Preview" w:date="2026-01-01T00:00:00Z">
        <w:r>
          <w:br/>
        </w:r>
      </w:del>
      <w:del w:id="4806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4807" w:author="PR Preview" w:date="2026-01-01T00:00:00Z">
        <w:r>
          <w:delText xml:space="preserve">The two columns differ by at most 7.1e-15,</w:delText>
        </w:r>
      </w:del>
      <w:del w:id="4808" w:author="PR Preview" w:date="2026-01-01T00:00:00Z">
        <w:r>
          <w:delText xml:space="preserve"> </w:delText>
        </w:r>
      </w:del>
      <w:del w:id="4809" w:author="PR Preview" w:date="2026-01-01T00:00:00Z">
        <w:r>
          <w:delText xml:space="preserve">which is rounding error.</w:delText>
        </w:r>
      </w:del>
      <w:del w:id="4810" w:author="PR Preview" w:date="2026-01-01T00:00:00Z">
        <w:r>
          <w:delText xml:space="preserve"> </w:delText>
        </w:r>
      </w:del>
      <w:del w:id="4811" w:author="PR Preview" w:date="2026-01-01T00:00:00Z">
        <w:r>
          <w:delText xml:space="preserve">The single-fit formula needs one fit per model instead of 32.</w:delText>
        </w:r>
      </w:del>
      <w:del w:id="4812" w:author="PR Preview" w:date="2026-01-01T00:00:00Z">
        <w:r>
          <w:delText xml:space="preserve"> </w:delText>
        </w:r>
      </w:del>
      <w:del w:id="4813" w:author="PR Preview" w:date="2026-01-01T00:00:00Z">
        <w:r>
          <w:delText xml:space="preserve">LOOCV picks degree 2,</w:delText>
        </w:r>
      </w:del>
      <w:del w:id="4814" w:author="PR Preview" w:date="2026-01-01T00:00:00Z">
        <w:r>
          <w:delText xml:space="preserve"> </w:delText>
        </w:r>
      </w:del>
      <w:del w:id="4815" w:author="PR Preview" w:date="2026-01-01T00:00:00Z">
        <w:r>
          <w:delText xml:space="preserve">and because LOOCV is not random (</w:delText>
        </w:r>
      </w:del>
      <w:hyperlink w:anchor="lem-loocv-not-random">
        <w:del w:id="4816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817" w:author="PR Preview" w:date="2026-01-01T00:00:00Z">
        <w:r>
          <w:delText xml:space="preserve">),</w:delText>
        </w:r>
      </w:del>
      <w:del w:id="4818" w:author="PR Preview" w:date="2026-01-01T00:00:00Z">
        <w:r>
          <w:delText xml:space="preserve"> </w:delText>
        </w:r>
      </w:del>
      <w:del w:id="4819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4820" w:author="PR Preview" w:date="2026-01-01T00:00:00Z">
        <w:r>
          <w:rPr>
            <w:rStyle w:val="NormalTok"/>
          </w:rPr>
          <w:t xml:space="preserve">loocv_max_diff </w:t>
        </w:r>
      </w:ins>
      <w:ins w:id="4821" w:author="PR Preview" w:date="2026-01-01T00:00:00Z">
        <w:r>
          <w:rPr>
            <w:rStyle w:val="OtherTok"/>
          </w:rPr>
          <w:t xml:space="preserve">&lt;-</w:t>
        </w:r>
      </w:ins>
      <w:ins w:id="4822" w:author="PR Preview" w:date="2026-01-01T00:00:00Z">
        <w:r>
          <w:rPr>
            <w:rStyle w:val="NormalTok"/>
          </w:rPr>
          <w:t xml:space="preserve"> </w:t>
        </w:r>
      </w:ins>
      <w:ins w:id="4823" w:author="PR Preview" w:date="2026-01-01T00:00:00Z">
        <w:r>
          <w:rPr>
            <w:rStyle w:val="FunctionTok"/>
          </w:rPr>
          <w:t xml:space="preserve">max</w:t>
        </w:r>
      </w:ins>
      <w:ins w:id="4824" w:author="PR Preview" w:date="2026-01-01T00:00:00Z">
        <w:r>
          <w:rPr>
            <w:rStyle w:val="NormalTok"/>
          </w:rPr>
          <w:t xml:space="preserve">(</w:t>
        </w:r>
      </w:ins>
      <w:ins w:id="4825" w:author="PR Preview" w:date="2026-01-01T00:00:00Z">
        <w:r>
          <w:rPr>
            <w:rStyle w:val="FunctionTok"/>
          </w:rPr>
          <w:t xml:space="preserve">abs</w:t>
        </w:r>
      </w:ins>
      <w:ins w:id="4826" w:author="PR Preview" w:date="2026-01-01T00:00:00Z">
        <w:r>
          <w:rPr>
            <w:rStyle w:val="NormalTok"/>
          </w:rPr>
          <w:t xml:space="preserve">(mtcars_loocv</w:t>
        </w:r>
      </w:ins>
      <w:ins w:id="4827" w:author="PR Preview" w:date="2026-01-01T00:00:00Z">
        <w:r>
          <w:rPr>
            <w:rStyle w:val="SpecialCharTok"/>
          </w:rPr>
          <w:t xml:space="preserve">$</w:t>
        </w:r>
      </w:ins>
      <w:ins w:id="4828" w:author="PR Preview" w:date="2026-01-01T00:00:00Z">
        <w:r>
          <w:rPr>
            <w:rStyle w:val="NormalTok"/>
          </w:rPr>
          <w:t xml:space="preserve">refitting </w:t>
        </w:r>
      </w:ins>
      <w:ins w:id="4829" w:author="PR Preview" w:date="2026-01-01T00:00:00Z">
        <w:r>
          <w:rPr>
            <w:rStyle w:val="SpecialCharTok"/>
          </w:rPr>
          <w:t xml:space="preserve">-</w:t>
        </w:r>
      </w:ins>
      <w:ins w:id="4830" w:author="PR Preview" w:date="2026-01-01T00:00:00Z">
        <w:r>
          <w:rPr>
            <w:rStyle w:val="NormalTok"/>
          </w:rPr>
          <w:t xml:space="preserve"> mtcars_loocv</w:t>
        </w:r>
      </w:ins>
      <w:ins w:id="4831" w:author="PR Preview" w:date="2026-01-01T00:00:00Z">
        <w:r>
          <w:rPr>
            <w:rStyle w:val="SpecialCharTok"/>
          </w:rPr>
          <w:t xml:space="preserve">$</w:t>
        </w:r>
      </w:ins>
      <w:ins w:id="4832" w:author="PR Preview" w:date="2026-01-01T00:00:00Z">
        <w:r>
          <w:rPr>
            <w:rStyle w:val="NormalTok"/>
          </w:rPr>
          <w:t xml:space="preserve">formula))</w:t>
        </w:r>
      </w:ins>
      <w:ins w:id="4833" w:author="PR Preview" w:date="2026-01-01T00:00:00Z">
        <w:r>
          <w:br/>
        </w:r>
      </w:ins>
      <w:ins w:id="4834" w:author="PR Preview" w:date="2026-01-01T00:00:00Z">
        <w:r>
          <w:rPr>
            <w:rStyle w:val="NormalTok"/>
          </w:rPr>
          <w:t xml:space="preserve">mtcars_best_loocv </w:t>
        </w:r>
      </w:ins>
      <w:ins w:id="4835" w:author="PR Preview" w:date="2026-01-01T00:00:00Z">
        <w:r>
          <w:rPr>
            <w:rStyle w:val="OtherTok"/>
          </w:rPr>
          <w:t xml:space="preserve">&lt;-</w:t>
        </w:r>
      </w:ins>
      <w:ins w:id="4836" w:author="PR Preview" w:date="2026-01-01T00:00:00Z">
        <w:r>
          <w:br/>
        </w:r>
      </w:ins>
      <w:ins w:id="4837" w:author="PR Preview" w:date="2026-01-01T00:00:00Z">
        <w:r>
          <w:rPr>
            <w:rStyle w:val="NormalTok"/>
          </w:rPr>
          <w:t xml:space="preserve">  mtcars_loocv</w:t>
        </w:r>
      </w:ins>
      <w:ins w:id="4838" w:author="PR Preview" w:date="2026-01-01T00:00:00Z">
        <w:r>
          <w:rPr>
            <w:rStyle w:val="SpecialCharTok"/>
          </w:rPr>
          <w:t xml:space="preserve">$</w:t>
        </w:r>
      </w:ins>
      <w:ins w:id="4839" w:author="PR Preview" w:date="2026-01-01T00:00:00Z">
        <w:r>
          <w:rPr>
            <w:rStyle w:val="NormalTok"/>
          </w:rPr>
          <w:t xml:space="preserve">degree[</w:t>
        </w:r>
      </w:ins>
      <w:ins w:id="4840" w:author="PR Preview" w:date="2026-01-01T00:00:00Z">
        <w:r>
          <w:rPr>
            <w:rStyle w:val="FunctionTok"/>
          </w:rPr>
          <w:t xml:space="preserve">which.min</w:t>
        </w:r>
      </w:ins>
      <w:ins w:id="4841" w:author="PR Preview" w:date="2026-01-01T00:00:00Z">
        <w:r>
          <w:rPr>
            <w:rStyle w:val="NormalTok"/>
          </w:rPr>
          <w:t xml:space="preserve">(mtcars_loocv</w:t>
        </w:r>
      </w:ins>
      <w:ins w:id="4842" w:author="PR Preview" w:date="2026-01-01T00:00:00Z">
        <w:r>
          <w:rPr>
            <w:rStyle w:val="SpecialCharTok"/>
          </w:rPr>
          <w:t xml:space="preserve">$</w:t>
        </w:r>
      </w:ins>
      <w:ins w:id="4843" w:author="PR Preview" w:date="2026-01-01T00:00:00Z">
        <w:r>
          <w:rPr>
            <w:rStyle w:val="NormalTok"/>
          </w:rPr>
          <w:t xml:space="preserve">formula)]</w:t>
        </w:r>
      </w:ins>
      <w:ins w:id="4844" w:author="PR Preview" w:date="2026-01-01T00:00:00Z">
        <w:r>
          <w:br/>
        </w:r>
      </w:ins>
      <w:ins w:id="4845" w:author="PR Preview" w:date="2026-01-01T00:00:00Z">
        <w:r>
          <w:rPr>
            <w:rStyle w:val="FunctionTok"/>
          </w:rPr>
          <w:t xml:space="preserve">c</w:t>
        </w:r>
      </w:ins>
      <w:ins w:id="4846" w:author="PR Preview" w:date="2026-01-01T00:00:00Z">
        <w:r>
          <w:rPr>
            <w:rStyle w:val="NormalTok"/>
          </w:rPr>
          <w:t xml:space="preserve">(</w:t>
        </w:r>
      </w:ins>
      <w:ins w:id="4847" w:author="PR Preview" w:date="2026-01-01T00:00:00Z">
        <w:r>
          <w:rPr>
            <w:rStyle w:val="AttributeTok"/>
          </w:rPr>
          <w:t xml:space="preserve">max_difference =</w:t>
        </w:r>
      </w:ins>
      <w:ins w:id="4848" w:author="PR Preview" w:date="2026-01-01T00:00:00Z">
        <w:r>
          <w:rPr>
            <w:rStyle w:val="NormalTok"/>
          </w:rPr>
          <w:t xml:space="preserve"> loocv_max_diff, </w:t>
        </w:r>
      </w:ins>
      <w:ins w:id="4849" w:author="PR Preview" w:date="2026-01-01T00:00:00Z">
        <w:r>
          <w:rPr>
            <w:rStyle w:val="AttributeTok"/>
          </w:rPr>
          <w:t xml:space="preserve">best_degree =</w:t>
        </w:r>
      </w:ins>
      <w:ins w:id="4850" w:author="PR Preview" w:date="2026-01-01T00:00:00Z">
        <w:r>
          <w:rPr>
            <w:rStyle w:val="NormalTok"/>
          </w:rPr>
          <w:t xml:space="preserve"> mtcars_best_loocv)</w:t>
        </w:r>
      </w:ins>
      <w:ins w:id="4851" w:author="PR Preview" w:date="2026-01-01T00:00:00Z">
        <w:r>
          <w:br/>
        </w:r>
      </w:ins>
      <w:ins w:id="4852" w:author="PR Preview" w:date="2026-01-01T00:00:00Z">
        <w:r>
          <w:rPr>
            <w:rStyle w:val="CommentTok"/>
          </w:rPr>
          <w:t xml:space="preserve">#&gt; max_difference    best_degree </w:t>
        </w:r>
      </w:ins>
      <w:ins w:id="4853" w:author="PR Preview" w:date="2026-01-01T00:00:00Z">
        <w:r>
          <w:br/>
        </w:r>
      </w:ins>
      <w:ins w:id="4854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4855" w:author="PR Preview" w:date="2026-01-01T00:00:00Z">
        <w:r>
          <w:t xml:space="preserve">The two columns differ by at most 8.9e-15,</w:t>
        </w:r>
      </w:ins>
      <w:ins w:id="4856" w:author="PR Preview" w:date="2026-01-01T00:00:00Z">
        <w:r>
          <w:t xml:space="preserve"> </w:t>
        </w:r>
      </w:ins>
      <w:ins w:id="4857" w:author="PR Preview" w:date="2026-01-01T00:00:00Z">
        <w:r>
          <w:t xml:space="preserve">which is rounding error.</w:t>
        </w:r>
      </w:ins>
      <w:ins w:id="4858" w:author="PR Preview" w:date="2026-01-01T00:00:00Z">
        <w:r>
          <w:t xml:space="preserve"> </w:t>
        </w:r>
      </w:ins>
      <w:ins w:id="4859" w:author="PR Preview" w:date="2026-01-01T00:00:00Z">
        <w:r>
          <w:t xml:space="preserve">The single-fit formula needs one fit per model instead of 32.</w:t>
        </w:r>
      </w:ins>
      <w:ins w:id="4860" w:author="PR Preview" w:date="2026-01-01T00:00:00Z">
        <w:r>
          <w:t xml:space="preserve"> </w:t>
        </w:r>
      </w:ins>
      <w:ins w:id="4861" w:author="PR Preview" w:date="2026-01-01T00:00:00Z">
        <w:r>
          <w:t xml:space="preserve">LOOCV picks degree 2,</w:t>
        </w:r>
      </w:ins>
      <w:ins w:id="4862" w:author="PR Preview" w:date="2026-01-01T00:00:00Z">
        <w:r>
          <w:t xml:space="preserve"> </w:t>
        </w:r>
      </w:ins>
      <w:ins w:id="4863" w:author="PR Preview" w:date="2026-01-01T00:00:00Z">
        <w:r>
          <w:t xml:space="preserve">and because LOOCV is not random (</w:t>
        </w:r>
      </w:ins>
      <w:hyperlink w:anchor="lem-loocv-not-random">
        <w:ins w:id="4864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4865" w:author="PR Preview" w:date="2026-01-01T00:00:00Z">
        <w:r>
          <w:t xml:space="preserve">),</w:t>
        </w:r>
      </w:ins>
      <w:ins w:id="4866" w:author="PR Preview" w:date="2026-01-01T00:00:00Z">
        <w:r>
          <w:t xml:space="preserve"> </w:t>
        </w:r>
      </w:ins>
      <w:ins w:id="4867" w:author="PR Preview" w:date="2026-01-01T00:00:00Z">
        <w:r>
          <w:t xml:space="preserve">rerunning it always gives the same choice.</w:t>
        </w:r>
      </w:ins>
    </w:p>
    <w:bookmarkEnd w:id="261"/>
    <w:bookmarkStart w:id="262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62"/>
    <w:bookmarkEnd w:id="263"/>
    <w:bookmarkStart w:id="293" w:name="sec-cv-model-choice"/>
    <w:p>
      <w:pPr>
        <w:pStyle w:val="Heading2"/>
      </w:pPr>
      <w:r>
        <w:t xml:space="preserve">8 Choosing a model by cross-validation</w:t>
      </w:r>
    </w:p>
    <w:bookmarkStart w:id="265" w:name="def-cv-estimate-indexed"/>
    <w:p>
      <w:pPr>
        <w:pStyle w:val="FirstParagraph"/>
      </w:pPr>
      <w:del w:id="4868" w:author="PR Preview" w:date="2026-01-01T00:00:00Z">
        <w:r>
          <w:rPr>
            <w:b/>
            <w:bCs/>
          </w:rPr>
          <w:delText xml:space="preserve">Definition 49 (Cross-validation estimate of a named procedure)</w:delText>
        </w:r>
      </w:del>
      <w:del w:id="4869" w:author="PR Preview" w:date="2026-01-01T00:00:00Z">
        <w:r>
          <w:delText xml:space="preserve"> </w:delText>
        </w:r>
      </w:del>
      <w:del w:id="4870" w:author="PR Preview" w:date="2026-01-01T00:00:00Z">
        <w:r>
          <w:delText xml:space="preserve">Let a</w:delText>
        </w:r>
      </w:del>
      <w:del w:id="4871" w:author="PR Preview" w:date="2026-01-01T00:00:00Z">
        <w:r>
          <w:delText xml:space="preserve"> </w:delText>
        </w:r>
      </w:del>
      <w:hyperlink w:anchor="def-training-set">
        <w:del w:id="487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87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874" w:author="PR Preview" w:date="2026-01-01T00:00:00Z">
        <w:r>
          <w:delText xml:space="preserve">, indexed by</w:delText>
        </w:r>
      </w:del>
      <w:del w:id="4875" w:author="PR Preview" w:date="2026-01-01T00:00:00Z">
        <w:r>
          <w:delText xml:space="preserve"> </w:delText>
        </w:r>
      </w:del>
      <m:oMath>
        <m:r>
          <m:t>I</m:t>
        </m:r>
      </m:oMath>
      <w:del w:id="4876" w:author="PR Preview" w:date="2026-01-01T00:00:00Z">
        <w:r>
          <w:delText xml:space="preserve">,</w:delText>
        </w:r>
      </w:del>
      <w:del w:id="4877" w:author="PR Preview" w:date="2026-01-01T00:00:00Z">
        <w:r>
          <w:delText xml:space="preserve"> </w:delText>
        </w:r>
      </w:del>
      <w:del w:id="4878" w:author="PR Preview" w:date="2026-01-01T00:00:00Z">
        <w:r>
          <w:delText xml:space="preserve">be divided into</w:delText>
        </w:r>
      </w:del>
      <w:del w:id="4879" w:author="PR Preview" w:date="2026-01-01T00:00:00Z">
        <w:r>
          <w:delText xml:space="preserve"> </w:delText>
        </w:r>
      </w:del>
      <w:hyperlink w:anchor="def-folds">
        <w:del w:id="4880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88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4882" w:author="PR Preview" w:date="2026-01-01T00:00:00Z">
        <w:r>
          <w:delText xml:space="preserve">.</w:delText>
        </w:r>
      </w:del>
      <w:del w:id="4883" w:author="PR Preview" w:date="2026-01-01T00:00:00Z">
        <w:r>
          <w:delText xml:space="preserve"> </w:delText>
        </w:r>
      </w:del>
      <w:del w:id="4884" w:author="PR Preview" w:date="2026-01-01T00:00:00Z">
        <w:r>
          <w:delText xml:space="preserve">The</w:delText>
        </w:r>
      </w:del>
      <w:del w:id="4885" w:author="PR Preview" w:date="2026-01-01T00:00:00Z">
        <w:r>
          <w:delText xml:space="preserve"> </w:delText>
        </w:r>
      </w:del>
      <w:del w:id="4886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4887" w:author="PR Preview" w:date="2026-01-01T00:00:00Z">
        <w:r>
          <w:delText xml:space="preserve"> </w:delText>
        </w:r>
      </w:del>
      <m:oMath>
        <m:r>
          <m:t>g</m:t>
        </m:r>
      </m:oMath>
      <w:del w:id="4888" w:author="PR Preview" w:date="2026-01-01T00:00:00Z">
        <w:r>
          <w:delText xml:space="preserve"> </w:delText>
        </w:r>
      </w:del>
      <w:del w:id="4889" w:author="PR Preview" w:date="2026-01-01T00:00:00Z">
        <w:r>
          <w:delText xml:space="preserve">on</w:delText>
        </w:r>
      </w:del>
      <w:del w:id="489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891" w:author="PR Preview" w:date="2026-01-01T00:00:00Z">
        <w:r>
          <w:delText xml:space="preserve">,</w:delText>
        </w:r>
      </w:del>
      <w:del w:id="4892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4893" w:author="PR Preview" w:date="2026-01-01T00:00:00Z">
        <w:r>
          <w:delText xml:space="preserve">,</w:delText>
        </w:r>
      </w:del>
      <w:del w:id="4894" w:author="PR Preview" w:date="2026-01-01T00:00:00Z">
        <w:r>
          <w:delText xml:space="preserve"> </w:delText>
        </w:r>
      </w:del>
      <w:del w:id="4895" w:author="PR Preview" w:date="2026-01-01T00:00:00Z">
        <w:r>
          <w:delText xml:space="preserve">is the</w:delText>
        </w:r>
      </w:del>
      <w:del w:id="4896" w:author="PR Preview" w:date="2026-01-01T00:00:00Z">
        <w:r>
          <w:delText xml:space="preserve"> </w:delText>
        </w:r>
      </w:del>
      <w:hyperlink w:anchor="def-cv-estimate">
        <w:del w:id="4897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898" w:author="PR Preview" w:date="2026-01-01T00:00:00Z">
        <w:r>
          <w:delText xml:space="preserve"> </w:delText>
        </w:r>
      </w:del>
      <w:del w:id="4899" w:author="PR Preview" w:date="2026-01-01T00:00:00Z">
        <w:r>
          <w:delText xml:space="preserve">computed with</w:delText>
        </w:r>
      </w:del>
      <w:del w:id="4900" w:author="PR Preview" w:date="2026-01-01T00:00:00Z">
        <w:r>
          <w:delText xml:space="preserve"> </w:delText>
        </w:r>
      </w:del>
      <w:hyperlink w:anchor="def-fold-out-rule">
        <w:del w:id="4901" w:author="PR Preview" w:date="2026-01-01T00:00:00Z">
          <w:r>
            <w:rPr>
              <w:rStyle w:val="Hyperlink"/>
            </w:rPr>
            <w:delText xml:space="preserve">fold-out rules</w:delText>
          </w:r>
        </w:del>
      </w:hyperlink>
      <w:del w:id="4902" w:author="PR Preview" w:date="2026-01-01T00:00:00Z">
        <w:r>
          <w:delText xml:space="preserve"> </w:delText>
        </w:r>
      </w:del>
      <w:del w:id="4903" w:author="PR Preview" w:date="2026-01-01T00:00:00Z">
        <w:r>
          <w:delText xml:space="preserve">that</w:delText>
        </w:r>
      </w:del>
      <w:del w:id="4904" w:author="PR Preview" w:date="2026-01-01T00:00:00Z">
        <w:r>
          <w:delText xml:space="preserve"> </w:delText>
        </w:r>
      </w:del>
      <m:oMath>
        <m:r>
          <m:t>g</m:t>
        </m:r>
      </m:oMath>
      <w:del w:id="4905" w:author="PR Preview" w:date="2026-01-01T00:00:00Z">
        <w:r>
          <w:delText xml:space="preserve"> </w:delText>
        </w:r>
      </w:del>
      <w:del w:id="4906" w:author="PR Preview" w:date="2026-01-01T00:00:00Z">
        <w:r>
          <w:delText xml:space="preserve">produces from</w:delText>
        </w:r>
      </w:del>
      <w:del w:id="490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908" w:author="PR Preview" w:date="2026-01-01T00:00:00Z">
        <w:r>
          <w:delText xml:space="preserve">:</w:delText>
        </w:r>
      </w:del>
    </w:p>
    <w:p>
      <w:pPr>
        <w:pStyle w:val="BodyText"/>
      </w:pPr>
      <w:bookmarkStart w:id="25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0"/>
    </w:p>
    <w:p>
      <w:pPr>
        <w:pStyle w:val="FirstParagraph"/>
      </w:pPr>
      <w:del w:id="4909" w:author="PR Preview" w:date="2026-01-01T00:00:00Z">
        <w:r>
          <w:rPr>
            <w:b/>
            <w:bCs/>
          </w:rPr>
          <w:delText xml:space="preserve">Definition 50 (Cross-validation choice procedure)</w:delText>
        </w:r>
      </w:del>
      <w:del w:id="4910" w:author="PR Preview" w:date="2026-01-01T00:00:00Z">
        <w:r>
          <w:delText xml:space="preserve"> </w:delText>
        </w:r>
      </w:del>
      <w:del w:id="4911" w:author="PR Preview" w:date="2026-01-01T00:00:00Z">
        <w:r>
          <w:delText xml:space="preserve">Given candidate</w:delText>
        </w:r>
      </w:del>
      <w:del w:id="4912" w:author="PR Preview" w:date="2026-01-01T00:00:00Z">
        <w:r>
          <w:delText xml:space="preserve"> </w:delText>
        </w:r>
      </w:del>
      <w:hyperlink w:anchor="def-fitting-procedure">
        <w:del w:id="4913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491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4915" w:author="PR Preview" w:date="2026-01-01T00:00:00Z">
        <w:r>
          <w:delText xml:space="preserve">,</w:delText>
        </w:r>
      </w:del>
      <w:del w:id="4916" w:author="PR Preview" w:date="2026-01-01T00:00:00Z">
        <w:r>
          <w:delText xml:space="preserve"> </w:delText>
        </w:r>
      </w:del>
      <w:del w:id="4917" w:author="PR Preview" w:date="2026-01-01T00:00:00Z">
        <w:r>
          <w:delText xml:space="preserve">the</w:delText>
        </w:r>
      </w:del>
      <w:del w:id="4918" w:author="PR Preview" w:date="2026-01-01T00:00:00Z">
        <w:r>
          <w:delText xml:space="preserve"> </w:delText>
        </w:r>
      </w:del>
      <w:del w:id="4919" w:author="PR Preview" w:date="2026-01-01T00:00:00Z">
        <w:r>
          <w:rPr>
            <w:b/>
            <w:bCs/>
          </w:rPr>
          <w:delText xml:space="preserve">cross-validation choice procedure</w:delText>
        </w:r>
      </w:del>
      <w:del w:id="4920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921" w:author="PR Preview" w:date="2026-01-01T00:00:00Z">
        <w:r>
          <w:delText xml:space="preserve"> </w:delText>
        </w:r>
      </w:del>
      <w:del w:id="4922" w:author="PR Preview" w:date="2026-01-01T00:00:00Z">
        <w:r>
          <w:delText xml:space="preserve">is the fitting procedure that,</w:delText>
        </w:r>
      </w:del>
      <w:del w:id="4923" w:author="PR Preview" w:date="2026-01-01T00:00:00Z">
        <w:r>
          <w:delText xml:space="preserve"> </w:delText>
        </w:r>
      </w:del>
      <w:del w:id="4924" w:author="PR Preview" w:date="2026-01-01T00:00:00Z">
        <w:r>
          <w:delText xml:space="preserve">applied to a</w:delText>
        </w:r>
      </w:del>
      <w:del w:id="4925" w:author="PR Preview" w:date="2026-01-01T00:00:00Z">
        <w:r>
          <w:delText xml:space="preserve"> </w:delText>
        </w:r>
      </w:del>
      <w:hyperlink w:anchor="def-training-set">
        <w:del w:id="492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92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928" w:author="PR Preview" w:date="2026-01-01T00:00:00Z">
        <w:r>
          <w:delText xml:space="preserve">,</w:delText>
        </w:r>
      </w:del>
      <w:del w:id="4929" w:author="PR Preview" w:date="2026-01-01T00:00:00Z">
        <w:r>
          <w:delText xml:space="preserve"> </w:delText>
        </w:r>
      </w:del>
      <w:del w:id="4930" w:author="PR Preview" w:date="2026-01-01T00:00:00Z">
        <w:r>
          <w:delText xml:space="preserve">divides</w:delText>
        </w:r>
      </w:del>
      <w:del w:id="493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932" w:author="PR Preview" w:date="2026-01-01T00:00:00Z">
        <w:r>
          <w:delText xml:space="preserve"> </w:delText>
        </w:r>
      </w:del>
      <w:del w:id="4933" w:author="PR Preview" w:date="2026-01-01T00:00:00Z">
        <w:r>
          <w:delText xml:space="preserve">into</w:delText>
        </w:r>
      </w:del>
      <w:del w:id="4934" w:author="PR Preview" w:date="2026-01-01T00:00:00Z">
        <w:r>
          <w:delText xml:space="preserve"> </w:delText>
        </w:r>
      </w:del>
      <m:oMath>
        <m:r>
          <m:t>k</m:t>
        </m:r>
      </m:oMath>
      <w:del w:id="4935" w:author="PR Preview" w:date="2026-01-01T00:00:00Z">
        <w:r>
          <w:delText xml:space="preserve"> </w:delText>
        </w:r>
      </w:del>
      <w:hyperlink w:anchor="def-folds">
        <w:del w:id="4936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937" w:author="PR Preview" w:date="2026-01-01T00:00:00Z">
        <w:r>
          <w:delText xml:space="preserve">,</w:delText>
        </w:r>
      </w:del>
      <w:del w:id="4938" w:author="PR Preview" w:date="2026-01-01T00:00:00Z">
        <w:r>
          <w:delText xml:space="preserve"> </w:delText>
        </w:r>
      </w:del>
      <w:del w:id="4939" w:author="PR Preview" w:date="2026-01-01T00:00:00Z">
        <w:r>
          <w:delText xml:space="preserve">computes each candidate’s</w:delText>
        </w:r>
      </w:del>
      <w:del w:id="4940" w:author="PR Preview" w:date="2026-01-01T00:00:00Z">
        <w:r>
          <w:delText xml:space="preserve"> </w:delText>
        </w:r>
      </w:del>
      <w:hyperlink w:anchor="def-cv-estimate-indexed">
        <w:del w:id="4941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942" w:author="PR Preview" w:date="2026-01-01T00:00:00Z">
        <w:r>
          <w:delText xml:space="preserve"> </w:delText>
        </w:r>
      </w:del>
      <w:del w:id="4943" w:author="PR Preview" w:date="2026-01-01T00:00:00Z">
        <w:r>
          <w:delText xml:space="preserve">on</w:delText>
        </w:r>
      </w:del>
      <w:del w:id="494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945" w:author="PR Preview" w:date="2026-01-01T00:00:00Z">
        <w:r>
          <w:delText xml:space="preserve"> </w:delText>
        </w:r>
      </w:del>
      <w:del w:id="4946" w:author="PR Preview" w:date="2026-01-01T00:00:00Z">
        <w:r>
          <w:delText xml:space="preserve">with those folds,</w:delText>
        </w:r>
      </w:del>
      <w:del w:id="4947" w:author="PR Preview" w:date="2026-01-01T00:00:00Z">
        <w:r>
          <w:delText xml:space="preserve"> </w:delText>
        </w:r>
      </w:del>
      <w:del w:id="4948" w:author="PR Preview" w:date="2026-01-01T00:00:00Z">
        <w:r>
          <w:delText xml:space="preserve">and applies to</w:delText>
        </w:r>
      </w:del>
      <w:del w:id="494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950" w:author="PR Preview" w:date="2026-01-01T00:00:00Z">
        <w:r>
          <w:delText xml:space="preserve"> </w:delText>
        </w:r>
      </w:del>
      <w:del w:id="4951" w:author="PR Preview" w:date="2026-01-01T00:00:00Z">
        <w:r>
          <w:delText xml:space="preserve">the candidate with the smallest estimate,</w:delText>
        </w:r>
      </w:del>
      <w:del w:id="4952" w:author="PR Preview" w:date="2026-01-01T00:00:00Z">
        <w:r>
          <w:delText xml:space="preserve"> </w:delText>
        </w:r>
      </w:del>
      <w:del w:id="4953" w:author="PR Preview" w:date="2026-01-01T00:00:00Z">
        <w:r>
          <w:delText xml:space="preserve">taking the smallest</w:delText>
        </w:r>
      </w:del>
      <w:del w:id="4954" w:author="PR Preview" w:date="2026-01-01T00:00:00Z">
        <w:r>
          <w:delText xml:space="preserve"> </w:delText>
        </w:r>
      </w:del>
      <m:oMath>
        <m:r>
          <m:t>l</m:t>
        </m:r>
      </m:oMath>
      <w:del w:id="4955" w:author="PR Preview" w:date="2026-01-01T00:00:00Z">
        <w:r>
          <w:delText xml:space="preserve"> </w:delText>
        </w:r>
      </w:del>
      <w:del w:id="4956" w:author="PR Preview" w:date="2026-01-01T00:00:00Z">
        <w:r>
          <w:delText xml:space="preserve">if several tie:</w:delText>
        </w:r>
      </w:del>
    </w:p>
    <w:p>
      <w:pPr>
        <w:pStyle w:val="BodyText"/>
      </w:pPr>
      <w:bookmarkStart w:id="25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2"/>
    </w:p>
    <w:p>
      <w:pPr>
        <w:pStyle w:val="FirstParagraph"/>
      </w:pPr>
      <w:del w:id="4957" w:author="PR Preview" w:date="2026-01-01T00:00:00Z">
        <w:r>
          <w:rPr>
            <w:b/>
            <w:bCs/>
          </w:rPr>
          <w:delText xml:space="preserve">Example 22 (Inputs of the cross-validation choice procedure)</w:delText>
        </w:r>
      </w:del>
      <w:del w:id="4958" w:author="PR Preview" w:date="2026-01-01T00:00:00Z">
        <w:r>
          <w:delText xml:space="preserve"> </w:delText>
        </w:r>
      </w:del>
      <w:del w:id="4959" w:author="PR Preview" w:date="2026-01-01T00:00:00Z">
        <w:r>
          <w:delText xml:space="preserve">The</w:delText>
        </w:r>
      </w:del>
      <w:del w:id="4960" w:author="PR Preview" w:date="2026-01-01T00:00:00Z">
        <w:r>
          <w:delText xml:space="preserve"> </w:delText>
        </w:r>
      </w:del>
      <w:hyperlink w:anchor="def-cv-choice">
        <w:del w:id="4961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4962" w:author="PR Preview" w:date="2026-01-01T00:00:00Z">
        <w:r>
          <w:delText xml:space="preserve"> </w:delText>
        </w:r>
      </w:del>
      <m:oMath>
        <m:r>
          <m:t>g</m:t>
        </m:r>
      </m:oMath>
      <w:del w:id="4963" w:author="PR Preview" w:date="2026-01-01T00:00:00Z">
        <w:r>
          <w:delText xml:space="preserve"> </w:delText>
        </w:r>
      </w:del>
      <w:del w:id="4964" w:author="PR Preview" w:date="2026-01-01T00:00:00Z">
        <w:r>
          <w:delText xml:space="preserve">over polynomials of several degrees is specified by these inputs:</w:delText>
        </w:r>
      </w:del>
    </w:p>
    <w:p>
      <w:pPr>
        <w:pStyle w:val="FirstParagraph"/>
      </w:pPr>
      <w:ins w:id="4965" w:author="PR Preview" w:date="2026-01-01T00:00:00Z">
        <w:r>
          <w:rPr>
            <w:b/>
            <w:bCs/>
          </w:rPr>
          <w:t xml:space="preserve">Definition 53 (Cross-validation estimate of a named procedure)</w:t>
        </w:r>
      </w:ins>
      <w:ins w:id="4966" w:author="PR Preview" w:date="2026-01-01T00:00:00Z">
        <w:r>
          <w:t xml:space="preserve"> </w:t>
        </w:r>
      </w:ins>
      <w:ins w:id="4967" w:author="PR Preview" w:date="2026-01-01T00:00:00Z">
        <w:r>
          <w:t xml:space="preserve">Let a</w:t>
        </w:r>
      </w:ins>
      <w:ins w:id="4968" w:author="PR Preview" w:date="2026-01-01T00:00:00Z">
        <w:r>
          <w:t xml:space="preserve"> </w:t>
        </w:r>
      </w:ins>
      <w:hyperlink w:anchor="def-training-set">
        <w:ins w:id="496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97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971" w:author="PR Preview" w:date="2026-01-01T00:00:00Z">
        <w:r>
          <w:t xml:space="preserve">, indexed by</w:t>
        </w:r>
      </w:ins>
      <w:ins w:id="4972" w:author="PR Preview" w:date="2026-01-01T00:00:00Z">
        <w:r>
          <w:t xml:space="preserve"> </w:t>
        </w:r>
      </w:ins>
      <m:oMath>
        <m:r>
          <m:t>I</m:t>
        </m:r>
      </m:oMath>
      <w:ins w:id="4973" w:author="PR Preview" w:date="2026-01-01T00:00:00Z">
        <w:r>
          <w:t xml:space="preserve">,</w:t>
        </w:r>
      </w:ins>
      <w:ins w:id="4974" w:author="PR Preview" w:date="2026-01-01T00:00:00Z">
        <w:r>
          <w:t xml:space="preserve"> </w:t>
        </w:r>
      </w:ins>
      <w:ins w:id="4975" w:author="PR Preview" w:date="2026-01-01T00:00:00Z">
        <w:r>
          <w:t xml:space="preserve">be divided into</w:t>
        </w:r>
      </w:ins>
      <w:ins w:id="4976" w:author="PR Preview" w:date="2026-01-01T00:00:00Z">
        <w:r>
          <w:t xml:space="preserve"> </w:t>
        </w:r>
      </w:ins>
      <w:hyperlink w:anchor="def-folds">
        <w:ins w:id="4977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97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4979" w:author="PR Preview" w:date="2026-01-01T00:00:00Z">
        <w:r>
          <w:t xml:space="preserve">.</w:t>
        </w:r>
      </w:ins>
      <w:ins w:id="4980" w:author="PR Preview" w:date="2026-01-01T00:00:00Z">
        <w:r>
          <w:t xml:space="preserve"> </w:t>
        </w:r>
      </w:ins>
      <w:ins w:id="4981" w:author="PR Preview" w:date="2026-01-01T00:00:00Z">
        <w:r>
          <w:t xml:space="preserve">The</w:t>
        </w:r>
      </w:ins>
      <w:ins w:id="4982" w:author="PR Preview" w:date="2026-01-01T00:00:00Z">
        <w:r>
          <w:t xml:space="preserve"> </w:t>
        </w:r>
      </w:ins>
      <w:ins w:id="4983" w:author="PR Preview" w:date="2026-01-01T00:00:00Z">
        <w:r>
          <w:rPr>
            <w:b/>
            <w:bCs/>
          </w:rPr>
          <w:t xml:space="preserve">cross-validation estimate of procedure</w:t>
        </w:r>
      </w:ins>
      <w:ins w:id="4984" w:author="PR Preview" w:date="2026-01-01T00:00:00Z">
        <w:r>
          <w:t xml:space="preserve"> </w:t>
        </w:r>
      </w:ins>
      <m:oMath>
        <m:r>
          <m:t>g</m:t>
        </m:r>
      </m:oMath>
      <w:ins w:id="4985" w:author="PR Preview" w:date="2026-01-01T00:00:00Z">
        <w:r>
          <w:t xml:space="preserve"> </w:t>
        </w:r>
      </w:ins>
      <w:ins w:id="4986" w:author="PR Preview" w:date="2026-01-01T00:00:00Z">
        <w:r>
          <w:t xml:space="preserve">on</w:t>
        </w:r>
      </w:ins>
      <w:ins w:id="498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988" w:author="PR Preview" w:date="2026-01-01T00:00:00Z">
        <w:r>
          <w:t xml:space="preserve">,</w:t>
        </w:r>
      </w:ins>
      <w:ins w:id="4989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4990" w:author="PR Preview" w:date="2026-01-01T00:00:00Z">
        <w:r>
          <w:t xml:space="preserve">,</w:t>
        </w:r>
      </w:ins>
      <w:ins w:id="4991" w:author="PR Preview" w:date="2026-01-01T00:00:00Z">
        <w:r>
          <w:t xml:space="preserve"> </w:t>
        </w:r>
      </w:ins>
      <w:ins w:id="4992" w:author="PR Preview" w:date="2026-01-01T00:00:00Z">
        <w:r>
          <w:t xml:space="preserve">is the</w:t>
        </w:r>
      </w:ins>
      <w:ins w:id="4993" w:author="PR Preview" w:date="2026-01-01T00:00:00Z">
        <w:r>
          <w:t xml:space="preserve"> </w:t>
        </w:r>
      </w:ins>
      <w:hyperlink w:anchor="def-cv-estimate">
        <w:ins w:id="4994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995" w:author="PR Preview" w:date="2026-01-01T00:00:00Z">
        <w:r>
          <w:t xml:space="preserve"> </w:t>
        </w:r>
      </w:ins>
      <w:ins w:id="4996" w:author="PR Preview" w:date="2026-01-01T00:00:00Z">
        <w:r>
          <w:t xml:space="preserve">computed with</w:t>
        </w:r>
      </w:ins>
      <w:ins w:id="4997" w:author="PR Preview" w:date="2026-01-01T00:00:00Z">
        <w:r>
          <w:t xml:space="preserve"> </w:t>
        </w:r>
      </w:ins>
      <w:hyperlink w:anchor="def-fold-out-rule">
        <w:ins w:id="4998" w:author="PR Preview" w:date="2026-01-01T00:00:00Z">
          <w:r>
            <w:rPr>
              <w:rStyle w:val="Hyperlink"/>
            </w:rPr>
            <w:t xml:space="preserve">fold-out rules</w:t>
          </w:r>
        </w:ins>
      </w:hyperlink>
      <w:ins w:id="4999" w:author="PR Preview" w:date="2026-01-01T00:00:00Z">
        <w:r>
          <w:t xml:space="preserve"> </w:t>
        </w:r>
      </w:ins>
      <w:ins w:id="5000" w:author="PR Preview" w:date="2026-01-01T00:00:00Z">
        <w:r>
          <w:t xml:space="preserve">that</w:t>
        </w:r>
      </w:ins>
      <w:ins w:id="5001" w:author="PR Preview" w:date="2026-01-01T00:00:00Z">
        <w:r>
          <w:t xml:space="preserve"> </w:t>
        </w:r>
      </w:ins>
      <m:oMath>
        <m:r>
          <m:t>g</m:t>
        </m:r>
      </m:oMath>
      <w:ins w:id="5002" w:author="PR Preview" w:date="2026-01-01T00:00:00Z">
        <w:r>
          <w:t xml:space="preserve"> </w:t>
        </w:r>
      </w:ins>
      <w:ins w:id="5003" w:author="PR Preview" w:date="2026-01-01T00:00:00Z">
        <w:r>
          <w:t xml:space="preserve">produces from</w:t>
        </w:r>
      </w:ins>
      <w:ins w:id="500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005" w:author="PR Preview" w:date="2026-01-01T00:00:00Z">
        <w:r>
          <w:t xml:space="preserve">:</w:t>
        </w:r>
      </w:ins>
    </w:p>
    <w:p>
      <w:pPr>
        <w:pStyle w:val="BodyText"/>
      </w:pPr>
      <w:bookmarkStart w:id="26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7" w:name="def-cv-choice"/>
    <w:p>
      <w:pPr>
        <w:pStyle w:val="FirstParagraph"/>
      </w:pPr>
      <w:ins w:id="5006" w:author="PR Preview" w:date="2026-01-01T00:00:00Z">
        <w:r>
          <w:rPr>
            <w:b/>
            <w:bCs/>
          </w:rPr>
          <w:t xml:space="preserve">Definition 54 (Cross-validation choice procedure)</w:t>
        </w:r>
      </w:ins>
      <w:ins w:id="5007" w:author="PR Preview" w:date="2026-01-01T00:00:00Z">
        <w:r>
          <w:t xml:space="preserve"> </w:t>
        </w:r>
      </w:ins>
      <w:ins w:id="5008" w:author="PR Preview" w:date="2026-01-01T00:00:00Z">
        <w:r>
          <w:t xml:space="preserve">Given candidate</w:t>
        </w:r>
      </w:ins>
      <w:ins w:id="5009" w:author="PR Preview" w:date="2026-01-01T00:00:00Z">
        <w:r>
          <w:t xml:space="preserve"> </w:t>
        </w:r>
      </w:ins>
      <w:hyperlink w:anchor="def-fitting-procedure">
        <w:ins w:id="5010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501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5012" w:author="PR Preview" w:date="2026-01-01T00:00:00Z">
        <w:r>
          <w:t xml:space="preserve">,</w:t>
        </w:r>
      </w:ins>
      <w:ins w:id="5013" w:author="PR Preview" w:date="2026-01-01T00:00:00Z">
        <w:r>
          <w:t xml:space="preserve"> </w:t>
        </w:r>
      </w:ins>
      <w:ins w:id="5014" w:author="PR Preview" w:date="2026-01-01T00:00:00Z">
        <w:r>
          <w:t xml:space="preserve">the</w:t>
        </w:r>
      </w:ins>
      <w:ins w:id="5015" w:author="PR Preview" w:date="2026-01-01T00:00:00Z">
        <w:r>
          <w:t xml:space="preserve"> </w:t>
        </w:r>
      </w:ins>
      <w:ins w:id="5016" w:author="PR Preview" w:date="2026-01-01T00:00:00Z">
        <w:r>
          <w:rPr>
            <w:b/>
            <w:bCs/>
          </w:rPr>
          <w:t xml:space="preserve">cross-validation choice procedure</w:t>
        </w:r>
      </w:ins>
      <w:ins w:id="5017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5018" w:author="PR Preview" w:date="2026-01-01T00:00:00Z">
        <w:r>
          <w:t xml:space="preserve"> </w:t>
        </w:r>
      </w:ins>
      <w:ins w:id="5019" w:author="PR Preview" w:date="2026-01-01T00:00:00Z">
        <w:r>
          <w:t xml:space="preserve">is the fitting procedure that,</w:t>
        </w:r>
      </w:ins>
      <w:ins w:id="5020" w:author="PR Preview" w:date="2026-01-01T00:00:00Z">
        <w:r>
          <w:t xml:space="preserve"> </w:t>
        </w:r>
      </w:ins>
      <w:ins w:id="5021" w:author="PR Preview" w:date="2026-01-01T00:00:00Z">
        <w:r>
          <w:t xml:space="preserve">applied to a</w:t>
        </w:r>
      </w:ins>
      <w:ins w:id="5022" w:author="PR Preview" w:date="2026-01-01T00:00:00Z">
        <w:r>
          <w:t xml:space="preserve"> </w:t>
        </w:r>
      </w:ins>
      <w:hyperlink w:anchor="def-training-set">
        <w:ins w:id="502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02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025" w:author="PR Preview" w:date="2026-01-01T00:00:00Z">
        <w:r>
          <w:t xml:space="preserve">,</w:t>
        </w:r>
      </w:ins>
      <w:ins w:id="5026" w:author="PR Preview" w:date="2026-01-01T00:00:00Z">
        <w:r>
          <w:t xml:space="preserve"> </w:t>
        </w:r>
      </w:ins>
      <w:ins w:id="5027" w:author="PR Preview" w:date="2026-01-01T00:00:00Z">
        <w:r>
          <w:t xml:space="preserve">divides</w:t>
        </w:r>
      </w:ins>
      <w:ins w:id="502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029" w:author="PR Preview" w:date="2026-01-01T00:00:00Z">
        <w:r>
          <w:t xml:space="preserve"> </w:t>
        </w:r>
      </w:ins>
      <w:ins w:id="5030" w:author="PR Preview" w:date="2026-01-01T00:00:00Z">
        <w:r>
          <w:t xml:space="preserve">into</w:t>
        </w:r>
      </w:ins>
      <w:ins w:id="5031" w:author="PR Preview" w:date="2026-01-01T00:00:00Z">
        <w:r>
          <w:t xml:space="preserve"> </w:t>
        </w:r>
      </w:ins>
      <m:oMath>
        <m:r>
          <m:t>k</m:t>
        </m:r>
      </m:oMath>
      <w:ins w:id="5032" w:author="PR Preview" w:date="2026-01-01T00:00:00Z">
        <w:r>
          <w:t xml:space="preserve"> </w:t>
        </w:r>
      </w:ins>
      <w:hyperlink w:anchor="def-folds">
        <w:ins w:id="5033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5034" w:author="PR Preview" w:date="2026-01-01T00:00:00Z">
        <w:r>
          <w:t xml:space="preserve">,</w:t>
        </w:r>
      </w:ins>
      <w:ins w:id="5035" w:author="PR Preview" w:date="2026-01-01T00:00:00Z">
        <w:r>
          <w:t xml:space="preserve"> </w:t>
        </w:r>
      </w:ins>
      <w:ins w:id="5036" w:author="PR Preview" w:date="2026-01-01T00:00:00Z">
        <w:r>
          <w:t xml:space="preserve">computes each candidate’s</w:t>
        </w:r>
      </w:ins>
      <w:ins w:id="5037" w:author="PR Preview" w:date="2026-01-01T00:00:00Z">
        <w:r>
          <w:t xml:space="preserve"> </w:t>
        </w:r>
      </w:ins>
      <w:hyperlink w:anchor="def-cv-estimate-indexed">
        <w:ins w:id="5038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039" w:author="PR Preview" w:date="2026-01-01T00:00:00Z">
        <w:r>
          <w:t xml:space="preserve"> </w:t>
        </w:r>
      </w:ins>
      <w:ins w:id="5040" w:author="PR Preview" w:date="2026-01-01T00:00:00Z">
        <w:r>
          <w:t xml:space="preserve">on</w:t>
        </w:r>
      </w:ins>
      <w:ins w:id="504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042" w:author="PR Preview" w:date="2026-01-01T00:00:00Z">
        <w:r>
          <w:t xml:space="preserve"> </w:t>
        </w:r>
      </w:ins>
      <w:ins w:id="5043" w:author="PR Preview" w:date="2026-01-01T00:00:00Z">
        <w:r>
          <w:t xml:space="preserve">with those folds,</w:t>
        </w:r>
      </w:ins>
      <w:ins w:id="5044" w:author="PR Preview" w:date="2026-01-01T00:00:00Z">
        <w:r>
          <w:t xml:space="preserve"> </w:t>
        </w:r>
      </w:ins>
      <w:ins w:id="5045" w:author="PR Preview" w:date="2026-01-01T00:00:00Z">
        <w:r>
          <w:t xml:space="preserve">and applies to</w:t>
        </w:r>
      </w:ins>
      <w:ins w:id="504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047" w:author="PR Preview" w:date="2026-01-01T00:00:00Z">
        <w:r>
          <w:t xml:space="preserve"> </w:t>
        </w:r>
      </w:ins>
      <w:ins w:id="5048" w:author="PR Preview" w:date="2026-01-01T00:00:00Z">
        <w:r>
          <w:t xml:space="preserve">the candidate with the smallest estimate,</w:t>
        </w:r>
      </w:ins>
      <w:ins w:id="5049" w:author="PR Preview" w:date="2026-01-01T00:00:00Z">
        <w:r>
          <w:t xml:space="preserve"> </w:t>
        </w:r>
      </w:ins>
      <w:ins w:id="5050" w:author="PR Preview" w:date="2026-01-01T00:00:00Z">
        <w:r>
          <w:t xml:space="preserve">taking the smallest</w:t>
        </w:r>
      </w:ins>
      <w:ins w:id="5051" w:author="PR Preview" w:date="2026-01-01T00:00:00Z">
        <w:r>
          <w:t xml:space="preserve"> </w:t>
        </w:r>
      </w:ins>
      <m:oMath>
        <m:r>
          <m:t>l</m:t>
        </m:r>
      </m:oMath>
      <w:ins w:id="5052" w:author="PR Preview" w:date="2026-01-01T00:00:00Z">
        <w:r>
          <w:t xml:space="preserve"> </w:t>
        </w:r>
      </w:ins>
      <w:ins w:id="5053" w:author="PR Preview" w:date="2026-01-01T00:00:00Z">
        <w:r>
          <w:t xml:space="preserve">if several tie:</w:t>
        </w:r>
      </w:ins>
    </w:p>
    <w:p>
      <w:pPr>
        <w:pStyle w:val="BodyText"/>
      </w:pPr>
      <w:bookmarkStart w:id="26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66"/>
    </w:p>
    <w:bookmarkEnd w:id="267"/>
    <w:bookmarkStart w:id="268" w:name="exm-cv-choice-inputs"/>
    <w:p>
      <w:pPr>
        <w:pStyle w:val="FirstParagraph"/>
      </w:pPr>
      <w:ins w:id="5054" w:author="PR Preview" w:date="2026-01-01T00:00:00Z">
        <w:r>
          <w:rPr>
            <w:b/>
            <w:bCs/>
          </w:rPr>
          <w:t xml:space="preserve">Example 26 (Inputs of the cross-validation choice procedure)</w:t>
        </w:r>
      </w:ins>
      <w:ins w:id="5055" w:author="PR Preview" w:date="2026-01-01T00:00:00Z">
        <w:r>
          <w:t xml:space="preserve"> </w:t>
        </w:r>
      </w:ins>
      <w:ins w:id="5056" w:author="PR Preview" w:date="2026-01-01T00:00:00Z">
        <w:r>
          <w:t xml:space="preserve">The</w:t>
        </w:r>
      </w:ins>
      <w:ins w:id="5057" w:author="PR Preview" w:date="2026-01-01T00:00:00Z">
        <w:r>
          <w:t xml:space="preserve"> </w:t>
        </w:r>
      </w:ins>
      <w:hyperlink w:anchor="def-cv-choice">
        <w:ins w:id="5058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5059" w:author="PR Preview" w:date="2026-01-01T00:00:00Z">
        <w:r>
          <w:t xml:space="preserve"> </w:t>
        </w:r>
      </w:ins>
      <m:oMath>
        <m:r>
          <m:t>g</m:t>
        </m:r>
      </m:oMath>
      <w:ins w:id="5060" w:author="PR Preview" w:date="2026-01-01T00:00:00Z">
        <w:r>
          <w:t xml:space="preserve"> </w:t>
        </w:r>
      </w:ins>
      <w:ins w:id="5061" w:author="PR Preview" w:date="2026-01-01T00:00:00Z">
        <w:r>
          <w:t xml:space="preserve">over polynomials of several degrees is specified by these inputs:</w:t>
        </w:r>
      </w:ins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68"/>
    <w:bookmarkStart w:id="270" w:name="def-nested-cv"/>
    <w:p>
      <w:pPr>
        <w:pStyle w:val="FirstParagraph"/>
      </w:pPr>
      <w:del w:id="5062" w:author="PR Preview" w:date="2026-01-01T00:00:00Z">
        <w:r>
          <w:rPr>
            <w:b/>
            <w:bCs/>
          </w:rPr>
          <w:delText xml:space="preserve">Definition 51 (Nested cross-validation)</w:delText>
        </w:r>
      </w:del>
      <w:del w:id="5063" w:author="PR Preview" w:date="2026-01-01T00:00:00Z">
        <w:r>
          <w:delText xml:space="preserve"> </w:delText>
        </w:r>
      </w:del>
      <w:del w:id="5064" w:author="PR Preview" w:date="2026-01-01T00:00:00Z">
        <w:r>
          <w:rPr>
            <w:b/>
            <w:bCs/>
          </w:rPr>
          <w:delText xml:space="preserve">Nested cross-validation</w:delText>
        </w:r>
      </w:del>
      <w:del w:id="5065" w:author="PR Preview" w:date="2026-01-01T00:00:00Z">
        <w:r>
          <w:delText xml:space="preserve"> </w:delText>
        </w:r>
      </w:del>
      <w:del w:id="5066" w:author="PR Preview" w:date="2026-01-01T00:00:00Z">
        <w:r>
          <w:delText xml:space="preserve">is</w:delText>
        </w:r>
      </w:del>
      <w:del w:id="5067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5068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5069" w:author="PR Preview" w:date="2026-01-01T00:00:00Z">
        <w:r>
          <w:delText xml:space="preserve"> </w:delText>
        </w:r>
      </w:del>
      <w:del w:id="5070" w:author="PR Preview" w:date="2026-01-01T00:00:00Z">
        <w:r>
          <w:delText xml:space="preserve">of the</w:delText>
        </w:r>
      </w:del>
      <w:del w:id="5071" w:author="PR Preview" w:date="2026-01-01T00:00:00Z">
        <w:r>
          <w:delText xml:space="preserve"> </w:delText>
        </w:r>
      </w:del>
      <w:hyperlink w:anchor="def-cv-choice">
        <w:del w:id="5072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5073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5074" w:author="PR Preview" w:date="2026-01-01T00:00:00Z">
        <w:r>
          <w:delText xml:space="preserve">:</w:delText>
        </w:r>
      </w:del>
      <w:del w:id="5075" w:author="PR Preview" w:date="2026-01-01T00:00:00Z">
        <w:r>
          <w:delText xml:space="preserve"> </w:delText>
        </w:r>
      </w:del>
      <w:del w:id="5076" w:author="PR Preview" w:date="2026-01-01T00:00:00Z">
        <w:r>
          <w:delText xml:space="preserve">its estimate on a training set</w:delText>
        </w:r>
      </w:del>
      <w:del w:id="507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078" w:author="PR Preview" w:date="2026-01-01T00:00:00Z">
        <w:r>
          <w:delText xml:space="preserve"> </w:delText>
        </w:r>
      </w:del>
      <w:del w:id="5079" w:author="PR Preview" w:date="2026-01-01T00:00:00Z">
        <w:r>
          <w:delText xml:space="preserve">is</w:delText>
        </w:r>
      </w:del>
    </w:p>
    <w:p>
      <w:pPr>
        <w:pStyle w:val="FirstParagraph"/>
      </w:pPr>
      <w:ins w:id="5080" w:author="PR Preview" w:date="2026-01-01T00:00:00Z">
        <w:r>
          <w:rPr>
            <w:b/>
            <w:bCs/>
          </w:rPr>
          <w:t xml:space="preserve">Definition 55 (Nested cross-validation)</w:t>
        </w:r>
      </w:ins>
      <w:ins w:id="5081" w:author="PR Preview" w:date="2026-01-01T00:00:00Z">
        <w:r>
          <w:t xml:space="preserve"> </w:t>
        </w:r>
      </w:ins>
      <w:ins w:id="5082" w:author="PR Preview" w:date="2026-01-01T00:00:00Z">
        <w:r>
          <w:rPr>
            <w:b/>
            <w:bCs/>
          </w:rPr>
          <w:t xml:space="preserve">Nested cross-validation</w:t>
        </w:r>
      </w:ins>
      <w:ins w:id="5083" w:author="PR Preview" w:date="2026-01-01T00:00:00Z">
        <w:r>
          <w:t xml:space="preserve"> </w:t>
        </w:r>
      </w:ins>
      <w:ins w:id="5084" w:author="PR Preview" w:date="2026-01-01T00:00:00Z">
        <w:r>
          <w:t xml:space="preserve">is</w:t>
        </w:r>
      </w:ins>
      <w:ins w:id="5085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5086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5087" w:author="PR Preview" w:date="2026-01-01T00:00:00Z">
        <w:r>
          <w:t xml:space="preserve"> </w:t>
        </w:r>
      </w:ins>
      <w:ins w:id="5088" w:author="PR Preview" w:date="2026-01-01T00:00:00Z">
        <w:r>
          <w:t xml:space="preserve">of the</w:t>
        </w:r>
      </w:ins>
      <w:ins w:id="5089" w:author="PR Preview" w:date="2026-01-01T00:00:00Z">
        <w:r>
          <w:t xml:space="preserve"> </w:t>
        </w:r>
      </w:ins>
      <w:hyperlink w:anchor="def-cv-choice">
        <w:ins w:id="5090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5091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5092" w:author="PR Preview" w:date="2026-01-01T00:00:00Z">
        <w:r>
          <w:t xml:space="preserve">:</w:t>
        </w:r>
      </w:ins>
      <w:ins w:id="5093" w:author="PR Preview" w:date="2026-01-01T00:00:00Z">
        <w:r>
          <w:t xml:space="preserve"> </w:t>
        </w:r>
      </w:ins>
      <w:ins w:id="5094" w:author="PR Preview" w:date="2026-01-01T00:00:00Z">
        <w:r>
          <w:t xml:space="preserve">its estimate on a training set</w:t>
        </w:r>
      </w:ins>
      <w:ins w:id="509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096" w:author="PR Preview" w:date="2026-01-01T00:00:00Z">
        <w:r>
          <w:t xml:space="preserve"> </w:t>
        </w:r>
      </w:ins>
      <w:ins w:id="5097" w:author="PR Preview" w:date="2026-01-01T00:00:00Z">
        <w:r>
          <w:t xml:space="preserve">is</w:t>
        </w:r>
      </w:ins>
    </w:p>
    <w:p>
      <w:pPr>
        <w:pStyle w:val="BodyText"/>
      </w:pPr>
      <w:bookmarkStart w:id="26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71"/>
    <w:bookmarkStart w:id="272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72"/>
    <w:bookmarkStart w:id="275" w:name="rem-cv-winner-optimistic"/>
    <w:p>
      <w:pPr>
        <w:pStyle w:val="BodyText"/>
      </w:pPr>
      <w:del w:id="5098" w:author="PR Preview" w:date="2026-01-01T00:00:00Z">
        <w:r>
          <w:rPr>
            <w:i/>
            <w:iCs/>
          </w:rPr>
          <w:delText xml:space="preserve">Remark 35</w:delText>
        </w:r>
      </w:del>
      <w:del w:id="5099" w:author="PR Preview" w:date="2026-01-01T00:00:00Z">
        <w:r>
          <w:delText xml:space="preserve"> (Cross-validation replaces the validation set, not the test set). </w:delText>
        </w:r>
      </w:del>
      <w:del w:id="5100" w:author="PR Preview" w:date="2026-01-01T00:00:00Z">
        <w:r>
          <w:delText xml:space="preserve">Used to choose between models,</w:delText>
        </w:r>
      </w:del>
      <w:del w:id="5101" w:author="PR Preview" w:date="2026-01-01T00:00:00Z">
        <w:r>
          <w:delText xml:space="preserve"> </w:delText>
        </w:r>
      </w:del>
      <w:del w:id="5102" w:author="PR Preview" w:date="2026-01-01T00:00:00Z">
        <w:r>
          <w:delText xml:space="preserve">cross-validation takes the place of the</w:delText>
        </w:r>
      </w:del>
      <w:del w:id="5103" w:author="PR Preview" w:date="2026-01-01T00:00:00Z">
        <w:r>
          <w:delText xml:space="preserve"> </w:delText>
        </w:r>
      </w:del>
      <w:del w:id="5104" w:author="PR Preview" w:date="2026-01-01T00:00:00Z">
        <w:r>
          <w:rPr>
            <w:i/>
            <w:iCs/>
          </w:rPr>
          <w:delText xml:space="preserve">validation</w:delText>
        </w:r>
      </w:del>
      <w:del w:id="5105" w:author="PR Preview" w:date="2026-01-01T00:00:00Z">
        <w:r>
          <w:delText xml:space="preserve"> </w:delText>
        </w:r>
      </w:del>
      <w:del w:id="5106" w:author="PR Preview" w:date="2026-01-01T00:00:00Z">
        <w:r>
          <w:delText xml:space="preserve">set</w:delText>
        </w:r>
      </w:del>
      <w:del w:id="5107" w:author="PR Preview" w:date="2026-01-01T00:00:00Z">
        <w:r>
          <w:delText xml:space="preserve"> </w:delText>
        </w:r>
      </w:del>
      <w:del w:id="5108" w:author="PR Preview" w:date="2026-01-01T00:00:00Z">
        <w:r>
          <w:delText xml:space="preserve">of</w:delText>
        </w:r>
      </w:del>
      <w:del w:id="5109" w:author="PR Preview" w:date="2026-01-01T00:00:00Z">
        <w:r>
          <w:delText xml:space="preserve"> </w:delText>
        </w:r>
      </w:del>
      <w:hyperlink w:anchor="def-data-splits">
        <w:del w:id="5110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5111" w:author="PR Preview" w:date="2026-01-01T00:00:00Z">
        <w:r>
          <w:delText xml:space="preserve">,</w:delText>
        </w:r>
      </w:del>
      <w:del w:id="5112" w:author="PR Preview" w:date="2026-01-01T00:00:00Z">
        <w:r>
          <w:delText xml:space="preserve"> </w:delText>
        </w:r>
      </w:del>
      <w:del w:id="5113" w:author="PR Preview" w:date="2026-01-01T00:00:00Z">
        <w:r>
          <w:delText xml:space="preserve">the one consulted again and again,</w:delText>
        </w:r>
      </w:del>
      <w:del w:id="5114" w:author="PR Preview" w:date="2026-01-01T00:00:00Z">
        <w:r>
          <w:delText xml:space="preserve"> </w:delText>
        </w:r>
      </w:del>
      <w:del w:id="5115" w:author="PR Preview" w:date="2026-01-01T00:00:00Z">
        <w:r>
          <w:delText xml:space="preserve">and not of the test set, which stays unused until the end.</w:delText>
        </w:r>
      </w:del>
      <w:del w:id="5116" w:author="PR Preview" w:date="2026-01-01T00:00:00Z">
        <w:r>
          <w:delText xml:space="preserve"> </w:delText>
        </w:r>
      </w:del>
      <w:del w:id="5117" w:author="PR Preview" w:date="2026-01-01T00:00:00Z">
        <w:r>
          <w:delText xml:space="preserve">The cross-validation estimate of the winning model is optimistic:</w:delText>
        </w:r>
      </w:del>
      <w:del w:id="5118" w:author="PR Preview" w:date="2026-01-01T00:00:00Z">
        <w:r>
          <w:delText xml:space="preserve"> </w:delText>
        </w:r>
      </w:del>
      <w:del w:id="5119" w:author="PR Preview" w:date="2026-01-01T00:00:00Z">
        <w:r>
          <w:delText xml:space="preserve">that model won partly because the particular sample and split happened to favor it,</w:delText>
        </w:r>
      </w:del>
      <w:del w:id="5120" w:author="PR Preview" w:date="2026-01-01T00:00:00Z">
        <w:r>
          <w:delText xml:space="preserve"> </w:delText>
        </w:r>
      </w:del>
      <w:del w:id="5121" w:author="PR Preview" w:date="2026-01-01T00:00:00Z">
        <w:r>
          <w:delText xml:space="preserve">so its estimate is the smallest of several noisy estimates.</w:delText>
        </w:r>
      </w:del>
      <w:del w:id="5122" w:author="PR Preview" w:date="2026-01-01T00:00:00Z">
        <w:r>
          <w:delText xml:space="preserve"> </w:delText>
        </w:r>
      </w:del>
      <w:del w:id="5123" w:author="PR Preview" w:date="2026-01-01T00:00:00Z">
        <w:r>
          <w:delText xml:space="preserve">An honest estimate of the chosen model’s error needs data</w:delText>
        </w:r>
      </w:del>
      <w:del w:id="5124" w:author="PR Preview" w:date="2026-01-01T00:00:00Z">
        <w:r>
          <w:delText xml:space="preserve"> </w:delText>
        </w:r>
      </w:del>
      <w:del w:id="5125" w:author="PR Preview" w:date="2026-01-01T00:00:00Z">
        <w:r>
          <w:delText xml:space="preserve">that took no part in the choice</w:delText>
        </w:r>
      </w:del>
      <w:del w:id="5126" w:author="PR Preview" w:date="2026-01-01T00:00:00Z">
        <w:r>
          <w:delText xml:space="preserve"> </w:delText>
        </w:r>
      </w:del>
      <w:del w:id="5127" w:author="PR Preview" w:date="2026-01-01T00:00:00Z">
        <w:r>
          <w:delText xml:space="preserve">(Hastie et al. 2009, sec. 7.2)</w:delText>
        </w:r>
      </w:del>
      <w:del w:id="5128" w:author="PR Preview" w:date="2026-01-01T00:00:00Z">
        <w:r>
          <w:delText xml:space="preserve">,</w:delText>
        </w:r>
      </w:del>
      <w:del w:id="5129" w:author="PR Preview" w:date="2026-01-01T00:00:00Z">
        <w:r>
          <w:delText xml:space="preserve"> </w:delText>
        </w:r>
      </w:del>
      <w:del w:id="5130" w:author="PR Preview" w:date="2026-01-01T00:00:00Z">
        <w:r>
          <w:delText xml:space="preserve">such as a</w:delText>
        </w:r>
      </w:del>
      <w:del w:id="5131" w:author="PR Preview" w:date="2026-01-01T00:00:00Z">
        <w:r>
          <w:delText xml:space="preserve"> </w:delText>
        </w:r>
      </w:del>
      <w:hyperlink w:anchor="def-test-set">
        <w:del w:id="5132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5133" w:author="PR Preview" w:date="2026-01-01T00:00:00Z">
        <w:r>
          <w:delText xml:space="preserve">,</w:delText>
        </w:r>
      </w:del>
      <w:del w:id="5134" w:author="PR Preview" w:date="2026-01-01T00:00:00Z">
        <w:r>
          <w:delText xml:space="preserve"> </w:delText>
        </w:r>
      </w:del>
      <w:del w:id="5135" w:author="PR Preview" w:date="2026-01-01T00:00:00Z">
        <w:r>
          <w:delText xml:space="preserve">or the outer folds of</w:delText>
        </w:r>
      </w:del>
      <w:del w:id="5136" w:author="PR Preview" w:date="2026-01-01T00:00:00Z">
        <w:r>
          <w:delText xml:space="preserve"> </w:delText>
        </w:r>
      </w:del>
      <w:hyperlink w:anchor="def-nested-cv">
        <w:del w:id="5137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5138" w:author="PR Preview" w:date="2026-01-01T00:00:00Z">
        <w:r>
          <w:delText xml:space="preserve">.</w:delText>
        </w:r>
      </w:del>
    </w:p>
    <w:p>
      <w:pPr>
        <w:pStyle w:val="BodyText"/>
      </w:pPr>
      <w:del w:id="5139" w:author="PR Preview" w:date="2026-01-01T00:00:00Z">
        <w:r>
          <w:rPr>
            <w:b/>
            <w:bCs/>
          </w:rPr>
          <w:delText xml:space="preserve">Definition 52 (Fold-based standard error)</w:delText>
        </w:r>
      </w:del>
      <w:del w:id="5140" w:author="PR Preview" w:date="2026-01-01T00:00:00Z">
        <w:r>
          <w:delText xml:space="preserve"> </w:delText>
        </w:r>
      </w:del>
      <w:del w:id="5141" w:author="PR Preview" w:date="2026-01-01T00:00:00Z">
        <w:r>
          <w:delText xml:space="preserve">The</w:delText>
        </w:r>
      </w:del>
      <w:del w:id="5142" w:author="PR Preview" w:date="2026-01-01T00:00:00Z">
        <w:r>
          <w:delText xml:space="preserve"> </w:delText>
        </w:r>
      </w:del>
      <w:del w:id="5143" w:author="PR Preview" w:date="2026-01-01T00:00:00Z">
        <w:r>
          <w:rPr>
            <w:b/>
            <w:bCs/>
          </w:rPr>
          <w:delText xml:space="preserve">fold-based standard error</w:delText>
        </w:r>
      </w:del>
      <w:del w:id="514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145" w:author="PR Preview" w:date="2026-01-01T00:00:00Z">
        <w:r>
          <w:delText xml:space="preserve"> </w:delText>
        </w:r>
      </w:del>
      <w:del w:id="5146" w:author="PR Preview" w:date="2026-01-01T00:00:00Z">
        <w:r>
          <w:delText xml:space="preserve">of a</w:delText>
        </w:r>
      </w:del>
      <w:del w:id="5147" w:author="PR Preview" w:date="2026-01-01T00:00:00Z">
        <w:r>
          <w:delText xml:space="preserve"> </w:delText>
        </w:r>
      </w:del>
      <m:oMath>
        <m:r>
          <m:t>k</m:t>
        </m:r>
      </m:oMath>
      <w:del w:id="5148" w:author="PR Preview" w:date="2026-01-01T00:00:00Z">
        <w:r>
          <w:delText xml:space="preserve">-fold</w:delText>
        </w:r>
      </w:del>
      <w:del w:id="5149" w:author="PR Preview" w:date="2026-01-01T00:00:00Z">
        <w:r>
          <w:delText xml:space="preserve"> </w:delText>
        </w:r>
      </w:del>
      <w:hyperlink w:anchor="def-cv-estimate">
        <w:del w:id="5150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151" w:author="PR Preview" w:date="2026-01-01T00:00:00Z">
        <w:r>
          <w:delText xml:space="preserve"> </w:delText>
        </w:r>
      </w:del>
      <w:del w:id="5152" w:author="PR Preview" w:date="2026-01-01T00:00:00Z">
        <w:r>
          <w:delText xml:space="preserve">is the</w:delText>
        </w:r>
      </w:del>
      <w:del w:id="5153" w:author="PR Preview" w:date="2026-01-01T00:00:00Z">
        <w:r>
          <w:delText xml:space="preserve"> </w:delText>
        </w:r>
      </w:del>
      <w:hyperlink r:id="rId276">
        <w:del w:id="5154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5155" w:author="PR Preview" w:date="2026-01-01T00:00:00Z">
        <w:r>
          <w:delText xml:space="preserve"> </w:delText>
        </w:r>
      </w:del>
      <w:del w:id="5156" w:author="PR Preview" w:date="2026-01-01T00:00:00Z">
        <w:r>
          <w:delText xml:space="preserve">of the</w:delText>
        </w:r>
      </w:del>
      <w:del w:id="5157" w:author="PR Preview" w:date="2026-01-01T00:00:00Z">
        <w:r>
          <w:delText xml:space="preserve"> </w:delText>
        </w:r>
      </w:del>
      <m:oMath>
        <m:r>
          <m:t>k</m:t>
        </m:r>
      </m:oMath>
      <w:del w:id="5158" w:author="PR Preview" w:date="2026-01-01T00:00:00Z">
        <w:r>
          <w:delText xml:space="preserve"> </w:delText>
        </w:r>
      </w:del>
      <w:hyperlink w:anchor="def-fold-mse">
        <w:del w:id="5159" w:author="PR Preview" w:date="2026-01-01T00:00:00Z">
          <w:r>
            <w:rPr>
              <w:rStyle w:val="Hyperlink"/>
            </w:rPr>
            <w:delText xml:space="preserve">fold sMSEs</w:delText>
          </w:r>
        </w:del>
      </w:hyperlink>
      <w:del w:id="5160" w:author="PR Preview" w:date="2026-01-01T00:00:00Z">
        <w:r>
          <w:delText xml:space="preserve">,</w:delText>
        </w:r>
      </w:del>
      <w:del w:id="5161" w:author="PR Preview" w:date="2026-01-01T00:00:00Z">
        <w:r>
          <w:delText xml:space="preserve"> </w:delText>
        </w:r>
      </w:del>
      <w:del w:id="5162" w:author="PR Preview" w:date="2026-01-01T00:00:00Z">
        <w:r>
          <w:delText xml:space="preserve">divided by</w:delText>
        </w:r>
      </w:del>
      <w:del w:id="5163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k</m:t>
            </m:r>
          </m:e>
        </m:rad>
      </m:oMath>
      <w:del w:id="5164" w:author="PR Preview" w:date="2026-01-01T00:00:00Z">
        <w:r>
          <w:delText xml:space="preserve">:</w:delText>
        </w:r>
      </w:del>
    </w:p>
    <w:p>
      <w:pPr>
        <w:pStyle w:val="BodyText"/>
      </w:pPr>
      <w:ins w:id="5165" w:author="PR Preview" w:date="2026-01-01T00:00:00Z">
        <w:r>
          <w:rPr>
            <w:i/>
            <w:iCs/>
          </w:rPr>
          <w:t xml:space="preserve">Remark 35</w:t>
        </w:r>
      </w:ins>
      <w:ins w:id="5166" w:author="PR Preview" w:date="2026-01-01T00:00:00Z">
        <w:r>
          <w:t xml:space="preserve"> (Cross-validation replaces the validation set, not the test set). </w:t>
        </w:r>
      </w:ins>
      <w:ins w:id="5167" w:author="PR Preview" w:date="2026-01-01T00:00:00Z">
        <w:r>
          <w:t xml:space="preserve">Used to choose between models,</w:t>
        </w:r>
      </w:ins>
      <w:ins w:id="5168" w:author="PR Preview" w:date="2026-01-01T00:00:00Z">
        <w:r>
          <w:t xml:space="preserve"> </w:t>
        </w:r>
      </w:ins>
      <w:ins w:id="5169" w:author="PR Preview" w:date="2026-01-01T00:00:00Z">
        <w:r>
          <w:t xml:space="preserve">cross-validation takes the place of the</w:t>
        </w:r>
      </w:ins>
      <w:ins w:id="5170" w:author="PR Preview" w:date="2026-01-01T00:00:00Z">
        <w:r>
          <w:t xml:space="preserve"> </w:t>
        </w:r>
      </w:ins>
      <w:ins w:id="5171" w:author="PR Preview" w:date="2026-01-01T00:00:00Z">
        <w:r>
          <w:rPr>
            <w:i/>
            <w:iCs/>
          </w:rPr>
          <w:t xml:space="preserve">validation</w:t>
        </w:r>
      </w:ins>
      <w:ins w:id="5172" w:author="PR Preview" w:date="2026-01-01T00:00:00Z">
        <w:r>
          <w:t xml:space="preserve"> </w:t>
        </w:r>
      </w:ins>
      <w:ins w:id="5173" w:author="PR Preview" w:date="2026-01-01T00:00:00Z">
        <w:r>
          <w:t xml:space="preserve">set</w:t>
        </w:r>
      </w:ins>
      <w:ins w:id="5174" w:author="PR Preview" w:date="2026-01-01T00:00:00Z">
        <w:r>
          <w:t xml:space="preserve"> </w:t>
        </w:r>
      </w:ins>
      <w:ins w:id="5175" w:author="PR Preview" w:date="2026-01-01T00:00:00Z">
        <w:r>
          <w:t xml:space="preserve">of</w:t>
        </w:r>
      </w:ins>
      <w:ins w:id="5176" w:author="PR Preview" w:date="2026-01-01T00:00:00Z">
        <w:r>
          <w:t xml:space="preserve"> </w:t>
        </w:r>
      </w:ins>
      <w:hyperlink w:anchor="def-data-splits">
        <w:ins w:id="5177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5178" w:author="PR Preview" w:date="2026-01-01T00:00:00Z">
        <w:r>
          <w:t xml:space="preserve">,</w:t>
        </w:r>
      </w:ins>
      <w:ins w:id="5179" w:author="PR Preview" w:date="2026-01-01T00:00:00Z">
        <w:r>
          <w:t xml:space="preserve"> </w:t>
        </w:r>
      </w:ins>
      <w:ins w:id="5180" w:author="PR Preview" w:date="2026-01-01T00:00:00Z">
        <w:r>
          <w:t xml:space="preserve">the one consulted again and again,</w:t>
        </w:r>
      </w:ins>
      <w:ins w:id="5181" w:author="PR Preview" w:date="2026-01-01T00:00:00Z">
        <w:r>
          <w:t xml:space="preserve"> </w:t>
        </w:r>
      </w:ins>
      <w:ins w:id="5182" w:author="PR Preview" w:date="2026-01-01T00:00:00Z">
        <w:r>
          <w:t xml:space="preserve">and not of the test set, which stays unused until the end.</w:t>
        </w:r>
      </w:ins>
      <w:ins w:id="5183" w:author="PR Preview" w:date="2026-01-01T00:00:00Z">
        <w:r>
          <w:t xml:space="preserve"> </w:t>
        </w:r>
      </w:ins>
      <w:ins w:id="5184" w:author="PR Preview" w:date="2026-01-01T00:00:00Z">
        <w:r>
          <w:t xml:space="preserve">The cross-validation estimate of the winning model is optimistic:</w:t>
        </w:r>
      </w:ins>
      <w:ins w:id="5185" w:author="PR Preview" w:date="2026-01-01T00:00:00Z">
        <w:r>
          <w:t xml:space="preserve"> </w:t>
        </w:r>
      </w:ins>
      <w:ins w:id="5186" w:author="PR Preview" w:date="2026-01-01T00:00:00Z">
        <w:r>
          <w:t xml:space="preserve">that model won partly because the particular sample and split happened to favor it,</w:t>
        </w:r>
      </w:ins>
      <w:ins w:id="5187" w:author="PR Preview" w:date="2026-01-01T00:00:00Z">
        <w:r>
          <w:t xml:space="preserve"> </w:t>
        </w:r>
      </w:ins>
      <w:ins w:id="5188" w:author="PR Preview" w:date="2026-01-01T00:00:00Z">
        <w:r>
          <w:t xml:space="preserve">so its estimate is the smallest of several noisy estimates.</w:t>
        </w:r>
      </w:ins>
      <w:ins w:id="5189" w:author="PR Preview" w:date="2026-01-01T00:00:00Z">
        <w:r>
          <w:t xml:space="preserve"> </w:t>
        </w:r>
      </w:ins>
      <w:ins w:id="5190" w:author="PR Preview" w:date="2026-01-01T00:00:00Z">
        <w:r>
          <w:t xml:space="preserve">An honest estimate of the chosen model’s error needs data</w:t>
        </w:r>
      </w:ins>
      <w:ins w:id="5191" w:author="PR Preview" w:date="2026-01-01T00:00:00Z">
        <w:r>
          <w:t xml:space="preserve"> </w:t>
        </w:r>
      </w:ins>
      <w:ins w:id="5192" w:author="PR Preview" w:date="2026-01-01T00:00:00Z">
        <w:r>
          <w:t xml:space="preserve">that took no part in the choice</w:t>
        </w:r>
      </w:ins>
      <w:ins w:id="5193" w:author="PR Preview" w:date="2026-01-01T00:00:00Z">
        <w:r>
          <w:t xml:space="preserve"> </w:t>
        </w:r>
      </w:ins>
      <w:ins w:id="5194" w:author="PR Preview" w:date="2026-01-01T00:00:00Z">
        <w:r>
          <w:t xml:space="preserve">(Hastie et al. 2009, sec. 7.2)</w:t>
        </w:r>
      </w:ins>
      <w:ins w:id="5195" w:author="PR Preview" w:date="2026-01-01T00:00:00Z">
        <w:r>
          <w:t xml:space="preserve">,</w:t>
        </w:r>
      </w:ins>
      <w:ins w:id="5196" w:author="PR Preview" w:date="2026-01-01T00:00:00Z">
        <w:r>
          <w:t xml:space="preserve"> </w:t>
        </w:r>
      </w:ins>
      <w:ins w:id="5197" w:author="PR Preview" w:date="2026-01-01T00:00:00Z">
        <w:r>
          <w:t xml:space="preserve">such as a</w:t>
        </w:r>
      </w:ins>
      <w:ins w:id="5198" w:author="PR Preview" w:date="2026-01-01T00:00:00Z">
        <w:r>
          <w:t xml:space="preserve"> </w:t>
        </w:r>
      </w:ins>
      <w:hyperlink w:anchor="def-test-set">
        <w:ins w:id="5199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5200" w:author="PR Preview" w:date="2026-01-01T00:00:00Z">
        <w:r>
          <w:t xml:space="preserve">,</w:t>
        </w:r>
      </w:ins>
      <w:ins w:id="5201" w:author="PR Preview" w:date="2026-01-01T00:00:00Z">
        <w:r>
          <w:t xml:space="preserve"> </w:t>
        </w:r>
      </w:ins>
      <w:ins w:id="5202" w:author="PR Preview" w:date="2026-01-01T00:00:00Z">
        <w:r>
          <w:t xml:space="preserve">or the outer folds of</w:t>
        </w:r>
      </w:ins>
      <w:ins w:id="5203" w:author="PR Preview" w:date="2026-01-01T00:00:00Z">
        <w:r>
          <w:t xml:space="preserve"> </w:t>
        </w:r>
      </w:ins>
      <w:hyperlink w:anchor="def-nested-cv">
        <w:ins w:id="5204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5205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75"/>
    <w:bookmarkStart w:id="278" w:name="def-cv-se"/>
    <w:p>
      <w:pPr>
        <w:pStyle w:val="BodyText"/>
      </w:pPr>
      <w:ins w:id="5206" w:author="PR Preview" w:date="2026-01-01T00:00:00Z">
        <w:r>
          <w:rPr>
            <w:b/>
            <w:bCs/>
          </w:rPr>
          <w:t xml:space="preserve">Definition 56 (Fold-based standard error)</w:t>
        </w:r>
      </w:ins>
      <w:ins w:id="5207" w:author="PR Preview" w:date="2026-01-01T00:00:00Z">
        <w:r>
          <w:t xml:space="preserve"> </w:t>
        </w:r>
      </w:ins>
      <w:ins w:id="5208" w:author="PR Preview" w:date="2026-01-01T00:00:00Z">
        <w:r>
          <w:t xml:space="preserve">The</w:t>
        </w:r>
      </w:ins>
      <w:ins w:id="5209" w:author="PR Preview" w:date="2026-01-01T00:00:00Z">
        <w:r>
          <w:t xml:space="preserve"> </w:t>
        </w:r>
      </w:ins>
      <w:ins w:id="5210" w:author="PR Preview" w:date="2026-01-01T00:00:00Z">
        <w:r>
          <w:rPr>
            <w:b/>
            <w:bCs/>
          </w:rPr>
          <w:t xml:space="preserve">fold-based standard error</w:t>
        </w:r>
      </w:ins>
      <w:ins w:id="521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212" w:author="PR Preview" w:date="2026-01-01T00:00:00Z">
        <w:r>
          <w:t xml:space="preserve"> </w:t>
        </w:r>
      </w:ins>
      <w:ins w:id="5213" w:author="PR Preview" w:date="2026-01-01T00:00:00Z">
        <w:r>
          <w:t xml:space="preserve">of a</w:t>
        </w:r>
      </w:ins>
      <w:ins w:id="5214" w:author="PR Preview" w:date="2026-01-01T00:00:00Z">
        <w:r>
          <w:t xml:space="preserve"> </w:t>
        </w:r>
      </w:ins>
      <m:oMath>
        <m:r>
          <m:t>k</m:t>
        </m:r>
      </m:oMath>
      <w:ins w:id="5215" w:author="PR Preview" w:date="2026-01-01T00:00:00Z">
        <w:r>
          <w:t xml:space="preserve">-fold</w:t>
        </w:r>
      </w:ins>
      <w:ins w:id="5216" w:author="PR Preview" w:date="2026-01-01T00:00:00Z">
        <w:r>
          <w:t xml:space="preserve"> </w:t>
        </w:r>
      </w:ins>
      <w:hyperlink w:anchor="def-cv-estimate">
        <w:ins w:id="5217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218" w:author="PR Preview" w:date="2026-01-01T00:00:00Z">
        <w:r>
          <w:t xml:space="preserve"> </w:t>
        </w:r>
      </w:ins>
      <w:ins w:id="5219" w:author="PR Preview" w:date="2026-01-01T00:00:00Z">
        <w:r>
          <w:t xml:space="preserve">is the</w:t>
        </w:r>
      </w:ins>
      <w:ins w:id="5220" w:author="PR Preview" w:date="2026-01-01T00:00:00Z">
        <w:r>
          <w:t xml:space="preserve"> </w:t>
        </w:r>
      </w:ins>
      <w:hyperlink r:id="rId276">
        <w:ins w:id="5221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5222" w:author="PR Preview" w:date="2026-01-01T00:00:00Z">
        <w:r>
          <w:t xml:space="preserve"> </w:t>
        </w:r>
      </w:ins>
      <w:ins w:id="5223" w:author="PR Preview" w:date="2026-01-01T00:00:00Z">
        <w:r>
          <w:t xml:space="preserve">of the</w:t>
        </w:r>
      </w:ins>
      <w:ins w:id="5224" w:author="PR Preview" w:date="2026-01-01T00:00:00Z">
        <w:r>
          <w:t xml:space="preserve"> </w:t>
        </w:r>
      </w:ins>
      <m:oMath>
        <m:r>
          <m:t>k</m:t>
        </m:r>
      </m:oMath>
      <w:ins w:id="5225" w:author="PR Preview" w:date="2026-01-01T00:00:00Z">
        <w:r>
          <w:t xml:space="preserve"> </w:t>
        </w:r>
      </w:ins>
      <w:hyperlink w:anchor="def-fold-mse">
        <w:ins w:id="5226" w:author="PR Preview" w:date="2026-01-01T00:00:00Z">
          <w:r>
            <w:rPr>
              <w:rStyle w:val="Hyperlink"/>
            </w:rPr>
            <w:t xml:space="preserve">fold sMSEs</w:t>
          </w:r>
        </w:ins>
      </w:hyperlink>
      <w:ins w:id="5227" w:author="PR Preview" w:date="2026-01-01T00:00:00Z">
        <w:r>
          <w:t xml:space="preserve">,</w:t>
        </w:r>
      </w:ins>
      <w:ins w:id="5228" w:author="PR Preview" w:date="2026-01-01T00:00:00Z">
        <w:r>
          <w:t xml:space="preserve"> </w:t>
        </w:r>
      </w:ins>
      <w:ins w:id="5229" w:author="PR Preview" w:date="2026-01-01T00:00:00Z">
        <w:r>
          <w:t xml:space="preserve">divided by</w:t>
        </w:r>
      </w:ins>
      <w:ins w:id="5230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k</m:t>
            </m:r>
          </m:e>
        </m:rad>
      </m:oMath>
      <w:ins w:id="5231" w:author="PR Preview" w:date="2026-01-01T00:00:00Z">
        <w:r>
          <w:t xml:space="preserve">:</w:t>
        </w:r>
      </w:ins>
    </w:p>
    <w:p>
      <w:pPr>
        <w:pStyle w:val="BodyText"/>
      </w:pPr>
      <w:bookmarkStart w:id="27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79"/>
    <w:bookmarkStart w:id="281" w:name="rem-cv-se"/>
    <w:p>
      <w:pPr>
        <w:pStyle w:val="BodyText"/>
      </w:pPr>
      <w:del w:id="5232" w:author="PR Preview" w:date="2026-01-01T00:00:00Z">
        <w:r>
          <w:rPr>
            <w:i/>
            <w:iCs/>
          </w:rPr>
          <w:delText xml:space="preserve">Remark 37</w:delText>
        </w:r>
      </w:del>
      <w:del w:id="5233" w:author="PR Preview" w:date="2026-01-01T00:00:00Z">
        <w:r>
          <w:delText xml:space="preserve"> (The fold-based standard error is only a rough guide). </w:delText>
        </w:r>
      </w:del>
      <w:del w:id="5234" w:author="PR Preview" w:date="2026-01-01T00:00:00Z">
        <w:r>
          <w:delText xml:space="preserve">Hastie et al. (2009, sec. 7.10.1)</w:delText>
        </w:r>
      </w:del>
      <w:del w:id="5235" w:author="PR Preview" w:date="2026-01-01T00:00:00Z">
        <w:r>
          <w:delText xml:space="preserve"> </w:delText>
        </w:r>
      </w:del>
      <w:del w:id="5236" w:author="PR Preview" w:date="2026-01-01T00:00:00Z">
        <w:r>
          <w:delText xml:space="preserve">draw standard-error bars</w:delText>
        </w:r>
      </w:del>
      <w:del w:id="5237" w:author="PR Preview" w:date="2026-01-01T00:00:00Z">
        <w:r>
          <w:delText xml:space="preserve"> </w:delText>
        </w:r>
      </w:del>
      <w:del w:id="5238" w:author="PR Preview" w:date="2026-01-01T00:00:00Z">
        <w:r>
          <w:delText xml:space="preserve">computed from the per-fold errors as in</w:delText>
        </w:r>
      </w:del>
      <w:del w:id="5239" w:author="PR Preview" w:date="2026-01-01T00:00:00Z">
        <w:r>
          <w:delText xml:space="preserve"> </w:delText>
        </w:r>
      </w:del>
      <w:hyperlink w:anchor="eq-cv-se">
        <w:del w:id="5240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5241" w:author="PR Preview" w:date="2026-01-01T00:00:00Z">
        <w:r>
          <w:delText xml:space="preserve">.</w:delText>
        </w:r>
      </w:del>
      <w:del w:id="5242" w:author="PR Preview" w:date="2026-01-01T00:00:00Z">
        <w:r>
          <w:delText xml:space="preserve"> </w:delText>
        </w:r>
      </w:del>
      <w:del w:id="5243" w:author="PR Preview" w:date="2026-01-01T00:00:00Z">
        <w:r>
          <w:delText xml:space="preserve">That formula treats the</w:delText>
        </w:r>
      </w:del>
      <w:del w:id="5244" w:author="PR Preview" w:date="2026-01-01T00:00:00Z">
        <w:r>
          <w:delText xml:space="preserve"> </w:delText>
        </w:r>
      </w:del>
      <m:oMath>
        <m:r>
          <m:t>k</m:t>
        </m:r>
      </m:oMath>
      <w:del w:id="5245" w:author="PR Preview" w:date="2026-01-01T00:00:00Z">
        <w:r>
          <w:delText xml:space="preserve"> </w:delText>
        </w:r>
      </w:del>
      <w:del w:id="5246" w:author="PR Preview" w:date="2026-01-01T00:00:00Z">
        <w:r>
          <w:delText xml:space="preserve">fold errors</w:delText>
        </w:r>
      </w:del>
      <w:del w:id="5247" w:author="PR Preview" w:date="2026-01-01T00:00:00Z">
        <w:r>
          <w:delText xml:space="preserve"> </w:delText>
        </w:r>
      </w:del>
      <w:del w:id="5248" w:author="PR Preview" w:date="2026-01-01T00:00:00Z">
        <w:r>
          <w:delText xml:space="preserve">as if they were independent,</w:delText>
        </w:r>
      </w:del>
      <w:del w:id="5249" w:author="PR Preview" w:date="2026-01-01T00:00:00Z">
        <w:r>
          <w:delText xml:space="preserve"> </w:delText>
        </w:r>
      </w:del>
      <w:del w:id="5250" w:author="PR Preview" w:date="2026-01-01T00:00:00Z">
        <w:r>
          <w:delText xml:space="preserve">which they are not:</w:delText>
        </w:r>
      </w:del>
      <w:del w:id="5251" w:author="PR Preview" w:date="2026-01-01T00:00:00Z">
        <w:r>
          <w:delText xml:space="preserve"> </w:delText>
        </w:r>
      </w:del>
      <w:del w:id="5252" w:author="PR Preview" w:date="2026-01-01T00:00:00Z">
        <w:r>
          <w:delText xml:space="preserve">every pair of folds shares</w:delText>
        </w:r>
      </w:del>
      <w:del w:id="525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5254" w:author="PR Preview" w:date="2026-01-01T00:00:00Z">
        <w:r>
          <w:delText xml:space="preserve"> </w:delText>
        </w:r>
      </w:del>
      <w:del w:id="5255" w:author="PR Preview" w:date="2026-01-01T00:00:00Z">
        <w:r>
          <w:delText xml:space="preserve">folds of training data.</w:delText>
        </w:r>
      </w:del>
      <w:del w:id="5256" w:author="PR Preview" w:date="2026-01-01T00:00:00Z">
        <w:r>
          <w:delText xml:space="preserve"> </w:delText>
        </w:r>
      </w:del>
      <w:del w:id="5257" w:author="PR Preview" w:date="2026-01-01T00:00:00Z">
        <w:r>
          <w:delText xml:space="preserve">So</w:delText>
        </w:r>
      </w:del>
      <w:del w:id="525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259" w:author="PR Preview" w:date="2026-01-01T00:00:00Z">
        <w:r>
          <w:delText xml:space="preserve"> </w:delText>
        </w:r>
      </w:del>
      <w:del w:id="5260" w:author="PR Preview" w:date="2026-01-01T00:00:00Z">
        <w:r>
          <w:delText xml:space="preserve">is a rough indication</w:delText>
        </w:r>
      </w:del>
      <w:del w:id="5261" w:author="PR Preview" w:date="2026-01-01T00:00:00Z">
        <w:r>
          <w:delText xml:space="preserve"> </w:delText>
        </w:r>
      </w:del>
      <w:del w:id="5262" w:author="PR Preview" w:date="2026-01-01T00:00:00Z">
        <w:r>
          <w:delText xml:space="preserve">of how much</w:delText>
        </w:r>
      </w:del>
      <w:del w:id="526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264" w:author="PR Preview" w:date="2026-01-01T00:00:00Z">
        <w:r>
          <w:delText xml:space="preserve"> </w:delText>
        </w:r>
      </w:del>
      <w:del w:id="5265" w:author="PR Preview" w:date="2026-01-01T00:00:00Z">
        <w:r>
          <w:delText xml:space="preserve">might change with a different sample,</w:delText>
        </w:r>
      </w:del>
      <w:del w:id="5266" w:author="PR Preview" w:date="2026-01-01T00:00:00Z">
        <w:r>
          <w:delText xml:space="preserve"> </w:delText>
        </w:r>
      </w:del>
      <w:del w:id="5267" w:author="PR Preview" w:date="2026-01-01T00:00:00Z">
        <w:r>
          <w:delText xml:space="preserve">not a</w:delText>
        </w:r>
      </w:del>
      <w:del w:id="5268" w:author="PR Preview" w:date="2026-01-01T00:00:00Z">
        <w:r>
          <w:delText xml:space="preserve"> </w:delText>
        </w:r>
      </w:del>
      <w:hyperlink r:id="rId280">
        <w:del w:id="5269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5270" w:author="PR Preview" w:date="2026-01-01T00:00:00Z">
        <w:r>
          <w:delText xml:space="preserve"> </w:delText>
        </w:r>
      </w:del>
      <w:del w:id="5271" w:author="PR Preview" w:date="2026-01-01T00:00:00Z">
        <w:r>
          <w:delText xml:space="preserve">of</w:delText>
        </w:r>
      </w:del>
      <w:del w:id="527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273" w:author="PR Preview" w:date="2026-01-01T00:00:00Z">
        <w:r>
          <w:delText xml:space="preserve">.</w:delText>
        </w:r>
      </w:del>
    </w:p>
    <w:p>
      <w:pPr>
        <w:pStyle w:val="BodyText"/>
      </w:pPr>
      <w:del w:id="5274" w:author="PR Preview" w:date="2026-01-01T00:00:00Z">
        <w:r>
          <w:rPr>
            <w:b/>
            <w:bCs/>
          </w:rPr>
          <w:delText xml:space="preserve">Definition 53 (Fold mean squared error of a named procedure)</w:delText>
        </w:r>
      </w:del>
      <w:del w:id="5275" w:author="PR Preview" w:date="2026-01-01T00:00:00Z">
        <w:r>
          <w:delText xml:space="preserve"> </w:delText>
        </w:r>
      </w:del>
      <w:del w:id="5276" w:author="PR Preview" w:date="2026-01-01T00:00:00Z">
        <w:r>
          <w:delText xml:space="preserve">The</w:delText>
        </w:r>
      </w:del>
      <w:del w:id="5277" w:author="PR Preview" w:date="2026-01-01T00:00:00Z">
        <w:r>
          <w:delText xml:space="preserve"> </w:delText>
        </w:r>
      </w:del>
      <w:del w:id="5278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5279" w:author="PR Preview" w:date="2026-01-01T00:00:00Z">
        <w:r>
          <w:delText xml:space="preserve"> </w:delText>
        </w:r>
      </w:del>
      <m:oMath>
        <m:r>
          <m:t>g</m:t>
        </m:r>
      </m:oMath>
      <w:del w:id="5280" w:author="PR Preview" w:date="2026-01-01T00:00:00Z">
        <w:r>
          <w:delText xml:space="preserve"> </w:delText>
        </w:r>
      </w:del>
      <w:del w:id="5281" w:author="PR Preview" w:date="2026-01-01T00:00:00Z">
        <w:r>
          <w:delText xml:space="preserve">for</w:delText>
        </w:r>
      </w:del>
      <w:del w:id="5282" w:author="PR Preview" w:date="2026-01-01T00:00:00Z">
        <w:r>
          <w:delText xml:space="preserve"> </w:delText>
        </w:r>
      </w:del>
      <w:hyperlink w:anchor="def-folds">
        <w:del w:id="5283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528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5285" w:author="PR Preview" w:date="2026-01-01T00:00:00Z">
        <w:r>
          <w:delText xml:space="preserve"> </w:delText>
        </w:r>
      </w:del>
      <w:del w:id="5286" w:author="PR Preview" w:date="2026-01-01T00:00:00Z">
        <w:r>
          <w:delText xml:space="preserve">of a training set</w:delText>
        </w:r>
      </w:del>
      <w:del w:id="528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288" w:author="PR Preview" w:date="2026-01-01T00:00:00Z">
        <w:r>
          <w:delText xml:space="preserve">, indexed by</w:delText>
        </w:r>
      </w:del>
      <w:del w:id="5289" w:author="PR Preview" w:date="2026-01-01T00:00:00Z">
        <w:r>
          <w:delText xml:space="preserve"> </w:delText>
        </w:r>
      </w:del>
      <m:oMath>
        <m:r>
          <m:t>I</m:t>
        </m:r>
      </m:oMath>
      <w:del w:id="5290" w:author="PR Preview" w:date="2026-01-01T00:00:00Z">
        <w:r>
          <w:delText xml:space="preserve">,</w:delText>
        </w:r>
      </w:del>
      <w:del w:id="5291" w:author="PR Preview" w:date="2026-01-01T00:00:00Z">
        <w:r>
          <w:delText xml:space="preserve"> </w:delText>
        </w:r>
      </w:del>
      <w:del w:id="5292" w:author="PR Preview" w:date="2026-01-01T00:00:00Z">
        <w:r>
          <w:delText xml:space="preserve">is the</w:delText>
        </w:r>
      </w:del>
      <w:del w:id="5293" w:author="PR Preview" w:date="2026-01-01T00:00:00Z">
        <w:r>
          <w:delText xml:space="preserve"> </w:delText>
        </w:r>
      </w:del>
      <w:hyperlink w:anchor="def-fold-mse">
        <w:del w:id="5294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5295" w:author="PR Preview" w:date="2026-01-01T00:00:00Z">
        <w:r>
          <w:delText xml:space="preserve"> </w:delText>
        </w:r>
      </w:del>
      <w:del w:id="5296" w:author="PR Preview" w:date="2026-01-01T00:00:00Z">
        <w:r>
          <w:delText xml:space="preserve">computed with the</w:delText>
        </w:r>
      </w:del>
      <w:del w:id="5297" w:author="PR Preview" w:date="2026-01-01T00:00:00Z">
        <w:r>
          <w:delText xml:space="preserve"> </w:delText>
        </w:r>
      </w:del>
      <w:hyperlink w:anchor="def-fold-out-rule">
        <w:del w:id="5298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5299" w:author="PR Preview" w:date="2026-01-01T00:00:00Z">
        <w:r>
          <w:delText xml:space="preserve"> </w:delText>
        </w:r>
      </w:del>
      <w:del w:id="5300" w:author="PR Preview" w:date="2026-01-01T00:00:00Z">
        <w:r>
          <w:delText xml:space="preserve">that</w:delText>
        </w:r>
      </w:del>
      <w:del w:id="5301" w:author="PR Preview" w:date="2026-01-01T00:00:00Z">
        <w:r>
          <w:delText xml:space="preserve"> </w:delText>
        </w:r>
      </w:del>
      <m:oMath>
        <m:r>
          <m:t>g</m:t>
        </m:r>
      </m:oMath>
      <w:del w:id="5302" w:author="PR Preview" w:date="2026-01-01T00:00:00Z">
        <w:r>
          <w:delText xml:space="preserve"> </w:delText>
        </w:r>
      </w:del>
      <w:del w:id="5303" w:author="PR Preview" w:date="2026-01-01T00:00:00Z">
        <w:r>
          <w:delText xml:space="preserve">produces:</w:delText>
        </w:r>
      </w:del>
    </w:p>
    <w:p>
      <w:pPr>
        <w:pStyle w:val="BodyText"/>
      </w:pPr>
      <w:bookmarkStart w:id="26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8"/>
    </w:p>
    <w:p>
      <w:pPr>
        <w:pStyle w:val="FirstParagraph"/>
      </w:pPr>
      <w:del w:id="5304" w:author="PR Preview" w:date="2026-01-01T00:00:00Z">
        <w:r>
          <w:rPr>
            <w:b/>
            <w:bCs/>
          </w:rPr>
          <w:delText xml:space="preserve">Definition 54 (Fold-based standard error of a named procedure)</w:delText>
        </w:r>
      </w:del>
      <w:del w:id="5305" w:author="PR Preview" w:date="2026-01-01T00:00:00Z">
        <w:r>
          <w:delText xml:space="preserve"> </w:delText>
        </w:r>
      </w:del>
      <w:del w:id="5306" w:author="PR Preview" w:date="2026-01-01T00:00:00Z">
        <w:r>
          <w:delText xml:space="preserve">The</w:delText>
        </w:r>
      </w:del>
      <w:del w:id="5307" w:author="PR Preview" w:date="2026-01-01T00:00:00Z">
        <w:r>
          <w:delText xml:space="preserve"> </w:delText>
        </w:r>
      </w:del>
      <w:del w:id="5308" w:author="PR Preview" w:date="2026-01-01T00:00:00Z">
        <w:r>
          <w:rPr>
            <w:b/>
            <w:bCs/>
          </w:rPr>
          <w:delText xml:space="preserve">fold-based standard error of procedure</w:delText>
        </w:r>
      </w:del>
      <w:del w:id="5309" w:author="PR Preview" w:date="2026-01-01T00:00:00Z">
        <w:r>
          <w:delText xml:space="preserve"> </w:delText>
        </w:r>
      </w:del>
      <m:oMath>
        <m:r>
          <m:t>g</m:t>
        </m:r>
      </m:oMath>
      <w:del w:id="5310" w:author="PR Preview" w:date="2026-01-01T00:00:00Z">
        <w:r>
          <w:delText xml:space="preserve"> </w:delText>
        </w:r>
      </w:del>
      <w:del w:id="5311" w:author="PR Preview" w:date="2026-01-01T00:00:00Z">
        <w:r>
          <w:delText xml:space="preserve">on a training set</w:delText>
        </w:r>
      </w:del>
      <w:del w:id="531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313" w:author="PR Preview" w:date="2026-01-01T00:00:00Z">
        <w:r>
          <w:delText xml:space="preserve">,</w:delText>
        </w:r>
      </w:del>
      <w:del w:id="5314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5315" w:author="PR Preview" w:date="2026-01-01T00:00:00Z">
        <w:r>
          <w:delText xml:space="preserve">,</w:delText>
        </w:r>
      </w:del>
      <w:del w:id="5316" w:author="PR Preview" w:date="2026-01-01T00:00:00Z">
        <w:r>
          <w:delText xml:space="preserve"> </w:delText>
        </w:r>
      </w:del>
      <w:del w:id="5317" w:author="PR Preview" w:date="2026-01-01T00:00:00Z">
        <w:r>
          <w:delText xml:space="preserve">is the</w:delText>
        </w:r>
      </w:del>
      <w:del w:id="5318" w:author="PR Preview" w:date="2026-01-01T00:00:00Z">
        <w:r>
          <w:delText xml:space="preserve"> </w:delText>
        </w:r>
      </w:del>
      <w:hyperlink w:anchor="def-cv-se">
        <w:del w:id="5319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5320" w:author="PR Preview" w:date="2026-01-01T00:00:00Z">
        <w:r>
          <w:delText xml:space="preserve"> </w:delText>
        </w:r>
      </w:del>
      <w:del w:id="5321" w:author="PR Preview" w:date="2026-01-01T00:00:00Z">
        <w:r>
          <w:delText xml:space="preserve">computed from the</w:delText>
        </w:r>
      </w:del>
      <w:del w:id="5322" w:author="PR Preview" w:date="2026-01-01T00:00:00Z">
        <w:r>
          <w:delText xml:space="preserve"> </w:delText>
        </w:r>
      </w:del>
      <w:hyperlink w:anchor="def-fold-mse-indexed">
        <w:del w:id="5323" w:author="PR Preview" w:date="2026-01-01T00:00:00Z">
          <w:r>
            <w:rPr>
              <w:rStyle w:val="Hyperlink"/>
            </w:rPr>
            <w:delText xml:space="preserve">fold sMSEs of</w:delText>
          </w:r>
        </w:del>
        <w:del w:id="5324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g</m:t>
          </m:r>
        </m:oMath>
      </w:hyperlink>
      <w:del w:id="5325" w:author="PR Preview" w:date="2026-01-01T00:00:00Z">
        <w:r>
          <w:delText xml:space="preserve">:</w:delText>
        </w:r>
      </w:del>
    </w:p>
    <w:p>
      <w:pPr>
        <w:pStyle w:val="BodyText"/>
      </w:pPr>
      <w:bookmarkStart w:id="27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del w:id="5326" w:author="PR Preview" w:date="2026-01-01T00:00:00Z">
        <w:r>
          <w:rPr>
            <w:b/>
            <w:bCs/>
          </w:rPr>
          <w:delText xml:space="preserve">Definition 55 (One-standard-error rule)</w:delText>
        </w:r>
      </w:del>
      <w:del w:id="5327" w:author="PR Preview" w:date="2026-01-01T00:00:00Z">
        <w:r>
          <w:delText xml:space="preserve"> </w:delText>
        </w:r>
      </w:del>
      <w:del w:id="5328" w:author="PR Preview" w:date="2026-01-01T00:00:00Z">
        <w:r>
          <w:delText xml:space="preserve">Let</w:delText>
        </w:r>
      </w:del>
      <w:del w:id="532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5330" w:author="PR Preview" w:date="2026-01-01T00:00:00Z">
        <w:r>
          <w:delText xml:space="preserve"> </w:delText>
        </w:r>
      </w:del>
      <w:del w:id="5331" w:author="PR Preview" w:date="2026-01-01T00:00:00Z">
        <w:r>
          <w:delText xml:space="preserve">be candidate</w:delText>
        </w:r>
      </w:del>
      <w:del w:id="5332" w:author="PR Preview" w:date="2026-01-01T00:00:00Z">
        <w:r>
          <w:delText xml:space="preserve"> </w:delText>
        </w:r>
      </w:del>
      <w:hyperlink w:anchor="def-fitting-procedure">
        <w:del w:id="5333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5334" w:author="PR Preview" w:date="2026-01-01T00:00:00Z">
        <w:r>
          <w:delText xml:space="preserve">,</w:delText>
        </w:r>
      </w:del>
      <w:del w:id="5335" w:author="PR Preview" w:date="2026-01-01T00:00:00Z">
        <w:r>
          <w:delText xml:space="preserve"> </w:delText>
        </w:r>
      </w:del>
      <w:del w:id="5336" w:author="PR Preview" w:date="2026-01-01T00:00:00Z">
        <w:r>
          <w:delText xml:space="preserve">each</w:delText>
        </w:r>
      </w:del>
      <w:del w:id="5337" w:author="PR Preview" w:date="2026-01-01T00:00:00Z">
        <w:r>
          <w:delText xml:space="preserve"> </w:delText>
        </w:r>
      </w:del>
      <w:hyperlink w:anchor="def-flexibility">
        <w:del w:id="5338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5339" w:author="PR Preview" w:date="2026-01-01T00:00:00Z">
        <w:r>
          <w:delText xml:space="preserve"> </w:delText>
        </w:r>
      </w:del>
      <w:del w:id="5340" w:author="PR Preview" w:date="2026-01-01T00:00:00Z">
        <w:r>
          <w:delText xml:space="preserve">as the one before,</w:delText>
        </w:r>
      </w:del>
      <w:del w:id="5341" w:author="PR Preview" w:date="2026-01-01T00:00:00Z">
        <w:r>
          <w:delText xml:space="preserve"> </w:delText>
        </w:r>
      </w:del>
      <w:del w:id="5342" w:author="PR Preview" w:date="2026-01-01T00:00:00Z">
        <w:r>
          <w:delText xml:space="preserve">cross-validated on a training set</w:delText>
        </w:r>
      </w:del>
      <w:del w:id="534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344" w:author="PR Preview" w:date="2026-01-01T00:00:00Z">
        <w:r>
          <w:delText xml:space="preserve"> </w:delText>
        </w:r>
      </w:del>
      <w:del w:id="5345" w:author="PR Preview" w:date="2026-01-01T00:00:00Z">
        <w:r>
          <w:delText xml:space="preserve">with the same folds,</w:delText>
        </w:r>
      </w:del>
      <w:del w:id="5346" w:author="PR Preview" w:date="2026-01-01T00:00:00Z">
        <w:r>
          <w:delText xml:space="preserve"> </w:delText>
        </w:r>
      </w:del>
      <w:del w:id="5347" w:author="PR Preview" w:date="2026-01-01T00:00:00Z">
        <w:r>
          <w:delText xml:space="preserve">and let</w:delText>
        </w:r>
      </w:del>
      <w:del w:id="534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del w:id="5349" w:author="PR Preview" w:date="2026-01-01T00:00:00Z">
        <w:r>
          <w:delText xml:space="preserve"> </w:delText>
        </w:r>
      </w:del>
      <w:del w:id="5350" w:author="PR Preview" w:date="2026-01-01T00:00:00Z">
        <w:r>
          <w:delText xml:space="preserve">be the one with the smallest</w:delText>
        </w:r>
      </w:del>
      <w:del w:id="5351" w:author="PR Preview" w:date="2026-01-01T00:00:00Z">
        <w:r>
          <w:delText xml:space="preserve"> </w:delText>
        </w:r>
      </w:del>
      <w:hyperlink w:anchor="def-cv-estimate-indexed">
        <w:del w:id="5352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353" w:author="PR Preview" w:date="2026-01-01T00:00:00Z">
        <w:r>
          <w:delText xml:space="preserve">.</w:delText>
        </w:r>
      </w:del>
      <w:del w:id="5354" w:author="PR Preview" w:date="2026-01-01T00:00:00Z">
        <w:r>
          <w:delText xml:space="preserve"> </w:delText>
        </w:r>
      </w:del>
      <w:del w:id="5355" w:author="PR Preview" w:date="2026-01-01T00:00:00Z">
        <w:r>
          <w:delText xml:space="preserve">The</w:delText>
        </w:r>
      </w:del>
      <w:del w:id="5356" w:author="PR Preview" w:date="2026-01-01T00:00:00Z">
        <w:r>
          <w:delText xml:space="preserve"> </w:delText>
        </w:r>
      </w:del>
      <w:del w:id="5357" w:author="PR Preview" w:date="2026-01-01T00:00:00Z">
        <w:r>
          <w:rPr>
            <w:b/>
            <w:bCs/>
          </w:rPr>
          <w:delText xml:space="preserve">one-standard-error rule</w:delText>
        </w:r>
      </w:del>
      <w:del w:id="5358" w:author="PR Preview" w:date="2026-01-01T00:00:00Z">
        <w:r>
          <w:delText xml:space="preserve"> </w:delText>
        </w:r>
      </w:del>
      <w:del w:id="5359" w:author="PR Preview" w:date="2026-01-01T00:00:00Z">
        <w:r>
          <w:delText xml:space="preserve">chooses the smallest</w:delText>
        </w:r>
      </w:del>
      <w:del w:id="5360" w:author="PR Preview" w:date="2026-01-01T00:00:00Z">
        <w:r>
          <w:delText xml:space="preserve"> </w:delText>
        </w:r>
      </w:del>
      <m:oMath>
        <m:r>
          <m:t>l</m:t>
        </m:r>
      </m:oMath>
      <w:del w:id="5361" w:author="PR Preview" w:date="2026-01-01T00:00:00Z">
        <w:r>
          <w:delText xml:space="preserve"> </w:delText>
        </w:r>
      </w:del>
      <w:del w:id="5362" w:author="PR Preview" w:date="2026-01-01T00:00:00Z">
        <w:r>
          <w:delText xml:space="preserve">whose estimate is within one</w:delText>
        </w:r>
      </w:del>
      <w:del w:id="5363" w:author="PR Preview" w:date="2026-01-01T00:00:00Z">
        <w:r>
          <w:delText xml:space="preserve"> </w:delText>
        </w:r>
      </w:del>
      <w:hyperlink w:anchor="def-cv-se-indexed">
        <w:del w:id="5364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5365" w:author="PR Preview" w:date="2026-01-01T00:00:00Z">
        <w:r>
          <w:delText xml:space="preserve"> </w:delText>
        </w:r>
      </w:del>
      <w:del w:id="5366" w:author="PR Preview" w:date="2026-01-01T00:00:00Z">
        <w:r>
          <w:delText xml:space="preserve">of the smallest:</w:delText>
        </w:r>
      </w:del>
    </w:p>
    <w:p>
      <w:pPr>
        <w:pStyle w:val="BodyText"/>
      </w:pPr>
      <w:ins w:id="5367" w:author="PR Preview" w:date="2026-01-01T00:00:00Z">
        <w:r>
          <w:rPr>
            <w:i/>
            <w:iCs/>
          </w:rPr>
          <w:t xml:space="preserve">Remark 37</w:t>
        </w:r>
      </w:ins>
      <w:ins w:id="5368" w:author="PR Preview" w:date="2026-01-01T00:00:00Z">
        <w:r>
          <w:t xml:space="preserve"> (The fold-based standard error is only a rough guide). </w:t>
        </w:r>
      </w:ins>
      <w:ins w:id="5369" w:author="PR Preview" w:date="2026-01-01T00:00:00Z">
        <w:r>
          <w:t xml:space="preserve">Hastie et al. (2009, sec. 7.10.1)</w:t>
        </w:r>
      </w:ins>
      <w:ins w:id="5370" w:author="PR Preview" w:date="2026-01-01T00:00:00Z">
        <w:r>
          <w:t xml:space="preserve"> </w:t>
        </w:r>
      </w:ins>
      <w:ins w:id="5371" w:author="PR Preview" w:date="2026-01-01T00:00:00Z">
        <w:r>
          <w:t xml:space="preserve">draw standard-error bars</w:t>
        </w:r>
      </w:ins>
      <w:ins w:id="5372" w:author="PR Preview" w:date="2026-01-01T00:00:00Z">
        <w:r>
          <w:t xml:space="preserve"> </w:t>
        </w:r>
      </w:ins>
      <w:ins w:id="5373" w:author="PR Preview" w:date="2026-01-01T00:00:00Z">
        <w:r>
          <w:t xml:space="preserve">computed from the per-fold errors as in</w:t>
        </w:r>
      </w:ins>
      <w:ins w:id="5374" w:author="PR Preview" w:date="2026-01-01T00:00:00Z">
        <w:r>
          <w:t xml:space="preserve"> </w:t>
        </w:r>
      </w:ins>
      <w:hyperlink w:anchor="eq-cv-se">
        <w:ins w:id="5375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5376" w:author="PR Preview" w:date="2026-01-01T00:00:00Z">
        <w:r>
          <w:t xml:space="preserve">.</w:t>
        </w:r>
      </w:ins>
      <w:ins w:id="5377" w:author="PR Preview" w:date="2026-01-01T00:00:00Z">
        <w:r>
          <w:t xml:space="preserve"> </w:t>
        </w:r>
      </w:ins>
      <w:ins w:id="5378" w:author="PR Preview" w:date="2026-01-01T00:00:00Z">
        <w:r>
          <w:t xml:space="preserve">That formula treats the</w:t>
        </w:r>
      </w:ins>
      <w:ins w:id="5379" w:author="PR Preview" w:date="2026-01-01T00:00:00Z">
        <w:r>
          <w:t xml:space="preserve"> </w:t>
        </w:r>
      </w:ins>
      <m:oMath>
        <m:r>
          <m:t>k</m:t>
        </m:r>
      </m:oMath>
      <w:ins w:id="5380" w:author="PR Preview" w:date="2026-01-01T00:00:00Z">
        <w:r>
          <w:t xml:space="preserve"> </w:t>
        </w:r>
      </w:ins>
      <w:ins w:id="5381" w:author="PR Preview" w:date="2026-01-01T00:00:00Z">
        <w:r>
          <w:t xml:space="preserve">fold errors</w:t>
        </w:r>
      </w:ins>
      <w:ins w:id="5382" w:author="PR Preview" w:date="2026-01-01T00:00:00Z">
        <w:r>
          <w:t xml:space="preserve"> </w:t>
        </w:r>
      </w:ins>
      <w:ins w:id="5383" w:author="PR Preview" w:date="2026-01-01T00:00:00Z">
        <w:r>
          <w:t xml:space="preserve">as if they were independent,</w:t>
        </w:r>
      </w:ins>
      <w:ins w:id="5384" w:author="PR Preview" w:date="2026-01-01T00:00:00Z">
        <w:r>
          <w:t xml:space="preserve"> </w:t>
        </w:r>
      </w:ins>
      <w:ins w:id="5385" w:author="PR Preview" w:date="2026-01-01T00:00:00Z">
        <w:r>
          <w:t xml:space="preserve">which they are not:</w:t>
        </w:r>
      </w:ins>
      <w:ins w:id="5386" w:author="PR Preview" w:date="2026-01-01T00:00:00Z">
        <w:r>
          <w:t xml:space="preserve"> </w:t>
        </w:r>
      </w:ins>
      <w:ins w:id="5387" w:author="PR Preview" w:date="2026-01-01T00:00:00Z">
        <w:r>
          <w:t xml:space="preserve">every pair of folds shares</w:t>
        </w:r>
      </w:ins>
      <w:ins w:id="538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5389" w:author="PR Preview" w:date="2026-01-01T00:00:00Z">
        <w:r>
          <w:t xml:space="preserve"> </w:t>
        </w:r>
      </w:ins>
      <w:ins w:id="5390" w:author="PR Preview" w:date="2026-01-01T00:00:00Z">
        <w:r>
          <w:t xml:space="preserve">folds of training data.</w:t>
        </w:r>
      </w:ins>
      <w:ins w:id="5391" w:author="PR Preview" w:date="2026-01-01T00:00:00Z">
        <w:r>
          <w:t xml:space="preserve"> </w:t>
        </w:r>
      </w:ins>
      <w:ins w:id="5392" w:author="PR Preview" w:date="2026-01-01T00:00:00Z">
        <w:r>
          <w:t xml:space="preserve">So</w:t>
        </w:r>
      </w:ins>
      <w:ins w:id="539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394" w:author="PR Preview" w:date="2026-01-01T00:00:00Z">
        <w:r>
          <w:t xml:space="preserve"> </w:t>
        </w:r>
      </w:ins>
      <w:ins w:id="5395" w:author="PR Preview" w:date="2026-01-01T00:00:00Z">
        <w:r>
          <w:t xml:space="preserve">is a rough indication</w:t>
        </w:r>
      </w:ins>
      <w:ins w:id="5396" w:author="PR Preview" w:date="2026-01-01T00:00:00Z">
        <w:r>
          <w:t xml:space="preserve"> </w:t>
        </w:r>
      </w:ins>
      <w:ins w:id="5397" w:author="PR Preview" w:date="2026-01-01T00:00:00Z">
        <w:r>
          <w:t xml:space="preserve">of how much</w:t>
        </w:r>
      </w:ins>
      <w:ins w:id="539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399" w:author="PR Preview" w:date="2026-01-01T00:00:00Z">
        <w:r>
          <w:t xml:space="preserve"> </w:t>
        </w:r>
      </w:ins>
      <w:ins w:id="5400" w:author="PR Preview" w:date="2026-01-01T00:00:00Z">
        <w:r>
          <w:t xml:space="preserve">might change with a different sample,</w:t>
        </w:r>
      </w:ins>
      <w:ins w:id="5401" w:author="PR Preview" w:date="2026-01-01T00:00:00Z">
        <w:r>
          <w:t xml:space="preserve"> </w:t>
        </w:r>
      </w:ins>
      <w:ins w:id="5402" w:author="PR Preview" w:date="2026-01-01T00:00:00Z">
        <w:r>
          <w:t xml:space="preserve">not a</w:t>
        </w:r>
      </w:ins>
      <w:ins w:id="5403" w:author="PR Preview" w:date="2026-01-01T00:00:00Z">
        <w:r>
          <w:t xml:space="preserve"> </w:t>
        </w:r>
      </w:ins>
      <w:hyperlink r:id="rId280">
        <w:ins w:id="5404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5405" w:author="PR Preview" w:date="2026-01-01T00:00:00Z">
        <w:r>
          <w:t xml:space="preserve"> </w:t>
        </w:r>
      </w:ins>
      <w:ins w:id="5406" w:author="PR Preview" w:date="2026-01-01T00:00:00Z">
        <w:r>
          <w:t xml:space="preserve">of</w:t>
        </w:r>
      </w:ins>
      <w:ins w:id="540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408" w:author="PR Preview" w:date="2026-01-01T00:00:00Z">
        <w:r>
          <w:t xml:space="preserve">.</w:t>
        </w:r>
      </w:ins>
    </w:p>
    <w:bookmarkEnd w:id="281"/>
    <w:bookmarkStart w:id="283" w:name="def-fold-mse-indexed"/>
    <w:p>
      <w:pPr>
        <w:pStyle w:val="BodyText"/>
      </w:pPr>
      <w:ins w:id="5409" w:author="PR Preview" w:date="2026-01-01T00:00:00Z">
        <w:r>
          <w:rPr>
            <w:b/>
            <w:bCs/>
          </w:rPr>
          <w:t xml:space="preserve">Definition 57 (Fold mean squared error of a named procedure)</w:t>
        </w:r>
      </w:ins>
      <w:ins w:id="5410" w:author="PR Preview" w:date="2026-01-01T00:00:00Z">
        <w:r>
          <w:t xml:space="preserve"> </w:t>
        </w:r>
      </w:ins>
      <w:ins w:id="5411" w:author="PR Preview" w:date="2026-01-01T00:00:00Z">
        <w:r>
          <w:t xml:space="preserve">The</w:t>
        </w:r>
      </w:ins>
      <w:ins w:id="5412" w:author="PR Preview" w:date="2026-01-01T00:00:00Z">
        <w:r>
          <w:t xml:space="preserve"> </w:t>
        </w:r>
      </w:ins>
      <w:ins w:id="5413" w:author="PR Preview" w:date="2026-01-01T00:00:00Z">
        <w:r>
          <w:rPr>
            <w:b/>
            <w:bCs/>
          </w:rPr>
          <w:t xml:space="preserve">fold mean squared error of procedure</w:t>
        </w:r>
      </w:ins>
      <w:ins w:id="5414" w:author="PR Preview" w:date="2026-01-01T00:00:00Z">
        <w:r>
          <w:t xml:space="preserve"> </w:t>
        </w:r>
      </w:ins>
      <m:oMath>
        <m:r>
          <m:t>g</m:t>
        </m:r>
      </m:oMath>
      <w:ins w:id="5415" w:author="PR Preview" w:date="2026-01-01T00:00:00Z">
        <w:r>
          <w:t xml:space="preserve"> </w:t>
        </w:r>
      </w:ins>
      <w:ins w:id="5416" w:author="PR Preview" w:date="2026-01-01T00:00:00Z">
        <w:r>
          <w:t xml:space="preserve">for</w:t>
        </w:r>
      </w:ins>
      <w:ins w:id="5417" w:author="PR Preview" w:date="2026-01-01T00:00:00Z">
        <w:r>
          <w:t xml:space="preserve"> </w:t>
        </w:r>
      </w:ins>
      <w:hyperlink w:anchor="def-folds">
        <w:ins w:id="5418" w:author="PR Preview" w:date="2026-01-01T00:00:00Z">
          <w:r>
            <w:rPr>
              <w:rStyle w:val="Hyperlink"/>
            </w:rPr>
            <w:t xml:space="preserve">fold</w:t>
          </w:r>
        </w:ins>
      </w:hyperlink>
      <w:ins w:id="541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5420" w:author="PR Preview" w:date="2026-01-01T00:00:00Z">
        <w:r>
          <w:t xml:space="preserve"> </w:t>
        </w:r>
      </w:ins>
      <w:ins w:id="5421" w:author="PR Preview" w:date="2026-01-01T00:00:00Z">
        <w:r>
          <w:t xml:space="preserve">of a training set</w:t>
        </w:r>
      </w:ins>
      <w:ins w:id="542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423" w:author="PR Preview" w:date="2026-01-01T00:00:00Z">
        <w:r>
          <w:t xml:space="preserve">, indexed by</w:t>
        </w:r>
      </w:ins>
      <w:ins w:id="5424" w:author="PR Preview" w:date="2026-01-01T00:00:00Z">
        <w:r>
          <w:t xml:space="preserve"> </w:t>
        </w:r>
      </w:ins>
      <m:oMath>
        <m:r>
          <m:t>I</m:t>
        </m:r>
      </m:oMath>
      <w:ins w:id="5425" w:author="PR Preview" w:date="2026-01-01T00:00:00Z">
        <w:r>
          <w:t xml:space="preserve">,</w:t>
        </w:r>
      </w:ins>
      <w:ins w:id="5426" w:author="PR Preview" w:date="2026-01-01T00:00:00Z">
        <w:r>
          <w:t xml:space="preserve"> </w:t>
        </w:r>
      </w:ins>
      <w:ins w:id="5427" w:author="PR Preview" w:date="2026-01-01T00:00:00Z">
        <w:r>
          <w:t xml:space="preserve">is the</w:t>
        </w:r>
      </w:ins>
      <w:ins w:id="5428" w:author="PR Preview" w:date="2026-01-01T00:00:00Z">
        <w:r>
          <w:t xml:space="preserve"> </w:t>
        </w:r>
      </w:ins>
      <w:hyperlink w:anchor="def-fold-mse">
        <w:ins w:id="5429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5430" w:author="PR Preview" w:date="2026-01-01T00:00:00Z">
        <w:r>
          <w:t xml:space="preserve"> </w:t>
        </w:r>
      </w:ins>
      <w:ins w:id="5431" w:author="PR Preview" w:date="2026-01-01T00:00:00Z">
        <w:r>
          <w:t xml:space="preserve">computed with the</w:t>
        </w:r>
      </w:ins>
      <w:ins w:id="5432" w:author="PR Preview" w:date="2026-01-01T00:00:00Z">
        <w:r>
          <w:t xml:space="preserve"> </w:t>
        </w:r>
      </w:ins>
      <w:hyperlink w:anchor="def-fold-out-rule">
        <w:ins w:id="5433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5434" w:author="PR Preview" w:date="2026-01-01T00:00:00Z">
        <w:r>
          <w:t xml:space="preserve"> </w:t>
        </w:r>
      </w:ins>
      <w:ins w:id="5435" w:author="PR Preview" w:date="2026-01-01T00:00:00Z">
        <w:r>
          <w:t xml:space="preserve">that</w:t>
        </w:r>
      </w:ins>
      <w:ins w:id="5436" w:author="PR Preview" w:date="2026-01-01T00:00:00Z">
        <w:r>
          <w:t xml:space="preserve"> </w:t>
        </w:r>
      </w:ins>
      <m:oMath>
        <m:r>
          <m:t>g</m:t>
        </m:r>
      </m:oMath>
      <w:ins w:id="5437" w:author="PR Preview" w:date="2026-01-01T00:00:00Z">
        <w:r>
          <w:t xml:space="preserve"> </w:t>
        </w:r>
      </w:ins>
      <w:ins w:id="5438" w:author="PR Preview" w:date="2026-01-01T00:00:00Z">
        <w:r>
          <w:t xml:space="preserve">produces:</w:t>
        </w:r>
      </w:ins>
    </w:p>
    <w:p>
      <w:pPr>
        <w:pStyle w:val="BodyText"/>
      </w:pPr>
      <w:bookmarkStart w:id="28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5" w:name="def-cv-se-indexed"/>
    <w:p>
      <w:pPr>
        <w:pStyle w:val="FirstParagraph"/>
      </w:pPr>
      <w:ins w:id="5439" w:author="PR Preview" w:date="2026-01-01T00:00:00Z">
        <w:r>
          <w:rPr>
            <w:b/>
            <w:bCs/>
          </w:rPr>
          <w:t xml:space="preserve">Definition 58 (Fold-based standard error of a named procedure)</w:t>
        </w:r>
      </w:ins>
      <w:ins w:id="5440" w:author="PR Preview" w:date="2026-01-01T00:00:00Z">
        <w:r>
          <w:t xml:space="preserve"> </w:t>
        </w:r>
      </w:ins>
      <w:ins w:id="5441" w:author="PR Preview" w:date="2026-01-01T00:00:00Z">
        <w:r>
          <w:t xml:space="preserve">The</w:t>
        </w:r>
      </w:ins>
      <w:ins w:id="5442" w:author="PR Preview" w:date="2026-01-01T00:00:00Z">
        <w:r>
          <w:t xml:space="preserve"> </w:t>
        </w:r>
      </w:ins>
      <w:ins w:id="5443" w:author="PR Preview" w:date="2026-01-01T00:00:00Z">
        <w:r>
          <w:rPr>
            <w:b/>
            <w:bCs/>
          </w:rPr>
          <w:t xml:space="preserve">fold-based standard error of procedure</w:t>
        </w:r>
      </w:ins>
      <w:ins w:id="5444" w:author="PR Preview" w:date="2026-01-01T00:00:00Z">
        <w:r>
          <w:t xml:space="preserve"> </w:t>
        </w:r>
      </w:ins>
      <m:oMath>
        <m:r>
          <m:t>g</m:t>
        </m:r>
      </m:oMath>
      <w:ins w:id="5445" w:author="PR Preview" w:date="2026-01-01T00:00:00Z">
        <w:r>
          <w:t xml:space="preserve"> </w:t>
        </w:r>
      </w:ins>
      <w:ins w:id="5446" w:author="PR Preview" w:date="2026-01-01T00:00:00Z">
        <w:r>
          <w:t xml:space="preserve">on a training set</w:t>
        </w:r>
      </w:ins>
      <w:ins w:id="544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448" w:author="PR Preview" w:date="2026-01-01T00:00:00Z">
        <w:r>
          <w:t xml:space="preserve">,</w:t>
        </w:r>
      </w:ins>
      <w:ins w:id="5449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5450" w:author="PR Preview" w:date="2026-01-01T00:00:00Z">
        <w:r>
          <w:t xml:space="preserve">,</w:t>
        </w:r>
      </w:ins>
      <w:ins w:id="5451" w:author="PR Preview" w:date="2026-01-01T00:00:00Z">
        <w:r>
          <w:t xml:space="preserve"> </w:t>
        </w:r>
      </w:ins>
      <w:ins w:id="5452" w:author="PR Preview" w:date="2026-01-01T00:00:00Z">
        <w:r>
          <w:t xml:space="preserve">is the</w:t>
        </w:r>
      </w:ins>
      <w:ins w:id="5453" w:author="PR Preview" w:date="2026-01-01T00:00:00Z">
        <w:r>
          <w:t xml:space="preserve"> </w:t>
        </w:r>
      </w:ins>
      <w:hyperlink w:anchor="def-cv-se">
        <w:ins w:id="5454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5455" w:author="PR Preview" w:date="2026-01-01T00:00:00Z">
        <w:r>
          <w:t xml:space="preserve"> </w:t>
        </w:r>
      </w:ins>
      <w:ins w:id="5456" w:author="PR Preview" w:date="2026-01-01T00:00:00Z">
        <w:r>
          <w:t xml:space="preserve">computed from the</w:t>
        </w:r>
      </w:ins>
      <w:ins w:id="5457" w:author="PR Preview" w:date="2026-01-01T00:00:00Z">
        <w:r>
          <w:t xml:space="preserve"> </w:t>
        </w:r>
      </w:ins>
      <w:hyperlink w:anchor="def-fold-mse-indexed">
        <w:ins w:id="5458" w:author="PR Preview" w:date="2026-01-01T00:00:00Z">
          <w:r>
            <w:rPr>
              <w:rStyle w:val="Hyperlink"/>
            </w:rPr>
            <w:t xml:space="preserve">fold sMSEs of</w:t>
          </w:r>
        </w:ins>
        <w:ins w:id="5459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g</m:t>
          </m:r>
        </m:oMath>
      </w:hyperlink>
      <w:ins w:id="5460" w:author="PR Preview" w:date="2026-01-01T00:00:00Z">
        <w:r>
          <w:t xml:space="preserve">:</w:t>
        </w:r>
      </w:ins>
    </w:p>
    <w:p>
      <w:pPr>
        <w:pStyle w:val="BodyText"/>
      </w:pPr>
      <w:bookmarkStart w:id="28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7" w:name="def-one-se-rule"/>
    <w:p>
      <w:pPr>
        <w:pStyle w:val="FirstParagraph"/>
      </w:pPr>
      <w:ins w:id="5461" w:author="PR Preview" w:date="2026-01-01T00:00:00Z">
        <w:r>
          <w:rPr>
            <w:b/>
            <w:bCs/>
          </w:rPr>
          <w:t xml:space="preserve">Definition 59 (One-standard-error rule)</w:t>
        </w:r>
      </w:ins>
      <w:ins w:id="5462" w:author="PR Preview" w:date="2026-01-01T00:00:00Z">
        <w:r>
          <w:t xml:space="preserve"> </w:t>
        </w:r>
      </w:ins>
      <w:ins w:id="5463" w:author="PR Preview" w:date="2026-01-01T00:00:00Z">
        <w:r>
          <w:t xml:space="preserve">Let</w:t>
        </w:r>
      </w:ins>
      <w:ins w:id="546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5465" w:author="PR Preview" w:date="2026-01-01T00:00:00Z">
        <w:r>
          <w:t xml:space="preserve"> </w:t>
        </w:r>
      </w:ins>
      <w:ins w:id="5466" w:author="PR Preview" w:date="2026-01-01T00:00:00Z">
        <w:r>
          <w:t xml:space="preserve">be candidate</w:t>
        </w:r>
      </w:ins>
      <w:ins w:id="5467" w:author="PR Preview" w:date="2026-01-01T00:00:00Z">
        <w:r>
          <w:t xml:space="preserve"> </w:t>
        </w:r>
      </w:ins>
      <w:hyperlink w:anchor="def-fitting-procedure">
        <w:ins w:id="5468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5469" w:author="PR Preview" w:date="2026-01-01T00:00:00Z">
        <w:r>
          <w:t xml:space="preserve">,</w:t>
        </w:r>
      </w:ins>
      <w:ins w:id="5470" w:author="PR Preview" w:date="2026-01-01T00:00:00Z">
        <w:r>
          <w:t xml:space="preserve"> </w:t>
        </w:r>
      </w:ins>
      <w:ins w:id="5471" w:author="PR Preview" w:date="2026-01-01T00:00:00Z">
        <w:r>
          <w:t xml:space="preserve">each</w:t>
        </w:r>
      </w:ins>
      <w:ins w:id="5472" w:author="PR Preview" w:date="2026-01-01T00:00:00Z">
        <w:r>
          <w:t xml:space="preserve"> </w:t>
        </w:r>
      </w:ins>
      <w:hyperlink w:anchor="def-flexibility">
        <w:ins w:id="5473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5474" w:author="PR Preview" w:date="2026-01-01T00:00:00Z">
        <w:r>
          <w:t xml:space="preserve"> </w:t>
        </w:r>
      </w:ins>
      <w:ins w:id="5475" w:author="PR Preview" w:date="2026-01-01T00:00:00Z">
        <w:r>
          <w:t xml:space="preserve">as the one before,</w:t>
        </w:r>
      </w:ins>
      <w:ins w:id="5476" w:author="PR Preview" w:date="2026-01-01T00:00:00Z">
        <w:r>
          <w:t xml:space="preserve"> </w:t>
        </w:r>
      </w:ins>
      <w:ins w:id="5477" w:author="PR Preview" w:date="2026-01-01T00:00:00Z">
        <w:r>
          <w:t xml:space="preserve">cross-validated on a training set</w:t>
        </w:r>
      </w:ins>
      <w:ins w:id="547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479" w:author="PR Preview" w:date="2026-01-01T00:00:00Z">
        <w:r>
          <w:t xml:space="preserve"> </w:t>
        </w:r>
      </w:ins>
      <w:ins w:id="5480" w:author="PR Preview" w:date="2026-01-01T00:00:00Z">
        <w:r>
          <w:t xml:space="preserve">with the same folds,</w:t>
        </w:r>
      </w:ins>
      <w:ins w:id="5481" w:author="PR Preview" w:date="2026-01-01T00:00:00Z">
        <w:r>
          <w:t xml:space="preserve"> </w:t>
        </w:r>
      </w:ins>
      <w:ins w:id="5482" w:author="PR Preview" w:date="2026-01-01T00:00:00Z">
        <w:r>
          <w:t xml:space="preserve">and let</w:t>
        </w:r>
      </w:ins>
      <w:ins w:id="548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ins w:id="5484" w:author="PR Preview" w:date="2026-01-01T00:00:00Z">
        <w:r>
          <w:t xml:space="preserve"> </w:t>
        </w:r>
      </w:ins>
      <w:ins w:id="5485" w:author="PR Preview" w:date="2026-01-01T00:00:00Z">
        <w:r>
          <w:t xml:space="preserve">be the one with the smallest</w:t>
        </w:r>
      </w:ins>
      <w:ins w:id="5486" w:author="PR Preview" w:date="2026-01-01T00:00:00Z">
        <w:r>
          <w:t xml:space="preserve"> </w:t>
        </w:r>
      </w:ins>
      <w:hyperlink w:anchor="def-cv-estimate-indexed">
        <w:ins w:id="5487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488" w:author="PR Preview" w:date="2026-01-01T00:00:00Z">
        <w:r>
          <w:t xml:space="preserve">.</w:t>
        </w:r>
      </w:ins>
      <w:ins w:id="5489" w:author="PR Preview" w:date="2026-01-01T00:00:00Z">
        <w:r>
          <w:t xml:space="preserve"> </w:t>
        </w:r>
      </w:ins>
      <w:ins w:id="5490" w:author="PR Preview" w:date="2026-01-01T00:00:00Z">
        <w:r>
          <w:t xml:space="preserve">The</w:t>
        </w:r>
      </w:ins>
      <w:ins w:id="5491" w:author="PR Preview" w:date="2026-01-01T00:00:00Z">
        <w:r>
          <w:t xml:space="preserve"> </w:t>
        </w:r>
      </w:ins>
      <w:ins w:id="5492" w:author="PR Preview" w:date="2026-01-01T00:00:00Z">
        <w:r>
          <w:rPr>
            <w:b/>
            <w:bCs/>
          </w:rPr>
          <w:t xml:space="preserve">one-standard-error rule</w:t>
        </w:r>
      </w:ins>
      <w:ins w:id="5493" w:author="PR Preview" w:date="2026-01-01T00:00:00Z">
        <w:r>
          <w:t xml:space="preserve"> </w:t>
        </w:r>
      </w:ins>
      <w:ins w:id="5494" w:author="PR Preview" w:date="2026-01-01T00:00:00Z">
        <w:r>
          <w:t xml:space="preserve">chooses the smallest</w:t>
        </w:r>
      </w:ins>
      <w:ins w:id="5495" w:author="PR Preview" w:date="2026-01-01T00:00:00Z">
        <w:r>
          <w:t xml:space="preserve"> </w:t>
        </w:r>
      </w:ins>
      <m:oMath>
        <m:r>
          <m:t>l</m:t>
        </m:r>
      </m:oMath>
      <w:ins w:id="5496" w:author="PR Preview" w:date="2026-01-01T00:00:00Z">
        <w:r>
          <w:t xml:space="preserve"> </w:t>
        </w:r>
      </w:ins>
      <w:ins w:id="5497" w:author="PR Preview" w:date="2026-01-01T00:00:00Z">
        <w:r>
          <w:t xml:space="preserve">whose estimate is within one</w:t>
        </w:r>
      </w:ins>
      <w:ins w:id="5498" w:author="PR Preview" w:date="2026-01-01T00:00:00Z">
        <w:r>
          <w:t xml:space="preserve"> </w:t>
        </w:r>
      </w:ins>
      <w:hyperlink w:anchor="def-cv-se-indexed">
        <w:ins w:id="5499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5500" w:author="PR Preview" w:date="2026-01-01T00:00:00Z">
        <w:r>
          <w:t xml:space="preserve"> </w:t>
        </w:r>
      </w:ins>
      <w:ins w:id="5501" w:author="PR Preview" w:date="2026-01-01T00:00:00Z">
        <w:r>
          <w:t xml:space="preserve">of the smallest:</w:t>
        </w:r>
      </w:ins>
    </w:p>
    <w:p>
      <w:pPr>
        <w:pStyle w:val="BodyText"/>
      </w:pPr>
      <w:bookmarkStart w:id="28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87"/>
    <w:bookmarkStart w:id="292" w:name="exm-one-se-rule"/>
    <w:p>
      <w:pPr>
        <w:pStyle w:val="BodyText"/>
      </w:pPr>
      <w:del w:id="5502" w:author="PR Preview" w:date="2026-01-01T00:00:00Z">
        <w:r>
          <w:rPr>
            <w:b/>
            <w:bCs/>
          </w:rPr>
          <w:delText xml:space="preserve">Example 23 (The one-standard-error rule for the simulated polynomials)</w:delText>
        </w:r>
      </w:del>
      <w:del w:id="5503" w:author="PR Preview" w:date="2026-01-01T00:00:00Z">
        <w:r>
          <w:delText xml:space="preserve"> </w:delText>
        </w:r>
      </w:del>
      <w:del w:id="5504" w:author="PR Preview" w:date="2026-01-01T00:00:00Z">
        <w:r>
          <w:delText xml:space="preserve">This example applies 10-fold cross-validation</w:delText>
        </w:r>
      </w:del>
      <w:del w:id="5505" w:author="PR Preview" w:date="2026-01-01T00:00:00Z">
        <w:r>
          <w:delText xml:space="preserve"> </w:delText>
        </w:r>
      </w:del>
      <w:del w:id="5506" w:author="PR Preview" w:date="2026-01-01T00:00:00Z">
        <w:r>
          <w:delText xml:space="preserve">to the simulated training set of</w:delText>
        </w:r>
      </w:del>
      <w:del w:id="5507" w:author="PR Preview" w:date="2026-01-01T00:00:00Z">
        <w:r>
          <w:delText xml:space="preserve"> </w:delText>
        </w:r>
      </w:del>
      <w:hyperlink w:anchor="exm-train-test-error-simulated">
        <w:del w:id="5508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5509" w:author="PR Preview" w:date="2026-01-01T00:00:00Z">
        <w:r>
          <w:delText xml:space="preserve">,</w:delText>
        </w:r>
      </w:del>
      <w:del w:id="5510" w:author="PR Preview" w:date="2026-01-01T00:00:00Z">
        <w:r>
          <w:delText xml:space="preserve"> </w:delText>
        </w:r>
      </w:del>
      <w:del w:id="5511" w:author="PR Preview" w:date="2026-01-01T00:00:00Z">
        <w:r>
          <w:delText xml:space="preserve">records the sMSE in each fold,</w:delText>
        </w:r>
      </w:del>
      <w:del w:id="5512" w:author="PR Preview" w:date="2026-01-01T00:00:00Z">
        <w:r>
          <w:delText xml:space="preserve"> </w:delText>
        </w:r>
      </w:del>
      <w:del w:id="5513" w:author="PR Preview" w:date="2026-01-01T00:00:00Z">
        <w:r>
          <w:delText xml:space="preserve">and applies</w:delText>
        </w:r>
      </w:del>
      <w:del w:id="5514" w:author="PR Preview" w:date="2026-01-01T00:00:00Z">
        <w:r>
          <w:delText xml:space="preserve"> </w:delText>
        </w:r>
      </w:del>
      <w:hyperlink w:anchor="def-one-se-rule">
        <w:del w:id="5515" w:author="PR Preview" w:date="2026-01-01T00:00:00Z">
          <w:r>
            <w:rPr>
              <w:rStyle w:val="Hyperlink"/>
            </w:rPr>
            <w:delText xml:space="preserve">Definition 55</w:delText>
          </w:r>
        </w:del>
      </w:hyperlink>
      <w:del w:id="5516" w:author="PR Preview" w:date="2026-01-01T00:00:00Z">
        <w:r>
          <w:delText xml:space="preserve"> </w:delText>
        </w:r>
      </w:del>
      <w:del w:id="5517" w:author="PR Preview" w:date="2026-01-01T00:00:00Z">
        <w:r>
          <w:delText xml:space="preserve">to the ten degrees.</w:delText>
        </w:r>
      </w:del>
    </w:p>
    <w:p>
      <w:pPr>
        <w:pStyle w:val="BodyText"/>
      </w:pPr>
      <w:ins w:id="5518" w:author="PR Preview" w:date="2026-01-01T00:00:00Z">
        <w:r>
          <w:rPr>
            <w:b/>
            <w:bCs/>
          </w:rPr>
          <w:t xml:space="preserve">Example 27 (The one-standard-error rule for the simulated polynomials)</w:t>
        </w:r>
      </w:ins>
      <w:ins w:id="5519" w:author="PR Preview" w:date="2026-01-01T00:00:00Z">
        <w:r>
          <w:t xml:space="preserve"> </w:t>
        </w:r>
      </w:ins>
      <w:ins w:id="5520" w:author="PR Preview" w:date="2026-01-01T00:00:00Z">
        <w:r>
          <w:t xml:space="preserve">This example applies 10-fold cross-validation</w:t>
        </w:r>
      </w:ins>
      <w:ins w:id="5521" w:author="PR Preview" w:date="2026-01-01T00:00:00Z">
        <w:r>
          <w:t xml:space="preserve"> </w:t>
        </w:r>
      </w:ins>
      <w:ins w:id="5522" w:author="PR Preview" w:date="2026-01-01T00:00:00Z">
        <w:r>
          <w:t xml:space="preserve">to the simulated training set of</w:t>
        </w:r>
      </w:ins>
      <w:ins w:id="5523" w:author="PR Preview" w:date="2026-01-01T00:00:00Z">
        <w:r>
          <w:t xml:space="preserve"> </w:t>
        </w:r>
      </w:ins>
      <w:hyperlink w:anchor="exm-train-test-error-simulated">
        <w:ins w:id="5524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5525" w:author="PR Preview" w:date="2026-01-01T00:00:00Z">
        <w:r>
          <w:t xml:space="preserve">,</w:t>
        </w:r>
      </w:ins>
      <w:ins w:id="5526" w:author="PR Preview" w:date="2026-01-01T00:00:00Z">
        <w:r>
          <w:t xml:space="preserve"> </w:t>
        </w:r>
      </w:ins>
      <w:ins w:id="5527" w:author="PR Preview" w:date="2026-01-01T00:00:00Z">
        <w:r>
          <w:t xml:space="preserve">records the sMSE in each fold,</w:t>
        </w:r>
      </w:ins>
      <w:ins w:id="5528" w:author="PR Preview" w:date="2026-01-01T00:00:00Z">
        <w:r>
          <w:t xml:space="preserve"> </w:t>
        </w:r>
      </w:ins>
      <w:ins w:id="5529" w:author="PR Preview" w:date="2026-01-01T00:00:00Z">
        <w:r>
          <w:t xml:space="preserve">and applies</w:t>
        </w:r>
      </w:ins>
      <w:ins w:id="5530" w:author="PR Preview" w:date="2026-01-01T00:00:00Z">
        <w:r>
          <w:t xml:space="preserve"> </w:t>
        </w:r>
      </w:ins>
      <w:hyperlink w:anchor="def-one-se-rule">
        <w:ins w:id="5531" w:author="PR Preview" w:date="2026-01-01T00:00:00Z">
          <w:r>
            <w:rPr>
              <w:rStyle w:val="Hyperlink"/>
            </w:rPr>
            <w:t xml:space="preserve">Definition 59</w:t>
          </w:r>
        </w:ins>
      </w:hyperlink>
      <w:ins w:id="5532" w:author="PR Preview" w:date="2026-01-01T00:00:00Z">
        <w:r>
          <w:t xml:space="preserve"> </w:t>
        </w:r>
      </w:ins>
      <w:ins w:id="5533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91"/>
        </w:tc>
      </w:tr>
    </w:tbl>
    <w:p>
      <w:pPr>
        <w:pStyle w:val="BodyText"/>
      </w:pPr>
      <w:del w:id="5534" w:author="PR Preview" w:date="2026-01-01T00:00:00Z">
        <w:r>
          <w:delText xml:space="preserve">The smallest estimate is at degree 8.</w:delText>
        </w:r>
      </w:del>
      <w:del w:id="5535" w:author="PR Preview" w:date="2026-01-01T00:00:00Z">
        <w:r>
          <w:delText xml:space="preserve"> </w:delText>
        </w:r>
      </w:del>
      <w:del w:id="5536" w:author="PR Preview" w:date="2026-01-01T00:00:00Z">
        <w:r>
          <w:delText xml:space="preserve">The lowest degree within one fold-based standard error of it</w:delText>
        </w:r>
      </w:del>
      <w:del w:id="5537" w:author="PR Preview" w:date="2026-01-01T00:00:00Z">
        <w:r>
          <w:delText xml:space="preserve"> </w:delText>
        </w:r>
      </w:del>
      <w:del w:id="5538" w:author="PR Preview" w:date="2026-01-01T00:00:00Z">
        <w:r>
          <w:delText xml:space="preserve">is degree 3,</w:delText>
        </w:r>
      </w:del>
      <w:del w:id="5539" w:author="PR Preview" w:date="2026-01-01T00:00:00Z">
        <w:r>
          <w:delText xml:space="preserve"> </w:delText>
        </w:r>
      </w:del>
      <w:del w:id="5540" w:author="PR Preview" w:date="2026-01-01T00:00:00Z">
        <w:r>
          <w:delText xml:space="preserve">which is the one-standard-error rule’s choice.</w:delText>
        </w:r>
      </w:del>
      <w:del w:id="5541" w:author="PR Preview" w:date="2026-01-01T00:00:00Z">
        <w:r>
          <w:delText xml:space="preserve"> </w:delText>
        </w:r>
      </w:del>
      <w:del w:id="5542" w:author="PR Preview" w:date="2026-01-01T00:00:00Z">
        <w:r>
          <w:delText xml:space="preserve">The rule prefers the simpler model</w:delText>
        </w:r>
      </w:del>
      <w:del w:id="5543" w:author="PR Preview" w:date="2026-01-01T00:00:00Z">
        <w:r>
          <w:delText xml:space="preserve"> </w:delText>
        </w:r>
      </w:del>
      <w:del w:id="5544" w:author="PR Preview" w:date="2026-01-01T00:00:00Z">
        <w:r>
          <w:delText xml:space="preserve">when the data cannot clearly tell it apart from the degree with the smallest estimate.</w:delText>
        </w:r>
      </w:del>
      <w:del w:id="5545" w:author="PR Preview" w:date="2026-01-01T00:00:00Z">
        <w:r>
          <w:delText xml:space="preserve"> </w:delText>
        </w:r>
      </w:del>
      <w:del w:id="5546" w:author="PR Preview" w:date="2026-01-01T00:00:00Z">
        <w:r>
          <w:delText xml:space="preserve">Because the data are simulated,</w:delText>
        </w:r>
      </w:del>
      <w:del w:id="5547" w:author="PR Preview" w:date="2026-01-01T00:00:00Z">
        <w:r>
          <w:delText xml:space="preserve"> </w:delText>
        </w:r>
      </w:del>
      <w:del w:id="5548" w:author="PR Preview" w:date="2026-01-01T00:00:00Z">
        <w:r>
          <w:delText xml:space="preserve">we can check both choices against</w:delText>
        </w:r>
      </w:del>
      <w:del w:id="5549" w:author="PR Preview" w:date="2026-01-01T00:00:00Z">
        <w:r>
          <w:delText xml:space="preserve"> </w:delText>
        </w:r>
      </w:del>
      <w:del w:id="5550" w:author="PR Preview" w:date="2026-01-01T00:00:00Z">
        <w:r>
          <w:delText xml:space="preserve">the estimated generalization pRMSE of</w:delText>
        </w:r>
      </w:del>
      <w:del w:id="5551" w:author="PR Preview" w:date="2026-01-01T00:00:00Z">
        <w:r>
          <w:delText xml:space="preserve"> </w:delText>
        </w:r>
      </w:del>
      <w:hyperlink w:anchor="exm-train-test-error-simulated">
        <w:del w:id="5552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5553" w:author="PR Preview" w:date="2026-01-01T00:00:00Z">
        <w:r>
          <w:delText xml:space="preserve"> </w:delText>
        </w:r>
      </w:del>
      <w:del w:id="5554" w:author="PR Preview" w:date="2026-01-01T00:00:00Z">
        <w:r>
          <w:delText xml:space="preserve">for each:</w:delText>
        </w:r>
      </w:del>
      <w:del w:id="5555" w:author="PR Preview" w:date="2026-01-01T00:00:00Z">
        <w:r>
          <w:delText xml:space="preserve"> </w:delText>
        </w:r>
      </w:del>
      <w:del w:id="5556" w:author="PR Preview" w:date="2026-01-01T00:00:00Z">
        <w:r>
          <w:delText xml:space="preserve">0.335 for degree 8</w:delText>
        </w:r>
      </w:del>
      <w:del w:id="5557" w:author="PR Preview" w:date="2026-01-01T00:00:00Z">
        <w:r>
          <w:delText xml:space="preserve"> </w:delText>
        </w:r>
      </w:del>
      <w:del w:id="5558" w:author="PR Preview" w:date="2026-01-01T00:00:00Z">
        <w:r>
          <w:delText xml:space="preserve">and 0.315 for degree 3.</w:delText>
        </w:r>
      </w:del>
    </w:p>
    <w:p>
      <w:pPr>
        <w:pStyle w:val="BodyText"/>
      </w:pPr>
      <w:ins w:id="5559" w:author="PR Preview" w:date="2026-01-01T00:00:00Z">
        <w:r>
          <w:t xml:space="preserve">The smallest estimate is at degree 8.</w:t>
        </w:r>
      </w:ins>
      <w:ins w:id="5560" w:author="PR Preview" w:date="2026-01-01T00:00:00Z">
        <w:r>
          <w:t xml:space="preserve"> </w:t>
        </w:r>
      </w:ins>
      <w:ins w:id="5561" w:author="PR Preview" w:date="2026-01-01T00:00:00Z">
        <w:r>
          <w:t xml:space="preserve">The lowest degree within one fold-based standard error of it</w:t>
        </w:r>
      </w:ins>
      <w:ins w:id="5562" w:author="PR Preview" w:date="2026-01-01T00:00:00Z">
        <w:r>
          <w:t xml:space="preserve"> </w:t>
        </w:r>
      </w:ins>
      <w:ins w:id="5563" w:author="PR Preview" w:date="2026-01-01T00:00:00Z">
        <w:r>
          <w:t xml:space="preserve">is degree 3,</w:t>
        </w:r>
      </w:ins>
      <w:ins w:id="5564" w:author="PR Preview" w:date="2026-01-01T00:00:00Z">
        <w:r>
          <w:t xml:space="preserve"> </w:t>
        </w:r>
      </w:ins>
      <w:ins w:id="5565" w:author="PR Preview" w:date="2026-01-01T00:00:00Z">
        <w:r>
          <w:t xml:space="preserve">which is the one-standard-error rule’s choice.</w:t>
        </w:r>
      </w:ins>
      <w:ins w:id="5566" w:author="PR Preview" w:date="2026-01-01T00:00:00Z">
        <w:r>
          <w:t xml:space="preserve"> </w:t>
        </w:r>
      </w:ins>
      <w:ins w:id="5567" w:author="PR Preview" w:date="2026-01-01T00:00:00Z">
        <w:r>
          <w:t xml:space="preserve">The rule prefers the simpler model</w:t>
        </w:r>
      </w:ins>
      <w:ins w:id="5568" w:author="PR Preview" w:date="2026-01-01T00:00:00Z">
        <w:r>
          <w:t xml:space="preserve"> </w:t>
        </w:r>
      </w:ins>
      <w:ins w:id="5569" w:author="PR Preview" w:date="2026-01-01T00:00:00Z">
        <w:r>
          <w:t xml:space="preserve">when the data cannot clearly tell it apart from the degree with the smallest estimate.</w:t>
        </w:r>
      </w:ins>
      <w:ins w:id="5570" w:author="PR Preview" w:date="2026-01-01T00:00:00Z">
        <w:r>
          <w:t xml:space="preserve"> </w:t>
        </w:r>
      </w:ins>
      <w:ins w:id="5571" w:author="PR Preview" w:date="2026-01-01T00:00:00Z">
        <w:r>
          <w:t xml:space="preserve">Because the data are simulated,</w:t>
        </w:r>
      </w:ins>
      <w:ins w:id="5572" w:author="PR Preview" w:date="2026-01-01T00:00:00Z">
        <w:r>
          <w:t xml:space="preserve"> </w:t>
        </w:r>
      </w:ins>
      <w:ins w:id="5573" w:author="PR Preview" w:date="2026-01-01T00:00:00Z">
        <w:r>
          <w:t xml:space="preserve">we can check both choices against</w:t>
        </w:r>
      </w:ins>
      <w:ins w:id="5574" w:author="PR Preview" w:date="2026-01-01T00:00:00Z">
        <w:r>
          <w:t xml:space="preserve"> </w:t>
        </w:r>
      </w:ins>
      <w:ins w:id="5575" w:author="PR Preview" w:date="2026-01-01T00:00:00Z">
        <w:r>
          <w:t xml:space="preserve">the estimated generalization pRMSE of</w:t>
        </w:r>
      </w:ins>
      <w:ins w:id="5576" w:author="PR Preview" w:date="2026-01-01T00:00:00Z">
        <w:r>
          <w:t xml:space="preserve"> </w:t>
        </w:r>
      </w:ins>
      <w:hyperlink w:anchor="exm-train-test-error-simulated">
        <w:ins w:id="5577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5578" w:author="PR Preview" w:date="2026-01-01T00:00:00Z">
        <w:r>
          <w:t xml:space="preserve"> </w:t>
        </w:r>
      </w:ins>
      <w:ins w:id="5579" w:author="PR Preview" w:date="2026-01-01T00:00:00Z">
        <w:r>
          <w:t xml:space="preserve">for each:</w:t>
        </w:r>
      </w:ins>
      <w:ins w:id="5580" w:author="PR Preview" w:date="2026-01-01T00:00:00Z">
        <w:r>
          <w:t xml:space="preserve"> </w:t>
        </w:r>
      </w:ins>
      <w:ins w:id="5581" w:author="PR Preview" w:date="2026-01-01T00:00:00Z">
        <w:r>
          <w:t xml:space="preserve">0.335 for degree 8</w:t>
        </w:r>
      </w:ins>
      <w:ins w:id="5582" w:author="PR Preview" w:date="2026-01-01T00:00:00Z">
        <w:r>
          <w:t xml:space="preserve"> </w:t>
        </w:r>
      </w:ins>
      <w:ins w:id="5583" w:author="PR Preview" w:date="2026-01-01T00:00:00Z">
        <w:r>
          <w:t xml:space="preserve">and 0.315 for degree 3.</w:t>
        </w:r>
      </w:ins>
    </w:p>
    <w:bookmarkEnd w:id="292"/>
    <w:bookmarkEnd w:id="293"/>
    <w:bookmarkStart w:id="299" w:name="sec-cv-whole-procedure"/>
    <w:p>
      <w:pPr>
        <w:pStyle w:val="Heading2"/>
      </w:pPr>
      <w:r>
        <w:t xml:space="preserve">9 Cross-validating the whole procedure</w:t>
      </w:r>
    </w:p>
    <w:bookmarkStart w:id="29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del w:id="5584" w:author="PR Preview" w:date="2026-01-01T00:00:00Z">
        <w:r>
          <w:delText xml:space="preserve">What is the smallest possible generalization error (</w:delText>
        </w:r>
      </w:del>
      <w:hyperlink w:anchor="eq-generalization-error">
        <w:del w:id="5585" w:author="PR Preview" w:date="2026-01-01T00:00:00Z">
          <w:r>
            <w:rPr>
              <w:rStyle w:val="Hyperlink"/>
            </w:rPr>
            <w:delText xml:space="preserve">Equation 10</w:delText>
          </w:r>
        </w:del>
      </w:hyperlink>
      <w:del w:id="5586" w:author="PR Preview" w:date="2026-01-01T00:00:00Z">
        <w:r>
          <w:delText xml:space="preserve">)</w:delText>
        </w:r>
      </w:del>
      <w:del w:id="5587" w:author="PR Preview" w:date="2026-01-01T00:00:00Z">
        <w:r>
          <w:delText xml:space="preserve"> </w:delText>
        </w:r>
      </w:del>
      <w:del w:id="5588" w:author="PR Preview" w:date="2026-01-01T00:00:00Z">
        <w:r>
          <w:delText xml:space="preserve">of any prediction rule for</w:delText>
        </w:r>
      </w:del>
      <w:del w:id="5589" w:author="PR Preview" w:date="2026-01-01T00:00:00Z">
        <w:r>
          <w:delText xml:space="preserve"> </w:delText>
        </w:r>
      </w:del>
      <m:oMath>
        <m:r>
          <m:t>Y</m:t>
        </m:r>
      </m:oMath>
      <w:del w:id="5590" w:author="PR Preview" w:date="2026-01-01T00:00:00Z">
        <w:r>
          <w:delText xml:space="preserve"> </w:delText>
        </w:r>
      </w:del>
      <w:del w:id="5591" w:author="PR Preview" w:date="2026-01-01T00:00:00Z">
        <w:r>
          <w:delText xml:space="preserve">here?</w:delText>
        </w:r>
      </w:del>
    </w:p>
    <w:p>
      <w:pPr>
        <w:pStyle w:val="Compact"/>
        <w:numPr>
          <w:ilvl w:val="0"/>
          <w:numId w:val="1020"/>
        </w:numPr>
      </w:pPr>
      <w:ins w:id="5592" w:author="PR Preview" w:date="2026-01-01T00:00:00Z">
        <w:r>
          <w:t xml:space="preserve">What is the smallest possible generalization error (</w:t>
        </w:r>
      </w:ins>
      <w:hyperlink w:anchor="eq-generalization-error">
        <w:ins w:id="5593" w:author="PR Preview" w:date="2026-01-01T00:00:00Z">
          <w:r>
            <w:rPr>
              <w:rStyle w:val="Hyperlink"/>
            </w:rPr>
            <w:t xml:space="preserve">Equation 11</w:t>
          </w:r>
        </w:ins>
      </w:hyperlink>
      <w:ins w:id="5594" w:author="PR Preview" w:date="2026-01-01T00:00:00Z">
        <w:r>
          <w:t xml:space="preserve">)</w:t>
        </w:r>
      </w:ins>
      <w:ins w:id="5595" w:author="PR Preview" w:date="2026-01-01T00:00:00Z">
        <w:r>
          <w:t xml:space="preserve"> </w:t>
        </w:r>
      </w:ins>
      <w:ins w:id="5596" w:author="PR Preview" w:date="2026-01-01T00:00:00Z">
        <w:r>
          <w:t xml:space="preserve">of any prediction rule for</w:t>
        </w:r>
      </w:ins>
      <w:ins w:id="5597" w:author="PR Preview" w:date="2026-01-01T00:00:00Z">
        <w:r>
          <w:t xml:space="preserve"> </w:t>
        </w:r>
      </w:ins>
      <m:oMath>
        <m:r>
          <m:t>Y</m:t>
        </m:r>
      </m:oMath>
      <w:ins w:id="5598" w:author="PR Preview" w:date="2026-01-01T00:00:00Z">
        <w:r>
          <w:t xml:space="preserve"> </w:t>
        </w:r>
      </w:ins>
      <w:ins w:id="5599" w:author="PR Preview" w:date="2026-01-01T00:00:00Z">
        <w:r>
          <w:t xml:space="preserve">here?</w:t>
        </w:r>
      </w:ins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96"/>
    <w:bookmarkStart w:id="29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97"/>
    <w:bookmarkStart w:id="298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98"/>
    <w:bookmarkEnd w:id="299"/>
    <w:bookmarkStart w:id="30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00"/>
    <w:bookmarkStart w:id="308" w:name="references"/>
    <w:p>
      <w:pPr>
        <w:pStyle w:val="Heading2"/>
      </w:pPr>
      <w:r>
        <w:t xml:space="preserve">References</w:t>
      </w:r>
    </w:p>
    <w:bookmarkStart w:id="307" w:name="refs"/>
    <w:bookmarkStart w:id="30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0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02"/>
    <w:bookmarkStart w:id="30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0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04"/>
    <w:bookmarkStart w:id="30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30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306"/>
    <w:bookmarkEnd w:id="307"/>
    <w:bookmarkEnd w:id="3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5" Type="http://schemas.openxmlformats.org/officeDocument/2006/relationships/image" Target="media/rId195.png"/><Relationship Id="rId227" Type="http://schemas.openxmlformats.org/officeDocument/2006/relationships/image" Target="media/rId227.png"/><Relationship Id="rId288" Type="http://schemas.openxmlformats.org/officeDocument/2006/relationships/image" Target="media/rId288.png"/><Relationship Id="rId145" Type="http://schemas.openxmlformats.org/officeDocument/2006/relationships/image" Target="media/rId145.png"/><Relationship Id="rId177" Type="http://schemas.openxmlformats.org/officeDocument/2006/relationships/image" Target="media/rId177.png"/><Relationship Id="rId181" Type="http://schemas.openxmlformats.org/officeDocument/2006/relationships/image" Target="media/rId181.png"/><Relationship Id="rId185" Type="http://schemas.openxmlformats.org/officeDocument/2006/relationships/image" Target="media/rId185.png"/><Relationship Id="rId189" Type="http://schemas.openxmlformats.org/officeDocument/2006/relationships/image" Target="media/rId189.png"/><Relationship Id="rId31" Type="http://schemas.openxmlformats.org/officeDocument/2006/relationships/hyperlink" Target="correlation-regression.qmd#def-normal-equations" TargetMode="External"/><Relationship Id="rId25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43" Type="http://schemas.openxmlformats.org/officeDocument/2006/relationships/hyperlink" Target="correlation-regression.qmd#def-slr-covariate-vector" TargetMode="External"/><Relationship Id="rId255" Type="http://schemas.openxmlformats.org/officeDocument/2006/relationships/hyperlink" Target="correlation-regression.qmd#thm-ols-slr-vector" TargetMode="External"/><Relationship Id="rId280" Type="http://schemas.openxmlformats.org/officeDocument/2006/relationships/hyperlink" Target="estimation.qmd#def-SE" TargetMode="External"/><Relationship Id="rId112" Type="http://schemas.openxmlformats.org/officeDocument/2006/relationships/hyperlink" Target="estimation.qmd#def-estimation-error" TargetMode="External"/><Relationship Id="rId113" Type="http://schemas.openxmlformats.org/officeDocument/2006/relationships/hyperlink" Target="estimation.qmd#def-estimator" TargetMode="External"/><Relationship Id="rId101" Type="http://schemas.openxmlformats.org/officeDocument/2006/relationships/hyperlink" Target="estimation.qmd#def-mse" TargetMode="External"/><Relationship Id="rId276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01" Type="http://schemas.openxmlformats.org/officeDocument/2006/relationships/hyperlink" Target="https://doi.org/10.1007/978-0-387-84858-7" TargetMode="External"/><Relationship Id="rId303" Type="http://schemas.openxmlformats.org/officeDocument/2006/relationships/hyperlink" Target="https://doi.org/10.1007/978-1-0716-1418-1" TargetMode="External"/><Relationship Id="rId173" Type="http://schemas.openxmlformats.org/officeDocument/2006/relationships/hyperlink" Target="https://morrison-lab.github.io/lds/chapters/big-ideas.html#def-test-set" TargetMode="External"/><Relationship Id="rId171" Type="http://schemas.openxmlformats.org/officeDocument/2006/relationships/hyperlink" Target="https://morrison-lab.github.io/lds/chapters/big-ideas.html#def-training-set" TargetMode="External"/><Relationship Id="rId17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31" Type="http://schemas.openxmlformats.org/officeDocument/2006/relationships/hyperlink" Target="https://morrison-lab.github.io/pds/expectation.html#def-risk" TargetMode="External"/><Relationship Id="rId105" Type="http://schemas.openxmlformats.org/officeDocument/2006/relationships/hyperlink" Target="https://morrison-lab.github.io/pds/expectation.html#thm-lie" TargetMode="External"/><Relationship Id="rId120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84" Type="http://schemas.openxmlformats.org/officeDocument/2006/relationships/hyperlink" Target="https://morrison-lab.github.io/pds/random-variables.html#def-cdf" TargetMode="External"/><Relationship Id="rId87" Type="http://schemas.openxmlformats.org/officeDocument/2006/relationships/hyperlink" Target="https://morrison-lab.github.io/pds/random-variables.html#def-normal" TargetMode="External"/><Relationship Id="rId125" Type="http://schemas.openxmlformats.org/officeDocument/2006/relationships/hyperlink" Target="https://morrison-lab.github.io/pds/variance-covariance.html#def-variance" TargetMode="External"/><Relationship Id="rId121" Type="http://schemas.openxmlformats.org/officeDocument/2006/relationships/hyperlink" Target="https://morrison-lab.github.io/pds/variance-covariance.html#thm-variance" TargetMode="External"/><Relationship Id="rId305" Type="http://schemas.openxmlformats.org/officeDocument/2006/relationships/hyperlink" Target="https://www.gastonsanchez.com/matrix4sl/" TargetMode="External"/><Relationship Id="rId247" Type="http://schemas.openxmlformats.org/officeDocument/2006/relationships/hyperlink" Target="https://www.gastonsanchez.com/matrix4sl/cross-products.html#cross-products" TargetMode="External"/><Relationship Id="rId25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6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5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43" Type="http://schemas.openxmlformats.org/officeDocument/2006/relationships/hyperlink" Target="correlation-regression.qmd#def-slr-covariate-vector" TargetMode="External"/><Relationship Id="rId255" Type="http://schemas.openxmlformats.org/officeDocument/2006/relationships/hyperlink" Target="correlation-regression.qmd#thm-ols-slr-vector" TargetMode="External"/><Relationship Id="rId280" Type="http://schemas.openxmlformats.org/officeDocument/2006/relationships/hyperlink" Target="estimation.qmd#def-SE" TargetMode="External"/><Relationship Id="rId112" Type="http://schemas.openxmlformats.org/officeDocument/2006/relationships/hyperlink" Target="estimation.qmd#def-estimation-error" TargetMode="External"/><Relationship Id="rId113" Type="http://schemas.openxmlformats.org/officeDocument/2006/relationships/hyperlink" Target="estimation.qmd#def-estimator" TargetMode="External"/><Relationship Id="rId101" Type="http://schemas.openxmlformats.org/officeDocument/2006/relationships/hyperlink" Target="estimation.qmd#def-mse" TargetMode="External"/><Relationship Id="rId276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01" Type="http://schemas.openxmlformats.org/officeDocument/2006/relationships/hyperlink" Target="https://doi.org/10.1007/978-0-387-84858-7" TargetMode="External"/><Relationship Id="rId303" Type="http://schemas.openxmlformats.org/officeDocument/2006/relationships/hyperlink" Target="https://doi.org/10.1007/978-1-0716-1418-1" TargetMode="External"/><Relationship Id="rId173" Type="http://schemas.openxmlformats.org/officeDocument/2006/relationships/hyperlink" Target="https://morrison-lab.github.io/lds/chapters/big-ideas.html#def-test-set" TargetMode="External"/><Relationship Id="rId171" Type="http://schemas.openxmlformats.org/officeDocument/2006/relationships/hyperlink" Target="https://morrison-lab.github.io/lds/chapters/big-ideas.html#def-training-set" TargetMode="External"/><Relationship Id="rId17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31" Type="http://schemas.openxmlformats.org/officeDocument/2006/relationships/hyperlink" Target="https://morrison-lab.github.io/pds/expectation.html#def-risk" TargetMode="External"/><Relationship Id="rId105" Type="http://schemas.openxmlformats.org/officeDocument/2006/relationships/hyperlink" Target="https://morrison-lab.github.io/pds/expectation.html#thm-lie" TargetMode="External"/><Relationship Id="rId120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84" Type="http://schemas.openxmlformats.org/officeDocument/2006/relationships/hyperlink" Target="https://morrison-lab.github.io/pds/random-variables.html#def-cdf" TargetMode="External"/><Relationship Id="rId87" Type="http://schemas.openxmlformats.org/officeDocument/2006/relationships/hyperlink" Target="https://morrison-lab.github.io/pds/random-variables.html#def-normal" TargetMode="External"/><Relationship Id="rId125" Type="http://schemas.openxmlformats.org/officeDocument/2006/relationships/hyperlink" Target="https://morrison-lab.github.io/pds/variance-covariance.html#def-variance" TargetMode="External"/><Relationship Id="rId121" Type="http://schemas.openxmlformats.org/officeDocument/2006/relationships/hyperlink" Target="https://morrison-lab.github.io/pds/variance-covariance.html#thm-variance" TargetMode="External"/><Relationship Id="rId305" Type="http://schemas.openxmlformats.org/officeDocument/2006/relationships/hyperlink" Target="https://www.gastonsanchez.com/matrix4sl/" TargetMode="External"/><Relationship Id="rId247" Type="http://schemas.openxmlformats.org/officeDocument/2006/relationships/hyperlink" Target="https://www.gastonsanchez.com/matrix4sl/cross-products.html#cross-products" TargetMode="External"/><Relationship Id="rId25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6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2026-10-17T09:45:46Z</dcterms:created>
  <dcterms:modified xsi:type="dcterms:W3CDTF">2026-10-17T09:45:46Z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