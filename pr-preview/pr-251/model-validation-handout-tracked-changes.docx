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covariate value and an outcome</w:t>
      </w:r>
      <w:r>
        <w:t xml:space="preserve"> </w:t>
      </w:r>
      <w:r>
        <w:t xml:space="preserve">drawn from the same population as the observations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8"/>
    <w:bookmarkStart w:id="29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29"/>
    <w:bookmarkStart w:id="32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0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1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"/>
    <w:bookmarkStart w:id="3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mean squared error.</w:t>
      </w:r>
    </w:p>
    <w:bookmarkEnd w:id="34"/>
    <w:bookmarkStart w:id="36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7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7"/>
    <w:bookmarkStart w:id="39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0"/>
    <w:bookmarkStart w:id="43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2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6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7"/>
    <w:bookmarkStart w:id="59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8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2"/>
    <w:bookmarkStart w:id="64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mean squared error). </w:t>
      </w:r>
      <w:r>
        <w:t xml:space="preserve">The expected prediction error is the</w:t>
      </w:r>
      <w:r>
        <w:t xml:space="preserve"> </w:t>
      </w:r>
      <w:hyperlink r:id="rId41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mean squared error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5">
        <w:r>
          <w:rPr>
            <w:rStyle w:val="Hyperlink"/>
          </w:rPr>
          <w:t xml:space="preserve">mean squared error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mean squared error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6"/>
    <w:bookmarkStart w:id="6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7"/>
    <w:bookmarkStart w:id="6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8"/>
    <w:bookmarkStart w:id="7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0"/>
    <w:bookmarkStart w:id="72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4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3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5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9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7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0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0"/>
    <w:bookmarkStart w:id="81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1"/>
    <w:bookmarkStart w:id="82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2"/>
    <w:bookmarkStart w:id="83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3"/>
    <w:bookmarkStart w:id="87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7"/>
    <w:bookmarkStart w:id="88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8"/>
    <w:bookmarkStart w:id="91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0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1"/>
    <w:bookmarkStart w:id="93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2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4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6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0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6"/>
    <w:bookmarkStart w:id="98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7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99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99"/>
    <w:bookmarkStart w:id="100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0"/>
    <w:bookmarkStart w:id="102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1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(The held-out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61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18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18"/>
    <w:bookmarkStart w:id="119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9"/>
    <w:bookmarkStart w:id="121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2"/>
    <w:bookmarkStart w:id="124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6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6"/>
    <w:bookmarkStart w:id="137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mean squared errors;</w:t>
      </w:r>
      <w:r>
        <w:t xml:space="preserve"> </w:t>
      </w:r>
      <w:r>
        <w:t xml:space="preserve">under absolute-error loss, they are mean absolute errors.</w:t>
      </w:r>
    </w:p>
    <w:bookmarkEnd w:id="137"/>
    <w:bookmarkStart w:id="160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0"/>
    <w:bookmarkEnd w:id="161"/>
    <w:bookmarkStart w:id="1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2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2"/>
    <w:bookmarkStart w:id="163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3"/>
    <w:bookmarkStart w:id="165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6"/>
    <w:bookmarkStart w:id="168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bookmarkStart w:id="170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1"/>
    <w:bookmarkStart w:id="173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2"/>
    </w:p>
    <w:bookmarkEnd w:id="173"/>
    <w:bookmarkStart w:id="174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4"/>
    <w:bookmarkStart w:id="175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5"/>
    <w:bookmarkStart w:id="176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6"/>
    <w:bookmarkStart w:id="178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7"/>
    </w:p>
    <w:bookmarkEnd w:id="178"/>
    <w:bookmarkStart w:id="179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5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bookmarkStart w:id="186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6"/>
    <w:bookmarkStart w:id="187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7"/>
    <w:bookmarkStart w:id="188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8"/>
    <w:bookmarkStart w:id="193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3"/>
    <w:bookmarkStart w:id="196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6"/>
    <w:bookmarkEnd w:id="197"/>
    <w:bookmarkStart w:id="225" w:name="sec-loocv"/>
    <w:p>
      <w:pPr>
        <w:pStyle w:val="Heading2"/>
      </w:pPr>
      <w:r>
        <w:t xml:space="preserve">7 Leave-one-out cross-validation</w:t>
      </w:r>
    </w:p>
    <w:bookmarkStart w:id="198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198"/>
    <w:bookmarkStart w:id="199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9"/>
    <w:bookmarkStart w:id="201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1"/>
    <w:bookmarkStart w:id="2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4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3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bookmarkStart w:id="206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5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6"/>
    <w:bookmarkStart w:id="208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7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0"/>
    <w:bookmarkStart w:id="213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3"/>
    <w:bookmarkStart w:id="216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8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18"/>
    <w:bookmarkStart w:id="221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3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2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2"/>
    <w:bookmarkStart w:id="223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8.9e-15,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lem-loocv-not-random">
        <w:del w:id="4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7.1e-15,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lem-loocv-not-random">
        <w:ins w:id="9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23"/>
    <w:bookmarkStart w:id="224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4"/>
    <w:bookmarkEnd w:id="225"/>
    <w:bookmarkStart w:id="254" w:name="sec-cv-model-choice"/>
    <w:p>
      <w:pPr>
        <w:pStyle w:val="Heading2"/>
      </w:pPr>
      <w:r>
        <w:t xml:space="preserve">8 Choosing a model by cross-validation</w:t>
      </w:r>
    </w:p>
    <w:bookmarkStart w:id="227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2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2"/>
    <w:bookmarkStart w:id="233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3"/>
    <w:bookmarkStart w:id="236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6"/>
    <w:bookmarkStart w:id="239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0"/>
    <w:bookmarkStart w:id="242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2"/>
    <w:bookmarkStart w:id="244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6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48"/>
    <w:bookmarkStart w:id="253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3"/>
    <w:bookmarkEnd w:id="254"/>
    <w:bookmarkStart w:id="261" w:name="sec-cv-whole-procedure"/>
    <w:p>
      <w:pPr>
        <w:pStyle w:val="Heading2"/>
      </w:pPr>
      <w:r>
        <w:t xml:space="preserve">9 Cross-validating the whole procedure</w:t>
      </w:r>
    </w:p>
    <w:bookmarkStart w:id="257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7"/>
    <w:bookmarkStart w:id="258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8"/>
    <w:bookmarkStart w:id="260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0"/>
    <w:bookmarkEnd w:id="261"/>
    <w:bookmarkStart w:id="26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2"/>
    <w:bookmarkStart w:id="270" w:name="references"/>
    <w:p>
      <w:pPr>
        <w:pStyle w:val="Heading2"/>
      </w:pPr>
      <w:r>
        <w:t xml:space="preserve">References</w:t>
      </w:r>
    </w:p>
    <w:bookmarkStart w:id="269" w:name="refs"/>
    <w:bookmarkStart w:id="26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4"/>
    <w:bookmarkStart w:id="26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6"/>
    <w:bookmarkStart w:id="26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8"/>
    <w:bookmarkEnd w:id="269"/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7" Type="http://schemas.openxmlformats.org/officeDocument/2006/relationships/image" Target="media/rId157.png"/><Relationship Id="rId189" Type="http://schemas.openxmlformats.org/officeDocument/2006/relationships/image" Target="media/rId189.png"/><Relationship Id="rId249" Type="http://schemas.openxmlformats.org/officeDocument/2006/relationships/image" Target="media/rId249.png"/><Relationship Id="rId109" Type="http://schemas.openxmlformats.org/officeDocument/2006/relationships/image" Target="media/rId109.png"/><Relationship Id="rId139" Type="http://schemas.openxmlformats.org/officeDocument/2006/relationships/image" Target="media/rId139.png"/><Relationship Id="rId143" Type="http://schemas.openxmlformats.org/officeDocument/2006/relationships/image" Target="media/rId143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214" Type="http://schemas.openxmlformats.org/officeDocument/2006/relationships/hyperlink" Target="correlation-regression.qmd#def-ols" TargetMode="External"/><Relationship Id="rId205" Type="http://schemas.openxmlformats.org/officeDocument/2006/relationships/hyperlink" Target="correlation-regression.qmd#def-slr-covariate-vector" TargetMode="External"/><Relationship Id="rId217" Type="http://schemas.openxmlformats.org/officeDocument/2006/relationships/hyperlink" Target="correlation-regression.qmd#thm-ols-slr-vector" TargetMode="External"/><Relationship Id="rId241" Type="http://schemas.openxmlformats.org/officeDocument/2006/relationships/hyperlink" Target="estimation.qmd#def-SE" TargetMode="External"/><Relationship Id="rId76" Type="http://schemas.openxmlformats.org/officeDocument/2006/relationships/hyperlink" Target="estimation.qmd#def-bias" TargetMode="External"/><Relationship Id="rId77" Type="http://schemas.openxmlformats.org/officeDocument/2006/relationships/hyperlink" Target="estimation.qmd#def-estimator" TargetMode="External"/><Relationship Id="rId65" Type="http://schemas.openxmlformats.org/officeDocument/2006/relationships/hyperlink" Target="estimation.qmd#def-mse" TargetMode="External"/><Relationship Id="rId237" Type="http://schemas.openxmlformats.org/officeDocument/2006/relationships/hyperlink" Target="exploratory-descriptive.qmd#def-sample-sd" TargetMode="External"/><Relationship Id="rId259" Type="http://schemas.openxmlformats.org/officeDocument/2006/relationships/hyperlink" Target="exploratory-descriptive.qmd#def-standardization" TargetMode="External"/><Relationship Id="rId263" Type="http://schemas.openxmlformats.org/officeDocument/2006/relationships/hyperlink" Target="https://doi.org/10.1007/978-0-387-84858-7" TargetMode="External"/><Relationship Id="rId265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morrison-lab.github.io/lds/chapters/big-ideas.html#def-test-set" TargetMode="External"/><Relationship Id="rId133" Type="http://schemas.openxmlformats.org/officeDocument/2006/relationships/hyperlink" Target="https://morrison-lab.github.io/lds/chapters/big-ideas.html#def-training-set" TargetMode="External"/><Relationship Id="rId134" Type="http://schemas.openxmlformats.org/officeDocument/2006/relationships/hyperlink" Target="https://morrison-lab.github.io/lds/chapters/big-ideas.html#def-validation-set" TargetMode="External"/><Relationship Id="rId30" Type="http://schemas.openxmlformats.org/officeDocument/2006/relationships/hyperlink" Target="https://morrison-lab.github.io/pds/expectation.html#def-loss-function" TargetMode="External"/><Relationship Id="rId95" Type="http://schemas.openxmlformats.org/officeDocument/2006/relationships/hyperlink" Target="https://morrison-lab.github.io/pds/expectation.html#def-risk" TargetMode="External"/><Relationship Id="rId69" Type="http://schemas.openxmlformats.org/officeDocument/2006/relationships/hyperlink" Target="https://morrison-lab.github.io/pds/expectation.html#thm-lie" TargetMode="External"/><Relationship Id="rId84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89" Type="http://schemas.openxmlformats.org/officeDocument/2006/relationships/hyperlink" Target="https://morrison-lab.github.io/pds/variance-covariance.html#def-variance" TargetMode="External"/><Relationship Id="rId85" Type="http://schemas.openxmlformats.org/officeDocument/2006/relationships/hyperlink" Target="https://morrison-lab.github.io/pds/variance-covariance.html#thm-variance" TargetMode="External"/><Relationship Id="rId267" Type="http://schemas.openxmlformats.org/officeDocument/2006/relationships/hyperlink" Target="https://www.gastonsanchez.com/matrix4sl/" TargetMode="External"/><Relationship Id="rId209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3" Type="http://schemas.openxmlformats.org/officeDocument/2006/relationships/hyperlink" Target="prediction.qmd#def-prediction-error" TargetMode="External"/><Relationship Id="rId41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4" Type="http://schemas.openxmlformats.org/officeDocument/2006/relationships/hyperlink" Target="correlation-regression.qmd#def-ols" TargetMode="External"/><Relationship Id="rId205" Type="http://schemas.openxmlformats.org/officeDocument/2006/relationships/hyperlink" Target="correlation-regression.qmd#def-slr-covariate-vector" TargetMode="External"/><Relationship Id="rId217" Type="http://schemas.openxmlformats.org/officeDocument/2006/relationships/hyperlink" Target="correlation-regression.qmd#thm-ols-slr-vector" TargetMode="External"/><Relationship Id="rId241" Type="http://schemas.openxmlformats.org/officeDocument/2006/relationships/hyperlink" Target="estimation.qmd#def-SE" TargetMode="External"/><Relationship Id="rId76" Type="http://schemas.openxmlformats.org/officeDocument/2006/relationships/hyperlink" Target="estimation.qmd#def-bias" TargetMode="External"/><Relationship Id="rId77" Type="http://schemas.openxmlformats.org/officeDocument/2006/relationships/hyperlink" Target="estimation.qmd#def-estimator" TargetMode="External"/><Relationship Id="rId65" Type="http://schemas.openxmlformats.org/officeDocument/2006/relationships/hyperlink" Target="estimation.qmd#def-mse" TargetMode="External"/><Relationship Id="rId237" Type="http://schemas.openxmlformats.org/officeDocument/2006/relationships/hyperlink" Target="exploratory-descriptive.qmd#def-sample-sd" TargetMode="External"/><Relationship Id="rId259" Type="http://schemas.openxmlformats.org/officeDocument/2006/relationships/hyperlink" Target="exploratory-descriptive.qmd#def-standardization" TargetMode="External"/><Relationship Id="rId263" Type="http://schemas.openxmlformats.org/officeDocument/2006/relationships/hyperlink" Target="https://doi.org/10.1007/978-0-387-84858-7" TargetMode="External"/><Relationship Id="rId265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morrison-lab.github.io/lds/chapters/big-ideas.html#def-test-set" TargetMode="External"/><Relationship Id="rId133" Type="http://schemas.openxmlformats.org/officeDocument/2006/relationships/hyperlink" Target="https://morrison-lab.github.io/lds/chapters/big-ideas.html#def-training-set" TargetMode="External"/><Relationship Id="rId134" Type="http://schemas.openxmlformats.org/officeDocument/2006/relationships/hyperlink" Target="https://morrison-lab.github.io/lds/chapters/big-ideas.html#def-validation-set" TargetMode="External"/><Relationship Id="rId30" Type="http://schemas.openxmlformats.org/officeDocument/2006/relationships/hyperlink" Target="https://morrison-lab.github.io/pds/expectation.html#def-loss-function" TargetMode="External"/><Relationship Id="rId95" Type="http://schemas.openxmlformats.org/officeDocument/2006/relationships/hyperlink" Target="https://morrison-lab.github.io/pds/expectation.html#def-risk" TargetMode="External"/><Relationship Id="rId69" Type="http://schemas.openxmlformats.org/officeDocument/2006/relationships/hyperlink" Target="https://morrison-lab.github.io/pds/expectation.html#thm-lie" TargetMode="External"/><Relationship Id="rId84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89" Type="http://schemas.openxmlformats.org/officeDocument/2006/relationships/hyperlink" Target="https://morrison-lab.github.io/pds/variance-covariance.html#def-variance" TargetMode="External"/><Relationship Id="rId85" Type="http://schemas.openxmlformats.org/officeDocument/2006/relationships/hyperlink" Target="https://morrison-lab.github.io/pds/variance-covariance.html#thm-variance" TargetMode="External"/><Relationship Id="rId267" Type="http://schemas.openxmlformats.org/officeDocument/2006/relationships/hyperlink" Target="https://www.gastonsanchez.com/matrix4sl/" TargetMode="External"/><Relationship Id="rId209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3" Type="http://schemas.openxmlformats.org/officeDocument/2006/relationships/hyperlink" Target="prediction.qmd#def-prediction-error" TargetMode="External"/><Relationship Id="rId41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2026-10-16T10:38:04Z</dcterms:created>
  <dcterms:modified xsi:type="dcterms:W3CDTF">2026-10-16T10:38:04Z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