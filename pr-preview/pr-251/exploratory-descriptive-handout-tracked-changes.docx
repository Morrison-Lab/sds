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Exploratory Data Analysis</w:t>
      </w:r>
    </w:p>
    <w:p>
      <w:pPr>
        <w:pStyle w:val="Date"/>
      </w:pPr>
      <w:del w:id="1" w:author="PR Preview" w:date="2026-01-01T00:00:00Z">
        <w:r>
          <w:delText xml:space="preserve">Last modified: 2026-10-16 03:14:48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03:17:55 (PDT)</w:t>
        </w:r>
      </w:ins>
    </w:p>
    <w:bookmarkStart w:id="24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Before fitting a model,</w:t>
      </w:r>
      <w:r>
        <w:t xml:space="preserve"> </w:t>
      </w:r>
      <w:r>
        <w:t xml:space="preserve">it is good practice to explore and summarize the data.</w:t>
      </w:r>
      <w:r>
        <w:t xml:space="preserve"> </w:t>
      </w:r>
      <w:r>
        <w:t xml:space="preserve">Exploratory data analysis (EDA) serves several purposes:</w:t>
      </w:r>
    </w:p>
    <w:p>
      <w:pPr>
        <w:pStyle w:val="Compact"/>
        <w:numPr>
          <w:ilvl w:val="0"/>
          <w:numId w:val="1001"/>
        </w:numPr>
      </w:pPr>
      <w:r>
        <w:t xml:space="preserve">understanding the distribution of each variable individually;</w:t>
      </w:r>
    </w:p>
    <w:p>
      <w:pPr>
        <w:pStyle w:val="Compact"/>
        <w:numPr>
          <w:ilvl w:val="0"/>
          <w:numId w:val="1001"/>
        </w:numPr>
      </w:pPr>
      <w:r>
        <w:t xml:space="preserve">detecting unusual values, outliers, and missing data;</w:t>
      </w:r>
    </w:p>
    <w:p>
      <w:pPr>
        <w:pStyle w:val="Compact"/>
        <w:numPr>
          <w:ilvl w:val="0"/>
          <w:numId w:val="1001"/>
        </w:numPr>
      </w:pPr>
      <w:r>
        <w:t xml:space="preserve">identifying patterns and relationships among variables;</w:t>
      </w:r>
    </w:p>
    <w:p>
      <w:pPr>
        <w:pStyle w:val="Compact"/>
        <w:numPr>
          <w:ilvl w:val="0"/>
          <w:numId w:val="1001"/>
        </w:numPr>
      </w:pPr>
      <w:r>
        <w:t xml:space="preserve">motivating choices of model structure, such as transformations;</w:t>
      </w:r>
    </w:p>
    <w:p>
      <w:pPr>
        <w:pStyle w:val="Compact"/>
        <w:numPr>
          <w:ilvl w:val="0"/>
          <w:numId w:val="1001"/>
        </w:numPr>
      </w:pPr>
      <w:r>
        <w:t xml:space="preserve">providing context for interpreting model results.</w:t>
      </w:r>
    </w:p>
    <w:p>
      <w:pPr>
        <w:pStyle w:val="FirstParagraph"/>
      </w:pPr>
      <w:r>
        <w:t xml:space="preserve">This page is adapted from</w:t>
      </w:r>
      <w:r>
        <w:t xml:space="preserve"> </w:t>
      </w:r>
      <w:r>
        <w:t xml:space="preserve">(Vittinghoff et al. 2012, chap. 2)</w:t>
      </w:r>
      <w:r>
        <w:t xml:space="preserve">.</w:t>
      </w:r>
    </w:p>
    <w:bookmarkStart w:id="12" w:name="sec-wcgs-data"/>
    <w:p>
      <w:pPr>
        <w:pStyle w:val="Heading3"/>
      </w:pPr>
      <w:r>
        <w:t xml:space="preserve">1.1 The WCGS data</w:t>
      </w:r>
    </w:p>
    <w:p>
      <w:pPr>
        <w:pStyle w:val="FirstParagraph"/>
      </w:pPr>
      <w:r>
        <w:t xml:space="preserve">This page illustrates exploratory data analysis</w:t>
      </w:r>
      <w:r>
        <w:t xml:space="preserve"> </w:t>
      </w:r>
      <w:r>
        <w:t xml:space="preserve">using data from the Western Collaborative Group Study (WCGS)</w:t>
      </w:r>
      <w:r>
        <w:t xml:space="preserve"> </w:t>
      </w:r>
      <w:r>
        <w:t xml:space="preserve">(Rosenman et al. 1975)</w:t>
      </w:r>
      <w:r>
        <w:t xml:space="preserve">.</w:t>
      </w:r>
      <w:r>
        <w:t xml:space="preserve"> </w:t>
      </w:r>
      <w:r>
        <w:t xml:space="preserve">Vittinghoff et al. (2012, 9)</w:t>
      </w:r>
      <w:r>
        <w:t xml:space="preserve"> </w:t>
      </w:r>
      <w:r>
        <w:t xml:space="preserve">describe the study this way:</w:t>
      </w:r>
    </w:p>
    <w:p>
      <w:pPr>
        <w:pStyle w:val="BlockText"/>
      </w:pPr>
      <w:r>
        <w:t xml:space="preserve">The Western Collaborative Group Study (WCGS) was a large</w:t>
      </w:r>
      <w:r>
        <w:t xml:space="preserve"> </w:t>
      </w:r>
      <w:r>
        <w:t xml:space="preserve">epidemiological study designed to investigate the association between</w:t>
      </w:r>
      <w:r>
        <w:t xml:space="preserve"> </w:t>
      </w:r>
      <w:r>
        <w:t xml:space="preserve">the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 pattern and coronary heart disease (CHD).</w:t>
      </w:r>
    </w:p>
    <w:bookmarkStart w:id="9" w:name="exr-def-type-A"/>
    <w:p>
      <w:pPr>
        <w:pStyle w:val="FirstParagraph"/>
      </w:pPr>
      <w:r>
        <w:rPr>
          <w:b/>
          <w:bCs/>
        </w:rPr>
        <w:t xml:space="preserve">Exercise 1 (Type A behavior)</w:t>
      </w:r>
      <w:r>
        <w:t xml:space="preserve"> </w:t>
      </w:r>
      <w:r>
        <w:t xml:space="preserve">What is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behavior?</w:t>
      </w:r>
    </w:p>
    <w:bookmarkEnd w:id="9"/>
    <w:bookmarkStart w:id="11" w:name="sol-def-type-A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From Wikipedia’s article</w:t>
      </w:r>
      <w:r>
        <w:t xml:space="preserve"> </w:t>
      </w:r>
      <w:hyperlink r:id="rId10">
        <w:r>
          <w:rPr>
            <w:rStyle w:val="Hyperlink"/>
          </w:rPr>
          <w:t xml:space="preserve">“Type A and Type B personality theory”</w:t>
        </w:r>
      </w:hyperlink>
      <w:r>
        <w:t xml:space="preserve">:</w:t>
      </w:r>
    </w:p>
    <w:p>
      <w:pPr>
        <w:pStyle w:val="BlockText"/>
      </w:pPr>
      <w:r>
        <w:t xml:space="preserve">The hypothesis describes Type A individuals as outgoing, ambitious,</w:t>
      </w:r>
      <w:r>
        <w:t xml:space="preserve"> </w:t>
      </w:r>
      <w:r>
        <w:t xml:space="preserve">rigidly organized, highly status-conscious, impatient, anxious,</w:t>
      </w:r>
      <w:r>
        <w:t xml:space="preserve"> </w:t>
      </w:r>
      <w:r>
        <w:t xml:space="preserve">proactive, and concerned with time management….</w:t>
      </w:r>
    </w:p>
    <w:p>
      <w:pPr>
        <w:pStyle w:val="BlockText"/>
      </w:pPr>
      <w:r>
        <w:t xml:space="preserve">The hypothesis describes Type B individuals as a contrast to those of</w:t>
      </w:r>
      <w:r>
        <w:t xml:space="preserve"> </w:t>
      </w:r>
      <w:r>
        <w:t xml:space="preserve">Type A. Type B personalities, by definition, are noted to live at lower</w:t>
      </w:r>
      <w:r>
        <w:t xml:space="preserve"> </w:t>
      </w:r>
      <w:r>
        <w:t xml:space="preserve">stress levels. They typically work steadily and may enjoy achievement,</w:t>
      </w:r>
      <w:r>
        <w:t xml:space="preserve"> </w:t>
      </w:r>
      <w:r>
        <w:t xml:space="preserve">although they have a greater tendency to disregard physical or mental</w:t>
      </w:r>
      <w:r>
        <w:t xml:space="preserve"> </w:t>
      </w:r>
      <w:r>
        <w:t xml:space="preserve">stress when they do not achieve.</w:t>
      </w:r>
    </w:p>
    <w:bookmarkEnd w:id="11"/>
    <w:bookmarkEnd w:id="12"/>
    <w:bookmarkStart w:id="13" w:name="study-design"/>
    <w:p>
      <w:pPr>
        <w:pStyle w:val="Heading3"/>
      </w:pPr>
      <w:r>
        <w:t xml:space="preserve">1.2 Study design</w:t>
      </w:r>
    </w:p>
    <w:p>
      <w:pPr>
        <w:pStyle w:val="FirstParagraph"/>
      </w:pPr>
      <w:r>
        <w:t xml:space="preserve">The WCGS began in 1960 with 3,524 male volunteers</w:t>
      </w:r>
      <w:r>
        <w:t xml:space="preserve"> </w:t>
      </w:r>
      <w:r>
        <w:t xml:space="preserve">employed by 11 California companies.</w:t>
      </w:r>
      <w:r>
        <w:t xml:space="preserve"> </w:t>
      </w:r>
      <w:r>
        <w:t xml:space="preserve">Participants were 39 to 59 years old</w:t>
      </w:r>
      <w:r>
        <w:t xml:space="preserve"> </w:t>
      </w:r>
      <w:r>
        <w:t xml:space="preserve">and free of heart disease, as determined by electrocardiogram.</w:t>
      </w:r>
      <w:r>
        <w:t xml:space="preserve"> </w:t>
      </w:r>
      <w:r>
        <w:t xml:space="preserve">After the initial screening,</w:t>
      </w:r>
      <w:r>
        <w:t xml:space="preserve"> </w:t>
      </w:r>
      <w:r>
        <w:t xml:space="preserve">various exclusions reduced the study population to 3,154 men</w:t>
      </w:r>
      <w:r>
        <w:t xml:space="preserve"> </w:t>
      </w:r>
      <w:r>
        <w:t xml:space="preserve">and the number of companies to 10.</w:t>
      </w:r>
      <w:r>
        <w:t xml:space="preserve"> </w:t>
      </w:r>
      <w:r>
        <w:t xml:space="preserve">The cohort comprised both blue- and white-collar employees.</w:t>
      </w:r>
      <w:r>
        <w:t xml:space="preserve"> </w:t>
      </w:r>
      <w:r>
        <w:t xml:space="preserve">Average follow-up was 8.5 years, with repeat examinations.</w:t>
      </w:r>
    </w:p>
    <w:p>
      <w:pPr>
        <w:pStyle w:val="BodyText"/>
      </w:pPr>
      <w:r>
        <w:t xml:space="preserve">This description paraphrases the help page for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dataset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faraway</w:t>
      </w:r>
      <w:r>
        <w:t xml:space="preserve"> </w:t>
      </w:r>
      <w:r>
        <w:t xml:space="preserve">R package.</w:t>
      </w:r>
    </w:p>
    <w:p>
      <w:pPr>
        <w:pStyle w:val="BodyText"/>
      </w:pPr>
      <w:r>
        <w:t xml:space="preserve">At baseline, the study collected:</w:t>
      </w:r>
    </w:p>
    <w:p>
      <w:pPr>
        <w:pStyle w:val="Compact"/>
        <w:numPr>
          <w:ilvl w:val="0"/>
          <w:numId w:val="1002"/>
        </w:numPr>
      </w:pPr>
      <w:r>
        <w:t xml:space="preserve">socio-demographic characteristics:</w:t>
      </w:r>
      <w:r>
        <w:t xml:space="preserve"> </w:t>
      </w:r>
      <w:r>
        <w:t xml:space="preserve">age, education, marital status, income, and occupation;</w:t>
      </w:r>
    </w:p>
    <w:p>
      <w:pPr>
        <w:pStyle w:val="Compact"/>
        <w:numPr>
          <w:ilvl w:val="0"/>
          <w:numId w:val="1002"/>
        </w:numPr>
      </w:pPr>
      <w:r>
        <w:t xml:space="preserve">physical and physiological measurements:</w:t>
      </w:r>
      <w:r>
        <w:t xml:space="preserve"> </w:t>
      </w:r>
      <w:r>
        <w:t xml:space="preserve">height, weight, blood pressure, electrocardiogram, and corneal arcus;</w:t>
      </w:r>
    </w:p>
    <w:p>
      <w:pPr>
        <w:pStyle w:val="Compact"/>
        <w:numPr>
          <w:ilvl w:val="0"/>
          <w:numId w:val="1002"/>
        </w:numPr>
      </w:pPr>
      <w:r>
        <w:t xml:space="preserve">biochemical measurements:</w:t>
      </w:r>
      <w:r>
        <w:t xml:space="preserve"> </w:t>
      </w:r>
      <w:r>
        <w:t xml:space="preserve">cholesterol and lipoprotein fractions;</w:t>
      </w:r>
    </w:p>
    <w:p>
      <w:pPr>
        <w:pStyle w:val="Compact"/>
        <w:numPr>
          <w:ilvl w:val="0"/>
          <w:numId w:val="1002"/>
        </w:numPr>
      </w:pPr>
      <w:r>
        <w:t xml:space="preserve">medical and family history, and use of medications;</w:t>
      </w:r>
    </w:p>
    <w:p>
      <w:pPr>
        <w:pStyle w:val="Compact"/>
        <w:numPr>
          <w:ilvl w:val="0"/>
          <w:numId w:val="1002"/>
        </w:numPr>
      </w:pPr>
      <w:r>
        <w:t xml:space="preserve">behavioral data:</w:t>
      </w:r>
      <w:r>
        <w:t xml:space="preserve"> </w:t>
      </w:r>
      <w:r>
        <w:t xml:space="preserve">the Type A interview, smoking, exercise, and alcohol use.</w:t>
      </w:r>
    </w:p>
    <w:p>
      <w:pPr>
        <w:pStyle w:val="FirstParagraph"/>
      </w:pPr>
      <w:r>
        <w:t xml:space="preserve">Later surveys added anthropometry, triglycerides,</w:t>
      </w:r>
      <w:r>
        <w:t xml:space="preserve"> </w:t>
      </w:r>
      <w:r>
        <w:t xml:space="preserve">the Jenkins Activity Survey, and caffeine use.</w:t>
      </w:r>
    </w:p>
    <w:bookmarkEnd w:id="13"/>
    <w:bookmarkStart w:id="14" w:name="sec-load-wcgs"/>
    <w:p>
      <w:pPr>
        <w:pStyle w:val="Heading3"/>
      </w:pPr>
      <w:r>
        <w:t xml:space="preserve">1.3 Loading the data</w:t>
      </w:r>
    </w:p>
    <w:p>
      <w:pPr>
        <w:pStyle w:val="FirstParagraph"/>
      </w:pPr>
      <w:r>
        <w:t xml:space="preserve">The WCGS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"https://regression.ucsf.edu/sites/g/files/tkssra16191/files/wysiwyg/home/data/wcgs.dta"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22</w:t>
      </w:r>
      <w:r>
        <w:br/>
      </w:r>
      <w:r>
        <w:rPr>
          <w:rStyle w:val="CommentTok"/>
        </w:rPr>
        <w:t xml:space="preserve">#&gt;     age arcus behpat   bmi chd69  chol   dbp dibpat height    id lnsbp lnwght</w:t>
      </w:r>
      <w:r>
        <w:br/>
      </w:r>
      <w:r>
        <w:rPr>
          <w:rStyle w:val="CommentTok"/>
        </w:rPr>
        <w:t xml:space="preserve">#&gt;   &lt;dbl&gt; &lt;dbl&gt; &lt;fct&gt;  &lt;dbl&gt; &lt;fct&gt; &lt;dbl&gt; &lt;dbl&gt; &lt;fct&gt;   &lt;dbl&gt; &lt;dbl&gt; &lt;dbl&gt;  &lt;dbl&gt;</w:t>
      </w:r>
      <w:r>
        <w:br/>
      </w:r>
      <w:r>
        <w:rPr>
          <w:rStyle w:val="CommentTok"/>
        </w:rPr>
        <w:t xml:space="preserve">#&gt; 1    50     1 A1      31.3 No      249    90 Type A     67  2343  4.88   5.30</w:t>
      </w:r>
      <w:r>
        <w:br/>
      </w:r>
      <w:r>
        <w:rPr>
          <w:rStyle w:val="CommentTok"/>
        </w:rPr>
        <w:t xml:space="preserve">#&gt; 2    51     0 A1      25.3 No      194    74 Type A     73  3656  4.79   5.26</w:t>
      </w:r>
      <w:r>
        <w:br/>
      </w:r>
      <w:r>
        <w:rPr>
          <w:rStyle w:val="CommentTok"/>
        </w:rPr>
        <w:t xml:space="preserve">#&gt; 3    59     1 A1      28.7 No      258    94 Type A     70  3526  5.06   5.30</w:t>
      </w:r>
      <w:r>
        <w:br/>
      </w:r>
      <w:r>
        <w:rPr>
          <w:rStyle w:val="CommentTok"/>
        </w:rPr>
        <w:t xml:space="preserve">#&gt; 4    51     1 A1      22.1 No      173    80 Type A     69 22057  4.84   5.01</w:t>
      </w:r>
      <w:r>
        <w:br/>
      </w:r>
      <w:r>
        <w:rPr>
          <w:rStyle w:val="CommentTok"/>
        </w:rPr>
        <w:t xml:space="preserve">#&gt; 5    44     0 A1      22.3 No      214    80 Type A     71 12927  4.84   5.08</w:t>
      </w:r>
      <w:r>
        <w:br/>
      </w:r>
      <w:r>
        <w:rPr>
          <w:rStyle w:val="CommentTok"/>
        </w:rPr>
        <w:t xml:space="preserve">#&gt; 6    47     0 A1      27.1 No      206    76 Type A     64 16029  4.75   5.06</w:t>
      </w:r>
      <w:r>
        <w:br/>
      </w:r>
      <w:r>
        <w:rPr>
          <w:rStyle w:val="CommentTok"/>
        </w:rPr>
        <w:t xml:space="preserve">#&gt; # ℹ 10 more variables: ncigs &lt;dbl&gt;, sbp &lt;dbl&gt;, smoke &lt;fct&gt;, t1 &lt;dbl&gt;,</w:t>
      </w:r>
      <w:r>
        <w:br/>
      </w:r>
      <w:r>
        <w:rPr>
          <w:rStyle w:val="CommentTok"/>
        </w:rPr>
        <w:t xml:space="preserve">#&gt; #   time169 &lt;dbl&gt;, typchd69 &lt;dbl&gt;, uni &lt;dbl&gt;, weight &lt;dbl&gt;, wghtcat &lt;fct&gt;,</w:t>
      </w:r>
      <w:r>
        <w:br/>
      </w:r>
      <w:r>
        <w:rPr>
          <w:rStyle w:val="CommentTok"/>
        </w:rPr>
        <w:t xml:space="preserve">#&gt; #   agec &lt;fct&gt;</w:t>
      </w:r>
    </w:p>
    <w:p>
      <w:pPr>
        <w:pStyle w:val="SourceCode"/>
      </w:pPr>
      <w:r>
        <w:rPr>
          <w:rStyle w:val="CommentTok"/>
        </w:rPr>
        <w:t xml:space="preserve"># attach a descriptive label to each variable;</w:t>
      </w:r>
      <w:r>
        <w:br/>
      </w:r>
      <w:r>
        <w:rPr>
          <w:rStyle w:val="CommentTok"/>
        </w:rPr>
        <w:t xml:space="preserve"># gtsummary tables print these labels instead of the column names:</w:t>
      </w:r>
      <w:r>
        <w:br/>
      </w:r>
      <w:r>
        <w:rPr>
          <w:rStyle w:val="NormalTok"/>
        </w:rPr>
        <w:t xml:space="preserve">wcgs_labels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(years)"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"Cholesterol (mg/dL)"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"Diastolic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bmi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"BMI (kg/m^2)"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(lbs)"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ncigs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"Cigarettes per day"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chd69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"CHD event by 1969"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smoke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"Current smoker"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arcus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"Arcus senilis"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dibpat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(A/B)"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behpat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(A1/A2/B3/B4)"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wghtcat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category"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group"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(var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(wcgs_labels))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(wcgs[[var]], </w:t>
      </w:r>
      <w:r>
        <w:rPr>
          <w:rStyle w:val="StringTok"/>
        </w:rPr>
        <w:t xml:space="preserve">"label"</w:t>
      </w:r>
      <w:r>
        <w:rPr>
          <w:rStyle w:val="NormalTok"/>
        </w:rPr>
        <w:t xml:space="preserve">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wcgs_labels[[var]]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wcgs_labels</w:t>
      </w:r>
      <w:r>
        <w:br/>
      </w:r>
      <w:r>
        <w:rPr>
          <w:rStyle w:val="CommentTok"/>
        </w:rPr>
        <w:t xml:space="preserve">#&gt;                                age                               chol </w:t>
      </w:r>
      <w:r>
        <w:br/>
      </w:r>
      <w:r>
        <w:rPr>
          <w:rStyle w:val="CommentTok"/>
        </w:rPr>
        <w:t xml:space="preserve">#&gt;                      "Age (years)"              "Cholesterol (mg/dL)" </w:t>
      </w:r>
      <w:r>
        <w:br/>
      </w:r>
      <w:r>
        <w:rPr>
          <w:rStyle w:val="CommentTok"/>
        </w:rPr>
        <w:t xml:space="preserve">#&gt;                                sbp                                dbp </w:t>
      </w:r>
      <w:r>
        <w:br/>
      </w:r>
      <w:r>
        <w:rPr>
          <w:rStyle w:val="CommentTok"/>
        </w:rPr>
        <w:t xml:space="preserve">#&gt;               "Systolic BP (mmHg)"              "Diastolic BP (mmHg)" </w:t>
      </w:r>
      <w:r>
        <w:br/>
      </w:r>
      <w:r>
        <w:rPr>
          <w:rStyle w:val="CommentTok"/>
        </w:rPr>
        <w:t xml:space="preserve">#&gt;                                bmi                             weight </w:t>
      </w:r>
      <w:r>
        <w:br/>
      </w:r>
      <w:r>
        <w:rPr>
          <w:rStyle w:val="CommentTok"/>
        </w:rPr>
        <w:t xml:space="preserve">#&gt;                     "BMI (kg/m^2)"                     "Weight (lbs)" </w:t>
      </w:r>
      <w:r>
        <w:br/>
      </w:r>
      <w:r>
        <w:rPr>
          <w:rStyle w:val="CommentTok"/>
        </w:rPr>
        <w:t xml:space="preserve">#&gt;                              ncigs                              chd69 </w:t>
      </w:r>
      <w:r>
        <w:br/>
      </w:r>
      <w:r>
        <w:rPr>
          <w:rStyle w:val="CommentTok"/>
        </w:rPr>
        <w:t xml:space="preserve">#&gt;               "Cigarettes per day"                "CHD event by 1969" </w:t>
      </w:r>
      <w:r>
        <w:br/>
      </w:r>
      <w:r>
        <w:rPr>
          <w:rStyle w:val="CommentTok"/>
        </w:rPr>
        <w:t xml:space="preserve">#&gt;                              smoke                              arcus </w:t>
      </w:r>
      <w:r>
        <w:br/>
      </w:r>
      <w:r>
        <w:rPr>
          <w:rStyle w:val="CommentTok"/>
        </w:rPr>
        <w:t xml:space="preserve">#&gt;                   "Current smoker"                    "Arcus senilis" </w:t>
      </w:r>
      <w:r>
        <w:br/>
      </w:r>
      <w:r>
        <w:rPr>
          <w:rStyle w:val="CommentTok"/>
        </w:rPr>
        <w:t xml:space="preserve">#&gt;                             dibpat                             behpat </w:t>
      </w:r>
      <w:r>
        <w:br/>
      </w:r>
      <w:r>
        <w:rPr>
          <w:rStyle w:val="CommentTok"/>
        </w:rPr>
        <w:t xml:space="preserve">#&gt;         "Behavioral pattern (A/B)" "Behavioral pattern (A1/A2/B3/B4)" </w:t>
      </w:r>
      <w:r>
        <w:br/>
      </w:r>
      <w:r>
        <w:rPr>
          <w:rStyle w:val="CommentTok"/>
        </w:rPr>
        <w:t xml:space="preserve">#&gt;                            wghtcat                               agec </w:t>
      </w:r>
      <w:r>
        <w:br/>
      </w:r>
      <w:r>
        <w:rPr>
          <w:rStyle w:val="CommentTok"/>
        </w:rPr>
        <w:t xml:space="preserve">#&gt;                  "Weight category"                        "Age group"</w:t>
      </w:r>
    </w:p>
    <w:p>
      <w:pPr>
        <w:pStyle w:val="FirstParagraph"/>
      </w:pPr>
      <w:r>
        <w:t xml:space="preserve">The dataset has one row per participant:</w:t>
      </w:r>
    </w:p>
    <w:p>
      <w:pPr>
        <w:pStyle w:val="SourceCode"/>
      </w:pP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(wcgs)</w:t>
      </w:r>
      <w:r>
        <w:br/>
      </w:r>
      <w:r>
        <w:rPr>
          <w:rStyle w:val="CommentTok"/>
        </w:rPr>
        <w:t xml:space="preserve">#&gt; Rows: 3,154</w:t>
      </w:r>
      <w:r>
        <w:br/>
      </w:r>
      <w:r>
        <w:rPr>
          <w:rStyle w:val="CommentTok"/>
        </w:rPr>
        <w:t xml:space="preserve">#&gt; Columns: 22</w:t>
      </w:r>
      <w:r>
        <w:br/>
      </w:r>
      <w:r>
        <w:rPr>
          <w:rStyle w:val="CommentTok"/>
        </w:rPr>
        <w:t xml:space="preserve">#&gt; $ age      &lt;dbl&gt; 50, 51, 59, 51, 44, 47, 40, 41, 50, 43, 59, 54, 48, 39, 49, 5…</w:t>
      </w:r>
      <w:r>
        <w:br/>
      </w:r>
      <w:r>
        <w:rPr>
          <w:rStyle w:val="CommentTok"/>
        </w:rPr>
        <w:t xml:space="preserve">#&gt; $ arcus    &lt;dbl&gt; 1, 0, 1, 1, 0, 0, 0, 0, 1, 0, 0, 0, 0, 0, 0, 1, 0, 0, 0, 0, 1…</w:t>
      </w:r>
      <w:r>
        <w:br/>
      </w:r>
      <w:r>
        <w:rPr>
          <w:rStyle w:val="CommentTok"/>
        </w:rPr>
        <w:t xml:space="preserve">#&gt; $ behpat   &lt;fct&gt; A1, A1, A1, A1, A1, A1, A1, A1, A1, A1, A1, A1, A1, A1, A1, A…</w:t>
      </w:r>
      <w:r>
        <w:br/>
      </w:r>
      <w:r>
        <w:rPr>
          <w:rStyle w:val="CommentTok"/>
        </w:rPr>
        <w:t xml:space="preserve">#&gt; $ bmi      &lt;dbl&gt; 31.3210, 25.3286, 28.6939, 22.1487, 22.3130, 27.1177, 23.2420…</w:t>
      </w:r>
      <w:r>
        <w:br/>
      </w:r>
      <w:r>
        <w:rPr>
          <w:rStyle w:val="CommentTok"/>
        </w:rPr>
        <w:t xml:space="preserve">#&gt; $ chd69    &lt;fct&gt; No, No, No, No, No, No, No, No, No, No, No, No, No, Yes, No, …</w:t>
      </w:r>
      <w:r>
        <w:br/>
      </w:r>
      <w:r>
        <w:rPr>
          <w:rStyle w:val="CommentTok"/>
        </w:rPr>
        <w:t xml:space="preserve">#&gt; $ chol     &lt;dbl&gt; 249, 194, 258, 173, 214, 206, 190, 212, 130, 233, 181, 214, 2…</w:t>
      </w:r>
      <w:r>
        <w:br/>
      </w:r>
      <w:r>
        <w:rPr>
          <w:rStyle w:val="CommentTok"/>
        </w:rPr>
        <w:t xml:space="preserve">#&gt; $ dbp      &lt;dbl&gt; 90, 74, 94, 80, 80, 76, 78, 84, 70, 80, 86, 76, 78, 74, 80, 7…</w:t>
      </w:r>
      <w:r>
        <w:br/>
      </w:r>
      <w:r>
        <w:rPr>
          <w:rStyle w:val="CommentTok"/>
        </w:rPr>
        <w:t xml:space="preserve">#&gt; $ dibpat   &lt;fct&gt; Type A, Type A, Type A, Type A, Type A, Type A, Type A, Type …</w:t>
      </w:r>
      <w:r>
        <w:br/>
      </w:r>
      <w:r>
        <w:rPr>
          <w:rStyle w:val="CommentTok"/>
        </w:rPr>
        <w:t xml:space="preserve">#&gt; $ height   &lt;dbl&gt; 67, 73, 70, 69, 71, 64, 70, 70, 71, 68, 72, 67, 71, 70, 73, 7…</w:t>
      </w:r>
      <w:r>
        <w:br/>
      </w:r>
      <w:r>
        <w:rPr>
          <w:rStyle w:val="CommentTok"/>
        </w:rPr>
        <w:t xml:space="preserve">#&gt; $ id       &lt;dbl&gt; 2343, 3656, 3526, 22057, 12927, 16029, 3894, 11389, 12681, 10…</w:t>
      </w:r>
      <w:r>
        <w:br/>
      </w:r>
      <w:r>
        <w:rPr>
          <w:rStyle w:val="CommentTok"/>
        </w:rPr>
        <w:t xml:space="preserve">#&gt; $ lnsbp    &lt;dbl&gt; 4.88280, 4.78749, 5.06259, 4.83628, 4.83628, 4.75359, 4.80402…</w:t>
      </w:r>
      <w:r>
        <w:br/>
      </w:r>
      <w:r>
        <w:rPr>
          <w:rStyle w:val="CommentTok"/>
        </w:rPr>
        <w:t xml:space="preserve">#&gt; $ lnwght   &lt;dbl&gt; 5.29832, 5.25750, 5.29832, 5.01064, 5.07517, 5.06259, 5.08760…</w:t>
      </w:r>
      <w:r>
        <w:br/>
      </w:r>
      <w:r>
        <w:rPr>
          <w:rStyle w:val="CommentTok"/>
        </w:rPr>
        <w:t xml:space="preserve">#&gt; $ ncigs    &lt;dbl&gt; 25, 25, 0, 0, 0, 80, 0, 25, 0, 25, 10, 0, 20, 0, 4, 0, 0, 20,…</w:t>
      </w:r>
      <w:r>
        <w:br/>
      </w:r>
      <w:r>
        <w:rPr>
          <w:rStyle w:val="CommentTok"/>
        </w:rPr>
        <w:t xml:space="preserve">#&gt; $ sbp      &lt;dbl&gt; 132, 120, 158, 126, 126, 116, 122, 130, 112, 120, 130, 118, 1…</w:t>
      </w:r>
      <w:r>
        <w:br/>
      </w:r>
      <w:r>
        <w:rPr>
          <w:rStyle w:val="CommentTok"/>
        </w:rPr>
        <w:t xml:space="preserve">#&gt; $ smoke    &lt;fct&gt; Yes, Yes, No, No, No, Yes, No, Yes, No, Yes, Yes, No, Yes, No…</w:t>
      </w:r>
      <w:r>
        <w:br/>
      </w:r>
      <w:r>
        <w:rPr>
          <w:rStyle w:val="CommentTok"/>
        </w:rPr>
        <w:t xml:space="preserve">#&gt; $ t1       &lt;dbl&gt; -1.633353, -4.063366, 0.639729, 1.121768, 2.425011, -0.787520…</w:t>
      </w:r>
      <w:r>
        <w:br/>
      </w:r>
      <w:r>
        <w:rPr>
          <w:rStyle w:val="CommentTok"/>
        </w:rPr>
        <w:t xml:space="preserve">#&gt; $ time169  &lt;dbl&gt; 1367, 2991, 2960, 3069, 3081, 2114, 2929, 3010, 3104, 2861, 2…</w:t>
      </w:r>
      <w:r>
        <w:br/>
      </w:r>
      <w:r>
        <w:rPr>
          <w:rStyle w:val="CommentTok"/>
        </w:rPr>
        <w:t xml:space="preserve">#&gt; $ typchd69 &lt;dbl&gt; 0, 0, 0, 0, 0, 0, 0, 0, 0, 0, 0, 0, 0, 1, 0, 0, 0, 0, 0, 0, 0…</w:t>
      </w:r>
      <w:r>
        <w:br/>
      </w:r>
      <w:r>
        <w:rPr>
          <w:rStyle w:val="CommentTok"/>
        </w:rPr>
        <w:t xml:space="preserve">#&gt; $ uni      &lt;dbl&gt; 0.4860738, 0.1859543, 0.7277991, 0.6244636, 0.3789776, 0.7355…</w:t>
      </w:r>
      <w:r>
        <w:br/>
      </w:r>
      <w:r>
        <w:rPr>
          <w:rStyle w:val="CommentTok"/>
        </w:rPr>
        <w:t xml:space="preserve">#&gt; $ weight   &lt;dbl&gt; 200, 192, 200, 150, 160, 158, 162, 160, 195, 187, 206, 152, 1…</w:t>
      </w:r>
      <w:r>
        <w:br/>
      </w:r>
      <w:r>
        <w:rPr>
          <w:rStyle w:val="CommentTok"/>
        </w:rPr>
        <w:t xml:space="preserve">#&gt; $ wghtcat  &lt;fct&gt; 170-200, 170-200, 170-200, 140-170, 140-170, 140-170, 140-170…</w:t>
      </w:r>
      <w:r>
        <w:br/>
      </w:r>
      <w:r>
        <w:rPr>
          <w:rStyle w:val="CommentTok"/>
        </w:rPr>
        <w:t xml:space="preserve">#&gt; $ agec     &lt;fct&gt; 46-50, 51-55, 56-60, 51-55, 41-45, 46-50, 35-40, 41-45, 46-50…</w:t>
      </w:r>
    </w:p>
    <w:bookmarkEnd w:id="14"/>
    <w:bookmarkStart w:id="23" w:name="sec-populations-samples"/>
    <w:p>
      <w:pPr>
        <w:pStyle w:val="Heading3"/>
      </w:pPr>
      <w:r>
        <w:t xml:space="preserve">1.4 Populations and samples</w:t>
      </w:r>
    </w:p>
    <w:bookmarkStart w:id="15" w:name="def-population"/>
    <w:p>
      <w:pPr>
        <w:pStyle w:val="FirstParagraph"/>
      </w:pPr>
      <w:r>
        <w:rPr>
          <w:b/>
          <w:bCs/>
        </w:rPr>
        <w:t xml:space="preserve">Definition 1 (Population)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entire collection of units</w:t>
      </w:r>
      <w:r>
        <w:t xml:space="preserve"> </w:t>
      </w:r>
      <w:r>
        <w:t xml:space="preserve">(people, animals, objects, or events) that a study aims to learn about.</w:t>
      </w:r>
    </w:p>
    <w:bookmarkEnd w:id="15"/>
    <w:bookmarkStart w:id="18" w:name="def-population-distribution"/>
    <w:p>
      <w:pPr>
        <w:pStyle w:val="BodyText"/>
      </w:pPr>
      <w:r>
        <w:rPr>
          <w:b/>
          <w:bCs/>
        </w:rPr>
        <w:t xml:space="preserve">Definition 2 (Population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distribution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 unit</w:t>
      </w:r>
      <w:r>
        <w:t xml:space="preserve"> </w:t>
      </w:r>
      <w:hyperlink r:id="rId16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refers to the random choice of the unit.</w:t>
      </w:r>
    </w:p>
    <w:bookmarkEnd w:id="1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population may be finite or infinite.</w:t>
      </w:r>
      <w:r>
        <w:t xml:space="preserve"> </w:t>
      </w:r>
      <w:r>
        <w:t xml:space="preserve">For a finite population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units, with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the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unit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the random choice gives each unit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u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: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An infinite population, such as all the coin flips a coin could ever produce,</w:t>
      </w:r>
      <w:r>
        <w:t xml:space="preserve"> </w:t>
      </w:r>
      <w:r>
        <w:t xml:space="preserve">is described directly by a distribution.</w:t>
      </w:r>
      <w:r>
        <w:t xml:space="preserve"> </w:t>
      </w:r>
      <w:r>
        <w:t xml:space="preserve">The population distribution can equally be described by its</w:t>
      </w:r>
      <w:r>
        <w:t xml:space="preserve"> </w:t>
      </w:r>
      <w:r>
        <w:t xml:space="preserve">cumulative distribution function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]</m:t>
            </m:r>
          </m:e>
        </m:d>
        <m:r>
          <m:t>​</m:t>
        </m:r>
      </m:oMath>
      <w:r>
        <w:t xml:space="preserve"> </w:t>
      </w:r>
      <w:r>
        <w:t xml:space="preserve">or, when it has one, by its probability mass or density function.</w:t>
      </w:r>
    </w:p>
    <w:bookmarkStart w:id="19" w:name="def-sample"/>
    <w:p>
      <w:pPr>
        <w:pStyle w:val="BodyText"/>
      </w:pPr>
      <w:r>
        <w:rPr>
          <w:b/>
          <w:bCs/>
        </w:rPr>
        <w:t xml:space="preserve">Definition 3 (Sample)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sample</w:t>
      </w:r>
      <w:r>
        <w:t xml:space="preserve"> </w:t>
      </w:r>
      <w:r>
        <w:t xml:space="preserve">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observed 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 drawn 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9"/>
    <w:bookmarkStart w:id="21" w:name="def-random-sample"/>
    <w:p>
      <w:pPr>
        <w:pStyle w:val="BodyText"/>
      </w:pPr>
      <w:r>
        <w:rPr>
          <w:b/>
          <w:bCs/>
        </w:rPr>
        <w:t xml:space="preserve">Definition 4 (Random sample)</w:t>
      </w:r>
      <w:r>
        <w:t xml:space="preserve"> </w:t>
      </w:r>
      <w:r>
        <w:t xml:space="preserve">A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random sample</w:t>
      </w:r>
      <w:r>
        <w:t xml:space="preserve"> </w:t>
      </w:r>
      <w:r>
        <w:t xml:space="preserve">when the units are chosen by a chance mechanism</w:t>
      </w:r>
      <w:r>
        <w:t xml:space="preserve"> </w:t>
      </w:r>
      <w:r>
        <w:t xml:space="preserve">such that the observations are</w:t>
      </w:r>
      <w:r>
        <w:t xml:space="preserve"> </w:t>
      </w:r>
      <w:hyperlink r:id="rId20">
        <w:r>
          <w:rPr>
            <w:rStyle w:val="Hyperlink"/>
          </w:rPr>
          <w:t xml:space="preserve">independent and identically distributed</w:t>
        </w:r>
      </w:hyperlink>
      <w:r>
        <w:t xml:space="preserve"> </w:t>
      </w:r>
      <w:r>
        <w:t xml:space="preserve">draws from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iid</m:t>
          </m:r>
          <m:r>
            <m:t> </m:t>
          </m:r>
          <m:r>
            <m:rPr>
              <m:sty m:val="p"/>
            </m:rPr>
            <m:t>P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the population distribution.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Drawing without replacement from a finite population gives observations that are only approximately independent,</w:t>
      </w:r>
      <w:r>
        <w:t xml:space="preserve"> </w:t>
      </w:r>
      <w:r>
        <w:t xml:space="preserve">and nearly so when the population is much larger than the sample.</w:t>
      </w:r>
      <w:r>
        <w:t xml:space="preserve"> </w:t>
      </w:r>
      <w:r>
        <w:t xml:space="preserve">Few real studies draw a perfectly random sample,</w:t>
      </w:r>
      <w:r>
        <w:t xml:space="preserve"> </w:t>
      </w:r>
      <w:r>
        <w:t xml:space="preserve">so conclusions about the population rest on how well the sampling mechanism</w:t>
      </w:r>
      <w:r>
        <w:t xml:space="preserve"> </w:t>
      </w:r>
      <w:r>
        <w:t xml:space="preserve">approximates one.</w:t>
      </w:r>
    </w:p>
    <w:bookmarkStart w:id="22" w:name="exm-population-sample-wcgs"/>
    <w:p>
      <w:pPr>
        <w:pStyle w:val="BodyText"/>
      </w:pPr>
      <w:r>
        <w:rPr>
          <w:b/>
          <w:bCs/>
        </w:rPr>
        <w:t xml:space="preserve">Example 1 (Population and sample in the WCGS)</w:t>
      </w:r>
      <w:r>
        <w:t xml:space="preserve"> </w:t>
      </w:r>
      <w:r>
        <w:t xml:space="preserve">In 1960, the WCGS recruited employed men aged 39 to 59 years in California.</w:t>
      </w:r>
      <w:r>
        <w:t xml:space="preserve"> </w:t>
      </w:r>
      <w:r>
        <w:t xml:space="preserve">Take that group of men as the study’s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 of cholesterol is its distribution among those men.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 frame is the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it holds 3154 of the men in that population.</w:t>
      </w:r>
      <w:r>
        <w:t xml:space="preserve"> </w:t>
      </w:r>
      <w:r>
        <w:t xml:space="preserve">The men volunteered, through 10 companies,</w:t>
      </w:r>
      <w:r>
        <w:t xml:space="preserve"> </w:t>
      </w:r>
      <w:r>
        <w:t xml:space="preserve">so the sample is not a random sample (</w:t>
      </w:r>
      <w:hyperlink w:anchor="def-random-sample">
        <w:r>
          <w:rPr>
            <w:rStyle w:val="Hyperlink"/>
          </w:rPr>
          <w:t xml:space="preserve">Definition 4</w:t>
        </w:r>
      </w:hyperlink>
      <w:r>
        <w:t xml:space="preserve">) of the population.</w:t>
      </w:r>
      <w:r>
        <w:t xml:space="preserve"> </w:t>
      </w:r>
      <w:r>
        <w:t xml:space="preserve">Its mean cholesterol, 226.4 mg/dL,</w:t>
      </w:r>
      <w:r>
        <w:t xml:space="preserve"> </w:t>
      </w:r>
      <w:r>
        <w:t xml:space="preserve">describes these 3154 men exactly,</w:t>
      </w:r>
      <w:r>
        <w:t xml:space="preserve"> </w:t>
      </w:r>
      <w:r>
        <w:t xml:space="preserve">but it estimates the population mean well</w:t>
      </w:r>
      <w:r>
        <w:t xml:space="preserve"> </w:t>
      </w:r>
      <w:r>
        <w:t xml:space="preserve">only to the extent that the volunteers resemble the rest of the population.</w:t>
      </w:r>
    </w:p>
    <w:bookmarkEnd w:id="22"/>
    <w:bookmarkEnd w:id="23"/>
    <w:bookmarkEnd w:id="24"/>
    <w:bookmarkStart w:id="48" w:name="summarizing-a-single-variable"/>
    <w:p>
      <w:pPr>
        <w:pStyle w:val="Heading2"/>
      </w:pPr>
      <w:r>
        <w:t xml:space="preserve">2 Summarizing a single variable</w:t>
      </w:r>
    </w:p>
    <w:bookmarkStart w:id="30" w:name="measures-of-center"/>
    <w:p>
      <w:pPr>
        <w:pStyle w:val="Heading3"/>
      </w:pPr>
      <w:r>
        <w:t xml:space="preserve">2.1 Measures of center</w:t>
      </w:r>
    </w:p>
    <w:bookmarkStart w:id="25" w:name="def-sample-mean"/>
    <w:p>
      <w:pPr>
        <w:pStyle w:val="FirstParagraph"/>
      </w:pPr>
      <w:r>
        <w:rPr>
          <w:b/>
          <w:bCs/>
        </w:rPr>
        <w:t xml:space="preserve">Definition 5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25"/>
    <w:bookmarkStart w:id="26" w:name="exm-sample-mean"/>
    <w:p>
      <w:pPr>
        <w:pStyle w:val="FirstParagraph"/>
      </w:pPr>
      <w:r>
        <w:rPr>
          <w:b/>
          <w:bCs/>
        </w:rPr>
        <w:t xml:space="preserve">Example 2 (Mean cholesterol in the WCGS)</w:t>
      </w:r>
      <w:r>
        <w:t xml:space="preserve"> </w:t>
      </w:r>
      <w:r>
        <w:t xml:space="preserve">Total cholesterol (</w:t>
      </w:r>
      <w:r>
        <w:rPr>
          <w:rStyle w:val="VerbatimChar"/>
        </w:rPr>
        <w:t xml:space="preserve">chol</w:t>
      </w:r>
      <w:r>
        <w:t xml:space="preserve">) is missing for</w:t>
      </w:r>
      <w:r>
        <w:t xml:space="preserve"> </w:t>
      </w:r>
      <w:r>
        <w:t xml:space="preserve">12 of the 3154 WCGS participants.</w:t>
      </w:r>
      <w:r>
        <w:t xml:space="preserve"> </w:t>
      </w:r>
      <w:r>
        <w:t xml:space="preserve">The sample mean of the remaining</w:t>
      </w:r>
      <w:r>
        <w:t xml:space="preserve"> </w:t>
      </w:r>
      <w:r>
        <w:t xml:space="preserve">3142 values 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226.372</w:t>
      </w:r>
    </w:p>
    <w:bookmarkEnd w:id="26"/>
    <w:bookmarkStart w:id="28" w:name="def-sample-median"/>
    <w:p>
      <w:pPr>
        <w:pStyle w:val="FirstParagraph"/>
      </w:pPr>
      <w:r>
        <w:rPr>
          <w:b/>
          <w:bCs/>
        </w:rPr>
        <w:t xml:space="preserve">Definition 6 (Sample median)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median</w:t>
      </w:r>
      <w:r>
        <w:t xml:space="preserve"> </w:t>
      </w:r>
      <w:r>
        <w:t xml:space="preserve">is the middle value</w:t>
      </w:r>
      <w:r>
        <w:t xml:space="preserve"> </w:t>
      </w:r>
      <w:r>
        <w:t xml:space="preserve">when the observations are sorted in increasing order.</w:t>
      </w:r>
      <w:r>
        <w:t xml:space="preserve"> </w:t>
      </w:r>
      <w:r>
        <w:t xml:space="preserve">In terms of the</w:t>
      </w:r>
      <w:r>
        <w:t xml:space="preserve"> 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 the median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)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 median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28"/>
    <w:bookmarkStart w:id="29" w:name="exm-sample-median"/>
    <w:p>
      <w:pPr>
        <w:pStyle w:val="FirstParagraph"/>
      </w:pPr>
      <w:r>
        <w:rPr>
          <w:b/>
          <w:bCs/>
        </w:rPr>
        <w:t xml:space="preserve">Example 3 (Median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median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223</w:t>
      </w:r>
    </w:p>
    <w:p>
      <w:pPr>
        <w:pStyle w:val="FirstParagraph"/>
      </w:pPr>
      <w:r>
        <w:t xml:space="preserve">The median cholesterol is a little lower than the mean</w:t>
      </w:r>
      <w:r>
        <w:t xml:space="preserve"> </w:t>
      </w:r>
      <w:r>
        <w:t xml:space="preserve">(</w:t>
      </w:r>
      <w:hyperlink w:anchor="exm-sample-mean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Cholesterol has a longer right tail than left tail</w:t>
      </w:r>
      <w:r>
        <w:t xml:space="preserve"> </w:t>
      </w:r>
      <w:r>
        <w:t xml:space="preserve">(the maximum is 645 mg/dL),</w:t>
      </w:r>
      <w:r>
        <w:t xml:space="preserve"> </w:t>
      </w:r>
      <w:r>
        <w:t xml:space="preserve">and the large values in that tail pull the mean upward</w:t>
      </w:r>
      <w:r>
        <w:t xml:space="preserve"> </w:t>
      </w:r>
      <w:r>
        <w:t xml:space="preserve">but barely change which value is in the middle.</w:t>
      </w:r>
      <w:r>
        <w:t xml:space="preserve"> </w:t>
      </w:r>
      <w:r>
        <w:t xml:space="preserve">A median is less sensitive to extreme values than a mean.</w:t>
      </w:r>
    </w:p>
    <w:bookmarkEnd w:id="29"/>
    <w:bookmarkEnd w:id="30"/>
    <w:bookmarkStart w:id="41" w:name="measures-of-spread"/>
    <w:p>
      <w:pPr>
        <w:pStyle w:val="Heading3"/>
      </w:pPr>
      <w:r>
        <w:t xml:space="preserve">2.2 Measures of spread</w:t>
      </w:r>
    </w:p>
    <w:bookmarkStart w:id="31" w:name="def-sample-variance"/>
    <w:p>
      <w:pPr>
        <w:pStyle w:val="FirstParagraph"/>
      </w:pPr>
      <w:r>
        <w:rPr>
          <w:b/>
          <w:bCs/>
        </w:rPr>
        <w:t xml:space="preserve">Definition 7 (Sample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variance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s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31"/>
    <w:bookmarkStart w:id="32" w:name="def-sample-sd"/>
    <w:p>
      <w:pPr>
        <w:pStyle w:val="FirstParagraph"/>
      </w:pPr>
      <w:r>
        <w:rPr>
          <w:b/>
          <w:bCs/>
        </w:rPr>
        <w:t xml:space="preserve">Definition 8 (Sample 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standard deviation</w:t>
      </w:r>
      <w:r>
        <w:t xml:space="preserve"> </w:t>
      </w:r>
      <w:r>
        <w:t xml:space="preserve">is the square root of the</w:t>
      </w:r>
      <w:r>
        <w:t xml:space="preserve"> </w:t>
      </w:r>
      <w:hyperlink w:anchor="def-sample-variance">
        <w:r>
          <w:rPr>
            <w:rStyle w:val="Hyperlink"/>
          </w:rPr>
          <w:t xml:space="preserve">sample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</m:e>
          </m:rad>
        </m:oMath>
      </m:oMathPara>
    </w:p>
    <w:bookmarkEnd w:id="32"/>
    <w:bookmarkStart w:id="33" w:name="rem-sd-units"/>
    <w:p>
      <w:pPr>
        <w:pStyle w:val="FirstParagraph"/>
      </w:pPr>
      <w:r>
        <w:rPr>
          <w:i/>
          <w:iCs/>
        </w:rPr>
        <w:t xml:space="preserve">Remark 1</w:t>
      </w:r>
      <w:r>
        <w:t xml:space="preserve"> (Units of the standard deviation). </w:t>
      </w:r>
      <w:r>
        <w:t xml:space="preserve">The standard deviation has the same units as the observations,</w:t>
      </w:r>
      <w:r>
        <w:t xml:space="preserve"> </w:t>
      </w:r>
      <w:r>
        <w:t xml:space="preserve">which makes it easier to interpret than the variance,</w:t>
      </w:r>
      <w:r>
        <w:t xml:space="preserve"> </w:t>
      </w:r>
      <w:r>
        <w:t xml:space="preserve">whose units are squared.</w:t>
      </w:r>
    </w:p>
    <w:bookmarkEnd w:id="33"/>
    <w:bookmarkStart w:id="34" w:name="exm-sample-sd"/>
    <w:p>
      <w:pPr>
        <w:pStyle w:val="BodyText"/>
      </w:pPr>
      <w:r>
        <w:rPr>
          <w:b/>
          <w:bCs/>
        </w:rPr>
        <w:t xml:space="preserve">Example 4 (Variance and standard deviation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var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1885.33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43.4204</w:t>
      </w:r>
    </w:p>
    <w:p>
      <w:pPr>
        <w:pStyle w:val="FirstParagraph"/>
      </w:pPr>
      <w:r>
        <w:t xml:space="preserve">The sample variance is in (mg/dL)</w:t>
      </w:r>
      <w:r>
        <w:rPr>
          <w:vertAlign w:val="superscript"/>
        </w:rPr>
        <w:t xml:space="preserve">2</w:t>
      </w:r>
      <w:r>
        <w:t xml:space="preserve">,</w:t>
      </w:r>
      <w:r>
        <w:t xml:space="preserve"> </w:t>
      </w:r>
      <w:r>
        <w:t xml:space="preserve">and the sample standard deviation is in mg/dL,</w:t>
      </w:r>
      <w:r>
        <w:t xml:space="preserve"> </w:t>
      </w:r>
      <w:r>
        <w:t xml:space="preserve">like the cholesterol values themselves.</w:t>
      </w:r>
    </w:p>
    <w:bookmarkEnd w:id="34"/>
    <w:bookmarkStart w:id="36" w:name="def-quartiles"/>
    <w:p>
      <w:pPr>
        <w:pStyle w:val="BodyText"/>
      </w:pPr>
      <w:r>
        <w:rPr>
          <w:b/>
          <w:bCs/>
        </w:rPr>
        <w:t xml:space="preserve">Definition 9 (Quartiles (first quartile, third quartile, 25th percentile, 75th percentile))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quartiles</w:t>
      </w:r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first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third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the sample 0.25 and 0.75 quantiles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sample quantile</w:t>
        </w:r>
      </w:hyperlink>
      <w:r>
        <w:t xml:space="preserve">).</w:t>
      </w:r>
      <w:r>
        <w:t xml:space="preserve"> </w:t>
      </w:r>
      <w:r>
        <w:t xml:space="preserve">The first quartile is also called the</w:t>
      </w:r>
      <w:r>
        <w:t xml:space="preserve"> </w:t>
      </w:r>
      <w:r>
        <w:rPr>
          <w:b/>
          <w:bCs/>
        </w:rPr>
        <w:t xml:space="preserve">25th percentile</w:t>
      </w:r>
      <w:r>
        <w:t xml:space="preserve">,</w:t>
      </w:r>
      <w:r>
        <w:t xml:space="preserve"> </w:t>
      </w:r>
      <w:r>
        <w:t xml:space="preserve">and the third quartile is also called the</w:t>
      </w:r>
      <w:r>
        <w:t xml:space="preserve"> </w:t>
      </w:r>
      <w:r>
        <w:rPr>
          <w:b/>
          <w:bCs/>
        </w:rPr>
        <w:t xml:space="preserve">75th percentile</w:t>
      </w:r>
      <w:r>
        <w:t xml:space="preserve">.</w:t>
      </w:r>
    </w:p>
    <w:bookmarkEnd w:id="36"/>
    <w:bookmarkStart w:id="38" w:name="rem-quartile-software"/>
    <w:p>
      <w:pPr>
        <w:pStyle w:val="BodyText"/>
      </w:pPr>
      <w:r>
        <w:rPr>
          <w:i/>
          <w:iCs/>
        </w:rPr>
        <w:t xml:space="preserve">Remark 2</w:t>
      </w:r>
      <w:r>
        <w:t xml:space="preserve"> (Quartiles in software). </w:t>
      </w:r>
      <w:r>
        <w:t xml:space="preserve">With an odd number of observations,</w:t>
      </w:r>
      <w:r>
        <w:t xml:space="preserve"> </w:t>
      </w:r>
      <w:r>
        <w:t xml:space="preserve">the sample 0.5 quantile equals the</w:t>
      </w:r>
      <w:r>
        <w:t xml:space="preserve"> </w:t>
      </w:r>
      <w:hyperlink w:anchor="def-sample-median">
        <w:r>
          <w:rPr>
            <w:rStyle w:val="Hyperlink"/>
          </w:rPr>
          <w:t xml:space="preserve">sample median</w:t>
        </w:r>
      </w:hyperlink>
      <w:r>
        <w:t xml:space="preserve">;</w:t>
      </w:r>
      <w:r>
        <w:t xml:space="preserve"> </w:t>
      </w:r>
      <w:r>
        <w:t xml:space="preserve">with an even number they can differ,</w:t>
      </w:r>
      <w:r>
        <w:t xml:space="preserve"> </w:t>
      </w:r>
      <w:r>
        <w:t xml:space="preserve">because the median averages the two middle order statistics.</w:t>
      </w:r>
      <w:r>
        <w:t xml:space="preserve"> </w:t>
      </w:r>
      <w:r>
        <w:t xml:space="preserve">Software packages compute quartiles with different quantile definitions,</w:t>
      </w:r>
      <w:r>
        <w:t xml:space="preserve"> </w:t>
      </w:r>
      <w:r>
        <w:t xml:space="preserve">so they can disagree slightly for the same data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quantile conventions</w:t>
        </w:r>
      </w:hyperlink>
      <w:r>
        <w:t xml:space="preserve">);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quantile(type = 1)</w:t>
      </w:r>
      <w:r>
        <w:t xml:space="preserve"> </w:t>
      </w:r>
      <w:r>
        <w:t xml:space="preserve">matches this definition,</w:t>
      </w:r>
      <w:r>
        <w:t xml:space="preserve"> </w:t>
      </w:r>
      <w:r>
        <w:t xml:space="preserve">and R’s default,</w:t>
      </w:r>
      <w:r>
        <w:t xml:space="preserve"> </w:t>
      </w:r>
      <w:r>
        <w:rPr>
          <w:rStyle w:val="VerbatimChar"/>
        </w:rPr>
        <w:t xml:space="preserve">type = 7</w:t>
      </w:r>
      <w:r>
        <w:t xml:space="preserve">, interpolates.</w:t>
      </w:r>
    </w:p>
    <w:bookmarkEnd w:id="38"/>
    <w:bookmarkStart w:id="39" w:name="def-IQR"/>
    <w:p>
      <w:pPr>
        <w:pStyle w:val="BodyText"/>
      </w:pPr>
      <w:r>
        <w:rPr>
          <w:b/>
          <w:bCs/>
        </w:rPr>
        <w:t xml:space="preserve">Definition 10 (Interquartile range)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interquartile range</w:t>
      </w:r>
      <w:r>
        <w:t xml:space="preserve"> </w:t>
      </w:r>
      <w:r>
        <w:t xml:space="preserve">(IQR) is the difference between the</w:t>
      </w:r>
      <w:r>
        <w:t xml:space="preserve"> </w:t>
      </w:r>
      <w:r>
        <w:t xml:space="preserve">third and first</w:t>
      </w:r>
      <w:r>
        <w:t xml:space="preserve"> </w:t>
      </w:r>
      <w:hyperlink w:anchor="def-quartiles">
        <w:r>
          <w:rPr>
            <w:rStyle w:val="Hyperlink"/>
          </w:rPr>
          <w:t xml:space="preserve">quartiles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IQR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Q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</m:oMath>
      </m:oMathPara>
    </w:p>
    <w:bookmarkEnd w:id="39"/>
    <w:bookmarkStart w:id="40" w:name="exm-IQR"/>
    <w:p>
      <w:pPr>
        <w:pStyle w:val="FirstParagraph"/>
      </w:pPr>
      <w:r>
        <w:rPr>
          <w:b/>
          <w:bCs/>
        </w:rPr>
        <w:t xml:space="preserve">Example 5 (Quartiles and IQR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25% 75% </w:t>
      </w:r>
      <w:r>
        <w:br/>
      </w:r>
      <w:r>
        <w:rPr>
          <w:rStyle w:val="CommentTok"/>
        </w:rPr>
        <w:t xml:space="preserve">#&gt; 197 253</w:t>
      </w:r>
      <w:r>
        <w:br/>
      </w:r>
      <w:r>
        <w:rPr>
          <w:rStyle w:val="FunctionTok"/>
        </w:rPr>
        <w:t xml:space="preserve">IQR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56</w:t>
      </w:r>
    </w:p>
    <w:p>
      <w:pPr>
        <w:pStyle w:val="FirstParagraph"/>
      </w:pPr>
      <w:r>
        <w:t xml:space="preserve">The middle half of the cholesterol values span</w:t>
      </w:r>
      <w:r>
        <w:t xml:space="preserve"> </w:t>
      </w:r>
      <w:r>
        <w:t xml:space="preserve">56 mg/dL.</w:t>
      </w:r>
      <w:r>
        <w:t xml:space="preserve"> </w:t>
      </w:r>
      <w:r>
        <w:t xml:space="preserve">Like the median, the IQR does not depend on the most extreme values,</w:t>
      </w:r>
      <w:r>
        <w:t xml:space="preserve"> </w:t>
      </w:r>
      <w:r>
        <w:t xml:space="preserve">so it is less sensitive to outliers than the standard deviation.</w:t>
      </w:r>
    </w:p>
    <w:bookmarkEnd w:id="40"/>
    <w:bookmarkEnd w:id="41"/>
    <w:bookmarkStart w:id="43" w:name="summary-statistics-in-r"/>
    <w:p>
      <w:pPr>
        <w:pStyle w:val="Heading3"/>
      </w:pPr>
      <w:r>
        <w:t xml:space="preserve">2.3 Summary statistics in R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function reports the minimum, quartiles, mean, maximum,</w:t>
      </w:r>
      <w:r>
        <w:t xml:space="preserve"> </w:t>
      </w:r>
      <w:r>
        <w:t xml:space="preserve">and number of missing values in one call;</w:t>
      </w:r>
      <w:r>
        <w:t xml:space="preserve"> </w:t>
      </w:r>
      <w:r>
        <w:t xml:space="preserve">its quartiles use R’s default interpolating quantile rule (</w:t>
      </w:r>
      <w:r>
        <w:rPr>
          <w:rStyle w:val="VerbatimChar"/>
        </w:rPr>
        <w:t xml:space="preserve">type = 7</w:t>
      </w:r>
      <w:r>
        <w:t xml:space="preserve">),</w:t>
      </w:r>
      <w:r>
        <w:t xml:space="preserve"> </w:t>
      </w:r>
      <w:r>
        <w:t xml:space="preserve">so they can differ slightly from</w:t>
      </w:r>
      <w:r>
        <w:t xml:space="preserve"> </w:t>
      </w:r>
      <w:hyperlink w:anchor="def-quartiles">
        <w:r>
          <w:rPr>
            <w:rStyle w:val="Hyperlink"/>
          </w:rPr>
          <w:t xml:space="preserve">Definition 9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</w:t>
      </w:r>
      <w:r>
        <w:br/>
      </w:r>
      <w:r>
        <w:rPr>
          <w:rStyle w:val="CommentTok"/>
        </w:rPr>
        <w:t xml:space="preserve">#&gt;    Min. 1st Qu.  Median    Mean 3rd Qu.    Max.     NAs </w:t>
      </w:r>
      <w:r>
        <w:br/>
      </w:r>
      <w:r>
        <w:rPr>
          <w:rStyle w:val="CommentTok"/>
        </w:rPr>
        <w:t xml:space="preserve">#&gt;     103     197     223     226     253     645      12</w:t>
      </w:r>
    </w:p>
    <w:p>
      <w:pPr>
        <w:pStyle w:val="FirstParagraph"/>
      </w:pPr>
      <w:r>
        <w:t xml:space="preserve">For a formatted table of several variables at once,</w:t>
      </w:r>
      <w:r>
        <w:t xml:space="preserve"> </w:t>
      </w:r>
      <w:r>
        <w:rPr>
          <w:rStyle w:val="VerbatimChar"/>
        </w:rPr>
        <w:t xml:space="preserve">gtsummary::tbl_summary()</w:t>
      </w:r>
      <w:r>
        <w:t xml:space="preserve"> </w:t>
      </w:r>
      <w:r>
        <w:t xml:space="preserve">is useful (</w:t>
      </w:r>
      <w:hyperlink w:anchor="tbl-wcgs-summary-continuou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tbl-wcgs-summary-continuou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WCGS: descriptive statistics for continuous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(age, chol, sbp, dbp, bmi, weight)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({sd}); {median} [{p25}, {p75}]"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46.3 (5.5); 45.0 [42.0, 50.0]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(43.4); 223.0 [197.0, 253.0]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(15.1); 126.0 [120.0, 136.0]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82.0 (9.7); 80.0 [76.0, 86.0]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(2.6); 24.4 [23.0, 25.8]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170.0 (21.1); 170.0 [155.0, 182.0]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Median [Q1, Q3]</w:t>
                  </w:r>
                </w:p>
              </w:tc>
            </w:tr>
          </w:tbl>
          <w:bookmarkEnd w:id="42"/>
        </w:tc>
      </w:tr>
    </w:tbl>
    <w:bookmarkEnd w:id="43"/>
    <w:bookmarkStart w:id="47" w:name="binary-and-categorical-variables"/>
    <w:p>
      <w:pPr>
        <w:pStyle w:val="Heading3"/>
      </w:pPr>
      <w:r>
        <w:t xml:space="preserve">2.4 Binary and categorical variables</w:t>
      </w:r>
    </w:p>
    <w:bookmarkStart w:id="44" w:name="def-sample-proportion"/>
    <w:p>
      <w:pPr>
        <w:pStyle w:val="FirstParagraph"/>
      </w:pPr>
      <w:r>
        <w:rPr>
          <w:b/>
          <w:bCs/>
        </w:rPr>
        <w:t xml:space="preserve">Definition 11 (Sample proportion)</w:t>
      </w:r>
      <w:r>
        <w:t xml:space="preserve"> </w:t>
      </w:r>
      <w:r>
        <w:t xml:space="preserve">For a binary variable with values coded 1 (</w:t>
      </w:r>
      <w:r>
        <w:t xml:space="preserve">“success”</w:t>
      </w:r>
      <w:r>
        <w:t xml:space="preserve">) and 0,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proportion</w:t>
      </w:r>
      <w:r>
        <w:t xml:space="preserve"> </w:t>
      </w:r>
      <w:r>
        <w:t xml:space="preserve">of successes 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p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k</m:t>
              </m:r>
            </m:num>
            <m:den>
              <m:r>
                <m:t>n</m:t>
              </m:r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number of successes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observations.</w:t>
      </w:r>
    </w:p>
    <w:bookmarkEnd w:id="44"/>
    <w:bookmarkStart w:id="45" w:name="exm-sample-proportion"/>
    <w:p>
      <w:pPr>
        <w:pStyle w:val="BodyText"/>
      </w:pPr>
      <w:r>
        <w:rPr>
          <w:b/>
          <w:bCs/>
        </w:rPr>
        <w:t xml:space="preserve">Example 6 (Proportion of WCGS participants with a CHD event)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No  Yes </w:t>
      </w:r>
      <w:r>
        <w:br/>
      </w:r>
      <w:r>
        <w:rPr>
          <w:rStyle w:val="CommentTok"/>
        </w:rPr>
        <w:t xml:space="preserve">#&gt; 2897  257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0.0814838</w:t>
      </w:r>
    </w:p>
    <w:p>
      <w:pPr>
        <w:pStyle w:val="FirstParagraph"/>
      </w:pPr>
      <w:r>
        <w:t xml:space="preserve">257 of the 3154 participants</w:t>
      </w:r>
      <w:r>
        <w:t xml:space="preserve"> </w:t>
      </w:r>
      <w:r>
        <w:t xml:space="preserve">had a CHD event by 1969,</w:t>
      </w:r>
      <w:r>
        <w:t xml:space="preserve"> </w:t>
      </w:r>
      <w:r>
        <w:t xml:space="preserve">a sample proportion of</w:t>
      </w:r>
      <w:r>
        <w:t xml:space="preserve"> </w:t>
      </w:r>
      <w:r>
        <w:t xml:space="preserve">0.081.</w:t>
      </w:r>
    </w:p>
    <w:bookmarkEnd w:id="45"/>
    <w:p>
      <w:pPr>
        <w:pStyle w:val="BodyText"/>
      </w:pPr>
      <w:r>
        <w:t xml:space="preserve">For categorical variables with more than two levels,</w:t>
      </w:r>
      <w:r>
        <w:t xml:space="preserve"> </w:t>
      </w:r>
      <w:r>
        <w:t xml:space="preserve">the natural descriptive statistics are the</w:t>
      </w:r>
      <w:r>
        <w:t xml:space="preserve"> </w:t>
      </w:r>
      <w:r>
        <w:t xml:space="preserve">count of observations in each category</w:t>
      </w:r>
      <w:r>
        <w:t xml:space="preserve"> </w:t>
      </w:r>
      <w:r>
        <w:t xml:space="preserve">and the corresponding proportions (</w:t>
      </w:r>
      <w:hyperlink w:anchor="tbl-wcgs-summary-cat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tbl-wcgs-summary-c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Frequency table for categorical variables in the WCGS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(chd69, smoke, dibpat, behpat, wghtcat)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category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&lt; 140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232 (7.4%)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140-170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1,538 (49%)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170-200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1,171 (37%)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&gt; 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213 (6.8%)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46"/>
        </w:tc>
      </w:tr>
    </w:tbl>
    <w:p>
      <w:pPr>
        <w:pStyle w:val="Compact"/>
        <w:numPr>
          <w:ilvl w:val="0"/>
          <w:numId w:val="1004"/>
        </w:numPr>
      </w:pPr>
      <w:r>
        <w:t xml:space="preserve">Hogg et al. (2019, sec. 6.1, pp. 233–244)</w:t>
      </w:r>
      <w:r>
        <w:t xml:space="preserve"> </w:t>
      </w:r>
      <w:r>
        <w:t xml:space="preserve">covers descriptive statistics.</w:t>
      </w:r>
    </w:p>
    <w:p>
      <w:pPr>
        <w:pStyle w:val="Compact"/>
        <w:numPr>
          <w:ilvl w:val="0"/>
          <w:numId w:val="1004"/>
        </w:numPr>
      </w:pPr>
      <w:r>
        <w:t xml:space="preserve">Rice (2007, secs. 10.4–10.5, pp. 392–401)</w:t>
      </w:r>
      <w:r>
        <w:t xml:space="preserve"> </w:t>
      </w:r>
      <w:r>
        <w:t xml:space="preserve">covers measures of location and dispersion.</w:t>
      </w:r>
    </w:p>
    <w:bookmarkEnd w:id="47"/>
    <w:bookmarkEnd w:id="48"/>
    <w:bookmarkStart w:id="81" w:name="graphical-methods"/>
    <w:p>
      <w:pPr>
        <w:pStyle w:val="Heading2"/>
      </w:pPr>
      <w:r>
        <w:t xml:space="preserve">3 Graphical methods</w:t>
      </w:r>
    </w:p>
    <w:p>
      <w:pPr>
        <w:pStyle w:val="FirstParagraph"/>
      </w:pPr>
      <w:r>
        <w:t xml:space="preserve">Graphs can reveal features of a distribution</w:t>
      </w:r>
      <w:r>
        <w:t xml:space="preserve"> </w:t>
      </w:r>
      <w:r>
        <w:t xml:space="preserve">that summary statistics miss,</w:t>
      </w:r>
      <w:r>
        <w:t xml:space="preserve"> </w:t>
      </w:r>
      <w:r>
        <w:t xml:space="preserve">such as skewness, multiple peaks, and outliers.</w:t>
      </w:r>
      <w:r>
        <w:t xml:space="preserve"> </w:t>
      </w:r>
      <w:r>
        <w:t xml:space="preserve">Different types of graph suit different types of variable.</w:t>
      </w:r>
    </w:p>
    <w:bookmarkStart w:id="55" w:name="histograms"/>
    <w:p>
      <w:pPr>
        <w:pStyle w:val="Heading3"/>
      </w:pPr>
      <w:r>
        <w:t xml:space="preserve">3.1 Histograms</w:t>
      </w:r>
    </w:p>
    <w:bookmarkStart w:id="49" w:name="def-histogram"/>
    <w:p>
      <w:pPr>
        <w:pStyle w:val="FirstParagraph"/>
      </w:pPr>
      <w:r>
        <w:rPr>
          <w:b/>
          <w:bCs/>
        </w:rPr>
        <w:t xml:space="preserve">Definition 12 (Histogram)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histogram</w:t>
      </w:r>
      <w:r>
        <w:t xml:space="preserve"> </w:t>
      </w:r>
      <w:r>
        <w:t xml:space="preserve">displays the distribution of a continuous variable</w:t>
      </w:r>
      <w:r>
        <w:t xml:space="preserve"> </w:t>
      </w:r>
      <w:r>
        <w:t xml:space="preserve">by dividing the variable’s range into intervals</w:t>
      </w:r>
      <w:r>
        <w:t xml:space="preserve"> </w:t>
      </w:r>
      <w:r>
        <w:t xml:space="preserve">and drawing a bar over each interval</w:t>
      </w:r>
      <w:r>
        <w:t xml:space="preserve"> </w:t>
      </w:r>
      <w:r>
        <w:t xml:space="preserve">whose height is the number (or proportion) of observations in that interval.</w:t>
      </w:r>
    </w:p>
    <w:bookmarkEnd w:id="49"/>
    <w:bookmarkStart w:id="50" w:name="def-bin"/>
    <w:p>
      <w:pPr>
        <w:pStyle w:val="BodyText"/>
      </w:pPr>
      <w:r>
        <w:rPr>
          <w:b/>
          <w:bCs/>
        </w:rPr>
        <w:t xml:space="preserve">Definition 13 (Bin)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</w:t>
      </w:r>
      <w:r>
        <w:t xml:space="preserve"> </w:t>
      </w:r>
      <w:r>
        <w:t xml:space="preserve">of a histogram is one of its intervals.</w:t>
      </w:r>
    </w:p>
    <w:bookmarkEnd w:id="5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hist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8-1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total cholesterol in the WCGS dataset</w:t>
            </w:r>
          </w:p>
          <w:bookmarkEnd w:id="54"/>
        </w:tc>
      </w:tr>
    </w:tbl>
    <w:p>
      <w:pPr>
        <w:pStyle w:val="BodyText"/>
      </w:pPr>
      <w:hyperlink w:anchor="fig-hist-chol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a single-peaked distribution</w:t>
      </w:r>
      <w:r>
        <w:t xml:space="preserve"> </w:t>
      </w:r>
      <w:r>
        <w:t xml:space="preserve">with a longer right tail than left tail:</w:t>
      </w:r>
      <w:r>
        <w:t xml:space="preserve"> </w:t>
      </w:r>
      <w:r>
        <w:t xml:space="preserve">97%</w:t>
      </w:r>
      <w:r>
        <w:t xml:space="preserve"> </w:t>
      </w:r>
      <w:r>
        <w:t xml:space="preserve">of the values lie between 150 and 350 mg/dL,</w:t>
      </w:r>
      <w:r>
        <w:t xml:space="preserve"> </w:t>
      </w:r>
      <w:r>
        <w:t xml:space="preserve">but the largest value is 645 mg/dL.</w:t>
      </w:r>
    </w:p>
    <w:bookmarkEnd w:id="55"/>
    <w:bookmarkStart w:id="61" w:name="density-plots"/>
    <w:p>
      <w:pPr>
        <w:pStyle w:val="Heading3"/>
      </w:pPr>
      <w:r>
        <w:t xml:space="preserve">3.2 Density plots</w:t>
      </w:r>
    </w:p>
    <w:bookmarkStart w:id="56" w:name="def-density-plot"/>
    <w:p>
      <w:pPr>
        <w:pStyle w:val="FirstParagraph"/>
      </w:pPr>
      <w:r>
        <w:rPr>
          <w:b/>
          <w:bCs/>
        </w:rPr>
        <w:t xml:space="preserve">Definition 14 (Density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density plot</w:t>
      </w:r>
      <w:r>
        <w:t xml:space="preserve"> </w:t>
      </w:r>
      <w:r>
        <w:t xml:space="preserve">draws a smooth curve</w:t>
      </w:r>
      <w:r>
        <w:t xml:space="preserve"> </w:t>
      </w:r>
      <w:r>
        <w:t xml:space="preserve">that estimates the probability density of a continuous variable,</w:t>
      </w:r>
      <w:r>
        <w:t xml:space="preserve"> </w:t>
      </w:r>
      <w:r>
        <w:t xml:space="preserve">scaled so that the area under the curve is 1.</w:t>
      </w:r>
    </w:p>
    <w:bookmarkEnd w:id="56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density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geom_density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9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Density plot of total cholesterol in the WCGS dataset</w:t>
            </w:r>
          </w:p>
          <w:bookmarkEnd w:id="60"/>
        </w:tc>
      </w:tr>
    </w:tbl>
    <w:bookmarkEnd w:id="61"/>
    <w:bookmarkStart w:id="68" w:name="box-plots"/>
    <w:p>
      <w:pPr>
        <w:pStyle w:val="Heading3"/>
      </w:pPr>
      <w:r>
        <w:t xml:space="preserve">3.3 Box plots</w:t>
      </w:r>
    </w:p>
    <w:bookmarkStart w:id="62" w:name="def-boxplot"/>
    <w:p>
      <w:pPr>
        <w:pStyle w:val="FirstParagraph"/>
      </w:pPr>
      <w:r>
        <w:rPr>
          <w:b/>
          <w:bCs/>
        </w:rPr>
        <w:t xml:space="preserve">Definition 15 (Box plot (box-and-whisker plot))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box plot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box-and-whisker plot</w:t>
      </w:r>
      <w:r>
        <w:t xml:space="preserve">) summarizes the distribution</w:t>
      </w:r>
      <w:r>
        <w:t xml:space="preserve"> </w:t>
      </w:r>
      <w:r>
        <w:t xml:space="preserve">of a continuous variable:</w:t>
      </w:r>
    </w:p>
    <w:p>
      <w:pPr>
        <w:pStyle w:val="Compact"/>
        <w:numPr>
          <w:ilvl w:val="0"/>
          <w:numId w:val="1005"/>
        </w:numPr>
      </w:pPr>
      <w:r>
        <w:t xml:space="preserve">the box spans the first to the third</w:t>
      </w:r>
      <w:r>
        <w:t xml:space="preserve"> </w:t>
      </w:r>
      <w:hyperlink w:anchor="def-quartiles">
        <w:r>
          <w:rPr>
            <w:rStyle w:val="Hyperlink"/>
          </w:rPr>
          <w:t xml:space="preserve">quartile</w:t>
        </w:r>
      </w:hyperlink>
      <w:r>
        <w:t xml:space="preserve">,</w:t>
      </w:r>
      <w:r>
        <w:t xml:space="preserve"> </w:t>
      </w:r>
      <w:r>
        <w:t xml:space="preserve">so its length is the</w:t>
      </w:r>
      <w:r>
        <w:t xml:space="preserve"> </w:t>
      </w:r>
      <w:hyperlink w:anchor="def-IQR">
        <w:r>
          <w:rPr>
            <w:rStyle w:val="Hyperlink"/>
          </w:rPr>
          <w:t xml:space="preserve">IQR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line inside the box marks the</w:t>
      </w:r>
      <w:r>
        <w:t xml:space="preserve"> </w:t>
      </w:r>
      <w:hyperlink w:anchor="def-sample-median">
        <w:r>
          <w:rPr>
            <w:rStyle w:val="Hyperlink"/>
          </w:rPr>
          <w:t xml:space="preserve">median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whiskers extend from the box</w:t>
      </w:r>
      <w:r>
        <w:t xml:space="preserve"> </w:t>
      </w:r>
      <w:r>
        <w:t xml:space="preserve">to the most extreme observations within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of the box;</w:t>
      </w:r>
    </w:p>
    <w:p>
      <w:pPr>
        <w:pStyle w:val="Compact"/>
        <w:numPr>
          <w:ilvl w:val="0"/>
          <w:numId w:val="1005"/>
        </w:numPr>
      </w:pPr>
      <w:r>
        <w:t xml:space="preserve">observations beyond the whiskers are plotted individually,</w:t>
      </w:r>
      <w:r>
        <w:t xml:space="preserve"> </w:t>
      </w:r>
      <w:r>
        <w:t xml:space="preserve">as potential outliers.</w:t>
      </w:r>
    </w:p>
    <w:bookmarkEnd w:id="62"/>
    <w:bookmarkStart w:id="63" w:name="rem-whisker-rul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(Whisker rules). </w:t>
      </w:r>
      <w:r>
        <w:t xml:space="preserve">The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whisker rule is the default in R’s</w:t>
      </w:r>
      <w:r>
        <w:t xml:space="preserve"> </w:t>
      </w:r>
      <w:r>
        <w:rPr>
          <w:rStyle w:val="VerbatimChar"/>
        </w:rPr>
        <w:t xml:space="preserve">boxplot()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ggplot2::geom_boxplot()</w:t>
      </w:r>
      <w:r>
        <w:t xml:space="preserve">;</w:t>
      </w:r>
      <w:r>
        <w:t xml:space="preserve"> </w:t>
      </w:r>
      <w:r>
        <w:t xml:space="preserve">other software and authors use other rules,</w:t>
      </w:r>
      <w:r>
        <w:t xml:space="preserve"> </w:t>
      </w:r>
      <w:r>
        <w:t xml:space="preserve">such as whiskers that run to the minimum and maximum.</w:t>
      </w:r>
    </w:p>
    <w:bookmarkEnd w:id="63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7" w:name="fig-box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element_blank</w:t>
            </w:r>
            <w:r>
              <w:rPr>
                <w:rStyle w:val="NormalTok"/>
              </w:rPr>
              <w:t xml:space="preserve">())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5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0-1.png" id="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Box plot of total cholesterol in the WCGS dataset</w:t>
            </w:r>
          </w:p>
          <w:bookmarkEnd w:id="67"/>
        </w:tc>
      </w:tr>
    </w:tbl>
    <w:bookmarkEnd w:id="68"/>
    <w:bookmarkStart w:id="74" w:name="bar-charts"/>
    <w:p>
      <w:pPr>
        <w:pStyle w:val="Heading3"/>
      </w:pPr>
      <w:r>
        <w:t xml:space="preserve">3.4 Bar charts</w:t>
      </w:r>
    </w:p>
    <w:bookmarkStart w:id="69" w:name="def-bar-chart"/>
    <w:p>
      <w:pPr>
        <w:pStyle w:val="FirstParagraph"/>
      </w:pPr>
      <w:r>
        <w:rPr>
          <w:b/>
          <w:bCs/>
        </w:rPr>
        <w:t xml:space="preserve">Definition 16 (Bar chart)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bar chart</w:t>
      </w:r>
      <w:r>
        <w:t xml:space="preserve"> </w:t>
      </w:r>
      <w:r>
        <w:t xml:space="preserve">displays the number or proportion of observations</w:t>
      </w:r>
      <w:r>
        <w:t xml:space="preserve"> </w:t>
      </w:r>
      <w:r>
        <w:t xml:space="preserve">in each category of a categorical variable,</w:t>
      </w:r>
      <w:r>
        <w:t xml:space="preserve"> </w:t>
      </w:r>
      <w:r>
        <w:t xml:space="preserve">as one bar per category.</w:t>
      </w:r>
    </w:p>
    <w:bookmarkEnd w:id="6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3" w:name="fig-bar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1-1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Bar chart of behavioral pattern in the WCGS dataset</w:t>
            </w:r>
          </w:p>
          <w:bookmarkEnd w:id="73"/>
        </w:tc>
      </w:tr>
    </w:tbl>
    <w:bookmarkEnd w:id="74"/>
    <w:bookmarkStart w:id="80" w:name="normal-quantile-quantile-plots"/>
    <w:p>
      <w:pPr>
        <w:pStyle w:val="Heading3"/>
      </w:pPr>
      <w:r>
        <w:t xml:space="preserve">3.5 Normal quantile-quantile plots</w:t>
      </w:r>
    </w:p>
    <w:bookmarkStart w:id="75" w:name="def-qq-plot"/>
    <w:p>
      <w:pPr>
        <w:pStyle w:val="FirstParagraph"/>
      </w:pPr>
      <w:r>
        <w:rPr>
          <w:b/>
          <w:bCs/>
        </w:rPr>
        <w:t xml:space="preserve">Definition 17 (Normal quantile-quantile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normal quantile-quantile (Q-Q) plot</w:t>
      </w:r>
      <w:r>
        <w:t xml:space="preserve"> </w:t>
      </w:r>
      <w:r>
        <w:t xml:space="preserve">plots the sorted observations</w:t>
      </w:r>
      <w:r>
        <w:t xml:space="preserve"> </w:t>
      </w:r>
      <w:r>
        <w:t xml:space="preserve">(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)</w:t>
      </w:r>
      <w:r>
        <w:t xml:space="preserve"> </w:t>
      </w:r>
      <w:r>
        <w:t xml:space="preserve">against the corresponding quantiles of a standard Gaussian distribution.</w:t>
      </w:r>
      <w:r>
        <w:t xml:space="preserve"> </w:t>
      </w:r>
      <w:r>
        <w:t xml:space="preserve">If the variable is approximately Gaussian,</w:t>
      </w:r>
      <w:r>
        <w:t xml:space="preserve"> </w:t>
      </w:r>
      <w:r>
        <w:t xml:space="preserve">the points fall close to a straight line.</w:t>
      </w:r>
    </w:p>
    <w:bookmarkEnd w:id="75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9" w:name="fig-qq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sample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"Standard Gaussian quantiles"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7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2-1.png" id="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Normal Q-Q plot for total cholesterol in the WCGS dataset</w:t>
            </w:r>
          </w:p>
          <w:bookmarkEnd w:id="79"/>
        </w:tc>
      </w:tr>
    </w:tbl>
    <w:p>
      <w:pPr>
        <w:pStyle w:val="BodyText"/>
      </w:pPr>
      <w:r>
        <w:t xml:space="preserve">In</w:t>
      </w:r>
      <w:r>
        <w:t xml:space="preserve"> </w:t>
      </w:r>
      <w:hyperlink w:anchor="fig-qq-chol">
        <w:r>
          <w:rPr>
            <w:rStyle w:val="Hyperlink"/>
          </w:rPr>
          <w:t xml:space="preserve">Figure 5</w:t>
        </w:r>
      </w:hyperlink>
      <w:r>
        <w:t xml:space="preserve">, the points curve above the reference line at the right,</w:t>
      </w:r>
      <w:r>
        <w:t xml:space="preserve"> </w:t>
      </w:r>
      <w:r>
        <w:t xml:space="preserve">which matches the long right tail in</w:t>
      </w:r>
      <w:r>
        <w:t xml:space="preserve"> </w:t>
      </w:r>
      <w:hyperlink w:anchor="fig-hist-chol">
        <w:r>
          <w:rPr>
            <w:rStyle w:val="Hyperlink"/>
          </w:rPr>
          <w:t xml:space="preserve">Figure 1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Hogg et al. (2019, sec. 6.2, pp. 245–255)</w:t>
      </w:r>
      <w:r>
        <w:t xml:space="preserve"> </w:t>
      </w:r>
      <w:r>
        <w:t xml:space="preserve">covers exploratory data analysis.</w:t>
      </w:r>
    </w:p>
    <w:p>
      <w:pPr>
        <w:pStyle w:val="Compact"/>
        <w:numPr>
          <w:ilvl w:val="0"/>
          <w:numId w:val="1006"/>
        </w:numPr>
      </w:pPr>
      <w:r>
        <w:t xml:space="preserve">Rice (2007, sec. 10.2.3, pp. 385–388)</w:t>
      </w:r>
      <w:r>
        <w:t xml:space="preserve"> </w:t>
      </w:r>
      <w:r>
        <w:t xml:space="preserve">covers quantile-quantile plots.</w:t>
      </w:r>
    </w:p>
    <w:p>
      <w:pPr>
        <w:pStyle w:val="Compact"/>
        <w:numPr>
          <w:ilvl w:val="0"/>
          <w:numId w:val="1006"/>
        </w:numPr>
      </w:pPr>
      <w:r>
        <w:t xml:space="preserve">Rice (2007, sec. 10.3, pp. 389–391)</w:t>
      </w:r>
      <w:r>
        <w:t xml:space="preserve"> </w:t>
      </w:r>
      <w:r>
        <w:t xml:space="preserve">covers histograms, density curves and stem-and-leaf plots.</w:t>
      </w:r>
    </w:p>
    <w:p>
      <w:pPr>
        <w:pStyle w:val="Compact"/>
        <w:numPr>
          <w:ilvl w:val="0"/>
          <w:numId w:val="1006"/>
        </w:numPr>
      </w:pPr>
      <w:r>
        <w:t xml:space="preserve">Rice (2007, sec. 10.6, pp. 402–403)</w:t>
      </w:r>
      <w:r>
        <w:t xml:space="preserve"> </w:t>
      </w:r>
      <w:r>
        <w:t xml:space="preserve">covers boxplots.</w:t>
      </w:r>
    </w:p>
    <w:bookmarkEnd w:id="80"/>
    <w:bookmarkEnd w:id="81"/>
    <w:bookmarkStart w:id="110" w:name="bivariate-relationships"/>
    <w:p>
      <w:pPr>
        <w:pStyle w:val="Heading2"/>
      </w:pPr>
      <w:r>
        <w:t xml:space="preserve">4 Bivariate relationships</w:t>
      </w:r>
    </w:p>
    <w:bookmarkStart w:id="95" w:name="two-continuous-variables"/>
    <w:p>
      <w:pPr>
        <w:pStyle w:val="Heading3"/>
      </w:pPr>
      <w:r>
        <w:t xml:space="preserve">4.1 Two continuous variables</w:t>
      </w:r>
    </w:p>
    <w:bookmarkStart w:id="82" w:name="def-scatterplot"/>
    <w:p>
      <w:pPr>
        <w:pStyle w:val="FirstParagraph"/>
      </w:pPr>
      <w:r>
        <w:rPr>
          <w:b/>
          <w:bCs/>
        </w:rPr>
        <w:t xml:space="preserve">Definition 18 (Scatter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scatter plot</w:t>
      </w:r>
      <w:r>
        <w:t xml:space="preserve"> </w:t>
      </w:r>
      <w:r>
        <w:t xml:space="preserve">displays the joint distribution of two continuous variables</w:t>
      </w:r>
      <w:r>
        <w:t xml:space="preserve"> </w:t>
      </w:r>
      <w:r>
        <w:t xml:space="preserve">by plotting each observation as a point,</w:t>
      </w:r>
      <w:r>
        <w:t xml:space="preserve"> </w:t>
      </w:r>
      <w:r>
        <w:t xml:space="preserve">with one variable on each axis.</w:t>
      </w:r>
    </w:p>
    <w:bookmarkEnd w:id="82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6" w:name="fig-scatter-chol-sb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sbp,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3-1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Cholesterol versus systolic blood pressure in the WCGS dataset,</w:t>
            </w:r>
            <w:r>
              <w:t xml:space="preserve"> </w:t>
            </w:r>
            <w:r>
              <w:t xml:space="preserve">with a least-squares line</w:t>
            </w:r>
          </w:p>
          <w:bookmarkEnd w:id="86"/>
        </w:tc>
      </w:tr>
    </w:tbl>
    <w:bookmarkStart w:id="87" w:name="def-pearson-r"/>
    <w:p>
      <w:pPr>
        <w:pStyle w:val="BodyText"/>
      </w:pPr>
      <w:r>
        <w:rPr>
          <w:b/>
          <w:bCs/>
        </w:rPr>
        <w:t xml:space="preserve">Definition 19 (Pearson correlation coefficient)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Pearson correlation coefficient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paired 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</m:oMath>
      </m:oMathPara>
    </w:p>
    <w:p>
      <w:pPr>
        <w:pStyle w:val="FirstParagraph"/>
      </w:pPr>
      <w:r>
        <w:t xml:space="preserve">It is defined when neither variable is constant,</w:t>
      </w:r>
      <w:r>
        <w:t xml:space="preserve"> </w:t>
      </w:r>
      <w:r>
        <w:t xml:space="preserve">so that both sums of squares are positive.</w:t>
      </w:r>
    </w:p>
    <w:bookmarkEnd w:id="87"/>
    <w:bookmarkStart w:id="89" w:name="rem-pearson-r-estimates-population"/>
    <w:p>
      <w:pPr>
        <w:pStyle w:val="BodyText"/>
      </w:pPr>
      <w:r>
        <w:rPr>
          <w:i/>
          <w:iCs/>
        </w:rPr>
        <w:t xml:space="preserve">Remark 4</w:t>
      </w:r>
      <w:r>
        <w:t xml:space="preserve"> (The Pearson correlation coefficient estimates the population correlation). </w:t>
      </w:r>
      <w:r>
        <w:t xml:space="preserve">The Pearson correlation coefficient is a sample estimate of the</w:t>
      </w:r>
      <w:r>
        <w:t xml:space="preserve"> </w:t>
      </w:r>
      <w:hyperlink r:id="rId88">
        <w:r>
          <w:rPr>
            <w:rStyle w:val="Hyperlink"/>
          </w:rPr>
          <w:t xml:space="preserve">population correlation</w:t>
        </w:r>
      </w:hyperlink>
      <w:r>
        <w:t xml:space="preserve">.</w:t>
      </w:r>
    </w:p>
    <w:bookmarkEnd w:id="89"/>
    <w:bookmarkStart w:id="90" w:name="thm-pearson-r-range"/>
    <w:p>
      <w:pPr>
        <w:pStyle w:val="BodyText"/>
      </w:pPr>
      <w:r>
        <w:rPr>
          <w:b/>
          <w:bCs/>
        </w:rPr>
        <w:t xml:space="preserve">Theorem 1 (Range of the correlation coefficient)</w:t>
      </w:r>
      <w:r>
        <w:t xml:space="preserve"> </w:t>
      </w:r>
      <w:r>
        <w:t xml:space="preserve">The Pearson correlation coefficient satisfies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Moreover,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and only if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lie on a straight line with positive slope,</w:t>
      </w:r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and only if they lie on a straight line with negative slope.</w:t>
      </w:r>
    </w:p>
    <w:bookmarkEnd w:id="9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b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Cauchy–Schwarz inequality states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b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</m:oMath>
      <w:r>
        <w:t xml:space="preserve">,</w:t>
      </w:r>
      <w:r>
        <w:t xml:space="preserve"> </w:t>
      </w:r>
      <w:r>
        <w:t xml:space="preserve">with equality if and only if one of the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scalar multiple of the other.</w:t>
      </w:r>
      <w:r>
        <w:t xml:space="preserve"> </w:t>
      </w:r>
      <w:r>
        <w:t xml:space="preserve">Dividing both sides by the (positive) right-hand side 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therefore holds</w:t>
      </w:r>
      <w:r>
        <w:t xml:space="preserve"> </w:t>
      </w:r>
      <w:r>
        <w:t xml:space="preserve">if and only if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some constant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c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points lie on a line with slope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Sup>
              <m:e>
                <m:r>
                  <m:t>a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has the sign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Start w:id="91" w:name="exm-pearson-r"/>
    <w:p>
      <w:pPr>
        <w:pStyle w:val="BodyText"/>
      </w:pPr>
      <w:r>
        <w:rPr>
          <w:b/>
          <w:bCs/>
        </w:rPr>
        <w:t xml:space="preserve">Example 7 (Correlation between cholesterol and blood pressure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cor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sbp, </w:t>
      </w:r>
      <w:r>
        <w:rPr>
          <w:rStyle w:val="AttributeTok"/>
        </w:rPr>
        <w:t xml:space="preserve">use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"complete.obs"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0.123061</w:t>
      </w:r>
    </w:p>
    <w:p>
      <w:pPr>
        <w:pStyle w:val="FirstParagraph"/>
      </w:pPr>
      <w:r>
        <w:t xml:space="preserve">The correlation is positive but small:</w:t>
      </w:r>
      <w:r>
        <w:t xml:space="preserve"> </w:t>
      </w:r>
      <w:r>
        <w:t xml:space="preserve">cholesterol tends to be slightly higher in participants with higher</w:t>
      </w:r>
      <w:r>
        <w:t xml:space="preserve"> </w:t>
      </w:r>
      <w:r>
        <w:t xml:space="preserve">systolic blood pressure,</w:t>
      </w:r>
      <w:r>
        <w:t xml:space="preserve"> </w:t>
      </w:r>
      <w:r>
        <w:t xml:space="preserve">consistent with the shallow slope and wide scatter</w:t>
      </w:r>
      <w:r>
        <w:t xml:space="preserve"> </w:t>
      </w:r>
      <w:r>
        <w:t xml:space="preserve">in</w:t>
      </w:r>
      <w:r>
        <w:t xml:space="preserve"> </w:t>
      </w:r>
      <w:hyperlink w:anchor="fig-scatter-chol-sbp">
        <w:r>
          <w:rPr>
            <w:rStyle w:val="Hyperlink"/>
          </w:rPr>
          <w:t xml:space="preserve">Figure 6</w:t>
        </w:r>
      </w:hyperlink>
      <w:r>
        <w:t xml:space="preserve">.</w:t>
      </w:r>
    </w:p>
    <w:bookmarkEnd w:id="9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FC5300"/>
          <w:left w:val="single" w:sz="24" w:space="0" w:color="FC5300"/>
          <w:bottom w:val="single" w:sz="4" w:space="0" w:color="FC5300"/>
          <w:right w:val="single" w:sz="4" w:space="0" w:color="FC530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fe5d0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caution.png" id="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Correlation measures linear association only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Two variables can be strongly related</w:t>
            </w:r>
            <w:r>
              <w:t xml:space="preserve"> </w:t>
            </w:r>
            <w:r>
              <w:t xml:space="preserve">and still have a correlation near zero,</w:t>
            </w:r>
            <w:r>
              <w:t xml:space="preserve"> </w:t>
            </w:r>
            <w:r>
              <w:t xml:space="preserve">if the relationship is not linear.</w:t>
            </w:r>
            <w:r>
              <w:t xml:space="preserve"> </w:t>
            </w:r>
            <w:r>
              <w:t xml:space="preserve">For example, if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, the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are symmetric around 0,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are not all equal,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although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a function of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Correlation also does not imply causation.</w:t>
            </w:r>
          </w:p>
          <w:p/>
        </w:tc>
      </w:tr>
    </w:tbl>
    <w:p>
      <w:pPr>
        <w:pStyle w:val="BodyText"/>
      </w:pPr>
      <w:r>
        <w:t xml:space="preserve">Rice (2007, sec. 10.7, pp. 404–406)</w:t>
      </w:r>
      <w:r>
        <w:t xml:space="preserve"> </w:t>
      </w:r>
      <w:r>
        <w:t xml:space="preserve">covers scatterplots.</w:t>
      </w:r>
    </w:p>
    <w:bookmarkEnd w:id="95"/>
    <w:bookmarkStart w:id="105" w:name="X276b94a7d03810956e9ce51874e5dad5aed6d75"/>
    <w:p>
      <w:pPr>
        <w:pStyle w:val="Heading3"/>
      </w:pPr>
      <w:r>
        <w:t xml:space="preserve">4.2 A continuous variable by a categorical variable</w:t>
      </w:r>
    </w:p>
    <w:p>
      <w:pPr>
        <w:pStyle w:val="FirstParagraph"/>
      </w:pPr>
      <w:r>
        <w:t xml:space="preserve">Side-by-side</w:t>
      </w:r>
      <w:r>
        <w:t xml:space="preserve"> </w:t>
      </w:r>
      <w:hyperlink w:anchor="def-boxplot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compare the distribution of a</w:t>
      </w:r>
      <w:r>
        <w:t xml:space="preserve"> </w:t>
      </w:r>
      <w:r>
        <w:t xml:space="preserve">continuous variable across the groups defined by a categorical variable</w:t>
      </w:r>
      <w:r>
        <w:t xml:space="preserve"> </w:t>
      </w:r>
      <w:r>
        <w:t xml:space="preserve">(</w:t>
      </w:r>
      <w:hyperlink w:anchor="fig-box-chol-by-smoke">
        <w:r>
          <w:rPr>
            <w:rStyle w:val="Hyperlink"/>
          </w:rPr>
          <w:t xml:space="preserve">Figure 7</w:t>
        </w:r>
      </w:hyperlink>
      <w:r>
        <w:t xml:space="preserve"> </w:t>
      </w:r>
      <w:r>
        <w:t xml:space="preserve">and</w:t>
      </w:r>
      <w:r>
        <w:t xml:space="preserve"> </w:t>
      </w:r>
      <w:hyperlink w:anchor="fig-box-chol-by-behpat">
        <w:r>
          <w:rPr>
            <w:rStyle w:val="Hyperlink"/>
          </w:rPr>
          <w:t xml:space="preserve">Figure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9" w:name="fig-box-chol-by-smok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smoke,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smoke)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7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4-1.png" id="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Box plots of cholesterol by smoking status in the WCGS dataset</w:t>
            </w:r>
          </w:p>
          <w:bookmarkEnd w:id="99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3" w:name="fig-box-chol-by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01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5-1.png" id="1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Box plots of cholesterol by behavioral pattern in the WCGS dataset</w:t>
            </w:r>
          </w:p>
          <w:bookmarkEnd w:id="103"/>
        </w:tc>
      </w:tr>
    </w:tbl>
    <w:p>
      <w:pPr>
        <w:pStyle w:val="BodyText"/>
      </w:pPr>
      <w:hyperlink w:anchor="tbl-chol-by-chd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computes summary statistics separately for each group.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4" w:name="tbl-chol-by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Cholesterol, systolic blood pressure, and BMI by CHD status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(chol, sbp, bmi,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224.3 (42.2)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250.1 (49.4)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128.0 (14.7)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135.4 (17.5)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25.1 (2.6)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</w:t>
                  </w:r>
                </w:p>
              </w:tc>
            </w:tr>
          </w:tbl>
          <w:bookmarkEnd w:id="104"/>
        </w:tc>
      </w:tr>
    </w:tbl>
    <w:bookmarkEnd w:id="105"/>
    <w:bookmarkStart w:id="109" w:name="two-categorical-variables"/>
    <w:p>
      <w:pPr>
        <w:pStyle w:val="Heading3"/>
      </w:pPr>
      <w:r>
        <w:t xml:space="preserve">4.3 Two categorical variables</w:t>
      </w:r>
    </w:p>
    <w:bookmarkStart w:id="106" w:name="def-contingency-table"/>
    <w:p>
      <w:pPr>
        <w:pStyle w:val="FirstParagraph"/>
      </w:pPr>
      <w:r>
        <w:rPr>
          <w:b/>
          <w:bCs/>
        </w:rPr>
        <w:t xml:space="preserve">Definition 20 (Contingency table (cross-tabulation))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contingency table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cross-tabulation</w:t>
      </w:r>
      <w:r>
        <w:t xml:space="preserve">) displays</w:t>
      </w:r>
      <w:r>
        <w:t xml:space="preserve"> </w:t>
      </w:r>
      <w:r>
        <w:t xml:space="preserve">the joint frequencies of two categorical variables:</w:t>
      </w:r>
      <w:r>
        <w:t xml:space="preserve"> </w:t>
      </w:r>
      <w:r>
        <w:t xml:space="preserve">each cell counts the observations with one combination of categories.</w:t>
      </w:r>
      <w:r>
        <w:t xml:space="preserve"> </w:t>
      </w:r>
      <w:r>
        <w:t xml:space="preserve">For two binary variables,</w:t>
      </w:r>
      <w:r>
        <w:t xml:space="preserve"> </w:t>
      </w:r>
      <w:r>
        <w:t xml:space="preserve">the contingency table 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 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Outcome = 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Outcome = 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1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bookmarkEnd w:id="106"/>
    <w:bookmarkStart w:id="108" w:name="exm-contingency-table"/>
    <w:p>
      <w:pPr>
        <w:pStyle w:val="BodyText"/>
      </w:pPr>
      <w:r>
        <w:rPr>
          <w:b/>
          <w:bCs/>
        </w:rPr>
        <w:t xml:space="preserve">Example 8 (Smoking and CHD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No  Yes</w:t>
      </w:r>
      <w:r>
        <w:br/>
      </w:r>
      <w:r>
        <w:rPr>
          <w:rStyle w:val="CommentTok"/>
        </w:rPr>
        <w:t xml:space="preserve">#&gt;     No  1554   98</w:t>
      </w:r>
      <w:r>
        <w:br/>
      </w:r>
      <w:r>
        <w:rPr>
          <w:rStyle w:val="CommentTok"/>
        </w:rPr>
        <w:t xml:space="preserve">#&gt;     Yes 1343  159</w:t>
      </w:r>
    </w:p>
    <w:p>
      <w:pPr>
        <w:pStyle w:val="FirstParagraph"/>
      </w:pPr>
      <w:r>
        <w:t xml:space="preserve">Row proportions give the distribution of CHD status</w:t>
      </w:r>
      <w:r>
        <w:t xml:space="preserve"> </w:t>
      </w:r>
      <w:r>
        <w:t xml:space="preserve">within each smoking group: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    No      Yes</w:t>
      </w:r>
      <w:r>
        <w:br/>
      </w:r>
      <w:r>
        <w:rPr>
          <w:rStyle w:val="CommentTok"/>
        </w:rPr>
        <w:t xml:space="preserve">#&gt;     No  0.940678 0.059322</w:t>
      </w:r>
      <w:r>
        <w:br/>
      </w:r>
      <w:r>
        <w:rPr>
          <w:rStyle w:val="CommentTok"/>
        </w:rPr>
        <w:t xml:space="preserve">#&gt;     Yes 0.894141 0.105859</w:t>
      </w:r>
    </w:p>
    <w:p>
      <w:pPr>
        <w:pStyle w:val="FirstParagraph"/>
      </w:pPr>
      <w:hyperlink w:anchor="tbl-gtsummary-smoke-chd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shows the same counts</w:t>
      </w:r>
      <w:r>
        <w:t xml:space="preserve"> </w:t>
      </w:r>
      <w:r>
        <w:t xml:space="preserve">as a formatted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7" w:name="tbl-gtsummary-smoke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Smoking status and CHD event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(smoke,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1,343 (46%)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159 (62%)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107"/>
        </w:tc>
      </w:tr>
    </w:tbl>
    <w:bookmarkEnd w:id="108"/>
    <w:bookmarkEnd w:id="109"/>
    <w:bookmarkEnd w:id="110"/>
    <w:bookmarkStart w:id="132" w:name="data-transformations"/>
    <w:p>
      <w:pPr>
        <w:pStyle w:val="Heading2"/>
      </w:pPr>
      <w:r>
        <w:t xml:space="preserve">5 Data transformations</w:t>
      </w:r>
    </w:p>
    <w:p>
      <w:pPr>
        <w:pStyle w:val="FirstParagraph"/>
      </w:pPr>
      <w:r>
        <w:t xml:space="preserve">When a continuous variable has a right-skewed distribution</w:t>
      </w:r>
      <w:r>
        <w:t xml:space="preserve"> </w:t>
      </w:r>
      <w:r>
        <w:t xml:space="preserve">(a longer tail to the right than to the left),</w:t>
      </w:r>
      <w:r>
        <w:t xml:space="preserve"> </w:t>
      </w:r>
      <w:r>
        <w:t xml:space="preserve">a logarithmic transformation often makes the distribution</w:t>
      </w:r>
      <w:r>
        <w:t xml:space="preserve"> </w:t>
      </w:r>
      <w:r>
        <w:t xml:space="preserve">more symmetric.</w:t>
      </w:r>
      <w:r>
        <w:t xml:space="preserve"> </w:t>
      </w:r>
      <w:r>
        <w:t xml:space="preserve">A log-transformed variable also has a multiplicative interpretation:</w:t>
      </w:r>
      <w:r>
        <w:t xml:space="preserve"> </w:t>
      </w:r>
      <w:r>
        <w:t xml:space="preserve">an increase of 1 in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corresponds to multiplying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e</m:t>
        </m:r>
        <m:r>
          <m:rPr>
            <m:sty m:val="p"/>
          </m:rPr>
          <m:t>≈</m:t>
        </m:r>
        <m:r>
          <m:t>2.72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WCGS dataset already contains log-transformed versions</w:t>
      </w:r>
      <w:r>
        <w:t xml:space="preserve"> </w:t>
      </w:r>
      <w:r>
        <w:t xml:space="preserve">of two variables: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lnsbp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SBP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lnwght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weight</m:t>
        </m:r>
        <m:r>
          <m:rPr>
            <m:sty m:val="p"/>
          </m:rPr>
          <m:t>)</m:t>
        </m:r>
      </m:oMath>
      <w:r>
        <w:t xml:space="preserve">.</w:t>
      </w:r>
    </w:p>
    <w:bookmarkStart w:id="119" w:name="fig-hist-sbp-log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14" w:name="fig-hist-sbp-raw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8-1.png" id="11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Raw scale</w:t>
                  </w:r>
                </w:p>
                <w:bookmarkEnd w:id="114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18" w:name="fig-hist-sbp-logsca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"coral"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scale_x_log10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breaks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100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140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(mmHg), log scale"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9-1.png" id="11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 scale</w:t>
                  </w:r>
                </w:p>
                <w:bookmarkEnd w:id="118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9: Distribution of systolic blood pressure in the WCGS, on two scales.</w:t>
      </w:r>
      <w:r>
        <w:t xml:space="preserve"> </w:t>
      </w:r>
      <w:r>
        <w:t xml:space="preserve">Both panels label the axis in mmHg;</w:t>
      </w:r>
      <w:r>
        <w:t xml:space="preserve"> </w:t>
      </w:r>
      <w:r>
        <w:t xml:space="preserve">the right panel spaces the values logarithmically,</w:t>
      </w:r>
      <w:r>
        <w:t xml:space="preserve"> </w:t>
      </w:r>
      <w:r>
        <w:t xml:space="preserve">so its histogram is the histogram of</w:t>
      </w:r>
      <w:r>
        <w:t xml:space="preserve"> </w:t>
      </w:r>
      <w:r>
        <w:rPr>
          <w:rStyle w:val="VerbatimChar"/>
        </w:rPr>
        <w:t xml:space="preserve">lnsbp</w:t>
      </w:r>
      <w:r>
        <w:t xml:space="preserve">.</w:t>
      </w:r>
    </w:p>
    <w:bookmarkEnd w:id="119"/>
    <w:p>
      <w:pPr>
        <w:pStyle w:val="SourceCode"/>
      </w:pPr>
      <w:r>
        <w:rPr>
          <w:rStyle w:val="CommentTok"/>
        </w:rPr>
        <w:t xml:space="preserve"># sample skewness: mean cubed deviation, divided by the cubed SD</w:t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sbp_skew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lnsbp)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sbp_skew</w:t>
      </w:r>
      <w:r>
        <w:br/>
      </w:r>
      <w:r>
        <w:rPr>
          <w:rStyle w:val="CommentTok"/>
        </w:rPr>
        <w:t xml:space="preserve">#&gt;      raw      log </w:t>
      </w:r>
      <w:r>
        <w:br/>
      </w:r>
      <w:r>
        <w:rPr>
          <w:rStyle w:val="CommentTok"/>
        </w:rPr>
        <w:t xml:space="preserve">#&gt; 1.203824 0.739911</w:t>
      </w:r>
    </w:p>
    <w:p>
      <w:pPr>
        <w:pStyle w:val="FirstParagraph"/>
      </w:pPr>
      <w:r>
        <w:t xml:space="preserve">The log-transformed SBP is less skewed than the raw SBP</w:t>
      </w:r>
      <w:r>
        <w:t xml:space="preserve"> </w:t>
      </w:r>
      <w:r>
        <w:t xml:space="preserve">(sample skewness 0.74</w:t>
      </w:r>
      <w:r>
        <w:t xml:space="preserve"> </w:t>
      </w:r>
      <w:r>
        <w:t xml:space="preserve">versus 1.2),</w:t>
      </w:r>
      <w:r>
        <w:t xml:space="preserve"> </w:t>
      </w:r>
      <w:r>
        <w:t xml:space="preserve">but still not symmetric.</w:t>
      </w:r>
      <w:r>
        <w:t xml:space="preserve"> </w:t>
      </w:r>
      <w:r>
        <w:t xml:space="preserve">Whether to transform a variable in a regression model depends on</w:t>
      </w:r>
      <w:r>
        <w:t xml:space="preserve"> </w:t>
      </w:r>
      <w:r>
        <w:t xml:space="preserve">the assumptions of that model and on the scientific question.</w:t>
      </w:r>
    </w:p>
    <w:bookmarkStart w:id="131" w:name="sec-rescaling"/>
    <w:p>
      <w:pPr>
        <w:pStyle w:val="Heading3"/>
      </w:pPr>
      <w:r>
        <w:t xml:space="preserve">5.1 Rescaling a variable</w:t>
      </w:r>
    </w:p>
    <w:bookmarkStart w:id="120" w:name="exr-standardize"/>
    <w:p>
      <w:pPr>
        <w:pStyle w:val="FirstParagraph"/>
      </w:pPr>
      <w:r>
        <w:rPr>
          <w:b/>
          <w:bCs/>
        </w:rPr>
        <w:t xml:space="preserve">Exercise 2 (A standardized cholesterol value)</w:t>
      </w:r>
      <w:r>
        <w:t xml:space="preserve"> </w:t>
      </w:r>
      <w:r>
        <w:t xml:space="preserve">In the WCGS data,</w:t>
      </w:r>
      <w:r>
        <w:t xml:space="preserve"> </w:t>
      </w:r>
      <w:r>
        <w:t xml:space="preserve">cholesterol (</w:t>
      </w:r>
      <w:r>
        <w:rPr>
          <w:rStyle w:val="VerbatimChar"/>
        </w:rPr>
        <w:t xml:space="preserve">chol</w:t>
      </w:r>
      <w:r>
        <w:t xml:space="preserve">) is measured in mg/dL.</w:t>
      </w:r>
    </w:p>
    <w:p>
      <w:pPr>
        <w:pStyle w:val="Compact"/>
        <w:numPr>
          <w:ilvl w:val="0"/>
          <w:numId w:val="1008"/>
        </w:numPr>
      </w:pPr>
      <w:r>
        <w:t xml:space="preserve">Compute the sample mean and sample standard deviation of</w:t>
      </w:r>
      <w:r>
        <w:t xml:space="preserve"> </w:t>
      </w:r>
      <w:r>
        <w:rPr>
          <w:rStyle w:val="VerbatimChar"/>
        </w:rPr>
        <w:t xml:space="preserve">chol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 man has</w:t>
      </w:r>
      <w:r>
        <w:t xml:space="preserve"> </w:t>
      </w:r>
      <w:r>
        <w:rPr>
          <w:rStyle w:val="VerbatimChar"/>
        </w:rPr>
        <w:t xml:space="preserve">chol</w:t>
      </w:r>
      <w:r>
        <w:t xml:space="preserve"> </w:t>
      </w:r>
      <w:r>
        <w:t xml:space="preserve">equal to 250 mg/dL.</w:t>
      </w:r>
      <w:r>
        <w:t xml:space="preserve"> </w:t>
      </w:r>
      <w:r>
        <w:t xml:space="preserve">By how many standard deviations does his value differ from the sample mean,</w:t>
      </w:r>
      <w:r>
        <w:t xml:space="preserve"> </w:t>
      </w:r>
      <w:r>
        <w:t xml:space="preserve">and in which direction?</w:t>
      </w:r>
    </w:p>
    <w:p>
      <w:pPr>
        <w:pStyle w:val="Compact"/>
        <w:numPr>
          <w:ilvl w:val="0"/>
          <w:numId w:val="1008"/>
        </w:numPr>
      </w:pPr>
      <w:r>
        <w:t xml:space="preserve">What are the units of your answer to part 2?</w:t>
      </w:r>
    </w:p>
    <w:bookmarkEnd w:id="120"/>
    <w:bookmarkStart w:id="121" w:name="sol-standardiz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chol_mean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250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chol_mean)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chol_sd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chol_mean,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chol_sd, </w:t>
      </w:r>
      <w:r>
        <w:rPr>
          <w:rStyle w:val="AttributeTok"/>
        </w:rPr>
        <w:t xml:space="preserve">z_250 =</w:t>
      </w:r>
      <w:r>
        <w:rPr>
          <w:rStyle w:val="NormalTok"/>
        </w:rPr>
        <w:t xml:space="preserve"> chol_z)</w:t>
      </w:r>
      <w:r>
        <w:br/>
      </w:r>
      <w:r>
        <w:rPr>
          <w:rStyle w:val="CommentTok"/>
        </w:rPr>
        <w:t xml:space="preserve">#&gt;       mean         sd      z_250 </w:t>
      </w:r>
      <w:r>
        <w:br/>
      </w:r>
      <w:r>
        <w:rPr>
          <w:rStyle w:val="CommentTok"/>
        </w:rPr>
        <w:t xml:space="preserve">#&gt; 226.372374  43.420426   0.544159</w:t>
      </w:r>
    </w:p>
    <w:p>
      <w:pPr>
        <w:numPr>
          <w:ilvl w:val="0"/>
          <w:numId w:val="1009"/>
        </w:numPr>
      </w:pPr>
      <w:r>
        <w:t xml:space="preserve">The sample mean is 226.4 mg/dL</w:t>
      </w:r>
      <w:r>
        <w:t xml:space="preserve"> </w:t>
      </w:r>
      <w:r>
        <w:t xml:space="preserve">and the sample standard deviation is 43.4 mg/dL.</w:t>
      </w:r>
    </w:p>
    <w:p>
      <w:pPr>
        <w:numPr>
          <w:ilvl w:val="0"/>
          <w:numId w:val="1009"/>
        </w:numPr>
      </w:pPr>
      <m:oMath>
        <m:r>
          <m:rPr>
            <m:sty m:val="p"/>
          </m:rPr>
          <m:t>(</m:t>
        </m:r>
        <m:r>
          <m:t>250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0.54:</w:t>
      </w:r>
      <w:r>
        <w:t xml:space="preserve"> </w:t>
      </w:r>
      <w:r>
        <w:t xml:space="preserve">his cholesterol is 0.54 standard deviations</w:t>
      </w:r>
      <w:r>
        <w:t xml:space="preserve"> </w:t>
      </w:r>
      <w:r>
        <w:t xml:space="preserve">above the sample mean.</w:t>
      </w:r>
    </w:p>
    <w:p>
      <w:pPr>
        <w:numPr>
          <w:ilvl w:val="0"/>
          <w:numId w:val="1009"/>
        </w:numPr>
      </w:pPr>
      <w:r>
        <w:t xml:space="preserve">The numerator is in mg/dL and the denominator is in mg/dL,</w:t>
      </w:r>
      <w:r>
        <w:t xml:space="preserve"> </w:t>
      </w:r>
      <w:r>
        <w:t xml:space="preserve">so the answer has no units.</w:t>
      </w:r>
    </w:p>
    <w:bookmarkEnd w:id="121"/>
    <w:bookmarkStart w:id="122" w:name="def-standardization"/>
    <w:p>
      <w:pPr>
        <w:pStyle w:val="FirstParagraph"/>
      </w:pPr>
      <w:r>
        <w:rPr>
          <w:b/>
          <w:bCs/>
        </w:rPr>
        <w:t xml:space="preserve">Definition 21 (Standardization)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of a variable</w:t>
      </w:r>
      <w:r>
        <w:t xml:space="preserve"> </w:t>
      </w:r>
      <w:r>
        <w:t xml:space="preserve">with</w:t>
      </w:r>
      <w:r>
        <w:t xml:space="preserve"> </w:t>
      </w:r>
      <w:hyperlink w:anchor="def-sample-mean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w:anchor="def-sample-sd">
        <w:r>
          <w:rPr>
            <w:rStyle w:val="Hyperlink"/>
          </w:rPr>
          <w:t xml:space="preserve">sample standard deviation</w:t>
        </w:r>
      </w:hyperlink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standardized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>
                <m:t>s</m:t>
              </m:r>
            </m:den>
          </m:f>
        </m:oMath>
      </m:oMathPara>
    </w:p>
    <w:bookmarkEnd w:id="122"/>
    <w:bookmarkStart w:id="123" w:name="rem-source-standardization"/>
    <w:p>
      <w:pPr>
        <w:pStyle w:val="FirstParagraph"/>
      </w:pPr>
      <w:r>
        <w:rPr>
          <w:i/>
          <w:iCs/>
        </w:rPr>
        <w:t xml:space="preserve">Remark 5</w:t>
      </w:r>
      <w:r>
        <w:t xml:space="preserve"> (Source: Standardization). </w:t>
      </w:r>
      <w:r>
        <w:t xml:space="preserve">James et al. (2021, sec. 4.7.6, p. 183)</w:t>
      </w:r>
      <w:r>
        <w:t xml:space="preserve">.</w:t>
      </w:r>
      <w:r>
        <w:t xml:space="preserve"> </w:t>
      </w:r>
      <w:r>
        <w:t xml:space="preserve">Géron (2017, ch. 2)</w:t>
      </w:r>
      <w:r>
        <w:t xml:space="preserve"> </w:t>
      </w:r>
      <w:r>
        <w:t xml:space="preserve">describes the same operation but says it divides by the variance;</w:t>
      </w:r>
      <w:r>
        <w:t xml:space="preserve"> </w:t>
      </w:r>
      <w:r>
        <w:t xml:space="preserve">the standard deviation is used here, as in</w:t>
      </w:r>
      <w:r>
        <w:t xml:space="preserve"> </w:t>
      </w:r>
      <w:r>
        <w:t xml:space="preserve">James et al. (2021)</w:t>
      </w:r>
      <w:r>
        <w:t xml:space="preserve">.</w:t>
      </w:r>
    </w:p>
    <w:bookmarkEnd w:id="123"/>
    <w:bookmarkStart w:id="124" w:name="rem-standardization-units"/>
    <w:p>
      <w:pPr>
        <w:pStyle w:val="BodyText"/>
      </w:pPr>
      <w:r>
        <w:rPr>
          <w:i/>
          <w:iCs/>
        </w:rPr>
        <w:t xml:space="preserve">Remark 6</w:t>
      </w:r>
      <w:r>
        <w:t xml:space="preserve"> (Standardized values have no units). </w:t>
      </w:r>
      <w:r>
        <w:t xml:space="preserve">In</w:t>
      </w:r>
      <w:r>
        <w:t xml:space="preserve"> </w:t>
      </w:r>
      <w:hyperlink w:anchor="exr-standardiz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the standardized value of a cholesterol of 250 mg/dL</w:t>
      </w:r>
      <w:r>
        <w:t xml:space="preserve"> </w:t>
      </w:r>
      <w:r>
        <w:t xml:space="preserve">is the number of sample standard deviations</w:t>
      </w:r>
      <w:r>
        <w:t xml:space="preserve"> </w:t>
      </w:r>
      <w:r>
        <w:t xml:space="preserve">between 250 and the sample mean.</w:t>
      </w:r>
      <w:r>
        <w:t xml:space="preserve"> </w:t>
      </w:r>
      <w:r>
        <w:t xml:space="preserve">Standardizing puts variables measured in different units</w:t>
      </w:r>
      <w:r>
        <w:t xml:space="preserve"> </w:t>
      </w:r>
      <w:r>
        <w:t xml:space="preserve">on a comparable scale.</w:t>
      </w:r>
      <w:r>
        <w:t xml:space="preserve"> </w:t>
      </w:r>
      <w:r>
        <w:t xml:space="preserve">For example, a salary in dollars and an age in years</w:t>
      </w:r>
      <w:r>
        <w:t xml:space="preserve"> </w:t>
      </w:r>
      <w:r>
        <w:t xml:space="preserve">both become unitless numbers of standard deviations.</w:t>
      </w:r>
    </w:p>
    <w:bookmarkEnd w:id="124"/>
    <w:bookmarkStart w:id="125" w:name="thm-standardized-mean-sd"/>
    <w:p>
      <w:pPr>
        <w:pStyle w:val="BodyText"/>
      </w:pPr>
      <w:r>
        <w:rPr>
          <w:b/>
          <w:bCs/>
        </w:rPr>
        <w:t xml:space="preserve">Theorem 2 (Standardized values have mean 0 and standard deviation 1)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with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tandardization">
        <w:r>
          <w:rPr>
            <w:rStyle w:val="Hyperlink"/>
          </w:rPr>
          <w:t xml:space="preserve">standardized values</w:t>
        </w:r>
      </w:hyperlink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have sample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sample standard deviation</w:t>
      </w:r>
      <w:r>
        <w:t xml:space="preserve"> </w:t>
      </w:r>
      <m:oMath>
        <m:r>
          <m:t>1</m:t>
        </m:r>
      </m:oMath>
      <w:r>
        <w:t xml:space="preserve">.</w:t>
      </w:r>
    </w:p>
    <w:bookmarkEnd w:id="1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s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their sample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their sample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26" w:name="rem-source-standardized-mean-sd"/>
    <w:p>
      <w:pPr>
        <w:pStyle w:val="BodyText"/>
      </w:pPr>
      <w:r>
        <w:rPr>
          <w:i/>
          <w:iCs/>
        </w:rPr>
        <w:t xml:space="preserve">Remark 7</w:t>
      </w:r>
      <w:r>
        <w:t xml:space="preserve"> (Source: Standardized values have mean 0 and standard deviation 1). </w:t>
      </w:r>
      <w:r>
        <w:t xml:space="preserve">Stated for the standardized Caravan variables in</w:t>
      </w:r>
      <w:r>
        <w:t xml:space="preserve"> </w:t>
      </w:r>
      <w:r>
        <w:t xml:space="preserve">James et al. (2021, sec. 4.7.6, p. 183)</w:t>
      </w:r>
      <w:r>
        <w:t xml:space="preserve">;</w:t>
      </w:r>
      <w:r>
        <w:t xml:space="preserve"> </w:t>
      </w:r>
      <w:r>
        <w:t xml:space="preserve">the proof is the elementary calculation.</w:t>
      </w:r>
    </w:p>
    <w:bookmarkEnd w:id="126"/>
    <w:bookmarkStart w:id="127" w:name="exm-scale-wcgs"/>
    <w:p>
      <w:pPr>
        <w:pStyle w:val="BodyText"/>
      </w:pPr>
      <w:r>
        <w:rPr>
          <w:b/>
          <w:bCs/>
        </w:rPr>
        <w:t xml:space="preserve">Example 9 (Standardizing cholesterol in R)</w:t>
      </w:r>
      <w:r>
        <w:t xml:space="preserve"> </w:t>
      </w:r>
      <w:r>
        <w:t xml:space="preserve">In R,</w:t>
      </w:r>
      <w:r>
        <w:t xml:space="preserve"> </w:t>
      </w:r>
      <w:r>
        <w:rPr>
          <w:rStyle w:val="VerbatimChar"/>
        </w:rPr>
        <w:t xml:space="preserve">scale()</w:t>
      </w:r>
      <w:r>
        <w:t xml:space="preserve"> </w:t>
      </w:r>
      <w:r>
        <w:t xml:space="preserve">returns the standardized values of a column,</w:t>
      </w:r>
      <w:r>
        <w:t xml:space="preserve"> </w:t>
      </w:r>
      <w:r>
        <w:t xml:space="preserve">as a one-column matrix.</w:t>
      </w:r>
      <w:r>
        <w:t xml:space="preserve"> </w:t>
      </w:r>
      <w:r>
        <w:t xml:space="preserve">For the WCGS cholesterol values: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2.79926e-16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mean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up to rounding error, and the standard deviation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standardized-mean-s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na.rm = TRUE</w:t>
      </w:r>
      <w:r>
        <w:t xml:space="preserve"> </w:t>
      </w:r>
      <w:r>
        <w:t xml:space="preserve">is needed because 12 of the cholesterol values are missing.</w:t>
      </w:r>
    </w:p>
    <w:bookmarkEnd w:id="127"/>
    <w:bookmarkStart w:id="128" w:name="def-min-max-scaling"/>
    <w:p>
      <w:pPr>
        <w:pStyle w:val="BodyText"/>
      </w:pPr>
      <w:r>
        <w:rPr>
          <w:b/>
          <w:bCs/>
        </w:rPr>
        <w:t xml:space="preserve">Definition 22 (Min-max scaling)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of a variable</w:t>
      </w:r>
      <w:r>
        <w:t xml:space="preserve"> </w:t>
      </w:r>
      <w:r>
        <w:t xml:space="preserve">with minimum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and maximum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&gt;</m:t>
        </m:r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min-max scaled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num>
            <m:den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Géron (2017, ch. 2)</w:t>
      </w:r>
      <w:r>
        <w:t xml:space="preserve">.</w:t>
      </w:r>
    </w:p>
    <w:bookmarkEnd w:id="128"/>
    <w:bookmarkStart w:id="129" w:name="rem-min-max-outliers"/>
    <w:p>
      <w:pPr>
        <w:pStyle w:val="BodyText"/>
      </w:pPr>
      <w:r>
        <w:rPr>
          <w:i/>
          <w:iCs/>
        </w:rPr>
        <w:t xml:space="preserve">Remark 8</w:t>
      </w:r>
      <w:r>
        <w:t xml:space="preserve"> (Min-max scaling and outliers). </w:t>
      </w:r>
      <w:r>
        <w:t xml:space="preserve">Every min-max scaled value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minimum maps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maximum maps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if median incomes range from 0 to 15,</w:t>
      </w:r>
      <w:r>
        <w:t xml:space="preserve"> </w:t>
      </w:r>
      <w:r>
        <w:t xml:space="preserve">an income of 0 maps to</w:t>
      </w:r>
      <w:r>
        <w:t xml:space="preserve"> </w:t>
      </w:r>
      <m:oMath>
        <m:r>
          <m:t>0</m:t>
        </m:r>
      </m:oMath>
      <w:r>
        <w:t xml:space="preserve">, and an income of 15 maps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Min-max scaling is sensitive to outliers.</w:t>
      </w:r>
      <w:r>
        <w:t xml:space="preserve"> </w:t>
      </w:r>
      <w:r>
        <w:t xml:space="preserve">For example, suppose one income of 100 is recorded by mistake.</w:t>
      </w:r>
      <w:r>
        <w:t xml:space="preserve"> </w:t>
      </w:r>
      <w:r>
        <w:t xml:space="preserve">The maximum is then 100,</w:t>
      </w:r>
      <w:r>
        <w:t xml:space="preserve"> </w:t>
      </w:r>
      <w:r>
        <w:t xml:space="preserve">so min-max scaling maps all the other incomes into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0.15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hyperlink w:anchor="def-standardization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changes them much less</w:t>
      </w:r>
      <w:r>
        <w:t xml:space="preserve"> </w:t>
      </w:r>
      <w:r>
        <w:t xml:space="preserve">(Géron 2017, chap. 2,</w:t>
      </w:r>
      <w:r>
        <w:t xml:space="preserve"> </w:t>
      </w:r>
      <w:r>
        <w:t xml:space="preserve">“Feature Scaling”</w:t>
      </w:r>
      <w:r>
        <w:t xml:space="preserve">)</w:t>
      </w:r>
      <w:r>
        <w:t xml:space="preserve">.</w:t>
      </w:r>
    </w:p>
    <w:bookmarkEnd w:id="129"/>
    <w:bookmarkStart w:id="130" w:name="exm-min-max-wcgs"/>
    <w:p>
      <w:pPr>
        <w:pStyle w:val="BodyText"/>
      </w:pPr>
      <w:r>
        <w:rPr>
          <w:b/>
          <w:bCs/>
        </w:rPr>
        <w:t xml:space="preserve">Example 10 (Min-max scaling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chol_range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chol_minmax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(chol_range)</w:t>
      </w:r>
      <w:r>
        <w:br/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(chol_minmax,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 1</w:t>
      </w:r>
    </w:p>
    <w:p>
      <w:pPr>
        <w:pStyle w:val="FirstParagraph"/>
      </w:pPr>
      <w:r>
        <w:t xml:space="preserve">The smallest cholesterol value maps to 0 and the largest maps to 1.</w:t>
      </w:r>
      <w:r>
        <w:t xml:space="preserve"> </w:t>
      </w:r>
      <w:r>
        <w:t xml:space="preserve">The scaled values keep the shape of the distribution</w:t>
      </w:r>
      <w:r>
        <w:t xml:space="preserve"> </w:t>
      </w:r>
      <w:r>
        <w:t xml:space="preserve">but have no units.</w:t>
      </w:r>
    </w:p>
    <w:bookmarkEnd w:id="130"/>
    <w:bookmarkEnd w:id="131"/>
    <w:bookmarkEnd w:id="132"/>
    <w:bookmarkStart w:id="134" w:name="an-exploratory-data-analysis-workflow"/>
    <w:p>
      <w:pPr>
        <w:pStyle w:val="Heading2"/>
      </w:pPr>
      <w:r>
        <w:t xml:space="preserve">6 An exploratory data analysis workflow</w:t>
      </w:r>
    </w:p>
    <w:p>
      <w:pPr>
        <w:pStyle w:val="FirstParagraph"/>
      </w:pPr>
      <w:r>
        <w:t xml:space="preserve">A typical exploratory data analysis proceeds as follows: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Understand the dataset</w:t>
      </w:r>
      <w:r>
        <w:t xml:space="preserve">:</w:t>
      </w:r>
      <w:r>
        <w:t xml:space="preserve"> </w:t>
      </w:r>
      <w:r>
        <w:t xml:space="preserve">the number of observations and variables, and each variable’s type.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Examine each variable individually</w:t>
      </w:r>
      <w:r>
        <w:t xml:space="preserve">:</w:t>
      </w:r>
    </w:p>
    <w:p>
      <w:pPr>
        <w:pStyle w:val="Compact"/>
        <w:numPr>
          <w:ilvl w:val="1"/>
          <w:numId w:val="1011"/>
        </w:numPr>
      </w:pPr>
      <w:r>
        <w:t xml:space="preserve">continuous: histogram, box plot, mean, SD, median, IQR;</w:t>
      </w:r>
    </w:p>
    <w:p>
      <w:pPr>
        <w:pStyle w:val="Compact"/>
        <w:numPr>
          <w:ilvl w:val="1"/>
          <w:numId w:val="1011"/>
        </w:numPr>
      </w:pPr>
      <w:r>
        <w:t xml:space="preserve">categorical: bar chart, frequency table;</w:t>
      </w:r>
    </w:p>
    <w:p>
      <w:pPr>
        <w:pStyle w:val="Compact"/>
        <w:numPr>
          <w:ilvl w:val="1"/>
          <w:numId w:val="1011"/>
        </w:numPr>
      </w:pPr>
      <w:r>
        <w:t xml:space="preserve">note missing values, unusual values, and outliers.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Examine relationships between variables</w:t>
      </w:r>
      <w:r>
        <w:t xml:space="preserve">:</w:t>
      </w:r>
    </w:p>
    <w:p>
      <w:pPr>
        <w:pStyle w:val="Compact"/>
        <w:numPr>
          <w:ilvl w:val="1"/>
          <w:numId w:val="1012"/>
        </w:numPr>
      </w:pPr>
      <w:r>
        <w:t xml:space="preserve">two continuous variables: scatter plot, correlation;</w:t>
      </w:r>
    </w:p>
    <w:p>
      <w:pPr>
        <w:pStyle w:val="Compact"/>
        <w:numPr>
          <w:ilvl w:val="1"/>
          <w:numId w:val="1012"/>
        </w:numPr>
      </w:pPr>
      <w:r>
        <w:t xml:space="preserve">continuous by categorical: side-by-side box plots, group means;</w:t>
      </w:r>
    </w:p>
    <w:p>
      <w:pPr>
        <w:pStyle w:val="Compact"/>
        <w:numPr>
          <w:ilvl w:val="1"/>
          <w:numId w:val="1012"/>
        </w:numPr>
      </w:pPr>
      <w:r>
        <w:t xml:space="preserve">two categorical variables: contingency table.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Consider transformations</w:t>
      </w:r>
      <w:r>
        <w:t xml:space="preserve"> </w:t>
      </w:r>
      <w:r>
        <w:t xml:space="preserve">for skewed continuous variables.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Summarize the findings</w:t>
      </w:r>
      <w:r>
        <w:t xml:space="preserve"> </w:t>
      </w:r>
      <w:r>
        <w:t xml:space="preserve">to guide model-building decisions.</w:t>
      </w:r>
    </w:p>
    <w:p>
      <w:pPr>
        <w:pStyle w:val="FirstParagraph"/>
      </w:pPr>
      <w:hyperlink w:anchor="tbl-wcgs-all-summary">
        <w:r>
          <w:rPr>
            <w:rStyle w:val="Hyperlink"/>
          </w:rPr>
          <w:t xml:space="preserve">Table 5</w:t>
        </w:r>
      </w:hyperlink>
      <w:r>
        <w:t xml:space="preserve"> </w:t>
      </w:r>
      <w:r>
        <w:t xml:space="preserve">summarizes selected WCGS variables in one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3" w:name="tbl-wcgs-all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Summary of selected WCGS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chol, sbp, dbp, bmi, weight, ncigs,</w:t>
            </w:r>
            <w:r>
              <w:br/>
            </w:r>
            <w:r>
              <w:rPr>
                <w:rStyle w:val="NormalTok"/>
              </w:rPr>
              <w:t xml:space="preserve">    chd69, smoke, dibpat, behpat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45.0 (42.0, 50.0)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223 (197, 253)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126 (120, 136)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80 (76, 86)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24.39 (22.96, 25.84)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 (155, 182)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Cigarettes per day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 (0, 20)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Median (Q1, Q3); n (%)</w:t>
                  </w:r>
                </w:p>
              </w:tc>
            </w:tr>
          </w:tbl>
          <w:bookmarkEnd w:id="133"/>
        </w:tc>
      </w:tr>
    </w:tbl>
    <w:bookmarkEnd w:id="134"/>
    <w:bookmarkStart w:id="145" w:name="references"/>
    <w:p>
      <w:pPr>
        <w:pStyle w:val="Heading2"/>
      </w:pPr>
      <w:r>
        <w:t xml:space="preserve">References</w:t>
      </w:r>
    </w:p>
    <w:bookmarkStart w:id="144" w:name="refs"/>
    <w:bookmarkStart w:id="135" w:name="ref-geron2017hands"/>
    <w:p>
      <w:pPr>
        <w:pStyle w:val="Bibliography"/>
      </w:pPr>
      <w:r>
        <w:t xml:space="preserve">Géron, Aurélien. 2017.</w:t>
      </w:r>
      <w:r>
        <w:t xml:space="preserve"> </w:t>
      </w:r>
      <w:r>
        <w:rPr>
          <w:i/>
          <w:iCs/>
        </w:rPr>
        <w:t xml:space="preserve">Hands-on Machine Learning with</w:t>
      </w:r>
      <w:r>
        <w:rPr>
          <w:i/>
          <w:iCs/>
        </w:rPr>
        <w:t xml:space="preserve"> </w:t>
      </w:r>
      <w:r>
        <w:rPr>
          <w:i/>
          <w:iCs/>
        </w:rPr>
        <w:t xml:space="preserve">Scikit-Learn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TensorFlow</w:t>
      </w:r>
      <w:r>
        <w:t xml:space="preserve">. 1st ed. O’Reilly Media.</w:t>
      </w:r>
    </w:p>
    <w:bookmarkEnd w:id="135"/>
    <w:bookmarkStart w:id="136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136"/>
    <w:bookmarkStart w:id="138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137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138"/>
    <w:bookmarkStart w:id="139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139"/>
    <w:bookmarkStart w:id="141" w:name="ref-rosenman1975coronary"/>
    <w:p>
      <w:pPr>
        <w:pStyle w:val="Bibliography"/>
      </w:pPr>
      <w:r>
        <w:t xml:space="preserve">Rosenman, Ray H, Richard J Brand, C David Jenkins, Meyer Friedman, Reuben Straus, and Moses Wurm. 1975.</w:t>
      </w:r>
      <w:r>
        <w:t xml:space="preserve"> </w:t>
      </w:r>
      <w:r>
        <w:t xml:space="preserve">“Coronary Heart Disease in the</w:t>
      </w:r>
      <w:r>
        <w:t xml:space="preserve"> </w:t>
      </w:r>
      <w:r>
        <w:t xml:space="preserve">Western Collaborative Group Study</w:t>
      </w:r>
      <w:r>
        <w:t xml:space="preserve">: Final Follow-up Experience of 8 1/2 Years.”</w:t>
      </w:r>
      <w:r>
        <w:t xml:space="preserve"> </w:t>
      </w:r>
      <w:r>
        <w:rPr>
          <w:i/>
          <w:iCs/>
        </w:rPr>
        <w:t xml:space="preserve">JAMA</w:t>
      </w:r>
      <w:r>
        <w:t xml:space="preserve"> </w:t>
      </w:r>
      <w:r>
        <w:t xml:space="preserve">233 (8): 872–77.</w:t>
      </w:r>
      <w:r>
        <w:t xml:space="preserve"> </w:t>
      </w:r>
      <w:hyperlink r:id="rId140">
        <w:r>
          <w:rPr>
            <w:rStyle w:val="Hyperlink"/>
          </w:rPr>
          <w:t xml:space="preserve">https://doi.org/10.1001/jama.1975.03260080034016</w:t>
        </w:r>
      </w:hyperlink>
      <w:r>
        <w:t xml:space="preserve">.</w:t>
      </w:r>
    </w:p>
    <w:bookmarkEnd w:id="141"/>
    <w:bookmarkStart w:id="143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42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43"/>
    <w:bookmarkEnd w:id="144"/>
    <w:bookmarkEnd w:id="1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2" Type="http://schemas.openxmlformats.org/officeDocument/2006/relationships/image" Target="media/rId92.png"/><Relationship Id="rId64" Type="http://schemas.openxmlformats.org/officeDocument/2006/relationships/image" Target="media/rId64.png"/><Relationship Id="rId70" Type="http://schemas.openxmlformats.org/officeDocument/2006/relationships/image" Target="media/rId70.png"/><Relationship Id="rId76" Type="http://schemas.openxmlformats.org/officeDocument/2006/relationships/image" Target="media/rId76.png"/><Relationship Id="rId83" Type="http://schemas.openxmlformats.org/officeDocument/2006/relationships/image" Target="media/rId83.png"/><Relationship Id="rId96" Type="http://schemas.openxmlformats.org/officeDocument/2006/relationships/image" Target="media/rId96.png"/><Relationship Id="rId100" Type="http://schemas.openxmlformats.org/officeDocument/2006/relationships/image" Target="media/rId100.png"/><Relationship Id="rId111" Type="http://schemas.openxmlformats.org/officeDocument/2006/relationships/image" Target="media/rId111.png"/><Relationship Id="rId115" Type="http://schemas.openxmlformats.org/officeDocument/2006/relationships/image" Target="media/rId115.png"/><Relationship Id="rId51" Type="http://schemas.openxmlformats.org/officeDocument/2006/relationships/image" Target="media/rId51.png"/><Relationship Id="rId57" Type="http://schemas.openxmlformats.org/officeDocument/2006/relationships/image" Target="media/rId57.png"/><Relationship Id="rId88" Type="http://schemas.openxmlformats.org/officeDocument/2006/relationships/hyperlink" Target="correlation-regression.qmd#def-population-correlation" TargetMode="External"/><Relationship Id="rId140" Type="http://schemas.openxmlformats.org/officeDocument/2006/relationships/hyperlink" Target="https://doi.org/10.1001/jama.1975.03260080034016" TargetMode="External"/><Relationship Id="rId137" Type="http://schemas.openxmlformats.org/officeDocument/2006/relationships/hyperlink" Target="https://doi.org/10.1007/978-1-0716-1418-1" TargetMode="External"/><Relationship Id="rId142" Type="http://schemas.openxmlformats.org/officeDocument/2006/relationships/hyperlink" Target="https://doi.org/10.1007/978-1-4614-1353-0" TargetMode="External"/><Relationship Id="rId10" Type="http://schemas.openxmlformats.org/officeDocument/2006/relationships/hyperlink" Target="https://en.wikipedia.org/wiki/Type_A_and_Type_B_personality_theory" TargetMode="External"/><Relationship Id="rId20" Type="http://schemas.openxmlformats.org/officeDocument/2006/relationships/hyperlink" Target="https://morrison-lab.github.io/pds/independence.html#def-iid" TargetMode="External"/><Relationship Id="rId17" Type="http://schemas.openxmlformats.org/officeDocument/2006/relationships/hyperlink" Target="https://morrison-lab.github.io/pds/probability-basics.html#def-probability" TargetMode="External"/><Relationship Id="rId16" Type="http://schemas.openxmlformats.org/officeDocument/2006/relationships/hyperlink" Target="https://morrison-lab.github.io/pds/probability-basics.html#def-random-choice" TargetMode="External"/><Relationship Id="rId27" Type="http://schemas.openxmlformats.org/officeDocument/2006/relationships/hyperlink" Target="nonparametric-models.qmd#def-order-statistics" TargetMode="External"/><Relationship Id="rId35" Type="http://schemas.openxmlformats.org/officeDocument/2006/relationships/hyperlink" Target="nonparametric-models.qmd#def-sample-quantile" TargetMode="External"/><Relationship Id="rId37" Type="http://schemas.openxmlformats.org/officeDocument/2006/relationships/hyperlink" Target="nonparametric-models.qmd#rem-quantile-conventions" TargetMode="External"/></Relationships>
</file>

<file path=word/_rels/footnotes.xml.rels><?xml version='1.0' encoding='UTF-8' standalone='yes'?>
<Relationships xmlns="http://schemas.openxmlformats.org/package/2006/relationships"><Relationship Id="rId88" Type="http://schemas.openxmlformats.org/officeDocument/2006/relationships/hyperlink" Target="correlation-regression.qmd#def-population-correlation" TargetMode="External"/><Relationship Id="rId140" Type="http://schemas.openxmlformats.org/officeDocument/2006/relationships/hyperlink" Target="https://doi.org/10.1001/jama.1975.03260080034016" TargetMode="External"/><Relationship Id="rId137" Type="http://schemas.openxmlformats.org/officeDocument/2006/relationships/hyperlink" Target="https://doi.org/10.1007/978-1-0716-1418-1" TargetMode="External"/><Relationship Id="rId142" Type="http://schemas.openxmlformats.org/officeDocument/2006/relationships/hyperlink" Target="https://doi.org/10.1007/978-1-4614-1353-0" TargetMode="External"/><Relationship Id="rId10" Type="http://schemas.openxmlformats.org/officeDocument/2006/relationships/hyperlink" Target="https://en.wikipedia.org/wiki/Type_A_and_Type_B_personality_theory" TargetMode="External"/><Relationship Id="rId20" Type="http://schemas.openxmlformats.org/officeDocument/2006/relationships/hyperlink" Target="https://morrison-lab.github.io/pds/independence.html#def-iid" TargetMode="External"/><Relationship Id="rId17" Type="http://schemas.openxmlformats.org/officeDocument/2006/relationships/hyperlink" Target="https://morrison-lab.github.io/pds/probability-basics.html#def-probability" TargetMode="External"/><Relationship Id="rId16" Type="http://schemas.openxmlformats.org/officeDocument/2006/relationships/hyperlink" Target="https://morrison-lab.github.io/pds/probability-basics.html#def-random-choice" TargetMode="External"/><Relationship Id="rId27" Type="http://schemas.openxmlformats.org/officeDocument/2006/relationships/hyperlink" Target="nonparametric-models.qmd#def-order-statistics" TargetMode="External"/><Relationship Id="rId35" Type="http://schemas.openxmlformats.org/officeDocument/2006/relationships/hyperlink" Target="nonparametric-models.qmd#def-sample-quantile" TargetMode="External"/><Relationship Id="rId37" Type="http://schemas.openxmlformats.org/officeDocument/2006/relationships/hyperlink" Target="nonparametric-models.qmd#rem-quantile-convention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Exploratory Data Analysis</dc:title>
  <dc:creator/>
  <cp:keywords/>
  <dcterms:created xsi:type="dcterms:W3CDTF">2026-10-16T10:34:21Z</dcterms:created>
  <dcterms:modified xsi:type="dcterms:W3CDTF">2026-10-16T10:34:21Z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03:17:55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