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19:15:41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6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prediction-bias"/>
    <w:p>
      <w:pPr>
        <w:pStyle w:val="BodyText"/>
      </w:pPr>
      <w:r>
        <w:rPr>
          <w:b/>
          <w:bCs/>
        </w:rPr>
        <w:t xml:space="preserve">Definition 12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2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4" w:name="exm-prediction-bias"/>
    <w:p>
      <w:pPr>
        <w:pStyle w:val="BodyText"/>
      </w:pPr>
      <w:r>
        <w:rPr>
          <w:b/>
          <w:bCs/>
        </w:rPr>
        <w:t xml:space="preserve">Example 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4"/>
    <w:bookmarkStart w:id="65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5"/>
    <w:bookmarkStart w:id="66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66"/>
    <w:bookmarkStart w:id="69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7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del w:id="3" w:author="PR Preview" w:date="2026-01-01T00:00:00Z">
        <w:r>
          <w:delText xml:space="preserve">so</w:delText>
        </w:r>
      </w:del>
      <w:del w:id="4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cr m:val="script"/>
                            <m:sty m:val="p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because</w:delText>
        </w:r>
      </w:del>
      <w:del w:id="8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del w:id="9" w:author="PR Preview" w:date="2026-01-01T00:00:00Z">
        <w:r>
          <w:delText xml:space="preserve">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The variance of</w:delText>
        </w:r>
      </w:del>
      <w:del w:id="12" w:author="PR Preview" w:date="2026-01-01T00:00:00Z">
        <w:r>
          <w:delText xml:space="preserve"> </w:delText>
        </w:r>
      </w:del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</w:delText>
        </w:r>
      </w:del>
    </w:p>
    <w:p>
      <w:pPr>
        <w:numPr>
          <w:ilvl w:val="0"/>
          <w:numId w:val="1000"/>
        </w:numPr>
      </w:pPr>
      <w:ins w:id="15" w:author="PR Preview" w:date="2026-01-01T00:00:00Z">
        <w:r>
          <w:t xml:space="preserve">so</w:t>
        </w:r>
      </w:ins>
      <w:ins w:id="16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ins w:id="17" w:author="PR Preview" w:date="2026-01-01T00:00:00Z">
        <w:r>
          <w:t xml:space="preserve">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because a number and its negative have the same square.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The variance of</w:t>
        </w:r>
      </w:ins>
      <w:ins w:id="22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72" w:name="def-irreducible-error"/>
    <w:p>
      <w:pPr>
        <w:pStyle w:val="FirstParagraph"/>
      </w:pPr>
      <w:r>
        <w:rPr>
          <w:b/>
          <w:bCs/>
        </w:rPr>
        <w:t xml:space="preserve">Definition 13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75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7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75"/>
    <w:bookmarkStart w:id="79" w:name="def-flexibility"/>
    <w:p>
      <w:pPr>
        <w:pStyle w:val="BodyText"/>
      </w:pPr>
      <w:r>
        <w:rPr>
          <w:b/>
          <w:bCs/>
        </w:rPr>
        <w:t xml:space="preserve">Definition 14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9"/>
    <w:bookmarkStart w:id="80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0"/>
    <w:bookmarkStart w:id="84" w:name="def-bias-variance-tradeoff"/>
    <w:p>
      <w:pPr>
        <w:pStyle w:val="BodyText"/>
      </w:pPr>
      <w:r>
        <w:rPr>
          <w:b/>
          <w:bCs/>
        </w:rPr>
        <w:t xml:space="preserve">Definition 15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81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84"/>
    <w:bookmarkStart w:id="85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85"/>
    <w:bookmarkStart w:id="86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86"/>
    <w:bookmarkStart w:id="87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7"/>
    <w:bookmarkStart w:id="88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8"/>
    <w:bookmarkStart w:id="89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0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0"/>
    <w:bookmarkStart w:id="95" w:name="exm-train-test-error-simulated"/>
    <w:p>
      <w:pPr>
        <w:pStyle w:val="BodyText"/>
      </w:pPr>
      <w:r>
        <w:rPr>
          <w:b/>
          <w:bCs/>
        </w:rPr>
        <w:t xml:space="preserve">Example 3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95"/>
    <w:bookmarkEnd w:id="96"/>
    <w:bookmarkStart w:id="139" w:name="sec-data-splits"/>
    <w:p>
      <w:pPr>
        <w:pStyle w:val="Heading2"/>
      </w:pPr>
      <w:r>
        <w:t xml:space="preserve">4 Training, validation, and test sets</w:t>
      </w:r>
    </w:p>
    <w:bookmarkStart w:id="97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7"/>
    <w:bookmarkStart w:id="98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8"/>
    <w:bookmarkStart w:id="102" w:name="def-data-splits"/>
    <w:p>
      <w:pPr>
        <w:pStyle w:val="BodyText"/>
      </w:pPr>
      <w:r>
        <w:rPr>
          <w:b/>
          <w:bCs/>
        </w:rPr>
        <w:t xml:space="preserve">Definition 16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02"/>
    <w:bookmarkStart w:id="103" w:name="exm-data-splits-sizes"/>
    <w:p>
      <w:pPr>
        <w:pStyle w:val="BodyText"/>
      </w:pPr>
      <w:r>
        <w:rPr>
          <w:b/>
          <w:bCs/>
        </w:rPr>
        <w:t xml:space="preserve">Example 4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3"/>
    <w:bookmarkStart w:id="105" w:name="def-tuning-parameter"/>
    <w:p>
      <w:pPr>
        <w:pStyle w:val="BodyText"/>
      </w:pPr>
      <w:r>
        <w:rPr>
          <w:b/>
          <w:bCs/>
        </w:rPr>
        <w:t xml:space="preserve">Definition 17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4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bookmarkStart w:id="106" w:name="exm-tuning-parameter"/>
    <w:p>
      <w:pPr>
        <w:pStyle w:val="FirstParagraph"/>
      </w:pPr>
      <w:r>
        <w:rPr>
          <w:b/>
          <w:bCs/>
        </w:rPr>
        <w:t xml:space="preserve">Example 5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6"/>
    <w:bookmarkStart w:id="108" w:name="def-validation-set"/>
    <w:p>
      <w:pPr>
        <w:pStyle w:val="BodyText"/>
      </w:pPr>
      <w:r>
        <w:rPr>
          <w:b/>
          <w:bCs/>
        </w:rPr>
        <w:t xml:space="preserve">Definition 18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0" w:name="def-validation-choice"/>
    <w:p>
      <w:pPr>
        <w:pStyle w:val="FirstParagraph"/>
      </w:pPr>
      <w:r>
        <w:rPr>
          <w:b/>
          <w:bCs/>
        </w:rPr>
        <w:t xml:space="preserve">Definition 19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def-test-set"/>
    <w:p>
      <w:pPr>
        <w:pStyle w:val="FirstParagraph"/>
      </w:pPr>
      <w:r>
        <w:rPr>
          <w:b/>
          <w:bCs/>
        </w:rPr>
        <w:t xml:space="preserve">Definition 20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6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1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6"/>
    <w:bookmarkStart w:id="138" w:name="exm-train-validation-test-split"/>
    <w:p>
      <w:pPr>
        <w:pStyle w:val="BodyText"/>
      </w:pPr>
      <w:r>
        <w:rPr>
          <w:b/>
          <w:bCs/>
        </w:rPr>
        <w:t xml:space="preserve">Example 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8"/>
    <w:bookmarkEnd w:id="139"/>
    <w:bookmarkStart w:id="180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0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0"/>
    <w:bookmarkStart w:id="141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1"/>
    <w:bookmarkStart w:id="145" w:name="def-folds"/>
    <w:p>
      <w:pPr>
        <w:pStyle w:val="FirstParagraph"/>
      </w:pPr>
      <w:r>
        <w:rPr>
          <w:b/>
          <w:bCs/>
        </w:rPr>
        <w:t xml:space="preserve">Definition 21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45"/>
    <w:bookmarkStart w:id="147" w:name="def-fold-size"/>
    <w:p>
      <w:pPr>
        <w:pStyle w:val="BodyText"/>
      </w:pPr>
      <w:r>
        <w:rPr>
          <w:b/>
          <w:bCs/>
        </w:rPr>
        <w:t xml:space="preserve">Definition 22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51" w:name="def-fold-assignment"/>
    <w:p>
      <w:pPr>
        <w:pStyle w:val="FirstParagraph"/>
      </w:pPr>
      <w:r>
        <w:rPr>
          <w:b/>
          <w:bCs/>
        </w:rPr>
        <w:t xml:space="preserve">Definition 23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51"/>
    <w:bookmarkStart w:id="155" w:name="def-fold-out-rule"/>
    <w:p>
      <w:pPr>
        <w:pStyle w:val="BodyText"/>
      </w:pPr>
      <w:r>
        <w:rPr>
          <w:b/>
          <w:bCs/>
        </w:rPr>
        <w:t xml:space="preserve">Definition 24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55"/>
    <w:bookmarkStart w:id="156" w:name="def-kfold"/>
    <w:p>
      <w:pPr>
        <w:pStyle w:val="BodyText"/>
      </w:pPr>
      <w:r>
        <w:rPr>
          <w:b/>
          <w:bCs/>
        </w:rPr>
        <w:t xml:space="preserve">Definition 25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56"/>
    <w:bookmarkStart w:id="157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7"/>
    <w:bookmarkStart w:id="161" w:name="def-cv-estimate"/>
    <w:p>
      <w:pPr>
        <w:pStyle w:val="BodyText"/>
      </w:pPr>
      <w:r>
        <w:rPr>
          <w:b/>
          <w:bCs/>
        </w:rPr>
        <w:t xml:space="preserve">Definition 26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61"/>
    <w:bookmarkStart w:id="162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2"/>
    <w:bookmarkStart w:id="163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3"/>
    <w:bookmarkStart w:id="16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27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9"/>
    <w:bookmarkStart w:id="170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0"/>
    <w:bookmarkStart w:id="171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1"/>
    <w:bookmarkStart w:id="176" w:name="exm-kfold-simulated"/>
    <w:p>
      <w:pPr>
        <w:pStyle w:val="BodyText"/>
      </w:pPr>
      <w:r>
        <w:rPr>
          <w:b/>
          <w:bCs/>
        </w:rPr>
        <w:t xml:space="preserve">Example 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6"/>
    <w:bookmarkStart w:id="179" w:name="exm-kfold-mtcars"/>
    <w:p>
      <w:pPr>
        <w:pStyle w:val="BodyText"/>
      </w:pPr>
      <w:r>
        <w:rPr>
          <w:b/>
          <w:bCs/>
        </w:rPr>
        <w:t xml:space="preserve">Example 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9"/>
    <w:bookmarkEnd w:id="180"/>
    <w:bookmarkStart w:id="211" w:name="sec-loocv"/>
    <w:p>
      <w:pPr>
        <w:pStyle w:val="Heading2"/>
      </w:pPr>
      <w:r>
        <w:t xml:space="preserve">6 Leave-one-out cross-validation</w:t>
      </w:r>
    </w:p>
    <w:bookmarkStart w:id="181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) differ?</w:t>
      </w:r>
    </w:p>
    <w:bookmarkEnd w:id="181"/>
    <w:bookmarkStart w:id="182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2"/>
    <w:bookmarkStart w:id="186" w:name="def-loocv"/>
    <w:p>
      <w:pPr>
        <w:pStyle w:val="FirstParagraph"/>
      </w:pPr>
      <w:r>
        <w:rPr>
          <w:b/>
          <w:bCs/>
        </w:rPr>
        <w:t xml:space="preserve">Definition 28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6"/>
    <w:bookmarkStart w:id="188" w:name="def-term-vector"/>
    <w:p>
      <w:pPr>
        <w:pStyle w:val="BodyText"/>
      </w:pPr>
      <w:r>
        <w:rPr>
          <w:b/>
          <w:bCs/>
        </w:rPr>
        <w:t xml:space="preserve">Definition 29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5" w:name="def-cross-product-matrix"/>
    <w:p>
      <w:pPr>
        <w:pStyle w:val="BodyText"/>
      </w:pPr>
      <w:r>
        <w:rPr>
          <w:b/>
          <w:bCs/>
        </w:rPr>
        <w:t xml:space="preserve">Definition 30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95"/>
    <w:bookmarkStart w:id="198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8"/>
    <w:bookmarkStart w:id="204" w:name="def-leverage"/>
    <w:p>
      <w:pPr>
        <w:pStyle w:val="BodyText"/>
      </w:pPr>
      <w:r>
        <w:rPr>
          <w:b/>
          <w:bCs/>
        </w:rPr>
        <w:t xml:space="preserve">Definition 31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0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04"/>
    <w:bookmarkStart w:id="208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9" w:name="exm-loocv-shortcut"/>
    <w:p>
      <w:pPr>
        <w:pStyle w:val="BodyText"/>
      </w:pPr>
      <w:r>
        <w:rPr>
          <w:b/>
          <w:bCs/>
        </w:rPr>
        <w:t xml:space="preserve">Example 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4" w:name="sec-cv-model-choice"/>
    <w:p>
      <w:pPr>
        <w:pStyle w:val="Heading2"/>
      </w:pPr>
      <w:r>
        <w:t xml:space="preserve">7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9" w:name="def-nested-cv"/>
    <w:p>
      <w:pPr>
        <w:pStyle w:val="FirstParagraph"/>
      </w:pPr>
      <w:r>
        <w:rPr>
          <w:b/>
          <w:bCs/>
        </w:rPr>
        <w:t xml:space="preserve">Definition 34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9"/>
    <w:bookmarkStart w:id="220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0"/>
    <w:bookmarkStart w:id="223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3"/>
    <w:bookmarkStart w:id="228" w:name="def-cv-se"/>
    <w:p>
      <w:pPr>
        <w:pStyle w:val="BodyText"/>
      </w:pPr>
      <w:r>
        <w:rPr>
          <w:b/>
          <w:bCs/>
        </w:rPr>
        <w:t xml:space="preserve">Definition 35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4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5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36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37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one-se-rule"/>
    <w:p>
      <w:pPr>
        <w:pStyle w:val="FirstParagraph"/>
      </w:pPr>
      <w:r>
        <w:rPr>
          <w:b/>
          <w:bCs/>
        </w:rPr>
        <w:t xml:space="preserve">Definition 38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8"/>
    <w:bookmarkStart w:id="243" w:name="exm-one-se-rule"/>
    <w:p>
      <w:pPr>
        <w:pStyle w:val="BodyText"/>
      </w:pPr>
      <w:r>
        <w:rPr>
          <w:b/>
          <w:bCs/>
        </w:rPr>
        <w:t xml:space="preserve">Example 10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3"/>
    <w:bookmarkEnd w:id="244"/>
    <w:bookmarkStart w:id="251" w:name="sec-cv-whole-procedure"/>
    <w:p>
      <w:pPr>
        <w:pStyle w:val="Heading2"/>
      </w:pPr>
      <w:r>
        <w:t xml:space="preserve">8 Cross-validating the whole procedure</w:t>
      </w:r>
    </w:p>
    <w:bookmarkStart w:id="247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7"/>
    <w:bookmarkStart w:id="248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8"/>
    <w:bookmarkStart w:id="250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9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0"/>
    <w:bookmarkEnd w:id="251"/>
    <w:bookmarkStart w:id="252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2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4"/>
    <w:bookmarkStart w:id="25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6"/>
    <w:bookmarkStart w:id="25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72" Type="http://schemas.openxmlformats.org/officeDocument/2006/relationships/image" Target="media/rId172.png"/><Relationship Id="rId239" Type="http://schemas.openxmlformats.org/officeDocument/2006/relationships/image" Target="media/rId239.png"/><Relationship Id="rId91" Type="http://schemas.openxmlformats.org/officeDocument/2006/relationships/image" Target="media/rId91.png"/><Relationship Id="rId118" Type="http://schemas.openxmlformats.org/officeDocument/2006/relationships/image" Target="media/rId118.png"/><Relationship Id="rId122" Type="http://schemas.openxmlformats.org/officeDocument/2006/relationships/image" Target="media/rId122.png"/><Relationship Id="rId126" Type="http://schemas.openxmlformats.org/officeDocument/2006/relationships/image" Target="media/rId126.png"/><Relationship Id="rId130" Type="http://schemas.openxmlformats.org/officeDocument/2006/relationships/image" Target="media/rId130.png"/><Relationship Id="rId199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3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1" Type="http://schemas.openxmlformats.org/officeDocument/2006/relationships/hyperlink" Target="estimation.qmd#def-bias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24" Type="http://schemas.openxmlformats.org/officeDocument/2006/relationships/hyperlink" Target="exploratory-descriptive.qmd#def-sample-sd" TargetMode="External"/><Relationship Id="rId249" Type="http://schemas.openxmlformats.org/officeDocument/2006/relationships/hyperlink" Target="exploratory-descriptive.qmd#def-standardization" TargetMode="External"/><Relationship Id="rId253" Type="http://schemas.openxmlformats.org/officeDocument/2006/relationships/hyperlink" Target="https://doi.org/10.1007/978-0-387-84858-7" TargetMode="External"/><Relationship Id="rId255" Type="http://schemas.openxmlformats.org/officeDocument/2006/relationships/hyperlink" Target="https://doi.org/10.1007/978-1-0716-1418-1" TargetMode="External"/><Relationship Id="rId115" Type="http://schemas.openxmlformats.org/officeDocument/2006/relationships/hyperlink" Target="https://morrison-lab.github.io/lds/chapters/big-ideas.html#def-test-set" TargetMode="External"/><Relationship Id="rId113" Type="http://schemas.openxmlformats.org/officeDocument/2006/relationships/hyperlink" Target="https://morrison-lab.github.io/lds/chapters/big-ideas.html#def-training-set" TargetMode="External"/><Relationship Id="rId114" Type="http://schemas.openxmlformats.org/officeDocument/2006/relationships/hyperlink" Target="https://morrison-lab.github.io/lds/chapters/big-ideas.html#def-validation-set" TargetMode="External"/><Relationship Id="rId74" Type="http://schemas.openxmlformats.org/officeDocument/2006/relationships/hyperlink" Target="https://morrison-lab.github.io/pds/expectation.html#def-loss-function" TargetMode="External"/><Relationship Id="rId73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70" Type="http://schemas.openxmlformats.org/officeDocument/2006/relationships/hyperlink" Target="https://morrison-lab.github.io/pds/expectation.html#thm-linearity-expectation" TargetMode="External"/><Relationship Id="rId67" Type="http://schemas.openxmlformats.org/officeDocument/2006/relationships/hyperlink" Target="https://morrison-lab.github.io/pds/variance-covariance.html#def-variance" TargetMode="External"/><Relationship Id="rId71" Type="http://schemas.openxmlformats.org/officeDocument/2006/relationships/hyperlink" Target="https://morrison-lab.github.io/pds/variance-covariance.html#thm-variance" TargetMode="External"/><Relationship Id="rId257" Type="http://schemas.openxmlformats.org/officeDocument/2006/relationships/hyperlink" Target="https://www.gastonsanchez.com/matrix4sl/" TargetMode="External"/><Relationship Id="rId194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199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3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1" Type="http://schemas.openxmlformats.org/officeDocument/2006/relationships/hyperlink" Target="estimation.qmd#def-bias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24" Type="http://schemas.openxmlformats.org/officeDocument/2006/relationships/hyperlink" Target="exploratory-descriptive.qmd#def-sample-sd" TargetMode="External"/><Relationship Id="rId249" Type="http://schemas.openxmlformats.org/officeDocument/2006/relationships/hyperlink" Target="exploratory-descriptive.qmd#def-standardization" TargetMode="External"/><Relationship Id="rId253" Type="http://schemas.openxmlformats.org/officeDocument/2006/relationships/hyperlink" Target="https://doi.org/10.1007/978-0-387-84858-7" TargetMode="External"/><Relationship Id="rId255" Type="http://schemas.openxmlformats.org/officeDocument/2006/relationships/hyperlink" Target="https://doi.org/10.1007/978-1-0716-1418-1" TargetMode="External"/><Relationship Id="rId115" Type="http://schemas.openxmlformats.org/officeDocument/2006/relationships/hyperlink" Target="https://morrison-lab.github.io/lds/chapters/big-ideas.html#def-test-set" TargetMode="External"/><Relationship Id="rId113" Type="http://schemas.openxmlformats.org/officeDocument/2006/relationships/hyperlink" Target="https://morrison-lab.github.io/lds/chapters/big-ideas.html#def-training-set" TargetMode="External"/><Relationship Id="rId114" Type="http://schemas.openxmlformats.org/officeDocument/2006/relationships/hyperlink" Target="https://morrison-lab.github.io/lds/chapters/big-ideas.html#def-validation-set" TargetMode="External"/><Relationship Id="rId74" Type="http://schemas.openxmlformats.org/officeDocument/2006/relationships/hyperlink" Target="https://morrison-lab.github.io/pds/expectation.html#def-loss-function" TargetMode="External"/><Relationship Id="rId73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70" Type="http://schemas.openxmlformats.org/officeDocument/2006/relationships/hyperlink" Target="https://morrison-lab.github.io/pds/expectation.html#thm-linearity-expectation" TargetMode="External"/><Relationship Id="rId67" Type="http://schemas.openxmlformats.org/officeDocument/2006/relationships/hyperlink" Target="https://morrison-lab.github.io/pds/variance-covariance.html#def-variance" TargetMode="External"/><Relationship Id="rId71" Type="http://schemas.openxmlformats.org/officeDocument/2006/relationships/hyperlink" Target="https://morrison-lab.github.io/pds/variance-covariance.html#thm-variance" TargetMode="External"/><Relationship Id="rId257" Type="http://schemas.openxmlformats.org/officeDocument/2006/relationships/hyperlink" Target="https://www.gastonsanchez.com/matrix4sl/" TargetMode="External"/><Relationship Id="rId194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2026-10-15T02:29:44Z</dcterms:created>
  <dcterms:modified xsi:type="dcterms:W3CDTF">2026-10-15T02:29:44Z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