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09:39:54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09:42:44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1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8" w:name="def-prediction-rule"/>
      <w:r>
        <w:rPr>
          <w:i/>
          <w:iCs/>
        </w:rPr>
        <w:t xml:space="preserve">prediction rule</w:t>
      </w:r>
      <w:bookmarkEnd w:id="38"/>
      <w:r>
        <w:t xml:space="preserve">.</w:t>
      </w:r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3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4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60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59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m-noise"/>
    <w:p>
      <w:pPr>
        <w:pStyle w:val="FirstParagraph"/>
      </w:pPr>
      <w:r>
        <w:rPr>
          <w:b/>
          <w:bCs/>
        </w:rPr>
        <w:t xml:space="preserve">Example 12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1"/>
    <w:bookmarkStart w:id="64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3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5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7"/>
    <w:bookmarkStart w:id="70" w:name="def-observation-loss"/>
    <w:p>
      <w:pPr>
        <w:pStyle w:val="BodyText"/>
      </w:pPr>
      <w:r>
        <w:rPr>
          <w:b/>
          <w:bCs/>
        </w:rPr>
        <w:t xml:space="preserve">Definition 17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8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9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del w:id="3" w:author="PR Preview" w:date="2026-01-01T00:00:00Z">
        <w:r>
          <w:delText xml:space="preserve">The subscript names the observation, a member of a family of losses,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and the parentheses hold the fitted model the loss is evaluated at.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The index</w:delText>
        </w:r>
      </w:del>
      <w:del w:id="8" w:author="PR Preview" w:date="2026-01-01T00:00:00Z">
        <w:r>
          <w:delText xml:space="preserve"> </w:delText>
        </w:r>
      </w:del>
      <m:oMath>
        <m:r>
          <m:rPr>
            <m:sty m:val="p"/>
          </m:rPr>
          <m:t>*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names the new observation</w:delText>
        </w:r>
      </w:del>
      <w:del w:id="1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so</w:delText>
        </w:r>
      </w:del>
      <w:del w:id="15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del w:id="16" w:author="PR Preview" w:date="2026-01-01T00:00:00Z">
        <w:r>
          <w:delText xml:space="preserve">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When the rule is clear from context, we write</w:delText>
        </w:r>
      </w:del>
      <w:del w:id="19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for</w:delText>
        </w:r>
      </w:del>
      <w:del w:id="2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23" w:author="PR Preview" w:date="2026-01-01T00:00:00Z">
        <w:r>
          <w:delText xml:space="preserve">.</w:delText>
        </w:r>
      </w:del>
    </w:p>
    <w:p>
      <w:pPr>
        <w:pStyle w:val="FirstParagraph"/>
      </w:pPr>
      <w:ins w:id="24" w:author="PR Preview" w:date="2026-01-01T00:00:00Z">
        <w:r>
          <w:t xml:space="preserve">The subscript names the observation, a member of a family of losses,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and the parentheses hold the fitted model the loss is evaluated at.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The index</w:t>
        </w:r>
      </w:ins>
      <w:ins w:id="29" w:author="PR Preview" w:date="2026-01-01T00:00:00Z">
        <w:r>
          <w:t xml:space="preserve"> </w:t>
        </w:r>
      </w:ins>
      <m:oMath>
        <m:r>
          <m:rPr>
            <m:sty m:val="p"/>
          </m:rPr>
          <m:t>*</m:t>
        </m:r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names the new observation</w:t>
        </w:r>
      </w:ins>
      <w:ins w:id="3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33" w:author="PR Preview" w:date="2026-01-01T00:00:00Z">
        <w:r>
          <w:t xml:space="preserve">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so</w:t>
        </w:r>
      </w:ins>
      <w:ins w:id="36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ins w:id="37" w:author="PR Preview" w:date="2026-01-01T00:00:00Z">
        <w:r>
          <w:t xml:space="preserve">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When the</w:t>
        </w:r>
      </w:ins>
      <w:ins w:id="40" w:author="PR Preview" w:date="2026-01-01T00:00:00Z">
        <w:r>
          <w:t xml:space="preserve"> </w:t>
        </w:r>
      </w:ins>
      <w:hyperlink w:anchor="def-fitted-model">
        <w:ins w:id="41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is clear from context, we write</w:t>
        </w:r>
      </w:ins>
      <w:ins w:id="44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for</w:t>
        </w:r>
      </w:ins>
      <w:ins w:id="47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48" w:author="PR Preview" w:date="2026-01-01T00:00:00Z">
        <w:r>
          <w:t xml:space="preserve">.</w:t>
        </w:r>
      </w:ins>
    </w:p>
    <w:bookmarkEnd w:id="70"/>
    <w:bookmarkStart w:id="72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2"/>
    <w:bookmarkStart w:id="74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3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4"/>
    <w:bookmarkStart w:id="75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5"/>
    <w:bookmarkStart w:id="77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8"/>
    <w:bookmarkStart w:id="81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0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5" w:name="def-empirical-risk"/>
    <w:p>
      <w:pPr>
        <w:pStyle w:val="FirstParagraph"/>
      </w:pPr>
      <w:r>
        <w:rPr>
          <w:b/>
          <w:bCs/>
        </w:rPr>
        <w:t xml:space="preserve">Definition 21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4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5"/>
    <w:bookmarkStart w:id="87" w:name="exm-empirical-risk"/>
    <w:p>
      <w:pPr>
        <w:pStyle w:val="BodyText"/>
      </w:pPr>
      <w:r>
        <w:rPr>
          <w:b/>
          <w:bCs/>
        </w:rPr>
        <w:t xml:space="preserve">Example 14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86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71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87"/>
    <w:bookmarkStart w:id="89" w:name="def-training-mse"/>
    <w:p>
      <w:pPr>
        <w:pStyle w:val="BodyText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8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8"/>
    </w:p>
    <w:bookmarkEnd w:id="89"/>
    <w:bookmarkStart w:id="90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0"/>
    <w:bookmarkEnd w:id="91"/>
    <w:bookmarkStart w:id="96" w:name="overfitting"/>
    <w:p>
      <w:pPr>
        <w:pStyle w:val="Heading2"/>
      </w:pPr>
      <w:r>
        <w:t xml:space="preserve">3 Overfitting</w:t>
      </w:r>
    </w:p>
    <w:bookmarkStart w:id="9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2"/>
    <w:bookmarkStart w:id="9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3"/>
    <w:bookmarkStart w:id="94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4"/>
    <w:bookmarkStart w:id="95" w:name="exm-overfitting-polynomial-cars"/>
    <w:p>
      <w:pPr>
        <w:pStyle w:val="BodyText"/>
      </w:pPr>
      <w:r>
        <w:rPr>
          <w:b/>
          <w:bCs/>
        </w:rPr>
        <w:t xml:space="preserve">Example 15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5"/>
    <w:bookmarkEnd w:id="96"/>
    <w:bookmarkStart w:id="192" w:name="sec-generalization-error"/>
    <w:p>
      <w:pPr>
        <w:pStyle w:val="Heading2"/>
      </w:pPr>
      <w:r>
        <w:t xml:space="preserve">4 Generalization error</w:t>
      </w:r>
    </w:p>
    <w:bookmarkStart w:id="9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7"/>
    <w:bookmarkStart w:id="99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del w:id="49" w:author="PR Preview" w:date="2026-01-01T00:00:00Z">
        <w:r>
          <w:delText xml:space="preserve">Average the loss over the distribution of</w:delText>
        </w:r>
      </w:del>
      <w:del w:id="5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51" w:author="PR Preview" w:date="2026-01-01T00:00:00Z">
        <w:r>
          <w:delText xml:space="preserve">,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with</w:delText>
        </w:r>
      </w:del>
      <w:del w:id="5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5" w:author="PR Preview" w:date="2026-01-01T00:00:00Z">
        <w:r>
          <w:delText xml:space="preserve">, and so the rule</w:delText>
        </w:r>
      </w:del>
      <w:del w:id="5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57" w:author="PR Preview" w:date="2026-01-01T00:00:00Z">
        <w:r>
          <w:delText xml:space="preserve">, held fixed:</w:delText>
        </w:r>
      </w:del>
    </w:p>
    <w:p>
      <w:pPr>
        <w:numPr>
          <w:ilvl w:val="0"/>
          <w:numId w:val="1006"/>
        </w:numPr>
      </w:pPr>
      <w:ins w:id="58" w:author="PR Preview" w:date="2026-01-01T00:00:00Z">
        <w:r>
          <w:t xml:space="preserve">Average the loss over the distribution of</w:t>
        </w:r>
      </w:ins>
      <w:ins w:id="5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60" w:author="PR Preview" w:date="2026-01-01T00:00:00Z">
        <w:r>
          <w:t xml:space="preserve">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with</w:t>
        </w:r>
      </w:ins>
      <w:ins w:id="6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4" w:author="PR Preview" w:date="2026-01-01T00:00:00Z">
        <w:r>
          <w:t xml:space="preserve">, and so the</w:t>
        </w:r>
      </w:ins>
      <w:ins w:id="65" w:author="PR Preview" w:date="2026-01-01T00:00:00Z">
        <w:r>
          <w:t xml:space="preserve"> </w:t>
        </w:r>
      </w:ins>
      <w:hyperlink w:anchor="def-fitted-model">
        <w:ins w:id="66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6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68" w:author="PR Preview" w:date="2026-01-01T00:00:00Z">
        <w:r>
          <w:t xml:space="preserve">, held fixed: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del w:id="69" w:author="PR Preview" w:date="2026-01-01T00:00:00Z">
        <w:r>
          <w:delText xml:space="preserve">The rule</w:delText>
        </w:r>
      </w:del>
      <w:del w:id="7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is known, because we fitted it.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The joint distribution of</w:delText>
        </w:r>
      </w:del>
      <w:del w:id="7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is unknown,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so the expectation cannot be computed.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If we knew that distribution,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we would not need data to</w:delText>
        </w:r>
      </w:del>
      <w:del w:id="84" w:author="PR Preview" w:date="2026-01-01T00:00:00Z">
        <w:r>
          <w:delText xml:space="preserve"> </w:delText>
        </w:r>
      </w:del>
      <w:hyperlink r:id="rId98">
        <w:del w:id="85" w:author="PR Preview" w:date="2026-01-01T00:00:00Z">
          <w:r>
            <w:rPr>
              <w:rStyle w:val="Hyperlink"/>
            </w:rPr>
            <w:delText xml:space="preserve">estimate</w:delText>
          </w:r>
        </w:del>
      </w:hyperlink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the</w:delText>
        </w:r>
      </w:del>
      <w:del w:id="88" w:author="PR Preview" w:date="2026-01-01T00:00:00Z">
        <w:r>
          <w:delText xml:space="preserve"> </w:delText>
        </w:r>
      </w:del>
      <w:hyperlink w:anchor="def-mean-function">
        <w:del w:id="89" w:author="PR Preview" w:date="2026-01-01T00:00:00Z">
          <w:r>
            <w:rPr>
              <w:rStyle w:val="Hyperlink"/>
            </w:rPr>
            <w:delText xml:space="preserve">true mean function</w:delText>
          </w:r>
        </w:del>
      </w:hyperlink>
      <w:del w:id="90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of the outcome variable given the input value</w:delText>
        </w:r>
      </w:del>
      <w:del w:id="93" w:author="PR Preview" w:date="2026-01-01T00:00:00Z">
        <w:r>
          <w:delText xml:space="preserve"> </w:delText>
        </w:r>
      </w:del>
      <m:oMath>
        <m:r>
          <m:t>x</m:t>
        </m:r>
      </m:oMath>
      <w:del w:id="94" w:author="PR Preview" w:date="2026-01-01T00:00:00Z">
        <w:r>
          <w:delText xml:space="preserve">.</w:delText>
        </w:r>
      </w:del>
    </w:p>
    <w:p>
      <w:pPr>
        <w:numPr>
          <w:ilvl w:val="0"/>
          <w:numId w:val="1006"/>
        </w:numPr>
      </w:pPr>
      <w:ins w:id="95" w:author="PR Preview" w:date="2026-01-01T00:00:00Z">
        <w:r>
          <w:t xml:space="preserve">The fitted model</w:t>
        </w:r>
      </w:ins>
      <w:ins w:id="9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is known, because we fitted it.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The joint distribution of</w:t>
        </w:r>
      </w:ins>
      <w:ins w:id="1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is unknown,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so the expectation cannot be computed.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If we knew that distribution,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we would not need data to</w:t>
        </w:r>
      </w:ins>
      <w:ins w:id="110" w:author="PR Preview" w:date="2026-01-01T00:00:00Z">
        <w:r>
          <w:t xml:space="preserve"> </w:t>
        </w:r>
      </w:ins>
      <w:hyperlink r:id="rId98">
        <w:ins w:id="111" w:author="PR Preview" w:date="2026-01-01T00:00:00Z">
          <w:r>
            <w:rPr>
              <w:rStyle w:val="Hyperlink"/>
            </w:rPr>
            <w:t xml:space="preserve">estimate</w:t>
          </w:r>
        </w:ins>
      </w:hyperlink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the</w:t>
        </w:r>
      </w:ins>
      <w:ins w:id="114" w:author="PR Preview" w:date="2026-01-01T00:00:00Z">
        <w:r>
          <w:t xml:space="preserve"> </w:t>
        </w:r>
      </w:ins>
      <w:hyperlink w:anchor="def-mean-function">
        <w:ins w:id="115" w:author="PR Preview" w:date="2026-01-01T00:00:00Z">
          <w:r>
            <w:rPr>
              <w:rStyle w:val="Hyperlink"/>
            </w:rPr>
            <w:t xml:space="preserve">true mean function</w:t>
          </w:r>
        </w:ins>
      </w:hyperlink>
      <w:ins w:id="116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of the outcome variable given the input value</w:t>
        </w:r>
      </w:ins>
      <w:ins w:id="119" w:author="PR Preview" w:date="2026-01-01T00:00:00Z">
        <w:r>
          <w:t xml:space="preserve"> </w:t>
        </w:r>
      </w:ins>
      <m:oMath>
        <m:r>
          <m:t>x</m:t>
        </m:r>
      </m:oMath>
      <w:ins w:id="120" w:author="PR Preview" w:date="2026-01-01T00:00:00Z">
        <w:r>
          <w:t xml:space="preserve">.</w:t>
        </w:r>
      </w:ins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9"/>
    <w:bookmarkStart w:id="101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0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bookmarkStart w:id="102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2"/>
    <w:bookmarkStart w:id="105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3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4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bookmarkStart w:id="109" w:name="exm-distribution-model"/>
    <w:p>
      <w:pPr>
        <w:pStyle w:val="FirstParagraph"/>
      </w:pPr>
      <w:r>
        <w:rPr>
          <w:b/>
          <w:bCs/>
        </w:rPr>
        <w:t xml:space="preserve">Example 16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7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8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9"/>
    <w:bookmarkStart w:id="111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0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distribution-model-family"/>
    <w:p>
      <w:pPr>
        <w:pStyle w:val="FirstParagraph"/>
      </w:pPr>
      <w:r>
        <w:rPr>
          <w:b/>
          <w:bCs/>
        </w:rPr>
        <w:t xml:space="preserve">Example 17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2"/>
    <w:bookmarkStart w:id="113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3"/>
    <w:bookmarkStart w:id="114" w:name="exm-fitted-distribution-model"/>
    <w:p>
      <w:pPr>
        <w:pStyle w:val="BodyText"/>
      </w:pPr>
      <w:r>
        <w:rPr>
          <w:b/>
          <w:bCs/>
        </w:rPr>
        <w:t xml:space="preserve">Example 18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4"/>
    <w:bookmarkStart w:id="116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3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9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7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7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8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9"/>
    <w:bookmarkStart w:id="121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0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2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2"/>
    <w:bookmarkStart w:id="123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3"/>
    <w:bookmarkStart w:id="124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4"/>
    <w:bookmarkStart w:id="126" w:name="def-epl"/>
    <w:p>
      <w:pPr>
        <w:pStyle w:val="BodyText"/>
      </w:pPr>
      <w:del w:id="121" w:author="PR Preview" w:date="2026-01-01T00:00:00Z">
        <w:r>
          <w:rPr>
            <w:b/>
            <w:bCs/>
          </w:rPr>
          <w:delText xml:space="preserve">Definition 31 (Expected prediction loss at a covariate value)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The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rPr>
            <w:b/>
            <w:bCs/>
          </w:rPr>
          <w:delText xml:space="preserve">expected prediction loss at</w:delText>
        </w:r>
      </w:del>
      <w:del w:id="126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of a</w:delText>
        </w:r>
      </w:del>
      <w:del w:id="129" w:author="PR Preview" w:date="2026-01-01T00:00:00Z">
        <w:r>
          <w:delText xml:space="preserve"> </w:delText>
        </w:r>
      </w:del>
      <w:hyperlink w:anchor="def-fitting-procedure">
        <w:del w:id="13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31" w:author="PR Preview" w:date="2026-01-01T00:00:00Z">
        <w:r>
          <w:delText xml:space="preserve"> </w:delText>
        </w:r>
      </w:del>
      <m:oMath>
        <m:r>
          <m:t>g</m:t>
        </m:r>
      </m:oMath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at training-set size</w:delText>
        </w:r>
      </w:del>
      <w:del w:id="134" w:author="PR Preview" w:date="2026-01-01T00:00:00Z">
        <w:r>
          <w:delText xml:space="preserve"> </w:delText>
        </w:r>
      </w:del>
      <m:oMath>
        <m:r>
          <m:t>n</m:t>
        </m:r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is the expected</w:delText>
        </w:r>
      </w:del>
      <w:del w:id="137" w:author="PR Preview" w:date="2026-01-01T00:00:00Z">
        <w:r>
          <w:delText xml:space="preserve"> </w:delText>
        </w:r>
      </w:del>
      <w:hyperlink w:anchor="def-observation-loss">
        <w:del w:id="138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39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of the</w:delText>
        </w:r>
      </w:del>
      <w:del w:id="142" w:author="PR Preview" w:date="2026-01-01T00:00:00Z">
        <w:r>
          <w:delText xml:space="preserve"> </w:delText>
        </w:r>
      </w:del>
      <w:hyperlink w:anchor="def-fitted-model">
        <w:del w:id="143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4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that</w:delText>
        </w:r>
      </w:del>
      <w:del w:id="147" w:author="PR Preview" w:date="2026-01-01T00:00:00Z">
        <w:r>
          <w:delText xml:space="preserve"> </w:delText>
        </w:r>
      </w:del>
      <m:oMath>
        <m:r>
          <m:t>g</m:t>
        </m:r>
      </m:oMath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produces from</w:delText>
        </w:r>
      </w:del>
      <w:del w:id="15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1" w:author="PR Preview" w:date="2026-01-01T00:00:00Z">
        <w:r>
          <w:delText xml:space="preserve">,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on a new outcome</w:delText>
        </w:r>
      </w:del>
      <w:del w:id="15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with</w:delText>
        </w:r>
      </w:del>
      <w:del w:id="15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58" w:author="PR Preview" w:date="2026-01-01T00:00:00Z">
        <w:r>
          <w:delText xml:space="preserve">,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averaged over random</w:delText>
        </w:r>
      </w:del>
      <w:del w:id="161" w:author="PR Preview" w:date="2026-01-01T00:00:00Z">
        <w:r>
          <w:delText xml:space="preserve"> </w:delText>
        </w:r>
      </w:del>
      <w:hyperlink w:anchor="def-training-set">
        <w:del w:id="162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16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of</w:delText>
        </w:r>
      </w:del>
      <w:del w:id="166" w:author="PR Preview" w:date="2026-01-01T00:00:00Z">
        <w:r>
          <w:delText xml:space="preserve"> </w:delText>
        </w:r>
      </w:del>
      <m:oMath>
        <m:r>
          <m:t>n</m:t>
        </m:r>
      </m:oMath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observations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drawn independently of</w:delText>
        </w:r>
      </w:del>
      <w:del w:id="17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72" w:author="PR Preview" w:date="2026-01-01T00:00:00Z">
        <w:r>
          <w:delText xml:space="preserve">,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and over</w:delText>
        </w:r>
      </w:del>
      <w:del w:id="17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76" w:author="PR Preview" w:date="2026-01-01T00:00:00Z">
        <w:r>
          <w:delText xml:space="preserve">.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The rule</w:delText>
        </w:r>
      </w:del>
      <w:del w:id="17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is random because</w:delText>
        </w:r>
      </w:del>
      <w:del w:id="18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is:</w:delText>
        </w:r>
      </w:del>
    </w:p>
    <w:p>
      <w:pPr>
        <w:pStyle w:val="BodyText"/>
      </w:pPr>
      <w:ins w:id="185" w:author="PR Preview" w:date="2026-01-01T00:00:00Z">
        <w:r>
          <w:rPr>
            <w:b/>
            <w:bCs/>
          </w:rPr>
          <w:t xml:space="preserve">Definition 31 (Expected prediction loss at a covariate value)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The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rPr>
            <w:b/>
            <w:bCs/>
          </w:rPr>
          <w:t xml:space="preserve">expected prediction loss at</w:t>
        </w:r>
      </w:ins>
      <w:ins w:id="190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of a</w:t>
        </w:r>
      </w:ins>
      <w:ins w:id="193" w:author="PR Preview" w:date="2026-01-01T00:00:00Z">
        <w:r>
          <w:t xml:space="preserve"> </w:t>
        </w:r>
      </w:ins>
      <w:hyperlink w:anchor="def-fitting-procedure">
        <w:ins w:id="19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95" w:author="PR Preview" w:date="2026-01-01T00:00:00Z">
        <w:r>
          <w:t xml:space="preserve"> </w:t>
        </w:r>
      </w:ins>
      <m:oMath>
        <m:r>
          <m:t>g</m:t>
        </m:r>
      </m:oMath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at training-set size</w:t>
        </w:r>
      </w:ins>
      <w:ins w:id="198" w:author="PR Preview" w:date="2026-01-01T00:00:00Z">
        <w:r>
          <w:t xml:space="preserve"> </w:t>
        </w:r>
      </w:ins>
      <m:oMath>
        <m:r>
          <m:t>n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is the expected</w:t>
        </w:r>
      </w:ins>
      <w:ins w:id="201" w:author="PR Preview" w:date="2026-01-01T00:00:00Z">
        <w:r>
          <w:t xml:space="preserve"> </w:t>
        </w:r>
      </w:ins>
      <w:hyperlink w:anchor="def-observation-loss">
        <w:ins w:id="202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03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of the</w:t>
        </w:r>
      </w:ins>
      <w:ins w:id="206" w:author="PR Preview" w:date="2026-01-01T00:00:00Z">
        <w:r>
          <w:t xml:space="preserve"> </w:t>
        </w:r>
      </w:ins>
      <w:hyperlink w:anchor="def-fitted-model">
        <w:ins w:id="20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0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that</w:t>
        </w:r>
      </w:ins>
      <w:ins w:id="211" w:author="PR Preview" w:date="2026-01-01T00:00:00Z">
        <w:r>
          <w:t xml:space="preserve"> </w:t>
        </w:r>
      </w:ins>
      <m:oMath>
        <m:r>
          <m:t>g</m:t>
        </m:r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produces from</w:t>
        </w:r>
      </w:ins>
      <w:ins w:id="21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15" w:author="PR Preview" w:date="2026-01-01T00:00:00Z">
        <w:r>
          <w:t xml:space="preserve">,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on a new outcome</w:t>
        </w:r>
      </w:ins>
      <w:ins w:id="21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with</w:t>
        </w:r>
      </w:ins>
      <w:ins w:id="22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222" w:author="PR Preview" w:date="2026-01-01T00:00:00Z">
        <w:r>
          <w:t xml:space="preserve">,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averaged over random</w:t>
        </w:r>
      </w:ins>
      <w:ins w:id="225" w:author="PR Preview" w:date="2026-01-01T00:00:00Z">
        <w:r>
          <w:t xml:space="preserve"> </w:t>
        </w:r>
      </w:ins>
      <w:hyperlink w:anchor="def-training-set">
        <w:ins w:id="226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22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of</w:t>
        </w:r>
      </w:ins>
      <w:ins w:id="230" w:author="PR Preview" w:date="2026-01-01T00:00:00Z">
        <w:r>
          <w:t xml:space="preserve"> </w:t>
        </w:r>
      </w:ins>
      <m:oMath>
        <m:r>
          <m:t>n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observations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drawn independently of</w:t>
        </w:r>
      </w:ins>
      <w:ins w:id="2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36" w:author="PR Preview" w:date="2026-01-01T00:00:00Z">
        <w:r>
          <w:t xml:space="preserve">,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and over</w:t>
        </w:r>
      </w:ins>
      <w:ins w:id="23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240" w:author="PR Preview" w:date="2026-01-01T00:00:00Z">
        <w:r>
          <w:t xml:space="preserve">.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The</w:t>
        </w:r>
      </w:ins>
      <w:ins w:id="243" w:author="PR Preview" w:date="2026-01-01T00:00:00Z">
        <w:r>
          <w:t xml:space="preserve"> </w:t>
        </w:r>
      </w:ins>
      <w:hyperlink w:anchor="def-fitted-model">
        <w:ins w:id="24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4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is random because</w:t>
        </w:r>
      </w:ins>
      <w:ins w:id="24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is:</w:t>
        </w:r>
      </w:ins>
    </w:p>
    <w:p>
      <w:pPr>
        <w:pStyle w:val="BodyText"/>
      </w:pPr>
      <w:bookmarkStart w:id="125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7"/>
    <w:bookmarkStart w:id="129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28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1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0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1"/>
    <w:bookmarkStart w:id="132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2"/>
    <w:bookmarkStart w:id="133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3"/>
    <w:bookmarkStart w:id="135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4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35"/>
    <w:bookmarkStart w:id="137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6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9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38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0" w:name="exm-average-fit"/>
    <w:p>
      <w:pPr>
        <w:pStyle w:val="BodyText"/>
      </w:pPr>
      <w:r>
        <w:rPr>
          <w:b/>
          <w:bCs/>
        </w:rPr>
        <w:t xml:space="preserve">Example 22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4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1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2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3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5" w:name="exm-prediction-bias"/>
    <w:p>
      <w:pPr>
        <w:pStyle w:val="BodyText"/>
      </w:pPr>
      <w:r>
        <w:rPr>
          <w:b/>
          <w:bCs/>
        </w:rPr>
        <w:t xml:space="preserve">Example 23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5"/>
    <w:bookmarkStart w:id="148" w:name="def-irreducible-error"/>
    <w:p>
      <w:pPr>
        <w:pStyle w:val="BodyText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6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7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48"/>
    <w:bookmarkStart w:id="149" w:name="exm-irreducible-error"/>
    <w:p>
      <w:pPr>
        <w:pStyle w:val="BodyText"/>
      </w:pPr>
      <w:r>
        <w:rPr>
          <w:b/>
          <w:bCs/>
        </w:rPr>
        <w:t xml:space="preserve">Example 24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6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6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49"/>
    <w:bookmarkStart w:id="151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1"/>
    <w:bookmarkStart w:id="152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0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2"/>
    <w:bookmarkStart w:id="153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3"/>
    <w:bookmarkStart w:id="154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4"/>
    <w:bookmarkStart w:id="155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0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55"/>
    <w:bookmarkStart w:id="156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0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6"/>
    <w:bookmarkStart w:id="157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57"/>
    <w:bookmarkStart w:id="158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0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58"/>
    <w:bookmarkStart w:id="16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2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59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0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1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1"/>
    </w:p>
    <w:p>
      <w:pPr>
        <w:pStyle w:val="FirstParagraph"/>
      </w:pPr>
      <w:r>
        <w:t xml:space="preserve">The noise 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1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98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4"/>
    <w:bookmarkStart w:id="166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0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0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2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5"/>
    </w:p>
    <w:bookmarkEnd w:id="1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7" w:name="exm-epe-split-noise"/>
    <w:p>
      <w:pPr>
        <w:pStyle w:val="BodyText"/>
      </w:pPr>
      <w:r>
        <w:rPr>
          <w:b/>
          <w:bCs/>
        </w:rPr>
        <w:t xml:space="preserve">Example 25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7"/>
    <w:bookmarkStart w:id="16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68"/>
    <w:bookmarkStart w:id="17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9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0"/>
    <w:bookmarkStart w:id="172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0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2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2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3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8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3"/>
    <w:bookmarkStart w:id="175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1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4"/>
    </w:p>
    <w:bookmarkEnd w:id="175"/>
    <w:bookmarkStart w:id="176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6"/>
    <w:bookmarkStart w:id="177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7"/>
    <w:bookmarkStart w:id="179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2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7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79"/>
    <w:bookmarkStart w:id="180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0"/>
    <w:bookmarkStart w:id="181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1"/>
    <w:bookmarkStart w:id="18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2"/>
    <w:bookmarkStart w:id="183" w:name="sol-held-out-unbiased"/>
    <w:p>
      <w:pPr>
        <w:pStyle w:val="FirstParagraph"/>
      </w:pPr>
      <w:del w:id="251" w:author="PR Preview" w:date="2026-01-01T00:00:00Z">
        <w:r>
          <w:rPr>
            <w:i/>
            <w:iCs/>
          </w:rPr>
          <w:delText xml:space="preserve">Solution 9</w:delText>
        </w:r>
      </w:del>
      <w:del w:id="252" w:author="PR Preview" w:date="2026-01-01T00:00:00Z">
        <w:r>
          <w:delText xml:space="preserve">. </w:delText>
        </w:r>
      </w:del>
      <w:del w:id="253" w:author="PR Preview" w:date="2026-01-01T00:00:00Z">
        <w:r>
          <w:delText xml:space="preserve">Given</w:delText>
        </w:r>
      </w:del>
      <w:del w:id="25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55" w:author="PR Preview" w:date="2026-01-01T00:00:00Z">
        <w:r>
          <w:delText xml:space="preserve">, the rule</w:delText>
        </w:r>
      </w:del>
      <w:del w:id="25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is fixed.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Each held-out pair has the same distribution as</w:delText>
        </w:r>
      </w:del>
      <w:del w:id="26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and is independent of</w:delText>
        </w:r>
      </w:del>
      <w:del w:id="26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5" w:author="PR Preview" w:date="2026-01-01T00:00:00Z">
        <w:r>
          <w:delText xml:space="preserve">,</w:delText>
        </w:r>
      </w:del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so each loss has conditional expectation</w:delText>
        </w:r>
      </w:del>
      <w:del w:id="268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by</w:delText>
        </w:r>
      </w:del>
      <w:del w:id="271" w:author="PR Preview" w:date="2026-01-01T00:00:00Z">
        <w:r>
          <w:delText xml:space="preserve"> </w:delText>
        </w:r>
      </w:del>
      <w:hyperlink w:anchor="eq-generalization-error">
        <w:del w:id="272" w:author="PR Preview" w:date="2026-01-01T00:00:00Z">
          <w:r>
            <w:rPr>
              <w:rStyle w:val="Hyperlink"/>
            </w:rPr>
            <w:delText xml:space="preserve">Equation 13</w:delText>
          </w:r>
        </w:del>
      </w:hyperlink>
      <w:del w:id="273" w:author="PR Preview" w:date="2026-01-01T00:00:00Z">
        <w:r>
          <w:delText xml:space="preserve">.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Then</w:delText>
        </w:r>
      </w:del>
    </w:p>
    <w:p>
      <w:pPr>
        <w:pStyle w:val="FirstParagraph"/>
      </w:pPr>
      <w:ins w:id="276" w:author="PR Preview" w:date="2026-01-01T00:00:00Z">
        <w:r>
          <w:rPr>
            <w:i/>
            <w:iCs/>
          </w:rPr>
          <w:t xml:space="preserve">Solution 9</w:t>
        </w:r>
      </w:ins>
      <w:ins w:id="277" w:author="PR Preview" w:date="2026-01-01T00:00:00Z">
        <w:r>
          <w:t xml:space="preserve">. </w:t>
        </w:r>
      </w:ins>
      <w:ins w:id="278" w:author="PR Preview" w:date="2026-01-01T00:00:00Z">
        <w:r>
          <w:t xml:space="preserve">Given</w:t>
        </w:r>
      </w:ins>
      <w:ins w:id="27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80" w:author="PR Preview" w:date="2026-01-01T00:00:00Z">
        <w:r>
          <w:t xml:space="preserve">, the</w:t>
        </w:r>
      </w:ins>
      <w:ins w:id="281" w:author="PR Preview" w:date="2026-01-01T00:00:00Z">
        <w:r>
          <w:t xml:space="preserve"> </w:t>
        </w:r>
      </w:ins>
      <w:hyperlink w:anchor="def-fitted-model">
        <w:ins w:id="282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8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is fixed.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Each held-out pair has the same distribution as</w:t>
        </w:r>
      </w:ins>
      <w:ins w:id="28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and is independent of</w:t>
        </w:r>
      </w:ins>
      <w:ins w:id="29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92" w:author="PR Preview" w:date="2026-01-01T00:00:00Z">
        <w:r>
          <w:t xml:space="preserve">,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so each loss has conditional expectation</w:t>
        </w:r>
      </w:ins>
      <w:ins w:id="295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by</w:t>
        </w:r>
      </w:ins>
      <w:ins w:id="298" w:author="PR Preview" w:date="2026-01-01T00:00:00Z">
        <w:r>
          <w:t xml:space="preserve"> </w:t>
        </w:r>
      </w:ins>
      <w:hyperlink w:anchor="eq-generalization-error">
        <w:ins w:id="299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300" w:author="PR Preview" w:date="2026-01-01T00:00:00Z">
        <w:r>
          <w:t xml:space="preserve">.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3"/>
    <w:bookmarkStart w:id="184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5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5"/>
    <w:bookmarkStart w:id="191" w:name="exm-train-test-error-simulated"/>
    <w:p>
      <w:pPr>
        <w:pStyle w:val="BodyText"/>
      </w:pPr>
      <w:r>
        <w:rPr>
          <w:b/>
          <w:bCs/>
        </w:rPr>
        <w:t xml:space="preserve">Example 26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0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1"/>
    <w:bookmarkEnd w:id="192"/>
    <w:bookmarkStart w:id="241" w:name="sec-data-splits"/>
    <w:p>
      <w:pPr>
        <w:pStyle w:val="Heading2"/>
      </w:pPr>
      <w:r>
        <w:t xml:space="preserve">5 Training, validation, and test sets</w:t>
      </w:r>
    </w:p>
    <w:bookmarkStart w:id="19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3"/>
    <w:bookmarkStart w:id="19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4"/>
    <w:bookmarkStart w:id="196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6"/>
    <w:bookmarkStart w:id="197" w:name="exm-data-splits-sizes"/>
    <w:p>
      <w:pPr>
        <w:pStyle w:val="BodyText"/>
      </w:pPr>
      <w:r>
        <w:rPr>
          <w:b/>
          <w:bCs/>
        </w:rPr>
        <w:t xml:space="preserve">Example 27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7"/>
    <w:bookmarkStart w:id="199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99"/>
    <w:bookmarkStart w:id="200" w:name="exm-tuning-parameter"/>
    <w:p>
      <w:pPr>
        <w:pStyle w:val="BodyText"/>
      </w:pPr>
      <w:r>
        <w:rPr>
          <w:b/>
          <w:bCs/>
        </w:rPr>
        <w:t xml:space="preserve">Example 28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0"/>
    <w:bookmarkStart w:id="201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1"/>
    <w:bookmarkStart w:id="202" w:name="exm-model-selection"/>
    <w:p>
      <w:pPr>
        <w:pStyle w:val="BodyText"/>
      </w:pPr>
      <w:r>
        <w:rPr>
          <w:b/>
          <w:bCs/>
        </w:rPr>
        <w:t xml:space="preserve">Example 29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2"/>
    <w:bookmarkStart w:id="204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3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4"/>
    <w:bookmarkStart w:id="206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5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0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10"/>
    <w:bookmarkStart w:id="212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1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11"/>
    </w:p>
    <w:bookmarkEnd w:id="212"/>
    <w:bookmarkStart w:id="216" w:name="rem-data-splits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1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1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16"/>
    <w:bookmarkStart w:id="217" w:name="rem-validation-test-error"/>
    <w:p>
      <w:pPr>
        <w:pStyle w:val="BodyText"/>
      </w:pPr>
      <w:del w:id="303" w:author="PR Preview" w:date="2026-01-01T00:00:00Z">
        <w:r>
          <w:rPr>
            <w:i/>
            <w:iCs/>
          </w:rPr>
          <w:delText xml:space="preserve">Remark 20</w:delText>
        </w:r>
      </w:del>
      <w:del w:id="304" w:author="PR Preview" w:date="2026-01-01T00:00:00Z">
        <w:r>
          <w:delText xml:space="preserve"> (What the validation and test errors estimate). </w:delText>
        </w:r>
      </w:del>
      <w:del w:id="305" w:author="PR Preview" w:date="2026-01-01T00:00:00Z">
        <w:r>
          <w:delText xml:space="preserve">The</w:delText>
        </w:r>
      </w:del>
      <w:del w:id="306" w:author="PR Preview" w:date="2026-01-01T00:00:00Z">
        <w:r>
          <w:delText xml:space="preserve"> </w:delText>
        </w:r>
      </w:del>
      <w:hyperlink w:anchor="def-validation-error">
        <w:del w:id="307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and the</w:delText>
        </w:r>
      </w:del>
      <w:del w:id="310" w:author="PR Preview" w:date="2026-01-01T00:00:00Z">
        <w:r>
          <w:delText xml:space="preserve"> </w:delText>
        </w:r>
      </w:del>
      <w:hyperlink w:anchor="def-test-error">
        <w:del w:id="311" w:author="PR Preview" w:date="2026-01-01T00:00:00Z">
          <w:r>
            <w:rPr>
              <w:rStyle w:val="Hyperlink"/>
            </w:rPr>
            <w:delText xml:space="preserve">test error</w:delText>
          </w:r>
        </w:del>
      </w:hyperlink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differ from the</w:delText>
        </w:r>
      </w:del>
      <w:del w:id="314" w:author="PR Preview" w:date="2026-01-01T00:00:00Z">
        <w:r>
          <w:delText xml:space="preserve"> </w:delText>
        </w:r>
      </w:del>
      <w:hyperlink w:anchor="def-training-mse">
        <w:del w:id="315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316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only in the set that scores the rule.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The rule was not fitted to the validation or test set,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so each estimates the</w:delText>
        </w:r>
      </w:del>
      <w:del w:id="323" w:author="PR Preview" w:date="2026-01-01T00:00:00Z">
        <w:r>
          <w:delText xml:space="preserve"> </w:delText>
        </w:r>
      </w:del>
      <w:hyperlink w:anchor="def-generalization-error">
        <w:del w:id="324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of the fitted rule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without the optimism of the training error.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The</w:delText>
        </w:r>
      </w:del>
      <w:del w:id="331" w:author="PR Preview" w:date="2026-01-01T00:00:00Z">
        <w:r>
          <w:delText xml:space="preserve"> </w:delText>
        </w:r>
      </w:del>
      <w:hyperlink w:anchor="def-validation-choice">
        <w:del w:id="332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selects the rule with the smallest validation error,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so the validation error of the chosen rule is still optimistic;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the test error is computed once, after the choice, so it is not.</w:delText>
        </w:r>
      </w:del>
    </w:p>
    <w:p>
      <w:pPr>
        <w:pStyle w:val="BodyText"/>
      </w:pPr>
      <w:del w:id="339" w:author="PR Preview" w:date="2026-01-01T00:00:00Z">
        <w:r>
          <w:delText xml:space="preserve">Hastie et al. [3, Sec. 7.2]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use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“test error”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for the generalization error of the fitted rule itself.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Here the test error is the number computed from the test set, and the generalization error is what it estimates.</w:delText>
        </w:r>
      </w:del>
    </w:p>
    <w:p>
      <w:pPr>
        <w:pStyle w:val="BodyText"/>
      </w:pPr>
      <w:ins w:id="348" w:author="PR Preview" w:date="2026-01-01T00:00:00Z">
        <w:r>
          <w:rPr>
            <w:i/>
            <w:iCs/>
          </w:rPr>
          <w:t xml:space="preserve">Remark 20</w:t>
        </w:r>
      </w:ins>
      <w:ins w:id="349" w:author="PR Preview" w:date="2026-01-01T00:00:00Z">
        <w:r>
          <w:t xml:space="preserve"> (What the validation and test errors estimate). </w:t>
        </w:r>
      </w:ins>
      <w:ins w:id="350" w:author="PR Preview" w:date="2026-01-01T00:00:00Z">
        <w:r>
          <w:t xml:space="preserve">The</w:t>
        </w:r>
      </w:ins>
      <w:ins w:id="351" w:author="PR Preview" w:date="2026-01-01T00:00:00Z">
        <w:r>
          <w:t xml:space="preserve"> </w:t>
        </w:r>
      </w:ins>
      <w:hyperlink w:anchor="def-validation-error">
        <w:ins w:id="352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and the</w:t>
        </w:r>
      </w:ins>
      <w:ins w:id="355" w:author="PR Preview" w:date="2026-01-01T00:00:00Z">
        <w:r>
          <w:t xml:space="preserve"> </w:t>
        </w:r>
      </w:ins>
      <w:hyperlink w:anchor="def-test-error">
        <w:ins w:id="356" w:author="PR Preview" w:date="2026-01-01T00:00:00Z">
          <w:r>
            <w:rPr>
              <w:rStyle w:val="Hyperlink"/>
            </w:rPr>
            <w:t xml:space="preserve">test error</w:t>
          </w:r>
        </w:ins>
      </w:hyperlink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differ from the</w:t>
        </w:r>
      </w:ins>
      <w:ins w:id="359" w:author="PR Preview" w:date="2026-01-01T00:00:00Z">
        <w:r>
          <w:t xml:space="preserve"> </w:t>
        </w:r>
      </w:ins>
      <w:hyperlink w:anchor="def-training-mse">
        <w:ins w:id="360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361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only in the set on which the</w:t>
        </w:r>
      </w:ins>
      <w:ins w:id="364" w:author="PR Preview" w:date="2026-01-01T00:00:00Z">
        <w:r>
          <w:t xml:space="preserve"> </w:t>
        </w:r>
      </w:ins>
      <w:hyperlink w:anchor="def-fitted-model">
        <w:ins w:id="365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is evaluated.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The model was not fitted to the validation or</w:t>
        </w:r>
      </w:ins>
      <w:ins w:id="370" w:author="PR Preview" w:date="2026-01-01T00:00:00Z">
        <w:r>
          <w:t xml:space="preserve"> </w:t>
        </w:r>
      </w:ins>
      <w:hyperlink w:anchor="def-test-set">
        <w:ins w:id="371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372" w:author="PR Preview" w:date="2026-01-01T00:00:00Z">
        <w:r>
          <w:t xml:space="preserve">,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so each</w:t>
        </w:r>
      </w:ins>
      <w:ins w:id="375" w:author="PR Preview" w:date="2026-01-01T00:00:00Z">
        <w:r>
          <w:t xml:space="preserve"> </w:t>
        </w:r>
      </w:ins>
      <w:hyperlink r:id="rId98">
        <w:ins w:id="376" w:author="PR Preview" w:date="2026-01-01T00:00:00Z">
          <w:r>
            <w:rPr>
              <w:rStyle w:val="Hyperlink"/>
            </w:rPr>
            <w:t xml:space="preserve">estimates</w:t>
          </w:r>
        </w:ins>
      </w:hyperlink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the</w:t>
        </w:r>
      </w:ins>
      <w:ins w:id="379" w:author="PR Preview" w:date="2026-01-01T00:00:00Z">
        <w:r>
          <w:t xml:space="preserve"> </w:t>
        </w:r>
      </w:ins>
      <w:hyperlink w:anchor="def-generalization-error">
        <w:ins w:id="380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of the fitted model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without the optimism of the training error.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The</w:t>
        </w:r>
      </w:ins>
      <w:ins w:id="387" w:author="PR Preview" w:date="2026-01-01T00:00:00Z">
        <w:r>
          <w:t xml:space="preserve"> </w:t>
        </w:r>
      </w:ins>
      <w:hyperlink w:anchor="def-validation-choice">
        <w:ins w:id="388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selects the model with the smallest validation error,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so the validation error of the chosen model is still optimistic;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the test error is computed once, after the choice, so it is not.</w:t>
        </w:r>
      </w:ins>
    </w:p>
    <w:p>
      <w:pPr>
        <w:pStyle w:val="BodyText"/>
      </w:pPr>
      <w:ins w:id="395" w:author="PR Preview" w:date="2026-01-01T00:00:00Z">
        <w:r>
          <w:t xml:space="preserve">Hastie et al. [3, Sec. 7.2]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use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“test error”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for the generalization error of the fitted model itself.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Here the test error is the number computed from the test set,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and the generalization error is what it estimates.</w:t>
        </w:r>
      </w:ins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17"/>
    <w:bookmarkStart w:id="240" w:name="exm-train-validation-test-split"/>
    <w:p>
      <w:pPr>
        <w:pStyle w:val="BodyText"/>
      </w:pPr>
      <w:r>
        <w:rPr>
          <w:b/>
          <w:bCs/>
        </w:rPr>
        <w:t xml:space="preserve">Example 30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30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1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3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40"/>
    <w:bookmarkEnd w:id="241"/>
    <w:bookmarkStart w:id="27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4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42"/>
    <w:bookmarkStart w:id="24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43"/>
    <w:bookmarkStart w:id="245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4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4"/>
    </w:p>
    <w:bookmarkEnd w:id="245"/>
    <w:bookmarkStart w:id="24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46"/>
    <w:bookmarkStart w:id="248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4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50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4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51"/>
    <w:p>
      <w:pPr>
        <w:pStyle w:val="BodyText"/>
      </w:pPr>
      <w:del w:id="406" w:author="PR Preview" w:date="2026-01-01T00:00:00Z">
        <w:r>
          <w:rPr>
            <w:b/>
            <w:bCs/>
          </w:rPr>
          <w:delText xml:space="preserve">Definition 49 (Fold-out rule)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For</w:delText>
        </w:r>
      </w:del>
      <w:del w:id="409" w:author="PR Preview" w:date="2026-01-01T00:00:00Z">
        <w:r>
          <w:delText xml:space="preserve"> </w:delText>
        </w:r>
      </w:del>
      <w:hyperlink w:anchor="def-folds">
        <w:del w:id="410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1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12" w:author="PR Preview" w:date="2026-01-01T00:00:00Z">
        <w:r>
          <w:delText xml:space="preserve">,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the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rPr>
            <w:b/>
            <w:bCs/>
          </w:rPr>
          <w:delText xml:space="preserve">fold-out rule</w:delText>
        </w:r>
      </w:del>
      <w:del w:id="417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is the</w:delText>
        </w:r>
      </w:del>
      <w:del w:id="420" w:author="PR Preview" w:date="2026-01-01T00:00:00Z">
        <w:r>
          <w:delText xml:space="preserve"> </w:delText>
        </w:r>
      </w:del>
      <w:hyperlink w:anchor="def-fitted-model">
        <w:del w:id="421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that a</w:delText>
        </w:r>
      </w:del>
      <w:del w:id="424" w:author="PR Preview" w:date="2026-01-01T00:00:00Z">
        <w:r>
          <w:delText xml:space="preserve"> </w:delText>
        </w:r>
      </w:del>
      <w:hyperlink w:anchor="def-fitting-procedure">
        <w:del w:id="425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426" w:author="PR Preview" w:date="2026-01-01T00:00:00Z">
        <w:r>
          <w:delText xml:space="preserve"> </w:delText>
        </w:r>
      </w:del>
      <m:oMath>
        <m:r>
          <m:t>g</m:t>
        </m:r>
      </m:oMath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produces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from the observations outside that fold:</w:delText>
        </w:r>
      </w:del>
    </w:p>
    <w:p>
      <w:pPr>
        <w:pStyle w:val="BodyText"/>
      </w:pPr>
      <w:bookmarkStart w:id="25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2"/>
    </w:p>
    <w:p>
      <w:pPr>
        <w:pStyle w:val="FirstParagraph"/>
      </w:pPr>
      <w:del w:id="431" w:author="PR Preview" w:date="2026-01-01T00:00:00Z">
        <w:r>
          <w:rPr>
            <w:i/>
            <w:iCs/>
          </w:rPr>
          <w:delText xml:space="preserve">Remark 23</w:delText>
        </w:r>
      </w:del>
      <w:del w:id="432" w:author="PR Preview" w:date="2026-01-01T00:00:00Z">
        <w:r>
          <w:delText xml:space="preserve"> (Source: Fold-out rule). </w:delText>
        </w:r>
      </w:del>
      <w:del w:id="433" w:author="PR Preview" w:date="2026-01-01T00:00:00Z">
        <w:r>
          <w:delText xml:space="preserve">Hastie et al. [3, Sec. 7.10.1]</w:delText>
        </w:r>
      </w:del>
      <w:del w:id="434" w:author="PR Preview" w:date="2026-01-01T00:00:00Z">
        <w:r>
          <w:delText xml:space="preserve">,</w:delText>
        </w:r>
      </w:del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who write the fitted function with the</w:delText>
        </w:r>
      </w:del>
      <w:del w:id="437" w:author="PR Preview" w:date="2026-01-01T00:00:00Z">
        <w:r>
          <w:delText xml:space="preserve"> </w:delText>
        </w:r>
      </w:del>
      <m:oMath>
        <m:r>
          <m:t>k</m:t>
        </m:r>
      </m:oMath>
      <w:del w:id="438" w:author="PR Preview" w:date="2026-01-01T00:00:00Z">
        <w:r>
          <w:delText xml:space="preserve">th part of the data removed as</w:delText>
        </w:r>
      </w:del>
      <w:del w:id="43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del w:id="440" w:author="PR Preview" w:date="2026-01-01T00:00:00Z">
        <w:r>
          <w:delText xml:space="preserve">.</w:delText>
        </w:r>
      </w:del>
    </w:p>
    <w:p>
      <w:pPr>
        <w:pStyle w:val="BodyText"/>
      </w:pPr>
      <w:ins w:id="441" w:author="PR Preview" w:date="2026-01-01T00:00:00Z">
        <w:r>
          <w:t xml:space="preserve"> </w:t>
        </w:r>
      </w:ins>
    </w:p>
    <w:bookmarkStart w:id="253" w:name="def-fold-out-fitted-model"/>
    <w:p>
      <w:pPr>
        <w:pStyle w:val="BodyText"/>
      </w:pPr>
      <w:ins w:id="442" w:author="PR Preview" w:date="2026-01-01T00:00:00Z">
        <w:r>
          <w:rPr>
            <w:b/>
            <w:bCs/>
          </w:rPr>
          <w:t xml:space="preserve">Definition 49 (Fold-out fitted model)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For</w:t>
        </w:r>
      </w:ins>
      <w:ins w:id="445" w:author="PR Preview" w:date="2026-01-01T00:00:00Z">
        <w:r>
          <w:t xml:space="preserve"> </w:t>
        </w:r>
      </w:ins>
      <w:hyperlink w:anchor="def-folds">
        <w:ins w:id="446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4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48" w:author="PR Preview" w:date="2026-01-01T00:00:00Z">
        <w:r>
          <w:t xml:space="preserve">,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the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rPr>
            <w:b/>
            <w:bCs/>
          </w:rPr>
          <w:t xml:space="preserve">fold-out fitted model</w:t>
        </w:r>
      </w:ins>
      <w:ins w:id="453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is the</w:t>
        </w:r>
      </w:ins>
      <w:ins w:id="456" w:author="PR Preview" w:date="2026-01-01T00:00:00Z">
        <w:r>
          <w:t xml:space="preserve"> </w:t>
        </w:r>
      </w:ins>
      <w:hyperlink w:anchor="def-fitted-model">
        <w:ins w:id="45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that a</w:t>
        </w:r>
      </w:ins>
      <w:ins w:id="460" w:author="PR Preview" w:date="2026-01-01T00:00:00Z">
        <w:r>
          <w:t xml:space="preserve"> </w:t>
        </w:r>
      </w:ins>
      <w:hyperlink w:anchor="def-fitting-procedure">
        <w:ins w:id="461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462" w:author="PR Preview" w:date="2026-01-01T00:00:00Z">
        <w:r>
          <w:t xml:space="preserve"> </w:t>
        </w:r>
      </w:ins>
      <m:oMath>
        <m:r>
          <m:t>g</m:t>
        </m:r>
      </m:oMath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produces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from the observations outside that fold:</w:t>
        </w:r>
      </w:ins>
    </w:p>
    <w:p>
      <w:pPr>
        <w:pStyle w:val="BodyText"/>
      </w:pPr>
      <w:bookmarkStart w:id="25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-out-fitted-model"/>
    <w:p>
      <w:pPr>
        <w:pStyle w:val="FirstParagraph"/>
      </w:pPr>
      <w:ins w:id="467" w:author="PR Preview" w:date="2026-01-01T00:00:00Z">
        <w:r>
          <w:rPr>
            <w:i/>
            <w:iCs/>
          </w:rPr>
          <w:t xml:space="preserve">Remark 23</w:t>
        </w:r>
      </w:ins>
      <w:ins w:id="468" w:author="PR Preview" w:date="2026-01-01T00:00:00Z">
        <w:r>
          <w:t xml:space="preserve"> (Source: Fold-out fitted model). </w:t>
        </w:r>
      </w:ins>
      <w:ins w:id="469" w:author="PR Preview" w:date="2026-01-01T00:00:00Z">
        <w:r>
          <w:t xml:space="preserve">Hastie et al. [3, Sec. 7.10.1]</w:t>
        </w:r>
      </w:ins>
      <w:ins w:id="470" w:author="PR Preview" w:date="2026-01-01T00:00:00Z">
        <w:r>
          <w:t xml:space="preserve">,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who write the fitted function with the</w:t>
        </w:r>
      </w:ins>
      <w:ins w:id="473" w:author="PR Preview" w:date="2026-01-01T00:00:00Z">
        <w:r>
          <w:t xml:space="preserve"> </w:t>
        </w:r>
      </w:ins>
      <m:oMath>
        <m:r>
          <m:t>k</m:t>
        </m:r>
      </m:oMath>
      <w:ins w:id="474" w:author="PR Preview" w:date="2026-01-01T00:00:00Z">
        <w:r>
          <w:t xml:space="preserve">th part of the data removed as</w:t>
        </w:r>
      </w:ins>
      <w:ins w:id="475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ins w:id="476" w:author="PR Preview" w:date="2026-01-01T00:00:00Z">
        <w:r>
          <w:t xml:space="preserve">.</w:t>
        </w:r>
      </w:ins>
    </w:p>
    <w:bookmarkEnd w:id="254"/>
    <w:bookmarkStart w:id="255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del w:id="477" w:author="PR Preview" w:date="2026-01-01T00:00:00Z">
        <w:r>
          <w:delText xml:space="preserve">Fit the model to all data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rPr>
            <w:i/>
            <w:iCs/>
          </w:rPr>
          <w:delText xml:space="preserve">except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fold</w:delText>
        </w:r>
      </w:del>
      <w:del w:id="48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83" w:author="PR Preview" w:date="2026-01-01T00:00:00Z">
        <w:r>
          <w:delText xml:space="preserve">,</w:delText>
        </w:r>
      </w:del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giving the</w:delText>
        </w:r>
      </w:del>
      <w:del w:id="486" w:author="PR Preview" w:date="2026-01-01T00:00:00Z">
        <w:r>
          <w:delText xml:space="preserve"> </w:delText>
        </w:r>
      </w:del>
      <w:hyperlink w:anchor="def-fold-out-rule">
        <w:del w:id="487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488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489" w:author="PR Preview" w:date="2026-01-01T00:00:00Z">
        <w:r>
          <w:delText xml:space="preserve">.</w:delText>
        </w:r>
      </w:del>
    </w:p>
    <w:p>
      <w:pPr>
        <w:pStyle w:val="Compact"/>
        <w:numPr>
          <w:ilvl w:val="1"/>
          <w:numId w:val="1019"/>
        </w:numPr>
      </w:pPr>
      <w:ins w:id="490" w:author="PR Preview" w:date="2026-01-01T00:00:00Z">
        <w:r>
          <w:t xml:space="preserve">Fit the model to all data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rPr>
            <w:i/>
            <w:iCs/>
          </w:rPr>
          <w:t xml:space="preserve">except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fold</w:t>
        </w:r>
      </w:ins>
      <w:ins w:id="49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96" w:author="PR Preview" w:date="2026-01-01T00:00:00Z">
        <w:r>
          <w:t xml:space="preserve">,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giving the</w:t>
        </w:r>
      </w:ins>
      <w:ins w:id="499" w:author="PR Preview" w:date="2026-01-01T00:00:00Z">
        <w:r>
          <w:t xml:space="preserve"> </w:t>
        </w:r>
      </w:ins>
      <w:hyperlink w:anchor="def-fold-out-fitted-model">
        <w:ins w:id="500" w:author="PR Preview" w:date="2026-01-01T00:00:00Z">
          <w:r>
            <w:rPr>
              <w:rStyle w:val="Hyperlink"/>
            </w:rPr>
            <w:t xml:space="preserve">fold-out fitted model</w:t>
          </w:r>
        </w:ins>
      </w:hyperlink>
      <w:ins w:id="501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502" w:author="PR Preview" w:date="2026-01-01T00:00:00Z">
        <w:r>
          <w:t xml:space="preserve">.</w:t>
        </w:r>
      </w:ins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55"/>
    <w:bookmarkStart w:id="25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56"/>
    <w:bookmarkStart w:id="258" w:name="def-cv-estimate"/>
    <w:p>
      <w:pPr>
        <w:pStyle w:val="BodyText"/>
      </w:pPr>
      <w:del w:id="503" w:author="PR Preview" w:date="2026-01-01T00:00:00Z">
        <w:r>
          <w:rPr>
            <w:b/>
            <w:bCs/>
          </w:rPr>
          <w:delText xml:space="preserve">Definition 51 (Cross-validation estimate)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The</w:delText>
        </w:r>
      </w:del>
      <w:del w:id="506" w:author="PR Preview" w:date="2026-01-01T00:00:00Z">
        <w:r>
          <w:delText xml:space="preserve"> </w:delText>
        </w:r>
      </w:del>
      <m:oMath>
        <m:r>
          <m:t>k</m:t>
        </m:r>
      </m:oMath>
      <w:del w:id="507" w:author="PR Preview" w:date="2026-01-01T00:00:00Z">
        <w:r>
          <w:rPr>
            <w:b/>
            <w:bCs/>
          </w:rPr>
          <w:delText xml:space="preserve">-fold cross-validation estimate</w:delText>
        </w:r>
      </w:del>
      <w:del w:id="50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is the</w:delText>
        </w:r>
      </w:del>
      <w:del w:id="511" w:author="PR Preview" w:date="2026-01-01T00:00:00Z">
        <w:r>
          <w:delText xml:space="preserve"> </w:delText>
        </w:r>
      </w:del>
      <w:hyperlink r:id="rId79">
        <w:del w:id="512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of the predictions that each observation</w:delText>
        </w:r>
      </w:del>
      <w:del w:id="51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of the training set receives</w:delText>
        </w:r>
      </w:del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from the</w:delText>
        </w:r>
      </w:del>
      <w:del w:id="520" w:author="PR Preview" w:date="2026-01-01T00:00:00Z">
        <w:r>
          <w:delText xml:space="preserve"> </w:delText>
        </w:r>
      </w:del>
      <w:hyperlink w:anchor="def-fold-out-rule">
        <w:del w:id="521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of its</w:delText>
        </w:r>
      </w:del>
      <w:del w:id="524" w:author="PR Preview" w:date="2026-01-01T00:00:00Z">
        <w:r>
          <w:delText xml:space="preserve"> </w:delText>
        </w:r>
      </w:del>
      <w:hyperlink w:anchor="def-fold-assignment">
        <w:del w:id="525" w:author="PR Preview" w:date="2026-01-01T00:00:00Z">
          <w:r>
            <w:rPr>
              <w:rStyle w:val="Hyperlink"/>
            </w:rPr>
            <w:delText xml:space="preserve">fold assignment</w:delText>
          </w:r>
        </w:del>
      </w:hyperlink>
      <w:del w:id="526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in</w:delText>
        </w:r>
      </w:del>
      <w:del w:id="529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530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531" w:author="PR Preview" w:date="2026-01-01T00:00:00Z">
        <w:r>
          <w:delText xml:space="preserve">:</w:delText>
        </w:r>
      </w:del>
    </w:p>
    <w:p>
      <w:pPr>
        <w:pStyle w:val="BodyText"/>
      </w:pPr>
      <w:ins w:id="532" w:author="PR Preview" w:date="2026-01-01T00:00:00Z">
        <w:r>
          <w:rPr>
            <w:b/>
            <w:bCs/>
          </w:rPr>
          <w:t xml:space="preserve">Definition 51 (Cross-validation estimate)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The</w:t>
        </w:r>
      </w:ins>
      <w:ins w:id="535" w:author="PR Preview" w:date="2026-01-01T00:00:00Z">
        <w:r>
          <w:t xml:space="preserve"> </w:t>
        </w:r>
      </w:ins>
      <m:oMath>
        <m:r>
          <m:t>k</m:t>
        </m:r>
      </m:oMath>
      <w:ins w:id="536" w:author="PR Preview" w:date="2026-01-01T00:00:00Z">
        <w:r>
          <w:rPr>
            <w:b/>
            <w:bCs/>
          </w:rPr>
          <w:t xml:space="preserve">-fold cross-validation estimate</w:t>
        </w:r>
      </w:ins>
      <w:ins w:id="53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is the</w:t>
        </w:r>
      </w:ins>
      <w:ins w:id="540" w:author="PR Preview" w:date="2026-01-01T00:00:00Z">
        <w:r>
          <w:t xml:space="preserve"> </w:t>
        </w:r>
      </w:ins>
      <w:hyperlink r:id="rId79">
        <w:ins w:id="541" w:author="PR Preview" w:date="2026-01-01T00:00:00Z">
          <w:r>
            <w:rPr>
              <w:rStyle w:val="Hyperlink"/>
            </w:rPr>
            <w:t xml:space="preserve">sMSE</w:t>
          </w:r>
        </w:ins>
      </w:hyperlink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of the predictions that each observation</w:t>
        </w:r>
      </w:ins>
      <w:ins w:id="54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of the training set receives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from the</w:t>
        </w:r>
      </w:ins>
      <w:ins w:id="549" w:author="PR Preview" w:date="2026-01-01T00:00:00Z">
        <w:r>
          <w:t xml:space="preserve"> </w:t>
        </w:r>
      </w:ins>
      <w:hyperlink w:anchor="def-fold-out-fitted-model">
        <w:ins w:id="550" w:author="PR Preview" w:date="2026-01-01T00:00:00Z">
          <w:r>
            <w:rPr>
              <w:rStyle w:val="Hyperlink"/>
            </w:rPr>
            <w:t xml:space="preserve">fold-out fitted model</w:t>
          </w:r>
        </w:ins>
      </w:hyperlink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of its</w:t>
        </w:r>
      </w:ins>
      <w:ins w:id="553" w:author="PR Preview" w:date="2026-01-01T00:00:00Z">
        <w:r>
          <w:t xml:space="preserve"> </w:t>
        </w:r>
      </w:ins>
      <w:hyperlink w:anchor="def-fold-assignment">
        <w:ins w:id="554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555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in</w:t>
        </w:r>
      </w:ins>
      <w:ins w:id="558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559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560" w:author="PR Preview" w:date="2026-01-01T00:00:00Z">
        <w:r>
          <w:t xml:space="preserve">:</w:t>
        </w:r>
      </w:ins>
    </w:p>
    <w:p>
      <w:pPr>
        <w:pStyle w:val="BodyText"/>
      </w:pPr>
      <w:bookmarkStart w:id="25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9"/>
    <w:bookmarkStart w:id="26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0"/>
    <w:bookmarkStart w:id="26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561" w:author="PR Preview" w:date="2026-01-01T00:00:00Z">
        <w:r>
          <w:delText xml:space="preserve">In the last line, the rule</w:delText>
        </w:r>
      </w:del>
      <w:del w:id="56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depends only on the outer index,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so each inner sum uses a single fitted rule.</w:delText>
        </w:r>
      </w:del>
    </w:p>
    <w:p>
      <w:pPr>
        <w:pStyle w:val="BodyText"/>
      </w:pPr>
      <w:del w:id="567" w:author="PR Preview" w:date="2026-01-01T00:00:00Z">
        <w:r>
          <w:rPr>
            <w:b/>
            <w:bCs/>
          </w:rPr>
          <w:delText xml:space="preserve">Theorem 6 (The cross-validation estimate, fold by fold)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The</w:delText>
        </w:r>
      </w:del>
      <w:del w:id="570" w:author="PR Preview" w:date="2026-01-01T00:00:00Z">
        <w:r>
          <w:delText xml:space="preserve"> </w:delText>
        </w:r>
      </w:del>
      <w:hyperlink w:anchor="def-cv-estimate">
        <w:del w:id="571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sums,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fold by fold,</w:delText>
        </w:r>
      </w:del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the squared errors of each fold’s observations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under the rule fitted without that</w:delText>
        </w:r>
      </w:del>
      <w:del w:id="580" w:author="PR Preview" w:date="2026-01-01T00:00:00Z">
        <w:r>
          <w:delText xml:space="preserve"> </w:delText>
        </w:r>
      </w:del>
      <w:hyperlink w:anchor="def-folds">
        <w:del w:id="581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582" w:author="PR Preview" w:date="2026-01-01T00:00:00Z">
        <w:r>
          <w:delText xml:space="preserve">,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and divides the total by</w:delText>
        </w:r>
      </w:del>
      <w:del w:id="585" w:author="PR Preview" w:date="2026-01-01T00:00:00Z">
        <w:r>
          <w:delText xml:space="preserve"> </w:delText>
        </w:r>
      </w:del>
      <m:oMath>
        <m:r>
          <m:t>n</m:t>
        </m:r>
      </m:oMath>
      <w:del w:id="586" w:author="PR Preview" w:date="2026-01-01T00:00:00Z">
        <w:r>
          <w:delText xml:space="preserve">:</w:delText>
        </w:r>
      </w:del>
    </w:p>
    <w:p>
      <w:pPr>
        <w:pStyle w:val="FirstParagraph"/>
      </w:pPr>
      <w:ins w:id="587" w:author="PR Preview" w:date="2026-01-01T00:00:00Z">
        <w:r>
          <w:t xml:space="preserve">In the last line, the</w:t>
        </w:r>
      </w:ins>
      <w:ins w:id="588" w:author="PR Preview" w:date="2026-01-01T00:00:00Z">
        <w:r>
          <w:t xml:space="preserve"> </w:t>
        </w:r>
      </w:ins>
      <w:hyperlink w:anchor="def-fitted-model">
        <w:ins w:id="589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590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depends only on the outer index,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so each inner sum uses a single fitted model.</w:t>
        </w:r>
      </w:ins>
    </w:p>
    <w:bookmarkEnd w:id="261"/>
    <w:bookmarkStart w:id="263" w:name="thm-cv-estimate-by-fold"/>
    <w:p>
      <w:pPr>
        <w:pStyle w:val="BodyText"/>
      </w:pPr>
      <w:ins w:id="595" w:author="PR Preview" w:date="2026-01-01T00:00:00Z">
        <w:r>
          <w:rPr>
            <w:b/>
            <w:bCs/>
          </w:rPr>
          <w:t xml:space="preserve">Theorem 6 (The cross-validation estimate, fold by fold)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The</w:t>
        </w:r>
      </w:ins>
      <w:ins w:id="598" w:author="PR Preview" w:date="2026-01-01T00:00:00Z">
        <w:r>
          <w:t xml:space="preserve"> </w:t>
        </w:r>
      </w:ins>
      <w:hyperlink w:anchor="def-cv-estimate">
        <w:ins w:id="599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sums,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fold by fold,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the squared errors of each fold’s observations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under the</w:t>
        </w:r>
      </w:ins>
      <w:ins w:id="608" w:author="PR Preview" w:date="2026-01-01T00:00:00Z">
        <w:r>
          <w:t xml:space="preserve"> </w:t>
        </w:r>
      </w:ins>
      <w:hyperlink w:anchor="def-fitted-model">
        <w:ins w:id="609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fitted without that</w:t>
        </w:r>
      </w:ins>
      <w:ins w:id="612" w:author="PR Preview" w:date="2026-01-01T00:00:00Z">
        <w:r>
          <w:t xml:space="preserve"> </w:t>
        </w:r>
      </w:ins>
      <w:hyperlink w:anchor="def-folds">
        <w:ins w:id="613" w:author="PR Preview" w:date="2026-01-01T00:00:00Z">
          <w:r>
            <w:rPr>
              <w:rStyle w:val="Hyperlink"/>
            </w:rPr>
            <w:t xml:space="preserve">fold</w:t>
          </w:r>
        </w:ins>
      </w:hyperlink>
      <w:ins w:id="614" w:author="PR Preview" w:date="2026-01-01T00:00:00Z">
        <w:r>
          <w:t xml:space="preserve">,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and divides the total by</w:t>
        </w:r>
      </w:ins>
      <w:ins w:id="617" w:author="PR Preview" w:date="2026-01-01T00:00:00Z">
        <w:r>
          <w:t xml:space="preserve"> </w:t>
        </w:r>
      </w:ins>
      <m:oMath>
        <m:r>
          <m:t>n</m:t>
        </m:r>
      </m:oMath>
      <w:ins w:id="618" w:author="PR Preview" w:date="2026-01-01T00:00:00Z">
        <w:r>
          <w:t xml:space="preserve">:</w:t>
        </w:r>
      </w:ins>
    </w:p>
    <w:p>
      <w:pPr>
        <w:pStyle w:val="BodyText"/>
      </w:pPr>
      <w:bookmarkStart w:id="26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2"/>
    </w:p>
    <w:bookmarkEnd w:id="2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65" w:name="def-fold-mse"/>
    <w:p>
      <w:pPr>
        <w:pStyle w:val="BodyText"/>
      </w:pPr>
      <w:del w:id="619" w:author="PR Preview" w:date="2026-01-01T00:00:00Z">
        <w:r>
          <w:rPr>
            <w:b/>
            <w:bCs/>
          </w:rPr>
          <w:delText xml:space="preserve">Definition 52 (Fold mean squared error)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The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rPr>
            <w:b/>
            <w:bCs/>
          </w:rPr>
          <w:delText xml:space="preserve">fold mean squared error</w:delText>
        </w:r>
      </w:del>
      <w:del w:id="62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of</w:delText>
        </w:r>
      </w:del>
      <w:del w:id="627" w:author="PR Preview" w:date="2026-01-01T00:00:00Z">
        <w:r>
          <w:delText xml:space="preserve"> </w:delText>
        </w:r>
      </w:del>
      <w:hyperlink w:anchor="def-folds">
        <w:del w:id="628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62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is the</w:delText>
        </w:r>
      </w:del>
      <w:del w:id="632" w:author="PR Preview" w:date="2026-01-01T00:00:00Z">
        <w:r>
          <w:delText xml:space="preserve"> </w:delText>
        </w:r>
      </w:del>
      <w:hyperlink r:id="rId79">
        <w:del w:id="633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of the</w:delText>
        </w:r>
      </w:del>
      <w:del w:id="636" w:author="PR Preview" w:date="2026-01-01T00:00:00Z">
        <w:r>
          <w:delText xml:space="preserve"> </w:delText>
        </w:r>
      </w:del>
      <w:hyperlink w:anchor="def-fold-out-rule">
        <w:del w:id="637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638" w:author="PR Preview" w:date="2026-01-01T00:00:00Z">
        <w:r>
          <w:delText xml:space="preserve">’s predictions</w:delText>
        </w:r>
      </w:del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for the</w:delText>
        </w:r>
      </w:del>
      <w:del w:id="641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(</w:delText>
        </w:r>
      </w:del>
      <w:hyperlink w:anchor="def-fold-size">
        <w:del w:id="644" w:author="PR Preview" w:date="2026-01-01T00:00:00Z">
          <w:r>
            <w:rPr>
              <w:rStyle w:val="Hyperlink"/>
            </w:rPr>
            <w:delText xml:space="preserve">fold size</w:delText>
          </w:r>
        </w:del>
      </w:hyperlink>
      <w:del w:id="645" w:author="PR Preview" w:date="2026-01-01T00:00:00Z">
        <w:r>
          <w:delText xml:space="preserve">) observations in that fold:</w:delText>
        </w:r>
      </w:del>
    </w:p>
    <w:p>
      <w:pPr>
        <w:pStyle w:val="BodyText"/>
      </w:pPr>
      <w:ins w:id="646" w:author="PR Preview" w:date="2026-01-01T00:00:00Z">
        <w:r>
          <w:rPr>
            <w:b/>
            <w:bCs/>
          </w:rPr>
          <w:t xml:space="preserve">Definition 52 (Fold mean squared error)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The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rPr>
            <w:b/>
            <w:bCs/>
          </w:rPr>
          <w:t xml:space="preserve">fold mean squared error</w:t>
        </w:r>
      </w:ins>
      <w:ins w:id="65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of</w:t>
        </w:r>
      </w:ins>
      <w:ins w:id="654" w:author="PR Preview" w:date="2026-01-01T00:00:00Z">
        <w:r>
          <w:t xml:space="preserve"> </w:t>
        </w:r>
      </w:ins>
      <w:hyperlink w:anchor="def-folds">
        <w:ins w:id="655" w:author="PR Preview" w:date="2026-01-01T00:00:00Z">
          <w:r>
            <w:rPr>
              <w:rStyle w:val="Hyperlink"/>
            </w:rPr>
            <w:t xml:space="preserve">fold</w:t>
          </w:r>
        </w:ins>
      </w:hyperlink>
      <w:ins w:id="65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is the</w:t>
        </w:r>
      </w:ins>
      <w:ins w:id="659" w:author="PR Preview" w:date="2026-01-01T00:00:00Z">
        <w:r>
          <w:t xml:space="preserve"> </w:t>
        </w:r>
      </w:ins>
      <w:hyperlink r:id="rId79">
        <w:ins w:id="660" w:author="PR Preview" w:date="2026-01-01T00:00:00Z">
          <w:r>
            <w:rPr>
              <w:rStyle w:val="Hyperlink"/>
            </w:rPr>
            <w:t xml:space="preserve">sMSE</w:t>
          </w:r>
        </w:ins>
      </w:hyperlink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of the</w:t>
        </w:r>
      </w:ins>
      <w:ins w:id="663" w:author="PR Preview" w:date="2026-01-01T00:00:00Z">
        <w:r>
          <w:t xml:space="preserve"> </w:t>
        </w:r>
      </w:ins>
      <w:hyperlink w:anchor="def-fold-out-fitted-model">
        <w:ins w:id="664" w:author="PR Preview" w:date="2026-01-01T00:00:00Z">
          <w:r>
            <w:rPr>
              <w:rStyle w:val="Hyperlink"/>
            </w:rPr>
            <w:t xml:space="preserve">fold-out fitted model</w:t>
          </w:r>
        </w:ins>
      </w:hyperlink>
      <w:ins w:id="665" w:author="PR Preview" w:date="2026-01-01T00:00:00Z">
        <w:r>
          <w:t xml:space="preserve">’s</w:t>
        </w:r>
      </w:ins>
      <w:ins w:id="666" w:author="PR Preview" w:date="2026-01-01T00:00:00Z">
        <w:r>
          <w:t xml:space="preserve"> </w:t>
        </w:r>
      </w:ins>
      <w:hyperlink r:id="rId18">
        <w:ins w:id="667" w:author="PR Preview" w:date="2026-01-01T00:00:00Z">
          <w:r>
            <w:rPr>
              <w:rStyle w:val="Hyperlink"/>
            </w:rPr>
            <w:t xml:space="preserve">predictions</w:t>
          </w:r>
        </w:ins>
      </w:hyperlink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for the</w:t>
        </w:r>
      </w:ins>
      <w:ins w:id="670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(</w:t>
        </w:r>
      </w:ins>
      <w:hyperlink w:anchor="def-fold-size">
        <w:ins w:id="673" w:author="PR Preview" w:date="2026-01-01T00:00:00Z">
          <w:r>
            <w:rPr>
              <w:rStyle w:val="Hyperlink"/>
            </w:rPr>
            <w:t xml:space="preserve">fold size</w:t>
          </w:r>
        </w:ins>
      </w:hyperlink>
      <w:ins w:id="674" w:author="PR Preview" w:date="2026-01-01T00:00:00Z">
        <w:r>
          <w:t xml:space="preserve">) observations in that fold:</w:t>
        </w:r>
      </w:ins>
    </w:p>
    <w:p>
      <w:pPr>
        <w:pStyle w:val="BodyText"/>
      </w:pPr>
      <w:bookmarkStart w:id="26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66"/>
    <w:bookmarkStart w:id="267" w:name="rem-cv-estimate"/>
    <w:p>
      <w:pPr>
        <w:pStyle w:val="BodyText"/>
      </w:pPr>
      <w:del w:id="675" w:author="PR Preview" w:date="2026-01-01T00:00:00Z">
        <w:r>
          <w:rPr>
            <w:i/>
            <w:iCs/>
          </w:rPr>
          <w:delText xml:space="preserve">Remark 27</w:delText>
        </w:r>
      </w:del>
      <w:del w:id="676" w:author="PR Preview" w:date="2026-01-01T00:00:00Z">
        <w:r>
          <w:delText xml:space="preserve"> (What the cross-validation estimate estimates). </w:delText>
        </w:r>
      </w:del>
      <w:del w:id="677" w:author="PR Preview" w:date="2026-01-01T00:00:00Z">
        <w:r>
          <w:delText xml:space="preserve">Each prediction in</w:delText>
        </w:r>
      </w:del>
      <w:del w:id="678" w:author="PR Preview" w:date="2026-01-01T00:00:00Z">
        <w:r>
          <w:delText xml:space="preserve"> </w:delText>
        </w:r>
      </w:del>
      <w:hyperlink w:anchor="eq-cv-estimate">
        <w:del w:id="679" w:author="PR Preview" w:date="2026-01-01T00:00:00Z">
          <w:r>
            <w:rPr>
              <w:rStyle w:val="Hyperlink"/>
            </w:rPr>
            <w:delText xml:space="preserve">Equation 50</w:delText>
          </w:r>
        </w:del>
      </w:hyperlink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comes from a rule</w:delText>
        </w:r>
      </w:del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that did not see the observation it predicts,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so each squared error is scored as in</w:delText>
        </w:r>
      </w:del>
      <w:del w:id="686" w:author="PR Preview" w:date="2026-01-01T00:00:00Z">
        <w:r>
          <w:delText xml:space="preserve"> </w:delText>
        </w:r>
      </w:del>
      <w:hyperlink w:anchor="thm-held-out-unbiased">
        <w:del w:id="687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688" w:author="PR Preview" w:date="2026-01-01T00:00:00Z">
        <w:r>
          <w:delText xml:space="preserve">.</w:delText>
        </w:r>
      </w:del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But the rule for fold</w:delText>
        </w:r>
      </w:del>
      <w:del w:id="69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was fitted to</w:delText>
        </w:r>
      </w:del>
      <w:del w:id="69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observations,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not</w:delText>
        </w:r>
      </w:del>
      <w:del w:id="699" w:author="PR Preview" w:date="2026-01-01T00:00:00Z">
        <w:r>
          <w:delText xml:space="preserve"> </w:delText>
        </w:r>
      </w:del>
      <m:oMath>
        <m:r>
          <m:t>n</m:t>
        </m:r>
      </m:oMath>
      <w:del w:id="700" w:author="PR Preview" w:date="2026-01-01T00:00:00Z">
        <w:r>
          <w:delText xml:space="preserve">,</w:delText>
        </w:r>
      </w:del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and the</w:delText>
        </w:r>
      </w:del>
      <w:del w:id="703" w:author="PR Preview" w:date="2026-01-01T00:00:00Z">
        <w:r>
          <w:delText xml:space="preserve"> </w:delText>
        </w:r>
      </w:del>
      <m:oMath>
        <m:r>
          <m:t>k</m:t>
        </m:r>
      </m:oMath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rules differ from one another and from the rule fitted to all</w:delText>
        </w:r>
      </w:del>
      <w:del w:id="706" w:author="PR Preview" w:date="2026-01-01T00:00:00Z">
        <w:r>
          <w:delText xml:space="preserve"> </w:delText>
        </w:r>
      </w:del>
      <m:oMath>
        <m:r>
          <m:t>n</m:t>
        </m:r>
      </m:oMath>
      <w:del w:id="707" w:author="PR Preview" w:date="2026-01-01T00:00:00Z">
        <w:r>
          <w:delText xml:space="preserve">.</w:delText>
        </w:r>
      </w:del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So</w:delText>
        </w:r>
      </w:del>
      <w:del w:id="71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estimates the</w:delText>
        </w:r>
      </w:del>
      <w:del w:id="713" w:author="PR Preview" w:date="2026-01-01T00:00:00Z">
        <w:r>
          <w:delText xml:space="preserve"> </w:delText>
        </w:r>
      </w:del>
      <w:hyperlink w:anchor="def-expected-generalization-error">
        <w:del w:id="714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of the fitting</w:delText>
        </w:r>
      </w:del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rPr>
            <w:i/>
            <w:iCs/>
          </w:rPr>
          <w:delText xml:space="preserve">procedure</w:delText>
        </w:r>
      </w:del>
      <w:del w:id="719" w:author="PR Preview" w:date="2026-01-01T00:00:00Z">
        <w:r>
          <w:delText xml:space="preserve"> </w:delText>
        </w:r>
      </w:del>
      <m:oMath>
        <m:r>
          <m:t>g</m:t>
        </m:r>
      </m:oMath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at the smaller training-set sizes</w:delText>
        </w:r>
      </w:del>
      <w:del w:id="72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723" w:author="PR Preview" w:date="2026-01-01T00:00:00Z">
        <w:r>
          <w:delText xml:space="preserve">,</w:delText>
        </w:r>
      </w:del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delText xml:space="preserve">which is</w:delText>
        </w:r>
      </w:del>
      <w:del w:id="726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when every fold has</w:delText>
        </w:r>
      </w:del>
      <w:del w:id="72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observations,</w:delText>
        </w:r>
      </w:del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rather than</w:delText>
        </w:r>
      </w:del>
      <w:del w:id="73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for the one rule fitted to all the data</w:delText>
        </w:r>
      </w:del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[3, Sec. 7.12]</w:delText>
        </w:r>
      </w:del>
      <w:del w:id="739" w:author="PR Preview" w:date="2026-01-01T00:00:00Z">
        <w:r>
          <w:delText xml:space="preserve">.</w:delText>
        </w:r>
      </w:del>
    </w:p>
    <w:p>
      <w:pPr>
        <w:pStyle w:val="BodyText"/>
      </w:pPr>
      <w:ins w:id="740" w:author="PR Preview" w:date="2026-01-01T00:00:00Z">
        <w:r>
          <w:rPr>
            <w:i/>
            <w:iCs/>
          </w:rPr>
          <w:t xml:space="preserve">Remark 27</w:t>
        </w:r>
      </w:ins>
      <w:ins w:id="741" w:author="PR Preview" w:date="2026-01-01T00:00:00Z">
        <w:r>
          <w:t xml:space="preserve"> (What the cross-validation estimate estimates). </w:t>
        </w:r>
      </w:ins>
      <w:ins w:id="742" w:author="PR Preview" w:date="2026-01-01T00:00:00Z">
        <w:r>
          <w:t xml:space="preserve">Each</w:t>
        </w:r>
      </w:ins>
      <w:ins w:id="743" w:author="PR Preview" w:date="2026-01-01T00:00:00Z">
        <w:r>
          <w:t xml:space="preserve"> </w:t>
        </w:r>
      </w:ins>
      <w:hyperlink r:id="rId18">
        <w:ins w:id="744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in</w:t>
        </w:r>
      </w:ins>
      <w:ins w:id="747" w:author="PR Preview" w:date="2026-01-01T00:00:00Z">
        <w:r>
          <w:t xml:space="preserve"> </w:t>
        </w:r>
      </w:ins>
      <w:hyperlink w:anchor="eq-cv-estimate">
        <w:ins w:id="748" w:author="PR Preview" w:date="2026-01-01T00:00:00Z">
          <w:r>
            <w:rPr>
              <w:rStyle w:val="Hyperlink"/>
            </w:rPr>
            <w:t xml:space="preserve">Equation 50</w:t>
          </w:r>
        </w:ins>
      </w:hyperlink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comes from a</w:t>
        </w:r>
      </w:ins>
      <w:ins w:id="751" w:author="PR Preview" w:date="2026-01-01T00:00:00Z">
        <w:r>
          <w:t xml:space="preserve"> </w:t>
        </w:r>
      </w:ins>
      <w:hyperlink w:anchor="def-fitted-model">
        <w:ins w:id="752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that did not see the observation it predicts,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so each squared error is scored as in</w:t>
        </w:r>
      </w:ins>
      <w:ins w:id="757" w:author="PR Preview" w:date="2026-01-01T00:00:00Z">
        <w:r>
          <w:t xml:space="preserve"> </w:t>
        </w:r>
      </w:ins>
      <w:hyperlink w:anchor="thm-held-out-unbiased">
        <w:ins w:id="758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759" w:author="PR Preview" w:date="2026-01-01T00:00:00Z">
        <w:r>
          <w:t xml:space="preserve">.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But the model for</w:t>
        </w:r>
      </w:ins>
      <w:ins w:id="762" w:author="PR Preview" w:date="2026-01-01T00:00:00Z">
        <w:r>
          <w:t xml:space="preserve"> </w:t>
        </w:r>
      </w:ins>
      <w:hyperlink w:anchor="def-folds">
        <w:ins w:id="763" w:author="PR Preview" w:date="2026-01-01T00:00:00Z">
          <w:r>
            <w:rPr>
              <w:rStyle w:val="Hyperlink"/>
            </w:rPr>
            <w:t xml:space="preserve">fold</w:t>
          </w:r>
        </w:ins>
      </w:hyperlink>
      <w:ins w:id="76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was fitted to</w:t>
        </w:r>
      </w:ins>
      <w:ins w:id="76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observations,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not</w:t>
        </w:r>
      </w:ins>
      <w:ins w:id="772" w:author="PR Preview" w:date="2026-01-01T00:00:00Z">
        <w:r>
          <w:t xml:space="preserve"> </w:t>
        </w:r>
      </w:ins>
      <m:oMath>
        <m:r>
          <m:t>n</m:t>
        </m:r>
      </m:oMath>
      <w:ins w:id="773" w:author="PR Preview" w:date="2026-01-01T00:00:00Z">
        <w:r>
          <w:t xml:space="preserve">,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and the</w:t>
        </w:r>
      </w:ins>
      <w:ins w:id="776" w:author="PR Preview" w:date="2026-01-01T00:00:00Z">
        <w:r>
          <w:t xml:space="preserve"> </w:t>
        </w:r>
      </w:ins>
      <m:oMath>
        <m:r>
          <m:t>k</m:t>
        </m:r>
      </m:oMath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models differ from one another and from the model fitted to all</w:t>
        </w:r>
      </w:ins>
      <w:ins w:id="779" w:author="PR Preview" w:date="2026-01-01T00:00:00Z">
        <w:r>
          <w:t xml:space="preserve"> </w:t>
        </w:r>
      </w:ins>
      <m:oMath>
        <m:r>
          <m:t>n</m:t>
        </m:r>
      </m:oMath>
      <w:ins w:id="780" w:author="PR Preview" w:date="2026-01-01T00:00:00Z">
        <w:r>
          <w:t xml:space="preserve">.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So</w:t>
        </w:r>
      </w:ins>
      <w:ins w:id="78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estimates the</w:t>
        </w:r>
      </w:ins>
      <w:ins w:id="786" w:author="PR Preview" w:date="2026-01-01T00:00:00Z">
        <w:r>
          <w:t xml:space="preserve"> </w:t>
        </w:r>
      </w:ins>
      <w:hyperlink w:anchor="def-expected-generalization-error">
        <w:ins w:id="787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of the fitting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rPr>
            <w:i/>
            <w:iCs/>
          </w:rPr>
          <w:t xml:space="preserve">procedure</w:t>
        </w:r>
      </w:ins>
      <w:ins w:id="792" w:author="PR Preview" w:date="2026-01-01T00:00:00Z">
        <w:r>
          <w:t xml:space="preserve"> </w:t>
        </w:r>
      </w:ins>
      <m:oMath>
        <m:r>
          <m:t>g</m:t>
        </m:r>
      </m:oMath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at the smaller training-set sizes</w:t>
        </w:r>
      </w:ins>
      <w:ins w:id="79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796" w:author="PR Preview" w:date="2026-01-01T00:00:00Z">
        <w:r>
          <w:t xml:space="preserve">,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which is</w:t>
        </w:r>
      </w:ins>
      <w:ins w:id="79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when every fold has</w:t>
        </w:r>
      </w:ins>
      <w:ins w:id="80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observations,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rather than</w:t>
        </w:r>
      </w:ins>
      <w:ins w:id="80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for the one model fitted to all the data</w:t>
        </w:r>
      </w:ins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[3, Sec. 7.12]</w:t>
        </w:r>
      </w:ins>
      <w:ins w:id="812" w:author="PR Preview" w:date="2026-01-01T00:00:00Z">
        <w:r>
          <w:t xml:space="preserve">.</w:t>
        </w:r>
      </w:ins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67"/>
    <w:bookmarkStart w:id="26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del w:id="813" w:author="PR Preview" w:date="2026-01-01T00:00:00Z">
        <w:r>
          <w:rPr>
            <w:b/>
            <w:bCs/>
          </w:rPr>
          <w:delText xml:space="preserve">Bias.</w:delText>
        </w:r>
      </w:del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Each rule in</w:delText>
        </w:r>
      </w:del>
      <w:del w:id="816" w:author="PR Preview" w:date="2026-01-01T00:00:00Z">
        <w:r>
          <w:delText xml:space="preserve"> </w:delText>
        </w:r>
      </w:del>
      <w:hyperlink w:anchor="eq-cv-estimate">
        <w:del w:id="817" w:author="PR Preview" w:date="2026-01-01T00:00:00Z">
          <w:r>
            <w:rPr>
              <w:rStyle w:val="Hyperlink"/>
            </w:rPr>
            <w:delText xml:space="preserve">Equation 50</w:delText>
          </w:r>
        </w:del>
      </w:hyperlink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is fitted to about</w:delText>
        </w:r>
      </w:del>
      <w:del w:id="82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del w:id="821" w:author="PR Preview" w:date="2026-01-01T00:00:00Z">
        <w:r>
          <w:delText xml:space="preserve"> </w:delText>
        </w:r>
      </w:del>
      <w:del w:id="822" w:author="PR Preview" w:date="2026-01-01T00:00:00Z">
        <w:r>
          <w:delText xml:space="preserve">observations.</w:delText>
        </w:r>
      </w:del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A rule fitted to fewer observations usually predicts worse,</w:delText>
        </w:r>
      </w:del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so</w:delText>
        </w:r>
      </w:del>
      <w:del w:id="82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tends to overstate the expected generalization error of a rule fitted to all</w:delText>
        </w:r>
      </w:del>
      <w:del w:id="830" w:author="PR Preview" w:date="2026-01-01T00:00:00Z">
        <w:r>
          <w:delText xml:space="preserve"> </w:delText>
        </w:r>
      </w:del>
      <m:oMath>
        <m:r>
          <m:t>n</m:t>
        </m:r>
      </m:oMath>
      <w:del w:id="831" w:author="PR Preview" w:date="2026-01-01T00:00:00Z">
        <w:r>
          <w:delText xml:space="preserve">.</w:delText>
        </w:r>
      </w:del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The overstatement shrinks as</w:delText>
        </w:r>
      </w:del>
      <w:del w:id="834" w:author="PR Preview" w:date="2026-01-01T00:00:00Z">
        <w:r>
          <w:delText xml:space="preserve"> </w:delText>
        </w:r>
      </w:del>
      <m:oMath>
        <m:r>
          <m:t>k</m:t>
        </m:r>
      </m:oMath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grows.</w:delText>
        </w:r>
      </w:del>
    </w:p>
    <w:p>
      <w:pPr>
        <w:pStyle w:val="Compact"/>
        <w:numPr>
          <w:ilvl w:val="0"/>
          <w:numId w:val="1020"/>
        </w:numPr>
      </w:pPr>
      <w:del w:id="837" w:author="PR Preview" w:date="2026-01-01T00:00:00Z">
        <w:r>
          <w:rPr>
            <w:b/>
            <w:bCs/>
          </w:rPr>
          <w:delText xml:space="preserve">Variance.</w:delText>
        </w:r>
      </w:del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As</w:delText>
        </w:r>
      </w:del>
      <w:del w:id="840" w:author="PR Preview" w:date="2026-01-01T00:00:00Z">
        <w:r>
          <w:delText xml:space="preserve"> </w:delText>
        </w:r>
      </w:del>
      <m:oMath>
        <m:r>
          <m:t>k</m:t>
        </m:r>
      </m:oMath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grows,</w:delText>
        </w:r>
      </w:del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the</w:delText>
        </w:r>
      </w:del>
      <w:del w:id="845" w:author="PR Preview" w:date="2026-01-01T00:00:00Z">
        <w:r>
          <w:delText xml:space="preserve"> </w:delText>
        </w:r>
      </w:del>
      <m:oMath>
        <m:r>
          <m:t>k</m:t>
        </m:r>
      </m:oMath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training sets overlap more,</w:delText>
        </w:r>
      </w:del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so the</w:delText>
        </w:r>
      </w:del>
      <w:del w:id="850" w:author="PR Preview" w:date="2026-01-01T00:00:00Z">
        <w:r>
          <w:delText xml:space="preserve"> </w:delText>
        </w:r>
      </w:del>
      <m:oMath>
        <m:r>
          <m:t>k</m:t>
        </m:r>
      </m:oMath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fitted rules are more alike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and their errors are more strongly correlated.</w:delText>
        </w:r>
      </w:del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An average of strongly correlated errors varies more</w:delText>
        </w:r>
      </w:del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from one data set to another than an average of weakly correlated ones.</w:delText>
        </w:r>
      </w:del>
    </w:p>
    <w:p>
      <w:pPr>
        <w:pStyle w:val="Compact"/>
        <w:numPr>
          <w:ilvl w:val="0"/>
          <w:numId w:val="1020"/>
        </w:numPr>
      </w:pPr>
      <w:ins w:id="859" w:author="PR Preview" w:date="2026-01-01T00:00:00Z">
        <w:r>
          <w:rPr>
            <w:b/>
            <w:bCs/>
          </w:rPr>
          <w:t xml:space="preserve">Bias.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Each</w:t>
        </w:r>
      </w:ins>
      <w:ins w:id="862" w:author="PR Preview" w:date="2026-01-01T00:00:00Z">
        <w:r>
          <w:t xml:space="preserve"> </w:t>
        </w:r>
      </w:ins>
      <w:hyperlink w:anchor="def-fitted-model">
        <w:ins w:id="863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in</w:t>
        </w:r>
      </w:ins>
      <w:ins w:id="866" w:author="PR Preview" w:date="2026-01-01T00:00:00Z">
        <w:r>
          <w:t xml:space="preserve"> </w:t>
        </w:r>
      </w:ins>
      <w:hyperlink w:anchor="eq-cv-estimate">
        <w:ins w:id="867" w:author="PR Preview" w:date="2026-01-01T00:00:00Z">
          <w:r>
            <w:rPr>
              <w:rStyle w:val="Hyperlink"/>
            </w:rPr>
            <w:t xml:space="preserve">Equation 50</w:t>
          </w:r>
        </w:ins>
      </w:hyperlink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is fitted to about</w:t>
        </w:r>
      </w:ins>
      <w:ins w:id="87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observations.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A model fitted to fewer observations usually has a larger</w:t>
        </w:r>
      </w:ins>
      <w:ins w:id="875" w:author="PR Preview" w:date="2026-01-01T00:00:00Z">
        <w:r>
          <w:t xml:space="preserve"> </w:t>
        </w:r>
      </w:ins>
      <w:hyperlink w:anchor="def-generalization-error">
        <w:ins w:id="876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877" w:author="PR Preview" w:date="2026-01-01T00:00:00Z">
        <w:r>
          <w:t xml:space="preserve">,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so</w:t>
        </w:r>
      </w:ins>
      <w:ins w:id="88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tends to overstate the</w:t>
        </w:r>
      </w:ins>
      <w:ins w:id="883" w:author="PR Preview" w:date="2026-01-01T00:00:00Z">
        <w:r>
          <w:t xml:space="preserve"> </w:t>
        </w:r>
      </w:ins>
      <w:hyperlink w:anchor="def-expected-generalization-error">
        <w:ins w:id="884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of a model fitted to all</w:t>
        </w:r>
      </w:ins>
      <w:ins w:id="887" w:author="PR Preview" w:date="2026-01-01T00:00:00Z">
        <w:r>
          <w:t xml:space="preserve"> </w:t>
        </w:r>
      </w:ins>
      <m:oMath>
        <m:r>
          <m:t>n</m:t>
        </m:r>
      </m:oMath>
      <w:ins w:id="888" w:author="PR Preview" w:date="2026-01-01T00:00:00Z">
        <w:r>
          <w:t xml:space="preserve">.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The overstatement shrinks as</w:t>
        </w:r>
      </w:ins>
      <w:ins w:id="891" w:author="PR Preview" w:date="2026-01-01T00:00:00Z">
        <w:r>
          <w:t xml:space="preserve"> </w:t>
        </w:r>
      </w:ins>
      <m:oMath>
        <m:r>
          <m:t>k</m:t>
        </m:r>
      </m:oMath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grows.</w:t>
        </w:r>
      </w:ins>
    </w:p>
    <w:p>
      <w:pPr>
        <w:pStyle w:val="Compact"/>
        <w:numPr>
          <w:ilvl w:val="0"/>
          <w:numId w:val="1020"/>
        </w:numPr>
      </w:pPr>
      <w:ins w:id="894" w:author="PR Preview" w:date="2026-01-01T00:00:00Z">
        <w:r>
          <w:rPr>
            <w:b/>
            <w:bCs/>
          </w:rPr>
          <w:t xml:space="preserve">Variance.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As</w:t>
        </w:r>
      </w:ins>
      <w:ins w:id="897" w:author="PR Preview" w:date="2026-01-01T00:00:00Z">
        <w:r>
          <w:t xml:space="preserve"> </w:t>
        </w:r>
      </w:ins>
      <m:oMath>
        <m:r>
          <m:t>k</m:t>
        </m:r>
      </m:oMath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grows,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the</w:t>
        </w:r>
      </w:ins>
      <w:ins w:id="902" w:author="PR Preview" w:date="2026-01-01T00:00:00Z">
        <w:r>
          <w:t xml:space="preserve"> </w:t>
        </w:r>
      </w:ins>
      <m:oMath>
        <m:r>
          <m:t>k</m:t>
        </m:r>
      </m:oMath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training sets overlap more,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so the</w:t>
        </w:r>
      </w:ins>
      <w:ins w:id="907" w:author="PR Preview" w:date="2026-01-01T00:00:00Z">
        <w:r>
          <w:t xml:space="preserve"> </w:t>
        </w:r>
      </w:ins>
      <m:oMath>
        <m:r>
          <m:t>k</m:t>
        </m:r>
      </m:oMath>
      <w:ins w:id="908" w:author="PR Preview" w:date="2026-01-01T00:00:00Z">
        <w:r>
          <w:t xml:space="preserve"> </w:t>
        </w:r>
      </w:ins>
      <w:hyperlink w:anchor="def-fitted-model">
        <w:ins w:id="909" w:author="PR Preview" w:date="2026-01-01T00:00:00Z">
          <w:r>
            <w:rPr>
              <w:rStyle w:val="Hyperlink"/>
            </w:rPr>
            <w:t xml:space="preserve">fitted models</w:t>
          </w:r>
        </w:ins>
      </w:hyperlink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are more alike</w:t>
        </w:r>
      </w:ins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and their errors are more strongly correlated.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An average of strongly correlated errors varies more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from one data set to another than an average of weakly correlated ones.</w:t>
        </w:r>
      </w:ins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68"/>
    <w:bookmarkStart w:id="273" w:name="exm-kfold-simulated"/>
    <w:p>
      <w:pPr>
        <w:pStyle w:val="BodyText"/>
      </w:pPr>
      <w:r>
        <w:rPr>
          <w:b/>
          <w:bCs/>
        </w:rPr>
        <w:t xml:space="preserve">Example 31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7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73"/>
    <w:bookmarkStart w:id="276" w:name="exm-kfold-mtcars"/>
    <w:p>
      <w:pPr>
        <w:pStyle w:val="BodyText"/>
      </w:pPr>
      <w:r>
        <w:rPr>
          <w:b/>
          <w:bCs/>
        </w:rPr>
        <w:t xml:space="preserve">Example 32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31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7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7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76"/>
    <w:bookmarkEnd w:id="277"/>
    <w:bookmarkStart w:id="305" w:name="sec-loocv"/>
    <w:p>
      <w:pPr>
        <w:pStyle w:val="Heading2"/>
      </w:pPr>
      <w:r>
        <w:t xml:space="preserve">7 Leave-one-out cross-validation</w:t>
      </w:r>
    </w:p>
    <w:bookmarkStart w:id="27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) differ?</w:t>
      </w:r>
    </w:p>
    <w:bookmarkEnd w:id="278"/>
    <w:bookmarkStart w:id="27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79"/>
    <w:bookmarkStart w:id="281" w:name="def-loocv"/>
    <w:p>
      <w:pPr>
        <w:pStyle w:val="FirstParagraph"/>
      </w:pPr>
      <w:del w:id="918" w:author="PR Preview" w:date="2026-01-01T00:00:00Z">
        <w:r>
          <w:rPr>
            <w:b/>
            <w:bCs/>
          </w:rPr>
          <w:delText xml:space="preserve">Definition 53 (Leave-one-out cross-validation)</w:delText>
        </w:r>
      </w:del>
      <w:del w:id="919" w:author="PR Preview" w:date="2026-01-01T00:00:00Z">
        <w:r>
          <w:delText xml:space="preserve"> </w:delText>
        </w:r>
      </w:del>
      <w:del w:id="920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is</w:delText>
        </w:r>
      </w:del>
      <w:del w:id="923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924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with</w:delText>
        </w:r>
      </w:del>
      <w:del w:id="92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928" w:author="PR Preview" w:date="2026-01-01T00:00:00Z">
        <w:r>
          <w:delText xml:space="preserve">,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so that each of the</w:delText>
        </w:r>
      </w:del>
      <w:del w:id="931" w:author="PR Preview" w:date="2026-01-01T00:00:00Z">
        <w:r>
          <w:delText xml:space="preserve"> </w:delText>
        </w:r>
      </w:del>
      <m:oMath>
        <m:r>
          <m:t>n</m:t>
        </m:r>
      </m:oMath>
      <w:del w:id="932" w:author="PR Preview" w:date="2026-01-01T00:00:00Z">
        <w:r>
          <w:delText xml:space="preserve"> </w:delText>
        </w:r>
      </w:del>
      <w:hyperlink w:anchor="def-folds">
        <w:del w:id="933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holds one observation,</w:delText>
        </w:r>
      </w:del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and the</w:delText>
        </w:r>
      </w:del>
      <w:del w:id="938" w:author="PR Preview" w:date="2026-01-01T00:00:00Z">
        <w:r>
          <w:delText xml:space="preserve"> </w:delText>
        </w:r>
      </w:del>
      <w:hyperlink w:anchor="def-fold-out-rule">
        <w:del w:id="939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940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of observation</w:delText>
        </w:r>
      </w:del>
      <w:del w:id="943" w:author="PR Preview" w:date="2026-01-01T00:00:00Z">
        <w:r>
          <w:delText xml:space="preserve"> </w:delText>
        </w:r>
      </w:del>
      <m:oMath>
        <m:r>
          <m:t>i</m:t>
        </m:r>
      </m:oMath>
      <w:del w:id="944" w:author="PR Preview" w:date="2026-01-01T00:00:00Z">
        <w:r>
          <w:delText xml:space="preserve">’s</w:delText>
        </w:r>
      </w:del>
      <w:del w:id="945" w:author="PR Preview" w:date="2026-01-01T00:00:00Z">
        <w:r>
          <w:delText xml:space="preserve"> </w:delText>
        </w:r>
      </w:del>
      <w:hyperlink w:anchor="def-fold-assignment">
        <w:del w:id="946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delText xml:space="preserve">is fitted to all observations except observation</w:delText>
        </w:r>
      </w:del>
      <w:del w:id="949" w:author="PR Preview" w:date="2026-01-01T00:00:00Z">
        <w:r>
          <w:delText xml:space="preserve"> </w:delText>
        </w:r>
      </w:del>
      <m:oMath>
        <m:r>
          <m:t>i</m:t>
        </m:r>
      </m:oMath>
      <w:del w:id="950" w:author="PR Preview" w:date="2026-01-01T00:00:00Z">
        <w:r>
          <w:delText xml:space="preserve">.</w:delText>
        </w:r>
      </w:del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Its</w:delText>
        </w:r>
      </w:del>
      <w:del w:id="953" w:author="PR Preview" w:date="2026-01-01T00:00:00Z">
        <w:r>
          <w:delText xml:space="preserve"> </w:delText>
        </w:r>
      </w:del>
      <w:hyperlink w:anchor="def-cv-estimate">
        <w:del w:id="954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(</w:delText>
        </w:r>
      </w:del>
      <w:hyperlink w:anchor="eq-cv-estimate">
        <w:del w:id="957" w:author="PR Preview" w:date="2026-01-01T00:00:00Z">
          <w:r>
            <w:rPr>
              <w:rStyle w:val="Hyperlink"/>
            </w:rPr>
            <w:delText xml:space="preserve">Equation 50</w:delText>
          </w:r>
        </w:del>
      </w:hyperlink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with</w:delText>
        </w:r>
      </w:del>
      <w:del w:id="96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961" w:author="PR Preview" w:date="2026-01-01T00:00:00Z">
        <w:r>
          <w:delText xml:space="preserve">) is</w:delText>
        </w:r>
      </w:del>
    </w:p>
    <w:p>
      <w:pPr>
        <w:pStyle w:val="FirstParagraph"/>
      </w:pPr>
      <w:ins w:id="962" w:author="PR Preview" w:date="2026-01-01T00:00:00Z">
        <w:r>
          <w:rPr>
            <w:b/>
            <w:bCs/>
          </w:rPr>
          <w:t xml:space="preserve">Definition 53 (Leave-one-out cross-validation)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rPr>
            <w:b/>
            <w:bCs/>
          </w:rPr>
          <w:t xml:space="preserve">Leave-one-out cross-validation (LOOCV)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is</w:t>
        </w:r>
      </w:ins>
      <w:ins w:id="967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968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with</w:t>
        </w:r>
      </w:ins>
      <w:ins w:id="97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972" w:author="PR Preview" w:date="2026-01-01T00:00:00Z">
        <w:r>
          <w:t xml:space="preserve">,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so that each of the</w:t>
        </w:r>
      </w:ins>
      <w:ins w:id="975" w:author="PR Preview" w:date="2026-01-01T00:00:00Z">
        <w:r>
          <w:t xml:space="preserve"> </w:t>
        </w:r>
      </w:ins>
      <m:oMath>
        <m:r>
          <m:t>n</m:t>
        </m:r>
      </m:oMath>
      <w:ins w:id="976" w:author="PR Preview" w:date="2026-01-01T00:00:00Z">
        <w:r>
          <w:t xml:space="preserve"> </w:t>
        </w:r>
      </w:ins>
      <w:hyperlink w:anchor="def-folds">
        <w:ins w:id="977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holds one observation,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and the</w:t>
        </w:r>
      </w:ins>
      <w:ins w:id="982" w:author="PR Preview" w:date="2026-01-01T00:00:00Z">
        <w:r>
          <w:t xml:space="preserve"> </w:t>
        </w:r>
      </w:ins>
      <w:hyperlink w:anchor="def-fold-out-fitted-model">
        <w:ins w:id="983" w:author="PR Preview" w:date="2026-01-01T00:00:00Z">
          <w:r>
            <w:rPr>
              <w:rStyle w:val="Hyperlink"/>
            </w:rPr>
            <w:t xml:space="preserve">fold-out fitted model</w:t>
          </w:r>
        </w:ins>
      </w:hyperlink>
      <w:ins w:id="984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of observation</w:t>
        </w:r>
      </w:ins>
      <w:ins w:id="987" w:author="PR Preview" w:date="2026-01-01T00:00:00Z">
        <w:r>
          <w:t xml:space="preserve"> </w:t>
        </w:r>
      </w:ins>
      <m:oMath>
        <m:r>
          <m:t>i</m:t>
        </m:r>
      </m:oMath>
      <w:ins w:id="988" w:author="PR Preview" w:date="2026-01-01T00:00:00Z">
        <w:r>
          <w:t xml:space="preserve">’s</w:t>
        </w:r>
      </w:ins>
      <w:ins w:id="989" w:author="PR Preview" w:date="2026-01-01T00:00:00Z">
        <w:r>
          <w:t xml:space="preserve"> </w:t>
        </w:r>
      </w:ins>
      <w:hyperlink w:anchor="def-fold-assignment">
        <w:ins w:id="990" w:author="PR Preview" w:date="2026-01-01T00:00:00Z">
          <w:r>
            <w:rPr>
              <w:rStyle w:val="Hyperlink"/>
            </w:rPr>
            <w:t xml:space="preserve">fold</w:t>
          </w:r>
        </w:ins>
      </w:hyperlink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is fitted to all observations except observation</w:t>
        </w:r>
      </w:ins>
      <w:ins w:id="993" w:author="PR Preview" w:date="2026-01-01T00:00:00Z">
        <w:r>
          <w:t xml:space="preserve"> </w:t>
        </w:r>
      </w:ins>
      <m:oMath>
        <m:r>
          <m:t>i</m:t>
        </m:r>
      </m:oMath>
      <w:ins w:id="994" w:author="PR Preview" w:date="2026-01-01T00:00:00Z">
        <w:r>
          <w:t xml:space="preserve">.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Its</w:t>
        </w:r>
      </w:ins>
      <w:ins w:id="997" w:author="PR Preview" w:date="2026-01-01T00:00:00Z">
        <w:r>
          <w:t xml:space="preserve"> </w:t>
        </w:r>
      </w:ins>
      <w:hyperlink w:anchor="def-cv-estimate">
        <w:ins w:id="998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(</w:t>
        </w:r>
      </w:ins>
      <w:hyperlink w:anchor="eq-cv-estimate">
        <w:ins w:id="1001" w:author="PR Preview" w:date="2026-01-01T00:00:00Z">
          <w:r>
            <w:rPr>
              <w:rStyle w:val="Hyperlink"/>
            </w:rPr>
            <w:t xml:space="preserve">Equation 50</w:t>
          </w:r>
        </w:ins>
      </w:hyperlink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with</w:t>
        </w:r>
      </w:ins>
      <w:ins w:id="100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1005" w:author="PR Preview" w:date="2026-01-01T00:00:00Z">
        <w:r>
          <w:t xml:space="preserve">) is</w:t>
        </w:r>
      </w:ins>
    </w:p>
    <w:p>
      <w:pPr>
        <w:pStyle w:val="BodyText"/>
      </w:pPr>
      <w:bookmarkStart w:id="28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1"/>
    <w:bookmarkStart w:id="28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del w:id="1006" w:author="PR Preview" w:date="2026-01-01T00:00:00Z">
        <w:r>
          <w:delText xml:space="preserve">Let</w:delText>
        </w:r>
      </w:del>
      <w:del w:id="1007" w:author="PR Preview" w:date="2026-01-01T00:00:00Z">
        <w:r>
          <w:delText xml:space="preserve"> </w:delText>
        </w:r>
      </w:del>
      <m:oMath>
        <m:r>
          <m:t>g</m:t>
        </m:r>
      </m:oMath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be the</w:delText>
        </w:r>
      </w:del>
      <w:del w:id="1010" w:author="PR Preview" w:date="2026-01-01T00:00:00Z">
        <w:r>
          <w:delText xml:space="preserve"> </w:delText>
        </w:r>
      </w:del>
      <w:hyperlink w:anchor="def-fitting-procedure">
        <w:del w:id="1011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012" w:author="PR Preview" w:date="2026-01-01T00:00:00Z">
        <w:r>
          <w:delText xml:space="preserve">,</w:delText>
        </w:r>
      </w:del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the rule that maps a</w:delText>
        </w:r>
      </w:del>
      <w:del w:id="1015" w:author="PR Preview" w:date="2026-01-01T00:00:00Z">
        <w:r>
          <w:delText xml:space="preserve"> </w:delText>
        </w:r>
      </w:del>
      <w:hyperlink w:anchor="def-training-set">
        <w:del w:id="101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to a</w:delText>
        </w:r>
      </w:del>
      <w:del w:id="1019" w:author="PR Preview" w:date="2026-01-01T00:00:00Z">
        <w:r>
          <w:delText xml:space="preserve"> </w:delText>
        </w:r>
      </w:del>
      <w:hyperlink w:anchor="def-fitted-model">
        <w:del w:id="1020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021" w:author="PR Preview" w:date="2026-01-01T00:00:00Z">
        <w:r>
          <w:delText xml:space="preserve">.</w:delText>
        </w:r>
      </w:del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The</w:delText>
        </w:r>
      </w:del>
      <w:del w:id="1024" w:author="PR Preview" w:date="2026-01-01T00:00:00Z">
        <w:r>
          <w:delText xml:space="preserve"> </w:delText>
        </w:r>
      </w:del>
      <w:hyperlink w:anchor="def-fold-out-rule">
        <w:del w:id="1025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of observation</w:delText>
        </w:r>
      </w:del>
      <w:del w:id="1028" w:author="PR Preview" w:date="2026-01-01T00:00:00Z">
        <w:r>
          <w:delText xml:space="preserve"> </w:delText>
        </w:r>
      </w:del>
      <m:oMath>
        <m:r>
          <m:t>i</m:t>
        </m:r>
      </m:oMath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is then</w:delText>
        </w:r>
      </w:del>
      <w:del w:id="1031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032" w:author="PR Preview" w:date="2026-01-01T00:00:00Z">
        <w:r>
          <w:delText xml:space="preserve">.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(</w:delText>
        </w:r>
      </w:del>
      <w:hyperlink w:anchor="eq-fold-out-rule">
        <w:del w:id="1035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with</w:delText>
        </w:r>
      </w:del>
      <w:del w:id="103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1039" w:author="PR Preview" w:date="2026-01-01T00:00:00Z">
        <w:r>
          <w:delText xml:space="preserve">.)</w:delText>
        </w:r>
      </w:del>
    </w:p>
    <w:p>
      <w:pPr>
        <w:numPr>
          <w:ilvl w:val="0"/>
          <w:numId w:val="1023"/>
        </w:numPr>
      </w:pPr>
      <w:del w:id="1040" w:author="PR Preview" w:date="2026-01-01T00:00:00Z">
        <w:r>
          <w:delText xml:space="preserve">This rule is fitted to every observation except observation</w:delText>
        </w:r>
      </w:del>
      <w:del w:id="1041" w:author="PR Preview" w:date="2026-01-01T00:00:00Z">
        <w:r>
          <w:delText xml:space="preserve"> </w:delText>
        </w:r>
      </w:del>
      <m:oMath>
        <m:r>
          <m:t>i</m:t>
        </m:r>
      </m:oMath>
      <w:del w:id="1042" w:author="PR Preview" w:date="2026-01-01T00:00:00Z">
        <w:r>
          <w:delText xml:space="preserve">,</w:delText>
        </w:r>
      </w:del>
      <w:del w:id="1043" w:author="PR Preview" w:date="2026-01-01T00:00:00Z">
        <w:r>
          <w:delText xml:space="preserve"> </w:delText>
        </w:r>
      </w:del>
      <w:del w:id="1044" w:author="PR Preview" w:date="2026-01-01T00:00:00Z">
        <w:r>
          <w:delText xml:space="preserve">and it does not involve</w:delText>
        </w:r>
      </w:del>
      <w:del w:id="1045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itself.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(Step 3 depends on</w:delText>
        </w:r>
      </w:del>
      <w:del w:id="1050" w:author="PR Preview" w:date="2026-01-01T00:00:00Z">
        <w:r>
          <w:delText xml:space="preserve"> </w:delText>
        </w:r>
      </w:del>
      <m:oMath>
        <m:r>
          <m:t>i</m:t>
        </m:r>
      </m:oMath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delText xml:space="preserve">and</w:delText>
        </w:r>
      </w:del>
      <w:del w:id="1053" w:author="PR Preview" w:date="2026-01-01T00:00:00Z">
        <w:r>
          <w:delText xml:space="preserve"> </w:delText>
        </w:r>
      </w:del>
      <m:oMath>
        <m:r>
          <m:t>g</m:t>
        </m:r>
      </m:oMath>
      <w:del w:id="1054" w:author="PR Preview" w:date="2026-01-01T00:00:00Z">
        <w:r>
          <w:delText xml:space="preserve"> </w:delText>
        </w:r>
      </w:del>
      <w:del w:id="1055" w:author="PR Preview" w:date="2026-01-01T00:00:00Z">
        <w:r>
          <w:delText xml:space="preserve">only.)</w:delText>
        </w:r>
      </w:del>
    </w:p>
    <w:p>
      <w:pPr>
        <w:numPr>
          <w:ilvl w:val="0"/>
          <w:numId w:val="1023"/>
        </w:numPr>
      </w:pPr>
      <w:del w:id="1056" w:author="PR Preview" w:date="2026-01-01T00:00:00Z">
        <w:r>
          <w:delText xml:space="preserve">Hence each term</w:delText>
        </w:r>
      </w:del>
      <w:del w:id="1057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1058" w:author="PR Preview" w:date="2026-01-01T00:00:00Z">
        <w:r>
          <w:delText xml:space="preserve"> </w:delText>
        </w:r>
      </w:del>
      <w:del w:id="1059" w:author="PR Preview" w:date="2026-01-01T00:00:00Z">
        <w:r>
          <w:delText xml:space="preserve">of</w:delText>
        </w:r>
      </w:del>
      <w:del w:id="1060" w:author="PR Preview" w:date="2026-01-01T00:00:00Z">
        <w:r>
          <w:delText xml:space="preserve"> </w:delText>
        </w:r>
      </w:del>
      <w:hyperlink w:anchor="eq-cv-estimate">
        <w:del w:id="1061" w:author="PR Preview" w:date="2026-01-01T00:00:00Z">
          <w:r>
            <w:rPr>
              <w:rStyle w:val="Hyperlink"/>
            </w:rPr>
            <w:delText xml:space="preserve">Equation 50</w:delText>
          </w:r>
        </w:del>
      </w:hyperlink>
      <w:del w:id="1062" w:author="PR Preview" w:date="2026-01-01T00:00:00Z">
        <w:r>
          <w:delText xml:space="preserve"> </w:delText>
        </w:r>
      </w:del>
      <w:del w:id="1063" w:author="PR Preview" w:date="2026-01-01T00:00:00Z">
        <w:r>
          <w:delText xml:space="preserve">is the same</w:delText>
        </w:r>
      </w:del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for every fold assignment.</w:delText>
        </w:r>
      </w:del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delText xml:space="preserve">(Each term is a function of the rule in step 4,</w:delText>
        </w:r>
      </w:del>
      <w:del w:id="106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and</w:delText>
        </w:r>
      </w:del>
      <w:del w:id="107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1072" w:author="PR Preview" w:date="2026-01-01T00:00:00Z">
        <w:r>
          <w:delText xml:space="preserve">.)</w:delText>
        </w:r>
      </w:del>
    </w:p>
    <w:p>
      <w:pPr>
        <w:numPr>
          <w:ilvl w:val="0"/>
          <w:numId w:val="1023"/>
        </w:numPr>
      </w:pPr>
      <w:ins w:id="1073" w:author="PR Preview" w:date="2026-01-01T00:00:00Z">
        <w:r>
          <w:t xml:space="preserve">Let</w:t>
        </w:r>
      </w:ins>
      <w:ins w:id="1074" w:author="PR Preview" w:date="2026-01-01T00:00:00Z">
        <w:r>
          <w:t xml:space="preserve"> </w:t>
        </w:r>
      </w:ins>
      <m:oMath>
        <m:r>
          <m:t>g</m:t>
        </m:r>
      </m:oMath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be the</w:t>
        </w:r>
      </w:ins>
      <w:ins w:id="1077" w:author="PR Preview" w:date="2026-01-01T00:00:00Z">
        <w:r>
          <w:t xml:space="preserve"> </w:t>
        </w:r>
      </w:ins>
      <w:hyperlink w:anchor="def-fitting-procedure">
        <w:ins w:id="1078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079" w:author="PR Preview" w:date="2026-01-01T00:00:00Z">
        <w:r>
          <w:t xml:space="preserve">,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which maps a</w:t>
        </w:r>
      </w:ins>
      <w:ins w:id="1082" w:author="PR Preview" w:date="2026-01-01T00:00:00Z">
        <w:r>
          <w:t xml:space="preserve"> </w:t>
        </w:r>
      </w:ins>
      <w:hyperlink w:anchor="def-training-set">
        <w:ins w:id="108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to a</w:t>
        </w:r>
      </w:ins>
      <w:ins w:id="1086" w:author="PR Preview" w:date="2026-01-01T00:00:00Z">
        <w:r>
          <w:t xml:space="preserve"> </w:t>
        </w:r>
      </w:ins>
      <w:hyperlink w:anchor="def-fitted-model">
        <w:ins w:id="108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088" w:author="PR Preview" w:date="2026-01-01T00:00:00Z">
        <w:r>
          <w:t xml:space="preserve">.</w:t>
        </w:r>
      </w:ins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The</w:t>
        </w:r>
      </w:ins>
      <w:ins w:id="1091" w:author="PR Preview" w:date="2026-01-01T00:00:00Z">
        <w:r>
          <w:t xml:space="preserve"> </w:t>
        </w:r>
      </w:ins>
      <w:hyperlink w:anchor="def-fold-out-fitted-model">
        <w:ins w:id="1092" w:author="PR Preview" w:date="2026-01-01T00:00:00Z">
          <w:r>
            <w:rPr>
              <w:rStyle w:val="Hyperlink"/>
            </w:rPr>
            <w:t xml:space="preserve">fold-out fitted model</w:t>
          </w:r>
        </w:ins>
      </w:hyperlink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of observation</w:t>
        </w:r>
      </w:ins>
      <w:ins w:id="1095" w:author="PR Preview" w:date="2026-01-01T00:00:00Z">
        <w:r>
          <w:t xml:space="preserve"> </w:t>
        </w:r>
      </w:ins>
      <m:oMath>
        <m:r>
          <m:t>i</m:t>
        </m:r>
      </m:oMath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is then</w:t>
        </w:r>
      </w:ins>
      <w:ins w:id="1098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099" w:author="PR Preview" w:date="2026-01-01T00:00:00Z">
        <w:r>
          <w:t xml:space="preserve">.</w:t>
        </w:r>
      </w:ins>
      <w:ins w:id="1100" w:author="PR Preview" w:date="2026-01-01T00:00:00Z">
        <w:r>
          <w:t xml:space="preserve"> </w:t>
        </w:r>
      </w:ins>
      <w:ins w:id="1101" w:author="PR Preview" w:date="2026-01-01T00:00:00Z">
        <w:r>
          <w:t xml:space="preserve">(</w:t>
        </w:r>
      </w:ins>
      <w:hyperlink w:anchor="eq-fold-out-fitted-model">
        <w:ins w:id="1102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with</w:t>
        </w:r>
      </w:ins>
      <w:ins w:id="110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1106" w:author="PR Preview" w:date="2026-01-01T00:00:00Z">
        <w:r>
          <w:t xml:space="preserve">.)</w:t>
        </w:r>
      </w:ins>
    </w:p>
    <w:p>
      <w:pPr>
        <w:numPr>
          <w:ilvl w:val="0"/>
          <w:numId w:val="1023"/>
        </w:numPr>
      </w:pPr>
      <w:ins w:id="1107" w:author="PR Preview" w:date="2026-01-01T00:00:00Z">
        <w:r>
          <w:t xml:space="preserve">This model is fitted to every observation except observation</w:t>
        </w:r>
      </w:ins>
      <w:ins w:id="1108" w:author="PR Preview" w:date="2026-01-01T00:00:00Z">
        <w:r>
          <w:t xml:space="preserve"> </w:t>
        </w:r>
      </w:ins>
      <m:oMath>
        <m:r>
          <m:t>i</m:t>
        </m:r>
      </m:oMath>
      <w:ins w:id="1109" w:author="PR Preview" w:date="2026-01-01T00:00:00Z">
        <w:r>
          <w:t xml:space="preserve">,</w:t>
        </w:r>
      </w:ins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and it does not involve</w:t>
        </w:r>
      </w:ins>
      <w:ins w:id="1112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itself.</w:t>
        </w:r>
      </w:ins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(Step 3 depends on</w:t>
        </w:r>
      </w:ins>
      <w:ins w:id="1117" w:author="PR Preview" w:date="2026-01-01T00:00:00Z">
        <w:r>
          <w:t xml:space="preserve"> </w:t>
        </w:r>
      </w:ins>
      <m:oMath>
        <m:r>
          <m:t>i</m:t>
        </m:r>
      </m:oMath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and</w:t>
        </w:r>
      </w:ins>
      <w:ins w:id="1120" w:author="PR Preview" w:date="2026-01-01T00:00:00Z">
        <w:r>
          <w:t xml:space="preserve"> </w:t>
        </w:r>
      </w:ins>
      <m:oMath>
        <m:r>
          <m:t>g</m:t>
        </m:r>
      </m:oMath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only.)</w:t>
        </w:r>
      </w:ins>
    </w:p>
    <w:p>
      <w:pPr>
        <w:numPr>
          <w:ilvl w:val="0"/>
          <w:numId w:val="1023"/>
        </w:numPr>
      </w:pPr>
      <w:ins w:id="1123" w:author="PR Preview" w:date="2026-01-01T00:00:00Z">
        <w:r>
          <w:t xml:space="preserve">Hence each term</w:t>
        </w:r>
      </w:ins>
      <w:ins w:id="1124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of</w:t>
        </w:r>
      </w:ins>
      <w:ins w:id="1127" w:author="PR Preview" w:date="2026-01-01T00:00:00Z">
        <w:r>
          <w:t xml:space="preserve"> </w:t>
        </w:r>
      </w:ins>
      <w:hyperlink w:anchor="eq-cv-estimate">
        <w:ins w:id="1128" w:author="PR Preview" w:date="2026-01-01T00:00:00Z">
          <w:r>
            <w:rPr>
              <w:rStyle w:val="Hyperlink"/>
            </w:rPr>
            <w:t xml:space="preserve">Equation 50</w:t>
          </w:r>
        </w:ins>
      </w:hyperlink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is the same</w:t>
        </w:r>
      </w:ins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for every fold assignment.</w:t>
        </w:r>
      </w:ins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(Each term depends only on the fitted model in step 4,</w:t>
        </w:r>
      </w:ins>
      <w:ins w:id="113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and</w:t>
        </w:r>
      </w:ins>
      <w:ins w:id="113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139" w:author="PR Preview" w:date="2026-01-01T00:00:00Z">
        <w:r>
          <w:t xml:space="preserve">.)</w:t>
        </w:r>
      </w:ins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84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8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\qquad(54)$$</w:t>
      </w:r>
      <w:bookmarkEnd w:id="283"/>
    </w:p>
    <w:bookmarkEnd w:id="284"/>
    <w:bookmarkStart w:id="28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8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86"/>
    <w:bookmarkStart w:id="288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8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\qquad(55)$$</w:t>
      </w:r>
      <w:bookmarkEnd w:id="287"/>
    </w:p>
    <w:bookmarkEnd w:id="288"/>
    <w:bookmarkStart w:id="29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8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0"/>
    <w:bookmarkStart w:id="29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8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93"/>
    <w:bookmarkStart w:id="296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9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29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\qquad(56)$$</w:t>
      </w:r>
      <w:bookmarkEnd w:id="2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296"/>
    <w:bookmarkStart w:id="29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9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98"/>
    <w:bookmarkStart w:id="30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9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9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00"/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0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302"/>
    <w:bookmarkStart w:id="303" w:name="exm-loocv-shortcut"/>
    <w:p>
      <w:pPr>
        <w:pStyle w:val="BodyText"/>
      </w:pPr>
      <w:r>
        <w:rPr>
          <w:b/>
          <w:bCs/>
        </w:rPr>
        <w:t xml:space="preserve">Example 33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53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03"/>
    <w:bookmarkStart w:id="304" w:name="rem-loocv"/>
    <w:p>
      <w:pPr>
        <w:pStyle w:val="BodyText"/>
      </w:pPr>
      <w:del w:id="1140" w:author="PR Preview" w:date="2026-01-01T00:00:00Z">
        <w:r>
          <w:rPr>
            <w:i/>
            <w:iCs/>
          </w:rPr>
          <w:delText xml:space="preserve">Remark 34</w:delText>
        </w:r>
      </w:del>
      <w:del w:id="1141" w:author="PR Preview" w:date="2026-01-01T00:00:00Z">
        <w:r>
          <w:delText xml:space="preserve"> (When to use leave-one-out cross-validation). </w:delText>
        </w:r>
      </w:del>
      <w:del w:id="1142" w:author="PR Preview" w:date="2026-01-01T00:00:00Z">
        <w:r>
          <w:delText xml:space="preserve">LOOCV is the</w:delText>
        </w:r>
      </w:del>
      <w:del w:id="114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end of</w:delText>
        </w:r>
      </w:del>
      <w:del w:id="1146" w:author="PR Preview" w:date="2026-01-01T00:00:00Z">
        <w:r>
          <w:delText xml:space="preserve"> </w:delText>
        </w:r>
      </w:del>
      <w:hyperlink w:anchor="rem-choosing-k">
        <w:del w:id="1147" w:author="PR Preview" w:date="2026-01-01T00:00:00Z">
          <w:r>
            <w:rPr>
              <w:rStyle w:val="Hyperlink"/>
            </w:rPr>
            <w:delText xml:space="preserve">Remark 28</w:delText>
          </w:r>
        </w:del>
      </w:hyperlink>
      <w:del w:id="1148" w:author="PR Preview" w:date="2026-01-01T00:00:00Z">
        <w:r>
          <w:delText xml:space="preserve">.</w:delText>
        </w:r>
      </w:del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By</w:delText>
        </w:r>
      </w:del>
      <w:del w:id="1151" w:author="PR Preview" w:date="2026-01-01T00:00:00Z">
        <w:r>
          <w:delText xml:space="preserve"> </w:delText>
        </w:r>
      </w:del>
      <w:hyperlink w:anchor="rem-cv-estimate">
        <w:del w:id="1152" w:author="PR Preview" w:date="2026-01-01T00:00:00Z">
          <w:r>
            <w:rPr>
              <w:rStyle w:val="Hyperlink"/>
            </w:rPr>
            <w:delText xml:space="preserve">Remark 27</w:delText>
          </w:r>
        </w:del>
      </w:hyperlink>
      <w:del w:id="1153" w:author="PR Preview" w:date="2026-01-01T00:00:00Z">
        <w:r>
          <w:delText xml:space="preserve">,</w:delText>
        </w:r>
      </w:del>
      <w:del w:id="115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estimates</w:delText>
        </w:r>
      </w:del>
      <w:del w:id="1157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for the fitting procedure</w:delText>
        </w:r>
      </w:del>
      <w:del w:id="1160" w:author="PR Preview" w:date="2026-01-01T00:00:00Z">
        <w:r>
          <w:delText xml:space="preserve"> </w:delText>
        </w:r>
      </w:del>
      <m:oMath>
        <m:r>
          <m:t>g</m:t>
        </m:r>
      </m:oMath>
      <w:del w:id="1161" w:author="PR Preview" w:date="2026-01-01T00:00:00Z">
        <w:r>
          <w:delText xml:space="preserve">:</w:delText>
        </w:r>
      </w:del>
      <w:del w:id="1162" w:author="PR Preview" w:date="2026-01-01T00:00:00Z">
        <w:r>
          <w:delText xml:space="preserve"> </w:delText>
        </w:r>
      </w:del>
      <w:del w:id="1163" w:author="PR Preview" w:date="2026-01-01T00:00:00Z">
        <w:r>
          <w:delText xml:space="preserve">each rule is fitted to</w:delText>
        </w:r>
      </w:del>
      <w:del w:id="116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1</m:t>
        </m:r>
      </m:oMath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delText xml:space="preserve">observations,</w:delText>
        </w:r>
      </w:del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so the bias of</w:delText>
        </w:r>
      </w:del>
      <w:del w:id="116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1170" w:author="PR Preview" w:date="2026-01-01T00:00:00Z">
        <w:r>
          <w:delText xml:space="preserve"> </w:delText>
        </w:r>
      </w:del>
      <w:del w:id="1171" w:author="PR Preview" w:date="2026-01-01T00:00:00Z">
        <w:r>
          <w:delText xml:space="preserve">as an estimate of</w:delText>
        </w:r>
      </w:del>
      <w:del w:id="117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1173" w:author="PR Preview" w:date="2026-01-01T00:00:00Z">
        <w:r>
          <w:delText xml:space="preserve"> </w:delText>
        </w:r>
      </w:del>
      <w:del w:id="1174" w:author="PR Preview" w:date="2026-01-01T00:00:00Z">
        <w:r>
          <w:delText xml:space="preserve">is the smallest of any</w:delText>
        </w:r>
      </w:del>
      <w:del w:id="1175" w:author="PR Preview" w:date="2026-01-01T00:00:00Z">
        <w:r>
          <w:delText xml:space="preserve"> </w:delText>
        </w:r>
      </w:del>
      <m:oMath>
        <m:r>
          <m:t>k</m:t>
        </m:r>
      </m:oMath>
      <w:del w:id="1176" w:author="PR Preview" w:date="2026-01-01T00:00:00Z">
        <w:r>
          <w:delText xml:space="preserve">.</w:delText>
        </w:r>
      </w:del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But the</w:delText>
        </w:r>
      </w:del>
      <w:del w:id="1179" w:author="PR Preview" w:date="2026-01-01T00:00:00Z">
        <w:r>
          <w:delText xml:space="preserve"> </w:delText>
        </w:r>
      </w:del>
      <m:oMath>
        <m:r>
          <m:t>n</m:t>
        </m:r>
      </m:oMath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training sets are nearly identical,</w:delText>
        </w:r>
      </w:del>
      <w:del w:id="1182" w:author="PR Preview" w:date="2026-01-01T00:00:00Z">
        <w:r>
          <w:delText xml:space="preserve"> </w:delText>
        </w:r>
      </w:del>
      <w:del w:id="1183" w:author="PR Preview" w:date="2026-01-01T00:00:00Z">
        <w:r>
          <w:delText xml:space="preserve">so the variance of</w:delText>
        </w:r>
      </w:del>
      <w:del w:id="118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can be larger than that of 5- or 10-fold cross-validation</w:delText>
        </w:r>
      </w:del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[5, Sec. 5.1.4]</w:delText>
        </w:r>
      </w:del>
      <w:del w:id="1189" w:author="PR Preview" w:date="2026-01-01T00:00:00Z">
        <w:r>
          <w:delText xml:space="preserve">.</w:delText>
        </w:r>
      </w:del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For least squares fits,</w:delText>
        </w:r>
      </w:del>
      <w:del w:id="1192" w:author="PR Preview" w:date="2026-01-01T00:00:00Z">
        <w:r>
          <w:delText xml:space="preserve"> </w:delText>
        </w:r>
      </w:del>
      <w:hyperlink w:anchor="thm-loocv-shortcut">
        <w:del w:id="1193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1194" w:author="PR Preview" w:date="2026-01-01T00:00:00Z">
        <w:r>
          <w:delText xml:space="preserve"> </w:delText>
        </w:r>
      </w:del>
      <w:del w:id="1195" w:author="PR Preview" w:date="2026-01-01T00:00:00Z">
        <w:r>
          <w:delText xml:space="preserve">computes LOOCV from a single fit;</w:delText>
        </w:r>
      </w:del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for most other fitting methods,</w:delText>
        </w:r>
      </w:del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delText xml:space="preserve">LOOCV requires</w:delText>
        </w:r>
      </w:del>
      <w:del w:id="1200" w:author="PR Preview" w:date="2026-01-01T00:00:00Z">
        <w:r>
          <w:delText xml:space="preserve"> </w:delText>
        </w:r>
      </w:del>
      <m:oMath>
        <m:r>
          <m:t>n</m:t>
        </m:r>
      </m:oMath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delText xml:space="preserve">fits.</w:delText>
        </w:r>
      </w:del>
    </w:p>
    <w:p>
      <w:pPr>
        <w:pStyle w:val="BodyText"/>
      </w:pPr>
      <w:ins w:id="1203" w:author="PR Preview" w:date="2026-01-01T00:00:00Z">
        <w:r>
          <w:rPr>
            <w:i/>
            <w:iCs/>
          </w:rPr>
          <w:t xml:space="preserve">Remark 34</w:t>
        </w:r>
      </w:ins>
      <w:ins w:id="1204" w:author="PR Preview" w:date="2026-01-01T00:00:00Z">
        <w:r>
          <w:t xml:space="preserve"> (When to use leave-one-out cross-validation). </w:t>
        </w:r>
      </w:ins>
      <w:ins w:id="1205" w:author="PR Preview" w:date="2026-01-01T00:00:00Z">
        <w:r>
          <w:t xml:space="preserve">LOOCV is the</w:t>
        </w:r>
      </w:ins>
      <w:ins w:id="120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end of</w:t>
        </w:r>
      </w:ins>
      <w:ins w:id="1209" w:author="PR Preview" w:date="2026-01-01T00:00:00Z">
        <w:r>
          <w:t xml:space="preserve"> </w:t>
        </w:r>
      </w:ins>
      <w:hyperlink w:anchor="rem-choosing-k">
        <w:ins w:id="1210" w:author="PR Preview" w:date="2026-01-01T00:00:00Z">
          <w:r>
            <w:rPr>
              <w:rStyle w:val="Hyperlink"/>
            </w:rPr>
            <w:t xml:space="preserve">Remark 28</w:t>
          </w:r>
        </w:ins>
      </w:hyperlink>
      <w:ins w:id="1211" w:author="PR Preview" w:date="2026-01-01T00:00:00Z">
        <w:r>
          <w:t xml:space="preserve">.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By</w:t>
        </w:r>
      </w:ins>
      <w:ins w:id="1214" w:author="PR Preview" w:date="2026-01-01T00:00:00Z">
        <w:r>
          <w:t xml:space="preserve"> </w:t>
        </w:r>
      </w:ins>
      <w:hyperlink w:anchor="rem-cv-estimate">
        <w:ins w:id="1215" w:author="PR Preview" w:date="2026-01-01T00:00:00Z">
          <w:r>
            <w:rPr>
              <w:rStyle w:val="Hyperlink"/>
            </w:rPr>
            <w:t xml:space="preserve">Remark 27</w:t>
          </w:r>
        </w:ins>
      </w:hyperlink>
      <w:ins w:id="1216" w:author="PR Preview" w:date="2026-01-01T00:00:00Z">
        <w:r>
          <w:t xml:space="preserve">,</w:t>
        </w:r>
      </w:ins>
      <w:ins w:id="121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estimates</w:t>
        </w:r>
      </w:ins>
      <w:ins w:id="122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for the fitting procedure</w:t>
        </w:r>
      </w:ins>
      <w:ins w:id="1223" w:author="PR Preview" w:date="2026-01-01T00:00:00Z">
        <w:r>
          <w:t xml:space="preserve"> </w:t>
        </w:r>
      </w:ins>
      <m:oMath>
        <m:r>
          <m:t>g</m:t>
        </m:r>
      </m:oMath>
      <w:ins w:id="1224" w:author="PR Preview" w:date="2026-01-01T00:00:00Z">
        <w:r>
          <w:t xml:space="preserve">:</w:t>
        </w:r>
      </w:ins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each</w:t>
        </w:r>
      </w:ins>
      <w:ins w:id="1227" w:author="PR Preview" w:date="2026-01-01T00:00:00Z">
        <w:r>
          <w:t xml:space="preserve"> </w:t>
        </w:r>
      </w:ins>
      <w:hyperlink w:anchor="def-fitted-model">
        <w:ins w:id="1228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is fitted to</w:t>
        </w:r>
      </w:ins>
      <w:ins w:id="123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observations,</w:t>
        </w:r>
      </w:ins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so the bias of</w:t>
        </w:r>
      </w:ins>
      <w:ins w:id="123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as an estimate of</w:t>
        </w:r>
      </w:ins>
      <w:ins w:id="123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is the smallest of any</w:t>
        </w:r>
      </w:ins>
      <w:ins w:id="1242" w:author="PR Preview" w:date="2026-01-01T00:00:00Z">
        <w:r>
          <w:t xml:space="preserve"> </w:t>
        </w:r>
      </w:ins>
      <m:oMath>
        <m:r>
          <m:t>k</m:t>
        </m:r>
      </m:oMath>
      <w:ins w:id="1243" w:author="PR Preview" w:date="2026-01-01T00:00:00Z">
        <w:r>
          <w:t xml:space="preserve">.</w:t>
        </w:r>
      </w:ins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But the</w:t>
        </w:r>
      </w:ins>
      <w:ins w:id="1246" w:author="PR Preview" w:date="2026-01-01T00:00:00Z">
        <w:r>
          <w:t xml:space="preserve"> </w:t>
        </w:r>
      </w:ins>
      <m:oMath>
        <m:r>
          <m:t>n</m:t>
        </m:r>
      </m:oMath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training sets are nearly identical,</w:t>
        </w:r>
      </w:ins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so the variance of</w:t>
        </w:r>
      </w:ins>
      <w:ins w:id="125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1252" w:author="PR Preview" w:date="2026-01-01T00:00:00Z">
        <w:r>
          <w:t xml:space="preserve"> </w:t>
        </w:r>
      </w:ins>
      <w:ins w:id="1253" w:author="PR Preview" w:date="2026-01-01T00:00:00Z">
        <w:r>
          <w:t xml:space="preserve">can be larger than that of 5- or 10-fold cross-validation</w:t>
        </w:r>
      </w:ins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[5, Sec. 5.1.4]</w:t>
        </w:r>
      </w:ins>
      <w:ins w:id="1256" w:author="PR Preview" w:date="2026-01-01T00:00:00Z">
        <w:r>
          <w:t xml:space="preserve">.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For least squares fits,</w:t>
        </w:r>
      </w:ins>
      <w:ins w:id="1259" w:author="PR Preview" w:date="2026-01-01T00:00:00Z">
        <w:r>
          <w:t xml:space="preserve"> </w:t>
        </w:r>
      </w:ins>
      <w:hyperlink w:anchor="thm-loocv-shortcut">
        <w:ins w:id="1260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computes LOOCV from a single fit;</w:t>
        </w:r>
      </w:ins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for most other fitting methods,</w:t>
        </w:r>
      </w:ins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LOOCV requires</w:t>
        </w:r>
      </w:ins>
      <w:ins w:id="1267" w:author="PR Preview" w:date="2026-01-01T00:00:00Z">
        <w:r>
          <w:t xml:space="preserve"> </w:t>
        </w:r>
      </w:ins>
      <m:oMath>
        <m:r>
          <m:t>n</m:t>
        </m:r>
      </m:oMath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fits.</w:t>
        </w:r>
      </w:ins>
    </w:p>
    <w:bookmarkEnd w:id="304"/>
    <w:bookmarkEnd w:id="305"/>
    <w:bookmarkStart w:id="335" w:name="sec-cv-model-choice"/>
    <w:p>
      <w:pPr>
        <w:pStyle w:val="Heading2"/>
      </w:pPr>
      <w:r>
        <w:t xml:space="preserve">8 Choosing a model by cross-validation</w:t>
      </w:r>
    </w:p>
    <w:bookmarkStart w:id="307" w:name="def-cv-estimate-indexed"/>
    <w:p>
      <w:pPr>
        <w:pStyle w:val="FirstParagraph"/>
      </w:pPr>
      <w:del w:id="1270" w:author="PR Preview" w:date="2026-01-01T00:00:00Z">
        <w:r>
          <w:rPr>
            <w:b/>
            <w:bCs/>
          </w:rPr>
          <w:delText xml:space="preserve">Definition 57 (Cross-validation estimate of a named procedure)</w:delText>
        </w:r>
      </w:del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Let a</w:delText>
        </w:r>
      </w:del>
      <w:del w:id="1273" w:author="PR Preview" w:date="2026-01-01T00:00:00Z">
        <w:r>
          <w:delText xml:space="preserve"> </w:delText>
        </w:r>
      </w:del>
      <w:hyperlink w:anchor="def-training-set">
        <w:del w:id="127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27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276" w:author="PR Preview" w:date="2026-01-01T00:00:00Z">
        <w:r>
          <w:delText xml:space="preserve">, indexed by</w:delText>
        </w:r>
      </w:del>
      <w:del w:id="1277" w:author="PR Preview" w:date="2026-01-01T00:00:00Z">
        <w:r>
          <w:delText xml:space="preserve"> </w:delText>
        </w:r>
      </w:del>
      <m:oMath>
        <m:r>
          <m:t>I</m:t>
        </m:r>
      </m:oMath>
      <w:del w:id="1278" w:author="PR Preview" w:date="2026-01-01T00:00:00Z">
        <w:r>
          <w:delText xml:space="preserve">,</w:delText>
        </w:r>
      </w:del>
      <w:del w:id="1279" w:author="PR Preview" w:date="2026-01-01T00:00:00Z">
        <w:r>
          <w:delText xml:space="preserve"> </w:delText>
        </w:r>
      </w:del>
      <w:del w:id="1280" w:author="PR Preview" w:date="2026-01-01T00:00:00Z">
        <w:r>
          <w:delText xml:space="preserve">be divided into</w:delText>
        </w:r>
      </w:del>
      <w:del w:id="1281" w:author="PR Preview" w:date="2026-01-01T00:00:00Z">
        <w:r>
          <w:delText xml:space="preserve"> </w:delText>
        </w:r>
      </w:del>
      <w:hyperlink w:anchor="def-folds">
        <w:del w:id="1282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128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1284" w:author="PR Preview" w:date="2026-01-01T00:00:00Z">
        <w:r>
          <w:delText xml:space="preserve">.</w:delText>
        </w:r>
      </w:del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The</w:delText>
        </w:r>
      </w:del>
      <w:del w:id="1287" w:author="PR Preview" w:date="2026-01-01T00:00:00Z">
        <w:r>
          <w:delText xml:space="preserve"> </w:delText>
        </w:r>
      </w:del>
      <w:del w:id="1288" w:author="PR Preview" w:date="2026-01-01T00:00:00Z">
        <w:r>
          <w:rPr>
            <w:b/>
            <w:bCs/>
          </w:rPr>
          <w:delText xml:space="preserve">cross-validation estimate of procedure</w:delText>
        </w:r>
      </w:del>
      <w:del w:id="1289" w:author="PR Preview" w:date="2026-01-01T00:00:00Z">
        <w:r>
          <w:delText xml:space="preserve"> </w:delText>
        </w:r>
      </w:del>
      <m:oMath>
        <m:r>
          <m:t>g</m:t>
        </m:r>
      </m:oMath>
      <w:del w:id="1290" w:author="PR Preview" w:date="2026-01-01T00:00:00Z">
        <w:r>
          <w:delText xml:space="preserve"> </w:delText>
        </w:r>
      </w:del>
      <w:del w:id="1291" w:author="PR Preview" w:date="2026-01-01T00:00:00Z">
        <w:r>
          <w:delText xml:space="preserve">on</w:delText>
        </w:r>
      </w:del>
      <w:del w:id="129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293" w:author="PR Preview" w:date="2026-01-01T00:00:00Z">
        <w:r>
          <w:delText xml:space="preserve">,</w:delText>
        </w:r>
      </w:del>
      <w:del w:id="1294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295" w:author="PR Preview" w:date="2026-01-01T00:00:00Z">
        <w:r>
          <w:delText xml:space="preserve">,</w:delText>
        </w:r>
      </w:del>
      <w:del w:id="1296" w:author="PR Preview" w:date="2026-01-01T00:00:00Z">
        <w:r>
          <w:delText xml:space="preserve"> </w:delText>
        </w:r>
      </w:del>
      <w:del w:id="1297" w:author="PR Preview" w:date="2026-01-01T00:00:00Z">
        <w:r>
          <w:delText xml:space="preserve">is the</w:delText>
        </w:r>
      </w:del>
      <w:del w:id="1298" w:author="PR Preview" w:date="2026-01-01T00:00:00Z">
        <w:r>
          <w:delText xml:space="preserve"> </w:delText>
        </w:r>
      </w:del>
      <w:hyperlink w:anchor="def-cv-estimate">
        <w:del w:id="1299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1300" w:author="PR Preview" w:date="2026-01-01T00:00:00Z">
        <w:r>
          <w:delText xml:space="preserve"> </w:delText>
        </w:r>
      </w:del>
      <w:del w:id="1301" w:author="PR Preview" w:date="2026-01-01T00:00:00Z">
        <w:r>
          <w:delText xml:space="preserve">computed with</w:delText>
        </w:r>
      </w:del>
      <w:del w:id="1302" w:author="PR Preview" w:date="2026-01-01T00:00:00Z">
        <w:r>
          <w:delText xml:space="preserve"> </w:delText>
        </w:r>
      </w:del>
      <w:hyperlink w:anchor="def-fold-out-rule">
        <w:del w:id="1303" w:author="PR Preview" w:date="2026-01-01T00:00:00Z">
          <w:r>
            <w:rPr>
              <w:rStyle w:val="Hyperlink"/>
            </w:rPr>
            <w:delText xml:space="preserve">fold-out rules</w:delText>
          </w:r>
        </w:del>
      </w:hyperlink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that</w:delText>
        </w:r>
      </w:del>
      <w:del w:id="1306" w:author="PR Preview" w:date="2026-01-01T00:00:00Z">
        <w:r>
          <w:delText xml:space="preserve"> </w:delText>
        </w:r>
      </w:del>
      <m:oMath>
        <m:r>
          <m:t>g</m:t>
        </m:r>
      </m:oMath>
      <w:del w:id="1307" w:author="PR Preview" w:date="2026-01-01T00:00:00Z">
        <w:r>
          <w:delText xml:space="preserve"> </w:delText>
        </w:r>
      </w:del>
      <w:del w:id="1308" w:author="PR Preview" w:date="2026-01-01T00:00:00Z">
        <w:r>
          <w:delText xml:space="preserve">produces from</w:delText>
        </w:r>
      </w:del>
      <w:del w:id="130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10" w:author="PR Preview" w:date="2026-01-01T00:00:00Z">
        <w:r>
          <w:delText xml:space="preserve">:</w:delText>
        </w:r>
      </w:del>
    </w:p>
    <w:p>
      <w:pPr>
        <w:pStyle w:val="FirstParagraph"/>
      </w:pPr>
      <w:ins w:id="1311" w:author="PR Preview" w:date="2026-01-01T00:00:00Z">
        <w:r>
          <w:rPr>
            <w:b/>
            <w:bCs/>
          </w:rPr>
          <w:t xml:space="preserve">Definition 57 (Cross-validation estimate of a named procedure)</w:t>
        </w:r>
      </w:ins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Let a</w:t>
        </w:r>
      </w:ins>
      <w:ins w:id="1314" w:author="PR Preview" w:date="2026-01-01T00:00:00Z">
        <w:r>
          <w:t xml:space="preserve"> </w:t>
        </w:r>
      </w:ins>
      <w:hyperlink w:anchor="def-training-set">
        <w:ins w:id="1315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31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17" w:author="PR Preview" w:date="2026-01-01T00:00:00Z">
        <w:r>
          <w:t xml:space="preserve">, indexed by</w:t>
        </w:r>
      </w:ins>
      <w:ins w:id="1318" w:author="PR Preview" w:date="2026-01-01T00:00:00Z">
        <w:r>
          <w:t xml:space="preserve"> </w:t>
        </w:r>
      </w:ins>
      <m:oMath>
        <m:r>
          <m:t>I</m:t>
        </m:r>
      </m:oMath>
      <w:ins w:id="1319" w:author="PR Preview" w:date="2026-01-01T00:00:00Z">
        <w:r>
          <w:t xml:space="preserve">,</w:t>
        </w:r>
      </w:ins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be divided into</w:t>
        </w:r>
      </w:ins>
      <w:ins w:id="1322" w:author="PR Preview" w:date="2026-01-01T00:00:00Z">
        <w:r>
          <w:t xml:space="preserve"> </w:t>
        </w:r>
      </w:ins>
      <w:hyperlink w:anchor="def-folds">
        <w:ins w:id="1323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132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1325" w:author="PR Preview" w:date="2026-01-01T00:00:00Z">
        <w:r>
          <w:t xml:space="preserve">.</w:t>
        </w:r>
      </w:ins>
      <w:ins w:id="1326" w:author="PR Preview" w:date="2026-01-01T00:00:00Z">
        <w:r>
          <w:t xml:space="preserve"> </w:t>
        </w:r>
      </w:ins>
      <w:ins w:id="1327" w:author="PR Preview" w:date="2026-01-01T00:00:00Z">
        <w:r>
          <w:t xml:space="preserve">The</w:t>
        </w:r>
      </w:ins>
      <w:ins w:id="1328" w:author="PR Preview" w:date="2026-01-01T00:00:00Z">
        <w:r>
          <w:t xml:space="preserve"> </w:t>
        </w:r>
      </w:ins>
      <w:ins w:id="1329" w:author="PR Preview" w:date="2026-01-01T00:00:00Z">
        <w:r>
          <w:rPr>
            <w:b/>
            <w:bCs/>
          </w:rPr>
          <w:t xml:space="preserve">cross-validation estimate of procedure</w:t>
        </w:r>
      </w:ins>
      <w:ins w:id="1330" w:author="PR Preview" w:date="2026-01-01T00:00:00Z">
        <w:r>
          <w:t xml:space="preserve"> </w:t>
        </w:r>
      </w:ins>
      <m:oMath>
        <m:r>
          <m:t>g</m:t>
        </m:r>
      </m:oMath>
      <w:ins w:id="1331" w:author="PR Preview" w:date="2026-01-01T00:00:00Z">
        <w:r>
          <w:t xml:space="preserve"> </w:t>
        </w:r>
      </w:ins>
      <w:ins w:id="1332" w:author="PR Preview" w:date="2026-01-01T00:00:00Z">
        <w:r>
          <w:t xml:space="preserve">on</w:t>
        </w:r>
      </w:ins>
      <w:ins w:id="133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34" w:author="PR Preview" w:date="2026-01-01T00:00:00Z">
        <w:r>
          <w:t xml:space="preserve">,</w:t>
        </w:r>
      </w:ins>
      <w:ins w:id="1335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336" w:author="PR Preview" w:date="2026-01-01T00:00:00Z">
        <w:r>
          <w:t xml:space="preserve">,</w:t>
        </w:r>
      </w:ins>
      <w:ins w:id="1337" w:author="PR Preview" w:date="2026-01-01T00:00:00Z">
        <w:r>
          <w:t xml:space="preserve"> </w:t>
        </w:r>
      </w:ins>
      <w:ins w:id="1338" w:author="PR Preview" w:date="2026-01-01T00:00:00Z">
        <w:r>
          <w:t xml:space="preserve">is the</w:t>
        </w:r>
      </w:ins>
      <w:ins w:id="1339" w:author="PR Preview" w:date="2026-01-01T00:00:00Z">
        <w:r>
          <w:t xml:space="preserve"> </w:t>
        </w:r>
      </w:ins>
      <w:hyperlink w:anchor="def-cv-estimate">
        <w:ins w:id="1340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computed with</w:t>
        </w:r>
      </w:ins>
      <w:ins w:id="1343" w:author="PR Preview" w:date="2026-01-01T00:00:00Z">
        <w:r>
          <w:t xml:space="preserve"> </w:t>
        </w:r>
      </w:ins>
      <w:hyperlink w:anchor="def-fold-out-fitted-model">
        <w:ins w:id="1344" w:author="PR Preview" w:date="2026-01-01T00:00:00Z">
          <w:r>
            <w:rPr>
              <w:rStyle w:val="Hyperlink"/>
            </w:rPr>
            <w:t xml:space="preserve">fold-out fitted models</w:t>
          </w:r>
        </w:ins>
      </w:hyperlink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that</w:t>
        </w:r>
      </w:ins>
      <w:ins w:id="1347" w:author="PR Preview" w:date="2026-01-01T00:00:00Z">
        <w:r>
          <w:t xml:space="preserve"> </w:t>
        </w:r>
      </w:ins>
      <m:oMath>
        <m:r>
          <m:t>g</m:t>
        </m:r>
      </m:oMath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produces from</w:t>
        </w:r>
      </w:ins>
      <w:ins w:id="135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51" w:author="PR Preview" w:date="2026-01-01T00:00:00Z">
        <w:r>
          <w:t xml:space="preserve">:</w:t>
        </w:r>
      </w:ins>
    </w:p>
    <w:p>
      <w:pPr>
        <w:pStyle w:val="BodyText"/>
      </w:pPr>
      <w:bookmarkStart w:id="30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6"/>
    </w:p>
    <w:bookmarkEnd w:id="307"/>
    <w:bookmarkStart w:id="309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0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bookmarkStart w:id="310" w:name="exm-cv-choice-inputs"/>
    <w:p>
      <w:pPr>
        <w:pStyle w:val="FirstParagraph"/>
      </w:pPr>
      <w:r>
        <w:rPr>
          <w:b/>
          <w:bCs/>
        </w:rPr>
        <w:t xml:space="preserve">Example 34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0"/>
    <w:bookmarkStart w:id="312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13"/>
    <w:bookmarkStart w:id="314" w:name="rem-nested-cv"/>
    <w:p>
      <w:pPr>
        <w:pStyle w:val="BodyText"/>
      </w:pPr>
      <w:del w:id="1352" w:author="PR Preview" w:date="2026-01-01T00:00:00Z">
        <w:r>
          <w:rPr>
            <w:i/>
            <w:iCs/>
          </w:rPr>
          <w:delText xml:space="preserve">Remark 36</w:delText>
        </w:r>
      </w:del>
      <w:del w:id="1353" w:author="PR Preview" w:date="2026-01-01T00:00:00Z">
        <w:r>
          <w:delText xml:space="preserve"> (What is nested). </w:delText>
        </w:r>
      </w:del>
      <w:del w:id="1354" w:author="PR Preview" w:date="2026-01-01T00:00:00Z">
        <w:r>
          <w:delText xml:space="preserve">Each fold-out rule of</w:delText>
        </w:r>
      </w:del>
      <w:del w:id="1355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1356" w:author="PR Preview" w:date="2026-01-01T00:00:00Z">
        <w:r>
          <w:delText xml:space="preserve"> </w:delText>
        </w:r>
      </w:del>
      <w:del w:id="1357" w:author="PR Preview" w:date="2026-01-01T00:00:00Z">
        <w:r>
          <w:delText xml:space="preserve">is computed from the observations outside one outer</w:delText>
        </w:r>
      </w:del>
      <w:del w:id="1358" w:author="PR Preview" w:date="2026-01-01T00:00:00Z">
        <w:r>
          <w:delText xml:space="preserve"> </w:delText>
        </w:r>
      </w:del>
      <w:hyperlink w:anchor="def-folds">
        <w:del w:id="135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136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361" w:author="PR Preview" w:date="2026-01-01T00:00:00Z">
        <w:r>
          <w:delText xml:space="preserve">,</w:delText>
        </w:r>
      </w:del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delText xml:space="preserve">so the whole choice,</w:delText>
        </w:r>
      </w:del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delText xml:space="preserve">including the cross-validation that</w:delText>
        </w:r>
      </w:del>
      <w:del w:id="1366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1367" w:author="PR Preview" w:date="2026-01-01T00:00:00Z">
        <w:r>
          <w:delText xml:space="preserve"> </w:delText>
        </w:r>
      </w:del>
      <w:del w:id="1368" w:author="PR Preview" w:date="2026-01-01T00:00:00Z">
        <w:r>
          <w:delText xml:space="preserve">runs inside those observations,</w:delText>
        </w:r>
      </w:del>
      <w:del w:id="1369" w:author="PR Preview" w:date="2026-01-01T00:00:00Z">
        <w:r>
          <w:delText xml:space="preserve"> </w:delText>
        </w:r>
      </w:del>
      <w:del w:id="1370" w:author="PR Preview" w:date="2026-01-01T00:00:00Z">
        <w:r>
          <w:delText xml:space="preserve">never sees</w:delText>
        </w:r>
      </w:del>
      <w:del w:id="137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372" w:author="PR Preview" w:date="2026-01-01T00:00:00Z">
        <w:r>
          <w:delText xml:space="preserve">.</w:delText>
        </w:r>
      </w:del>
      <w:del w:id="1373" w:author="PR Preview" w:date="2026-01-01T00:00:00Z">
        <w:r>
          <w:delText xml:space="preserve"> </w:delText>
        </w:r>
      </w:del>
      <w:del w:id="1374" w:author="PR Preview" w:date="2026-01-01T00:00:00Z">
        <w:r>
          <w:delText xml:space="preserve">That inner cross-validation is the nested one.</w:delText>
        </w:r>
      </w:del>
    </w:p>
    <w:p>
      <w:pPr>
        <w:pStyle w:val="BodyText"/>
      </w:pPr>
      <w:ins w:id="1375" w:author="PR Preview" w:date="2026-01-01T00:00:00Z">
        <w:r>
          <w:rPr>
            <w:i/>
            <w:iCs/>
          </w:rPr>
          <w:t xml:space="preserve">Remark 36</w:t>
        </w:r>
      </w:ins>
      <w:ins w:id="1376" w:author="PR Preview" w:date="2026-01-01T00:00:00Z">
        <w:r>
          <w:t xml:space="preserve"> (What is nested). </w:t>
        </w:r>
      </w:ins>
      <w:ins w:id="1377" w:author="PR Preview" w:date="2026-01-01T00:00:00Z">
        <w:r>
          <w:t xml:space="preserve">Each</w:t>
        </w:r>
      </w:ins>
      <w:ins w:id="1378" w:author="PR Preview" w:date="2026-01-01T00:00:00Z">
        <w:r>
          <w:t xml:space="preserve"> </w:t>
        </w:r>
      </w:ins>
      <w:hyperlink w:anchor="def-fold-out-fitted-model">
        <w:ins w:id="1379" w:author="PR Preview" w:date="2026-01-01T00:00:00Z">
          <w:r>
            <w:rPr>
              <w:rStyle w:val="Hyperlink"/>
            </w:rPr>
            <w:t xml:space="preserve">fold-out fitted model</w:t>
          </w:r>
        </w:ins>
      </w:hyperlink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of</w:t>
        </w:r>
      </w:ins>
      <w:ins w:id="1382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1383" w:author="PR Preview" w:date="2026-01-01T00:00:00Z">
        <w:r>
          <w:t xml:space="preserve"> </w:t>
        </w:r>
      </w:ins>
      <w:ins w:id="1384" w:author="PR Preview" w:date="2026-01-01T00:00:00Z">
        <w:r>
          <w:t xml:space="preserve">is computed from the observations outside one outer</w:t>
        </w:r>
      </w:ins>
      <w:ins w:id="1385" w:author="PR Preview" w:date="2026-01-01T00:00:00Z">
        <w:r>
          <w:t xml:space="preserve"> </w:t>
        </w:r>
      </w:ins>
      <w:hyperlink w:anchor="def-folds">
        <w:ins w:id="1386" w:author="PR Preview" w:date="2026-01-01T00:00:00Z">
          <w:r>
            <w:rPr>
              <w:rStyle w:val="Hyperlink"/>
            </w:rPr>
            <w:t xml:space="preserve">fold</w:t>
          </w:r>
        </w:ins>
      </w:hyperlink>
      <w:ins w:id="138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388" w:author="PR Preview" w:date="2026-01-01T00:00:00Z">
        <w:r>
          <w:t xml:space="preserve">,</w:t>
        </w:r>
      </w:ins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so the whole choice,</w:t>
        </w:r>
      </w:ins>
      <w:ins w:id="1391" w:author="PR Preview" w:date="2026-01-01T00:00:00Z">
        <w:r>
          <w:t xml:space="preserve"> </w:t>
        </w:r>
      </w:ins>
      <w:ins w:id="1392" w:author="PR Preview" w:date="2026-01-01T00:00:00Z">
        <w:r>
          <w:t xml:space="preserve">including the cross-validation that</w:t>
        </w:r>
      </w:ins>
      <w:ins w:id="1393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runs inside those observations,</w:t>
        </w:r>
      </w:ins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never sees</w:t>
        </w:r>
      </w:ins>
      <w:ins w:id="139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399" w:author="PR Preview" w:date="2026-01-01T00:00:00Z">
        <w:r>
          <w:t xml:space="preserve">.</w:t>
        </w:r>
      </w:ins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That inner cross-validation is the nested one.</w:t>
        </w:r>
      </w:ins>
    </w:p>
    <w:bookmarkEnd w:id="314"/>
    <w:bookmarkStart w:id="31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17"/>
    <w:bookmarkStart w:id="320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1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1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21"/>
    <w:bookmarkStart w:id="323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61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2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23"/>
    <w:bookmarkStart w:id="325" w:name="def-fold-mse-indexed"/>
    <w:p>
      <w:pPr>
        <w:pStyle w:val="BodyText"/>
      </w:pPr>
      <w:del w:id="1402" w:author="PR Preview" w:date="2026-01-01T00:00:00Z">
        <w:r>
          <w:rPr>
            <w:b/>
            <w:bCs/>
          </w:rPr>
          <w:delText xml:space="preserve">Definition 61 (Fold mean squared error of a named procedure)</w:delText>
        </w:r>
      </w:del>
      <w:del w:id="1403" w:author="PR Preview" w:date="2026-01-01T00:00:00Z">
        <w:r>
          <w:delText xml:space="preserve"> </w:delText>
        </w:r>
      </w:del>
      <w:del w:id="1404" w:author="PR Preview" w:date="2026-01-01T00:00:00Z">
        <w:r>
          <w:delText xml:space="preserve">The</w:delText>
        </w:r>
      </w:del>
      <w:del w:id="1405" w:author="PR Preview" w:date="2026-01-01T00:00:00Z">
        <w:r>
          <w:delText xml:space="preserve"> </w:delText>
        </w:r>
      </w:del>
      <w:del w:id="1406" w:author="PR Preview" w:date="2026-01-01T00:00:00Z">
        <w:r>
          <w:rPr>
            <w:b/>
            <w:bCs/>
          </w:rPr>
          <w:delText xml:space="preserve">fold mean squared error of procedure</w:delText>
        </w:r>
      </w:del>
      <w:del w:id="1407" w:author="PR Preview" w:date="2026-01-01T00:00:00Z">
        <w:r>
          <w:delText xml:space="preserve"> </w:delText>
        </w:r>
      </w:del>
      <m:oMath>
        <m:r>
          <m:t>g</m:t>
        </m:r>
      </m:oMath>
      <w:del w:id="1408" w:author="PR Preview" w:date="2026-01-01T00:00:00Z">
        <w:r>
          <w:delText xml:space="preserve"> </w:delText>
        </w:r>
      </w:del>
      <w:del w:id="1409" w:author="PR Preview" w:date="2026-01-01T00:00:00Z">
        <w:r>
          <w:delText xml:space="preserve">for</w:delText>
        </w:r>
      </w:del>
      <w:del w:id="1410" w:author="PR Preview" w:date="2026-01-01T00:00:00Z">
        <w:r>
          <w:delText xml:space="preserve"> </w:delText>
        </w:r>
      </w:del>
      <w:hyperlink w:anchor="def-folds">
        <w:del w:id="1411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141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413" w:author="PR Preview" w:date="2026-01-01T00:00:00Z">
        <w:r>
          <w:delText xml:space="preserve"> </w:delText>
        </w:r>
      </w:del>
      <w:del w:id="1414" w:author="PR Preview" w:date="2026-01-01T00:00:00Z">
        <w:r>
          <w:delText xml:space="preserve">of a training set</w:delText>
        </w:r>
      </w:del>
      <w:del w:id="141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416" w:author="PR Preview" w:date="2026-01-01T00:00:00Z">
        <w:r>
          <w:delText xml:space="preserve">, indexed by</w:delText>
        </w:r>
      </w:del>
      <w:del w:id="1417" w:author="PR Preview" w:date="2026-01-01T00:00:00Z">
        <w:r>
          <w:delText xml:space="preserve"> </w:delText>
        </w:r>
      </w:del>
      <m:oMath>
        <m:r>
          <m:t>I</m:t>
        </m:r>
      </m:oMath>
      <w:del w:id="1418" w:author="PR Preview" w:date="2026-01-01T00:00:00Z">
        <w:r>
          <w:delText xml:space="preserve">,</w:delText>
        </w:r>
      </w:del>
      <w:del w:id="1419" w:author="PR Preview" w:date="2026-01-01T00:00:00Z">
        <w:r>
          <w:delText xml:space="preserve"> </w:delText>
        </w:r>
      </w:del>
      <w:del w:id="1420" w:author="PR Preview" w:date="2026-01-01T00:00:00Z">
        <w:r>
          <w:delText xml:space="preserve">is the</w:delText>
        </w:r>
      </w:del>
      <w:del w:id="1421" w:author="PR Preview" w:date="2026-01-01T00:00:00Z">
        <w:r>
          <w:delText xml:space="preserve"> </w:delText>
        </w:r>
      </w:del>
      <w:hyperlink w:anchor="def-fold-mse">
        <w:del w:id="1422" w:author="PR Preview" w:date="2026-01-01T00:00:00Z">
          <w:r>
            <w:rPr>
              <w:rStyle w:val="Hyperlink"/>
            </w:rPr>
            <w:delText xml:space="preserve">fold mean squared error</w:delText>
          </w:r>
        </w:del>
      </w:hyperlink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computed with the</w:delText>
        </w:r>
      </w:del>
      <w:del w:id="1425" w:author="PR Preview" w:date="2026-01-01T00:00:00Z">
        <w:r>
          <w:delText xml:space="preserve"> </w:delText>
        </w:r>
      </w:del>
      <w:hyperlink w:anchor="def-fold-out-rule">
        <w:del w:id="1426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1427" w:author="PR Preview" w:date="2026-01-01T00:00:00Z">
        <w:r>
          <w:delText xml:space="preserve"> </w:delText>
        </w:r>
      </w:del>
      <w:del w:id="1428" w:author="PR Preview" w:date="2026-01-01T00:00:00Z">
        <w:r>
          <w:delText xml:space="preserve">that</w:delText>
        </w:r>
      </w:del>
      <w:del w:id="1429" w:author="PR Preview" w:date="2026-01-01T00:00:00Z">
        <w:r>
          <w:delText xml:space="preserve"> </w:delText>
        </w:r>
      </w:del>
      <m:oMath>
        <m:r>
          <m:t>g</m:t>
        </m:r>
      </m:oMath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delText xml:space="preserve">produces:</w:delText>
        </w:r>
      </w:del>
    </w:p>
    <w:p>
      <w:pPr>
        <w:pStyle w:val="BodyText"/>
      </w:pPr>
      <w:ins w:id="1432" w:author="PR Preview" w:date="2026-01-01T00:00:00Z">
        <w:r>
          <w:rPr>
            <w:b/>
            <w:bCs/>
          </w:rPr>
          <w:t xml:space="preserve">Definition 61 (Fold mean squared error of a named procedure)</w:t>
        </w:r>
      </w:ins>
      <w:ins w:id="1433" w:author="PR Preview" w:date="2026-01-01T00:00:00Z">
        <w:r>
          <w:t xml:space="preserve"> </w:t>
        </w:r>
      </w:ins>
      <w:ins w:id="1434" w:author="PR Preview" w:date="2026-01-01T00:00:00Z">
        <w:r>
          <w:t xml:space="preserve">The</w:t>
        </w:r>
      </w:ins>
      <w:ins w:id="1435" w:author="PR Preview" w:date="2026-01-01T00:00:00Z">
        <w:r>
          <w:t xml:space="preserve"> </w:t>
        </w:r>
      </w:ins>
      <w:ins w:id="1436" w:author="PR Preview" w:date="2026-01-01T00:00:00Z">
        <w:r>
          <w:rPr>
            <w:b/>
            <w:bCs/>
          </w:rPr>
          <w:t xml:space="preserve">fold mean squared error of procedure</w:t>
        </w:r>
      </w:ins>
      <w:ins w:id="1437" w:author="PR Preview" w:date="2026-01-01T00:00:00Z">
        <w:r>
          <w:t xml:space="preserve"> </w:t>
        </w:r>
      </w:ins>
      <m:oMath>
        <m:r>
          <m:t>g</m:t>
        </m:r>
      </m:oMath>
      <w:ins w:id="1438" w:author="PR Preview" w:date="2026-01-01T00:00:00Z">
        <w:r>
          <w:t xml:space="preserve"> </w:t>
        </w:r>
      </w:ins>
      <w:ins w:id="1439" w:author="PR Preview" w:date="2026-01-01T00:00:00Z">
        <w:r>
          <w:t xml:space="preserve">for</w:t>
        </w:r>
      </w:ins>
      <w:ins w:id="1440" w:author="PR Preview" w:date="2026-01-01T00:00:00Z">
        <w:r>
          <w:t xml:space="preserve"> </w:t>
        </w:r>
      </w:ins>
      <w:hyperlink w:anchor="def-folds">
        <w:ins w:id="1441" w:author="PR Preview" w:date="2026-01-01T00:00:00Z">
          <w:r>
            <w:rPr>
              <w:rStyle w:val="Hyperlink"/>
            </w:rPr>
            <w:t xml:space="preserve">fold</w:t>
          </w:r>
        </w:ins>
      </w:hyperlink>
      <w:ins w:id="144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of a training set</w:t>
        </w:r>
      </w:ins>
      <w:ins w:id="144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46" w:author="PR Preview" w:date="2026-01-01T00:00:00Z">
        <w:r>
          <w:t xml:space="preserve">, indexed by</w:t>
        </w:r>
      </w:ins>
      <w:ins w:id="1447" w:author="PR Preview" w:date="2026-01-01T00:00:00Z">
        <w:r>
          <w:t xml:space="preserve"> </w:t>
        </w:r>
      </w:ins>
      <m:oMath>
        <m:r>
          <m:t>I</m:t>
        </m:r>
      </m:oMath>
      <w:ins w:id="1448" w:author="PR Preview" w:date="2026-01-01T00:00:00Z">
        <w:r>
          <w:t xml:space="preserve">,</w:t>
        </w:r>
      </w:ins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is the</w:t>
        </w:r>
      </w:ins>
      <w:ins w:id="1451" w:author="PR Preview" w:date="2026-01-01T00:00:00Z">
        <w:r>
          <w:t xml:space="preserve"> </w:t>
        </w:r>
      </w:ins>
      <w:hyperlink w:anchor="def-fold-mse">
        <w:ins w:id="1452" w:author="PR Preview" w:date="2026-01-01T00:00:00Z">
          <w:r>
            <w:rPr>
              <w:rStyle w:val="Hyperlink"/>
            </w:rPr>
            <w:t xml:space="preserve">fold mean squared error</w:t>
          </w:r>
        </w:ins>
      </w:hyperlink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computed with the</w:t>
        </w:r>
      </w:ins>
      <w:ins w:id="1455" w:author="PR Preview" w:date="2026-01-01T00:00:00Z">
        <w:r>
          <w:t xml:space="preserve"> </w:t>
        </w:r>
      </w:ins>
      <w:hyperlink w:anchor="def-fold-out-fitted-model">
        <w:ins w:id="1456" w:author="PR Preview" w:date="2026-01-01T00:00:00Z">
          <w:r>
            <w:rPr>
              <w:rStyle w:val="Hyperlink"/>
            </w:rPr>
            <w:t xml:space="preserve">fold-out fitted model</w:t>
          </w:r>
        </w:ins>
      </w:hyperlink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that</w:t>
        </w:r>
      </w:ins>
      <w:ins w:id="1459" w:author="PR Preview" w:date="2026-01-01T00:00:00Z">
        <w:r>
          <w:t xml:space="preserve"> </w:t>
        </w:r>
      </w:ins>
      <m:oMath>
        <m:r>
          <m:t>g</m:t>
        </m:r>
      </m:oMath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produces:</w:t>
        </w:r>
      </w:ins>
    </w:p>
    <w:p>
      <w:pPr>
        <w:pStyle w:val="BodyText"/>
      </w:pPr>
      <w:bookmarkStart w:id="32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24"/>
    </w:p>
    <w:bookmarkEnd w:id="325"/>
    <w:bookmarkStart w:id="327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2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28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29"/>
    <w:bookmarkStart w:id="334" w:name="exm-one-se-rule"/>
    <w:p>
      <w:pPr>
        <w:pStyle w:val="BodyText"/>
      </w:pPr>
      <w:r>
        <w:rPr>
          <w:b/>
          <w:bCs/>
        </w:rPr>
        <w:t xml:space="preserve">Example 35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33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34"/>
    <w:bookmarkEnd w:id="335"/>
    <w:bookmarkStart w:id="341" w:name="sec-cv-whole-procedure"/>
    <w:p>
      <w:pPr>
        <w:pStyle w:val="Heading2"/>
      </w:pPr>
      <w:r>
        <w:t xml:space="preserve">9 Cross-validating the whole procedure</w:t>
      </w:r>
    </w:p>
    <w:bookmarkStart w:id="338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38"/>
    <w:bookmarkStart w:id="339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del w:id="1462" w:author="PR Preview" w:date="2026-01-01T00:00:00Z">
        <w:r>
          <w:delText xml:space="preserve"> </w:delText>
        </w:r>
      </w:del>
      <w:del w:id="1463" w:author="PR Preview" w:date="2026-01-01T00:00:00Z">
        <w:r>
          <w:delText xml:space="preserve">is independent of every predictor,</w:delText>
        </w:r>
      </w:del>
      <w:del w:id="1464" w:author="PR Preview" w:date="2026-01-01T00:00:00Z">
        <w:r>
          <w:delText xml:space="preserve"> </w:delText>
        </w:r>
      </w:del>
      <w:del w:id="1465" w:author="PR Preview" w:date="2026-01-01T00:00:00Z">
        <w:r>
          <w:delText xml:space="preserve">with mean 0 and variance 1.</w:delText>
        </w:r>
      </w:del>
      <w:del w:id="1466" w:author="PR Preview" w:date="2026-01-01T00:00:00Z">
        <w:r>
          <w:delText xml:space="preserve"> </w:delText>
        </w:r>
      </w:del>
      <w:del w:id="1467" w:author="PR Preview" w:date="2026-01-01T00:00:00Z">
        <w:r>
          <w:delText xml:space="preserve">The best prediction is the constant 0,</w:delText>
        </w:r>
      </w:del>
      <w:del w:id="1468" w:author="PR Preview" w:date="2026-01-01T00:00:00Z">
        <w:r>
          <w:delText xml:space="preserve"> </w:delText>
        </w:r>
      </w:del>
      <w:del w:id="1469" w:author="PR Preview" w:date="2026-01-01T00:00:00Z">
        <w:r>
          <w:delText xml:space="preserve">and its generalization error is</w:delText>
        </w:r>
      </w:del>
      <w:del w:id="1470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471" w:author="PR Preview" w:date="2026-01-01T00:00:00Z">
        <w:r>
          <w:delText xml:space="preserve">.</w:delText>
        </w:r>
      </w:del>
      <w:del w:id="1472" w:author="PR Preview" w:date="2026-01-01T00:00:00Z">
        <w:r>
          <w:delText xml:space="preserve"> </w:delText>
        </w:r>
      </w:del>
      <w:del w:id="1473" w:author="PR Preview" w:date="2026-01-01T00:00:00Z">
        <w:r>
          <w:delText xml:space="preserve">Every other rule does worse,</w:delText>
        </w:r>
      </w:del>
      <w:del w:id="1474" w:author="PR Preview" w:date="2026-01-01T00:00:00Z">
        <w:r>
          <w:delText xml:space="preserve"> </w:delText>
        </w:r>
      </w:del>
      <w:del w:id="1475" w:author="PR Preview" w:date="2026-01-01T00:00:00Z">
        <w:r>
          <w:delText xml:space="preserve">so any honest estimate should be near or above 1.</w:delText>
        </w:r>
      </w:del>
    </w:p>
    <w:p>
      <w:pPr>
        <w:numPr>
          <w:ilvl w:val="0"/>
          <w:numId w:val="1027"/>
        </w:numPr>
      </w:pPr>
      <m:oMath>
        <m:r>
          <m:t>Y</m:t>
        </m:r>
      </m:oMath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is independent of every predictor,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with mean 0 and variance 1.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The best prediction is the constant 0,</w:t>
        </w:r>
      </w:ins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and its generalization error is</w:t>
        </w:r>
      </w:ins>
      <w:ins w:id="1484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485" w:author="PR Preview" w:date="2026-01-01T00:00:00Z">
        <w:r>
          <w:t xml:space="preserve">.</w:t>
        </w:r>
      </w:ins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Every other</w:t>
        </w:r>
      </w:ins>
      <w:ins w:id="1488" w:author="PR Preview" w:date="2026-01-01T00:00:00Z">
        <w:r>
          <w:t xml:space="preserve"> </w:t>
        </w:r>
      </w:ins>
      <w:hyperlink w:anchor="def-fitted-model">
        <w:ins w:id="1489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490" w:author="PR Preview" w:date="2026-01-01T00:00:00Z">
        <w:r>
          <w:t xml:space="preserve"> </w:t>
        </w:r>
      </w:ins>
      <w:ins w:id="1491" w:author="PR Preview" w:date="2026-01-01T00:00:00Z">
        <w:r>
          <w:t xml:space="preserve">does worse,</w:t>
        </w:r>
      </w:ins>
      <w:ins w:id="1492" w:author="PR Preview" w:date="2026-01-01T00:00:00Z">
        <w:r>
          <w:t xml:space="preserve"> </w:t>
        </w:r>
      </w:ins>
      <w:ins w:id="1493" w:author="PR Preview" w:date="2026-01-01T00:00:00Z">
        <w:r>
          <w:t xml:space="preserve">so any honest estimate should be near or above 1.</w:t>
        </w:r>
      </w:ins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del w:id="1494" w:author="PR Preview" w:date="2026-01-01T00:00:00Z">
        <w:r>
          <w:delText xml:space="preserve">Screening inside the folds gives</w:delText>
        </w:r>
      </w:del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1.52,</w:delText>
        </w:r>
      </w:del>
      <w:del w:id="1497" w:author="PR Preview" w:date="2026-01-01T00:00:00Z">
        <w:r>
          <w:delText xml:space="preserve"> </w:delText>
        </w:r>
      </w:del>
      <w:del w:id="1498" w:author="PR Preview" w:date="2026-01-01T00:00:00Z">
        <w:r>
          <w:delText xml:space="preserve">above 1, as an honest estimate for a rule built from noise should be.</w:delText>
        </w:r>
      </w:del>
    </w:p>
    <w:p>
      <w:pPr>
        <w:pStyle w:val="Compact"/>
        <w:numPr>
          <w:ilvl w:val="0"/>
          <w:numId w:val="1028"/>
        </w:numPr>
      </w:pPr>
      <w:ins w:id="1499" w:author="PR Preview" w:date="2026-01-01T00:00:00Z">
        <w:r>
          <w:t xml:space="preserve">Screening inside the folds gives</w:t>
        </w:r>
      </w:ins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1.52,</w:t>
        </w:r>
      </w:ins>
      <w:ins w:id="1502" w:author="PR Preview" w:date="2026-01-01T00:00:00Z">
        <w:r>
          <w:t xml:space="preserve"> </w:t>
        </w:r>
      </w:ins>
      <w:ins w:id="1503" w:author="PR Preview" w:date="2026-01-01T00:00:00Z">
        <w:r>
          <w:t xml:space="preserve">above 1, as an honest estimate for a model built from noise should be.</w:t>
        </w:r>
      </w:ins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39"/>
    <w:bookmarkStart w:id="340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40"/>
    <w:bookmarkEnd w:id="341"/>
    <w:bookmarkStart w:id="342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42"/>
    <w:bookmarkStart w:id="371" w:name="references"/>
    <w:p>
      <w:pPr>
        <w:pStyle w:val="Heading2"/>
      </w:pPr>
      <w:r>
        <w:t xml:space="preserve">References</w:t>
      </w:r>
    </w:p>
    <w:bookmarkStart w:id="370" w:name="refs"/>
    <w:bookmarkStart w:id="344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https://en.wikipedia.org/wiki/Random_seed</w:t>
        </w:r>
      </w:hyperlink>
    </w:p>
    <w:bookmarkEnd w:id="344"/>
    <w:bookmarkStart w:id="346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46"/>
    <w:bookmarkStart w:id="348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48"/>
    <w:bookmarkStart w:id="350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https://en.wikipedia.org/wiki/Generalization_error</w:t>
        </w:r>
      </w:hyperlink>
    </w:p>
    <w:bookmarkEnd w:id="350"/>
    <w:bookmarkStart w:id="352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5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52"/>
    <w:bookmarkStart w:id="353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53"/>
    <w:bookmarkStart w:id="355" w:name="ref-venables2002moder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5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55"/>
    <w:bookmarkStart w:id="357" w:name="ref-wikipedia_overfit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https://en.wikipedia.org/wiki/Overfitting</w:t>
        </w:r>
      </w:hyperlink>
    </w:p>
    <w:bookmarkEnd w:id="357"/>
    <w:bookmarkStart w:id="359" w:name="ref-wikipedia_bias_variance_tradeoff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https://en.wikipedia.org/wiki/Bias%E2%80%93variance_tradeoff</w:t>
        </w:r>
      </w:hyperlink>
    </w:p>
    <w:bookmarkEnd w:id="359"/>
    <w:bookmarkStart w:id="361" w:name="Xf37f146c051effb839e1c8a6474af7649839077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61"/>
    <w:bookmarkStart w:id="363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2">
        <w:r>
          <w:rPr>
            <w:rStyle w:val="Hyperlink"/>
          </w:rPr>
          <w:t xml:space="preserve">https://en.wikipedia.org/wiki/Model_selection</w:t>
        </w:r>
      </w:hyperlink>
    </w:p>
    <w:bookmarkEnd w:id="363"/>
    <w:bookmarkStart w:id="365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https://en.wikipedia.org/wiki/Cross-validation_%28statistics%29</w:t>
        </w:r>
      </w:hyperlink>
    </w:p>
    <w:bookmarkEnd w:id="365"/>
    <w:bookmarkStart w:id="367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66">
        <w:r>
          <w:rPr>
            <w:rStyle w:val="Hyperlink"/>
          </w:rPr>
          <w:t xml:space="preserve">https://www.gastonsanchez.com/matrix4sl/</w:t>
        </w:r>
      </w:hyperlink>
    </w:p>
    <w:bookmarkEnd w:id="367"/>
    <w:bookmarkStart w:id="369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https://en.wikipedia.org/wiki/Leverage_%28statistics%29</w:t>
        </w:r>
      </w:hyperlink>
    </w:p>
    <w:bookmarkEnd w:id="369"/>
    <w:bookmarkEnd w:id="370"/>
    <w:bookmarkEnd w:id="3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7" Type="http://schemas.openxmlformats.org/officeDocument/2006/relationships/image" Target="media/rId237.png"/><Relationship Id="rId269" Type="http://schemas.openxmlformats.org/officeDocument/2006/relationships/image" Target="media/rId269.png"/><Relationship Id="rId330" Type="http://schemas.openxmlformats.org/officeDocument/2006/relationships/image" Target="media/rId330.png"/><Relationship Id="rId186" Type="http://schemas.openxmlformats.org/officeDocument/2006/relationships/image" Target="media/rId186.png"/><Relationship Id="rId219" Type="http://schemas.openxmlformats.org/officeDocument/2006/relationships/image" Target="media/rId219.png"/><Relationship Id="rId223" Type="http://schemas.openxmlformats.org/officeDocument/2006/relationships/image" Target="media/rId223.png"/><Relationship Id="rId227" Type="http://schemas.openxmlformats.org/officeDocument/2006/relationships/image" Target="media/rId227.png"/><Relationship Id="rId231" Type="http://schemas.openxmlformats.org/officeDocument/2006/relationships/image" Target="media/rId231.png"/><Relationship Id="rId86" Type="http://schemas.openxmlformats.org/officeDocument/2006/relationships/hyperlink" Target="basic-statistical-methods.qmd#def-linear-regression" TargetMode="External"/><Relationship Id="rId31" Type="http://schemas.openxmlformats.org/officeDocument/2006/relationships/hyperlink" Target="correlation-regression.qmd#def-normal-equations" TargetMode="External"/><Relationship Id="rId294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85" Type="http://schemas.openxmlformats.org/officeDocument/2006/relationships/hyperlink" Target="correlation-regression.qmd#def-slr-covariate-vector" TargetMode="External"/><Relationship Id="rId297" Type="http://schemas.openxmlformats.org/officeDocument/2006/relationships/hyperlink" Target="correlation-regression.qmd#thm-ols-slr-vector" TargetMode="External"/><Relationship Id="rId322" Type="http://schemas.openxmlformats.org/officeDocument/2006/relationships/hyperlink" Target="estimation.qmd#def-SE" TargetMode="External"/><Relationship Id="rId163" Type="http://schemas.openxmlformats.org/officeDocument/2006/relationships/hyperlink" Target="estimation.qmd#def-bias" TargetMode="External"/><Relationship Id="rId98" Type="http://schemas.openxmlformats.org/officeDocument/2006/relationships/hyperlink" Target="estimation.qmd#def-estimate" TargetMode="External"/><Relationship Id="rId141" Type="http://schemas.openxmlformats.org/officeDocument/2006/relationships/hyperlink" Target="estimation.qmd#def-estimation-error" TargetMode="External"/><Relationship Id="rId142" Type="http://schemas.openxmlformats.org/officeDocument/2006/relationships/hyperlink" Target="estimation.qmd#def-estimator" TargetMode="External"/><Relationship Id="rId130" Type="http://schemas.openxmlformats.org/officeDocument/2006/relationships/hyperlink" Target="estimation.qmd#def-mse" TargetMode="External"/><Relationship Id="rId190" Type="http://schemas.openxmlformats.org/officeDocument/2006/relationships/hyperlink" Target="estimation.qmd#def-rmse" TargetMode="External"/><Relationship Id="rId57" Type="http://schemas.openxmlformats.org/officeDocument/2006/relationships/hyperlink" Target="exploratory-descriptive.qmd#def-population" TargetMode="External"/><Relationship Id="rId162" Type="http://schemas.openxmlformats.org/officeDocument/2006/relationships/hyperlink" Target="exploratory-descriptive.qmd#def-population-distribution" TargetMode="External"/><Relationship Id="rId82" Type="http://schemas.openxmlformats.org/officeDocument/2006/relationships/hyperlink" Target="exploratory-descriptive.qmd#def-sample-mean" TargetMode="External"/><Relationship Id="rId318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54" Type="http://schemas.openxmlformats.org/officeDocument/2006/relationships/hyperlink" Target="https://doi.org/10.1007/978-0-387-21706-2" TargetMode="External"/><Relationship Id="rId347" Type="http://schemas.openxmlformats.org/officeDocument/2006/relationships/hyperlink" Target="https://doi.org/10.1007/978-0-387-84858-7" TargetMode="External"/><Relationship Id="rId351" Type="http://schemas.openxmlformats.org/officeDocument/2006/relationships/hyperlink" Target="https://doi.org/10.1007/978-1-0716-1418-1" TargetMode="External"/><Relationship Id="rId358" Type="http://schemas.openxmlformats.org/officeDocument/2006/relationships/hyperlink" Target="https://en.wikipedia.org/wiki/Bias%E2%80%93variance_tradeoff" TargetMode="External"/><Relationship Id="rId364" Type="http://schemas.openxmlformats.org/officeDocument/2006/relationships/hyperlink" Target="https://en.wikipedia.org/wiki/Cross-validation_%28statistics%29" TargetMode="External"/><Relationship Id="rId349" Type="http://schemas.openxmlformats.org/officeDocument/2006/relationships/hyperlink" Target="https://en.wikipedia.org/wiki/Generalization_error" TargetMode="External"/><Relationship Id="rId360" Type="http://schemas.openxmlformats.org/officeDocument/2006/relationships/hyperlink" Target="https://en.wikipedia.org/wiki/Hyperparameter_%28machine_learning%29" TargetMode="External"/><Relationship Id="rId368" Type="http://schemas.openxmlformats.org/officeDocument/2006/relationships/hyperlink" Target="https://en.wikipedia.org/wiki/Leverage_%28statistics%29" TargetMode="External"/><Relationship Id="rId362" Type="http://schemas.openxmlformats.org/officeDocument/2006/relationships/hyperlink" Target="https://en.wikipedia.org/wiki/Model_selection" TargetMode="External"/><Relationship Id="rId356" Type="http://schemas.openxmlformats.org/officeDocument/2006/relationships/hyperlink" Target="https://en.wikipedia.org/wiki/Overfitting" TargetMode="External"/><Relationship Id="rId343" Type="http://schemas.openxmlformats.org/officeDocument/2006/relationships/hyperlink" Target="https://en.wikipedia.org/wiki/Random_seed" TargetMode="External"/><Relationship Id="rId345" Type="http://schemas.openxmlformats.org/officeDocument/2006/relationships/hyperlink" Target="https://en.wikipedia.org/wiki/Training,_validation,_and_test_data_sets" TargetMode="External"/><Relationship Id="rId215" Type="http://schemas.openxmlformats.org/officeDocument/2006/relationships/hyperlink" Target="https://morrison-lab.github.io/lds/chapters/big-ideas.html#def-test-set" TargetMode="External"/><Relationship Id="rId213" Type="http://schemas.openxmlformats.org/officeDocument/2006/relationships/hyperlink" Target="https://morrison-lab.github.io/lds/chapters/big-ideas.html#def-training-set" TargetMode="External"/><Relationship Id="rId214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5" Type="http://schemas.openxmlformats.org/officeDocument/2006/relationships/hyperlink" Target="https://morrison-lab.github.io/pds/expectation.html#def-cond-expectation" TargetMode="External"/><Relationship Id="rId62" Type="http://schemas.openxmlformats.org/officeDocument/2006/relationships/hyperlink" Target="https://morrison-lab.github.io/pds/expectation.html#def-expectation" TargetMode="External"/><Relationship Id="rId68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83" Type="http://schemas.openxmlformats.org/officeDocument/2006/relationships/hyperlink" Target="https://morrison-lab.github.io/pds/expectation.html#def-risk" TargetMode="External"/><Relationship Id="rId134" Type="http://schemas.openxmlformats.org/officeDocument/2006/relationships/hyperlink" Target="https://morrison-lab.github.io/pds/expectation.html#thm-lie" TargetMode="External"/><Relationship Id="rId159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6" Type="http://schemas.openxmlformats.org/officeDocument/2006/relationships/hyperlink" Target="https://morrison-lab.github.io/pds/probability-basics.html#def-probability" TargetMode="External"/><Relationship Id="rId103" Type="http://schemas.openxmlformats.org/officeDocument/2006/relationships/hyperlink" Target="https://morrison-lab.github.io/pds/random-variables.html#def-cdf" TargetMode="External"/><Relationship Id="rId106" Type="http://schemas.openxmlformats.org/officeDocument/2006/relationships/hyperlink" Target="https://morrison-lab.github.io/pds/random-variables.html#def-normal" TargetMode="External"/><Relationship Id="rId146" Type="http://schemas.openxmlformats.org/officeDocument/2006/relationships/hyperlink" Target="https://morrison-lab.github.io/pds/variance-covariance.html#def-cond-variance" TargetMode="External"/><Relationship Id="rId58" Type="http://schemas.openxmlformats.org/officeDocument/2006/relationships/hyperlink" Target="https://morrison-lab.github.io/pds/variance-covariance.html#def-deviation-pop-mean" TargetMode="External"/><Relationship Id="rId150" Type="http://schemas.openxmlformats.org/officeDocument/2006/relationships/hyperlink" Target="https://morrison-lab.github.io/pds/variance-covariance.html#def-variance" TargetMode="External"/><Relationship Id="rId160" Type="http://schemas.openxmlformats.org/officeDocument/2006/relationships/hyperlink" Target="https://morrison-lab.github.io/pds/variance-covariance.html#thm-variance" TargetMode="External"/><Relationship Id="rId366" Type="http://schemas.openxmlformats.org/officeDocument/2006/relationships/hyperlink" Target="https://www.gastonsanchez.com/matrix4sl/" TargetMode="External"/><Relationship Id="rId289" Type="http://schemas.openxmlformats.org/officeDocument/2006/relationships/hyperlink" Target="https://www.gastonsanchez.com/matrix4sl/cross-products.html#cross-products" TargetMode="External"/><Relationship Id="rId29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71" Type="http://schemas.openxmlformats.org/officeDocument/2006/relationships/hyperlink" Target="prediction.qmd#def-prediction-error" TargetMode="External"/><Relationship Id="rId7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basic-statistical-methods.qmd#def-linear-regression" TargetMode="External"/><Relationship Id="rId31" Type="http://schemas.openxmlformats.org/officeDocument/2006/relationships/hyperlink" Target="correlation-regression.qmd#def-normal-equations" TargetMode="External"/><Relationship Id="rId294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85" Type="http://schemas.openxmlformats.org/officeDocument/2006/relationships/hyperlink" Target="correlation-regression.qmd#def-slr-covariate-vector" TargetMode="External"/><Relationship Id="rId297" Type="http://schemas.openxmlformats.org/officeDocument/2006/relationships/hyperlink" Target="correlation-regression.qmd#thm-ols-slr-vector" TargetMode="External"/><Relationship Id="rId322" Type="http://schemas.openxmlformats.org/officeDocument/2006/relationships/hyperlink" Target="estimation.qmd#def-SE" TargetMode="External"/><Relationship Id="rId163" Type="http://schemas.openxmlformats.org/officeDocument/2006/relationships/hyperlink" Target="estimation.qmd#def-bias" TargetMode="External"/><Relationship Id="rId98" Type="http://schemas.openxmlformats.org/officeDocument/2006/relationships/hyperlink" Target="estimation.qmd#def-estimate" TargetMode="External"/><Relationship Id="rId141" Type="http://schemas.openxmlformats.org/officeDocument/2006/relationships/hyperlink" Target="estimation.qmd#def-estimation-error" TargetMode="External"/><Relationship Id="rId142" Type="http://schemas.openxmlformats.org/officeDocument/2006/relationships/hyperlink" Target="estimation.qmd#def-estimator" TargetMode="External"/><Relationship Id="rId130" Type="http://schemas.openxmlformats.org/officeDocument/2006/relationships/hyperlink" Target="estimation.qmd#def-mse" TargetMode="External"/><Relationship Id="rId190" Type="http://schemas.openxmlformats.org/officeDocument/2006/relationships/hyperlink" Target="estimation.qmd#def-rmse" TargetMode="External"/><Relationship Id="rId57" Type="http://schemas.openxmlformats.org/officeDocument/2006/relationships/hyperlink" Target="exploratory-descriptive.qmd#def-population" TargetMode="External"/><Relationship Id="rId162" Type="http://schemas.openxmlformats.org/officeDocument/2006/relationships/hyperlink" Target="exploratory-descriptive.qmd#def-population-distribution" TargetMode="External"/><Relationship Id="rId82" Type="http://schemas.openxmlformats.org/officeDocument/2006/relationships/hyperlink" Target="exploratory-descriptive.qmd#def-sample-mean" TargetMode="External"/><Relationship Id="rId318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54" Type="http://schemas.openxmlformats.org/officeDocument/2006/relationships/hyperlink" Target="https://doi.org/10.1007/978-0-387-21706-2" TargetMode="External"/><Relationship Id="rId347" Type="http://schemas.openxmlformats.org/officeDocument/2006/relationships/hyperlink" Target="https://doi.org/10.1007/978-0-387-84858-7" TargetMode="External"/><Relationship Id="rId351" Type="http://schemas.openxmlformats.org/officeDocument/2006/relationships/hyperlink" Target="https://doi.org/10.1007/978-1-0716-1418-1" TargetMode="External"/><Relationship Id="rId358" Type="http://schemas.openxmlformats.org/officeDocument/2006/relationships/hyperlink" Target="https://en.wikipedia.org/wiki/Bias%E2%80%93variance_tradeoff" TargetMode="External"/><Relationship Id="rId364" Type="http://schemas.openxmlformats.org/officeDocument/2006/relationships/hyperlink" Target="https://en.wikipedia.org/wiki/Cross-validation_%28statistics%29" TargetMode="External"/><Relationship Id="rId349" Type="http://schemas.openxmlformats.org/officeDocument/2006/relationships/hyperlink" Target="https://en.wikipedia.org/wiki/Generalization_error" TargetMode="External"/><Relationship Id="rId360" Type="http://schemas.openxmlformats.org/officeDocument/2006/relationships/hyperlink" Target="https://en.wikipedia.org/wiki/Hyperparameter_%28machine_learning%29" TargetMode="External"/><Relationship Id="rId368" Type="http://schemas.openxmlformats.org/officeDocument/2006/relationships/hyperlink" Target="https://en.wikipedia.org/wiki/Leverage_%28statistics%29" TargetMode="External"/><Relationship Id="rId362" Type="http://schemas.openxmlformats.org/officeDocument/2006/relationships/hyperlink" Target="https://en.wikipedia.org/wiki/Model_selection" TargetMode="External"/><Relationship Id="rId356" Type="http://schemas.openxmlformats.org/officeDocument/2006/relationships/hyperlink" Target="https://en.wikipedia.org/wiki/Overfitting" TargetMode="External"/><Relationship Id="rId343" Type="http://schemas.openxmlformats.org/officeDocument/2006/relationships/hyperlink" Target="https://en.wikipedia.org/wiki/Random_seed" TargetMode="External"/><Relationship Id="rId345" Type="http://schemas.openxmlformats.org/officeDocument/2006/relationships/hyperlink" Target="https://en.wikipedia.org/wiki/Training,_validation,_and_test_data_sets" TargetMode="External"/><Relationship Id="rId215" Type="http://schemas.openxmlformats.org/officeDocument/2006/relationships/hyperlink" Target="https://morrison-lab.github.io/lds/chapters/big-ideas.html#def-test-set" TargetMode="External"/><Relationship Id="rId213" Type="http://schemas.openxmlformats.org/officeDocument/2006/relationships/hyperlink" Target="https://morrison-lab.github.io/lds/chapters/big-ideas.html#def-training-set" TargetMode="External"/><Relationship Id="rId214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5" Type="http://schemas.openxmlformats.org/officeDocument/2006/relationships/hyperlink" Target="https://morrison-lab.github.io/pds/expectation.html#def-cond-expectation" TargetMode="External"/><Relationship Id="rId62" Type="http://schemas.openxmlformats.org/officeDocument/2006/relationships/hyperlink" Target="https://morrison-lab.github.io/pds/expectation.html#def-expectation" TargetMode="External"/><Relationship Id="rId68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83" Type="http://schemas.openxmlformats.org/officeDocument/2006/relationships/hyperlink" Target="https://morrison-lab.github.io/pds/expectation.html#def-risk" TargetMode="External"/><Relationship Id="rId134" Type="http://schemas.openxmlformats.org/officeDocument/2006/relationships/hyperlink" Target="https://morrison-lab.github.io/pds/expectation.html#thm-lie" TargetMode="External"/><Relationship Id="rId159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6" Type="http://schemas.openxmlformats.org/officeDocument/2006/relationships/hyperlink" Target="https://morrison-lab.github.io/pds/probability-basics.html#def-probability" TargetMode="External"/><Relationship Id="rId103" Type="http://schemas.openxmlformats.org/officeDocument/2006/relationships/hyperlink" Target="https://morrison-lab.github.io/pds/random-variables.html#def-cdf" TargetMode="External"/><Relationship Id="rId106" Type="http://schemas.openxmlformats.org/officeDocument/2006/relationships/hyperlink" Target="https://morrison-lab.github.io/pds/random-variables.html#def-normal" TargetMode="External"/><Relationship Id="rId146" Type="http://schemas.openxmlformats.org/officeDocument/2006/relationships/hyperlink" Target="https://morrison-lab.github.io/pds/variance-covariance.html#def-cond-variance" TargetMode="External"/><Relationship Id="rId58" Type="http://schemas.openxmlformats.org/officeDocument/2006/relationships/hyperlink" Target="https://morrison-lab.github.io/pds/variance-covariance.html#def-deviation-pop-mean" TargetMode="External"/><Relationship Id="rId150" Type="http://schemas.openxmlformats.org/officeDocument/2006/relationships/hyperlink" Target="https://morrison-lab.github.io/pds/variance-covariance.html#def-variance" TargetMode="External"/><Relationship Id="rId160" Type="http://schemas.openxmlformats.org/officeDocument/2006/relationships/hyperlink" Target="https://morrison-lab.github.io/pds/variance-covariance.html#thm-variance" TargetMode="External"/><Relationship Id="rId366" Type="http://schemas.openxmlformats.org/officeDocument/2006/relationships/hyperlink" Target="https://www.gastonsanchez.com/matrix4sl/" TargetMode="External"/><Relationship Id="rId289" Type="http://schemas.openxmlformats.org/officeDocument/2006/relationships/hyperlink" Target="https://www.gastonsanchez.com/matrix4sl/cross-products.html#cross-products" TargetMode="External"/><Relationship Id="rId29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71" Type="http://schemas.openxmlformats.org/officeDocument/2006/relationships/hyperlink" Target="prediction.qmd#def-prediction-error" TargetMode="External"/><Relationship Id="rId7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2026-10-19T16:57:43Z</dcterms:created>
  <dcterms:modified xsi:type="dcterms:W3CDTF">2026-10-19T16:57:43Z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09:42:44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