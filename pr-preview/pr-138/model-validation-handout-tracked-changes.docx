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sol-loocv">
        <w:del w:id="47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sol-loocv">
        <w:ins w:id="95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2026-10-14T07:01:42Z</dcterms:created>
  <dcterms:modified xsi:type="dcterms:W3CDTF">2026-10-14T07:01:42Z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