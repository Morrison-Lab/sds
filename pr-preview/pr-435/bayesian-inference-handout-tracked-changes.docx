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16:14:19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del w:id="3" w:author="PR Preview" w:date="2026-01-01T00:00:00Z">
        <w:r>
          <w:delText xml:space="preserve">$$
    \mu\mid \mathord{\smash[b]{\underset{\raise.3ex\hbox{$\scriptstyle\sim$}}{x}}\vphantom{x}}\;\sim\; {\operatorname{N}\mathopen{}\left(\frac{n}{n+1}\bar{x},\; \frac{1}{n+1}\right)\mathclose{}}.
     \qquad(8)$$</w:delText>
        </w:r>
      </w:del>
      <w:bookmarkEnd w:id="37"/>
    </w:p>
    <w:p>
      <w:pPr>
        <w:pStyle w:val="BodyText"/>
      </w:pPr>
      <w:bookmarkStart w:id="37" w:name="eq-normal-normal-exm-3"/>
      <w:ins w:id="4" w:author="PR Preview" w:date="2026-01-01T00:00:00Z">
        <w:r>
          <w:t xml:space="preserve">$$
    \mu\mid \mathord{\smash[b]{\underset{\raise.3ex\hbox{$\scriptstyle\sim$}}{x}}\vphantom{x}}\;\sim\; {\operatorname{N}\mathopen{}\left(\frac{n}{n+1}{\bar{x}},\; \frac{1}{n+1}\right)\mathclose{}}.
     \qquad(8)$$</w:t>
        </w:r>
      </w:ins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del w:id="5" w:author="PR Preview" w:date="2026-01-01T00:00:00Z">
        <w:r>
          <w:delText xml:space="preserve">the spread of the smoking proportions across the three race groups,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$T_2(\mathord{\smash[b]{\underset{\raise.3ex\hbox{$\scriptstyle\sim$}}{y}}\vphantom{y}}) = \max_g \bar{y}_g - \min_g \bar{y}_g$</w:delText>
        </w:r>
      </w:del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where</w:delText>
        </w:r>
      </w:del>
      <w:del w:id="11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the proportion of mothers in group</w:delText>
        </w:r>
      </w:del>
      <w:del w:id="14" w:author="PR Preview" w:date="2026-01-01T00:00:00Z">
        <w:r>
          <w:delText xml:space="preserve"> </w:delText>
        </w:r>
      </w:del>
      <m:oMath>
        <m:r>
          <m:t>g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who smoked.</w:delText>
        </w:r>
      </w:del>
    </w:p>
    <w:p>
      <w:pPr>
        <w:pStyle w:val="Compact"/>
        <w:numPr>
          <w:ilvl w:val="0"/>
          <w:numId w:val="1005"/>
        </w:numPr>
      </w:pPr>
      <w:ins w:id="17" w:author="PR Preview" w:date="2026-01-01T00:00:00Z">
        <w:r>
          <w:t xml:space="preserve">the spread of the smoking proportions across the three race groups,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$T_2(\mathord{\smash[b]{\underset{\raise.3ex\hbox{$\scriptstyle\sim$}}{y}}\vphantom{y}}) = \max_g {\bar{y}}_g - \min_g {\bar{y}}_g$</w:t>
        </w:r>
      </w:ins>
      <w:ins w:id="20" w:author="PR Preview" w:date="2026-01-01T00:00:00Z">
        <w:r>
          <w:t xml:space="preserve">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where</w:t>
        </w:r>
      </w:ins>
      <w:ins w:id="2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is the proportion of mothers in group</w:t>
        </w:r>
      </w:ins>
      <w:ins w:id="26" w:author="PR Preview" w:date="2026-01-01T00:00:00Z">
        <w:r>
          <w:t xml:space="preserve"> </w:t>
        </w:r>
      </w:ins>
      <m:oMath>
        <m:r>
          <m:t>g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who smoked.</w:t>
        </w:r>
      </w:ins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2026-10-22T23:21:58Z</dcterms:created>
  <dcterms:modified xsi:type="dcterms:W3CDTF">2026-10-22T23:21:58Z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