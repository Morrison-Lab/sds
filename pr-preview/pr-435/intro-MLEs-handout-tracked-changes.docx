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1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7" w:name="score-contributions"/>
    <w:p>
      <w:pPr>
        <w:pStyle w:val="Heading3"/>
      </w:pPr>
      <w:r>
        <w:t xml:space="preserve">3.4 Score contributions</w:t>
      </w:r>
    </w:p>
    <w:bookmarkStart w:id="278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8"/>
    <w:bookmarkStart w:id="279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9"/>
    <w:bookmarkStart w:id="280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1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1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3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3"/>
    <w:bookmarkStart w:id="284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4"/>
    <w:bookmarkStart w:id="285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5"/>
    <w:bookmarkStart w:id="286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hyperlink r:id="rId27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7"/>
    <w:bookmarkStart w:id="293" w:name="the-score-function-of-the-sample"/>
    <w:p>
      <w:pPr>
        <w:pStyle w:val="Heading3"/>
      </w:pPr>
      <w:r>
        <w:t xml:space="preserve">3.5 The score function of the sample</w:t>
      </w:r>
    </w:p>
    <w:bookmarkStart w:id="290" w:name="exr-bernoulli-score-sum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41 (Score function of a binary sample)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setting of</w:delText>
        </w:r>
      </w:del>
      <w:del w:id="6" w:author="PR Preview" w:date="2026-01-01T00:00:00Z">
        <w:r>
          <w:delText xml:space="preserve"> </w:delText>
        </w:r>
      </w:del>
      <w:hyperlink w:anchor="exr-bernoulli-score-contribution">
        <w:del w:id="7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 the</w:delText>
        </w:r>
      </w:del>
      <w:del w:id="14" w:author="PR Preview" w:date="2026-01-01T00:00:00Z">
        <w:r>
          <w:delText xml:space="preserve"> </w:delText>
        </w:r>
      </w:del>
      <w:hyperlink r:id="rId288">
        <w:del w:id="15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the observed outcomes.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Assemble the</w:delText>
        </w:r>
      </w:del>
      <w:del w:id="20" w:author="PR Preview" w:date="2026-01-01T00:00:00Z">
        <w:r>
          <w:delText xml:space="preserve"> </w:delText>
        </w:r>
      </w:del>
      <w:hyperlink w:anchor="def-score">
        <w:del w:id="21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2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of the whole</w:delText>
        </w:r>
      </w:del>
      <w:del w:id="25" w:author="PR Preview" w:date="2026-01-01T00:00:00Z">
        <w:r>
          <w:delText xml:space="preserve"> </w:delText>
        </w:r>
      </w:del>
      <w:hyperlink r:id="rId289">
        <w:del w:id="26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from the</w:delText>
        </w:r>
      </w:del>
      <w:del w:id="29" w:author="PR Preview" w:date="2026-01-01T00:00:00Z">
        <w:r>
          <w:delText xml:space="preserve"> </w:delText>
        </w:r>
      </w:del>
      <w:hyperlink w:anchor="def-score">
        <w:del w:id="3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contributions.</w:delText>
        </w:r>
      </w:del>
    </w:p>
    <w:p>
      <w:pPr>
        <w:pStyle w:val="FirstParagraph"/>
      </w:pPr>
      <w:ins w:id="33" w:author="PR Preview" w:date="2026-01-01T00:00:00Z">
        <w:r>
          <w:rPr>
            <w:b/>
            <w:bCs/>
          </w:rPr>
          <w:t xml:space="preserve">Exercise 41 (Score function of a binary sample)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In the setting of</w:t>
        </w:r>
      </w:ins>
      <w:ins w:id="36" w:author="PR Preview" w:date="2026-01-01T00:00:00Z">
        <w:r>
          <w:t xml:space="preserve"> </w:t>
        </w:r>
      </w:ins>
      <w:hyperlink w:anchor="exr-bernoulli-score-contribution">
        <w:ins w:id="37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let</w:t>
        </w:r>
      </w:ins>
      <w:ins w:id="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be the</w:t>
        </w:r>
      </w:ins>
      <w:ins w:id="44" w:author="PR Preview" w:date="2026-01-01T00:00:00Z">
        <w:r>
          <w:t xml:space="preserve"> </w:t>
        </w:r>
      </w:ins>
      <w:hyperlink r:id="rId288">
        <w:ins w:id="4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the observed outcomes,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let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be the</w:t>
        </w:r>
      </w:ins>
      <w:ins w:id="53" w:author="PR Preview" w:date="2026-01-01T00:00:00Z">
        <w:r>
          <w:t xml:space="preserve"> </w:t>
        </w:r>
      </w:ins>
      <w:hyperlink r:id="rId275">
        <w:ins w:id="5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</w:t>
        </w:r>
      </w:ins>
      <w:ins w:id="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from its mean</w:t>
        </w:r>
      </w:ins>
      <w:ins w:id="60" w:author="PR Preview" w:date="2026-01-01T00:00:00Z">
        <w:r>
          <w:t xml:space="preserve"> </w:t>
        </w:r>
      </w:ins>
      <m:oMath>
        <m:r>
          <m:t>π</m:t>
        </m:r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Assemble the</w:t>
        </w:r>
      </w:ins>
      <w:ins w:id="64" w:author="PR Preview" w:date="2026-01-01T00:00:00Z">
        <w:r>
          <w:t xml:space="preserve"> </w:t>
        </w:r>
      </w:ins>
      <w:hyperlink w:anchor="def-score">
        <w:ins w:id="65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6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the whole</w:t>
        </w:r>
      </w:ins>
      <w:ins w:id="69" w:author="PR Preview" w:date="2026-01-01T00:00:00Z">
        <w:r>
          <w:t xml:space="preserve"> </w:t>
        </w:r>
      </w:ins>
      <w:hyperlink r:id="rId289">
        <w:ins w:id="7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from the</w:t>
        </w:r>
      </w:ins>
      <w:ins w:id="73" w:author="PR Preview" w:date="2026-01-01T00:00:00Z">
        <w:r>
          <w:t xml:space="preserve"> </w:t>
        </w:r>
      </w:ins>
      <w:hyperlink w:anchor="def-score">
        <w:ins w:id="7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contributions.</w:t>
        </w:r>
      </w:ins>
    </w:p>
    <w:bookmarkEnd w:id="290"/>
    <w:bookmarkStart w:id="291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77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delText>
        </w:r>
      </w:del>
    </w:p>
    <w:p>
      <w:pPr>
        <w:pStyle w:val="FirstParagraph"/>
      </w:pPr>
      <w:del w:id="78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If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for</w:delText>
        </w:r>
      </w:del>
      <w:del w:id="8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with observed</w:delText>
        </w:r>
      </w:del>
      <w:del w:id="88" w:author="PR Preview" w:date="2026-01-01T00:00:00Z">
        <w:r>
          <w:delText xml:space="preserve"> </w:delText>
        </w:r>
      </w:del>
      <w:hyperlink r:id="rId288">
        <w:del w:id="8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9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</w:delText>
        </w:r>
      </w:del>
      <w:del w:id="93" w:author="PR Preview" w:date="2026-01-01T00:00:00Z">
        <w:r>
          <w:delText xml:space="preserve"> </w:delText>
        </w:r>
      </w:del>
      <w:hyperlink r:id="rId66">
        <w:del w:id="94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95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</w:delText>
        </w:r>
      </w:del>
      <w:del w:id="99" w:author="PR Preview" w:date="2026-01-01T00:00:00Z">
        <w:r>
          <w:delText xml:space="preserve"> </w:delText>
        </w:r>
      </w:del>
      <w:hyperlink w:anchor="def-score">
        <w:del w:id="100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is:</w:delText>
        </w:r>
      </w:del>
    </w:p>
    <w:p>
      <w:pPr>
        <w:pStyle w:val="BodyText"/>
      </w:pPr>
      <w:ins w:id="103" w:author="PR Preview" w:date="2026-01-01T00:00:00Z">
        <w:r>
  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$n$)}\\
    &amp;= n \tau\delta_{\bar{y}}
    &amp;&amp; \text{(definition of $\delta_{\bar{y}}$)}
    \end{aligned}
    $$</w:t>
        </w:r>
      </w:ins>
    </w:p>
    <w:bookmarkEnd w:id="291"/>
    <w:bookmarkStart w:id="292" w:name="thm-bernoulli-score-sum"/>
    <w:p>
      <w:pPr>
        <w:pStyle w:val="FirstParagraph"/>
      </w:pPr>
      <w:ins w:id="104" w:author="PR Preview" w:date="2026-01-01T00:00:00Z">
        <w:r>
          <w:rPr>
            <w:b/>
            <w:bCs/>
          </w:rPr>
          <w:t xml:space="preserve">Theorem 21 (Score function of a binary sample)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If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for</w:t>
        </w:r>
      </w:ins>
      <w:ins w:id="1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with observed</w:t>
        </w:r>
      </w:ins>
      <w:ins w:id="114" w:author="PR Preview" w:date="2026-01-01T00:00:00Z">
        <w:r>
          <w:t xml:space="preserve"> </w:t>
        </w:r>
      </w:ins>
      <w:hyperlink r:id="rId288">
        <w:ins w:id="11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1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hyperlink r:id="rId275">
        <w:ins w:id="119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20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</w:t>
        </w:r>
      </w:ins>
      <w:ins w:id="12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from its mean</w:t>
        </w:r>
      </w:ins>
      <w:ins w:id="126" w:author="PR Preview" w:date="2026-01-01T00:00:00Z">
        <w:r>
          <w:t xml:space="preserve"> </w:t>
        </w:r>
      </w:ins>
      <m:oMath>
        <m:r>
          <m:t>π</m:t>
        </m:r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w:hyperlink r:id="rId66">
        <w:ins w:id="131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32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</w:t>
        </w:r>
      </w:ins>
      <w:ins w:id="136" w:author="PR Preview" w:date="2026-01-01T00:00:00Z">
        <w:r>
          <w:t xml:space="preserve"> </w:t>
        </w:r>
      </w:ins>
      <w:hyperlink w:anchor="def-score">
        <w:ins w:id="137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sSub>
            <m:e>
              <m:r>
                <m:t>δ</m:t>
              </m:r>
            </m:e>
            <m:sub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3"/>
    <w:bookmarkStart w:id="298" w:name="solving-the-score-equation-1"/>
    <w:p>
      <w:pPr>
        <w:pStyle w:val="Heading3"/>
      </w:pPr>
      <w:r>
        <w:t xml:space="preserve">3.6 Solving the score equation</w:t>
      </w:r>
    </w:p>
    <w:bookmarkStart w:id="294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4"/>
    <w:bookmarkStart w:id="295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7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7"/>
    <w:bookmarkEnd w:id="298"/>
    <w:bookmarkStart w:id="302" w:name="hessian-contributions"/>
    <w:p>
      <w:pPr>
        <w:pStyle w:val="Heading3"/>
      </w:pPr>
      <w:r>
        <w:t xml:space="preserve">3.7 Hessian contributions</w:t>
      </w:r>
    </w:p>
    <w:bookmarkStart w:id="299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299"/>
    <w:bookmarkStart w:id="300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0"/>
    <w:bookmarkStart w:id="301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2"/>
    <w:bookmarkStart w:id="306" w:name="the-hessian-of-the-sample"/>
    <w:p>
      <w:pPr>
        <w:pStyle w:val="Heading3"/>
      </w:pPr>
      <w:r>
        <w:t xml:space="preserve">3.8 The Hessian of the sample</w:t>
      </w:r>
    </w:p>
    <w:bookmarkStart w:id="303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3"/>
    <w:bookmarkStart w:id="304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4"/>
    <w:bookmarkStart w:id="30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6"/>
    <w:bookmarkStart w:id="31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7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7"/>
    <w:bookmarkStart w:id="308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8"/>
    <w:bookmarkStart w:id="30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0"/>
    <w:bookmarkStart w:id="315" w:name="the-maximum-likelihood-estimate-1"/>
    <w:p>
      <w:pPr>
        <w:pStyle w:val="Heading3"/>
      </w:pPr>
      <w:r>
        <w:t xml:space="preserve">3.10 The maximum likelihood estimate</w:t>
      </w:r>
    </w:p>
    <w:bookmarkStart w:id="311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1"/>
    <w:bookmarkStart w:id="313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3"/>
    <w:bookmarkStart w:id="31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8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5"/>
    <w:bookmarkEnd w:id="316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2" w:name="the-profile-log-likelihood"/>
    <w:p>
      <w:pPr>
        <w:pStyle w:val="Heading3"/>
      </w:pPr>
      <w:r>
        <w:t xml:space="preserve">4.3 The profile log-likelihood</w:t>
      </w:r>
    </w:p>
    <w:bookmarkStart w:id="32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0"/>
    <w:bookmarkStart w:id="32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1"/>
    <w:bookmarkEnd w:id="322"/>
    <w:bookmarkStart w:id="32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5"/>
    <w:bookmarkEnd w:id="326"/>
    <w:bookmarkStart w:id="32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7"/>
    <w:bookmarkStart w:id="32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4" w:name="references"/>
    <w:p>
      <w:pPr>
        <w:pStyle w:val="Heading2"/>
      </w:pPr>
      <w:r>
        <w:t xml:space="preserve">References</w:t>
      </w:r>
    </w:p>
    <w:bookmarkStart w:id="433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0"/>
    <w:bookmarkStart w:id="41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2"/>
    <w:bookmarkStart w:id="41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4"/>
    <w:bookmarkStart w:id="41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https://en.wikipedia.org/wiki/Wald_test</w:t>
        </w:r>
      </w:hyperlink>
    </w:p>
    <w:bookmarkEnd w:id="416"/>
    <w:bookmarkStart w:id="41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https://en.wikipedia.org/wiki/Likelihood-ratio_test</w:t>
        </w:r>
      </w:hyperlink>
    </w:p>
    <w:bookmarkEnd w:id="418"/>
    <w:bookmarkStart w:id="42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https://en.wikipedia.org/wiki/Wilks%27_theorem</w:t>
        </w:r>
      </w:hyperlink>
    </w:p>
    <w:bookmarkEnd w:id="420"/>
    <w:bookmarkStart w:id="42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2"/>
    <w:bookmarkStart w:id="42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https://en.wikipedia.org/wiki/Prediction_interval</w:t>
        </w:r>
      </w:hyperlink>
    </w:p>
    <w:bookmarkEnd w:id="424"/>
    <w:bookmarkStart w:id="42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6"/>
    <w:bookmarkStart w:id="42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8"/>
    <w:bookmarkStart w:id="43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0"/>
    <w:bookmarkStart w:id="43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2"/>
    <w:bookmarkEnd w:id="433"/>
    <w:bookmarkEnd w:id="4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31" Type="http://schemas.openxmlformats.org/officeDocument/2006/relationships/image" Target="media/rId331.png"/><Relationship Id="rId336" Type="http://schemas.openxmlformats.org/officeDocument/2006/relationships/image" Target="media/rId336.png"/><Relationship Id="rId341" Type="http://schemas.openxmlformats.org/officeDocument/2006/relationships/image" Target="media/rId341.png"/><Relationship Id="rId345" Type="http://schemas.openxmlformats.org/officeDocument/2006/relationships/image" Target="media/rId345.png"/><Relationship Id="rId350" Type="http://schemas.openxmlformats.org/officeDocument/2006/relationships/image" Target="media/rId350.png"/><Relationship Id="rId354" Type="http://schemas.openxmlformats.org/officeDocument/2006/relationships/image" Target="media/rId354.png"/><Relationship Id="rId362" Type="http://schemas.openxmlformats.org/officeDocument/2006/relationships/image" Target="media/rId362.png"/><Relationship Id="rId368" Type="http://schemas.openxmlformats.org/officeDocument/2006/relationships/image" Target="media/rId368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24" Type="http://schemas.openxmlformats.org/officeDocument/2006/relationships/hyperlink" Target="estimation.qmd#exm-biased-variance-mle" TargetMode="External"/><Relationship Id="rId289" Type="http://schemas.openxmlformats.org/officeDocument/2006/relationships/hyperlink" Target="exploratory-descriptive.qmd#def-sample" TargetMode="External"/><Relationship Id="rId288" Type="http://schemas.openxmlformats.org/officeDocument/2006/relationships/hyperlink" Target="exploratory-descriptive.qmd#def-sample-mean" TargetMode="External"/><Relationship Id="rId425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27" Type="http://schemas.openxmlformats.org/officeDocument/2006/relationships/hyperlink" Target="https://doi.org/10.1007/978-1-4614-1353-0" TargetMode="External"/><Relationship Id="rId409" Type="http://schemas.openxmlformats.org/officeDocument/2006/relationships/hyperlink" Target="https://doi.org/10.1007/b98855" TargetMode="External"/><Relationship Id="rId411" Type="http://schemas.openxmlformats.org/officeDocument/2006/relationships/hyperlink" Target="https://doi.org/10.1016/S1573-4412(05)80005-4" TargetMode="External"/><Relationship Id="rId413" Type="http://schemas.openxmlformats.org/officeDocument/2006/relationships/hyperlink" Target="https://doi.org/10.1093/biomet/65.3.457" TargetMode="External"/><Relationship Id="rId429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21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282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17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2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15" Type="http://schemas.openxmlformats.org/officeDocument/2006/relationships/hyperlink" Target="https://en.wikipedia.org/wiki/Wald_test" TargetMode="External"/><Relationship Id="rId41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2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276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7" Type="http://schemas.openxmlformats.org/officeDocument/2006/relationships/hyperlink" Target="https://morrison-lab.github.io/pds/probability-basics.html#def-probability" TargetMode="External"/><Relationship Id="rId275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1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24" Type="http://schemas.openxmlformats.org/officeDocument/2006/relationships/hyperlink" Target="estimation.qmd#exm-biased-variance-mle" TargetMode="External"/><Relationship Id="rId289" Type="http://schemas.openxmlformats.org/officeDocument/2006/relationships/hyperlink" Target="exploratory-descriptive.qmd#def-sample" TargetMode="External"/><Relationship Id="rId288" Type="http://schemas.openxmlformats.org/officeDocument/2006/relationships/hyperlink" Target="exploratory-descriptive.qmd#def-sample-mean" TargetMode="External"/><Relationship Id="rId425" Type="http://schemas.openxmlformats.org/officeDocument/2006/relationships/hyperlink" Target="https://doi.org/10.1001/jama.280.7.605" TargetMode="External"/><Relationship Id="rId389" Type="http://schemas.openxmlformats.org/officeDocument/2006/relationships/hyperlink" Target="https://doi.org/10.1002/9780470191613" TargetMode="External"/><Relationship Id="rId427" Type="http://schemas.openxmlformats.org/officeDocument/2006/relationships/hyperlink" Target="https://doi.org/10.1007/978-1-4614-1353-0" TargetMode="External"/><Relationship Id="rId409" Type="http://schemas.openxmlformats.org/officeDocument/2006/relationships/hyperlink" Target="https://doi.org/10.1007/b98855" TargetMode="External"/><Relationship Id="rId411" Type="http://schemas.openxmlformats.org/officeDocument/2006/relationships/hyperlink" Target="https://doi.org/10.1016/S1573-4412(05)80005-4" TargetMode="External"/><Relationship Id="rId413" Type="http://schemas.openxmlformats.org/officeDocument/2006/relationships/hyperlink" Target="https://doi.org/10.1093/biomet/65.3.457" TargetMode="External"/><Relationship Id="rId429" Type="http://schemas.openxmlformats.org/officeDocument/2006/relationships/hyperlink" Target="https://doi.org/10.1198/000313001300339897" TargetMode="External"/><Relationship Id="rId387" Type="http://schemas.openxmlformats.org/officeDocument/2006/relationships/hyperlink" Target="https://doi.org/10.1201/9781315182780" TargetMode="External"/><Relationship Id="rId421" Type="http://schemas.openxmlformats.org/officeDocument/2006/relationships/hyperlink" Target="https://doi.org/10.1214/aoms/1177732360" TargetMode="External"/><Relationship Id="rId401" Type="http://schemas.openxmlformats.org/officeDocument/2006/relationships/hyperlink" Target="https://en.wikipedia.org/wiki/Critical_point_%28mathematics%29" TargetMode="External"/><Relationship Id="rId282" Type="http://schemas.openxmlformats.org/officeDocument/2006/relationships/hyperlink" Target="https://en.wikipedia.org/wiki/Exponential_family" TargetMode="External"/><Relationship Id="rId407" Type="http://schemas.openxmlformats.org/officeDocument/2006/relationships/hyperlink" Target="https://en.wikipedia.org/wiki/Fisher_information" TargetMode="External"/><Relationship Id="rId405" Type="http://schemas.openxmlformats.org/officeDocument/2006/relationships/hyperlink" Target="https://en.wikipedia.org/wiki/Hessian_matrix" TargetMode="External"/><Relationship Id="rId403" Type="http://schemas.openxmlformats.org/officeDocument/2006/relationships/hyperlink" Target="https://en.wikipedia.org/wiki/Informant_function" TargetMode="External"/><Relationship Id="rId417" Type="http://schemas.openxmlformats.org/officeDocument/2006/relationships/hyperlink" Target="https://en.wikipedia.org/wiki/Likelihood-ratio_test" TargetMode="External"/><Relationship Id="rId393" Type="http://schemas.openxmlformats.org/officeDocument/2006/relationships/hyperlink" Target="https://en.wikipedia.org/wiki/Likelihood_function" TargetMode="External"/><Relationship Id="rId39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2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15" Type="http://schemas.openxmlformats.org/officeDocument/2006/relationships/hyperlink" Target="https://en.wikipedia.org/wiki/Wald_test" TargetMode="External"/><Relationship Id="rId41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2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276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7" Type="http://schemas.openxmlformats.org/officeDocument/2006/relationships/hyperlink" Target="https://morrison-lab.github.io/pds/probability-basics.html#def-probability" TargetMode="External"/><Relationship Id="rId275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1" Type="http://schemas.openxmlformats.org/officeDocument/2006/relationships/hyperlink" Target="https://www.cengage.com/c/applied-regression-analysis-and-other-multivariable-methods-5e-kleinbaum/9781285051086/" TargetMode="External"/><Relationship Id="rId391" Type="http://schemas.openxmlformats.org/officeDocument/2006/relationships/hyperlink" Target="https://www.cengage.com/c/statistical-inference-2e-casella-berger/9780534243128/" TargetMode="External"/><Relationship Id="rId397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2026-10-22T21:34:14Z</dcterms:created>
  <dcterms:modified xsi:type="dcterms:W3CDTF">2026-10-22T21:34:14Z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