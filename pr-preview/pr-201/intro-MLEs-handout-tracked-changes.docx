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3 (Likelihood of binary outcomes with one event probability)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mutually independent binary random variables,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each with the same event probability</w:t>
        </w:r>
      </w:ins>
      <w:ins w:id="11" w:author="PR Preview" w:date="2026-01-01T00:00:00Z">
        <w:r>
          <w:t xml:space="preserve"> </w:t>
        </w:r>
      </w:ins>
      <m:oMath>
        <m:r>
          <m:t>π</m:t>
        </m:r>
      </m:oMath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For observed outcomes</w:t>
        </w:r>
      </w:ins>
      <w:ins w:id="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8" w:author="PR Preview" w:date="2026-01-01T00:00:00Z">
        <w:r>
          <w:t xml:space="preserve">, with each</w:t>
        </w:r>
      </w:ins>
      <w:ins w:id="1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likelihood</w:t>
        </w:r>
      </w:ins>
      <w:ins w:id="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of</w:t>
        </w:r>
      </w:ins>
      <w:ins w:id="26" w:author="PR Preview" w:date="2026-01-01T00:00:00Z">
        <w:r>
          <w:t xml:space="preserve"> </w:t>
        </w:r>
      </w:ins>
      <m:oMath>
        <m:r>
          <m:t>π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depends on the data only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through the number of events</w:t>
        </w:r>
      </w:ins>
      <w:ins w:id="3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ins w:id="33" w:author="PR Preview" w:date="2026-01-01T00:00:00Z">
        <w:r>
          <w:rPr>
            <w:i/>
            <w:iCs/>
          </w:rPr>
          <w:t xml:space="preserve">Proof</w:t>
        </w:r>
      </w:ins>
      <w:ins w:id="34" w:author="PR Preview" w:date="2026-01-01T00:00:00Z">
        <w:r>
          <w:t xml:space="preserve">. </w:t>
        </w:r>
      </w:ins>
      <w:ins w:id="35" w:author="PR Preview" w:date="2026-01-01T00:00:00Z">
        <w:r>
          <w:t xml:space="preserve">This is the solution to</w:t>
        </w:r>
      </w:ins>
      <w:ins w:id="36" w:author="PR Preview" w:date="2026-01-01T00:00:00Z">
        <w:r>
          <w:t xml:space="preserve"> </w:t>
        </w:r>
      </w:ins>
      <w:hyperlink w:anchor="exr-bernoulli-likelihood-one-group">
        <w:ins w:id="37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38" w:author="PR Preview" w:date="2026-01-01T00:00:00Z">
        <w:r>
          <w:t xml:space="preserve">, worked in</w:t>
        </w:r>
      </w:ins>
      <w:ins w:id="39" w:author="PR Preview" w:date="2026-01-01T00:00:00Z">
        <w:r>
          <w:t xml:space="preserve"> </w:t>
        </w:r>
      </w:ins>
      <w:hyperlink w:anchor="sol-bernoulli-likelihood-one-group">
        <w:ins w:id="40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41" w:author="PR Preview" w:date="2026-01-01T00:00:00Z">
        <w:r>
          <w:t xml:space="preserve">.</w:t>
        </w:r>
      </w:ins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del w:id="42" w:author="PR Preview" w:date="2026-01-01T00:00:00Z">
        <w:r>
          <w:rPr>
            <w:b/>
            <w:bCs/>
          </w:rPr>
          <w:delText xml:space="preserve">Exercise 4 (Comparing likelihoods through log-likelihoods)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Suppose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every</w:delText>
        </w:r>
      </w:del>
      <w:del w:id="48" w:author="PR Preview" w:date="2026-01-01T00:00:00Z">
        <w:r>
          <w:delText xml:space="preserve"> </w:delText>
        </w:r>
      </w:del>
      <m:oMath>
        <m:r>
          <m:t>θ</m:t>
        </m:r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Show that a parameter value</w:delText>
        </w:r>
      </w:del>
      <w:del w:id="52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maximizes the likelihood</w:delText>
        </w:r>
      </w:del>
      <w:del w:id="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if and only if it maximizes the</w:delText>
        </w:r>
      </w:del>
      <w:del w:id="58" w:author="PR Preview" w:date="2026-01-01T00:00:00Z">
        <w:r>
          <w:delText xml:space="preserve"> </w:delText>
        </w:r>
      </w:del>
      <w:hyperlink w:anchor="def-loglik">
        <w:del w:id="59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0" w:author="PR Preview" w:date="2026-01-01T00:00:00Z">
        <w:r>
          <w:delText xml:space="preserve"> </w:delText>
        </w:r>
      </w:del>
      <m:oMath>
        <m:r>
          <m:t>ℓ</m:t>
        </m:r>
      </m:oMath>
      <w:del w:id="61" w:author="PR Preview" w:date="2026-01-01T00:00:00Z">
        <w:r>
          <w:delText xml:space="preserve">.</w:delText>
        </w:r>
      </w:del>
    </w:p>
    <w:p>
      <w:pPr>
        <w:pStyle w:val="BodyText"/>
      </w:pPr>
      <w:del w:id="62" w:author="PR Preview" w:date="2026-01-01T00:00:00Z">
        <w:r>
          <w:rPr>
            <w:i/>
            <w:iCs/>
          </w:rPr>
          <w:delText xml:space="preserve">Solution 4</w:delText>
        </w:r>
      </w:del>
      <w:del w:id="63" w:author="PR Preview" w:date="2026-01-01T00:00:00Z">
        <w:r>
          <w:delText xml:space="preserve">. </w:delText>
        </w:r>
      </w:del>
      <w:del w:id="64" w:author="PR Preview" w:date="2026-01-01T00:00:00Z">
        <w:r>
          <w:delText xml:space="preserve">The natural logarithm is strictly increasing on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so for any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and</w:delText>
        </w:r>
      </w:del>
      <w:del w:id="7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2</m:t>
            </m:r>
          </m:sub>
        </m:sSub>
      </m:oMath>
      <w:del w:id="73" w:author="PR Preview" w:date="2026-01-01T00:00:00Z">
        <w:r>
          <w:delText xml:space="preserve">,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if and only if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that is,</w:delText>
        </w:r>
      </w:del>
      <w:del w:id="8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82" w:author="PR Preview" w:date="2026-01-01T00:00:00Z">
        <w:r>
          <w:delText xml:space="preserve">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So</w:delText>
        </w:r>
      </w:del>
      <w:del w:id="85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satisfies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every</w:delText>
        </w:r>
      </w:del>
      <w:del w:id="91" w:author="PR Preview" w:date="2026-01-01T00:00:00Z">
        <w:r>
          <w:delText xml:space="preserve"> </w:delText>
        </w:r>
      </w:del>
      <m:oMath>
        <m:r>
          <m:t>θ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if and only if it satisfies</w:delText>
        </w:r>
      </w:del>
      <w:del w:id="9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for every</w:delText>
        </w:r>
      </w:del>
      <w:del w:id="97" w:author="PR Preview" w:date="2026-01-01T00:00:00Z">
        <w:r>
          <w:delText xml:space="preserve"> </w:delText>
        </w:r>
      </w:del>
      <m:oMath>
        <m:r>
          <m:t>θ</m:t>
        </m:r>
      </m:oMath>
      <w:del w:id="98" w:author="PR Preview" w:date="2026-01-01T00:00:00Z">
        <w:r>
          <w:delText xml:space="preserve">.</w:delText>
        </w:r>
      </w:del>
    </w:p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Theorem 3 (Maximize the log-likelihood instead of the likelihood)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If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for every</w:delText>
        </w:r>
      </w:del>
      <w:del w:id="105" w:author="PR Preview" w:date="2026-01-01T00:00:00Z">
        <w:r>
          <w:delText xml:space="preserve"> </w:delText>
        </w:r>
      </w:del>
      <m:oMath>
        <m:r>
          <m:t>θ</m:t>
        </m:r>
      </m:oMath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 likelihood and log-likelihood have the same maximizers:</w:delText>
        </w:r>
      </w:del>
    </w:p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Exercise 4 (Comparing likelihoods through log-likelihoods)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Suppose</w:t>
        </w:r>
      </w:ins>
      <w:ins w:id="1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every</w:t>
        </w:r>
      </w:ins>
      <w:ins w:id="115" w:author="PR Preview" w:date="2026-01-01T00:00:00Z">
        <w:r>
          <w:t xml:space="preserve"> </w:t>
        </w:r>
      </w:ins>
      <m:oMath>
        <m:r>
          <m:t>θ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Determine how the parameter values that maximize the likelihood</w:t>
        </w:r>
      </w:ins>
      <w:ins w:id="1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relate to the parameter values that maximize the</w:t>
        </w:r>
      </w:ins>
      <w:ins w:id="122" w:author="PR Preview" w:date="2026-01-01T00:00:00Z">
        <w:r>
          <w:t xml:space="preserve"> </w:t>
        </w:r>
      </w:ins>
      <w:hyperlink w:anchor="def-loglik">
        <w:ins w:id="12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4" w:author="PR Preview" w:date="2026-01-01T00:00:00Z">
        <w:r>
          <w:t xml:space="preserve"> </w:t>
        </w:r>
      </w:ins>
      <m:oMath>
        <m:r>
          <m:t>ℓ</m:t>
        </m:r>
      </m:oMath>
      <w:ins w:id="125" w:author="PR Preview" w:date="2026-01-01T00:00:00Z">
        <w:r>
          <w:t xml:space="preserve">.</w:t>
        </w:r>
      </w:ins>
    </w:p>
    <w:bookmarkEnd w:id="42"/>
    <w:bookmarkStart w:id="43" w:name="sol-mle-use-log"/>
    <w:p>
      <w:pPr>
        <w:pStyle w:val="BodyText"/>
      </w:pPr>
      <w:ins w:id="126" w:author="PR Preview" w:date="2026-01-01T00:00:00Z">
        <w:r>
          <w:rPr>
            <w:i/>
            <w:iCs/>
          </w:rPr>
          <w:t xml:space="preserve">Solution 4</w:t>
        </w:r>
      </w:ins>
      <w:ins w:id="127" w:author="PR Preview" w:date="2026-01-01T00:00:00Z">
        <w:r>
          <w:t xml:space="preserve">. </w:t>
        </w:r>
      </w:ins>
      <w:ins w:id="128" w:author="PR Preview" w:date="2026-01-01T00:00:00Z">
        <w:r>
          <w:t xml:space="preserve">Let</w:t>
        </w:r>
      </w:ins>
      <w:ins w:id="129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 a parameter value.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 natural logarithm is strictly increasing on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so for any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if and only if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that is,</w:t>
        </w:r>
      </w:ins>
      <w:ins w:id="15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So</w:t>
        </w:r>
      </w:ins>
      <w:ins w:id="154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satisfies</w:t>
        </w:r>
      </w:ins>
      <w:ins w:id="1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every</w:t>
        </w:r>
      </w:ins>
      <w:ins w:id="160" w:author="PR Preview" w:date="2026-01-01T00:00:00Z">
        <w:r>
          <w:t xml:space="preserve"> </w:t>
        </w:r>
      </w:ins>
      <m:oMath>
        <m:r>
          <m:t>θ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if and only if it satisfies</w:t>
        </w:r>
      </w:ins>
      <w:ins w:id="163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for every</w:t>
        </w:r>
      </w:ins>
      <w:ins w:id="166" w:author="PR Preview" w:date="2026-01-01T00:00:00Z">
        <w:r>
          <w:t xml:space="preserve"> </w:t>
        </w:r>
      </w:ins>
      <m:oMath>
        <m:r>
          <m:t>θ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So a parameter value</w:t>
        </w:r>
      </w:ins>
      <w:ins w:id="170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maximizes</w:t>
        </w:r>
      </w:ins>
      <w:ins w:id="1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if and only if it maximizes</w:t>
        </w:r>
      </w:ins>
      <w:ins w:id="176" w:author="PR Preview" w:date="2026-01-01T00:00:00Z">
        <w:r>
          <w:t xml:space="preserve"> </w:t>
        </w:r>
      </w:ins>
      <m:oMath>
        <m:r>
          <m:t>ℓ</m:t>
        </m:r>
      </m:oMath>
      <w:ins w:id="177" w:author="PR Preview" w:date="2026-01-01T00:00:00Z">
        <w:r>
          <w:t xml:space="preserve">.</w:t>
        </w:r>
      </w:ins>
    </w:p>
    <w:bookmarkEnd w:id="43"/>
    <w:bookmarkStart w:id="44" w:name="thm-mle-use-log"/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Theorem 4 (Maximize the log-likelihood instead of the likelihood)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If</w:t>
        </w:r>
      </w:ins>
      <w:ins w:id="1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for every</w:t>
        </w:r>
      </w:ins>
      <w:ins w:id="184" w:author="PR Preview" w:date="2026-01-01T00:00:00Z">
        <w:r>
          <w:t xml:space="preserve"> </w:t>
        </w:r>
      </w:ins>
      <m:oMath>
        <m:r>
          <m:t>θ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 likelihood and log-likelihood have the same maximizers: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del w:id="188" w:author="PR Preview" w:date="2026-01-01T00:00:00Z">
        <w:r>
          <w:rPr>
            <w:b/>
            <w:bCs/>
          </w:rPr>
          <w:delText xml:space="preserve">Theorem 4 (Log-likelihood of an independent sample)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For mutually independent data</w:delText>
        </w:r>
      </w:del>
      <w:del w:id="1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92" w:author="PR Preview" w:date="2026-01-01T00:00:00Z">
        <w:r>
          <w:delText xml:space="preserve">:</w:delText>
        </w:r>
      </w:del>
    </w:p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Theorem 5 (Log-likelihood of an independent sample)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For mutually independent data</w:t>
        </w:r>
      </w:ins>
      <w:ins w:id="1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97" w:author="PR Preview" w:date="2026-01-01T00:00:00Z">
        <w:r>
          <w:t xml:space="preserve">:</w:t>
        </w:r>
      </w:ins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del w:id="198" w:author="PR Preview" w:date="2026-01-01T00:00:00Z">
        <w:r>
          <w:rPr>
            <w:b/>
            <w:bCs/>
          </w:rPr>
          <w:delText xml:space="preserve">Exercise 6 (Derivative of the log-likelihood for</w:delText>
        </w:r>
      </w:del>
      <w:del w:id="19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200" w:author="PR Preview" w:date="2026-01-01T00:00:00Z">
        <w:r>
          <w:rPr>
            <w:b/>
            <w:bCs/>
          </w:rPr>
          <w:delText xml:space="preserve"> </w:delText>
        </w:r>
      </w:del>
      <w:del w:id="201" w:author="PR Preview" w:date="2026-01-01T00:00:00Z">
        <w:r>
          <w:rPr>
            <w:b/>
            <w:bCs/>
          </w:rPr>
          <w:delText xml:space="preserve">data)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For</w:delText>
        </w:r>
      </w:del>
      <w:del w:id="204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data,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use</w:delText>
        </w:r>
      </w:del>
      <w:del w:id="209" w:author="PR Preview" w:date="2026-01-01T00:00:00Z">
        <w:r>
          <w:delText xml:space="preserve"> </w:delText>
        </w:r>
      </w:del>
      <w:hyperlink w:anchor="thm-loglik-iid">
        <w:del w:id="21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to write the derivative</w:delText>
        </w:r>
      </w:del>
      <w:del w:id="21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of the log-likelihood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as a sum over the observations.</w:delText>
        </w:r>
      </w:del>
    </w:p>
    <w:p>
      <w:pPr>
        <w:pStyle w:val="BodyText"/>
      </w:pPr>
      <w:ins w:id="218" w:author="PR Preview" w:date="2026-01-01T00:00:00Z">
        <w:r>
          <w:rPr>
            <w:b/>
            <w:bCs/>
          </w:rPr>
          <w:t xml:space="preserve">Exercise 6 (Derivative of the log-likelihood for</w:t>
        </w:r>
      </w:ins>
      <w:ins w:id="2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220" w:author="PR Preview" w:date="2026-01-01T00:00:00Z">
        <w:r>
          <w:rPr>
            <w:b/>
            <w:bCs/>
          </w:rP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data)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</w:t>
        </w:r>
      </w:ins>
      <w:ins w:id="224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data,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use</w:t>
        </w:r>
      </w:ins>
      <w:ins w:id="229" w:author="PR Preview" w:date="2026-01-01T00:00:00Z">
        <w:r>
          <w:t xml:space="preserve"> </w:t>
        </w:r>
      </w:ins>
      <w:hyperlink w:anchor="thm-loglik-iid">
        <w:ins w:id="2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to write the derivative</w:t>
        </w:r>
      </w:ins>
      <w:ins w:id="23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of the log-likelihood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as a sum over the observations.</w:t>
        </w:r>
      </w:ins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del w:id="238" w:author="PR Preview" w:date="2026-01-01T00:00:00Z">
        <w:r>
          <w:rPr>
            <w:b/>
            <w:bCs/>
          </w:rPr>
          <w:delText xml:space="preserve">Theorem 5 (Derivative of the log-likelihood function for</w:delText>
        </w:r>
      </w:del>
      <w:del w:id="23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240" w:author="PR Preview" w:date="2026-01-01T00:00:00Z">
        <w:r>
          <w:rPr>
            <w:b/>
            <w:bCs/>
          </w:rPr>
          <w:delText xml:space="preserve"> </w:delText>
        </w:r>
      </w:del>
      <w:del w:id="241" w:author="PR Preview" w:date="2026-01-01T00:00:00Z">
        <w:r>
          <w:rPr>
            <w:b/>
            <w:bCs/>
          </w:rPr>
          <w:delText xml:space="preserve">data)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For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data:</w:delText>
        </w:r>
      </w:del>
    </w:p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Theorem 6 (Derivative of the log-likelihood function for</w:t>
        </w:r>
      </w:ins>
      <w:ins w:id="24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249" w:author="PR Preview" w:date="2026-01-01T00:00:00Z">
        <w:r>
          <w:rPr>
            <w:b/>
            <w:bCs/>
          </w:rP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data)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data:</w:t>
        </w:r>
      </w:ins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del w:id="256" w:author="PR Preview" w:date="2026-01-01T00:00:00Z">
        <w:r>
          <w:rPr>
            <w:i/>
            <w:iCs/>
          </w:rPr>
          <w:delText xml:space="preserve">Solution 7</w:delText>
        </w:r>
      </w:del>
      <w:del w:id="257" w:author="PR Preview" w:date="2026-01-01T00:00:00Z">
        <w:r>
          <w:delText xml:space="preserve">. </w:delText>
        </w:r>
      </w:del>
      <w:del w:id="258" w:author="PR Preview" w:date="2026-01-01T00:00:00Z">
        <w:r>
          <w:delText xml:space="preserve">Starting from the likelihood in</w:delText>
        </w:r>
      </w:del>
      <w:del w:id="259" w:author="PR Preview" w:date="2026-01-01T00:00:00Z">
        <w:r>
          <w:delText xml:space="preserve"> </w:delText>
        </w:r>
      </w:del>
      <w:hyperlink w:anchor="sol-bernoulli-likelihood-one-group">
        <w:del w:id="260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26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62" w:author="PR Preview" w:date="2026-01-01T00:00:00Z">
        <w:r>
          <w:rPr>
            <w:i/>
            <w:iCs/>
          </w:rPr>
          <w:t xml:space="preserve">Solution 7</w:t>
        </w:r>
      </w:ins>
      <w:ins w:id="263" w:author="PR Preview" w:date="2026-01-01T00:00:00Z">
        <w:r>
          <w:t xml:space="preserve">. </w:t>
        </w:r>
      </w:ins>
      <w:ins w:id="264" w:author="PR Preview" w:date="2026-01-01T00:00:00Z">
        <w:r>
          <w:t xml:space="preserve">Starting from the likelihood in</w:t>
        </w:r>
      </w:ins>
      <w:ins w:id="265" w:author="PR Preview" w:date="2026-01-01T00:00:00Z">
        <w:r>
          <w:t xml:space="preserve"> </w:t>
        </w:r>
      </w:ins>
      <w:hyperlink w:anchor="thm-bernoulli-likelihood-one-group">
        <w:ins w:id="26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ins w:id="268" w:author="PR Preview" w:date="2026-01-01T00:00:00Z">
        <w:r>
          <w:rPr>
            <w:b/>
            <w:bCs/>
          </w:rPr>
          <w:t xml:space="preserve">Theorem 7 (Log-likelihood of binary outcomes with one event probability)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Let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for</w:t>
        </w:r>
      </w:ins>
      <w:ins w:id="27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with observed outcomes</w:t>
        </w:r>
      </w:ins>
      <w:ins w:id="2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79" w:author="PR Preview" w:date="2026-01-01T00:00:00Z">
        <w:r>
          <w:t xml:space="preserve">, each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81" w:author="PR Preview" w:date="2026-01-01T00:00:00Z">
        <w:r>
          <w:t xml:space="preserve">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log-likelihood</w:t>
        </w:r>
      </w:ins>
      <w:ins w:id="284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 the event probability</w:t>
        </w:r>
      </w:ins>
      <w:ins w:id="287" w:author="PR Preview" w:date="2026-01-01T00:00:00Z">
        <w:r>
          <w:t xml:space="preserve"> </w:t>
        </w:r>
      </w:ins>
      <m:oMath>
        <m:r>
          <m:t>π</m:t>
        </m:r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written with the log-odds</w:t>
        </w:r>
      </w:ins>
      <w:ins w:id="291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92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ins w:id="293" w:author="PR Preview" w:date="2026-01-01T00:00:00Z">
        <w:r>
          <w:rPr>
            <w:i/>
            <w:iCs/>
          </w:rPr>
          <w:t xml:space="preserve">Proof</w:t>
        </w:r>
      </w:ins>
      <w:ins w:id="294" w:author="PR Preview" w:date="2026-01-01T00:00:00Z">
        <w:r>
          <w:t xml:space="preserve">. </w:t>
        </w:r>
      </w:ins>
      <w:ins w:id="295" w:author="PR Preview" w:date="2026-01-01T00:00:00Z">
        <w:r>
          <w:t xml:space="preserve">This is the solution to</w:t>
        </w:r>
      </w:ins>
      <w:ins w:id="296" w:author="PR Preview" w:date="2026-01-01T00:00:00Z">
        <w:r>
          <w:t xml:space="preserve"> </w:t>
        </w:r>
      </w:ins>
      <w:hyperlink w:anchor="exr-bernoulli-loglik-one-group">
        <w:ins w:id="29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98" w:author="PR Preview" w:date="2026-01-01T00:00:00Z">
        <w:r>
          <w:t xml:space="preserve">, worked in</w:t>
        </w:r>
      </w:ins>
      <w:ins w:id="299" w:author="PR Preview" w:date="2026-01-01T00:00:00Z">
        <w:r>
          <w:t xml:space="preserve"> </w:t>
        </w:r>
      </w:ins>
      <w:hyperlink w:anchor="sol-bernoulli-loglik-one-group">
        <w:ins w:id="300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301" w:author="PR Preview" w:date="2026-01-01T00:00:00Z">
        <w:r>
          <w:t xml:space="preserve">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It builds on</w:t>
        </w:r>
      </w:ins>
      <w:ins w:id="304" w:author="PR Preview" w:date="2026-01-01T00:00:00Z">
        <w:r>
          <w:t xml:space="preserve"> </w:t>
        </w:r>
      </w:ins>
      <w:hyperlink w:anchor="thm-bernoulli-likelihood-one-group">
        <w:ins w:id="30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06" w:author="PR Preview" w:date="2026-01-01T00:00:00Z">
        <w:r>
          <w:t xml:space="preserve">.</w:t>
        </w:r>
      </w:ins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del w:id="307" w:author="PR Preview" w:date="2026-01-01T00:00:00Z">
        <w:r>
          <w:rPr>
            <w:i/>
            <w:iCs/>
          </w:rPr>
          <w:delText xml:space="preserve">Solution 8</w:delText>
        </w:r>
      </w:del>
      <w:del w:id="308" w:author="PR Preview" w:date="2026-01-01T00:00:00Z">
        <w:r>
          <w:delText xml:space="preserve">. </w:delText>
        </w:r>
      </w:del>
      <w:del w:id="309" w:author="PR Preview" w:date="2026-01-01T00:00:00Z">
        <w:r>
          <w:delText xml:space="preserve">With</w:delText>
        </w:r>
      </w:del>
      <w:del w:id="31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311" w:author="PR Preview" w:date="2026-01-01T00:00:00Z">
        <w:r>
          <w:delText xml:space="preserve">,</w:delText>
        </w:r>
      </w:del>
      <w:del w:id="312" w:author="PR Preview" w:date="2026-01-01T00:00:00Z">
        <w:r>
          <w:delText xml:space="preserve"> </w:delText>
        </w:r>
      </w:del>
      <w:hyperlink w:anchor="sol-bernoulli-loglik-one-group">
        <w:del w:id="313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gives</w:delText>
        </w:r>
      </w:del>
      <w:del w:id="31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317" w:author="PR Preview" w:date="2026-01-01T00:00:00Z">
        <w:r>
          <w:delText xml:space="preserve">, so:</w:delText>
        </w:r>
      </w:del>
    </w:p>
    <w:p>
      <w:pPr>
        <w:pStyle w:val="BodyText"/>
      </w:pPr>
      <w:ins w:id="318" w:author="PR Preview" w:date="2026-01-01T00:00:00Z">
        <w:r>
          <w:rPr>
            <w:i/>
            <w:iCs/>
          </w:rPr>
          <w:t xml:space="preserve">Solution 8</w:t>
        </w:r>
      </w:ins>
      <w:ins w:id="319" w:author="PR Preview" w:date="2026-01-01T00:00:00Z">
        <w:r>
          <w:t xml:space="preserve">. </w:t>
        </w:r>
      </w:ins>
      <w:ins w:id="320" w:author="PR Preview" w:date="2026-01-01T00:00:00Z">
        <w:r>
          <w:t xml:space="preserve">With</w:t>
        </w:r>
      </w:ins>
      <w:ins w:id="3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hyperlink w:anchor="thm-bernoulli-loglik-one-group">
        <w:ins w:id="32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gives</w:t>
        </w:r>
      </w:ins>
      <w:ins w:id="32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328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ins w:id="329" w:author="PR Preview" w:date="2026-01-01T00:00:00Z">
        <w:r>
          <w:rPr>
            <w:b/>
            <w:bCs/>
          </w:rPr>
          <w:t xml:space="preserve">Theorem 8 (Score function of a Bernoulli variable)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Let</w:t>
        </w:r>
      </w:ins>
      <w:ins w:id="3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, with event probability</w:t>
        </w:r>
      </w:ins>
      <w:ins w:id="334" w:author="PR Preview" w:date="2026-01-01T00:00:00Z">
        <w:r>
          <w:t xml:space="preserve"> </w:t>
        </w:r>
      </w:ins>
      <m:oMath>
        <m:r>
          <m:t>π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observed value</w:t>
        </w:r>
      </w:ins>
      <w:ins w:id="3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38" w:author="PR Preview" w:date="2026-01-01T00:00:00Z">
        <w:r>
          <w:t xml:space="preserve">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</w:t>
        </w:r>
      </w:ins>
      <w:ins w:id="341" w:author="PR Preview" w:date="2026-01-01T00:00:00Z">
        <w:r>
          <w:t xml:space="preserve"> </w:t>
        </w:r>
      </w:ins>
      <w:hyperlink w:anchor="def-score">
        <w:ins w:id="34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4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of the single observation</w:t>
        </w:r>
      </w:ins>
      <w:ins w:id="346" w:author="PR Preview" w:date="2026-01-01T00:00:00Z">
        <w:r>
          <w:t xml:space="preserve"> </w:t>
        </w:r>
      </w:ins>
      <m:oMath>
        <m:r>
          <m:t>x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is the derivative of its log-likelihood</w:t>
        </w:r>
      </w:ins>
      <w:ins w:id="349" w:author="PR Preview" w:date="2026-01-01T00:00:00Z">
        <w:r>
          <w:t xml:space="preserve"> </w:t>
        </w:r>
      </w:ins>
      <m:oMath>
        <m:r>
          <m:t>ℓ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with respect to</w:t>
        </w:r>
      </w:ins>
      <w:ins w:id="352" w:author="PR Preview" w:date="2026-01-01T00:00:00Z">
        <w:r>
          <w:t xml:space="preserve"> </w:t>
        </w:r>
      </w:ins>
      <m:oMath>
        <m:r>
          <m:t>π</m:t>
        </m:r>
      </m:oMath>
      <w:ins w:id="353" w:author="PR Preview" w:date="2026-01-01T00:00:00Z">
        <w:r>
          <w:t xml:space="preserve">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It equals the deviation of</w:t>
        </w:r>
      </w:ins>
      <w:ins w:id="356" w:author="PR Preview" w:date="2026-01-01T00:00:00Z">
        <w:r>
          <w:t xml:space="preserve"> </w:t>
        </w:r>
      </w:ins>
      <m:oMath>
        <m:r>
          <m:t>x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from the mean</w:t>
        </w:r>
      </w:ins>
      <w:ins w:id="35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divided by the variance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6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ins w:id="365" w:author="PR Preview" w:date="2026-01-01T00:00:00Z">
        <w:r>
          <w:rPr>
            <w:i/>
            <w:iCs/>
          </w:rPr>
          <w:t xml:space="preserve">Proof</w:t>
        </w:r>
      </w:ins>
      <w:ins w:id="366" w:author="PR Preview" w:date="2026-01-01T00:00:00Z">
        <w:r>
          <w:t xml:space="preserve">. </w:t>
        </w:r>
      </w:ins>
      <w:ins w:id="367" w:author="PR Preview" w:date="2026-01-01T00:00:00Z">
        <w:r>
          <w:t xml:space="preserve">This is the solution to</w:t>
        </w:r>
      </w:ins>
      <w:ins w:id="368" w:author="PR Preview" w:date="2026-01-01T00:00:00Z">
        <w:r>
          <w:t xml:space="preserve"> </w:t>
        </w:r>
      </w:ins>
      <w:hyperlink w:anchor="exr-derive-bernoulli-score">
        <w:ins w:id="369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370" w:author="PR Preview" w:date="2026-01-01T00:00:00Z">
        <w:r>
          <w:t xml:space="preserve">, worked in</w:t>
        </w:r>
      </w:ins>
      <w:ins w:id="371" w:author="PR Preview" w:date="2026-01-01T00:00:00Z">
        <w:r>
          <w:t xml:space="preserve"> </w:t>
        </w:r>
      </w:ins>
      <w:hyperlink w:anchor="sol-derive-bernoulli-score">
        <w:ins w:id="372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It builds on</w:t>
        </w:r>
      </w:ins>
      <w:ins w:id="376" w:author="PR Preview" w:date="2026-01-01T00:00:00Z">
        <w:r>
          <w:t xml:space="preserve"> </w:t>
        </w:r>
      </w:ins>
      <w:hyperlink w:anchor="thm-bernoulli-loglik-one-group">
        <w:ins w:id="37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78" w:author="PR Preview" w:date="2026-01-01T00:00:00Z">
        <w:r>
          <w:t xml:space="preserve">, with</w:t>
        </w:r>
      </w:ins>
      <w:ins w:id="3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80" w:author="PR Preview" w:date="2026-01-01T00:00:00Z">
        <w:r>
          <w:t xml:space="preserve">.</w:t>
        </w:r>
      </w:ins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ins w:id="381" w:author="PR Preview" w:date="2026-01-01T00:00:00Z">
        <w:r>
          <w:rPr>
            <w:b/>
            <w:bCs/>
          </w:rPr>
          <w:t xml:space="preserve">Theorem 9 (Score function of a Poisson variable)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Let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, with mean</w:t>
        </w:r>
      </w:ins>
      <w:ins w:id="386" w:author="PR Preview" w:date="2026-01-01T00:00:00Z">
        <w:r>
          <w:t xml:space="preserve"> </w:t>
        </w:r>
      </w:ins>
      <m:oMath>
        <m:r>
          <m:t>λ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 observed count</w:t>
        </w:r>
      </w:ins>
      <w:ins w:id="389" w:author="PR Preview" w:date="2026-01-01T00:00:00Z">
        <w:r>
          <w:t xml:space="preserve"> </w:t>
        </w:r>
      </w:ins>
      <m:oMath>
        <m:r>
          <m:t>x</m:t>
        </m:r>
      </m:oMath>
      <w:ins w:id="390" w:author="PR Preview" w:date="2026-01-01T00:00:00Z">
        <w:r>
          <w:t xml:space="preserve">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</w:t>
        </w:r>
      </w:ins>
      <w:ins w:id="393" w:author="PR Preview" w:date="2026-01-01T00:00:00Z">
        <w:r>
          <w:t xml:space="preserve"> </w:t>
        </w:r>
      </w:ins>
      <w:hyperlink w:anchor="def-score">
        <w:ins w:id="39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9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 the single observation</w:t>
        </w:r>
      </w:ins>
      <w:ins w:id="398" w:author="PR Preview" w:date="2026-01-01T00:00:00Z">
        <w:r>
          <w:t xml:space="preserve"> </w:t>
        </w:r>
      </w:ins>
      <m:oMath>
        <m:r>
          <m:t>x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 the derivative of its log-likelihood</w:t>
        </w:r>
      </w:ins>
      <w:ins w:id="401" w:author="PR Preview" w:date="2026-01-01T00:00:00Z">
        <w:r>
          <w:t xml:space="preserve"> </w:t>
        </w:r>
      </w:ins>
      <m:oMath>
        <m:r>
          <m:t>ℓ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with respect to</w:t>
        </w:r>
      </w:ins>
      <w:ins w:id="404" w:author="PR Preview" w:date="2026-01-01T00:00:00Z">
        <w:r>
          <w:t xml:space="preserve"> </w:t>
        </w:r>
      </w:ins>
      <m:oMath>
        <m:r>
          <m:t>λ</m:t>
        </m:r>
      </m:oMath>
      <w:ins w:id="405" w:author="PR Preview" w:date="2026-01-01T00:00:00Z">
        <w:r>
          <w:t xml:space="preserve">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It equals the deviation of</w:t>
        </w:r>
      </w:ins>
      <w:ins w:id="408" w:author="PR Preview" w:date="2026-01-01T00:00:00Z">
        <w:r>
          <w:t xml:space="preserve"> </w:t>
        </w:r>
      </w:ins>
      <m:oMath>
        <m:r>
          <m:t>x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from the mean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divided by the variance</w:t>
        </w:r>
      </w:ins>
      <w:ins w:id="41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ins w:id="417" w:author="PR Preview" w:date="2026-01-01T00:00:00Z">
        <w:r>
          <w:rPr>
            <w:i/>
            <w:iCs/>
          </w:rPr>
          <w:t xml:space="preserve">Proof</w:t>
        </w:r>
      </w:ins>
      <w:ins w:id="418" w:author="PR Preview" w:date="2026-01-01T00:00:00Z">
        <w:r>
          <w:t xml:space="preserve">. </w:t>
        </w:r>
      </w:ins>
      <w:ins w:id="419" w:author="PR Preview" w:date="2026-01-01T00:00:00Z">
        <w:r>
          <w:t xml:space="preserve">This is the solution to</w:t>
        </w:r>
      </w:ins>
      <w:ins w:id="420" w:author="PR Preview" w:date="2026-01-01T00:00:00Z">
        <w:r>
          <w:t xml:space="preserve"> </w:t>
        </w:r>
      </w:ins>
      <w:hyperlink w:anchor="exr-pois-score-fn">
        <w:ins w:id="42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22" w:author="PR Preview" w:date="2026-01-01T00:00:00Z">
        <w:r>
          <w:t xml:space="preserve">, worked in</w:t>
        </w:r>
      </w:ins>
      <w:ins w:id="423" w:author="PR Preview" w:date="2026-01-01T00:00:00Z">
        <w:r>
          <w:t xml:space="preserve"> </w:t>
        </w:r>
      </w:ins>
      <w:hyperlink w:anchor="sol-pois-score-fn">
        <w:ins w:id="424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425" w:author="PR Preview" w:date="2026-01-01T00:00:00Z">
        <w:r>
          <w:t xml:space="preserve">.</w:t>
        </w:r>
      </w:ins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ins w:id="426" w:author="PR Preview" w:date="2026-01-01T00:00:00Z">
        <w:r>
          <w:rPr>
            <w:b/>
            <w:bCs/>
          </w:rPr>
          <w:t xml:space="preserve">Theorem 10 (Score function of a Gaussian variable)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Let</w:t>
        </w:r>
      </w:ins>
      <w:ins w:id="4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30" w:author="PR Preview" w:date="2026-01-01T00:00:00Z">
        <w:r>
          <w:t xml:space="preserve">, with mean</w:t>
        </w:r>
      </w:ins>
      <w:ins w:id="431" w:author="PR Preview" w:date="2026-01-01T00:00:00Z">
        <w:r>
          <w:t xml:space="preserve"> </w:t>
        </w:r>
      </w:ins>
      <m:oMath>
        <m:r>
          <m:t>μ</m:t>
        </m:r>
      </m:oMath>
      <w:ins w:id="432" w:author="PR Preview" w:date="2026-01-01T00:00:00Z">
        <w:r>
          <w:t xml:space="preserve">, known variance</w:t>
        </w:r>
      </w:ins>
      <w:ins w:id="4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34" w:author="PR Preview" w:date="2026-01-01T00:00:00Z">
        <w:r>
          <w:t xml:space="preserve">, and observed value</w:t>
        </w:r>
      </w:ins>
      <w:ins w:id="435" w:author="PR Preview" w:date="2026-01-01T00:00:00Z">
        <w:r>
          <w:t xml:space="preserve"> </w:t>
        </w:r>
      </w:ins>
      <m:oMath>
        <m:r>
          <m:t>x</m:t>
        </m:r>
      </m:oMath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</w:t>
        </w:r>
      </w:ins>
      <w:ins w:id="439" w:author="PR Preview" w:date="2026-01-01T00:00:00Z">
        <w:r>
          <w:t xml:space="preserve"> </w:t>
        </w:r>
      </w:ins>
      <w:hyperlink w:anchor="def-score">
        <w:ins w:id="44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44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of the single observation</w:t>
        </w:r>
      </w:ins>
      <w:ins w:id="444" w:author="PR Preview" w:date="2026-01-01T00:00:00Z">
        <w:r>
          <w:t xml:space="preserve"> </w:t>
        </w:r>
      </w:ins>
      <m:oMath>
        <m:r>
          <m:t>x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the derivative of its log-likelihood</w:t>
        </w:r>
      </w:ins>
      <w:ins w:id="447" w:author="PR Preview" w:date="2026-01-01T00:00:00Z">
        <w:r>
          <w:t xml:space="preserve"> </w:t>
        </w:r>
      </w:ins>
      <m:oMath>
        <m:r>
          <m:t>ℓ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with respect to</w:t>
        </w:r>
      </w:ins>
      <w:ins w:id="450" w:author="PR Preview" w:date="2026-01-01T00:00:00Z">
        <w:r>
          <w:t xml:space="preserve"> </w:t>
        </w:r>
      </w:ins>
      <m:oMath>
        <m:r>
          <m:t>μ</m:t>
        </m:r>
      </m:oMath>
      <w:ins w:id="451" w:author="PR Preview" w:date="2026-01-01T00:00:00Z">
        <w:r>
          <w:t xml:space="preserve">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It equals the deviation of</w:t>
        </w:r>
      </w:ins>
      <w:ins w:id="454" w:author="PR Preview" w:date="2026-01-01T00:00:00Z">
        <w:r>
          <w:t xml:space="preserve"> </w:t>
        </w:r>
      </w:ins>
      <m:oMath>
        <m:r>
          <m:t>x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from the mean</w:t>
        </w:r>
      </w:ins>
      <w:ins w:id="45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458" w:author="PR Preview" w:date="2026-01-01T00:00:00Z">
        <w:r>
          <w:t xml:space="preserve">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divided by the variance</w:t>
        </w:r>
      </w:ins>
      <w:ins w:id="46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ins w:id="463" w:author="PR Preview" w:date="2026-01-01T00:00:00Z">
        <w:r>
          <w:rPr>
            <w:i/>
            <w:iCs/>
          </w:rPr>
          <w:t xml:space="preserve">Proof</w:t>
        </w:r>
      </w:ins>
      <w:ins w:id="464" w:author="PR Preview" w:date="2026-01-01T00:00:00Z">
        <w:r>
          <w:t xml:space="preserve">. </w:t>
        </w:r>
      </w:ins>
      <w:ins w:id="465" w:author="PR Preview" w:date="2026-01-01T00:00:00Z">
        <w:r>
          <w:t xml:space="preserve">This is the solution to</w:t>
        </w:r>
      </w:ins>
      <w:ins w:id="466" w:author="PR Preview" w:date="2026-01-01T00:00:00Z">
        <w:r>
          <w:t xml:space="preserve"> </w:t>
        </w:r>
      </w:ins>
      <w:hyperlink w:anchor="exr-gauss-score-fn">
        <w:ins w:id="467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468" w:author="PR Preview" w:date="2026-01-01T00:00:00Z">
        <w:r>
          <w:t xml:space="preserve">, worked in</w:t>
        </w:r>
      </w:ins>
      <w:ins w:id="469" w:author="PR Preview" w:date="2026-01-01T00:00:00Z">
        <w:r>
          <w:t xml:space="preserve"> </w:t>
        </w:r>
      </w:ins>
      <w:hyperlink w:anchor="sol-gauss-score-fn">
        <w:ins w:id="470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471" w:author="PR Preview" w:date="2026-01-01T00:00:00Z">
        <w:r>
          <w:t xml:space="preserve">.</w:t>
        </w:r>
      </w:ins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del w:id="472" w:author="PR Preview" w:date="2026-01-01T00:00:00Z">
        <w:r>
          <w:delText xml:space="preserve">In all four examples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(</w:delText>
        </w:r>
      </w:del>
      <w:hyperlink w:anchor="exr-derive-bernoulli-score">
        <w:del w:id="475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476" w:author="PR Preview" w:date="2026-01-01T00:00:00Z">
        <w:r>
          <w:delText xml:space="preserve">,</w:delText>
        </w:r>
      </w:del>
      <w:del w:id="477" w:author="PR Preview" w:date="2026-01-01T00:00:00Z">
        <w:r>
          <w:delText xml:space="preserve"> </w:delText>
        </w:r>
      </w:del>
      <w:hyperlink w:anchor="exr-pois-score-fn">
        <w:del w:id="478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w:hyperlink w:anchor="exr-gauss-score-fn">
        <w:del w:id="481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482" w:author="PR Preview" w:date="2026-01-01T00:00:00Z">
        <w:r>
          <w:delText xml:space="preserve">, and</w:delText>
        </w:r>
      </w:del>
      <w:del w:id="483" w:author="PR Preview" w:date="2026-01-01T00:00:00Z">
        <w:r>
          <w:delText xml:space="preserve"> </w:delText>
        </w:r>
      </w:del>
      <w:hyperlink w:anchor="exr-exp-score-fn">
        <w:del w:id="48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85" w:author="PR Preview" w:date="2026-01-01T00:00:00Z">
        <w:r>
          <w:delText xml:space="preserve">),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 score function with respect to the mean turned out to be:</w:delText>
        </w:r>
      </w:del>
    </w:p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Theorem 11 (Score function of an exponential variable)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m:oMath>
        <m:r>
          <m:t>X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be an exponential random variable with mean</w:t>
        </w:r>
      </w:ins>
      <w:ins w:id="494" w:author="PR Preview" w:date="2026-01-01T00:00:00Z">
        <w:r>
          <w:t xml:space="preserve"> </w:t>
        </w:r>
      </w:ins>
      <m:oMath>
        <m:r>
          <m:t>μ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 observed value</w:t>
        </w:r>
      </w:ins>
      <w:ins w:id="4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498" w:author="PR Preview" w:date="2026-01-01T00:00:00Z">
        <w:r>
          <w:t xml:space="preserve">.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The</w:t>
        </w:r>
      </w:ins>
      <w:ins w:id="501" w:author="PR Preview" w:date="2026-01-01T00:00:00Z">
        <w:r>
          <w:t xml:space="preserve"> </w:t>
        </w:r>
      </w:ins>
      <w:hyperlink w:anchor="def-score">
        <w:ins w:id="50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0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of the single observation</w:t>
        </w:r>
      </w:ins>
      <w:ins w:id="506" w:author="PR Preview" w:date="2026-01-01T00:00:00Z">
        <w:r>
          <w:t xml:space="preserve"> </w:t>
        </w:r>
      </w:ins>
      <m:oMath>
        <m:r>
          <m:t>x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is the derivative of its log-likelihood</w:t>
        </w:r>
      </w:ins>
      <w:ins w:id="509" w:author="PR Preview" w:date="2026-01-01T00:00:00Z">
        <w:r>
          <w:t xml:space="preserve"> </w:t>
        </w:r>
      </w:ins>
      <m:oMath>
        <m:r>
          <m:t>ℓ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with respect to</w:t>
        </w:r>
      </w:ins>
      <w:ins w:id="512" w:author="PR Preview" w:date="2026-01-01T00:00:00Z">
        <w:r>
          <w:t xml:space="preserve"> </w:t>
        </w:r>
      </w:ins>
      <m:oMath>
        <m:r>
          <m:t>μ</m:t>
        </m:r>
      </m:oMath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It equals the deviation of</w:t>
        </w:r>
      </w:ins>
      <w:ins w:id="516" w:author="PR Preview" w:date="2026-01-01T00:00:00Z">
        <w:r>
          <w:t xml:space="preserve"> </w:t>
        </w:r>
      </w:ins>
      <m:oMath>
        <m:r>
          <m:t>x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from the mean</w:t>
        </w:r>
      </w:ins>
      <w:ins w:id="51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divided by the variance</w:t>
        </w:r>
      </w:ins>
      <w:ins w:id="52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ins w:id="525" w:author="PR Preview" w:date="2026-01-01T00:00:00Z">
        <w:r>
          <w:rPr>
            <w:i/>
            <w:iCs/>
          </w:rPr>
          <w:t xml:space="preserve">Proof</w:t>
        </w:r>
      </w:ins>
      <w:ins w:id="526" w:author="PR Preview" w:date="2026-01-01T00:00:00Z">
        <w:r>
          <w:t xml:space="preserve">. </w:t>
        </w:r>
      </w:ins>
      <w:ins w:id="527" w:author="PR Preview" w:date="2026-01-01T00:00:00Z">
        <w:r>
          <w:t xml:space="preserve">This is the solution to</w:t>
        </w:r>
      </w:ins>
      <w:ins w:id="528" w:author="PR Preview" w:date="2026-01-01T00:00:00Z">
        <w:r>
          <w:t xml:space="preserve"> </w:t>
        </w:r>
      </w:ins>
      <w:hyperlink w:anchor="exr-exp-score-fn">
        <w:ins w:id="52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30" w:author="PR Preview" w:date="2026-01-01T00:00:00Z">
        <w:r>
          <w:t xml:space="preserve">, worked in</w:t>
        </w:r>
      </w:ins>
      <w:ins w:id="531" w:author="PR Preview" w:date="2026-01-01T00:00:00Z">
        <w:r>
          <w:t xml:space="preserve"> </w:t>
        </w:r>
      </w:ins>
      <w:hyperlink w:anchor="sol-exp-score-fn">
        <w:ins w:id="532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533" w:author="PR Preview" w:date="2026-01-01T00:00:00Z">
        <w:r>
          <w:t xml:space="preserve">.</w:t>
        </w:r>
      </w:ins>
    </w:p>
    <w:p>
      <w:pPr>
        <w:pStyle w:val="BodyText"/>
      </w:pPr>
      <w:ins w:id="534" w:author="PR Preview" w:date="2026-01-01T00:00:00Z">
        <w:r>
          <w:t xml:space="preserve">In all four examples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(</w:t>
        </w:r>
      </w:ins>
      <w:hyperlink w:anchor="thm-bernoulli-score">
        <w:ins w:id="53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w:hyperlink w:anchor="thm-pois-score">
        <w:ins w:id="54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hyperlink w:anchor="thm-gauss-score">
        <w:ins w:id="54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44" w:author="PR Preview" w:date="2026-01-01T00:00:00Z">
        <w:r>
          <w:t xml:space="preserve">, and</w:t>
        </w:r>
      </w:ins>
      <w:ins w:id="545" w:author="PR Preview" w:date="2026-01-01T00:00:00Z">
        <w:r>
          <w:t xml:space="preserve"> </w:t>
        </w:r>
      </w:ins>
      <w:hyperlink w:anchor="thm-exp-score">
        <w:ins w:id="54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47" w:author="PR Preview" w:date="2026-01-01T00:00:00Z">
        <w:r>
          <w:t xml:space="preserve">),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del w:id="550" w:author="PR Preview" w:date="2026-01-01T00:00:00Z">
        <w:r>
          <w:rPr>
            <w:b/>
            <w:bCs/>
          </w:rPr>
          <w:delText xml:space="preserve">Example 4 (Score equation of a Bernoulli sample)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For</w:delText>
        </w:r>
      </w:del>
      <w:del w:id="553" w:author="PR Preview" w:date="2026-01-01T00:00:00Z">
        <w:r>
          <w:delText xml:space="preserve"> </w:delText>
        </w:r>
      </w:del>
      <m:oMath>
        <m:r>
          <m:t>n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independent Bernoulli observations with</w:delText>
        </w:r>
      </w:del>
      <w:del w:id="55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successes,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score is</w:delText>
        </w:r>
      </w:del>
      <w:del w:id="56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(summing</w:delText>
        </w:r>
      </w:del>
      <w:del w:id="564" w:author="PR Preview" w:date="2026-01-01T00:00:00Z">
        <w:r>
          <w:delText xml:space="preserve"> </w:delText>
        </w:r>
      </w:del>
      <w:hyperlink w:anchor="exr-derive-bernoulli-score">
        <w:del w:id="565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over the observations),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so for</w:delText>
        </w:r>
      </w:del>
      <w:del w:id="57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the score equation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has the single solution</w:delText>
        </w:r>
      </w:del>
      <w:del w:id="57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577" w:author="PR Preview" w:date="2026-01-01T00:00:00Z">
        <w:r>
          <w:delText xml:space="preserve">.</w:delText>
        </w:r>
      </w:del>
    </w:p>
    <w:p>
      <w:pPr>
        <w:pStyle w:val="FirstParagraph"/>
      </w:pPr>
      <w:ins w:id="578" w:author="PR Preview" w:date="2026-01-01T00:00:00Z">
        <w:r>
          <w:rPr>
            <w:b/>
            <w:bCs/>
          </w:rPr>
          <w:t xml:space="preserve">Example 4 (Score equation of a Bernoulli sample)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For</w:t>
        </w:r>
      </w:ins>
      <w:ins w:id="581" w:author="PR Preview" w:date="2026-01-01T00:00:00Z">
        <w:r>
          <w:t xml:space="preserve"> </w:t>
        </w:r>
      </w:ins>
      <m:oMath>
        <m:r>
          <m:t>n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independent Bernoulli observations with</w:t>
        </w:r>
      </w:ins>
      <w:ins w:id="58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successes,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the score is</w:t>
        </w:r>
      </w:ins>
      <w:ins w:id="58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(summing</w:t>
        </w:r>
      </w:ins>
      <w:ins w:id="592" w:author="PR Preview" w:date="2026-01-01T00:00:00Z">
        <w:r>
          <w:t xml:space="preserve"> </w:t>
        </w:r>
      </w:ins>
      <w:hyperlink w:anchor="thm-bernoulli-score">
        <w:ins w:id="59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over the observations),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so for</w:t>
        </w:r>
      </w:ins>
      <w:ins w:id="59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 score equation</w:t>
        </w:r>
      </w:ins>
      <w:ins w:id="6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has the single solution</w:t>
        </w:r>
      </w:ins>
      <w:ins w:id="60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605" w:author="PR Preview" w:date="2026-01-01T00:00:00Z">
        <w:r>
          <w:t xml:space="preserve">.</w:t>
        </w:r>
      </w:ins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del w:id="606" w:author="PR Preview" w:date="2026-01-01T00:00:00Z">
        <w:r>
          <w:rPr>
            <w:b/>
            <w:bCs/>
          </w:rPr>
          <w:delText xml:space="preserve">Theorem 6 (Elements of the Hessian matrix)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If</w:delText>
        </w:r>
      </w:del>
      <w:del w:id="6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is a</w:delText>
        </w:r>
      </w:del>
      <w:del w:id="6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vector,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then the Hessian is a</w:delText>
        </w:r>
      </w:del>
      <w:del w:id="6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matrix,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whose</w:delText>
        </w:r>
      </w:del>
      <w:del w:id="622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23" w:author="PR Preview" w:date="2026-01-01T00:00:00Z">
        <w:r>
          <w:delText xml:space="preserve">th entry is:</w:delText>
        </w:r>
      </w:del>
    </w:p>
    <w:p>
      <w:pPr>
        <w:pStyle w:val="BodyText"/>
      </w:pPr>
      <w:ins w:id="624" w:author="PR Preview" w:date="2026-01-01T00:00:00Z">
        <w:r>
          <w:rPr>
            <w:b/>
            <w:bCs/>
          </w:rPr>
          <w:t xml:space="preserve">Theorem 12 (Elements of the Hessian matrix)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If</w:t>
        </w:r>
      </w:ins>
      <w:ins w:id="6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is a</w:t>
        </w:r>
      </w:ins>
      <w:ins w:id="6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vector,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then the Hessian is a</w:t>
        </w:r>
      </w:ins>
      <w:ins w:id="6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matrix,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whose</w:t>
        </w:r>
      </w:ins>
      <w:ins w:id="640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641" w:author="PR Preview" w:date="2026-01-01T00:00:00Z">
        <w:r>
          <w:t xml:space="preserve">th entry is:</w:t>
        </w:r>
      </w:ins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del w:id="642" w:author="PR Preview" w:date="2026-01-01T00:00:00Z">
        <w:r>
          <w:rPr>
            <w:b/>
            <w:bCs/>
          </w:rPr>
          <w:delText xml:space="preserve">Theorem 7 (Hessian is the derivative of the transposed score)</w:delText>
        </w:r>
      </w:del>
    </w:p>
    <w:p>
      <w:pPr>
        <w:pStyle w:val="FirstParagraph"/>
      </w:pPr>
      <w:ins w:id="643" w:author="PR Preview" w:date="2026-01-01T00:00:00Z">
        <w:r>
          <w:rPr>
            <w:b/>
            <w:bCs/>
          </w:rPr>
          <w:t xml:space="preserve">Theorem 13 (Hessian is the derivative of the transposed score)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del w:id="644" w:author="PR Preview" w:date="2026-01-01T00:00:00Z">
        <w:r>
          <w:rPr>
            <w:b/>
            <w:bCs/>
          </w:rPr>
          <w:delText xml:space="preserve">Example 5 (Information for Poisson data)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For</w:delText>
        </w:r>
      </w:del>
      <w:del w:id="6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one observation’s score is</w:delText>
        </w:r>
      </w:del>
      <w:del w:id="65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(</w:delText>
        </w:r>
      </w:del>
      <w:hyperlink w:anchor="exr-pois-score-fn">
        <w:del w:id="65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655" w:author="PR Preview" w:date="2026-01-01T00:00:00Z">
        <w:r>
          <w:delText xml:space="preserve">),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whose derivative with respect to</w:delText>
        </w:r>
      </w:del>
      <w:del w:id="658" w:author="PR Preview" w:date="2026-01-01T00:00:00Z">
        <w:r>
          <w:delText xml:space="preserve"> </w:delText>
        </w:r>
      </w:del>
      <m:oMath>
        <m:r>
          <m:t>λ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is</w:delText>
        </w:r>
      </w:del>
      <w:del w:id="66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62" w:author="PR Preview" w:date="2026-01-01T00:00:00Z">
        <w:r>
          <w:delText xml:space="preserve">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Summing over the observations (</w:delText>
        </w:r>
      </w:del>
      <w:hyperlink w:anchor="thm-deriv-llik-iid">
        <w:del w:id="66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66" w:author="PR Preview" w:date="2026-01-01T00:00:00Z">
        <w:r>
          <w:delText xml:space="preserve">),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the Hessian is</w:delText>
        </w:r>
      </w:del>
      <w:del w:id="66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70" w:author="PR Preview" w:date="2026-01-01T00:00:00Z">
        <w:r>
          <w:delText xml:space="preserve">, so:</w:delText>
        </w:r>
      </w:del>
    </w:p>
    <w:p>
      <w:pPr>
        <w:pStyle w:val="BodyText"/>
      </w:pPr>
      <w:ins w:id="671" w:author="PR Preview" w:date="2026-01-01T00:00:00Z">
        <w:r>
          <w:rPr>
            <w:b/>
            <w:bCs/>
          </w:rPr>
          <w:t xml:space="preserve">Example 5 (Information for Poisson data)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For</w:t>
        </w:r>
      </w:ins>
      <w:ins w:id="6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675" w:author="PR Preview" w:date="2026-01-01T00:00:00Z">
        <w:r>
          <w:t xml:space="preserve">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one observation’s score is</w:t>
        </w:r>
      </w:ins>
      <w:ins w:id="6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(</w:t>
        </w:r>
      </w:ins>
      <w:hyperlink w:anchor="thm-pois-score">
        <w:ins w:id="68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682" w:author="PR Preview" w:date="2026-01-01T00:00:00Z">
        <w:r>
          <w:t xml:space="preserve">),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whose derivative with respect to</w:t>
        </w:r>
      </w:ins>
      <w:ins w:id="685" w:author="PR Preview" w:date="2026-01-01T00:00:00Z">
        <w:r>
          <w:t xml:space="preserve"> </w:t>
        </w:r>
      </w:ins>
      <m:oMath>
        <m:r>
          <m:t>λ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</w:t>
        </w:r>
      </w:ins>
      <w:ins w:id="6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Summing over the observations (</w:t>
        </w:r>
      </w:ins>
      <w:hyperlink w:anchor="thm-deriv-llik-iid">
        <w:ins w:id="69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93" w:author="PR Preview" w:date="2026-01-01T00:00:00Z">
        <w:r>
          <w:t xml:space="preserve">),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the Hessian is</w:t>
        </w:r>
      </w:ins>
      <w:ins w:id="69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697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del w:id="698" w:author="PR Preview" w:date="2026-01-01T00:00:00Z">
        <w:r>
          <w:rPr>
            <w:b/>
            <w:bCs/>
          </w:rPr>
          <w:delText xml:space="preserve">Exercise 15 (Mean of the score)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Let</w:delText>
        </w:r>
      </w:del>
      <w:del w:id="7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be continuous with density</w:delText>
        </w:r>
      </w:del>
      <w:del w:id="70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for a scalar parameter</w:delText>
        </w:r>
      </w:del>
      <w:del w:id="707" w:author="PR Preview" w:date="2026-01-01T00:00:00Z">
        <w:r>
          <w:delText xml:space="preserve"> </w:delText>
        </w:r>
      </w:del>
      <m:oMath>
        <m:r>
          <m:t>θ</m:t>
        </m:r>
      </m:oMath>
      <w:del w:id="708" w:author="PR Preview" w:date="2026-01-01T00:00:00Z">
        <w:r>
          <w:delText xml:space="preserve">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Suppose the set of possible data values does not depend on</w:delText>
        </w:r>
      </w:del>
      <w:del w:id="711" w:author="PR Preview" w:date="2026-01-01T00:00:00Z">
        <w:r>
          <w:delText xml:space="preserve"> </w:delText>
        </w:r>
      </w:del>
      <m:oMath>
        <m:r>
          <m:t>θ</m:t>
        </m:r>
      </m:oMath>
      <w:del w:id="712" w:author="PR Preview" w:date="2026-01-01T00:00:00Z">
        <w:r>
          <w:delText xml:space="preserve">,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and the order of differentiation with respect to</w:delText>
        </w:r>
      </w:del>
      <w:del w:id="715" w:author="PR Preview" w:date="2026-01-01T00:00:00Z">
        <w:r>
          <w:delText xml:space="preserve"> </w:delText>
        </w:r>
      </w:del>
      <m:oMath>
        <m:r>
          <m:t>θ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and integration over the data can be exchanged.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Show that the</w:delText>
        </w:r>
      </w:del>
      <w:del w:id="720" w:author="PR Preview" w:date="2026-01-01T00:00:00Z">
        <w:r>
          <w:delText xml:space="preserve"> </w:delText>
        </w:r>
      </w:del>
      <w:hyperlink w:anchor="def-score">
        <w:del w:id="72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has mean zero.</w:delText>
        </w:r>
      </w:del>
    </w:p>
    <w:p>
      <w:pPr>
        <w:pStyle w:val="BodyText"/>
      </w:pPr>
      <w:del w:id="724" w:author="PR Preview" w:date="2026-01-01T00:00:00Z">
        <w:r>
          <w:rPr>
            <w:i/>
            <w:iCs/>
          </w:rPr>
          <w:delText xml:space="preserve">Solution 15</w:delText>
        </w:r>
      </w:del>
      <w:del w:id="725" w:author="PR Preview" w:date="2026-01-01T00:00:00Z">
        <w:r>
          <w:delText xml:space="preserve">. </w:delText>
        </w:r>
      </w:del>
      <w:del w:id="726" w:author="PR Preview" w:date="2026-01-01T00:00:00Z">
        <w:r>
          <w:delText xml:space="preserve">The step that rewrites the derivative of</w:delText>
        </w:r>
      </w:del>
      <w:del w:id="72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uses</w:delText>
        </w:r>
      </w:del>
      <w:del w:id="730" w:author="PR Preview" w:date="2026-01-01T00:00:00Z">
        <w:r>
          <w:delText xml:space="preserve"> </w:delText>
        </w:r>
      </w:del>
      <w:hyperlink w:anchor="exr-deriv-log-density">
        <w:del w:id="731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7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p>
      <w:pPr>
        <w:pStyle w:val="FirstParagraph"/>
      </w:pPr>
      <w:ins w:id="733" w:author="PR Preview" w:date="2026-01-01T00:00:00Z">
        <w:r>
          <w:rPr>
            <w:b/>
            <w:bCs/>
          </w:rPr>
          <w:t xml:space="preserve">Lemma 1 (Derivative of a density through its logarithm)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Let</w:t>
        </w:r>
      </w:ins>
      <w:ins w:id="73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be a density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that is positive and differentiable in a scalar parameter</w:t>
        </w:r>
      </w:ins>
      <w:ins w:id="741" w:author="PR Preview" w:date="2026-01-01T00:00:00Z">
        <w:r>
          <w:t xml:space="preserve"> </w:t>
        </w:r>
      </w:ins>
      <m:oMath>
        <m:r>
          <m:t>θ</m:t>
        </m:r>
      </m:oMath>
      <w:ins w:id="742" w:author="PR Preview" w:date="2026-01-01T00:00:00Z">
        <w:r>
          <w:t xml:space="preserve">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Then its derivative with respect to</w:t>
        </w:r>
      </w:ins>
      <w:ins w:id="745" w:author="PR Preview" w:date="2026-01-01T00:00:00Z">
        <w:r>
          <w:t xml:space="preserve"> </w:t>
        </w:r>
      </w:ins>
      <m:oMath>
        <m:r>
          <m:t>θ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 the derivative of its logarithm times the density: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ins w:id="748" w:author="PR Preview" w:date="2026-01-01T00:00:00Z">
        <w:r>
          <w:rPr>
            <w:i/>
            <w:iCs/>
          </w:rPr>
          <w:t xml:space="preserve">Proof</w:t>
        </w:r>
      </w:ins>
      <w:ins w:id="749" w:author="PR Preview" w:date="2026-01-01T00:00:00Z">
        <w:r>
          <w:t xml:space="preserve">. </w:t>
        </w:r>
      </w:ins>
      <w:ins w:id="750" w:author="PR Preview" w:date="2026-01-01T00:00:00Z">
        <w:r>
          <w:t xml:space="preserve">This is the solution to</w:t>
        </w:r>
      </w:ins>
      <w:ins w:id="751" w:author="PR Preview" w:date="2026-01-01T00:00:00Z">
        <w:r>
          <w:t xml:space="preserve"> </w:t>
        </w:r>
      </w:ins>
      <w:hyperlink w:anchor="exr-deriv-log-density">
        <w:ins w:id="752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753" w:author="PR Preview" w:date="2026-01-01T00:00:00Z">
        <w:r>
          <w:t xml:space="preserve">, worked in</w:t>
        </w:r>
      </w:ins>
      <w:ins w:id="754" w:author="PR Preview" w:date="2026-01-01T00:00:00Z">
        <w:r>
          <w:t xml:space="preserve"> </w:t>
        </w:r>
      </w:ins>
      <w:hyperlink w:anchor="sol-deriv-log-density">
        <w:ins w:id="755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756" w:author="PR Preview" w:date="2026-01-01T00:00:00Z">
        <w:r>
          <w:t xml:space="preserve">.</w:t>
        </w:r>
      </w:ins>
    </w:p>
    <w:bookmarkStart w:id="97" w:name="exr-score-mean-zero"/>
    <w:p>
      <w:pPr>
        <w:pStyle w:val="BodyText"/>
      </w:pPr>
      <w:ins w:id="757" w:author="PR Preview" w:date="2026-01-01T00:00:00Z">
        <w:r>
          <w:rPr>
            <w:b/>
            <w:bCs/>
          </w:rPr>
          <w:t xml:space="preserve">Exercise 15 (Mean of the score)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Let</w:t>
        </w:r>
      </w:ins>
      <w:ins w:id="7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be continuous with density</w:t>
        </w:r>
      </w:ins>
      <w:ins w:id="76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for a scalar parameter</w:t>
        </w:r>
      </w:ins>
      <w:ins w:id="766" w:author="PR Preview" w:date="2026-01-01T00:00:00Z">
        <w:r>
          <w:t xml:space="preserve"> </w:t>
        </w:r>
      </w:ins>
      <m:oMath>
        <m:r>
          <m:t>θ</m:t>
        </m:r>
      </m:oMath>
      <w:ins w:id="767" w:author="PR Preview" w:date="2026-01-01T00:00:00Z">
        <w:r>
          <w:t xml:space="preserve">.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Suppose the set of possible data values does not depend on</w:t>
        </w:r>
      </w:ins>
      <w:ins w:id="770" w:author="PR Preview" w:date="2026-01-01T00:00:00Z">
        <w:r>
          <w:t xml:space="preserve"> </w:t>
        </w:r>
      </w:ins>
      <m:oMath>
        <m:r>
          <m:t>θ</m:t>
        </m:r>
      </m:oMath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 the order of differentiation with respect to</w:t>
        </w:r>
      </w:ins>
      <w:ins w:id="774" w:author="PR Preview" w:date="2026-01-01T00:00:00Z">
        <w:r>
          <w:t xml:space="preserve"> </w:t>
        </w:r>
      </w:ins>
      <m:oMath>
        <m:r>
          <m:t>θ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and integration over the data can be exchanged.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Find the mean of the</w:t>
        </w:r>
      </w:ins>
      <w:ins w:id="779" w:author="PR Preview" w:date="2026-01-01T00:00:00Z">
        <w:r>
          <w:t xml:space="preserve"> </w:t>
        </w:r>
      </w:ins>
      <w:hyperlink w:anchor="def-score">
        <w:ins w:id="78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781" w:author="PR Preview" w:date="2026-01-01T00:00:00Z">
        <w:r>
          <w:t xml:space="preserve">.</w:t>
        </w:r>
      </w:ins>
    </w:p>
    <w:bookmarkEnd w:id="97"/>
    <w:bookmarkStart w:id="98" w:name="sol-score-mean-zero"/>
    <w:p>
      <w:pPr>
        <w:pStyle w:val="BodyText"/>
      </w:pPr>
      <w:ins w:id="782" w:author="PR Preview" w:date="2026-01-01T00:00:00Z">
        <w:r>
          <w:rPr>
            <w:i/>
            <w:iCs/>
          </w:rPr>
          <w:t xml:space="preserve">Solution 15</w:t>
        </w:r>
      </w:ins>
      <w:ins w:id="783" w:author="PR Preview" w:date="2026-01-01T00:00:00Z">
        <w:r>
          <w:t xml:space="preserve">. </w:t>
        </w:r>
      </w:ins>
      <w:ins w:id="784" w:author="PR Preview" w:date="2026-01-01T00:00:00Z">
        <w:r>
          <w:t xml:space="preserve">The step that rewrites the derivative of</w:t>
        </w:r>
      </w:ins>
      <w:ins w:id="78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uses</w:t>
        </w:r>
      </w:ins>
      <w:ins w:id="788" w:author="PR Preview" w:date="2026-01-01T00:00:00Z">
        <w:r>
          <w:t xml:space="preserve"> </w:t>
        </w:r>
      </w:ins>
      <w:hyperlink w:anchor="lem-deriv-log-density">
        <w:ins w:id="78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7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ins w:id="791" w:author="PR Preview" w:date="2026-01-01T00:00:00Z">
        <w:r>
          <w:rPr>
            <w:b/>
            <w:bCs/>
          </w:rPr>
          <w:t xml:space="preserve">Theorem 14 (Mean of the score)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Let</w:t>
        </w:r>
      </w:ins>
      <w:ins w:id="7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be a continuous random vector with density</w:t>
        </w:r>
      </w:ins>
      <w:ins w:id="79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for a scalar parameter</w:t>
        </w:r>
      </w:ins>
      <w:ins w:id="800" w:author="PR Preview" w:date="2026-01-01T00:00:00Z">
        <w:r>
          <w:t xml:space="preserve"> </w:t>
        </w:r>
      </w:ins>
      <m:oMath>
        <m:r>
          <m:t>θ</m:t>
        </m:r>
      </m:oMath>
      <w:ins w:id="801" w:author="PR Preview" w:date="2026-01-01T00:00:00Z">
        <w:r>
          <w:t xml:space="preserve">.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Suppose the set of possible data values does not depend on</w:t>
        </w:r>
      </w:ins>
      <w:ins w:id="804" w:author="PR Preview" w:date="2026-01-01T00:00:00Z">
        <w:r>
          <w:t xml:space="preserve"> </w:t>
        </w:r>
      </w:ins>
      <m:oMath>
        <m:r>
          <m:t>θ</m:t>
        </m:r>
      </m:oMath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 the order of differentiation with respect to</w:t>
        </w:r>
      </w:ins>
      <w:ins w:id="808" w:author="PR Preview" w:date="2026-01-01T00:00:00Z">
        <w:r>
          <w:t xml:space="preserve"> </w:t>
        </w:r>
      </w:ins>
      <m:oMath>
        <m:r>
          <m:t>θ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 integration over the data can be exchanged.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Then the</w:t>
        </w:r>
      </w:ins>
      <w:ins w:id="813" w:author="PR Preview" w:date="2026-01-01T00:00:00Z">
        <w:r>
          <w:t xml:space="preserve"> </w:t>
        </w:r>
      </w:ins>
      <w:hyperlink w:anchor="def-score">
        <w:ins w:id="81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81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816" w:author="PR Preview" w:date="2026-01-01T00:00:00Z">
        <w:r>
          <w:t xml:space="preserve">,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the derivative of the log-likelihood with respect to</w:t>
        </w:r>
      </w:ins>
      <w:ins w:id="819" w:author="PR Preview" w:date="2026-01-01T00:00:00Z">
        <w:r>
          <w:t xml:space="preserve"> </w:t>
        </w:r>
      </w:ins>
      <m:oMath>
        <m:r>
          <m:t>θ</m:t>
        </m:r>
      </m:oMath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ins w:id="823" w:author="PR Preview" w:date="2026-01-01T00:00:00Z">
        <w:r>
          <w:rPr>
            <w:i/>
            <w:iCs/>
          </w:rPr>
          <w:t xml:space="preserve">Proof</w:t>
        </w:r>
      </w:ins>
      <w:ins w:id="824" w:author="PR Preview" w:date="2026-01-01T00:00:00Z">
        <w:r>
          <w:t xml:space="preserve">. </w:t>
        </w:r>
      </w:ins>
      <w:ins w:id="825" w:author="PR Preview" w:date="2026-01-01T00:00:00Z">
        <w:r>
          <w:t xml:space="preserve">This is the solution to</w:t>
        </w:r>
      </w:ins>
      <w:ins w:id="826" w:author="PR Preview" w:date="2026-01-01T00:00:00Z">
        <w:r>
          <w:t xml:space="preserve"> </w:t>
        </w:r>
      </w:ins>
      <w:hyperlink w:anchor="exr-score-mean-zero">
        <w:ins w:id="827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828" w:author="PR Preview" w:date="2026-01-01T00:00:00Z">
        <w:r>
          <w:t xml:space="preserve">, worked in</w:t>
        </w:r>
      </w:ins>
      <w:ins w:id="829" w:author="PR Preview" w:date="2026-01-01T00:00:00Z">
        <w:r>
          <w:t xml:space="preserve"> </w:t>
        </w:r>
      </w:ins>
      <w:hyperlink w:anchor="sol-score-mean-zero">
        <w:ins w:id="830" w:author="PR Preview" w:date="2026-01-01T00:00:00Z">
          <w:r>
            <w:rPr>
              <w:rStyle w:val="Hyperlink"/>
            </w:rPr>
            <w:t xml:space="preserve">Solution 15</w:t>
          </w:r>
        </w:ins>
      </w:hyperlink>
      <w:ins w:id="831" w:author="PR Preview" w:date="2026-01-01T00:00:00Z">
        <w:r>
          <w:t xml:space="preserve">.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It builds on</w:t>
        </w:r>
      </w:ins>
      <w:ins w:id="834" w:author="PR Preview" w:date="2026-01-01T00:00:00Z">
        <w:r>
          <w:t xml:space="preserve"> </w:t>
        </w:r>
      </w:ins>
      <w:hyperlink w:anchor="lem-deriv-log-density">
        <w:ins w:id="83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836" w:author="PR Preview" w:date="2026-01-01T00:00:00Z">
        <w:r>
          <w:t xml:space="preserve">.</w:t>
        </w:r>
      </w:ins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del w:id="837" w:author="PR Preview" w:date="2026-01-01T00:00:00Z">
        <w:r>
          <w:rPr>
            <w:i/>
            <w:iCs/>
          </w:rPr>
          <w:delText xml:space="preserve">Solution 16</w:delText>
        </w:r>
      </w:del>
      <w:del w:id="838" w:author="PR Preview" w:date="2026-01-01T00:00:00Z">
        <w:r>
          <w:delText xml:space="preserve">. </w:delText>
        </w:r>
      </w:del>
      <w:del w:id="839" w:author="PR Preview" w:date="2026-01-01T00:00:00Z">
        <w:r>
          <w:delText xml:space="preserve">By</w:delText>
        </w:r>
      </w:del>
      <w:del w:id="840" w:author="PR Preview" w:date="2026-01-01T00:00:00Z">
        <w:r>
          <w:delText xml:space="preserve"> </w:delText>
        </w:r>
      </w:del>
      <w:hyperlink w:anchor="exr-score-mean-zero">
        <w:del w:id="841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842" w:author="PR Preview" w:date="2026-01-01T00:00:00Z">
        <w:r>
          <w:delText xml:space="preserve">,</w:delText>
        </w:r>
      </w:del>
      <w:del w:id="84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for every</w:delText>
        </w:r>
      </w:del>
      <w:del w:id="846" w:author="PR Preview" w:date="2026-01-01T00:00:00Z">
        <w:r>
          <w:delText xml:space="preserve"> </w:delText>
        </w:r>
      </w:del>
      <m:oMath>
        <m:r>
          <m:t>θ</m:t>
        </m:r>
      </m:oMath>
      <w:del w:id="847" w:author="PR Preview" w:date="2026-01-01T00:00:00Z">
        <w:r>
          <w:delText xml:space="preserve">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Differentiate this identity with respect to</w:delText>
        </w:r>
      </w:del>
      <w:del w:id="850" w:author="PR Preview" w:date="2026-01-01T00:00:00Z">
        <w:r>
          <w:delText xml:space="preserve"> </w:delText>
        </w:r>
      </w:del>
      <m:oMath>
        <m:r>
          <m:t>θ</m:t>
        </m:r>
      </m:oMath>
      <w:del w:id="851" w:author="PR Preview" w:date="2026-01-01T00:00:00Z">
        <w:r>
          <w:delText xml:space="preserve">;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the step that substitutes for</w:delText>
        </w:r>
      </w:del>
      <w:del w:id="8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uses</w:delText>
        </w:r>
      </w:del>
      <w:del w:id="857" w:author="PR Preview" w:date="2026-01-01T00:00:00Z">
        <w:r>
          <w:delText xml:space="preserve"> </w:delText>
        </w:r>
      </w:del>
      <w:hyperlink w:anchor="exr-deriv-log-density">
        <w:del w:id="858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859" w:author="PR Preview" w:date="2026-01-01T00:00:00Z">
        <w:r>
          <w:delText xml:space="preserve">:</w:delText>
        </w:r>
      </w:del>
    </w:p>
    <w:p>
      <w:pPr>
        <w:pStyle w:val="BodyText"/>
      </w:pPr>
      <w:ins w:id="860" w:author="PR Preview" w:date="2026-01-01T00:00:00Z">
        <w:r>
          <w:rPr>
            <w:i/>
            <w:iCs/>
          </w:rPr>
          <w:t xml:space="preserve">Solution 16</w:t>
        </w:r>
      </w:ins>
      <w:ins w:id="861" w:author="PR Preview" w:date="2026-01-01T00:00:00Z">
        <w:r>
          <w:t xml:space="preserve">. </w:t>
        </w:r>
      </w:ins>
      <w:ins w:id="862" w:author="PR Preview" w:date="2026-01-01T00:00:00Z">
        <w:r>
          <w:t xml:space="preserve">By</w:t>
        </w:r>
      </w:ins>
      <w:ins w:id="863" w:author="PR Preview" w:date="2026-01-01T00:00:00Z">
        <w:r>
          <w:t xml:space="preserve"> </w:t>
        </w:r>
      </w:ins>
      <w:hyperlink w:anchor="thm-score-mean-zero">
        <w:ins w:id="86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865" w:author="PR Preview" w:date="2026-01-01T00:00:00Z">
        <w:r>
          <w:t xml:space="preserve">,</w:t>
        </w:r>
      </w:ins>
      <w:ins w:id="86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 every</w:t>
        </w:r>
      </w:ins>
      <w:ins w:id="869" w:author="PR Preview" w:date="2026-01-01T00:00:00Z">
        <w:r>
          <w:t xml:space="preserve"> </w:t>
        </w:r>
      </w:ins>
      <m:oMath>
        <m:r>
          <m:t>θ</m:t>
        </m:r>
      </m:oMath>
      <w:ins w:id="870" w:author="PR Preview" w:date="2026-01-01T00:00:00Z">
        <w:r>
          <w:t xml:space="preserve">.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Differentiate this identity with respect to</w:t>
        </w:r>
      </w:ins>
      <w:ins w:id="873" w:author="PR Preview" w:date="2026-01-01T00:00:00Z">
        <w:r>
          <w:t xml:space="preserve"> </w:t>
        </w:r>
      </w:ins>
      <m:oMath>
        <m:r>
          <m:t>θ</m:t>
        </m:r>
      </m:oMath>
      <w:ins w:id="874" w:author="PR Preview" w:date="2026-01-01T00:00:00Z">
        <w:r>
          <w:t xml:space="preserve">;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 step that substitutes for</w:t>
        </w:r>
      </w:ins>
      <w:ins w:id="8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uses</w:t>
        </w:r>
      </w:ins>
      <w:ins w:id="880" w:author="PR Preview" w:date="2026-01-01T00:00:00Z">
        <w:r>
          <w:t xml:space="preserve"> </w:t>
        </w:r>
      </w:ins>
      <w:hyperlink w:anchor="lem-deriv-log-density">
        <w:ins w:id="88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8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del w:id="883" w:author="PR Preview" w:date="2026-01-01T00:00:00Z">
        <w:r>
          <w:rPr>
            <w:b/>
            <w:bCs/>
          </w:rPr>
          <w:delText xml:space="preserve">Theorem 8 (Mean and variance of the score)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Suppose the set of possible data values does not depend on</w:delText>
        </w:r>
      </w:del>
      <w:del w:id="8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887" w:author="PR Preview" w:date="2026-01-01T00:00:00Z">
        <w:r>
          <w:delText xml:space="preserve">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and the order of differentiation with respect to</w:delText>
        </w:r>
      </w:del>
      <w:del w:id="8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and integration over the data can be exchanged.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Then the score has mean zero,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and its variance is the expected information:</w:delText>
        </w:r>
      </w:del>
    </w:p>
    <w:p>
      <w:pPr>
        <w:pStyle w:val="FirstParagraph"/>
      </w:pPr>
      <w:ins w:id="897" w:author="PR Preview" w:date="2026-01-01T00:00:00Z">
        <w:r>
          <w:rPr>
            <w:b/>
            <w:bCs/>
          </w:rPr>
          <w:t xml:space="preserve">Theorem 15 (Second moment of the score)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Under the assumptions of</w:t>
        </w:r>
      </w:ins>
      <w:ins w:id="900" w:author="PR Preview" w:date="2026-01-01T00:00:00Z">
        <w:r>
          <w:t xml:space="preserve"> </w:t>
        </w:r>
      </w:ins>
      <w:hyperlink w:anchor="thm-score-mean-zero">
        <w:ins w:id="90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the second moment</w:t>
        </w:r>
      </w:ins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of the</w:t>
        </w:r>
      </w:ins>
      <w:ins w:id="908" w:author="PR Preview" w:date="2026-01-01T00:00:00Z">
        <w:r>
          <w:t xml:space="preserve"> </w:t>
        </w:r>
      </w:ins>
      <w:hyperlink w:anchor="def-score">
        <w:ins w:id="90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91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is the</w:t>
        </w:r>
      </w:ins>
      <w:ins w:id="913" w:author="PR Preview" w:date="2026-01-01T00:00:00Z">
        <w:r>
          <w:t xml:space="preserve"> </w:t>
        </w:r>
      </w:ins>
      <w:hyperlink w:anchor="def-einf">
        <w:ins w:id="914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9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 expected negative second derivative of the log-likelihood: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ins w:id="919" w:author="PR Preview" w:date="2026-01-01T00:00:00Z">
        <w:r>
          <w:rPr>
            <w:i/>
            <w:iCs/>
          </w:rPr>
          <w:t xml:space="preserve">Proof</w:t>
        </w:r>
      </w:ins>
      <w:ins w:id="920" w:author="PR Preview" w:date="2026-01-01T00:00:00Z">
        <w:r>
          <w:t xml:space="preserve">. </w:t>
        </w:r>
      </w:ins>
      <w:ins w:id="921" w:author="PR Preview" w:date="2026-01-01T00:00:00Z">
        <w:r>
          <w:t xml:space="preserve">This is the solution to</w:t>
        </w:r>
      </w:ins>
      <w:ins w:id="922" w:author="PR Preview" w:date="2026-01-01T00:00:00Z">
        <w:r>
          <w:t xml:space="preserve"> </w:t>
        </w:r>
      </w:ins>
      <w:hyperlink w:anchor="exr-score-second-moment">
        <w:ins w:id="923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924" w:author="PR Preview" w:date="2026-01-01T00:00:00Z">
        <w:r>
          <w:t xml:space="preserve">, worked in</w:t>
        </w:r>
      </w:ins>
      <w:ins w:id="925" w:author="PR Preview" w:date="2026-01-01T00:00:00Z">
        <w:r>
          <w:t xml:space="preserve"> </w:t>
        </w:r>
      </w:ins>
      <w:hyperlink w:anchor="sol-score-second-moment">
        <w:ins w:id="926" w:author="PR Preview" w:date="2026-01-01T00:00:00Z">
          <w:r>
            <w:rPr>
              <w:rStyle w:val="Hyperlink"/>
            </w:rPr>
            <w:t xml:space="preserve">Solution 16</w:t>
          </w:r>
        </w:ins>
      </w:hyperlink>
      <w:ins w:id="927" w:author="PR Preview" w:date="2026-01-01T00:00:00Z">
        <w:r>
          <w:t xml:space="preserve">.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It builds on</w:t>
        </w:r>
      </w:ins>
      <w:ins w:id="930" w:author="PR Preview" w:date="2026-01-01T00:00:00Z">
        <w:r>
          <w:t xml:space="preserve"> </w:t>
        </w:r>
      </w:ins>
      <w:hyperlink w:anchor="thm-score-mean-zero">
        <w:ins w:id="93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</w:t>
        </w:r>
      </w:ins>
      <w:ins w:id="934" w:author="PR Preview" w:date="2026-01-01T00:00:00Z">
        <w:r>
          <w:t xml:space="preserve"> </w:t>
        </w:r>
      </w:ins>
      <w:hyperlink w:anchor="lem-deriv-log-density">
        <w:ins w:id="93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36" w:author="PR Preview" w:date="2026-01-01T00:00:00Z">
        <w:r>
          <w:t xml:space="preserve">.</w:t>
        </w:r>
      </w:ins>
    </w:p>
    <w:bookmarkStart w:id="105" w:name="thm-information-equality"/>
    <w:p>
      <w:pPr>
        <w:pStyle w:val="BodyText"/>
      </w:pPr>
      <w:ins w:id="937" w:author="PR Preview" w:date="2026-01-01T00:00:00Z">
        <w:r>
          <w:rPr>
            <w:b/>
            <w:bCs/>
          </w:rPr>
          <w:t xml:space="preserve">Theorem 16 (Mean and variance of the score)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Suppose the set of possible data values does not depend on</w:t>
        </w:r>
      </w:ins>
      <w:ins w:id="9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and the order of differentiation with respect to</w:t>
        </w:r>
      </w:ins>
      <w:ins w:id="9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and integration over the data can be exchanged.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Then the score has mean zero,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951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is the solution to</w:delText>
        </w:r>
      </w:del>
      <w:del w:id="954" w:author="PR Preview" w:date="2026-01-01T00:00:00Z">
        <w:r>
          <w:delText xml:space="preserve"> </w:delText>
        </w:r>
      </w:del>
      <w:hyperlink w:anchor="exr-score-mean-zero">
        <w:del w:id="955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956" w:author="PR Preview" w:date="2026-01-01T00:00:00Z">
        <w:r>
          <w:delText xml:space="preserve">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For</w:delText>
        </w:r>
      </w:del>
      <w:del w:id="959" w:author="PR Preview" w:date="2026-01-01T00:00:00Z">
        <w:r>
          <w:delText xml:space="preserve"> </w:delText>
        </w:r>
      </w:del>
      <w:hyperlink w:anchor="eq-information-equality">
        <w:del w:id="960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961" w:author="PR Preview" w:date="2026-01-01T00:00:00Z">
        <w:r>
          <w:delText xml:space="preserve">,</w:delText>
        </w:r>
      </w:del>
      <w:del w:id="962" w:author="PR Preview" w:date="2026-01-01T00:00:00Z">
        <w:r>
          <w:delText xml:space="preserve"> </w:delText>
        </w:r>
      </w:del>
      <w:hyperlink w:anchor="exr-score-second-moment">
        <w:del w:id="963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gives</w:delText>
        </w:r>
      </w:del>
      <w:del w:id="9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967" w:author="PR Preview" w:date="2026-01-01T00:00:00Z">
        <w:r>
          <w:delText xml:space="preserve">,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and because</w:delText>
        </w:r>
      </w:del>
      <w:del w:id="97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971" w:author="PR Preview" w:date="2026-01-01T00:00:00Z">
        <w:r>
          <w:delText xml:space="preserve">,</w:delText>
        </w:r>
      </w:del>
    </w:p>
    <w:p>
      <w:pPr>
        <w:pStyle w:val="BodyText"/>
      </w:pPr>
      <w:hyperlink w:anchor="eq-score-mean-zero">
        <w:ins w:id="972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follows from</w:t>
        </w:r>
      </w:ins>
      <w:ins w:id="975" w:author="PR Preview" w:date="2026-01-01T00:00:00Z">
        <w:r>
          <w:t xml:space="preserve"> </w:t>
        </w:r>
      </w:ins>
      <w:hyperlink w:anchor="thm-score-mean-zero">
        <w:ins w:id="97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977" w:author="PR Preview" w:date="2026-01-01T00:00:00Z">
        <w:r>
          <w:t xml:space="preserve">.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For</w:t>
        </w:r>
      </w:ins>
      <w:ins w:id="980" w:author="PR Preview" w:date="2026-01-01T00:00:00Z">
        <w:r>
          <w:t xml:space="preserve"> </w:t>
        </w:r>
      </w:ins>
      <w:hyperlink w:anchor="eq-information-equality">
        <w:ins w:id="981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hyperlink w:anchor="thm-score-second-moment">
        <w:ins w:id="98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gives</w:t>
        </w:r>
      </w:ins>
      <w:ins w:id="9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and because</w:t>
        </w:r>
      </w:ins>
      <w:ins w:id="99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9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del w:id="993" w:author="PR Preview" w:date="2026-01-01T00:00:00Z">
        <w:r>
          <w:rPr>
            <w:b/>
            <w:bCs/>
          </w:rPr>
          <w:delText xml:space="preserve">Theorem 9 (Central limit theorem for MLEs)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For</w:delText>
        </w:r>
      </w:del>
      <w:del w:id="996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data from a correctly specified model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satisfying regularity conditions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(including those of</w:delText>
        </w:r>
      </w:del>
      <w:del w:id="1003" w:author="PR Preview" w:date="2026-01-01T00:00:00Z">
        <w:r>
          <w:delText xml:space="preserve"> </w:delText>
        </w:r>
      </w:del>
      <w:hyperlink w:anchor="thm-information-equality">
        <w:del w:id="100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005" w:author="PR Preview" w:date="2026-01-01T00:00:00Z">
        <w:r>
          <w:delText xml:space="preserve">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an identifiable parameter,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 true parameter value in the interior of the parameter space,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and a positive definite information matrix),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a consistent solution</w:delText>
        </w:r>
      </w:del>
      <w:del w:id="10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of the</w:delText>
        </w:r>
      </w:del>
      <w:del w:id="1017" w:author="PR Preview" w:date="2026-01-01T00:00:00Z">
        <w:r>
          <w:delText xml:space="preserve"> </w:delText>
        </w:r>
      </w:del>
      <w:hyperlink w:anchor="def-score-equation">
        <w:del w:id="1018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exists,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and for large</w:delText>
        </w:r>
      </w:del>
      <w:del w:id="1023" w:author="PR Preview" w:date="2026-01-01T00:00:00Z">
        <w:r>
          <w:delText xml:space="preserve"> </w:delText>
        </w:r>
      </w:del>
      <m:oMath>
        <m:r>
          <m:t>n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it has approximately a Gaussian distribution,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centered at the true parameter value</w:delText>
        </w:r>
      </w:del>
      <w:del w:id="10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029" w:author="PR Preview" w:date="2026-01-01T00:00:00Z">
        <w:r>
          <w:delText xml:space="preserve">,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1032" w:author="PR Preview" w:date="2026-01-01T00:00:00Z">
        <w:r>
          <w:rPr>
            <w:b/>
            <w:bCs/>
          </w:rPr>
          <w:t xml:space="preserve">Theorem 17 (Central limit theorem for MLEs)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For</w:t>
        </w:r>
      </w:ins>
      <w:ins w:id="1035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data from a correctly specified model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satisfying regularity conditions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(including those of</w:t>
        </w:r>
      </w:ins>
      <w:ins w:id="1042" w:author="PR Preview" w:date="2026-01-01T00:00:00Z">
        <w:r>
          <w:t xml:space="preserve"> </w:t>
        </w:r>
      </w:ins>
      <w:hyperlink w:anchor="thm-information-equality">
        <w:ins w:id="104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 identifiable parameter,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a true parameter value in the interior of the parameter space,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and a positive definite information matrix),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a consistent solution</w:t>
        </w:r>
      </w:ins>
      <w:ins w:id="10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of the</w:t>
        </w:r>
      </w:ins>
      <w:ins w:id="1056" w:author="PR Preview" w:date="2026-01-01T00:00:00Z">
        <w:r>
          <w:t xml:space="preserve"> </w:t>
        </w:r>
      </w:ins>
      <w:hyperlink w:anchor="def-score-equation">
        <w:ins w:id="1057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exists,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and for large</w:t>
        </w:r>
      </w:ins>
      <w:ins w:id="1062" w:author="PR Preview" w:date="2026-01-01T00:00:00Z">
        <w:r>
          <w:t xml:space="preserve"> </w:t>
        </w:r>
      </w:ins>
      <m:oMath>
        <m:r>
          <m:t>n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it has approximately a Gaussian distribution,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centered at the true parameter value</w:t>
        </w:r>
      </w:ins>
      <w:ins w:id="10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del w:id="1071" w:author="PR Preview" w:date="2026-01-01T00:00:00Z">
        <w:r>
          <w:rPr>
            <w:b/>
            <w:bCs/>
          </w:rPr>
          <w:delText xml:space="preserve">Example 8 (Approximate distribution of the Poisson MLE)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For</w:delText>
        </w:r>
      </w:del>
      <w:del w:id="10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075" w:author="PR Preview" w:date="2026-01-01T00:00:00Z">
        <w:r>
          <w:delText xml:space="preserve">,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setting the score</w:delText>
        </w:r>
      </w:del>
      <w:del w:id="107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(</w:delText>
        </w:r>
      </w:del>
      <w:hyperlink w:anchor="exm-information-equality">
        <w:del w:id="108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082" w:author="PR Preview" w:date="2026-01-01T00:00:00Z">
        <w:r>
          <w:delText xml:space="preserve">)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to zero gives</w:delText>
        </w:r>
      </w:del>
      <w:del w:id="10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086" w:author="PR Preview" w:date="2026-01-01T00:00:00Z">
        <w:r>
          <w:delText xml:space="preserve">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and</w:delText>
        </w:r>
      </w:del>
      <w:del w:id="10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(</w:delText>
        </w:r>
      </w:del>
      <w:hyperlink w:anchor="exm-information-poisson">
        <w:del w:id="1092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093" w:author="PR Preview" w:date="2026-01-01T00:00:00Z">
        <w:r>
          <w:delText xml:space="preserve">),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so</w:delText>
        </w:r>
      </w:del>
      <w:del w:id="1096" w:author="PR Preview" w:date="2026-01-01T00:00:00Z">
        <w:r>
          <w:delText xml:space="preserve"> </w:delText>
        </w:r>
      </w:del>
      <w:hyperlink w:anchor="thm-dist-mle">
        <w:del w:id="109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says that for large</w:delText>
        </w:r>
      </w:del>
      <w:del w:id="1100" w:author="PR Preview" w:date="2026-01-01T00:00:00Z">
        <w:r>
          <w:delText xml:space="preserve"> </w:delText>
        </w:r>
      </w:del>
      <m:oMath>
        <m:r>
          <m:t>n</m:t>
        </m:r>
      </m:oMath>
      <w:del w:id="1101" w:author="PR Preview" w:date="2026-01-01T00:00:00Z">
        <w:r>
          <w:delText xml:space="preserve">:</w:delText>
        </w:r>
      </w:del>
    </w:p>
    <w:p>
      <w:pPr>
        <w:pStyle w:val="BodyText"/>
      </w:pPr>
      <w:ins w:id="1102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For</w:t>
        </w:r>
      </w:ins>
      <w:ins w:id="11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106" w:author="PR Preview" w:date="2026-01-01T00:00:00Z">
        <w:r>
          <w:t xml:space="preserve">,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setting the score</w:t>
        </w:r>
      </w:ins>
      <w:ins w:id="110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(</w:t>
        </w:r>
      </w:ins>
      <w:hyperlink w:anchor="exm-information-equality">
        <w:ins w:id="111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113" w:author="PR Preview" w:date="2026-01-01T00:00:00Z">
        <w:r>
          <w:t xml:space="preserve">)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to zero gives</w:t>
        </w:r>
      </w:ins>
      <w:ins w:id="11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117" w:author="PR Preview" w:date="2026-01-01T00:00:00Z">
        <w:r>
          <w:t xml:space="preserve">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</w:t>
        </w:r>
      </w:ins>
      <w:ins w:id="11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(</w:t>
        </w:r>
      </w:ins>
      <w:hyperlink w:anchor="exm-information-poisson">
        <w:ins w:id="112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124" w:author="PR Preview" w:date="2026-01-01T00:00:00Z">
        <w:r>
          <w:t xml:space="preserve">),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so</w:t>
        </w:r>
      </w:ins>
      <w:ins w:id="1127" w:author="PR Preview" w:date="2026-01-01T00:00:00Z">
        <w:r>
          <w:t xml:space="preserve"> </w:t>
        </w:r>
      </w:ins>
      <w:hyperlink w:anchor="thm-dist-mle">
        <w:ins w:id="112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says that for large</w:t>
        </w:r>
      </w:ins>
      <w:ins w:id="1131" w:author="PR Preview" w:date="2026-01-01T00:00:00Z">
        <w:r>
          <w:t xml:space="preserve"> </w:t>
        </w:r>
      </w:ins>
      <m:oMath>
        <m:r>
          <m:t>n</m:t>
        </m:r>
      </m:oMath>
      <w:ins w:id="11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del w:id="113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involves the unknown</w:delText>
        </w:r>
      </w:del>
      <w:del w:id="11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137" w:author="PR Preview" w:date="2026-01-01T00:00:00Z">
        <w:r>
          <w:delText xml:space="preserve">,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so to use it we estimate</w:delText>
        </w:r>
      </w:del>
      <w:del w:id="11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141" w:author="PR Preview" w:date="2026-01-01T00:00:00Z">
        <w:r>
          <w:delText xml:space="preserve">,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by either the expected information at the MLE,</w:delText>
        </w:r>
      </w:del>
      <w:del w:id="11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145" w:author="PR Preview" w:date="2026-01-01T00:00:00Z">
        <w:r>
          <w:delText xml:space="preserve">,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or the observed information at the MLE,</w:delText>
        </w:r>
      </w:del>
      <w:del w:id="114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149" w:author="PR Preview" w:date="2026-01-01T00:00:00Z">
        <w:r>
          <w:delText xml:space="preserve">.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Either way, the estimated standard error of the</w:delText>
        </w:r>
      </w:del>
      <w:del w:id="1152" w:author="PR Preview" w:date="2026-01-01T00:00:00Z">
        <w:r>
          <w:delText xml:space="preserve"> </w:delText>
        </w:r>
      </w:del>
      <m:oMath>
        <m:r>
          <m:t>k</m:t>
        </m:r>
      </m:oMath>
      <w:del w:id="1153" w:author="PR Preview" w:date="2026-01-01T00:00:00Z">
        <w:r>
          <w:delText xml:space="preserve">th entry of</w:delText>
        </w:r>
      </w:del>
      <w:del w:id="11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115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involves the unknown</w:t>
        </w:r>
      </w:ins>
      <w:ins w:id="11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161" w:author="PR Preview" w:date="2026-01-01T00:00:00Z">
        <w:r>
          <w:t xml:space="preserve">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so to use it we estimate</w:t>
        </w:r>
      </w:ins>
      <w:ins w:id="11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1165" w:author="PR Preview" w:date="2026-01-01T00:00:00Z">
        <w:r>
          <w:t xml:space="preserve">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by either the expected information at the MLE,</w:t>
        </w:r>
      </w:ins>
      <w:ins w:id="1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169" w:author="PR Preview" w:date="2026-01-01T00:00:00Z">
        <w:r>
          <w:t xml:space="preserve">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or the observed information at the MLE,</w:t>
        </w:r>
      </w:ins>
      <w:ins w:id="117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173" w:author="PR Preview" w:date="2026-01-01T00:00:00Z">
        <w:r>
          <w:t xml:space="preserve">.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Either way, the estimated standard error of the</w:t>
        </w:r>
      </w:ins>
      <w:ins w:id="1176" w:author="PR Preview" w:date="2026-01-01T00:00:00Z">
        <w:r>
          <w:t xml:space="preserve"> </w:t>
        </w:r>
      </w:ins>
      <m:oMath>
        <m:r>
          <m:t>k</m:t>
        </m:r>
      </m:oMath>
      <w:ins w:id="1177" w:author="PR Preview" w:date="2026-01-01T00:00:00Z">
        <w:r>
          <w:t xml:space="preserve">th entry of</w:t>
        </w:r>
      </w:ins>
      <w:ins w:id="117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del w:id="1181" w:author="PR Preview" w:date="2026-01-01T00:00:00Z">
        <w:r>
          <w:delText xml:space="preserve">By</w:delText>
        </w:r>
      </w:del>
      <w:del w:id="1182" w:author="PR Preview" w:date="2026-01-01T00:00:00Z">
        <w:r>
          <w:delText xml:space="preserve"> </w:delText>
        </w:r>
      </w:del>
      <w:hyperlink w:anchor="thm-dist-mle">
        <w:del w:id="118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84" w:author="PR Preview" w:date="2026-01-01T00:00:00Z">
        <w:r>
          <w:delText xml:space="preserve">,</w:delText>
        </w:r>
      </w:del>
      <w:del w:id="11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has approximately a standard Gaussian distribution in large samples,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so the Wald interval is an</w:delText>
        </w:r>
      </w:del>
      <w:del w:id="1190" w:author="PR Preview" w:date="2026-01-01T00:00:00Z">
        <w:r>
          <w:delText xml:space="preserve"> </w:delText>
        </w:r>
      </w:del>
      <w:hyperlink r:id="rId117">
        <w:del w:id="1191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for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1195" w:author="PR Preview" w:date="2026-01-01T00:00:00Z">
        <w:r>
          <w:delText xml:space="preserve">.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For a 95% interval,</w:delText>
        </w:r>
      </w:del>
      <w:del w:id="1198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1199" w:author="PR Preview" w:date="2026-01-01T00:00:00Z">
        <w:r>
          <w:delText xml:space="preserve">.</w:delText>
        </w:r>
      </w:del>
    </w:p>
    <w:p>
      <w:pPr>
        <w:pStyle w:val="BodyText"/>
      </w:pPr>
      <w:ins w:id="1200" w:author="PR Preview" w:date="2026-01-01T00:00:00Z">
        <w:r>
          <w:t xml:space="preserve">By</w:t>
        </w:r>
      </w:ins>
      <w:ins w:id="1201" w:author="PR Preview" w:date="2026-01-01T00:00:00Z">
        <w:r>
          <w:t xml:space="preserve"> </w:t>
        </w:r>
      </w:ins>
      <w:hyperlink w:anchor="thm-dist-mle">
        <w:ins w:id="120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has approximately a standard Gaussian distribution in large samples,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so the Wald interval is an</w:t>
        </w:r>
      </w:ins>
      <w:ins w:id="1209" w:author="PR Preview" w:date="2026-01-01T00:00:00Z">
        <w:r>
          <w:t xml:space="preserve"> </w:t>
        </w:r>
      </w:ins>
      <w:hyperlink r:id="rId117">
        <w:ins w:id="1210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for</w:t>
        </w:r>
      </w:ins>
      <w:ins w:id="121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1214" w:author="PR Preview" w:date="2026-01-01T00:00:00Z">
        <w:r>
          <w:t xml:space="preserve">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For a 95% interval,</w:t>
        </w:r>
      </w:ins>
      <w:ins w:id="1217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1218" w:author="PR Preview" w:date="2026-01-01T00:00:00Z">
        <w:r>
          <w:t xml:space="preserve">.</w:t>
        </w:r>
      </w:ins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del w:id="1219" w:author="PR Preview" w:date="2026-01-01T00:00:00Z">
        <w:r>
          <w:rPr>
            <w:i/>
            <w:iCs/>
          </w:rPr>
          <w:delText xml:space="preserve">Remark 7</w:delText>
        </w:r>
      </w:del>
      <w:del w:id="1220" w:author="PR Preview" w:date="2026-01-01T00:00:00Z">
        <w:r>
          <w:delText xml:space="preserve"> (Null distributions of the Wald statistics). </w:delText>
        </w:r>
      </w:del>
      <w:del w:id="1221" w:author="PR Preview" w:date="2026-01-01T00:00:00Z">
        <w:r>
          <w:delText xml:space="preserve">By</w:delText>
        </w:r>
      </w:del>
      <w:del w:id="1222" w:author="PR Preview" w:date="2026-01-01T00:00:00Z">
        <w:r>
          <w:delText xml:space="preserve"> </w:delText>
        </w:r>
      </w:del>
      <w:hyperlink w:anchor="thm-dist-mle">
        <w:del w:id="122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24" w:author="PR Preview" w:date="2026-01-01T00:00:00Z">
        <w:r>
          <w:delText xml:space="preserve">, the statistic</w:delText>
        </w:r>
      </w:del>
      <w:del w:id="1225" w:author="PR Preview" w:date="2026-01-01T00:00:00Z">
        <w:r>
          <w:delText xml:space="preserve"> </w:delText>
        </w:r>
      </w:del>
      <m:oMath>
        <m:r>
          <m:t>Z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of the</w:delText>
        </w:r>
      </w:del>
      <w:del w:id="1228" w:author="PR Preview" w:date="2026-01-01T00:00:00Z">
        <w:r>
          <w:delText xml:space="preserve"> </w:delText>
        </w:r>
      </w:del>
      <w:hyperlink w:anchor="def-wald-test">
        <w:del w:id="1229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has approximately a standard Gaussian distribution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under</w:delText>
        </w:r>
      </w:del>
      <w:del w:id="123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in large samples.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The Wald statistic for</w:delText>
        </w:r>
      </w:del>
      <w:del w:id="1239" w:author="PR Preview" w:date="2026-01-01T00:00:00Z">
        <w:r>
          <w:delText xml:space="preserve"> </w:delText>
        </w:r>
      </w:del>
      <m:oMath>
        <m:r>
          <m:t>q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constraints (</w:delText>
        </w:r>
      </w:del>
      <w:hyperlink w:anchor="def-wald-statistic-q">
        <w:del w:id="124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43" w:author="PR Preview" w:date="2026-01-01T00:00:00Z">
        <w:r>
          <w:delText xml:space="preserve">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has approximately a</w:delText>
        </w:r>
      </w:del>
      <w:del w:id="1246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distribution under</w:delText>
        </w:r>
      </w:del>
      <w:del w:id="124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250" w:author="PR Preview" w:date="2026-01-01T00:00:00Z">
        <w:r>
          <w:delText xml:space="preserve">.</w:delText>
        </w:r>
      </w:del>
    </w:p>
    <w:p>
      <w:pPr>
        <w:pStyle w:val="FirstParagraph"/>
      </w:pPr>
      <w:ins w:id="1251" w:author="PR Preview" w:date="2026-01-01T00:00:00Z">
        <w:r>
          <w:rPr>
            <w:i/>
            <w:iCs/>
          </w:rPr>
          <w:t xml:space="preserve">Remark 7</w:t>
        </w:r>
      </w:ins>
      <w:ins w:id="1252" w:author="PR Preview" w:date="2026-01-01T00:00:00Z">
        <w:r>
          <w:t xml:space="preserve"> (Null distributions of the Wald statistics). </w:t>
        </w:r>
      </w:ins>
      <w:ins w:id="1253" w:author="PR Preview" w:date="2026-01-01T00:00:00Z">
        <w:r>
          <w:t xml:space="preserve">By</w:t>
        </w:r>
      </w:ins>
      <w:ins w:id="1254" w:author="PR Preview" w:date="2026-01-01T00:00:00Z">
        <w:r>
          <w:t xml:space="preserve"> </w:t>
        </w:r>
      </w:ins>
      <w:hyperlink w:anchor="thm-dist-mle">
        <w:ins w:id="125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256" w:author="PR Preview" w:date="2026-01-01T00:00:00Z">
        <w:r>
          <w:t xml:space="preserve">, the statistic</w:t>
        </w:r>
      </w:ins>
      <w:ins w:id="1257" w:author="PR Preview" w:date="2026-01-01T00:00:00Z">
        <w:r>
          <w:t xml:space="preserve"> </w:t>
        </w:r>
      </w:ins>
      <m:oMath>
        <m:r>
          <m:t>Z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of the</w:t>
        </w:r>
      </w:ins>
      <w:ins w:id="1260" w:author="PR Preview" w:date="2026-01-01T00:00:00Z">
        <w:r>
          <w:t xml:space="preserve"> </w:t>
        </w:r>
      </w:ins>
      <w:hyperlink w:anchor="def-wald-test">
        <w:ins w:id="1261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has approximately a standard Gaussian distribution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under</w:t>
        </w:r>
      </w:ins>
      <w:ins w:id="12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in large samples.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The Wald statistic for</w:t>
        </w:r>
      </w:ins>
      <w:ins w:id="1271" w:author="PR Preview" w:date="2026-01-01T00:00:00Z">
        <w:r>
          <w:t xml:space="preserve"> </w:t>
        </w:r>
      </w:ins>
      <m:oMath>
        <m:r>
          <m:t>q</m:t>
        </m:r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constraints (</w:t>
        </w:r>
      </w:ins>
      <w:hyperlink w:anchor="def-wald-statistic-q">
        <w:ins w:id="127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75" w:author="PR Preview" w:date="2026-01-01T00:00:00Z">
        <w:r>
          <w:t xml:space="preserve">)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has approximately a</w:t>
        </w:r>
      </w:ins>
      <w:ins w:id="1278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distribution under</w:t>
        </w:r>
      </w:ins>
      <w:ins w:id="128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282" w:author="PR Preview" w:date="2026-01-01T00:00:00Z">
        <w:r>
          <w:t xml:space="preserve">.</w:t>
        </w:r>
      </w:ins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ins w:id="1283" w:author="PR Preview" w:date="2026-01-01T00:00:00Z">
        <w:r>
          <w:rPr>
            <w:b/>
            <w:bCs/>
          </w:rPr>
          <w:t xml:space="preserve">Lemma 2 (Quadratic approximation to the log-likelihood)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Let</w:t>
        </w:r>
      </w:ins>
      <w:ins w:id="1286" w:author="PR Preview" w:date="2026-01-01T00:00:00Z">
        <w:r>
          <w:t xml:space="preserve"> </w:t>
        </w:r>
      </w:ins>
      <m:oMath>
        <m:r>
          <m:t>θ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be a scalar parameter with log-likelihood</w:t>
        </w:r>
      </w:ins>
      <w:ins w:id="1289" w:author="PR Preview" w:date="2026-01-01T00:00:00Z">
        <w:r>
          <w:t xml:space="preserve"> </w:t>
        </w:r>
      </w:ins>
      <m:oMath>
        <m:r>
          <m:t>ℓ</m:t>
        </m:r>
      </m:oMath>
      <w:ins w:id="1290" w:author="PR Preview" w:date="2026-01-01T00:00:00Z">
        <w:r>
          <w:t xml:space="preserve">,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and suppose the MLE</w:t>
        </w:r>
      </w:ins>
      <w:ins w:id="12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maximizes</w:t>
        </w:r>
      </w:ins>
      <w:ins w:id="1296" w:author="PR Preview" w:date="2026-01-01T00:00:00Z">
        <w:r>
          <w:t xml:space="preserve"> </w:t>
        </w:r>
      </w:ins>
      <m:oMath>
        <m:r>
          <m:t>ℓ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at an interior point of the parameter space,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where</w:t>
        </w:r>
      </w:ins>
      <w:ins w:id="1301" w:author="PR Preview" w:date="2026-01-01T00:00:00Z">
        <w:r>
          <w:t xml:space="preserve"> </w:t>
        </w:r>
      </w:ins>
      <m:oMath>
        <m:r>
          <m:t>ℓ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is twice differentiable with</w:t>
        </w:r>
      </w:ins>
      <w:ins w:id="1304" w:author="PR Preview" w:date="2026-01-01T00:00:00Z">
        <w:r>
          <w:t xml:space="preserve"> </w:t>
        </w:r>
      </w:ins>
      <w:hyperlink w:anchor="def-hessian">
        <w:ins w:id="130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0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307" w:author="PR Preview" w:date="2026-01-01T00:00:00Z">
        <w:r>
          <w:t xml:space="preserve">.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Then the log-likelihood at any nearby value</w:t>
        </w:r>
      </w:ins>
      <w:ins w:id="131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is approximately quadratic around</w:t>
        </w:r>
      </w:ins>
      <w:ins w:id="13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3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ins w:id="1315" w:author="PR Preview" w:date="2026-01-01T00:00:00Z">
        <w:r>
          <w:rPr>
            <w:i/>
            <w:iCs/>
          </w:rPr>
          <w:t xml:space="preserve">Proof</w:t>
        </w:r>
      </w:ins>
      <w:ins w:id="1316" w:author="PR Preview" w:date="2026-01-01T00:00:00Z">
        <w:r>
          <w:t xml:space="preserve">. </w:t>
        </w:r>
      </w:ins>
      <w:ins w:id="1317" w:author="PR Preview" w:date="2026-01-01T00:00:00Z">
        <w:r>
          <w:t xml:space="preserve">This is the solution to</w:t>
        </w:r>
      </w:ins>
      <w:ins w:id="1318" w:author="PR Preview" w:date="2026-01-01T00:00:00Z">
        <w:r>
          <w:t xml:space="preserve"> </w:t>
        </w:r>
      </w:ins>
      <w:hyperlink w:anchor="exr-wilks-taylor">
        <w:ins w:id="1319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320" w:author="PR Preview" w:date="2026-01-01T00:00:00Z">
        <w:r>
          <w:t xml:space="preserve">, worked in</w:t>
        </w:r>
      </w:ins>
      <w:ins w:id="1321" w:author="PR Preview" w:date="2026-01-01T00:00:00Z">
        <w:r>
          <w:t xml:space="preserve"> </w:t>
        </w:r>
      </w:ins>
      <w:hyperlink w:anchor="sol-wilks-taylor">
        <w:ins w:id="1322" w:author="PR Preview" w:date="2026-01-01T00:00:00Z">
          <w:r>
            <w:rPr>
              <w:rStyle w:val="Hyperlink"/>
            </w:rPr>
            <w:t xml:space="preserve">Solution 17</w:t>
          </w:r>
        </w:ins>
      </w:hyperlink>
      <w:ins w:id="1323" w:author="PR Preview" w:date="2026-01-01T00:00:00Z">
        <w:r>
          <w:t xml:space="preserve">.</w:t>
        </w:r>
      </w:ins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del w:id="1324" w:author="PR Preview" w:date="2026-01-01T00:00:00Z">
        <w:r>
          <w:rPr>
            <w:i/>
            <w:iCs/>
          </w:rPr>
          <w:delText xml:space="preserve">Solution 18</w:delText>
        </w:r>
      </w:del>
      <w:del w:id="1325" w:author="PR Preview" w:date="2026-01-01T00:00:00Z">
        <w:r>
          <w:delText xml:space="preserve">. </w:delText>
        </w:r>
      </w:del>
      <w:del w:id="1326" w:author="PR Preview" w:date="2026-01-01T00:00:00Z">
        <w:r>
          <w:delText xml:space="preserve">Under</w:delText>
        </w:r>
      </w:del>
      <w:del w:id="132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328" w:author="PR Preview" w:date="2026-01-01T00:00:00Z">
        <w:r>
          <w:delText xml:space="preserve">, the only allowed value is</w:delText>
        </w:r>
      </w:del>
      <w:del w:id="1329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1330" w:author="PR Preview" w:date="2026-01-01T00:00:00Z">
        <w:r>
          <w:delText xml:space="preserve">,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so the restricted MLE is</w:delText>
        </w:r>
      </w:del>
      <w:del w:id="13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1334" w:author="PR Preview" w:date="2026-01-01T00:00:00Z">
        <w:r>
          <w:delText xml:space="preserve">.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Substituting the approximation from</w:delText>
        </w:r>
      </w:del>
      <w:del w:id="1337" w:author="PR Preview" w:date="2026-01-01T00:00:00Z">
        <w:r>
          <w:delText xml:space="preserve"> </w:delText>
        </w:r>
      </w:del>
      <w:hyperlink w:anchor="exr-wilks-taylor">
        <w:del w:id="1338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33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p>
      <w:pPr>
        <w:pStyle w:val="FirstParagraph"/>
      </w:pPr>
      <w:del w:id="1340" w:author="PR Preview" w:date="2026-01-01T00:00:00Z">
        <w:r>
          <w:rPr>
            <w:b/>
            <w:bCs/>
          </w:rPr>
          <w:delText xml:space="preserve">Exercise 19 (Standardizing an approximately Gaussian estimate)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Suppose</w:delText>
        </w:r>
      </w:del>
      <w:del w:id="134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344" w:author="PR Preview" w:date="2026-01-01T00:00:00Z">
        <w:r>
          <w:delText xml:space="preserve">,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and define</w:delText>
        </w:r>
      </w:del>
      <w:del w:id="1347" w:author="PR Preview" w:date="2026-01-01T00:00:00Z">
        <w:r>
          <w:delText xml:space="preserve"> </w:delText>
        </w:r>
      </w:del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348" w:author="PR Preview" w:date="2026-01-01T00:00:00Z">
        <w:r>
          <w:delText xml:space="preserve">.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Show that</w:delText>
        </w:r>
      </w:del>
      <w:del w:id="1351" w:author="PR Preview" w:date="2026-01-01T00:00:00Z">
        <w:r>
          <w:delText xml:space="preserve"> </w:delText>
        </w:r>
      </w:del>
      <m:oMath>
        <m:r>
          <m:t>Z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is approximately standard Gaussian,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and find the approximate distribution of</w:delText>
        </w:r>
      </w:del>
      <w:del w:id="1356" w:author="PR Preview" w:date="2026-01-01T00:00:00Z">
        <w:r>
          <w:delText xml:space="preserve"> </w:delText>
        </w:r>
      </w:del>
      <m:oMath>
        <m:sSup>
          <m:e>
            <m:r>
              <m:t>Z</m:t>
            </m:r>
          </m:e>
          <m:sup>
            <m:r>
              <m:t>2</m:t>
            </m:r>
          </m:sup>
        </m:sSup>
      </m:oMath>
      <w:del w:id="1357" w:author="PR Preview" w:date="2026-01-01T00:00:00Z">
        <w:r>
          <w:delText xml:space="preserve">.</w:delText>
        </w:r>
      </w:del>
    </w:p>
    <w:p>
      <w:pPr>
        <w:pStyle w:val="BodyText"/>
      </w:pPr>
      <w:ins w:id="1358" w:author="PR Preview" w:date="2026-01-01T00:00:00Z">
        <w:r>
          <w:rPr>
            <w:i/>
            <w:iCs/>
          </w:rPr>
          <w:t xml:space="preserve">Solution 18</w:t>
        </w:r>
      </w:ins>
      <w:ins w:id="1359" w:author="PR Preview" w:date="2026-01-01T00:00:00Z">
        <w:r>
          <w:t xml:space="preserve">. </w:t>
        </w:r>
      </w:ins>
      <w:ins w:id="1360" w:author="PR Preview" w:date="2026-01-01T00:00:00Z">
        <w:r>
          <w:t xml:space="preserve">Under</w:t>
        </w:r>
      </w:ins>
      <w:ins w:id="13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62" w:author="PR Preview" w:date="2026-01-01T00:00:00Z">
        <w:r>
          <w:t xml:space="preserve">, the only allowed value is</w:t>
        </w:r>
      </w:ins>
      <w:ins w:id="136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364" w:author="PR Preview" w:date="2026-01-01T00:00:00Z">
        <w:r>
          <w:t xml:space="preserve">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so the restricted MLE is</w:t>
        </w:r>
      </w:ins>
      <w:ins w:id="13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368" w:author="PR Preview" w:date="2026-01-01T00:00:00Z">
        <w:r>
          <w:t xml:space="preserve">.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Substituting the approximation from</w:t>
        </w:r>
      </w:ins>
      <w:ins w:id="1371" w:author="PR Preview" w:date="2026-01-01T00:00:00Z">
        <w:r>
          <w:t xml:space="preserve"> </w:t>
        </w:r>
      </w:ins>
      <w:hyperlink w:anchor="lem-wilks-taylor">
        <w:ins w:id="1372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3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ins w:id="1374" w:author="PR Preview" w:date="2026-01-01T00:00:00Z">
        <w:r>
          <w:rPr>
            <w:b/>
            <w:bCs/>
          </w:rPr>
          <w:t xml:space="preserve">Lemma 3 (Likelihood ratio statistic for a point null hypothesis)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Under the conditions of</w:t>
        </w:r>
      </w:ins>
      <w:ins w:id="1377" w:author="PR Preview" w:date="2026-01-01T00:00:00Z">
        <w:r>
          <w:t xml:space="preserve"> </w:t>
        </w:r>
      </w:ins>
      <w:hyperlink w:anchor="lem-wilks-taylor">
        <w:ins w:id="1378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379" w:author="PR Preview" w:date="2026-01-01T00:00:00Z">
        <w:r>
          <w:t xml:space="preserve">,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consider the point null hypothesis</w:t>
        </w:r>
      </w:ins>
      <w:ins w:id="138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383" w:author="PR Preview" w:date="2026-01-01T00:00:00Z">
        <w:r>
          <w:t xml:space="preserve">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which imposes</w:t>
        </w:r>
      </w:ins>
      <w:ins w:id="138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constraint.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Then the</w:t>
        </w:r>
      </w:ins>
      <w:ins w:id="1391" w:author="PR Preview" w:date="2026-01-01T00:00:00Z">
        <w:r>
          <w:t xml:space="preserve"> </w:t>
        </w:r>
      </w:ins>
      <w:hyperlink w:anchor="def-lrt-stat">
        <w:ins w:id="1392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393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is approximately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the</w:t>
        </w:r>
      </w:ins>
      <w:ins w:id="1398" w:author="PR Preview" w:date="2026-01-01T00:00:00Z">
        <w:r>
          <w:t xml:space="preserve"> </w:t>
        </w:r>
      </w:ins>
      <w:hyperlink w:anchor="def-oinf">
        <w:ins w:id="1399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40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at the MLE</w:t>
        </w:r>
      </w:ins>
      <w:ins w:id="14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times the squared distance from the MLE to</w:t>
        </w:r>
      </w:ins>
      <w:ins w:id="140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40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ins w:id="1408" w:author="PR Preview" w:date="2026-01-01T00:00:00Z">
        <w:r>
          <w:rPr>
            <w:i/>
            <w:iCs/>
          </w:rPr>
          <w:t xml:space="preserve">Proof</w:t>
        </w:r>
      </w:ins>
      <w:ins w:id="1409" w:author="PR Preview" w:date="2026-01-01T00:00:00Z">
        <w:r>
          <w:t xml:space="preserve">. </w:t>
        </w:r>
      </w:ins>
      <w:ins w:id="1410" w:author="PR Preview" w:date="2026-01-01T00:00:00Z">
        <w:r>
          <w:t xml:space="preserve">This is the solution to</w:t>
        </w:r>
      </w:ins>
      <w:ins w:id="1411" w:author="PR Preview" w:date="2026-01-01T00:00:00Z">
        <w:r>
          <w:t xml:space="preserve"> </w:t>
        </w:r>
      </w:ins>
      <w:hyperlink w:anchor="exr-wilks-lrt-quadratic">
        <w:ins w:id="1412" w:author="PR Preview" w:date="2026-01-01T00:00:00Z">
          <w:r>
            <w:rPr>
              <w:rStyle w:val="Hyperlink"/>
            </w:rPr>
            <w:t xml:space="preserve">Exercise 18</w:t>
          </w:r>
        </w:ins>
      </w:hyperlink>
      <w:ins w:id="1413" w:author="PR Preview" w:date="2026-01-01T00:00:00Z">
        <w:r>
          <w:t xml:space="preserve">, worked in</w:t>
        </w:r>
      </w:ins>
      <w:ins w:id="1414" w:author="PR Preview" w:date="2026-01-01T00:00:00Z">
        <w:r>
          <w:t xml:space="preserve"> </w:t>
        </w:r>
      </w:ins>
      <w:hyperlink w:anchor="sol-wilks-lrt-quadratic">
        <w:ins w:id="1415" w:author="PR Preview" w:date="2026-01-01T00:00:00Z">
          <w:r>
            <w:rPr>
              <w:rStyle w:val="Hyperlink"/>
            </w:rPr>
            <w:t xml:space="preserve">Solution 18</w:t>
          </w:r>
        </w:ins>
      </w:hyperlink>
      <w:ins w:id="1416" w:author="PR Preview" w:date="2026-01-01T00:00:00Z">
        <w:r>
          <w:t xml:space="preserve">.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It builds on</w:t>
        </w:r>
      </w:ins>
      <w:ins w:id="1419" w:author="PR Preview" w:date="2026-01-01T00:00:00Z">
        <w:r>
          <w:t xml:space="preserve"> </w:t>
        </w:r>
      </w:ins>
      <w:hyperlink w:anchor="lem-wilks-taylor">
        <w:ins w:id="1420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421" w:author="PR Preview" w:date="2026-01-01T00:00:00Z">
        <w:r>
          <w:t xml:space="preserve">.</w:t>
        </w:r>
      </w:ins>
    </w:p>
    <w:bookmarkStart w:id="131" w:name="exr-wilks-std-gaussian"/>
    <w:p>
      <w:pPr>
        <w:pStyle w:val="BodyText"/>
      </w:pPr>
      <w:ins w:id="1422" w:author="PR Preview" w:date="2026-01-01T00:00:00Z">
        <w:r>
          <w:rPr>
            <w:b/>
            <w:bCs/>
          </w:rPr>
          <w:t xml:space="preserve">Exercise 19 (Standardizing an approximately Gaussian estimate)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Suppose</w:t>
        </w:r>
      </w:ins>
      <w:ins w:id="142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426" w:author="PR Preview" w:date="2026-01-01T00:00:00Z">
        <w:r>
          <w:t xml:space="preserve">,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and define</w:t>
        </w:r>
      </w:ins>
      <w:ins w:id="1429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430" w:author="PR Preview" w:date="2026-01-01T00:00:00Z">
        <w:r>
          <w:t xml:space="preserve">.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Find the approximate distributions of</w:t>
        </w:r>
      </w:ins>
      <w:ins w:id="1433" w:author="PR Preview" w:date="2026-01-01T00:00:00Z">
        <w:r>
          <w:t xml:space="preserve"> </w:t>
        </w:r>
      </w:ins>
      <m:oMath>
        <m:r>
          <m:t>Z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and of</w:t>
        </w:r>
      </w:ins>
      <w:ins w:id="1436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1437" w:author="PR Preview" w:date="2026-01-01T00:00:00Z">
        <w:r>
          <w:t xml:space="preserve">.</w:t>
        </w:r>
      </w:ins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del w:id="1438" w:author="PR Preview" w:date="2026-01-01T00:00:00Z">
        <w:r>
          <w:rPr>
            <w:b/>
            <w:bCs/>
          </w:rPr>
          <w:delText xml:space="preserve">Theorem 10 (Wilks’ theorem)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Suppose the conditions of</w:delText>
        </w:r>
      </w:del>
      <w:del w:id="1441" w:author="PR Preview" w:date="2026-01-01T00:00:00Z">
        <w:r>
          <w:delText xml:space="preserve"> </w:delText>
        </w:r>
      </w:del>
      <w:hyperlink w:anchor="thm-dist-mle">
        <w:del w:id="144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hold,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and a null hypothesis</w:delText>
        </w:r>
      </w:del>
      <w:del w:id="144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imposes</w:delText>
        </w:r>
      </w:del>
      <w:del w:id="1450" w:author="PR Preview" w:date="2026-01-01T00:00:00Z">
        <w:r>
          <w:delText xml:space="preserve"> </w:delText>
        </w:r>
      </w:del>
      <m:oMath>
        <m:r>
          <m:t>q</m:t>
        </m:r>
      </m:oMath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constraints on the parameter vector</w:delText>
        </w:r>
      </w:del>
      <w:del w:id="14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454" w:author="PR Preview" w:date="2026-01-01T00:00:00Z">
        <w:r>
          <w:delText xml:space="preserve">.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Then, if</w:delText>
        </w:r>
      </w:del>
      <w:del w:id="145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is true, as</w:delText>
        </w:r>
      </w:del>
      <w:del w:id="14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461" w:author="PR Preview" w:date="2026-01-01T00:00:00Z">
        <w:r>
          <w:delText xml:space="preserve">,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the</w:delText>
        </w:r>
      </w:del>
      <w:del w:id="1464" w:author="PR Preview" w:date="2026-01-01T00:00:00Z">
        <w:r>
          <w:delText xml:space="preserve"> </w:delText>
        </w:r>
      </w:del>
      <w:hyperlink w:anchor="def-lrt-stat">
        <w:del w:id="1465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466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satisfies:</w:delText>
        </w:r>
      </w:del>
    </w:p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Lemma 4 (Standardizing an approximately Gaussian estimate)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Suppose the MLE</w:t>
        </w:r>
      </w:ins>
      <w:ins w:id="14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is approximately Gaussian with mean</w:t>
        </w:r>
      </w:ins>
      <w:ins w:id="1475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and variance</w:t>
        </w:r>
      </w:ins>
      <w:ins w:id="14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the inverse of the</w:t>
        </w:r>
      </w:ins>
      <w:ins w:id="1482" w:author="PR Preview" w:date="2026-01-01T00:00:00Z">
        <w:r>
          <w:t xml:space="preserve"> </w:t>
        </w:r>
      </w:ins>
      <w:hyperlink w:anchor="def-einf">
        <w:ins w:id="1483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484" w:author="PR Preview" w:date="2026-01-01T00:00:00Z">
        <w:r>
          <w:t xml:space="preserve">:</w:t>
        </w:r>
      </w:ins>
      <w:ins w:id="148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486" w:author="PR Preview" w:date="2026-01-01T00:00:00Z">
        <w:r>
          <w:t xml:space="preserve">.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Define</w:t>
        </w:r>
      </w:ins>
      <w:ins w:id="1489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490" w:author="PR Preview" w:date="2026-01-01T00:00:00Z">
        <w:r>
          <w:t xml:space="preserve">.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Then</w:t>
        </w:r>
      </w:ins>
      <w:ins w:id="1493" w:author="PR Preview" w:date="2026-01-01T00:00:00Z">
        <w:r>
          <w:t xml:space="preserve"> </w:t>
        </w:r>
      </w:ins>
      <m:oMath>
        <m:r>
          <m:t>Z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is approximately standard Gaussian,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so</w:t>
        </w:r>
      </w:ins>
      <w:ins w:id="1498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is approximately</w:t>
        </w:r>
      </w:ins>
      <w:ins w:id="1501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5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ins w:id="1503" w:author="PR Preview" w:date="2026-01-01T00:00:00Z">
        <w:r>
          <w:rPr>
            <w:i/>
            <w:iCs/>
          </w:rPr>
          <w:t xml:space="preserve">Proof</w:t>
        </w:r>
      </w:ins>
      <w:ins w:id="1504" w:author="PR Preview" w:date="2026-01-01T00:00:00Z">
        <w:r>
          <w:t xml:space="preserve">. </w:t>
        </w:r>
      </w:ins>
      <w:ins w:id="1505" w:author="PR Preview" w:date="2026-01-01T00:00:00Z">
        <w:r>
          <w:t xml:space="preserve">This is the solution to</w:t>
        </w:r>
      </w:ins>
      <w:ins w:id="1506" w:author="PR Preview" w:date="2026-01-01T00:00:00Z">
        <w:r>
          <w:t xml:space="preserve"> </w:t>
        </w:r>
      </w:ins>
      <w:hyperlink w:anchor="exr-wilks-std-gaussian">
        <w:ins w:id="1507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508" w:author="PR Preview" w:date="2026-01-01T00:00:00Z">
        <w:r>
          <w:t xml:space="preserve">, worked in</w:t>
        </w:r>
      </w:ins>
      <w:ins w:id="1509" w:author="PR Preview" w:date="2026-01-01T00:00:00Z">
        <w:r>
          <w:t xml:space="preserve"> </w:t>
        </w:r>
      </w:ins>
      <w:hyperlink w:anchor="sol-wilks-std-gaussian">
        <w:ins w:id="1510" w:author="PR Preview" w:date="2026-01-01T00:00:00Z">
          <w:r>
            <w:rPr>
              <w:rStyle w:val="Hyperlink"/>
            </w:rPr>
            <w:t xml:space="preserve">Solution 19</w:t>
          </w:r>
        </w:ins>
      </w:hyperlink>
      <w:ins w:id="1511" w:author="PR Preview" w:date="2026-01-01T00:00:00Z">
        <w:r>
          <w:t xml:space="preserve">.</w:t>
        </w:r>
      </w:ins>
    </w:p>
    <w:bookmarkStart w:id="134" w:name="thm-wilks"/>
    <w:p>
      <w:pPr>
        <w:pStyle w:val="BodyText"/>
      </w:pPr>
      <w:ins w:id="1512" w:author="PR Preview" w:date="2026-01-01T00:00:00Z">
        <w:r>
          <w:rPr>
            <w:b/>
            <w:bCs/>
          </w:rPr>
          <w:t xml:space="preserve">Theorem 18 (Wilks’ theorem)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Suppose the conditions of</w:t>
        </w:r>
      </w:ins>
      <w:ins w:id="1515" w:author="PR Preview" w:date="2026-01-01T00:00:00Z">
        <w:r>
          <w:t xml:space="preserve"> </w:t>
        </w:r>
      </w:ins>
      <w:hyperlink w:anchor="thm-dist-mle">
        <w:ins w:id="151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hold,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and a null hypothesis</w:t>
        </w:r>
      </w:ins>
      <w:ins w:id="152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imposes</w:t>
        </w:r>
      </w:ins>
      <w:ins w:id="1524" w:author="PR Preview" w:date="2026-01-01T00:00:00Z">
        <w:r>
          <w:t xml:space="preserve"> </w:t>
        </w:r>
      </w:ins>
      <m:oMath>
        <m:r>
          <m:t>q</m:t>
        </m:r>
      </m:oMath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constraints on the parameter vector</w:t>
        </w:r>
      </w:ins>
      <w:ins w:id="15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528" w:author="PR Preview" w:date="2026-01-01T00:00:00Z">
        <w:r>
          <w:t xml:space="preserve">.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Then, if</w:t>
        </w:r>
      </w:ins>
      <w:ins w:id="153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is true, as</w:t>
        </w:r>
      </w:ins>
      <w:ins w:id="15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535" w:author="PR Preview" w:date="2026-01-01T00:00:00Z">
        <w:r>
          <w:t xml:space="preserve">,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the</w:t>
        </w:r>
      </w:ins>
      <w:ins w:id="1538" w:author="PR Preview" w:date="2026-01-01T00:00:00Z">
        <w:r>
          <w:t xml:space="preserve"> </w:t>
        </w:r>
      </w:ins>
      <w:hyperlink w:anchor="def-lrt-stat">
        <w:ins w:id="1539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540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del w:id="1543" w:author="PR Preview" w:date="2026-01-01T00:00:00Z">
        <w:r>
          <w:delText xml:space="preserve">By</w:delText>
        </w:r>
      </w:del>
      <w:del w:id="1544" w:author="PR Preview" w:date="2026-01-01T00:00:00Z">
        <w:r>
          <w:delText xml:space="preserve"> </w:delText>
        </w:r>
      </w:del>
      <w:hyperlink w:anchor="exr-wilks-lrt-quadratic">
        <w:del w:id="1545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1546" w:author="PR Preview" w:date="2026-01-01T00:00:00Z">
        <w:r>
          <w:delText xml:space="preserve">,</w:delText>
        </w:r>
      </w:del>
      <w:del w:id="1547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548" w:author="PR Preview" w:date="2026-01-01T00:00:00Z">
        <w:r>
          <w:delText xml:space="preserve">.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Under the regularity conditions,</w:delText>
        </w:r>
      </w:del>
      <w:del w:id="15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in probability,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by the law of large numbers and the consistency of</w:delText>
        </w:r>
      </w:del>
      <w:del w:id="15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557" w:author="PR Preview" w:date="2026-01-01T00:00:00Z">
        <w:r>
          <w:delText xml:space="preserve">;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this sketch assumes that step rather than proving it.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So, with</w:delText>
        </w:r>
      </w:del>
      <w:del w:id="1562" w:author="PR Preview" w:date="2026-01-01T00:00:00Z">
        <w:r>
          <w:delText xml:space="preserve"> </w:delText>
        </w:r>
      </w:del>
      <m:oMath>
        <m:r>
          <m:t>Z</m:t>
        </m:r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as in</w:delText>
        </w:r>
      </w:del>
      <w:del w:id="1565" w:author="PR Preview" w:date="2026-01-01T00:00:00Z">
        <w:r>
          <w:delText xml:space="preserve"> </w:delText>
        </w:r>
      </w:del>
      <w:hyperlink w:anchor="exr-wilks-std-gaussian">
        <w:del w:id="1566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5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68" w:author="PR Preview" w:date="2026-01-01T00:00:00Z">
        <w:r>
          <w:delText xml:space="preserve">By</w:delText>
        </w:r>
      </w:del>
      <w:del w:id="1569" w:author="PR Preview" w:date="2026-01-01T00:00:00Z">
        <w:r>
          <w:delText xml:space="preserve"> </w:delText>
        </w:r>
      </w:del>
      <w:hyperlink w:anchor="thm-dist-mle">
        <w:del w:id="157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571" w:author="PR Preview" w:date="2026-01-01T00:00:00Z">
        <w:r>
          <w:delText xml:space="preserve">,</w:delText>
        </w:r>
      </w:del>
      <w:del w:id="15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under</w:delText>
        </w:r>
      </w:del>
      <w:del w:id="157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576" w:author="PR Preview" w:date="2026-01-01T00:00:00Z">
        <w:r>
          <w:delText xml:space="preserve">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so by</w:delText>
        </w:r>
      </w:del>
      <w:del w:id="1579" w:author="PR Preview" w:date="2026-01-01T00:00:00Z">
        <w:r>
          <w:delText xml:space="preserve"> </w:delText>
        </w:r>
      </w:del>
      <w:hyperlink w:anchor="exr-wilks-std-gaussian">
        <w:del w:id="1580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581" w:author="PR Preview" w:date="2026-01-01T00:00:00Z">
        <w:r>
          <w:delText xml:space="preserve">,</w:delText>
        </w:r>
      </w:del>
      <w:del w:id="1582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has approximately a</w:delText>
        </w:r>
      </w:del>
      <w:del w:id="1585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distribution.</w:delText>
        </w:r>
      </w:del>
    </w:p>
    <w:p>
      <w:pPr>
        <w:pStyle w:val="BodyText"/>
      </w:pPr>
      <w:ins w:id="1588" w:author="PR Preview" w:date="2026-01-01T00:00:00Z">
        <w:r>
          <w:t xml:space="preserve">By</w:t>
        </w:r>
      </w:ins>
      <w:ins w:id="1589" w:author="PR Preview" w:date="2026-01-01T00:00:00Z">
        <w:r>
          <w:t xml:space="preserve"> </w:t>
        </w:r>
      </w:ins>
      <w:hyperlink w:anchor="lem-wilks-lrt-quadratic">
        <w:ins w:id="1590" w:author="PR Preview" w:date="2026-01-01T00:00:00Z">
          <w:r>
            <w:rPr>
              <w:rStyle w:val="Hyperlink"/>
            </w:rPr>
            <w:t xml:space="preserve">Lemma 3</w:t>
          </w:r>
        </w:ins>
      </w:hyperlink>
      <w:ins w:id="1591" w:author="PR Preview" w:date="2026-01-01T00:00:00Z">
        <w:r>
          <w:t xml:space="preserve">,</w:t>
        </w:r>
      </w:ins>
      <w:ins w:id="1592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593" w:author="PR Preview" w:date="2026-01-01T00:00:00Z">
        <w:r>
          <w:t xml:space="preserve">.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Under the regularity conditions,</w:t>
        </w:r>
      </w:ins>
      <w:ins w:id="159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in probability,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by the law of large numbers and the consistency of</w:t>
        </w:r>
      </w:ins>
      <w:ins w:id="16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602" w:author="PR Preview" w:date="2026-01-01T00:00:00Z">
        <w:r>
          <w:t xml:space="preserve">;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this sketch assumes that step rather than proving it.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So, with</w:t>
        </w:r>
      </w:ins>
      <w:ins w:id="1607" w:author="PR Preview" w:date="2026-01-01T00:00:00Z">
        <w:r>
          <w:t xml:space="preserve"> </w:t>
        </w:r>
      </w:ins>
      <m:oMath>
        <m:r>
          <m:t>Z</m:t>
        </m:r>
      </m:oMath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as in</w:t>
        </w:r>
      </w:ins>
      <w:ins w:id="1610" w:author="PR Preview" w:date="2026-01-01T00:00:00Z">
        <w:r>
          <w:t xml:space="preserve"> </w:t>
        </w:r>
      </w:ins>
      <w:hyperlink w:anchor="lem-wilks-std-gaussian">
        <w:ins w:id="1611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6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613" w:author="PR Preview" w:date="2026-01-01T00:00:00Z">
        <w:r>
          <w:t xml:space="preserve">By</w:t>
        </w:r>
      </w:ins>
      <w:ins w:id="1614" w:author="PR Preview" w:date="2026-01-01T00:00:00Z">
        <w:r>
          <w:t xml:space="preserve"> </w:t>
        </w:r>
      </w:ins>
      <w:hyperlink w:anchor="thm-dist-mle">
        <w:ins w:id="161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616" w:author="PR Preview" w:date="2026-01-01T00:00:00Z">
        <w:r>
          <w:t xml:space="preserve">,</w:t>
        </w:r>
      </w:ins>
      <w:ins w:id="16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under</w:t>
        </w:r>
      </w:ins>
      <w:ins w:id="16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621" w:author="PR Preview" w:date="2026-01-01T00:00:00Z">
        <w:r>
          <w:t xml:space="preserve">,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so by</w:t>
        </w:r>
      </w:ins>
      <w:ins w:id="1624" w:author="PR Preview" w:date="2026-01-01T00:00:00Z">
        <w:r>
          <w:t xml:space="preserve"> </w:t>
        </w:r>
      </w:ins>
      <w:hyperlink w:anchor="lem-wilks-std-gaussian">
        <w:ins w:id="1625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626" w:author="PR Preview" w:date="2026-01-01T00:00:00Z">
        <w:r>
          <w:t xml:space="preserve">,</w:t>
        </w:r>
      </w:ins>
      <w:ins w:id="1627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has approximately a</w:t>
        </w:r>
      </w:ins>
      <w:ins w:id="1630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del w:id="1633" w:author="PR Preview" w:date="2026-01-01T00:00:00Z">
        <w:r>
          <w:rPr>
            <w:i/>
            <w:iCs/>
          </w:rPr>
          <w:delText xml:space="preserve">Remark 9</w:delText>
        </w:r>
      </w:del>
      <w:del w:id="1634" w:author="PR Preview" w:date="2026-01-01T00:00:00Z">
        <w:r>
          <w:delText xml:space="preserve"> (Exact and approximate tests). </w:delText>
        </w:r>
      </w:del>
      <w:del w:id="1635" w:author="PR Preview" w:date="2026-01-01T00:00:00Z">
        <w:r>
          <w:delText xml:space="preserve">The</w:delText>
        </w:r>
      </w:del>
      <w:del w:id="1636" w:author="PR Preview" w:date="2026-01-01T00:00:00Z">
        <w:r>
          <w:delText xml:space="preserve"> </w:delText>
        </w:r>
      </w:del>
      <m:oMath>
        <m:r>
          <m:t>t</m:t>
        </m:r>
      </m:oMath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and</w:delText>
        </w:r>
      </w:del>
      <w:del w:id="1639" w:author="PR Preview" w:date="2026-01-01T00:00:00Z">
        <w:r>
          <w:delText xml:space="preserve"> </w:delText>
        </w:r>
      </w:del>
      <m:oMath>
        <m:r>
          <m:t>F</m:t>
        </m:r>
      </m:oMath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distributions are defined in</w:delText>
        </w:r>
      </w:del>
      <w:del w:id="1642" w:author="PR Preview" w:date="2026-01-01T00:00:00Z">
        <w:r>
          <w:delText xml:space="preserve"> </w:delText>
        </w:r>
      </w:del>
      <w:hyperlink r:id="rId140">
        <w:del w:id="1643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644" w:author="PR Preview" w:date="2026-01-01T00:00:00Z">
        <w:r>
          <w:delText xml:space="preserve">.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The exact tests assume</w:delText>
        </w:r>
      </w:del>
      <w:del w:id="164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648" w:author="PR Preview" w:date="2026-01-01T00:00:00Z">
        <w:r>
          <w:delText xml:space="preserve">,</w:delText>
        </w:r>
      </w:del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with a common variance.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The approximate tests hold asymptotically,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for any model that is correctly specified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 satisfies the regularity conditions of</w:delText>
        </w:r>
      </w:del>
      <w:del w:id="1657" w:author="PR Preview" w:date="2026-01-01T00:00:00Z">
        <w:r>
          <w:delText xml:space="preserve"> </w:delText>
        </w:r>
      </w:del>
      <w:hyperlink w:anchor="thm-dist-mle">
        <w:del w:id="165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59" w:author="PR Preview" w:date="2026-01-01T00:00:00Z">
        <w:r>
          <w:delText xml:space="preserve">,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Gaussian or not.</w:delText>
        </w:r>
      </w:del>
    </w:p>
    <w:p>
      <w:pPr>
        <w:pStyle w:val="BodyText"/>
      </w:pPr>
      <w:ins w:id="1662" w:author="PR Preview" w:date="2026-01-01T00:00:00Z">
        <w:r>
          <w:rPr>
            <w:i/>
            <w:iCs/>
          </w:rPr>
          <w:t xml:space="preserve">Remark 9</w:t>
        </w:r>
      </w:ins>
      <w:ins w:id="1663" w:author="PR Preview" w:date="2026-01-01T00:00:00Z">
        <w:r>
          <w:t xml:space="preserve"> (Exact and approximate tests). </w:t>
        </w:r>
      </w:ins>
      <w:ins w:id="1664" w:author="PR Preview" w:date="2026-01-01T00:00:00Z">
        <w:r>
          <w:t xml:space="preserve">The</w:t>
        </w:r>
      </w:ins>
      <w:ins w:id="1665" w:author="PR Preview" w:date="2026-01-01T00:00:00Z">
        <w:r>
          <w:t xml:space="preserve"> </w:t>
        </w:r>
      </w:ins>
      <m:oMath>
        <m:r>
          <m:t>t</m:t>
        </m:r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and</w:t>
        </w:r>
      </w:ins>
      <w:ins w:id="1668" w:author="PR Preview" w:date="2026-01-01T00:00:00Z">
        <w:r>
          <w:t xml:space="preserve"> </w:t>
        </w:r>
      </w:ins>
      <m:oMath>
        <m:r>
          <m:t>F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distributions are defined in</w:t>
        </w:r>
      </w:ins>
      <w:ins w:id="1671" w:author="PR Preview" w:date="2026-01-01T00:00:00Z">
        <w:r>
          <w:t xml:space="preserve"> </w:t>
        </w:r>
      </w:ins>
      <w:hyperlink r:id="rId140">
        <w:ins w:id="1672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1673" w:author="PR Preview" w:date="2026-01-01T00:00:00Z">
        <w:r>
          <w:t xml:space="preserve">.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The exact tests assume</w:t>
        </w:r>
      </w:ins>
      <w:ins w:id="167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677" w:author="PR Preview" w:date="2026-01-01T00:00:00Z">
        <w:r>
          <w:t xml:space="preserve">,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with a common variance.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The approximate tests hold asymptotically,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for any model that is correctly specified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and satisfies the regularity conditions of</w:t>
        </w:r>
      </w:ins>
      <w:ins w:id="1686" w:author="PR Preview" w:date="2026-01-01T00:00:00Z">
        <w:r>
          <w:t xml:space="preserve"> </w:t>
        </w:r>
      </w:ins>
      <w:hyperlink w:anchor="thm-dist-mle">
        <w:ins w:id="168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688" w:author="PR Preview" w:date="2026-01-01T00:00:00Z">
        <w:r>
          <w:t xml:space="preserve">,</w:t>
        </w:r>
      </w:ins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Gaussian or not.</w:t>
        </w:r>
      </w:ins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del w:id="1691" w:author="PR Preview" w:date="2026-01-01T00:00:00Z">
        <w:r>
          <w:delText xml:space="preserve">For</w:delText>
        </w:r>
      </w:del>
      <w:del w:id="1692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data,</w:delText>
        </w:r>
      </w:del>
      <w:del w:id="169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is the sample covariance matrix (with divisor</w:delText>
        </w:r>
      </w:del>
      <w:del w:id="1698" w:author="PR Preview" w:date="2026-01-01T00:00:00Z">
        <w:r>
          <w:delText xml:space="preserve"> </w:delText>
        </w:r>
      </w:del>
      <m:oMath>
        <m:r>
          <m:t>n</m:t>
        </m:r>
      </m:oMath>
      <w:del w:id="1699" w:author="PR Preview" w:date="2026-01-01T00:00:00Z">
        <w:r>
          <w:delText xml:space="preserve">)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of the observations’ scores,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so it estimates the covariance matrix of one observation’s score,</w:delText>
        </w:r>
      </w:del>
      <w:del w:id="17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(</w:delText>
        </w:r>
      </w:del>
      <w:hyperlink w:anchor="thm-information-equality">
        <w:del w:id="170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708" w:author="PR Preview" w:date="2026-01-01T00:00:00Z">
        <w:r>
          <w:delText xml:space="preserve">).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The empirical information needs only first derivatives,</w:delText>
        </w:r>
      </w:del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so it can be easier to compute than the observed information,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1715" w:author="PR Preview" w:date="2026-01-01T00:00:00Z">
        <w:r>
          <w:t xml:space="preserve">For</w:t>
        </w:r>
      </w:ins>
      <w:ins w:id="1716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data,</w:t>
        </w:r>
      </w:ins>
      <w:ins w:id="171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is the sample covariance matrix (with divisor</w:t>
        </w:r>
      </w:ins>
      <w:ins w:id="1722" w:author="PR Preview" w:date="2026-01-01T00:00:00Z">
        <w:r>
          <w:t xml:space="preserve"> </w:t>
        </w:r>
      </w:ins>
      <m:oMath>
        <m:r>
          <m:t>n</m:t>
        </m:r>
      </m:oMath>
      <w:ins w:id="1723" w:author="PR Preview" w:date="2026-01-01T00:00:00Z">
        <w:r>
          <w:t xml:space="preserve">)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of the observations’ scores,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so it estimates the covariance matrix of one observation’s score,</w:t>
        </w:r>
      </w:ins>
      <w:ins w:id="17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(</w:t>
        </w:r>
      </w:ins>
      <w:hyperlink w:anchor="thm-information-equality">
        <w:ins w:id="1731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732" w:author="PR Preview" w:date="2026-01-01T00:00:00Z">
        <w:r>
          <w:t xml:space="preserve">).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The empirical information needs only first derivatives,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so it can be easier to compute than the observed information,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and it can replace the observed information in the Newton-Raphson update.</w:t>
        </w:r>
      </w:ins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1739" w:author="PR Preview" w:date="2026-01-01T00:00:00Z">
        <w:r>
          <w:delText xml:space="preserve">and by</w:delText>
        </w:r>
      </w:del>
      <w:del w:id="1740" w:author="PR Preview" w:date="2026-01-01T00:00:00Z">
        <w:r>
          <w:delText xml:space="preserve"> </w:delText>
        </w:r>
      </w:del>
      <w:hyperlink w:anchor="thm-loglik-iid">
        <w:del w:id="174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42" w:author="PR Preview" w:date="2026-01-01T00:00:00Z">
        <w:r>
          <w:delText xml:space="preserve">, the log-likelihood is:</w:delText>
        </w:r>
      </w:del>
    </w:p>
    <w:p>
      <w:pPr>
        <w:pStyle w:val="FirstParagraph"/>
      </w:pPr>
      <w:ins w:id="1743" w:author="PR Preview" w:date="2026-01-01T00:00:00Z">
        <w:r>
          <w:t xml:space="preserve">and by</w:t>
        </w:r>
      </w:ins>
      <w:ins w:id="1744" w:author="PR Preview" w:date="2026-01-01T00:00:00Z">
        <w:r>
          <w:t xml:space="preserve"> </w:t>
        </w:r>
      </w:ins>
      <w:hyperlink w:anchor="thm-loglik-iid">
        <w:ins w:id="174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46" w:author="PR Preview" w:date="2026-01-01T00:00:00Z">
        <w:r>
          <w:t xml:space="preserve">, the log-likelihood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del w:id="1747" w:author="PR Preview" w:date="2026-01-01T00:00:00Z">
        <w:r>
          <w:delText xml:space="preserve">By</w:delText>
        </w:r>
      </w:del>
      <w:del w:id="1748" w:author="PR Preview" w:date="2026-01-01T00:00:00Z">
        <w:r>
          <w:delText xml:space="preserve"> </w:delText>
        </w:r>
      </w:del>
      <w:hyperlink w:anchor="thm-dist-mle">
        <w:del w:id="174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750" w:author="PR Preview" w:date="2026-01-01T00:00:00Z">
        <w:r>
          <w:delText xml:space="preserve">,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the estimated standard errors are</w:delText>
        </w:r>
      </w:del>
      <w:del w:id="1753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and</w:delText>
        </w:r>
      </w:del>
      <w:del w:id="1756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1757" w:author="PR Preview" w:date="2026-01-01T00:00:00Z">
        <w:r>
          <w:delText xml:space="preserve">,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and the two estimates are approximately uncorrelated in large samples.</w:delText>
        </w:r>
      </w:del>
    </w:p>
    <w:p>
      <w:pPr>
        <w:pStyle w:val="FirstParagraph"/>
      </w:pPr>
      <w:ins w:id="1760" w:author="PR Preview" w:date="2026-01-01T00:00:00Z">
        <w:r>
          <w:t xml:space="preserve">By</w:t>
        </w:r>
      </w:ins>
      <w:ins w:id="1761" w:author="PR Preview" w:date="2026-01-01T00:00:00Z">
        <w:r>
          <w:t xml:space="preserve"> </w:t>
        </w:r>
      </w:ins>
      <w:hyperlink w:anchor="thm-dist-mle">
        <w:ins w:id="176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763" w:author="PR Preview" w:date="2026-01-01T00:00:00Z">
        <w:r>
          <w:t xml:space="preserve">,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the estimated standard errors are</w:t>
        </w:r>
      </w:ins>
      <w:ins w:id="1766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and</w:t>
        </w:r>
      </w:ins>
      <w:ins w:id="1769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1770" w:author="PR Preview" w:date="2026-01-01T00:00:00Z">
        <w:r>
          <w:t xml:space="preserve">,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and the two estimates are approximately uncorrelated in large samples.</w:t>
        </w:r>
      </w:ins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773" w:author="PR Preview" w:date="2026-01-01T00:00:00Z">
        <w:r>
          <w:rPr>
            <w:b/>
            <w:bCs/>
          </w:rPr>
          <w:delText xml:space="preserve">(b)</w:delText>
        </w:r>
      </w:del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Write the log-likelihood</w:delText>
        </w:r>
      </w:del>
      <w:del w:id="177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777" w:author="PR Preview" w:date="2026-01-01T00:00:00Z">
        <w:r>
          <w:delText xml:space="preserve">.</w:delText>
        </w:r>
      </w:del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Show that it can be written as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780" w:author="PR Preview" w:date="2026-01-01T00:00:00Z">
        <w:r>
          <w:rPr>
            <w:b/>
            <w:bCs/>
          </w:rPr>
          <w:t xml:space="preserve">(b)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Write the log-likelihood</w:t>
        </w:r>
      </w:ins>
      <w:ins w:id="1783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in simplified form,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as the sum of a term that depends on the data only through</w:t>
        </w:r>
      </w:ins>
      <w:ins w:id="1788" w:author="PR Preview" w:date="2026-01-01T00:00:00Z">
        <w:r>
          <w:t xml:space="preserve"> </w:t>
        </w:r>
      </w:ins>
      <m:oMath>
        <m:r>
          <m:t>n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and a term that depends on the data only through</w:t>
        </w:r>
      </w:ins>
      <w:ins w:id="179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79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793" w:author="PR Preview" w:date="2026-01-01T00:00:00Z">
        <w:r>
          <w:rPr>
            <w:b/>
            <w:bCs/>
          </w:rPr>
          <w:delText xml:space="preserve">(c)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Show that</w:delText>
        </w:r>
      </w:del>
      <w:del w:id="17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797" w:author="PR Preview" w:date="2026-01-01T00:00:00Z">
        <w:r>
          <w:delText xml:space="preserve">,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and verify that the score equals zero at the MLE.</w:delText>
        </w:r>
      </w:del>
    </w:p>
    <w:p>
      <w:pPr>
        <w:pStyle w:val="BodyText"/>
      </w:pPr>
      <w:del w:id="1800" w:author="PR Preview" w:date="2026-01-01T00:00:00Z">
        <w:r>
          <w:rPr>
            <w:b/>
            <w:bCs/>
          </w:rPr>
          <w:delText xml:space="preserve">(d)</w:delText>
        </w:r>
      </w:del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Provide an intuitive interpretation: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why does the score being zero at</w:delText>
        </w:r>
      </w:del>
      <w:del w:id="18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make sense?</w:delText>
        </w:r>
      </w:del>
    </w:p>
    <w:p>
      <w:pPr>
        <w:pStyle w:val="BodyText"/>
      </w:pPr>
      <w:ins w:id="1808" w:author="PR Preview" w:date="2026-01-01T00:00:00Z">
        <w:r>
          <w:rPr>
            <w:b/>
            <w:bCs/>
          </w:rPr>
          <w:t xml:space="preserve">(c)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Find the MLE</w:t>
        </w:r>
      </w:ins>
      <w:ins w:id="181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ins w:id="1812" w:author="PR Preview" w:date="2026-01-01T00:00:00Z">
        <w:r>
          <w:t xml:space="preserve">,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and evaluate the score at the MLE.</w:t>
        </w:r>
      </w:ins>
    </w:p>
    <w:p>
      <w:pPr>
        <w:pStyle w:val="BodyText"/>
      </w:pPr>
      <w:ins w:id="1815" w:author="PR Preview" w:date="2026-01-01T00:00:00Z">
        <w:r>
          <w:rPr>
            <w:b/>
            <w:bCs/>
          </w:rPr>
          <w:t xml:space="preserve">(d)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Provide an intuitive interpretation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of the value of the score at</w:t>
        </w:r>
      </w:ins>
      <w:ins w:id="182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ins w:id="1821" w:author="PR Preview" w:date="2026-01-01T00:00:00Z">
        <w:r>
          <w:t xml:space="preserve">.</w:t>
        </w:r>
      </w:ins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del w:id="1822" w:author="PR Preview" w:date="2026-01-01T00:00:00Z">
        <w:r>
          <w:delText xml:space="preserve">Setting</w:delText>
        </w:r>
      </w:del>
      <w:del w:id="182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24" w:author="PR Preview" w:date="2026-01-01T00:00:00Z">
        <w:r>
          <w:delText xml:space="preserve">:</w:delText>
        </w:r>
      </w:del>
    </w:p>
    <w:p>
      <w:pPr>
        <w:pStyle w:val="BodyText"/>
      </w:pPr>
      <w:ins w:id="1825" w:author="PR Preview" w:date="2026-01-01T00:00:00Z">
        <w:r>
          <w:t xml:space="preserve">The MLE solves</w:t>
        </w:r>
      </w:ins>
      <w:ins w:id="182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27" w:author="PR Preview" w:date="2026-01-01T00:00:00Z">
        <w:r>
          <w:t xml:space="preserve">,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so evaluating the score there afterwards is a check on the algebra.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Setting</w:t>
        </w:r>
      </w:ins>
      <w:ins w:id="183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2026-10-15T10:12:52Z</dcterms:created>
  <dcterms:modified xsi:type="dcterms:W3CDTF">2026-10-15T10:12:52Z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