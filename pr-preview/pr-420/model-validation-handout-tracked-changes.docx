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01:22:10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del w:id="185" w:author="PR Preview" w:date="2026-01-01T00:00:00Z">
        <w:r>
          <w:rPr>
            <w:b/>
            <w:bCs/>
          </w:rPr>
          <w:delText xml:space="preserve">Variance.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As</w:delText>
        </w:r>
      </w:del>
      <w:del w:id="188" w:author="PR Preview" w:date="2026-01-01T00:00:00Z">
        <w:r>
          <w:delText xml:space="preserve"> </w:delText>
        </w:r>
      </w:del>
      <m:oMath>
        <m:r>
          <m:t>k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grows,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</w:delText>
        </w:r>
      </w:del>
      <w:del w:id="193" w:author="PR Preview" w:date="2026-01-01T00:00:00Z">
        <w:r>
          <w:delText xml:space="preserve"> </w:delText>
        </w:r>
      </w:del>
      <m:oMath>
        <m:r>
          <m:t>k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training sets overlap more,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so the</w:delText>
        </w:r>
      </w:del>
      <w:del w:id="198" w:author="PR Preview" w:date="2026-01-01T00:00:00Z">
        <w:r>
          <w:delText xml:space="preserve"> </w:delText>
        </w:r>
      </w:del>
      <m:oMath>
        <m:r>
          <m:t>k</m:t>
        </m:r>
      </m:oMath>
      <w:del w:id="199" w:author="PR Preview" w:date="2026-01-01T00:00:00Z">
        <w:r>
          <w:delText xml:space="preserve"> </w:delText>
        </w:r>
      </w:del>
      <w:hyperlink w:anchor="def-fitted-model">
        <w:del w:id="200" w:author="PR Preview" w:date="2026-01-01T00:00:00Z">
          <w:r>
            <w:rPr>
              <w:rStyle w:val="Hyperlink"/>
            </w:rPr>
            <w:delText xml:space="preserve">fitted models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are more alike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and their errors are more strongly correlated.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An average of strongly correlated errors varies more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from one data set to another than an average of weakly correlated ones.</w:delText>
        </w:r>
      </w:del>
    </w:p>
    <w:p>
      <w:pPr>
        <w:pStyle w:val="Compact"/>
        <w:numPr>
          <w:ilvl w:val="0"/>
          <w:numId w:val="1020"/>
        </w:numPr>
      </w:pPr>
      <w:ins w:id="209" w:author="PR Preview" w:date="2026-01-01T00:00:00Z">
        <w:r>
          <w:rPr>
            <w:b/>
            <w:bCs/>
          </w:rPr>
          <w:t xml:space="preserve">Variance.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As</w:t>
        </w:r>
      </w:ins>
      <w:ins w:id="212" w:author="PR Preview" w:date="2026-01-01T00:00:00Z">
        <w:r>
          <w:t xml:space="preserve"> </w:t>
        </w:r>
      </w:ins>
      <m:oMath>
        <m:r>
          <m:t>k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grows,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</w:t>
        </w:r>
      </w:ins>
      <w:ins w:id="217" w:author="PR Preview" w:date="2026-01-01T00:00:00Z">
        <w:r>
          <w:t xml:space="preserve"> </w:t>
        </w:r>
      </w:ins>
      <m:oMath>
        <m:r>
          <m:t>k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training sets overlap more,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so the</w:t>
        </w:r>
      </w:ins>
      <w:ins w:id="222" w:author="PR Preview" w:date="2026-01-01T00:00:00Z">
        <w:r>
          <w:t xml:space="preserve"> </w:t>
        </w:r>
      </w:ins>
      <m:oMath>
        <m:r>
          <m:t>k</m:t>
        </m:r>
      </m:oMath>
      <w:ins w:id="223" w:author="PR Preview" w:date="2026-01-01T00:00:00Z">
        <w:r>
          <w:t xml:space="preserve"> </w:t>
        </w:r>
      </w:ins>
      <w:hyperlink w:anchor="def-fitted-model">
        <w:ins w:id="224" w:author="PR Preview" w:date="2026-01-01T00:00:00Z">
          <w:r>
            <w:rPr>
              <w:rStyle w:val="Hyperlink"/>
            </w:rPr>
            <w:t xml:space="preserve">fitted models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are more alike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 their errors may be more strongly correlated.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 average of strongly correlated errors varies more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from one data set to another than an average of weakly correlated ones.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This is a heuristic, not a theorem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[4, Sec. 7.10]</w:t>
        </w:r>
      </w:ins>
      <w:ins w:id="237" w:author="PR Preview" w:date="2026-01-01T00:00:00Z">
        <w:r>
          <w:t xml:space="preserve">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How correlated the errors are depends on how much the fitted model changes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when one observation changes,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so for a stable fitting method the variance need not rise with</w:t>
        </w:r>
      </w:ins>
      <w:ins w:id="244" w:author="PR Preview" w:date="2026-01-01T00:00:00Z">
        <w:r>
          <w:t xml:space="preserve"> </w:t>
        </w:r>
      </w:ins>
      <m:oMath>
        <m:r>
          <m:t>k</m:t>
        </m:r>
      </m:oMath>
      <w:ins w:id="2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246" w:author="PR Preview" w:date="2026-01-01T00:00:00Z">
        <w:r>
          <w:rPr>
            <w:rStyle w:val="NormalTok"/>
          </w:rPr>
          <w:delText xml:space="preserve">loocv_max_diff </w:delText>
        </w:r>
      </w:del>
      <w:del w:id="247" w:author="PR Preview" w:date="2026-01-01T00:00:00Z">
        <w:r>
          <w:rPr>
            <w:rStyle w:val="OtherTok"/>
          </w:rPr>
          <w:delText xml:space="preserve">&lt;-</w:delText>
        </w:r>
      </w:del>
      <w:del w:id="248" w:author="PR Preview" w:date="2026-01-01T00:00:00Z">
        <w:r>
          <w:rPr>
            <w:rStyle w:val="NormalTok"/>
          </w:rPr>
          <w:delText xml:space="preserve"> </w:delText>
        </w:r>
      </w:del>
      <w:del w:id="249" w:author="PR Preview" w:date="2026-01-01T00:00:00Z">
        <w:r>
          <w:rPr>
            <w:rStyle w:val="FunctionTok"/>
          </w:rPr>
          <w:delText xml:space="preserve">max</w:delText>
        </w:r>
      </w:del>
      <w:del w:id="250" w:author="PR Preview" w:date="2026-01-01T00:00:00Z">
        <w:r>
          <w:rPr>
            <w:rStyle w:val="NormalTok"/>
          </w:rPr>
          <w:delText xml:space="preserve">(</w:delText>
        </w:r>
      </w:del>
      <w:del w:id="251" w:author="PR Preview" w:date="2026-01-01T00:00:00Z">
        <w:r>
          <w:rPr>
            <w:rStyle w:val="FunctionTok"/>
          </w:rPr>
          <w:delText xml:space="preserve">abs</w:delText>
        </w:r>
      </w:del>
      <w:del w:id="252" w:author="PR Preview" w:date="2026-01-01T00:00:00Z">
        <w:r>
          <w:rPr>
            <w:rStyle w:val="NormalTok"/>
          </w:rPr>
          <w:delText xml:space="preserve">(mtcars_loocv</w:delText>
        </w:r>
      </w:del>
      <w:del w:id="253" w:author="PR Preview" w:date="2026-01-01T00:00:00Z">
        <w:r>
          <w:rPr>
            <w:rStyle w:val="SpecialCharTok"/>
          </w:rPr>
          <w:delText xml:space="preserve">$</w:delText>
        </w:r>
      </w:del>
      <w:del w:id="254" w:author="PR Preview" w:date="2026-01-01T00:00:00Z">
        <w:r>
          <w:rPr>
            <w:rStyle w:val="NormalTok"/>
          </w:rPr>
          <w:delText xml:space="preserve">refitting </w:delText>
        </w:r>
      </w:del>
      <w:del w:id="255" w:author="PR Preview" w:date="2026-01-01T00:00:00Z">
        <w:r>
          <w:rPr>
            <w:rStyle w:val="SpecialCharTok"/>
          </w:rPr>
          <w:delText xml:space="preserve">-</w:delText>
        </w:r>
      </w:del>
      <w:del w:id="256" w:author="PR Preview" w:date="2026-01-01T00:00:00Z">
        <w:r>
          <w:rPr>
            <w:rStyle w:val="NormalTok"/>
          </w:rPr>
          <w:delText xml:space="preserve"> mtcars_loocv</w:delText>
        </w:r>
      </w:del>
      <w:del w:id="257" w:author="PR Preview" w:date="2026-01-01T00:00:00Z">
        <w:r>
          <w:rPr>
            <w:rStyle w:val="SpecialCharTok"/>
          </w:rPr>
          <w:delText xml:space="preserve">$</w:delText>
        </w:r>
      </w:del>
      <w:del w:id="258" w:author="PR Preview" w:date="2026-01-01T00:00:00Z">
        <w:r>
          <w:rPr>
            <w:rStyle w:val="NormalTok"/>
          </w:rPr>
          <w:delText xml:space="preserve">formula))</w:delText>
        </w:r>
      </w:del>
      <w:del w:id="259" w:author="PR Preview" w:date="2026-01-01T00:00:00Z">
        <w:r>
          <w:br/>
        </w:r>
      </w:del>
      <w:del w:id="260" w:author="PR Preview" w:date="2026-01-01T00:00:00Z">
        <w:r>
          <w:rPr>
            <w:rStyle w:val="NormalTok"/>
          </w:rPr>
          <w:delText xml:space="preserve">mtcars_best_loocv </w:delText>
        </w:r>
      </w:del>
      <w:del w:id="261" w:author="PR Preview" w:date="2026-01-01T00:00:00Z">
        <w:r>
          <w:rPr>
            <w:rStyle w:val="OtherTok"/>
          </w:rPr>
          <w:delText xml:space="preserve">&lt;-</w:delText>
        </w:r>
      </w:del>
      <w:del w:id="262" w:author="PR Preview" w:date="2026-01-01T00:00:00Z">
        <w:r>
          <w:br/>
        </w:r>
      </w:del>
      <w:del w:id="263" w:author="PR Preview" w:date="2026-01-01T00:00:00Z">
        <w:r>
          <w:rPr>
            <w:rStyle w:val="NormalTok"/>
          </w:rPr>
          <w:delText xml:space="preserve">  mtcars_loocv</w:delText>
        </w:r>
      </w:del>
      <w:del w:id="264" w:author="PR Preview" w:date="2026-01-01T00:00:00Z">
        <w:r>
          <w:rPr>
            <w:rStyle w:val="SpecialCharTok"/>
          </w:rPr>
          <w:delText xml:space="preserve">$</w:delText>
        </w:r>
      </w:del>
      <w:del w:id="265" w:author="PR Preview" w:date="2026-01-01T00:00:00Z">
        <w:r>
          <w:rPr>
            <w:rStyle w:val="NormalTok"/>
          </w:rPr>
          <w:delText xml:space="preserve">degree[</w:delText>
        </w:r>
      </w:del>
      <w:del w:id="266" w:author="PR Preview" w:date="2026-01-01T00:00:00Z">
        <w:r>
          <w:rPr>
            <w:rStyle w:val="FunctionTok"/>
          </w:rPr>
          <w:delText xml:space="preserve">which.min</w:delText>
        </w:r>
      </w:del>
      <w:del w:id="267" w:author="PR Preview" w:date="2026-01-01T00:00:00Z">
        <w:r>
          <w:rPr>
            <w:rStyle w:val="NormalTok"/>
          </w:rPr>
          <w:delText xml:space="preserve">(mtcars_loocv</w:delText>
        </w:r>
      </w:del>
      <w:del w:id="268" w:author="PR Preview" w:date="2026-01-01T00:00:00Z">
        <w:r>
          <w:rPr>
            <w:rStyle w:val="SpecialCharTok"/>
          </w:rPr>
          <w:delText xml:space="preserve">$</w:delText>
        </w:r>
      </w:del>
      <w:del w:id="269" w:author="PR Preview" w:date="2026-01-01T00:00:00Z">
        <w:r>
          <w:rPr>
            <w:rStyle w:val="NormalTok"/>
          </w:rPr>
          <w:delText xml:space="preserve">formula)]</w:delText>
        </w:r>
      </w:del>
      <w:del w:id="270" w:author="PR Preview" w:date="2026-01-01T00:00:00Z">
        <w:r>
          <w:br/>
        </w:r>
      </w:del>
      <w:del w:id="271" w:author="PR Preview" w:date="2026-01-01T00:00:00Z">
        <w:r>
          <w:rPr>
            <w:rStyle w:val="FunctionTok"/>
          </w:rPr>
          <w:delText xml:space="preserve">c</w:delText>
        </w:r>
      </w:del>
      <w:del w:id="272" w:author="PR Preview" w:date="2026-01-01T00:00:00Z">
        <w:r>
          <w:rPr>
            <w:rStyle w:val="NormalTok"/>
          </w:rPr>
          <w:delText xml:space="preserve">(</w:delText>
        </w:r>
      </w:del>
      <w:del w:id="273" w:author="PR Preview" w:date="2026-01-01T00:00:00Z">
        <w:r>
          <w:rPr>
            <w:rStyle w:val="AttributeTok"/>
          </w:rPr>
          <w:delText xml:space="preserve">max_difference =</w:delText>
        </w:r>
      </w:del>
      <w:del w:id="274" w:author="PR Preview" w:date="2026-01-01T00:00:00Z">
        <w:r>
          <w:rPr>
            <w:rStyle w:val="NormalTok"/>
          </w:rPr>
          <w:delText xml:space="preserve"> loocv_max_diff, </w:delText>
        </w:r>
      </w:del>
      <w:del w:id="275" w:author="PR Preview" w:date="2026-01-01T00:00:00Z">
        <w:r>
          <w:rPr>
            <w:rStyle w:val="AttributeTok"/>
          </w:rPr>
          <w:delText xml:space="preserve">best_degree =</w:delText>
        </w:r>
      </w:del>
      <w:del w:id="276" w:author="PR Preview" w:date="2026-01-01T00:00:00Z">
        <w:r>
          <w:rPr>
            <w:rStyle w:val="NormalTok"/>
          </w:rPr>
          <w:delText xml:space="preserve"> mtcars_best_loocv)</w:delText>
        </w:r>
      </w:del>
      <w:del w:id="277" w:author="PR Preview" w:date="2026-01-01T00:00:00Z">
        <w:r>
          <w:br/>
        </w:r>
      </w:del>
      <w:del w:id="278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79" w:author="PR Preview" w:date="2026-01-01T00:00:00Z">
        <w:r>
          <w:br/>
        </w:r>
      </w:del>
      <w:del w:id="280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81" w:author="PR Preview" w:date="2026-01-01T00:00:00Z">
        <w:r>
          <w:delText xml:space="preserve">The two columns differ by at most 8.9e-15,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which is rounding error.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The single-fit formula needs one fit per model instead of 32.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LOOCV picks degree 2,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 because LOOCV is not random (</w:delText>
        </w:r>
      </w:del>
      <w:hyperlink w:anchor="lem-loocv-not-random">
        <w:del w:id="290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91" w:author="PR Preview" w:date="2026-01-01T00:00:00Z">
        <w:r>
          <w:delText xml:space="preserve">),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94" w:author="PR Preview" w:date="2026-01-01T00:00:00Z">
        <w:r>
          <w:rPr>
            <w:rStyle w:val="NormalTok"/>
          </w:rPr>
          <w:t xml:space="preserve">loocv_max_diff </w:t>
        </w:r>
      </w:ins>
      <w:ins w:id="295" w:author="PR Preview" w:date="2026-01-01T00:00:00Z">
        <w:r>
          <w:rPr>
            <w:rStyle w:val="OtherTok"/>
          </w:rPr>
          <w:t xml:space="preserve">&lt;-</w:t>
        </w:r>
      </w:ins>
      <w:ins w:id="296" w:author="PR Preview" w:date="2026-01-01T00:00:00Z">
        <w:r>
          <w:rPr>
            <w:rStyle w:val="NormalTok"/>
          </w:rPr>
          <w:t xml:space="preserve"> </w:t>
        </w:r>
      </w:ins>
      <w:ins w:id="297" w:author="PR Preview" w:date="2026-01-01T00:00:00Z">
        <w:r>
          <w:rPr>
            <w:rStyle w:val="FunctionTok"/>
          </w:rPr>
          <w:t xml:space="preserve">max</w:t>
        </w:r>
      </w:ins>
      <w:ins w:id="298" w:author="PR Preview" w:date="2026-01-01T00:00:00Z">
        <w:r>
          <w:rPr>
            <w:rStyle w:val="NormalTok"/>
          </w:rPr>
          <w:t xml:space="preserve">(</w:t>
        </w:r>
      </w:ins>
      <w:ins w:id="299" w:author="PR Preview" w:date="2026-01-01T00:00:00Z">
        <w:r>
          <w:rPr>
            <w:rStyle w:val="FunctionTok"/>
          </w:rPr>
          <w:t xml:space="preserve">abs</w:t>
        </w:r>
      </w:ins>
      <w:ins w:id="300" w:author="PR Preview" w:date="2026-01-01T00:00:00Z">
        <w:r>
          <w:rPr>
            <w:rStyle w:val="NormalTok"/>
          </w:rPr>
          <w:t xml:space="preserve">(mtcars_loocv</w:t>
        </w:r>
      </w:ins>
      <w:ins w:id="301" w:author="PR Preview" w:date="2026-01-01T00:00:00Z">
        <w:r>
          <w:rPr>
            <w:rStyle w:val="SpecialCharTok"/>
          </w:rPr>
          <w:t xml:space="preserve">$</w:t>
        </w:r>
      </w:ins>
      <w:ins w:id="302" w:author="PR Preview" w:date="2026-01-01T00:00:00Z">
        <w:r>
          <w:rPr>
            <w:rStyle w:val="NormalTok"/>
          </w:rPr>
          <w:t xml:space="preserve">refitting </w:t>
        </w:r>
      </w:ins>
      <w:ins w:id="303" w:author="PR Preview" w:date="2026-01-01T00:00:00Z">
        <w:r>
          <w:rPr>
            <w:rStyle w:val="SpecialCharTok"/>
          </w:rPr>
          <w:t xml:space="preserve">-</w:t>
        </w:r>
      </w:ins>
      <w:ins w:id="304" w:author="PR Preview" w:date="2026-01-01T00:00:00Z">
        <w:r>
          <w:rPr>
            <w:rStyle w:val="NormalTok"/>
          </w:rPr>
          <w:t xml:space="preserve"> mtcars_loocv</w:t>
        </w:r>
      </w:ins>
      <w:ins w:id="305" w:author="PR Preview" w:date="2026-01-01T00:00:00Z">
        <w:r>
          <w:rPr>
            <w:rStyle w:val="SpecialCharTok"/>
          </w:rPr>
          <w:t xml:space="preserve">$</w:t>
        </w:r>
      </w:ins>
      <w:ins w:id="306" w:author="PR Preview" w:date="2026-01-01T00:00:00Z">
        <w:r>
          <w:rPr>
            <w:rStyle w:val="NormalTok"/>
          </w:rPr>
          <w:t xml:space="preserve">formula))</w:t>
        </w:r>
      </w:ins>
      <w:ins w:id="307" w:author="PR Preview" w:date="2026-01-01T00:00:00Z">
        <w:r>
          <w:br/>
        </w:r>
      </w:ins>
      <w:ins w:id="308" w:author="PR Preview" w:date="2026-01-01T00:00:00Z">
        <w:r>
          <w:rPr>
            <w:rStyle w:val="NormalTok"/>
          </w:rPr>
          <w:t xml:space="preserve">mtcars_best_loocv </w:t>
        </w:r>
      </w:ins>
      <w:ins w:id="309" w:author="PR Preview" w:date="2026-01-01T00:00:00Z">
        <w:r>
          <w:rPr>
            <w:rStyle w:val="OtherTok"/>
          </w:rPr>
          <w:t xml:space="preserve">&lt;-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mtcars_loocv</w:t>
        </w:r>
      </w:ins>
      <w:ins w:id="312" w:author="PR Preview" w:date="2026-01-01T00:00:00Z">
        <w:r>
          <w:rPr>
            <w:rStyle w:val="SpecialCharTok"/>
          </w:rPr>
          <w:t xml:space="preserve">$</w:t>
        </w:r>
      </w:ins>
      <w:ins w:id="313" w:author="PR Preview" w:date="2026-01-01T00:00:00Z">
        <w:r>
          <w:rPr>
            <w:rStyle w:val="NormalTok"/>
          </w:rPr>
          <w:t xml:space="preserve">degree[</w:t>
        </w:r>
      </w:ins>
      <w:ins w:id="314" w:author="PR Preview" w:date="2026-01-01T00:00:00Z">
        <w:r>
          <w:rPr>
            <w:rStyle w:val="FunctionTok"/>
          </w:rPr>
          <w:t xml:space="preserve">which.min</w:t>
        </w:r>
      </w:ins>
      <w:ins w:id="315" w:author="PR Preview" w:date="2026-01-01T00:00:00Z">
        <w:r>
          <w:rPr>
            <w:rStyle w:val="NormalTok"/>
          </w:rPr>
          <w:t xml:space="preserve">(mtcars_loocv</w:t>
        </w:r>
      </w:ins>
      <w:ins w:id="316" w:author="PR Preview" w:date="2026-01-01T00:00:00Z">
        <w:r>
          <w:rPr>
            <w:rStyle w:val="SpecialCharTok"/>
          </w:rPr>
          <w:t xml:space="preserve">$</w:t>
        </w:r>
      </w:ins>
      <w:ins w:id="317" w:author="PR Preview" w:date="2026-01-01T00:00:00Z">
        <w:r>
          <w:rPr>
            <w:rStyle w:val="NormalTok"/>
          </w:rPr>
          <w:t xml:space="preserve">formula)]</w:t>
        </w:r>
      </w:ins>
      <w:ins w:id="318" w:author="PR Preview" w:date="2026-01-01T00:00:00Z">
        <w:r>
          <w:br/>
        </w:r>
      </w:ins>
      <w:ins w:id="319" w:author="PR Preview" w:date="2026-01-01T00:00:00Z">
        <w:r>
          <w:rPr>
            <w:rStyle w:val="FunctionTok"/>
          </w:rPr>
          <w:t xml:space="preserve">c</w:t>
        </w:r>
      </w:ins>
      <w:ins w:id="320" w:author="PR Preview" w:date="2026-01-01T00:00:00Z">
        <w:r>
          <w:rPr>
            <w:rStyle w:val="NormalTok"/>
          </w:rPr>
          <w:t xml:space="preserve">(</w:t>
        </w:r>
      </w:ins>
      <w:ins w:id="321" w:author="PR Preview" w:date="2026-01-01T00:00:00Z">
        <w:r>
          <w:rPr>
            <w:rStyle w:val="AttributeTok"/>
          </w:rPr>
          <w:t xml:space="preserve">max_difference =</w:t>
        </w:r>
      </w:ins>
      <w:ins w:id="322" w:author="PR Preview" w:date="2026-01-01T00:00:00Z">
        <w:r>
          <w:rPr>
            <w:rStyle w:val="NormalTok"/>
          </w:rPr>
          <w:t xml:space="preserve"> loocv_max_diff, </w:t>
        </w:r>
      </w:ins>
      <w:ins w:id="323" w:author="PR Preview" w:date="2026-01-01T00:00:00Z">
        <w:r>
          <w:rPr>
            <w:rStyle w:val="AttributeTok"/>
          </w:rPr>
          <w:t xml:space="preserve">best_degree =</w:t>
        </w:r>
      </w:ins>
      <w:ins w:id="324" w:author="PR Preview" w:date="2026-01-01T00:00:00Z">
        <w:r>
          <w:rPr>
            <w:rStyle w:val="NormalTok"/>
          </w:rPr>
          <w:t xml:space="preserve"> mtcars_best_loocv)</w:t>
        </w:r>
      </w:ins>
      <w:ins w:id="325" w:author="PR Preview" w:date="2026-01-01T00:00:00Z">
        <w:r>
          <w:br/>
        </w:r>
      </w:ins>
      <w:ins w:id="326" w:author="PR Preview" w:date="2026-01-01T00:00:00Z">
        <w:r>
          <w:rPr>
            <w:rStyle w:val="CommentTok"/>
          </w:rPr>
          <w:t xml:space="preserve">#&gt; max_difference    best_degree </w:t>
        </w:r>
      </w:ins>
      <w:ins w:id="327" w:author="PR Preview" w:date="2026-01-01T00:00:00Z">
        <w:r>
          <w:br/>
        </w:r>
      </w:ins>
      <w:ins w:id="328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329" w:author="PR Preview" w:date="2026-01-01T00:00:00Z">
        <w:r>
          <w:t xml:space="preserve">The two columns differ by at most 7.1e-15,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which is rounding error.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The single-fit formula needs one fit per model instead of 32.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LOOCV picks degree 2,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and because LOOCV is not random (</w:t>
        </w:r>
      </w:ins>
      <w:hyperlink w:anchor="lem-loocv-not-random">
        <w:ins w:id="33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39" w:author="PR Preview" w:date="2026-01-01T00:00:00Z">
        <w:r>
          <w:t xml:space="preserve">),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2026-10-22T08:44:11Z</dcterms:created>
  <dcterms:modified xsi:type="dcterms:W3CDTF">2026-10-22T08:44:11Z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