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01:07:13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5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9" w:name="def-fitted-model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11 (Fitted model)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fitted model</w:delText>
        </w:r>
      </w:del>
      <w:del w:id="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h</m:t>
            </m:r>
          </m:e>
        </m:acc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is a member of a</w:delText>
        </w:r>
      </w:del>
      <w:del w:id="11" w:author="PR Preview" w:date="2026-01-01T00:00:00Z">
        <w:r>
          <w:delText xml:space="preserve"> </w:delText>
        </w:r>
      </w:del>
      <w:hyperlink w:anchor="def-model-family">
        <w:del w:id="12" w:author="PR Preview" w:date="2026-01-01T00:00:00Z">
          <w:r>
            <w:rPr>
              <w:rStyle w:val="Hyperlink"/>
            </w:rPr>
            <w:delText xml:space="preserve">model family</w:delText>
          </w:r>
        </w:del>
      </w:hyperlink>
      <w:del w:id="1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that has been chosen to describe a</w:delText>
        </w:r>
      </w:del>
      <w:del w:id="16" w:author="PR Preview" w:date="2026-01-01T00:00:00Z">
        <w:r>
          <w:delText xml:space="preserve"> </w:delText>
        </w:r>
      </w:del>
      <w:hyperlink w:anchor="def-data-set">
        <w:del w:id="17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9" w:author="PR Preview" w:date="2026-01-01T00:00:00Z">
        <w:r>
          <w:delText xml:space="preserve">.</w:delText>
        </w:r>
      </w:del>
    </w:p>
    <w:p>
      <w:pPr>
        <w:pStyle w:val="BodyText"/>
      </w:pPr>
      <w:ins w:id="20" w:author="PR Preview" w:date="2026-01-01T00:00:00Z">
        <w:r>
          <w:rPr>
            <w:b/>
            <w:bCs/>
          </w:rPr>
          <w:t xml:space="preserve">Definition 11 (Fitted model)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rPr>
            <w:b/>
            <w:bCs/>
          </w:rPr>
          <w:t xml:space="preserve">fitted model</w:t>
        </w:r>
      </w:ins>
      <w:ins w:id="2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h</m:t>
            </m:r>
          </m:e>
        </m:acc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is a member of a</w:t>
        </w:r>
      </w:ins>
      <w:ins w:id="28" w:author="PR Preview" w:date="2026-01-01T00:00:00Z">
        <w:r>
          <w:t xml:space="preserve"> </w:t>
        </w:r>
      </w:ins>
      <w:hyperlink w:anchor="def-model-family">
        <w:ins w:id="29" w:author="PR Preview" w:date="2026-01-01T00:00:00Z">
          <w:r>
            <w:rPr>
              <w:rStyle w:val="Hyperlink"/>
            </w:rPr>
            <w:t xml:space="preserve">model family</w:t>
          </w:r>
        </w:ins>
      </w:hyperlink>
      <w:ins w:id="3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that has been chosen to describe a</w:t>
        </w:r>
      </w:ins>
      <w:ins w:id="33" w:author="PR Preview" w:date="2026-01-01T00:00:00Z">
        <w:r>
          <w:t xml:space="preserve"> </w:t>
        </w:r>
      </w:ins>
      <w:hyperlink w:anchor="def-data-set">
        <w:ins w:id="34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3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36" w:author="PR Preview" w:date="2026-01-01T00:00:00Z">
        <w:r>
          <w:t xml:space="preserve">.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A fitted model used to</w:t>
        </w:r>
      </w:ins>
      <w:ins w:id="39" w:author="PR Preview" w:date="2026-01-01T00:00:00Z">
        <w:r>
          <w:t xml:space="preserve"> </w:t>
        </w:r>
      </w:ins>
      <w:hyperlink r:id="rId18">
        <w:ins w:id="40" w:author="PR Preview" w:date="2026-01-01T00:00:00Z">
          <w:r>
            <w:rPr>
              <w:rStyle w:val="Hyperlink"/>
            </w:rPr>
            <w:t xml:space="preserve">predict</w:t>
          </w:r>
        </w:ins>
      </w:hyperlink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outcomes is also called a</w:t>
        </w:r>
      </w:ins>
      <w:ins w:id="43" w:author="PR Preview" w:date="2026-01-01T00:00:00Z">
        <w:r>
          <w:t xml:space="preserve"> </w:t>
        </w:r>
      </w:ins>
      <w:bookmarkStart w:id="38" w:name="def-prediction-rule"/>
      <w:ins w:id="44" w:author="PR Preview" w:date="2026-01-01T00:00:00Z">
        <w:r>
          <w:rPr>
            <w:i/>
            <w:iCs/>
          </w:rPr>
          <w:t xml:space="preserve">prediction rule</w:t>
        </w:r>
      </w:ins>
      <w:bookmarkEnd w:id="38"/>
      <w:ins w:id="45" w:author="PR Preview" w:date="2026-01-01T00:00:00Z">
        <w:r>
          <w:t xml:space="preserve">.</w:t>
        </w:r>
      </w:ins>
    </w:p>
    <w:bookmarkEnd w:id="39"/>
    <w:bookmarkStart w:id="40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0"/>
    <w:bookmarkStart w:id="43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2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3"/>
    <w:bookmarkStart w:id="44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4"/>
    <w:bookmarkStart w:id="46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5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6"/>
    <w:bookmarkStart w:id="47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7"/>
    <w:bookmarkStart w:id="49" w:name="rem-prediction-rule"/>
    <w:p>
      <w:pPr>
        <w:pStyle w:val="BodyText"/>
      </w:pPr>
      <w:del w:id="46" w:author="PR Preview" w:date="2026-01-01T00:00:00Z">
        <w:r>
          <w:rPr>
            <w:b/>
            <w:bCs/>
          </w:rPr>
          <w:delText xml:space="preserve">Definition 14 (Prediction rule)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The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rPr>
            <w:b/>
            <w:bCs/>
          </w:rPr>
          <w:delText xml:space="preserve">prediction rule</w:delText>
        </w:r>
      </w:del>
      <w:del w:id="5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is shorthand for the</w:delText>
        </w:r>
      </w:del>
      <w:del w:id="54" w:author="PR Preview" w:date="2026-01-01T00:00:00Z">
        <w:r>
          <w:delText xml:space="preserve"> </w:delText>
        </w:r>
      </w:del>
      <w:hyperlink w:anchor="def-fitted-model">
        <w:del w:id="55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5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that a</w:delText>
        </w:r>
      </w:del>
      <w:del w:id="59" w:author="PR Preview" w:date="2026-01-01T00:00:00Z">
        <w:r>
          <w:delText xml:space="preserve"> </w:delText>
        </w:r>
      </w:del>
      <w:hyperlink w:anchor="def-fitting-procedure">
        <w:del w:id="6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61" w:author="PR Preview" w:date="2026-01-01T00:00:00Z">
        <w:r>
          <w:delText xml:space="preserve"> </w:delText>
        </w:r>
      </w:del>
      <m:oMath>
        <m:r>
          <m:t>g</m:t>
        </m:r>
      </m:oMath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produces from the</w:delText>
        </w:r>
      </w:del>
      <w:del w:id="64" w:author="PR Preview" w:date="2026-01-01T00:00:00Z">
        <w:r>
          <w:delText xml:space="preserve"> </w:delText>
        </w:r>
      </w:del>
      <w:hyperlink w:anchor="def-training-set">
        <w:del w:id="6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6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7" w:author="PR Preview" w:date="2026-01-01T00:00:00Z">
        <w:r>
          <w:delText xml:space="preserve">,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written without the subscript when the training set is the one in use:</w:delText>
        </w:r>
      </w:del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del w:id="70" w:author="PR Preview" w:date="2026-01-01T00:00:00Z">
        <w:r>
          <w:rPr>
            <w:b/>
            <w:bCs/>
          </w:rPr>
          <w:delText xml:space="preserve">Definition 15 (Prediction function family (hypothesis class, hypothesis space))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A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rPr>
            <w:b/>
            <w:bCs/>
          </w:rPr>
          <w:delText xml:space="preserve">prediction function family</w:delText>
        </w:r>
      </w:del>
      <w:del w:id="7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Y</m:t>
        </m:r>
      </m:oMath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(also called a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rPr>
            <w:b/>
            <w:bCs/>
          </w:rPr>
          <w:delText xml:space="preserve">hypothesis class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or a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rPr>
            <w:b/>
            <w:bCs/>
          </w:rPr>
          <w:delText xml:space="preserve">hypothesis space</w:delText>
        </w:r>
      </w:del>
      <w:del w:id="84" w:author="PR Preview" w:date="2026-01-01T00:00:00Z">
        <w:r>
          <w:delText xml:space="preserve">)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is a set of functions,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each of which maps a</w:delText>
        </w:r>
      </w:del>
      <w:del w:id="89" w:author="PR Preview" w:date="2026-01-01T00:00:00Z">
        <w:r>
          <w:delText xml:space="preserve"> </w:delText>
        </w:r>
      </w:del>
      <w:hyperlink w:anchor="def-covariate">
        <w:del w:id="90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value</w:delText>
        </w:r>
      </w:del>
      <w:del w:id="93" w:author="PR Preview" w:date="2026-01-01T00:00:00Z">
        <w:r>
          <w:delText xml:space="preserve"> </w:delText>
        </w:r>
      </w:del>
      <m:oMath>
        <m:r>
          <m:t>x</m:t>
        </m:r>
      </m:oMath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to a</w:delText>
        </w:r>
      </w:del>
      <w:del w:id="96" w:author="PR Preview" w:date="2026-01-01T00:00:00Z">
        <w:r>
          <w:delText xml:space="preserve"> </w:delText>
        </w:r>
      </w:del>
      <w:hyperlink r:id="rId18">
        <w:del w:id="97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of the outcome.</w:delText>
        </w:r>
      </w:del>
    </w:p>
    <w:p>
      <w:pPr>
        <w:pStyle w:val="BodyText"/>
      </w:pPr>
      <w:ins w:id="100" w:author="PR Preview" w:date="2026-01-01T00:00:00Z">
        <w:r>
          <w:rPr>
            <w:i/>
            <w:iCs/>
          </w:rPr>
          <w:t xml:space="preserve">Remark 3</w:t>
        </w:r>
      </w:ins>
      <w:ins w:id="101" w:author="PR Preview" w:date="2026-01-01T00:00:00Z">
        <w:r>
          <w:t xml:space="preserve"> (Notation for the fitted model from a training set). </w:t>
        </w:r>
      </w:ins>
      <w:ins w:id="102" w:author="PR Preview" w:date="2026-01-01T00:00:00Z">
        <w:r>
          <w:t xml:space="preserve">The</w:t>
        </w:r>
      </w:ins>
      <w:ins w:id="103" w:author="PR Preview" w:date="2026-01-01T00:00:00Z">
        <w:r>
          <w:t xml:space="preserve"> </w:t>
        </w:r>
      </w:ins>
      <w:hyperlink w:anchor="def-fitted-model">
        <w:ins w:id="104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0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that a</w:t>
        </w:r>
      </w:ins>
      <w:ins w:id="108" w:author="PR Preview" w:date="2026-01-01T00:00:00Z">
        <w:r>
          <w:t xml:space="preserve"> </w:t>
        </w:r>
      </w:ins>
      <w:hyperlink w:anchor="def-fitting-procedure">
        <w:ins w:id="109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10" w:author="PR Preview" w:date="2026-01-01T00:00:00Z">
        <w:r>
          <w:t xml:space="preserve"> </w:t>
        </w:r>
      </w:ins>
      <m:oMath>
        <m:r>
          <m:t>g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produces from the</w:t>
        </w:r>
      </w:ins>
      <w:ins w:id="113" w:author="PR Preview" w:date="2026-01-01T00:00:00Z">
        <w:r>
          <w:t xml:space="preserve"> </w:t>
        </w:r>
      </w:ins>
      <w:hyperlink w:anchor="def-training-set">
        <w:ins w:id="11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1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is written</w:t>
        </w:r>
      </w:ins>
      <w:ins w:id="11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19" w:author="PR Preview" w:date="2026-01-01T00:00:00Z">
        <w:r>
          <w:t xml:space="preserve">,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without the subscript when the training set is the one in use:</w:t>
        </w:r>
      </w:ins>
    </w:p>
    <w:p>
      <w:pPr>
        <w:pStyle w:val="BodyText"/>
      </w:pPr>
      <w:bookmarkStart w:id="4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def-prediction-function-family"/>
    <w:p>
      <w:pPr>
        <w:pStyle w:val="FirstParagraph"/>
      </w:pPr>
      <w:ins w:id="122" w:author="PR Preview" w:date="2026-01-01T00:00:00Z">
        <w:r>
          <w:rPr>
            <w:b/>
            <w:bCs/>
          </w:rPr>
          <w:t xml:space="preserve">Definition 14 (Prediction function family (hypothesis class, hypothesis space))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A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rPr>
            <w:b/>
            <w:bCs/>
          </w:rPr>
          <w:t xml:space="preserve">prediction function family</w:t>
        </w:r>
      </w:ins>
      <w:ins w:id="1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Y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(also called a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rPr>
            <w:b/>
            <w:bCs/>
          </w:rPr>
          <w:t xml:space="preserve">hypothesis class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or a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rPr>
            <w:b/>
            <w:bCs/>
          </w:rPr>
          <w:t xml:space="preserve">hypothesis space</w:t>
        </w:r>
      </w:ins>
      <w:ins w:id="136" w:author="PR Preview" w:date="2026-01-01T00:00:00Z">
        <w:r>
          <w:t xml:space="preserve">)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is a set of functions,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each of which maps a</w:t>
        </w:r>
      </w:ins>
      <w:ins w:id="141" w:author="PR Preview" w:date="2026-01-01T00:00:00Z">
        <w:r>
          <w:t xml:space="preserve"> </w:t>
        </w:r>
      </w:ins>
      <w:hyperlink w:anchor="def-covariate">
        <w:ins w:id="142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value</w:t>
        </w:r>
      </w:ins>
      <w:ins w:id="145" w:author="PR Preview" w:date="2026-01-01T00:00:00Z">
        <w:r>
          <w:t xml:space="preserve"> </w:t>
        </w:r>
      </w:ins>
      <m:oMath>
        <m:r>
          <m:t>x</m:t>
        </m:r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to a</w:t>
        </w:r>
      </w:ins>
      <w:ins w:id="148" w:author="PR Preview" w:date="2026-01-01T00:00:00Z">
        <w:r>
          <w:t xml:space="preserve"> </w:t>
        </w:r>
      </w:ins>
      <w:hyperlink r:id="rId18">
        <w:ins w:id="149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of the outcome.</w:t>
        </w:r>
      </w:ins>
    </w:p>
    <w:bookmarkEnd w:id="50"/>
    <w:bookmarkStart w:id="51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1"/>
    <w:bookmarkStart w:id="55" w:name="def-new-observation"/>
    <w:p>
      <w:pPr>
        <w:pStyle w:val="BodyText"/>
      </w:pPr>
      <w:del w:id="152" w:author="PR Preview" w:date="2026-01-01T00:00:00Z">
        <w:r>
          <w:rPr>
            <w:b/>
            <w:bCs/>
          </w:rPr>
          <w:delText xml:space="preserve">Definition 16 (New observation)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A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rPr>
            <w:b/>
            <w:bCs/>
          </w:rPr>
          <w:delText xml:space="preserve">new observation</w:delText>
        </w:r>
      </w:del>
      <w:del w:id="15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relative to a</w:delText>
        </w:r>
      </w:del>
      <w:del w:id="160" w:author="PR Preview" w:date="2026-01-01T00:00:00Z">
        <w:r>
          <w:delText xml:space="preserve"> </w:delText>
        </w:r>
      </w:del>
      <w:hyperlink w:anchor="def-training-set">
        <w:del w:id="16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6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is a covariate value and an outcome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drawn from the same population as the observations of</w:delText>
        </w:r>
      </w:del>
      <w:del w:id="16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8" w:author="PR Preview" w:date="2026-01-01T00:00:00Z">
        <w:r>
          <w:delText xml:space="preserve">,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and</w:delText>
        </w:r>
      </w:del>
      <w:del w:id="171" w:author="PR Preview" w:date="2026-01-01T00:00:00Z">
        <w:r>
          <w:delText xml:space="preserve"> </w:delText>
        </w:r>
      </w:del>
      <w:hyperlink r:id="rId52">
        <w:del w:id="172" w:author="PR Preview" w:date="2026-01-01T00:00:00Z">
          <w:r>
            <w:rPr>
              <w:rStyle w:val="Hyperlink"/>
            </w:rPr>
            <w:delText xml:space="preserve">statistically independent</w:delText>
          </w:r>
        </w:del>
      </w:hyperlink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of</w:delText>
        </w:r>
      </w:del>
      <w:del w:id="17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76" w:author="PR Preview" w:date="2026-01-01T00:00:00Z">
        <w:r>
          <w:delText xml:space="preserve">.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The subscript</w:delText>
        </w:r>
      </w:del>
      <w:del w:id="179" w:author="PR Preview" w:date="2026-01-01T00:00:00Z">
        <w:r>
          <w:delText xml:space="preserve"> </w:delText>
        </w:r>
      </w:del>
      <m:oMath>
        <m:r>
          <m:rPr>
            <m:sty m:val="p"/>
          </m:rPr>
          <m:t>*</m:t>
        </m:r>
      </m:oMath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marks a quantity of the new observation,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as in</w:delText>
        </w:r>
      </w:del>
      <w:del w:id="18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and</w:delText>
        </w:r>
      </w:del>
      <w:del w:id="18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88" w:author="PR Preview" w:date="2026-01-01T00:00:00Z">
        <w:r>
          <w:delText xml:space="preserve">,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and distinguishes it from the indexed observations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$(\mathord{\smash[b]{\underset{\raise.3ex\hbox{$\scriptstyle\sim$}}{x}}\vphantom{x}}_{i}, y_{i})$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of</w:delText>
        </w:r>
      </w:del>
      <w:del w:id="19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96" w:author="PR Preview" w:date="2026-01-01T00:00:00Z">
        <w:r>
          <w:delText xml:space="preserve">.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It is the</w:delText>
        </w:r>
      </w:del>
      <w:del w:id="199" w:author="PR Preview" w:date="2026-01-01T00:00:00Z">
        <w:r>
          <w:delText xml:space="preserve"> </w:delText>
        </w:r>
      </w:del>
      <w:hyperlink r:id="rId53">
        <w:del w:id="200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of the pds notes,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where the data used to choose the</w:delText>
        </w:r>
      </w:del>
      <w:del w:id="205" w:author="PR Preview" w:date="2026-01-01T00:00:00Z">
        <w:r>
          <w:delText xml:space="preserve"> </w:delText>
        </w:r>
      </w:del>
      <w:hyperlink r:id="rId54">
        <w:del w:id="206" w:author="PR Preview" w:date="2026-01-01T00:00:00Z">
          <w:r>
            <w:rPr>
              <w:rStyle w:val="Hyperlink"/>
            </w:rPr>
            <w:delText xml:space="preserve">prediction function</w:delText>
          </w:r>
        </w:del>
      </w:hyperlink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is</w:delText>
        </w:r>
      </w:del>
      <w:del w:id="20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10" w:author="PR Preview" w:date="2026-01-01T00:00:00Z">
        <w:r>
          <w:delText xml:space="preserve">,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to which a</w:delText>
        </w:r>
      </w:del>
      <w:del w:id="213" w:author="PR Preview" w:date="2026-01-01T00:00:00Z">
        <w:r>
          <w:delText xml:space="preserve"> </w:delText>
        </w:r>
      </w:del>
      <w:hyperlink w:anchor="def-fitting-procedure">
        <w:del w:id="214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is applied.</w:delText>
        </w:r>
      </w:del>
    </w:p>
    <w:p>
      <w:pPr>
        <w:pStyle w:val="BodyText"/>
      </w:pPr>
      <w:ins w:id="217" w:author="PR Preview" w:date="2026-01-01T00:00:00Z">
        <w:r>
          <w:rPr>
            <w:b/>
            <w:bCs/>
          </w:rPr>
          <w:t xml:space="preserve">Definition 15 (New observation)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A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rPr>
            <w:b/>
            <w:bCs/>
          </w:rPr>
          <w:t xml:space="preserve">new observation</w:t>
        </w:r>
      </w:ins>
      <w:ins w:id="22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relative to a</w:t>
        </w:r>
      </w:ins>
      <w:ins w:id="225" w:author="PR Preview" w:date="2026-01-01T00:00:00Z">
        <w:r>
          <w:t xml:space="preserve"> </w:t>
        </w:r>
      </w:ins>
      <w:hyperlink w:anchor="def-training-set">
        <w:ins w:id="22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2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is a covariate value and an outcome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drawn from the same population as the observations of</w:t>
        </w:r>
      </w:ins>
      <w:ins w:id="23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33" w:author="PR Preview" w:date="2026-01-01T00:00:00Z">
        <w:r>
          <w:t xml:space="preserve">,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and</w:t>
        </w:r>
      </w:ins>
      <w:ins w:id="236" w:author="PR Preview" w:date="2026-01-01T00:00:00Z">
        <w:r>
          <w:t xml:space="preserve"> </w:t>
        </w:r>
      </w:ins>
      <w:hyperlink r:id="rId52">
        <w:ins w:id="237" w:author="PR Preview" w:date="2026-01-01T00:00:00Z">
          <w:r>
            <w:rPr>
              <w:rStyle w:val="Hyperlink"/>
            </w:rPr>
            <w:t xml:space="preserve">statistically independent</w:t>
          </w:r>
        </w:ins>
      </w:hyperlink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of</w:t>
        </w:r>
      </w:ins>
      <w:ins w:id="24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41" w:author="PR Preview" w:date="2026-01-01T00:00:00Z">
        <w:r>
          <w:t xml:space="preserve">.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The subscript</w:t>
        </w:r>
      </w:ins>
      <w:ins w:id="244" w:author="PR Preview" w:date="2026-01-01T00:00:00Z">
        <w:r>
          <w:t xml:space="preserve"> </w:t>
        </w:r>
      </w:ins>
      <m:oMath>
        <m:r>
          <m:rPr>
            <m:sty m:val="p"/>
          </m:rPr>
          <m:t>*</m:t>
        </m:r>
      </m:oMath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marks a quantity of the new observation,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as in</w:t>
        </w:r>
      </w:ins>
      <w:ins w:id="24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and</w:t>
        </w:r>
      </w:ins>
      <w:ins w:id="25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253" w:author="PR Preview" w:date="2026-01-01T00:00:00Z">
        <w:r>
          <w:t xml:space="preserve">,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and distinguishes it from the indexed observations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$(\mathord{\smash[b]{\underset{\raise.3ex\hbox{$\scriptstyle\sim$}}{x}}\vphantom{x}}_{i}, y_{i})$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of</w:t>
        </w:r>
      </w:ins>
      <w:ins w:id="26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1" w:author="PR Preview" w:date="2026-01-01T00:00:00Z">
        <w:r>
          <w:t xml:space="preserve">.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It is the</w:t>
        </w:r>
      </w:ins>
      <w:ins w:id="264" w:author="PR Preview" w:date="2026-01-01T00:00:00Z">
        <w:r>
          <w:t xml:space="preserve"> </w:t>
        </w:r>
      </w:ins>
      <w:hyperlink r:id="rId53">
        <w:ins w:id="265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of the pds notes,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where the data used to choose the</w:t>
        </w:r>
      </w:ins>
      <w:ins w:id="270" w:author="PR Preview" w:date="2026-01-01T00:00:00Z">
        <w:r>
          <w:t xml:space="preserve"> </w:t>
        </w:r>
      </w:ins>
      <w:hyperlink r:id="rId54">
        <w:ins w:id="271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is</w:t>
        </w:r>
      </w:ins>
      <w:ins w:id="27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75" w:author="PR Preview" w:date="2026-01-01T00:00:00Z">
        <w:r>
          <w:t xml:space="preserve">,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to which a</w:t>
        </w:r>
      </w:ins>
      <w:ins w:id="278" w:author="PR Preview" w:date="2026-01-01T00:00:00Z">
        <w:r>
          <w:t xml:space="preserve"> </w:t>
        </w:r>
      </w:ins>
      <w:hyperlink w:anchor="def-fitting-procedure">
        <w:ins w:id="279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is applied.</w:t>
        </w:r>
      </w:ins>
    </w:p>
    <w:bookmarkEnd w:id="55"/>
    <w:bookmarkStart w:id="56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6"/>
    <w:bookmarkStart w:id="59" w:name="def-noise"/>
    <w:p>
      <w:pPr>
        <w:pStyle w:val="BodyText"/>
      </w:pPr>
      <w:del w:id="282" w:author="PR Preview" w:date="2026-01-01T00:00:00Z">
        <w:r>
          <w:rPr>
            <w:b/>
            <w:bCs/>
          </w:rPr>
          <w:delText xml:space="preserve">Definition 17 (Noise)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The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rPr>
            <w:b/>
            <w:bCs/>
          </w:rPr>
          <w:delText xml:space="preserve">noise</w:delText>
        </w:r>
      </w:del>
      <w:del w:id="287" w:author="PR Preview" w:date="2026-01-01T00:00:00Z">
        <w:r>
          <w:delText xml:space="preserve"> </w:delText>
        </w:r>
      </w:del>
      <m:oMath>
        <m:r>
          <m:t>ν</m:t>
        </m:r>
      </m:oMath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of a</w:delText>
        </w:r>
      </w:del>
      <w:del w:id="290" w:author="PR Preview" w:date="2026-01-01T00:00:00Z">
        <w:r>
          <w:delText xml:space="preserve"> </w:delText>
        </w:r>
      </w:del>
      <w:hyperlink w:anchor="def-new-observation">
        <w:del w:id="291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29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at the</w:delText>
        </w:r>
      </w:del>
      <w:del w:id="295" w:author="PR Preview" w:date="2026-01-01T00:00:00Z">
        <w:r>
          <w:delText xml:space="preserve"> </w:delText>
        </w:r>
      </w:del>
      <w:hyperlink w:anchor="def-covariate">
        <w:del w:id="296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value</w:delText>
        </w:r>
      </w:del>
      <w:del w:id="29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is the</w:delText>
        </w:r>
      </w:del>
      <w:del w:id="302" w:author="PR Preview" w:date="2026-01-01T00:00:00Z">
        <w:r>
          <w:delText xml:space="preserve"> </w:delText>
        </w:r>
      </w:del>
      <w:hyperlink r:id="rId57">
        <w:del w:id="303" w:author="PR Preview" w:date="2026-01-01T00:00:00Z">
          <w:r>
            <w:rPr>
              <w:rStyle w:val="Hyperlink"/>
            </w:rPr>
            <w:delText xml:space="preserve">deviation</w:delText>
          </w:r>
        </w:del>
      </w:hyperlink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of the new outcome</w:delText>
        </w:r>
      </w:del>
      <w:del w:id="30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from the</w:delText>
        </w:r>
      </w:del>
      <w:del w:id="309" w:author="PR Preview" w:date="2026-01-01T00:00:00Z">
        <w:r>
          <w:delText xml:space="preserve"> </w:delText>
        </w:r>
      </w:del>
      <w:hyperlink w:anchor="def-mean-function">
        <w:del w:id="310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value</w:delText>
        </w:r>
      </w:del>
      <w:del w:id="313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314" w:author="PR Preview" w:date="2026-01-01T00:00:00Z">
        <w:r>
          <w:delText xml:space="preserve">:</w:delText>
        </w:r>
      </w:del>
    </w:p>
    <w:p>
      <w:pPr>
        <w:pStyle w:val="BodyText"/>
      </w:pPr>
      <w:ins w:id="315" w:author="PR Preview" w:date="2026-01-01T00:00:00Z">
        <w:r>
          <w:rPr>
            <w:b/>
            <w:bCs/>
          </w:rPr>
          <w:t xml:space="preserve">Definition 16 (Noise)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The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rPr>
            <w:b/>
            <w:bCs/>
          </w:rPr>
          <w:t xml:space="preserve">noise</w:t>
        </w:r>
      </w:ins>
      <w:ins w:id="320" w:author="PR Preview" w:date="2026-01-01T00:00:00Z">
        <w:r>
          <w:t xml:space="preserve"> </w:t>
        </w:r>
      </w:ins>
      <m:oMath>
        <m:r>
          <m:t>ν</m:t>
        </m:r>
      </m:oMath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of a</w:t>
        </w:r>
      </w:ins>
      <w:ins w:id="323" w:author="PR Preview" w:date="2026-01-01T00:00:00Z">
        <w:r>
          <w:t xml:space="preserve"> </w:t>
        </w:r>
      </w:ins>
      <w:hyperlink w:anchor="def-new-observation">
        <w:ins w:id="324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325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at the</w:t>
        </w:r>
      </w:ins>
      <w:ins w:id="328" w:author="PR Preview" w:date="2026-01-01T00:00:00Z">
        <w:r>
          <w:t xml:space="preserve"> </w:t>
        </w:r>
      </w:ins>
      <w:hyperlink w:anchor="def-covariate">
        <w:ins w:id="329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value</w:t>
        </w:r>
      </w:ins>
      <w:ins w:id="3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is the</w:t>
        </w:r>
      </w:ins>
      <w:ins w:id="335" w:author="PR Preview" w:date="2026-01-01T00:00:00Z">
        <w:r>
          <w:t xml:space="preserve"> </w:t>
        </w:r>
      </w:ins>
      <w:hyperlink r:id="rId57">
        <w:ins w:id="336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of the new outcome</w:t>
        </w:r>
      </w:ins>
      <w:ins w:id="33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from the</w:t>
        </w:r>
      </w:ins>
      <w:ins w:id="342" w:author="PR Preview" w:date="2026-01-01T00:00:00Z">
        <w:r>
          <w:t xml:space="preserve"> </w:t>
        </w:r>
      </w:ins>
      <w:hyperlink w:anchor="def-mean-function">
        <w:ins w:id="343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value</w:t>
        </w:r>
      </w:ins>
      <w:ins w:id="346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47" w:author="PR Preview" w:date="2026-01-01T00:00:00Z">
        <w:r>
          <w:t xml:space="preserve">:</w:t>
        </w:r>
      </w:ins>
    </w:p>
    <w:p>
      <w:pPr>
        <w:pStyle w:val="BodyText"/>
      </w:pPr>
      <w:bookmarkStart w:id="58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60"/>
    <w:bookmarkStart w:id="63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1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2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4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5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6"/>
    <w:bookmarkStart w:id="69" w:name="def-observation-loss"/>
    <w:p>
      <w:pPr>
        <w:pStyle w:val="BodyText"/>
      </w:pPr>
      <w:del w:id="348" w:author="PR Preview" w:date="2026-01-01T00:00:00Z">
        <w:r>
          <w:rPr>
            <w:b/>
            <w:bCs/>
          </w:rPr>
          <w:delText xml:space="preserve">Definition 18 (Loss of a prediction rule on an observation)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The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rPr>
            <w:b/>
            <w:bCs/>
          </w:rPr>
          <w:delText xml:space="preserve">loss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of a</w:delText>
        </w:r>
      </w:del>
      <w:del w:id="355" w:author="PR Preview" w:date="2026-01-01T00:00:00Z">
        <w:r>
          <w:delText xml:space="preserve"> </w:delText>
        </w:r>
      </w:del>
      <w:hyperlink w:anchor="def-prediction-rule">
        <w:del w:id="356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5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on an observation</w:delText>
        </w:r>
      </w:del>
      <w:del w:id="36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is the cost, under a</w:delText>
        </w:r>
      </w:del>
      <w:del w:id="363" w:author="PR Preview" w:date="2026-01-01T00:00:00Z">
        <w:r>
          <w:delText xml:space="preserve"> </w:delText>
        </w:r>
      </w:del>
      <w:hyperlink r:id="rId67">
        <w:del w:id="364" w:author="PR Preview" w:date="2026-01-01T00:00:00Z">
          <w:r>
            <w:rPr>
              <w:rStyle w:val="Hyperlink"/>
            </w:rPr>
            <w:delText xml:space="preserve">loss function</w:delText>
          </w:r>
        </w:del>
      </w:hyperlink>
      <w:del w:id="365" w:author="PR Preview" w:date="2026-01-01T00:00:00Z">
        <w:r>
          <w:delText xml:space="preserve"> </w:delText>
        </w:r>
      </w:del>
      <m:oMath>
        <m:r>
          <m:t>L</m:t>
        </m:r>
      </m:oMath>
      <w:del w:id="366" w:author="PR Preview" w:date="2026-01-01T00:00:00Z">
        <w:r>
          <w:delText xml:space="preserve">,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of its prediction</w:delText>
        </w:r>
      </w:del>
      <w:del w:id="36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of the outcome</w:delText>
        </w:r>
      </w:del>
      <w:del w:id="37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373" w:author="PR Preview" w:date="2026-01-01T00:00:00Z">
        <w:r>
          <w:delText xml:space="preserve">:</w:delText>
        </w:r>
      </w:del>
    </w:p>
    <w:p>
      <w:pPr>
        <w:pStyle w:val="BodyText"/>
      </w:pPr>
      <w:ins w:id="374" w:author="PR Preview" w:date="2026-01-01T00:00:00Z">
        <w:r>
          <w:rPr>
            <w:b/>
            <w:bCs/>
          </w:rPr>
          <w:t xml:space="preserve">Definition 17 (Loss of a prediction rule on an observation)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The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rPr>
            <w:b/>
            <w:bCs/>
          </w:rPr>
          <w:t xml:space="preserve">loss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of a</w:t>
        </w:r>
      </w:ins>
      <w:ins w:id="381" w:author="PR Preview" w:date="2026-01-01T00:00:00Z">
        <w:r>
          <w:t xml:space="preserve"> </w:t>
        </w:r>
      </w:ins>
      <w:hyperlink w:anchor="def-fitted-model">
        <w:ins w:id="38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8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on an observation</w:t>
        </w:r>
      </w:ins>
      <w:ins w:id="38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is the cost, under a</w:t>
        </w:r>
      </w:ins>
      <w:ins w:id="389" w:author="PR Preview" w:date="2026-01-01T00:00:00Z">
        <w:r>
          <w:t xml:space="preserve"> </w:t>
        </w:r>
      </w:ins>
      <w:hyperlink r:id="rId67">
        <w:ins w:id="390" w:author="PR Preview" w:date="2026-01-01T00:00:00Z">
          <w:r>
            <w:rPr>
              <w:rStyle w:val="Hyperlink"/>
            </w:rPr>
            <w:t xml:space="preserve">loss function</w:t>
          </w:r>
        </w:ins>
      </w:hyperlink>
      <w:ins w:id="391" w:author="PR Preview" w:date="2026-01-01T00:00:00Z">
        <w:r>
          <w:t xml:space="preserve"> </w:t>
        </w:r>
      </w:ins>
      <m:oMath>
        <m:r>
          <m:t>L</m:t>
        </m:r>
      </m:oMath>
      <w:ins w:id="392" w:author="PR Preview" w:date="2026-01-01T00:00:00Z">
        <w:r>
          <w:t xml:space="preserve">,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of its prediction</w:t>
        </w:r>
      </w:ins>
      <w:ins w:id="39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of the outcome</w:t>
        </w:r>
      </w:ins>
      <w:ins w:id="39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399" w:author="PR Preview" w:date="2026-01-01T00:00:00Z">
        <w:r>
          <w:t xml:space="preserve">:</w:t>
        </w:r>
      </w:ins>
    </w:p>
    <w:p>
      <w:pPr>
        <w:pStyle w:val="BodyText"/>
      </w:pPr>
      <w:bookmarkStart w:id="68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8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9"/>
    <w:bookmarkStart w:id="71" w:name="rem-squared-error-loss"/>
    <w:p>
      <w:pPr>
        <w:pStyle w:val="BodyText"/>
      </w:pPr>
      <w:del w:id="400" w:author="PR Preview" w:date="2026-01-01T00:00:00Z">
        <w:r>
          <w:rPr>
            <w:i/>
            <w:iCs/>
          </w:rPr>
          <w:delText xml:space="preserve">Remark 3</w:delText>
        </w:r>
      </w:del>
      <w:del w:id="401" w:author="PR Preview" w:date="2026-01-01T00:00:00Z">
        <w:r>
          <w:delText xml:space="preserve"> (Squared-error loss). </w:delText>
        </w:r>
      </w:del>
      <w:del w:id="402" w:author="PR Preview" w:date="2026-01-01T00:00:00Z">
        <w:r>
          <w:delText xml:space="preserve">Each error defined below holds for any</w:delText>
        </w:r>
      </w:del>
      <w:del w:id="403" w:author="PR Preview" w:date="2026-01-01T00:00:00Z">
        <w:r>
          <w:delText xml:space="preserve"> </w:delText>
        </w:r>
      </w:del>
      <w:hyperlink w:anchor="def-observation-loss">
        <w:del w:id="404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405" w:author="PR Preview" w:date="2026-01-01T00:00:00Z">
        <w:r>
          <w:delText xml:space="preserve">.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The examples, exercises and the bias-variance decomposition use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rPr>
            <w:i/>
            <w:iCs/>
          </w:rPr>
          <w:delText xml:space="preserve">squared-error loss</w:delText>
        </w:r>
      </w:del>
      <w:del w:id="410" w:author="PR Preview" w:date="2026-01-01T00:00:00Z">
        <w:r>
          <w:delText xml:space="preserve">,</w:delText>
        </w:r>
      </w:del>
      <w:del w:id="411" w:author="PR Preview" w:date="2026-01-01T00:00:00Z">
        <w:r>
          <w:delText xml:space="preserve"> </w:delText>
        </w:r>
      </w:del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412" w:author="PR Preview" w:date="2026-01-01T00:00:00Z">
        <w:r>
          <w:delText xml:space="preserve">,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unless they say otherwise.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Then the loss on an observation is the square of its</w:delText>
        </w:r>
      </w:del>
      <w:del w:id="417" w:author="PR Preview" w:date="2026-01-01T00:00:00Z">
        <w:r>
          <w:delText xml:space="preserve"> </w:delText>
        </w:r>
      </w:del>
      <w:hyperlink r:id="rId70">
        <w:del w:id="418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419" w:author="PR Preview" w:date="2026-01-01T00:00:00Z">
        <w:r>
          <w:delText xml:space="preserve">,</w:delText>
        </w:r>
      </w:del>
      <w:del w:id="420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del w:id="421" w:author="PR Preview" w:date="2026-01-01T00:00:00Z">
        <w:r>
          <w:delText xml:space="preserve">,</w:delText>
        </w:r>
      </w:del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and each average loss below is a sample mean squared error.</w:delText>
        </w:r>
      </w:del>
    </w:p>
    <w:p>
      <w:pPr>
        <w:pStyle w:val="BodyText"/>
      </w:pPr>
      <w:del w:id="424" w:author="PR Preview" w:date="2026-01-01T00:00:00Z">
        <w:r>
          <w:rPr>
            <w:b/>
            <w:bCs/>
          </w:rPr>
          <w:delText xml:space="preserve">Definition 19 (Generalization error)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The</w:delText>
        </w:r>
      </w:del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rPr>
            <w:b/>
            <w:bCs/>
          </w:rPr>
          <w:delText xml:space="preserve">generalization error</w:delText>
        </w:r>
      </w:del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of a</w:delText>
        </w:r>
      </w:del>
      <w:del w:id="431" w:author="PR Preview" w:date="2026-01-01T00:00:00Z">
        <w:r>
          <w:delText xml:space="preserve"> </w:delText>
        </w:r>
      </w:del>
      <w:hyperlink w:anchor="def-prediction-rule">
        <w:del w:id="43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43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fitted to a</w:delText>
        </w:r>
      </w:del>
      <w:del w:id="436" w:author="PR Preview" w:date="2026-01-01T00:00:00Z">
        <w:r>
          <w:delText xml:space="preserve"> </w:delText>
        </w:r>
      </w:del>
      <w:hyperlink w:anchor="def-training-set">
        <w:del w:id="43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3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is its expected</w:delText>
        </w:r>
      </w:del>
      <w:del w:id="441" w:author="PR Preview" w:date="2026-01-01T00:00:00Z">
        <w:r>
          <w:delText xml:space="preserve"> </w:delText>
        </w:r>
      </w:del>
      <w:hyperlink w:anchor="def-observation-loss">
        <w:del w:id="442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443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on a</w:delText>
        </w:r>
      </w:del>
      <w:del w:id="446" w:author="PR Preview" w:date="2026-01-01T00:00:00Z">
        <w:r>
          <w:delText xml:space="preserve"> </w:delText>
        </w:r>
      </w:del>
      <w:hyperlink w:anchor="def-new-observation">
        <w:del w:id="447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44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449" w:author="PR Preview" w:date="2026-01-01T00:00:00Z">
        <w:r>
          <w:delText xml:space="preserve">,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with</w:delText>
        </w:r>
      </w:del>
      <w:del w:id="45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held fixed:</w:delText>
        </w:r>
      </w:del>
    </w:p>
    <w:p>
      <w:pPr>
        <w:pStyle w:val="BodyText"/>
      </w:pPr>
      <w:ins w:id="455" w:author="PR Preview" w:date="2026-01-01T00:00:00Z">
        <w:r>
          <w:rPr>
            <w:i/>
            <w:iCs/>
          </w:rPr>
          <w:t xml:space="preserve">Remark 4</w:t>
        </w:r>
      </w:ins>
      <w:ins w:id="456" w:author="PR Preview" w:date="2026-01-01T00:00:00Z">
        <w:r>
          <w:t xml:space="preserve"> (Squared-error loss). </w:t>
        </w:r>
      </w:ins>
      <w:ins w:id="457" w:author="PR Preview" w:date="2026-01-01T00:00:00Z">
        <w:r>
          <w:t xml:space="preserve">Each error defined below holds for any</w:t>
        </w:r>
      </w:ins>
      <w:ins w:id="458" w:author="PR Preview" w:date="2026-01-01T00:00:00Z">
        <w:r>
          <w:t xml:space="preserve"> </w:t>
        </w:r>
      </w:ins>
      <w:hyperlink w:anchor="def-observation-loss">
        <w:ins w:id="459" w:author="PR Preview" w:date="2026-01-01T00:00:00Z">
          <w:r>
            <w:rPr>
              <w:rStyle w:val="Hyperlink"/>
            </w:rPr>
            <w:t xml:space="preserve">loss</w:t>
          </w:r>
        </w:ins>
      </w:hyperlink>
      <w:ins w:id="460" w:author="PR Preview" w:date="2026-01-01T00:00:00Z">
        <w:r>
          <w:t xml:space="preserve">.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The examples, exercises and the bias-variance decomposition use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rPr>
            <w:i/>
            <w:iCs/>
          </w:rPr>
          <w:t xml:space="preserve">squared-error loss</w:t>
        </w:r>
      </w:ins>
      <w:ins w:id="465" w:author="PR Preview" w:date="2026-01-01T00:00:00Z">
        <w:r>
          <w:t xml:space="preserve">,</w:t>
        </w:r>
      </w:ins>
      <w:ins w:id="466" w:author="PR Preview" w:date="2026-01-01T00:00:00Z">
        <w:r>
          <w:t xml:space="preserve"> </w:t>
        </w:r>
      </w:ins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467" w:author="PR Preview" w:date="2026-01-01T00:00:00Z">
        <w:r>
          <w:t xml:space="preserve">,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unless they say otherwise.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Then the loss on an observation is the square of its</w:t>
        </w:r>
      </w:ins>
      <w:ins w:id="472" w:author="PR Preview" w:date="2026-01-01T00:00:00Z">
        <w:r>
          <w:t xml:space="preserve"> </w:t>
        </w:r>
      </w:ins>
      <w:hyperlink r:id="rId70">
        <w:ins w:id="473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474" w:author="PR Preview" w:date="2026-01-01T00:00:00Z">
        <w:r>
          <w:t xml:space="preserve">,</w:t>
        </w:r>
      </w:ins>
      <w:ins w:id="475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ins w:id="476" w:author="PR Preview" w:date="2026-01-01T00:00:00Z">
        <w:r>
          <w:t xml:space="preserve">,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and each average loss below is a sample mean squared error.</w:t>
        </w:r>
      </w:ins>
    </w:p>
    <w:bookmarkEnd w:id="71"/>
    <w:bookmarkStart w:id="73" w:name="def-generalization-error"/>
    <w:p>
      <w:pPr>
        <w:pStyle w:val="BodyText"/>
      </w:pPr>
      <w:ins w:id="479" w:author="PR Preview" w:date="2026-01-01T00:00:00Z">
        <w:r>
          <w:rPr>
            <w:b/>
            <w:bCs/>
          </w:rPr>
          <w:t xml:space="preserve">Definition 18 (Generalization error)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The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rPr>
            <w:b/>
            <w:bCs/>
          </w:rPr>
          <w:t xml:space="preserve">generalization error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of a</w:t>
        </w:r>
      </w:ins>
      <w:ins w:id="486" w:author="PR Preview" w:date="2026-01-01T00:00:00Z">
        <w:r>
          <w:t xml:space="preserve"> </w:t>
        </w:r>
      </w:ins>
      <w:hyperlink w:anchor="def-fitted-model">
        <w:ins w:id="487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48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fitted to a</w:t>
        </w:r>
      </w:ins>
      <w:ins w:id="491" w:author="PR Preview" w:date="2026-01-01T00:00:00Z">
        <w:r>
          <w:t xml:space="preserve"> </w:t>
        </w:r>
      </w:ins>
      <w:hyperlink w:anchor="def-training-set">
        <w:ins w:id="49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9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is its expected</w:t>
        </w:r>
      </w:ins>
      <w:ins w:id="496" w:author="PR Preview" w:date="2026-01-01T00:00:00Z">
        <w:r>
          <w:t xml:space="preserve"> </w:t>
        </w:r>
      </w:ins>
      <w:hyperlink w:anchor="def-observation-loss">
        <w:ins w:id="497" w:author="PR Preview" w:date="2026-01-01T00:00:00Z">
          <w:r>
            <w:rPr>
              <w:rStyle w:val="Hyperlink"/>
            </w:rPr>
            <w:t xml:space="preserve">loss</w:t>
          </w:r>
        </w:ins>
      </w:hyperlink>
      <w:ins w:id="498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on a</w:t>
        </w:r>
      </w:ins>
      <w:ins w:id="501" w:author="PR Preview" w:date="2026-01-01T00:00:00Z">
        <w:r>
          <w:t xml:space="preserve"> </w:t>
        </w:r>
      </w:ins>
      <w:hyperlink w:anchor="def-new-observation">
        <w:ins w:id="502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5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504" w:author="PR Preview" w:date="2026-01-01T00:00:00Z">
        <w:r>
          <w:t xml:space="preserve">,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with</w:t>
        </w:r>
      </w:ins>
      <w:ins w:id="50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held fixed:</w:t>
        </w:r>
      </w:ins>
    </w:p>
    <w:p>
      <w:pPr>
        <w:pStyle w:val="BodyText"/>
      </w:pPr>
      <w:bookmarkStart w:id="7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3"/>
    <w:bookmarkStart w:id="74" w:name="rem-source-generalization-error"/>
    <w:p>
      <w:pPr>
        <w:pStyle w:val="BodyText"/>
      </w:pPr>
      <w:del w:id="510" w:author="PR Preview" w:date="2026-01-01T00:00:00Z">
        <w:r>
          <w:rPr>
            <w:i/>
            <w:iCs/>
          </w:rPr>
          <w:delText xml:space="preserve">Remark 4</w:delText>
        </w:r>
      </w:del>
      <w:del w:id="511" w:author="PR Preview" w:date="2026-01-01T00:00:00Z">
        <w:r>
          <w:delText xml:space="preserve"> (Source: Generalization error). </w:delText>
        </w:r>
      </w:del>
      <w:del w:id="512" w:author="PR Preview" w:date="2026-01-01T00:00:00Z">
        <w:r>
          <w:delText xml:space="preserve">The risk form follows Brian Hutchinson’s Fall 2025 lecture notes;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the conditional form, with the training set held fixed,</w:delText>
        </w:r>
      </w:del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follows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Hastie et al. [3, Sec. 7.2]</w:delText>
        </w:r>
      </w:del>
      <w:del w:id="519" w:author="PR Preview" w:date="2026-01-01T00:00:00Z">
        <w:r>
          <w:delText xml:space="preserve">.</w:delText>
        </w:r>
      </w:del>
    </w:p>
    <w:p>
      <w:pPr>
        <w:pStyle w:val="BodyText"/>
      </w:pPr>
      <w:del w:id="520" w:author="PR Preview" w:date="2026-01-01T00:00:00Z">
        <w:r>
          <w:rPr>
            <w:b/>
            <w:bCs/>
          </w:rPr>
          <w:delText xml:space="preserve">Definition 20 (Held-out set (hold-out set))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A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rPr>
            <w:b/>
            <w:bCs/>
          </w:rPr>
          <w:delText xml:space="preserve">held-out set</w:delText>
        </w:r>
      </w:del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for a</w:delText>
        </w:r>
      </w:del>
      <w:del w:id="527" w:author="PR Preview" w:date="2026-01-01T00:00:00Z">
        <w:r>
          <w:delText xml:space="preserve"> </w:delText>
        </w:r>
      </w:del>
      <w:hyperlink w:anchor="def-training-set">
        <w:del w:id="52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2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is a list of</w:delText>
        </w:r>
      </w:del>
      <w:del w:id="532" w:author="PR Preview" w:date="2026-01-01T00:00:00Z">
        <w:r>
          <w:delText xml:space="preserve"> </w:delText>
        </w:r>
      </w:del>
      <m:oMath>
        <m:r>
          <m:t>m</m:t>
        </m:r>
      </m:oMath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further observations,</w:delText>
        </w:r>
      </w:del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none of them in</w:delText>
        </w:r>
      </w:del>
      <w:del w:id="53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38" w:author="PR Preview" w:date="2026-01-01T00:00:00Z">
        <w:r>
          <w:delText xml:space="preserve">,</w:delText>
        </w:r>
      </w:del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that the</w:delText>
        </w:r>
      </w:del>
      <w:del w:id="541" w:author="PR Preview" w:date="2026-01-01T00:00:00Z">
        <w:r>
          <w:delText xml:space="preserve"> </w:delText>
        </w:r>
      </w:del>
      <w:hyperlink w:anchor="def-fitting-procedure">
        <w:del w:id="542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does not use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and on which the</w:delText>
        </w:r>
      </w:del>
      <w:del w:id="547" w:author="PR Preview" w:date="2026-01-01T00:00:00Z">
        <w:r>
          <w:delText xml:space="preserve"> </w:delText>
        </w:r>
      </w:del>
      <w:hyperlink w:anchor="def-prediction-rule">
        <w:del w:id="548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54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is scored:</w:delText>
        </w:r>
      </w:del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del w:id="552" w:author="PR Preview" w:date="2026-01-01T00:00:00Z">
        <w:r>
          <w:rPr>
            <w:i/>
            <w:iCs/>
          </w:rPr>
          <w:delText xml:space="preserve">Remark 5</w:delText>
        </w:r>
      </w:del>
      <w:del w:id="553" w:author="PR Preview" w:date="2026-01-01T00:00:00Z">
        <w:r>
          <w:delText xml:space="preserve"> (Source: Held-out set (hold-out set)). </w:delText>
        </w:r>
      </w:del>
      <w:del w:id="554" w:author="PR Preview" w:date="2026-01-01T00:00:00Z">
        <w:r>
          <w:delText xml:space="preserve">Also called a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rPr>
            <w:b/>
            <w:bCs/>
          </w:rPr>
          <w:delText xml:space="preserve">hold-out set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[5, Sec. 5.1.1]</w:delText>
        </w:r>
      </w:del>
      <w:del w:id="559" w:author="PR Preview" w:date="2026-01-01T00:00:00Z">
        <w:r>
          <w:delText xml:space="preserve">.</w:delText>
        </w:r>
      </w:del>
    </w:p>
    <w:p>
      <w:pPr>
        <w:pStyle w:val="BodyText"/>
      </w:pPr>
      <w:del w:id="560" w:author="PR Preview" w:date="2026-01-01T00:00:00Z">
        <w:r>
          <w:rPr>
            <w:b/>
            <w:bCs/>
          </w:rPr>
          <w:delText xml:space="preserve">Definition 21 (Root mean squared error of predictions)</w:delText>
        </w:r>
      </w:del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The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rPr>
            <w:b/>
            <w:bCs/>
          </w:rPr>
          <w:delText xml:space="preserve">sample root mean squared error (sRMSE)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of predictions,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also called their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rPr>
            <w:b/>
            <w:bCs/>
          </w:rPr>
          <w:delText xml:space="preserve">root mean squared error</w:delText>
        </w:r>
      </w:del>
      <w:del w:id="571" w:author="PR Preview" w:date="2026-01-01T00:00:00Z">
        <w:r>
          <w:delText xml:space="preserve">,</w:delText>
        </w:r>
      </w:del>
      <w:del w:id="57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of observed outcomes</w:delText>
        </w:r>
      </w:del>
      <w:del w:id="57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is the square root of their</w:delText>
        </w:r>
      </w:del>
      <w:del w:id="578" w:author="PR Preview" w:date="2026-01-01T00:00:00Z">
        <w:r>
          <w:delText xml:space="preserve"> </w:delText>
        </w:r>
      </w:del>
      <w:hyperlink r:id="rId78">
        <w:del w:id="579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580" w:author="PR Preview" w:date="2026-01-01T00:00:00Z">
        <w:r>
          <w:delText xml:space="preserve">:</w:delText>
        </w:r>
      </w:del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del w:id="581" w:author="PR Preview" w:date="2026-01-01T00:00:00Z">
        <w:r>
          <w:rPr>
            <w:b/>
            <w:bCs/>
          </w:rPr>
          <w:delText xml:space="preserve">Definition 22 (Training error)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The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rPr>
            <w:b/>
            <w:bCs/>
          </w:rPr>
          <w:delText xml:space="preserve">training error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of a</w:delText>
        </w:r>
      </w:del>
      <w:del w:id="588" w:author="PR Preview" w:date="2026-01-01T00:00:00Z">
        <w:r>
          <w:delText xml:space="preserve"> </w:delText>
        </w:r>
      </w:del>
      <w:hyperlink w:anchor="def-prediction-rule">
        <w:del w:id="589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59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fitted to a</w:delText>
        </w:r>
      </w:del>
      <w:del w:id="593" w:author="PR Preview" w:date="2026-01-01T00:00:00Z">
        <w:r>
          <w:delText xml:space="preserve"> </w:delText>
        </w:r>
      </w:del>
      <w:hyperlink w:anchor="def-training-set">
        <w:del w:id="59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59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is its sample mean</w:delText>
        </w:r>
      </w:del>
      <w:del w:id="598" w:author="PR Preview" w:date="2026-01-01T00:00:00Z">
        <w:r>
          <w:delText xml:space="preserve"> </w:delText>
        </w:r>
      </w:del>
      <w:hyperlink w:anchor="def-observation-loss">
        <w:del w:id="599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600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on the training observations</w:delText>
        </w:r>
      </w:del>
      <w:del w:id="60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604" w:author="PR Preview" w:date="2026-01-01T00:00:00Z">
        <w:r>
          <w:delText xml:space="preserve">:</w:delText>
        </w:r>
      </w:del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del w:id="605" w:author="PR Preview" w:date="2026-01-01T00:00:00Z">
        <w:r>
          <w:rPr>
            <w:i/>
            <w:iCs/>
          </w:rPr>
          <w:delText xml:space="preserve">Remark 6</w:delText>
        </w:r>
      </w:del>
      <w:del w:id="606" w:author="PR Preview" w:date="2026-01-01T00:00:00Z">
        <w:r>
          <w:delText xml:space="preserve"> (Source: Training error). </w:delText>
        </w:r>
      </w:del>
      <w:del w:id="607" w:author="PR Preview" w:date="2026-01-01T00:00:00Z">
        <w:r>
          <w:delText xml:space="preserve">Hastie et al. [3, Sec. 7.2]</w:delText>
        </w:r>
      </w:del>
      <w:del w:id="608" w:author="PR Preview" w:date="2026-01-01T00:00:00Z">
        <w:r>
          <w:delText xml:space="preserve">, who write the training error as</w:delText>
        </w:r>
      </w:del>
      <w:del w:id="609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and define it for any loss.</w:delText>
        </w:r>
      </w:del>
    </w:p>
    <w:p>
      <w:pPr>
        <w:pStyle w:val="BodyText"/>
      </w:pPr>
      <w:ins w:id="612" w:author="PR Preview" w:date="2026-01-01T00:00:00Z">
        <w:r>
          <w:rPr>
            <w:i/>
            <w:iCs/>
          </w:rPr>
          <w:t xml:space="preserve">Remark 5</w:t>
        </w:r>
      </w:ins>
      <w:ins w:id="613" w:author="PR Preview" w:date="2026-01-01T00:00:00Z">
        <w:r>
          <w:t xml:space="preserve"> (Source: Generalization error). </w:t>
        </w:r>
      </w:ins>
      <w:ins w:id="614" w:author="PR Preview" w:date="2026-01-01T00:00:00Z">
        <w:r>
          <w:t xml:space="preserve">The risk form follows Brian Hutchinson’s Fall 2025 lecture notes;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the conditional form, with the training set held fixed,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follows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Hastie et al. [3, Sec. 7.2]</w:t>
        </w:r>
      </w:ins>
      <w:ins w:id="621" w:author="PR Preview" w:date="2026-01-01T00:00:00Z">
        <w:r>
          <w:t xml:space="preserve">.</w:t>
        </w:r>
      </w:ins>
    </w:p>
    <w:bookmarkEnd w:id="74"/>
    <w:bookmarkStart w:id="76" w:name="def-held-out-set"/>
    <w:p>
      <w:pPr>
        <w:pStyle w:val="BodyText"/>
      </w:pPr>
      <w:ins w:id="622" w:author="PR Preview" w:date="2026-01-01T00:00:00Z">
        <w:r>
          <w:rPr>
            <w:b/>
            <w:bCs/>
          </w:rPr>
          <w:t xml:space="preserve">Definition 19 (Held-out set (hold-out set))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A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rPr>
            <w:b/>
            <w:bCs/>
          </w:rPr>
          <w:t xml:space="preserve">held-out set</w:t>
        </w:r>
      </w:ins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for a</w:t>
        </w:r>
      </w:ins>
      <w:ins w:id="629" w:author="PR Preview" w:date="2026-01-01T00:00:00Z">
        <w:r>
          <w:t xml:space="preserve"> </w:t>
        </w:r>
      </w:ins>
      <w:hyperlink w:anchor="def-training-set">
        <w:ins w:id="63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63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is a list of</w:t>
        </w:r>
      </w:ins>
      <w:ins w:id="634" w:author="PR Preview" w:date="2026-01-01T00:00:00Z">
        <w:r>
          <w:t xml:space="preserve"> </w:t>
        </w:r>
      </w:ins>
      <m:oMath>
        <m:r>
          <m:t>m</m:t>
        </m:r>
      </m:oMath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further observations,</w:t>
        </w:r>
      </w:ins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none of them in</w:t>
        </w:r>
      </w:ins>
      <w:ins w:id="63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40" w:author="PR Preview" w:date="2026-01-01T00:00:00Z">
        <w:r>
          <w:t xml:space="preserve">,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that the</w:t>
        </w:r>
      </w:ins>
      <w:ins w:id="643" w:author="PR Preview" w:date="2026-01-01T00:00:00Z">
        <w:r>
          <w:t xml:space="preserve"> </w:t>
        </w:r>
      </w:ins>
      <w:hyperlink w:anchor="def-fitting-procedure">
        <w:ins w:id="64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does not use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and on which the</w:t>
        </w:r>
      </w:ins>
      <w:ins w:id="649" w:author="PR Preview" w:date="2026-01-01T00:00:00Z">
        <w:r>
          <w:t xml:space="preserve"> </w:t>
        </w:r>
      </w:ins>
      <w:hyperlink w:anchor="def-fitted-model">
        <w:ins w:id="650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65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is scored:</w:t>
        </w:r>
      </w:ins>
    </w:p>
    <w:p>
      <w:pPr>
        <w:pStyle w:val="BodyText"/>
      </w:pPr>
      <w:bookmarkStart w:id="7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5"/>
    </w:p>
    <w:bookmarkEnd w:id="76"/>
    <w:bookmarkStart w:id="77" w:name="rem-source-held-out-set"/>
    <w:p>
      <w:pPr>
        <w:pStyle w:val="FirstParagraph"/>
      </w:pPr>
      <w:ins w:id="654" w:author="PR Preview" w:date="2026-01-01T00:00:00Z">
        <w:r>
          <w:rPr>
            <w:i/>
            <w:iCs/>
          </w:rPr>
          <w:t xml:space="preserve">Remark 6</w:t>
        </w:r>
      </w:ins>
      <w:ins w:id="655" w:author="PR Preview" w:date="2026-01-01T00:00:00Z">
        <w:r>
          <w:t xml:space="preserve"> (Source: Held-out set (hold-out set)). </w:t>
        </w:r>
      </w:ins>
      <w:ins w:id="656" w:author="PR Preview" w:date="2026-01-01T00:00:00Z">
        <w:r>
          <w:t xml:space="preserve">Also called a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rPr>
            <w:b/>
            <w:bCs/>
          </w:rPr>
          <w:t xml:space="preserve">hold-out set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[5, Sec. 5.1.1]</w:t>
        </w:r>
      </w:ins>
      <w:ins w:id="661" w:author="PR Preview" w:date="2026-01-01T00:00:00Z">
        <w:r>
          <w:t xml:space="preserve">.</w:t>
        </w:r>
      </w:ins>
    </w:p>
    <w:bookmarkEnd w:id="77"/>
    <w:bookmarkStart w:id="80" w:name="def-prediction-rmse"/>
    <w:p>
      <w:pPr>
        <w:pStyle w:val="BodyText"/>
      </w:pPr>
      <w:ins w:id="662" w:author="PR Preview" w:date="2026-01-01T00:00:00Z">
        <w:r>
          <w:rPr>
            <w:b/>
            <w:bCs/>
          </w:rPr>
          <w:t xml:space="preserve">Definition 20 (Root mean squared error of predictions)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The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rPr>
            <w:b/>
            <w:bCs/>
          </w:rPr>
          <w:t xml:space="preserve">sample root mean squared error (sRMSE)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of predictions,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also called their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rPr>
            <w:b/>
            <w:bCs/>
          </w:rPr>
          <w:t xml:space="preserve">root mean squared error</w:t>
        </w:r>
      </w:ins>
      <w:ins w:id="673" w:author="PR Preview" w:date="2026-01-01T00:00:00Z">
        <w:r>
          <w:t xml:space="preserve">,</w:t>
        </w:r>
      </w:ins>
      <w:ins w:id="67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of observed outcomes</w:t>
        </w:r>
      </w:ins>
      <w:ins w:id="67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is the square root of their</w:t>
        </w:r>
      </w:ins>
      <w:ins w:id="680" w:author="PR Preview" w:date="2026-01-01T00:00:00Z">
        <w:r>
          <w:t xml:space="preserve"> </w:t>
        </w:r>
      </w:ins>
      <w:hyperlink r:id="rId78">
        <w:ins w:id="681" w:author="PR Preview" w:date="2026-01-01T00:00:00Z">
          <w:r>
            <w:rPr>
              <w:rStyle w:val="Hyperlink"/>
            </w:rPr>
            <w:t xml:space="preserve">sMSE</w:t>
          </w:r>
        </w:ins>
      </w:hyperlink>
      <w:ins w:id="682" w:author="PR Preview" w:date="2026-01-01T00:00:00Z">
        <w:r>
          <w:t xml:space="preserve">:</w:t>
        </w:r>
      </w:ins>
    </w:p>
    <w:p>
      <w:pPr>
        <w:pStyle w:val="BodyText"/>
      </w:pPr>
      <w:bookmarkStart w:id="79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3" w:name="def-training-mse"/>
    <w:p>
      <w:pPr>
        <w:pStyle w:val="FirstParagraph"/>
      </w:pPr>
      <w:ins w:id="683" w:author="PR Preview" w:date="2026-01-01T00:00:00Z">
        <w:r>
          <w:rPr>
            <w:b/>
            <w:bCs/>
          </w:rPr>
          <w:t xml:space="preserve">Definition 21 (Training error (empirical risk on the training set))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The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rPr>
            <w:b/>
            <w:bCs/>
          </w:rPr>
          <w:t xml:space="preserve">training error</w:t>
        </w:r>
      </w:ins>
      <w:ins w:id="688" w:author="PR Preview" w:date="2026-01-01T00:00:00Z">
        <w:r>
          <w:t xml:space="preserve">, also called the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rPr>
            <w:b/>
            <w:bCs/>
          </w:rPr>
          <w:t xml:space="preserve">empirical</w:t>
        </w:r>
      </w:ins>
      <w:ins w:id="691" w:author="PR Preview" w:date="2026-01-01T00:00:00Z">
        <w:r>
          <w:rPr>
            <w:b/>
            <w:bCs/>
          </w:rPr>
          <w:t xml:space="preserve"> </w:t>
        </w:r>
      </w:ins>
      <w:hyperlink r:id="rId81">
        <w:ins w:id="692" w:author="PR Preview" w:date="2026-01-01T00:00:00Z">
          <w:r>
            <w:rPr>
              <w:rStyle w:val="Hyperlink"/>
              <w:b/>
              <w:bCs/>
            </w:rPr>
            <w:t xml:space="preserve">risk</w:t>
          </w:r>
        </w:ins>
      </w:hyperlink>
      <w:ins w:id="693" w:author="PR Preview" w:date="2026-01-01T00:00:00Z">
        <w:r>
          <w:rPr>
            <w:b/>
            <w:bCs/>
          </w:rPr>
          <w:t xml:space="preserve"> </w:t>
        </w:r>
      </w:ins>
      <w:ins w:id="694" w:author="PR Preview" w:date="2026-01-01T00:00:00Z">
        <w:r>
          <w:rPr>
            <w:b/>
            <w:bCs/>
          </w:rPr>
          <w:t xml:space="preserve">on the</w:t>
        </w:r>
      </w:ins>
      <w:ins w:id="695" w:author="PR Preview" w:date="2026-01-01T00:00:00Z">
        <w:r>
          <w:rPr>
            <w:b/>
            <w:bCs/>
          </w:rPr>
          <w:t xml:space="preserve"> </w:t>
        </w:r>
      </w:ins>
      <w:hyperlink w:anchor="def-training-set">
        <w:ins w:id="696" w:author="PR Preview" w:date="2026-01-01T00:00:00Z">
          <w:r>
            <w:rPr>
              <w:rStyle w:val="Hyperlink"/>
              <w:b/>
              <w:bCs/>
            </w:rPr>
            <w:t xml:space="preserve">training set</w:t>
          </w:r>
        </w:ins>
      </w:hyperlink>
      <w:ins w:id="697" w:author="PR Preview" w:date="2026-01-01T00:00:00Z">
        <w:r>
          <w:t xml:space="preserve">, of a</w:t>
        </w:r>
      </w:ins>
      <w:ins w:id="698" w:author="PR Preview" w:date="2026-01-01T00:00:00Z">
        <w:r>
          <w:t xml:space="preserve"> </w:t>
        </w:r>
      </w:ins>
      <w:hyperlink w:anchor="def-fitted-model">
        <w:ins w:id="699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70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fitted to a</w:t>
        </w:r>
      </w:ins>
      <w:ins w:id="703" w:author="PR Preview" w:date="2026-01-01T00:00:00Z">
        <w:r>
          <w:t xml:space="preserve"> </w:t>
        </w:r>
      </w:ins>
      <w:hyperlink w:anchor="def-training-set">
        <w:ins w:id="70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70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is its sample mean</w:t>
        </w:r>
      </w:ins>
      <w:ins w:id="708" w:author="PR Preview" w:date="2026-01-01T00:00:00Z">
        <w:r>
          <w:t xml:space="preserve"> </w:t>
        </w:r>
      </w:ins>
      <w:hyperlink w:anchor="def-observation-loss">
        <w:ins w:id="709" w:author="PR Preview" w:date="2026-01-01T00:00:00Z">
          <w:r>
            <w:rPr>
              <w:rStyle w:val="Hyperlink"/>
            </w:rPr>
            <w:t xml:space="preserve">loss</w:t>
          </w:r>
        </w:ins>
      </w:hyperlink>
      <w:ins w:id="710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on the training observations</w:t>
        </w:r>
      </w:ins>
      <w:ins w:id="71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714" w:author="PR Preview" w:date="2026-01-01T00:00:00Z">
        <w:r>
          <w:t xml:space="preserve">:</w:t>
        </w:r>
      </w:ins>
    </w:p>
    <w:p>
      <w:pPr>
        <w:pStyle w:val="BodyText"/>
      </w:pPr>
      <w:bookmarkStart w:id="8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4" w:name="rem-source-training-mse"/>
    <w:p>
      <w:pPr>
        <w:pStyle w:val="FirstParagraph"/>
      </w:pPr>
      <w:ins w:id="715" w:author="PR Preview" w:date="2026-01-01T00:00:00Z">
        <w:r>
          <w:rPr>
            <w:i/>
            <w:iCs/>
          </w:rPr>
          <w:t xml:space="preserve">Remark 7</w:t>
        </w:r>
      </w:ins>
      <w:ins w:id="716" w:author="PR Preview" w:date="2026-01-01T00:00:00Z">
        <w:r>
          <w:t xml:space="preserve"> (Source: Training error). </w:t>
        </w:r>
      </w:ins>
      <w:ins w:id="717" w:author="PR Preview" w:date="2026-01-01T00:00:00Z">
        <w:r>
          <w:t xml:space="preserve">Hastie et al. [3, Sec. 7.2]</w:t>
        </w:r>
      </w:ins>
      <w:ins w:id="718" w:author="PR Preview" w:date="2026-01-01T00:00:00Z">
        <w:r>
          <w:t xml:space="preserve">, who write the training error as</w:t>
        </w:r>
      </w:ins>
      <w:ins w:id="719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and define it for any loss.</w:t>
        </w:r>
      </w:ins>
    </w:p>
    <w:bookmarkEnd w:id="84"/>
    <w:bookmarkEnd w:id="85"/>
    <w:bookmarkStart w:id="90" w:name="overfitting"/>
    <w:p>
      <w:pPr>
        <w:pStyle w:val="Heading2"/>
      </w:pPr>
      <w:r>
        <w:t xml:space="preserve">3 Overfitting</w:t>
      </w:r>
    </w:p>
    <w:bookmarkStart w:id="8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6"/>
    <w:bookmarkStart w:id="8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7"/>
    <w:bookmarkStart w:id="88" w:name="def-overfitting"/>
    <w:p>
      <w:pPr>
        <w:pStyle w:val="FirstParagraph"/>
      </w:pPr>
      <w:del w:id="722" w:author="PR Preview" w:date="2026-01-01T00:00:00Z">
        <w:r>
          <w:rPr>
            <w:b/>
            <w:bCs/>
          </w:rPr>
          <w:delText xml:space="preserve">Definition 23 (Overfitting)</w:delText>
        </w:r>
      </w:del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rPr>
            <w:b/>
            <w:bCs/>
          </w:rPr>
          <w:delText xml:space="preserve">Overfitting</w:delText>
        </w:r>
      </w:del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occurs when a</w:delText>
        </w:r>
      </w:del>
      <w:del w:id="727" w:author="PR Preview" w:date="2026-01-01T00:00:00Z">
        <w:r>
          <w:delText xml:space="preserve"> </w:delText>
        </w:r>
      </w:del>
      <w:hyperlink w:anchor="def-prediction-rule">
        <w:del w:id="728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fits its</w:delText>
        </w:r>
      </w:del>
      <w:del w:id="731" w:author="PR Preview" w:date="2026-01-01T00:00:00Z">
        <w:r>
          <w:delText xml:space="preserve"> </w:delText>
        </w:r>
      </w:del>
      <w:hyperlink w:anchor="def-training-set">
        <w:del w:id="73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well</w:delText>
        </w:r>
      </w:del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but predicts poorly for</w:delText>
        </w:r>
      </w:del>
      <w:del w:id="737" w:author="PR Preview" w:date="2026-01-01T00:00:00Z">
        <w:r>
          <w:delText xml:space="preserve"> </w:delText>
        </w:r>
      </w:del>
      <w:hyperlink w:anchor="def-new-observation">
        <w:del w:id="738" w:author="PR Preview" w:date="2026-01-01T00:00:00Z">
          <w:r>
            <w:rPr>
              <w:rStyle w:val="Hyperlink"/>
            </w:rPr>
            <w:delText xml:space="preserve">new observations</w:delText>
          </w:r>
        </w:del>
      </w:hyperlink>
      <w:del w:id="739" w:author="PR Preview" w:date="2026-01-01T00:00:00Z">
        <w:r>
          <w:delText xml:space="preserve">.</w:delText>
        </w:r>
      </w:del>
      <w:del w:id="740" w:author="PR Preview" w:date="2026-01-01T00:00:00Z">
        <w:r>
          <w:delText xml:space="preserve"> </w:delText>
        </w:r>
      </w:del>
    </w:p>
    <w:p>
      <w:pPr>
        <w:pStyle w:val="FirstParagraph"/>
      </w:pPr>
      <w:ins w:id="741" w:author="PR Preview" w:date="2026-01-01T00:00:00Z">
        <w:r>
          <w:rPr>
            <w:b/>
            <w:bCs/>
          </w:rPr>
          <w:t xml:space="preserve">Definition 22 (Overfitting)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rPr>
            <w:b/>
            <w:bCs/>
          </w:rPr>
          <w:t xml:space="preserve">Overfitting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occurs when a</w:t>
        </w:r>
      </w:ins>
      <w:ins w:id="746" w:author="PR Preview" w:date="2026-01-01T00:00:00Z">
        <w:r>
          <w:t xml:space="preserve"> </w:t>
        </w:r>
      </w:ins>
      <w:hyperlink w:anchor="def-fitted-model">
        <w:ins w:id="747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fits its</w:t>
        </w:r>
      </w:ins>
      <w:ins w:id="750" w:author="PR Preview" w:date="2026-01-01T00:00:00Z">
        <w:r>
          <w:t xml:space="preserve"> </w:t>
        </w:r>
      </w:ins>
      <w:hyperlink w:anchor="def-training-set">
        <w:ins w:id="75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well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but predicts poorly for</w:t>
        </w:r>
      </w:ins>
      <w:ins w:id="756" w:author="PR Preview" w:date="2026-01-01T00:00:00Z">
        <w:r>
          <w:t xml:space="preserve"> </w:t>
        </w:r>
      </w:ins>
      <w:hyperlink w:anchor="def-new-observation">
        <w:ins w:id="757" w:author="PR Preview" w:date="2026-01-01T00:00:00Z">
          <w:r>
            <w:rPr>
              <w:rStyle w:val="Hyperlink"/>
            </w:rPr>
            <w:t xml:space="preserve">new observations</w:t>
          </w:r>
        </w:ins>
      </w:hyperlink>
      <w:ins w:id="758" w:author="PR Preview" w:date="2026-01-01T00:00:00Z">
        <w:r>
          <w:t xml:space="preserve">.</w:t>
        </w:r>
      </w:ins>
      <w:ins w:id="759" w:author="PR Preview" w:date="2026-01-01T00:00:00Z">
        <w:r>
          <w:t xml:space="preserve"> 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8"/>
    <w:bookmarkStart w:id="89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9"/>
    <w:bookmarkEnd w:id="90"/>
    <w:bookmarkStart w:id="182" w:name="sec-generalization-error"/>
    <w:p>
      <w:pPr>
        <w:pStyle w:val="Heading2"/>
      </w:pPr>
      <w:r>
        <w:t xml:space="preserve">4 Generalization error</w:t>
      </w:r>
    </w:p>
    <w:bookmarkStart w:id="91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70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1"/>
    <w:bookmarkStart w:id="92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2"/>
    <w:bookmarkStart w:id="94" w:name="def-expected-generalization-error"/>
    <w:p>
      <w:pPr>
        <w:pStyle w:val="FirstParagraph"/>
      </w:pPr>
      <w:del w:id="760" w:author="PR Preview" w:date="2026-01-01T00:00:00Z">
        <w:r>
          <w:rPr>
            <w:b/>
            <w:bCs/>
          </w:rPr>
          <w:delText xml:space="preserve">Definition 24 (Expected generalization error (expected prediction error, expected test error))</w:delText>
        </w:r>
      </w:del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The</w:delText>
        </w:r>
      </w:del>
      <w:del w:id="763" w:author="PR Preview" w:date="2026-01-01T00:00:00Z">
        <w:r>
          <w:delText xml:space="preserve"> </w:delText>
        </w:r>
      </w:del>
      <w:del w:id="764" w:author="PR Preview" w:date="2026-01-01T00:00:00Z">
        <w:r>
          <w:rPr>
            <w:b/>
            <w:bCs/>
          </w:rPr>
          <w:delText xml:space="preserve">expected generalization error</w:delText>
        </w:r>
      </w:del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delText xml:space="preserve">of a</w:delText>
        </w:r>
      </w:del>
      <w:del w:id="767" w:author="PR Preview" w:date="2026-01-01T00:00:00Z">
        <w:r>
          <w:delText xml:space="preserve"> </w:delText>
        </w:r>
      </w:del>
      <w:hyperlink w:anchor="def-fitting-procedure">
        <w:del w:id="768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769" w:author="PR Preview" w:date="2026-01-01T00:00:00Z">
        <w:r>
          <w:delText xml:space="preserve"> </w:delText>
        </w:r>
      </w:del>
      <m:oMath>
        <m:r>
          <m:t>g</m:t>
        </m:r>
      </m:oMath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at training-set size</w:delText>
        </w:r>
      </w:del>
      <w:del w:id="772" w:author="PR Preview" w:date="2026-01-01T00:00:00Z">
        <w:r>
          <w:delText xml:space="preserve"> </w:delText>
        </w:r>
      </w:del>
      <m:oMath>
        <m:r>
          <m:t>n</m:t>
        </m:r>
      </m:oMath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is the mean,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over</w:delText>
        </w:r>
      </w:del>
      <w:del w:id="777" w:author="PR Preview" w:date="2026-01-01T00:00:00Z">
        <w:r>
          <w:delText xml:space="preserve"> </w:delText>
        </w:r>
      </w:del>
      <w:hyperlink w:anchor="def-training-set">
        <w:del w:id="778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77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of</w:delText>
        </w:r>
      </w:del>
      <w:del w:id="782" w:author="PR Preview" w:date="2026-01-01T00:00:00Z">
        <w:r>
          <w:delText xml:space="preserve"> </w:delText>
        </w:r>
      </w:del>
      <m:oMath>
        <m:r>
          <m:t>n</m:t>
        </m:r>
      </m:oMath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observations</w:delText>
        </w:r>
      </w:del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drawn independently from the population,</w:delText>
        </w:r>
      </w:del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delText xml:space="preserve">of the</w:delText>
        </w:r>
      </w:del>
      <w:del w:id="789" w:author="PR Preview" w:date="2026-01-01T00:00:00Z">
        <w:r>
          <w:delText xml:space="preserve"> </w:delText>
        </w:r>
      </w:del>
      <w:hyperlink w:anchor="def-generalization-error">
        <w:del w:id="790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of the</w:delText>
        </w:r>
      </w:del>
      <w:del w:id="793" w:author="PR Preview" w:date="2026-01-01T00:00:00Z">
        <w:r>
          <w:delText xml:space="preserve"> </w:delText>
        </w:r>
      </w:del>
      <w:hyperlink w:anchor="def-prediction-rule">
        <w:del w:id="794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that</w:delText>
        </w:r>
      </w:del>
      <w:del w:id="797" w:author="PR Preview" w:date="2026-01-01T00:00:00Z">
        <w:r>
          <w:delText xml:space="preserve"> </w:delText>
        </w:r>
      </w:del>
      <m:oMath>
        <m:r>
          <m:t>g</m:t>
        </m:r>
      </m:oMath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produces from</w:delText>
        </w:r>
      </w:del>
      <w:del w:id="80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801" w:author="PR Preview" w:date="2026-01-01T00:00:00Z">
        <w:r>
          <w:delText xml:space="preserve">:</w:delText>
        </w:r>
      </w:del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del w:id="802" w:author="PR Preview" w:date="2026-01-01T00:00:00Z">
        <w:r>
          <w:rPr>
            <w:i/>
            <w:iCs/>
          </w:rPr>
          <w:delText xml:space="preserve">Remark 7</w:delText>
        </w:r>
      </w:del>
      <w:del w:id="803" w:author="PR Preview" w:date="2026-01-01T00:00:00Z">
        <w:r>
          <w:delText xml:space="preserve"> (Source: Expected generalization error (expected prediction error, expected test error)). </w:delText>
        </w:r>
      </w:del>
      <w:del w:id="804" w:author="PR Preview" w:date="2026-01-01T00:00:00Z">
        <w:r>
          <w:delText xml:space="preserve">Also called the</w:delText>
        </w:r>
      </w:del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rPr>
            <w:b/>
            <w:bCs/>
          </w:rPr>
          <w:delText xml:space="preserve">expected prediction error</w:delText>
        </w:r>
      </w:del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or</w:delText>
        </w:r>
      </w:del>
      <w:del w:id="809" w:author="PR Preview" w:date="2026-01-01T00:00:00Z">
        <w:r>
          <w:delText xml:space="preserve"> </w:delText>
        </w:r>
      </w:del>
      <w:del w:id="810" w:author="PR Preview" w:date="2026-01-01T00:00:00Z">
        <w:r>
          <w:rPr>
            <w:b/>
            <w:bCs/>
          </w:rPr>
          <w:delText xml:space="preserve">expected test error</w:delText>
        </w:r>
      </w:del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[3, Sec. 7.2]</w:delText>
        </w:r>
      </w:del>
      <w:del w:id="813" w:author="PR Preview" w:date="2026-01-01T00:00:00Z">
        <w:r>
          <w:delText xml:space="preserve">.</w:delText>
        </w:r>
      </w:del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Hastie et al. write the quantity as</w:delText>
        </w:r>
      </w:del>
      <w:del w:id="816" w:author="PR Preview" w:date="2026-01-01T00:00:00Z">
        <w:r>
          <w:delText xml:space="preserve"> </w:delText>
        </w:r>
      </w:del>
      <m:oMath>
        <m:r>
          <m:rPr>
            <m:sty m:val="p"/>
          </m:rPr>
          <m:t>Err</m:t>
        </m:r>
      </m:oMath>
      <w:del w:id="817" w:author="PR Preview" w:date="2026-01-01T00:00:00Z">
        <w:r>
          <w:delText xml:space="preserve">, without the argument</w:delText>
        </w:r>
      </w:del>
      <w:del w:id="818" w:author="PR Preview" w:date="2026-01-01T00:00:00Z">
        <w:r>
          <w:delText xml:space="preserve"> </w:delText>
        </w:r>
      </w:del>
      <m:oMath>
        <m:r>
          <m:t>n</m:t>
        </m:r>
      </m:oMath>
      <w:del w:id="819" w:author="PR Preview" w:date="2026-01-01T00:00:00Z">
        <w:r>
          <w:delText xml:space="preserve">.</w:delText>
        </w:r>
      </w:del>
    </w:p>
    <w:p>
      <w:pPr>
        <w:pStyle w:val="BodyText"/>
      </w:pPr>
      <w:del w:id="820" w:author="PR Preview" w:date="2026-01-01T00:00:00Z">
        <w:r>
          <w:rPr>
            <w:b/>
            <w:bCs/>
          </w:rPr>
          <w:delText xml:space="preserve">Definition 25 (Distribution model)</w:delText>
        </w:r>
      </w:del>
      <w:del w:id="821" w:author="PR Preview" w:date="2026-01-01T00:00:00Z">
        <w:r>
          <w:delText xml:space="preserve"> </w:delText>
        </w:r>
      </w:del>
      <w:del w:id="822" w:author="PR Preview" w:date="2026-01-01T00:00:00Z">
        <w:r>
          <w:delText xml:space="preserve">A</w:delText>
        </w:r>
      </w:del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rPr>
            <w:b/>
            <w:bCs/>
          </w:rPr>
          <w:delText xml:space="preserve">distribution model</w:delText>
        </w:r>
      </w:del>
      <w:del w:id="825" w:author="PR Preview" w:date="2026-01-01T00:00:00Z">
        <w:r>
          <w:delText xml:space="preserve"> </w:delText>
        </w:r>
      </w:del>
      <m:oMath>
        <m:r>
          <m:t>P</m:t>
        </m:r>
      </m:oMath>
      <w:del w:id="826" w:author="PR Preview" w:date="2026-01-01T00:00:00Z">
        <w:r>
          <w:delText xml:space="preserve"> </w:delText>
        </w:r>
      </w:del>
      <w:del w:id="827" w:author="PR Preview" w:date="2026-01-01T00:00:00Z">
        <w:r>
          <w:delText xml:space="preserve">for an outcome</w:delText>
        </w:r>
      </w:del>
      <w:del w:id="828" w:author="PR Preview" w:date="2026-01-01T00:00:00Z">
        <w:r>
          <w:delText xml:space="preserve"> </w:delText>
        </w:r>
      </w:del>
      <m:oMath>
        <m:r>
          <m:t>Y</m:t>
        </m:r>
      </m:oMath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given a</w:delText>
        </w:r>
      </w:del>
      <w:del w:id="831" w:author="PR Preview" w:date="2026-01-01T00:00:00Z">
        <w:r>
          <w:delText xml:space="preserve"> </w:delText>
        </w:r>
      </w:del>
      <w:hyperlink w:anchor="def-covariate">
        <w:del w:id="832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833" w:author="PR Preview" w:date="2026-01-01T00:00:00Z">
        <w:r>
          <w:delText xml:space="preserve"> </w:delText>
        </w:r>
      </w:del>
      <m:oMath>
        <m:r>
          <m:t>X</m:t>
        </m:r>
      </m:oMath>
      <w:del w:id="834" w:author="PR Preview" w:date="2026-01-01T00:00:00Z">
        <w:r>
          <w:delText xml:space="preserve"> </w:delText>
        </w:r>
      </w:del>
      <w:del w:id="835" w:author="PR Preview" w:date="2026-01-01T00:00:00Z">
        <w:r>
          <w:delText xml:space="preserve">gives each covariate value</w:delText>
        </w:r>
      </w:del>
      <w:del w:id="836" w:author="PR Preview" w:date="2026-01-01T00:00:00Z">
        <w:r>
          <w:delText xml:space="preserve"> </w:delText>
        </w:r>
      </w:del>
      <m:oMath>
        <m:r>
          <m:t>x</m:t>
        </m:r>
      </m:oMath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a probability distribution for</w:delText>
        </w:r>
      </w:del>
      <w:del w:id="839" w:author="PR Preview" w:date="2026-01-01T00:00:00Z">
        <w:r>
          <w:delText xml:space="preserve"> </w:delText>
        </w:r>
      </w:del>
      <m:oMath>
        <m:r>
          <m:t>Y</m:t>
        </m:r>
      </m:oMath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given</w:delText>
        </w:r>
      </w:del>
      <w:del w:id="84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843" w:author="PR Preview" w:date="2026-01-01T00:00:00Z">
        <w:r>
          <w:delText xml:space="preserve">,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specified by its</w:delText>
        </w:r>
      </w:del>
      <w:del w:id="846" w:author="PR Preview" w:date="2026-01-01T00:00:00Z">
        <w:r>
          <w:delText xml:space="preserve"> </w:delText>
        </w:r>
      </w:del>
      <w:hyperlink r:id="rId96">
        <w:del w:id="847" w:author="PR Preview" w:date="2026-01-01T00:00:00Z">
          <w:r>
            <w:rPr>
              <w:rStyle w:val="Hyperlink"/>
            </w:rPr>
            <w:delText xml:space="preserve">cumulative distribution function</w:delText>
          </w:r>
        </w:del>
      </w:hyperlink>
      <w:del w:id="848" w:author="PR Preview" w:date="2026-01-01T00:00:00Z">
        <w:r>
          <w:delText xml:space="preserve">.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The</w:delText>
        </w:r>
      </w:del>
      <w:del w:id="851" w:author="PR Preview" w:date="2026-01-01T00:00:00Z">
        <w:r>
          <w:delText xml:space="preserve"> </w:delText>
        </w:r>
      </w:del>
      <w:hyperlink w:anchor="def-mean-function">
        <w:del w:id="852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853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P</m:t>
            </m:r>
          </m:sub>
        </m:sSub>
      </m:oMath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of</w:delText>
        </w:r>
      </w:del>
      <w:del w:id="856" w:author="PR Preview" w:date="2026-01-01T00:00:00Z">
        <w:r>
          <w:delText xml:space="preserve"> </w:delText>
        </w:r>
      </w:del>
      <m:oMath>
        <m:r>
          <m:t>P</m:t>
        </m:r>
      </m:oMath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maps each covariate value</w:delText>
        </w:r>
      </w:del>
      <w:del w:id="859" w:author="PR Preview" w:date="2026-01-01T00:00:00Z">
        <w:r>
          <w:delText xml:space="preserve"> </w:delText>
        </w:r>
      </w:del>
      <m:oMath>
        <m:r>
          <m:t>x</m:t>
        </m:r>
      </m:oMath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to the mean of that distribution:</w:delText>
        </w:r>
      </w:del>
    </w:p>
    <w:p>
      <w:pPr>
        <w:pStyle w:val="FirstParagraph"/>
      </w:pPr>
      <w:ins w:id="862" w:author="PR Preview" w:date="2026-01-01T00:00:00Z">
        <w:r>
          <w:rPr>
            <w:b/>
            <w:bCs/>
          </w:rPr>
          <w:t xml:space="preserve">Definition 23 (Expected generalization error (expected prediction error, expected test error))</w:t>
        </w:r>
      </w:ins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The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rPr>
            <w:b/>
            <w:bCs/>
          </w:rPr>
          <w:t xml:space="preserve">expected generalization error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of a</w:t>
        </w:r>
      </w:ins>
      <w:ins w:id="869" w:author="PR Preview" w:date="2026-01-01T00:00:00Z">
        <w:r>
          <w:t xml:space="preserve"> </w:t>
        </w:r>
      </w:ins>
      <w:hyperlink w:anchor="def-fitting-procedure">
        <w:ins w:id="87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871" w:author="PR Preview" w:date="2026-01-01T00:00:00Z">
        <w:r>
          <w:t xml:space="preserve"> </w:t>
        </w:r>
      </w:ins>
      <m:oMath>
        <m:r>
          <m:t>g</m:t>
        </m:r>
      </m:oMath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at training-set size</w:t>
        </w:r>
      </w:ins>
      <w:ins w:id="874" w:author="PR Preview" w:date="2026-01-01T00:00:00Z">
        <w:r>
          <w:t xml:space="preserve"> </w:t>
        </w:r>
      </w:ins>
      <m:oMath>
        <m:r>
          <m:t>n</m:t>
        </m:r>
      </m:oMath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is the mean,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over</w:t>
        </w:r>
      </w:ins>
      <w:ins w:id="879" w:author="PR Preview" w:date="2026-01-01T00:00:00Z">
        <w:r>
          <w:t xml:space="preserve"> </w:t>
        </w:r>
      </w:ins>
      <w:hyperlink w:anchor="def-training-set">
        <w:ins w:id="880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88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of</w:t>
        </w:r>
      </w:ins>
      <w:ins w:id="884" w:author="PR Preview" w:date="2026-01-01T00:00:00Z">
        <w:r>
          <w:t xml:space="preserve"> </w:t>
        </w:r>
      </w:ins>
      <m:oMath>
        <m:r>
          <m:t>n</m:t>
        </m:r>
      </m:oMath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observations</w:t>
        </w:r>
      </w:ins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drawn independently from the population,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of the</w:t>
        </w:r>
      </w:ins>
      <w:ins w:id="891" w:author="PR Preview" w:date="2026-01-01T00:00:00Z">
        <w:r>
          <w:t xml:space="preserve"> </w:t>
        </w:r>
      </w:ins>
      <w:hyperlink w:anchor="def-generalization-error">
        <w:ins w:id="892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of the</w:t>
        </w:r>
      </w:ins>
      <w:ins w:id="895" w:author="PR Preview" w:date="2026-01-01T00:00:00Z">
        <w:r>
          <w:t xml:space="preserve"> </w:t>
        </w:r>
      </w:ins>
      <w:hyperlink w:anchor="def-fitted-model">
        <w:ins w:id="896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that</w:t>
        </w:r>
      </w:ins>
      <w:ins w:id="899" w:author="PR Preview" w:date="2026-01-01T00:00:00Z">
        <w:r>
          <w:t xml:space="preserve"> </w:t>
        </w:r>
      </w:ins>
      <m:oMath>
        <m:r>
          <m:t>g</m:t>
        </m:r>
      </m:oMath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produces from</w:t>
        </w:r>
      </w:ins>
      <w:ins w:id="90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903" w:author="PR Preview" w:date="2026-01-01T00:00:00Z">
        <w:r>
          <w:t xml:space="preserve">:</w:t>
        </w:r>
      </w:ins>
    </w:p>
    <w:p>
      <w:pPr>
        <w:pStyle w:val="BodyText"/>
      </w:pPr>
      <w:bookmarkStart w:id="93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expected-generalization-error"/>
    <w:p>
      <w:pPr>
        <w:pStyle w:val="FirstParagraph"/>
      </w:pPr>
      <w:ins w:id="904" w:author="PR Preview" w:date="2026-01-01T00:00:00Z">
        <w:r>
          <w:rPr>
            <w:i/>
            <w:iCs/>
          </w:rPr>
          <w:t xml:space="preserve">Remark 8</w:t>
        </w:r>
      </w:ins>
      <w:ins w:id="905" w:author="PR Preview" w:date="2026-01-01T00:00:00Z">
        <w:r>
          <w:t xml:space="preserve"> (Source: Expected generalization error (expected prediction error, expected test error)). </w:t>
        </w:r>
      </w:ins>
      <w:ins w:id="906" w:author="PR Preview" w:date="2026-01-01T00:00:00Z">
        <w:r>
          <w:t xml:space="preserve">Also called the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rPr>
            <w:b/>
            <w:bCs/>
          </w:rPr>
          <w:t xml:space="preserve">expected prediction error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or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rPr>
            <w:b/>
            <w:bCs/>
          </w:rPr>
          <w:t xml:space="preserve">expected test error</w:t>
        </w:r>
      </w:ins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[3, Sec. 7.2]</w:t>
        </w:r>
      </w:ins>
      <w:ins w:id="915" w:author="PR Preview" w:date="2026-01-01T00:00:00Z">
        <w:r>
          <w:t xml:space="preserve">.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Hastie et al. write the quantity as</w:t>
        </w:r>
      </w:ins>
      <w:ins w:id="918" w:author="PR Preview" w:date="2026-01-01T00:00:00Z">
        <w:r>
          <w:t xml:space="preserve"> </w:t>
        </w:r>
      </w:ins>
      <m:oMath>
        <m:r>
          <m:rPr>
            <m:sty m:val="p"/>
          </m:rPr>
          <m:t>Err</m:t>
        </m:r>
      </m:oMath>
      <w:ins w:id="919" w:author="PR Preview" w:date="2026-01-01T00:00:00Z">
        <w:r>
          <w:t xml:space="preserve">, without the argument</w:t>
        </w:r>
      </w:ins>
      <w:ins w:id="920" w:author="PR Preview" w:date="2026-01-01T00:00:00Z">
        <w:r>
          <w:t xml:space="preserve"> </w:t>
        </w:r>
      </w:ins>
      <m:oMath>
        <m:r>
          <m:t>n</m:t>
        </m:r>
      </m:oMath>
      <w:ins w:id="921" w:author="PR Preview" w:date="2026-01-01T00:00:00Z">
        <w:r>
          <w:t xml:space="preserve">.</w:t>
        </w:r>
      </w:ins>
    </w:p>
    <w:bookmarkEnd w:id="95"/>
    <w:bookmarkStart w:id="98" w:name="def-distribution-model"/>
    <w:p>
      <w:pPr>
        <w:pStyle w:val="BodyText"/>
      </w:pPr>
      <w:ins w:id="922" w:author="PR Preview" w:date="2026-01-01T00:00:00Z">
        <w:r>
          <w:rPr>
            <w:b/>
            <w:bCs/>
          </w:rPr>
          <w:t xml:space="preserve">Definition 24 (Distribution model)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A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rPr>
            <w:b/>
            <w:bCs/>
          </w:rPr>
          <w:t xml:space="preserve">distribution model</w:t>
        </w:r>
      </w:ins>
      <w:ins w:id="927" w:author="PR Preview" w:date="2026-01-01T00:00:00Z">
        <w:r>
          <w:t xml:space="preserve"> </w:t>
        </w:r>
      </w:ins>
      <m:oMath>
        <m:r>
          <m:t>P</m:t>
        </m:r>
      </m:oMath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for an outcome</w:t>
        </w:r>
      </w:ins>
      <w:ins w:id="930" w:author="PR Preview" w:date="2026-01-01T00:00:00Z">
        <w:r>
          <w:t xml:space="preserve"> </w:t>
        </w:r>
      </w:ins>
      <m:oMath>
        <m:r>
          <m:t>Y</m:t>
        </m:r>
      </m:oMath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given a</w:t>
        </w:r>
      </w:ins>
      <w:ins w:id="933" w:author="PR Preview" w:date="2026-01-01T00:00:00Z">
        <w:r>
          <w:t xml:space="preserve"> </w:t>
        </w:r>
      </w:ins>
      <w:hyperlink w:anchor="def-covariate">
        <w:ins w:id="934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935" w:author="PR Preview" w:date="2026-01-01T00:00:00Z">
        <w:r>
          <w:t xml:space="preserve"> </w:t>
        </w:r>
      </w:ins>
      <m:oMath>
        <m:r>
          <m:t>X</m:t>
        </m:r>
      </m:oMath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gives each covariate value</w:t>
        </w:r>
      </w:ins>
      <w:ins w:id="938" w:author="PR Preview" w:date="2026-01-01T00:00:00Z">
        <w:r>
          <w:t xml:space="preserve"> </w:t>
        </w:r>
      </w:ins>
      <m:oMath>
        <m:r>
          <m:t>x</m:t>
        </m:r>
      </m:oMath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a probability distribution for</w:t>
        </w:r>
      </w:ins>
      <w:ins w:id="941" w:author="PR Preview" w:date="2026-01-01T00:00:00Z">
        <w:r>
          <w:t xml:space="preserve"> </w:t>
        </w:r>
      </w:ins>
      <m:oMath>
        <m:r>
          <m:t>Y</m:t>
        </m:r>
      </m:oMath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given</w:t>
        </w:r>
      </w:ins>
      <w:ins w:id="94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945" w:author="PR Preview" w:date="2026-01-01T00:00:00Z">
        <w:r>
          <w:t xml:space="preserve">,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specified by its</w:t>
        </w:r>
      </w:ins>
      <w:ins w:id="948" w:author="PR Preview" w:date="2026-01-01T00:00:00Z">
        <w:r>
          <w:t xml:space="preserve"> </w:t>
        </w:r>
      </w:ins>
      <w:hyperlink r:id="rId96">
        <w:ins w:id="949" w:author="PR Preview" w:date="2026-01-01T00:00:00Z">
          <w:r>
            <w:rPr>
              <w:rStyle w:val="Hyperlink"/>
            </w:rPr>
            <w:t xml:space="preserve">cumulative distribution function</w:t>
          </w:r>
        </w:ins>
      </w:hyperlink>
      <w:ins w:id="950" w:author="PR Preview" w:date="2026-01-01T00:00:00Z">
        <w:r>
          <w:t xml:space="preserve">.</w:t>
        </w:r>
      </w:ins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The</w:t>
        </w:r>
      </w:ins>
      <w:ins w:id="953" w:author="PR Preview" w:date="2026-01-01T00:00:00Z">
        <w:r>
          <w:t xml:space="preserve"> </w:t>
        </w:r>
      </w:ins>
      <w:hyperlink w:anchor="def-mean-function">
        <w:ins w:id="954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955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P</m:t>
            </m:r>
          </m:sub>
        </m:sSub>
      </m:oMath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of</w:t>
        </w:r>
      </w:ins>
      <w:ins w:id="958" w:author="PR Preview" w:date="2026-01-01T00:00:00Z">
        <w:r>
          <w:t xml:space="preserve"> </w:t>
        </w:r>
      </w:ins>
      <m:oMath>
        <m:r>
          <m:t>P</m:t>
        </m:r>
      </m:oMath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maps each covariate value</w:t>
        </w:r>
      </w:ins>
      <w:ins w:id="961" w:author="PR Preview" w:date="2026-01-01T00:00:00Z">
        <w:r>
          <w:t xml:space="preserve"> </w:t>
        </w:r>
      </w:ins>
      <m:oMath>
        <m:r>
          <m:t>x</m:t>
        </m:r>
      </m:oMath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to the mean of that distribution:</w:t>
        </w:r>
      </w:ins>
    </w:p>
    <w:p>
      <w:pPr>
        <w:pStyle w:val="BodyText"/>
      </w:pPr>
      <w:bookmarkStart w:id="9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7"/>
    </w:p>
    <w:bookmarkEnd w:id="98"/>
    <w:bookmarkStart w:id="102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9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0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1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2"/>
    <w:bookmarkStart w:id="104" w:name="def-distribution-model-family"/>
    <w:p>
      <w:pPr>
        <w:pStyle w:val="BodyText"/>
      </w:pPr>
      <w:del w:id="964" w:author="PR Preview" w:date="2026-01-01T00:00:00Z">
        <w:r>
          <w:rPr>
            <w:b/>
            <w:bCs/>
          </w:rPr>
          <w:delText xml:space="preserve">Definition 26 (Distribution model family)</w:delText>
        </w:r>
      </w:del>
      <w:del w:id="965" w:author="PR Preview" w:date="2026-01-01T00:00:00Z">
        <w:r>
          <w:delText xml:space="preserve"> </w:delText>
        </w:r>
      </w:del>
      <w:del w:id="966" w:author="PR Preview" w:date="2026-01-01T00:00:00Z">
        <w:r>
          <w:delText xml:space="preserve">A</w:delText>
        </w:r>
      </w:del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rPr>
            <w:b/>
            <w:bCs/>
          </w:rPr>
          <w:delText xml:space="preserve">distribution model family</w:delText>
        </w:r>
      </w:del>
      <w:del w:id="96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is a set of</w:delText>
        </w:r>
      </w:del>
      <w:del w:id="972" w:author="PR Preview" w:date="2026-01-01T00:00:00Z">
        <w:r>
          <w:delText xml:space="preserve"> </w:delText>
        </w:r>
      </w:del>
      <w:hyperlink w:anchor="def-distribution-model">
        <w:del w:id="973" w:author="PR Preview" w:date="2026-01-01T00:00:00Z">
          <w:r>
            <w:rPr>
              <w:rStyle w:val="Hyperlink"/>
            </w:rPr>
            <w:delText xml:space="preserve">distribution models</w:delText>
          </w:r>
        </w:del>
      </w:hyperlink>
      <w:del w:id="974" w:author="PR Preview" w:date="2026-01-01T00:00:00Z">
        <w:r>
          <w:delText xml:space="preserve">.</w:delText>
        </w:r>
      </w:del>
      <w:del w:id="975" w:author="PR Preview" w:date="2026-01-01T00:00:00Z">
        <w:r>
          <w:delText xml:space="preserve"> </w:delText>
        </w:r>
      </w:del>
      <w:del w:id="976" w:author="PR Preview" w:date="2026-01-01T00:00:00Z">
        <w:r>
          <w:delText xml:space="preserve">The</w:delText>
        </w:r>
      </w:del>
      <w:del w:id="977" w:author="PR Preview" w:date="2026-01-01T00:00:00Z">
        <w:r>
          <w:delText xml:space="preserve"> </w:delText>
        </w:r>
      </w:del>
      <w:hyperlink w:anchor="def-mean-function">
        <w:del w:id="978" w:author="PR Preview" w:date="2026-01-01T00:00:00Z">
          <w:r>
            <w:rPr>
              <w:rStyle w:val="Hyperlink"/>
            </w:rPr>
            <w:delText xml:space="preserve">mean functions</w:delText>
          </w:r>
        </w:del>
      </w:hyperlink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of its members form the set</w:delText>
        </w:r>
      </w:del>
    </w:p>
    <w:p>
      <w:pPr>
        <w:pStyle w:val="BodyText"/>
      </w:pPr>
      <w:ins w:id="981" w:author="PR Preview" w:date="2026-01-01T00:00:00Z">
        <w:r>
          <w:rPr>
            <w:b/>
            <w:bCs/>
          </w:rPr>
          <w:t xml:space="preserve">Definition 25 (Distribution model family)</w:t>
        </w:r>
      </w:ins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A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rPr>
            <w:b/>
            <w:bCs/>
          </w:rPr>
          <w:t xml:space="preserve">distribution model family</w:t>
        </w:r>
      </w:ins>
      <w:ins w:id="98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is a set of</w:t>
        </w:r>
      </w:ins>
      <w:ins w:id="989" w:author="PR Preview" w:date="2026-01-01T00:00:00Z">
        <w:r>
          <w:t xml:space="preserve"> </w:t>
        </w:r>
      </w:ins>
      <w:hyperlink w:anchor="def-distribution-model">
        <w:ins w:id="990" w:author="PR Preview" w:date="2026-01-01T00:00:00Z">
          <w:r>
            <w:rPr>
              <w:rStyle w:val="Hyperlink"/>
            </w:rPr>
            <w:t xml:space="preserve">distribution models</w:t>
          </w:r>
        </w:ins>
      </w:hyperlink>
      <w:ins w:id="991" w:author="PR Preview" w:date="2026-01-01T00:00:00Z">
        <w:r>
          <w:t xml:space="preserve">.</w:t>
        </w:r>
      </w:ins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The</w:t>
        </w:r>
      </w:ins>
      <w:ins w:id="994" w:author="PR Preview" w:date="2026-01-01T00:00:00Z">
        <w:r>
          <w:t xml:space="preserve"> </w:t>
        </w:r>
      </w:ins>
      <w:hyperlink w:anchor="def-mean-function">
        <w:ins w:id="995" w:author="PR Preview" w:date="2026-01-01T00:00:00Z">
          <w:r>
            <w:rPr>
              <w:rStyle w:val="Hyperlink"/>
            </w:rPr>
            <w:t xml:space="preserve">mean functions</w:t>
          </w:r>
        </w:ins>
      </w:hyperlink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of its members form the set</w:t>
        </w:r>
      </w:ins>
    </w:p>
    <w:p>
      <w:pPr>
        <w:pStyle w:val="BodyText"/>
      </w:pPr>
      <w:bookmarkStart w:id="103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5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5"/>
    <w:bookmarkStart w:id="106" w:name="def-fitted-distribution-model"/>
    <w:p>
      <w:pPr>
        <w:pStyle w:val="BodyText"/>
      </w:pPr>
      <w:del w:id="998" w:author="PR Preview" w:date="2026-01-01T00:00:00Z">
        <w:r>
          <w:rPr>
            <w:b/>
            <w:bCs/>
          </w:rPr>
          <w:delText xml:space="preserve">Definition 27 (Fitted distribution model)</w:delText>
        </w:r>
      </w:del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A</w:delText>
        </w:r>
      </w:del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rPr>
            <w:b/>
            <w:bCs/>
          </w:rPr>
          <w:delText xml:space="preserve">fitted distribution model</w:delText>
        </w:r>
      </w:del>
      <w:del w:id="100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is a member of a</w:delText>
        </w:r>
      </w:del>
      <w:del w:id="1006" w:author="PR Preview" w:date="2026-01-01T00:00:00Z">
        <w:r>
          <w:delText xml:space="preserve"> </w:delText>
        </w:r>
      </w:del>
      <w:hyperlink w:anchor="def-distribution-model-family">
        <w:del w:id="1007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100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009" w:author="PR Preview" w:date="2026-01-01T00:00:00Z">
        <w:r>
          <w:delText xml:space="preserve"> </w:delText>
        </w:r>
      </w:del>
      <w:del w:id="1010" w:author="PR Preview" w:date="2026-01-01T00:00:00Z">
        <w:r>
          <w:delText xml:space="preserve">that has been chosen to describe a</w:delText>
        </w:r>
      </w:del>
      <w:del w:id="1011" w:author="PR Preview" w:date="2026-01-01T00:00:00Z">
        <w:r>
          <w:delText xml:space="preserve"> </w:delText>
        </w:r>
      </w:del>
      <w:hyperlink w:anchor="def-data-set">
        <w:del w:id="1012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01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014" w:author="PR Preview" w:date="2026-01-01T00:00:00Z">
        <w:r>
          <w:delText xml:space="preserve">.</w:delText>
        </w:r>
      </w:del>
    </w:p>
    <w:p>
      <w:pPr>
        <w:pStyle w:val="BodyText"/>
      </w:pPr>
      <w:ins w:id="1015" w:author="PR Preview" w:date="2026-01-01T00:00:00Z">
        <w:r>
          <w:rPr>
            <w:b/>
            <w:bCs/>
          </w:rPr>
          <w:t xml:space="preserve">Definition 26 (Fitted distribution model)</w:t>
        </w:r>
      </w:ins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A</w:t>
        </w:r>
      </w:ins>
      <w:ins w:id="1018" w:author="PR Preview" w:date="2026-01-01T00:00:00Z">
        <w:r>
          <w:t xml:space="preserve"> </w:t>
        </w:r>
      </w:ins>
      <w:ins w:id="1019" w:author="PR Preview" w:date="2026-01-01T00:00:00Z">
        <w:r>
          <w:rPr>
            <w:b/>
            <w:bCs/>
          </w:rPr>
          <w:t xml:space="preserve">fitted distribution model</w:t>
        </w:r>
      </w:ins>
      <w:ins w:id="102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is a member of a</w:t>
        </w:r>
      </w:ins>
      <w:ins w:id="1023" w:author="PR Preview" w:date="2026-01-01T00:00:00Z">
        <w:r>
          <w:t xml:space="preserve"> </w:t>
        </w:r>
      </w:ins>
      <w:hyperlink w:anchor="def-distribution-model-family">
        <w:ins w:id="1024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102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that has been chosen to describe a</w:t>
        </w:r>
      </w:ins>
      <w:ins w:id="1028" w:author="PR Preview" w:date="2026-01-01T00:00:00Z">
        <w:r>
          <w:t xml:space="preserve"> </w:t>
        </w:r>
      </w:ins>
      <w:hyperlink w:anchor="def-data-set">
        <w:ins w:id="1029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03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031" w:author="PR Preview" w:date="2026-01-01T00:00:00Z">
        <w:r>
          <w:t xml:space="preserve">.</w:t>
        </w:r>
      </w:ins>
    </w:p>
    <w:bookmarkEnd w:id="106"/>
    <w:bookmarkStart w:id="107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7"/>
    <w:bookmarkStart w:id="109" w:name="def-distribution-model"/>
    <w:p>
      <w:pPr>
        <w:pStyle w:val="BodyText"/>
      </w:pPr>
      <w:del w:id="1032" w:author="PR Preview" w:date="2026-01-01T00:00:00Z">
        <w:r>
          <w:rPr>
            <w:b/>
            <w:bCs/>
          </w:rPr>
          <w:delText xml:space="preserve">Definition 28 (Distribution model)</w:delText>
        </w:r>
      </w:del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A</w:delText>
        </w:r>
      </w:del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rPr>
            <w:b/>
            <w:bCs/>
          </w:rPr>
          <w:delText xml:space="preserve">distribution model</w:delText>
        </w:r>
      </w:del>
      <w:del w:id="1037" w:author="PR Preview" w:date="2026-01-01T00:00:00Z">
        <w:r>
          <w:delText xml:space="preserve"> </w:delText>
        </w:r>
      </w:del>
      <m:oMath>
        <m:r>
          <m:t>P</m:t>
        </m:r>
      </m:oMath>
      <w:del w:id="1038" w:author="PR Preview" w:date="2026-01-01T00:00:00Z">
        <w:r>
          <w:delText xml:space="preserve"> </w:delText>
        </w:r>
      </w:del>
      <w:del w:id="1039" w:author="PR Preview" w:date="2026-01-01T00:00:00Z">
        <w:r>
          <w:delText xml:space="preserve">for an outcome</w:delText>
        </w:r>
      </w:del>
      <w:del w:id="1040" w:author="PR Preview" w:date="2026-01-01T00:00:00Z">
        <w:r>
          <w:delText xml:space="preserve"> </w:delText>
        </w:r>
      </w:del>
      <m:oMath>
        <m:r>
          <m:t>Y</m:t>
        </m:r>
      </m:oMath>
      <w:del w:id="1041" w:author="PR Preview" w:date="2026-01-01T00:00:00Z">
        <w:r>
          <w:delText xml:space="preserve"> </w:delText>
        </w:r>
      </w:del>
      <w:del w:id="1042" w:author="PR Preview" w:date="2026-01-01T00:00:00Z">
        <w:r>
          <w:delText xml:space="preserve">given a</w:delText>
        </w:r>
      </w:del>
      <w:del w:id="1043" w:author="PR Preview" w:date="2026-01-01T00:00:00Z">
        <w:r>
          <w:delText xml:space="preserve"> </w:delText>
        </w:r>
      </w:del>
      <w:hyperlink w:anchor="def-covariate">
        <w:del w:id="1044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1045" w:author="PR Preview" w:date="2026-01-01T00:00:00Z">
        <w:r>
          <w:delText xml:space="preserve"> </w:delText>
        </w:r>
      </w:del>
      <m:oMath>
        <m:r>
          <m:t>X</m:t>
        </m:r>
      </m:oMath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gives each covariate value</w:delText>
        </w:r>
      </w:del>
      <w:del w:id="1048" w:author="PR Preview" w:date="2026-01-01T00:00:00Z">
        <w:r>
          <w:delText xml:space="preserve"> </w:delText>
        </w:r>
      </w:del>
      <m:oMath>
        <m:r>
          <m:t>x</m:t>
        </m:r>
      </m:oMath>
      <w:del w:id="1049" w:author="PR Preview" w:date="2026-01-01T00:00:00Z">
        <w:r>
          <w:delText xml:space="preserve"> </w:delText>
        </w:r>
      </w:del>
      <w:del w:id="1050" w:author="PR Preview" w:date="2026-01-01T00:00:00Z">
        <w:r>
          <w:delText xml:space="preserve">a probability distribution for</w:delText>
        </w:r>
      </w:del>
      <w:del w:id="1051" w:author="PR Preview" w:date="2026-01-01T00:00:00Z">
        <w:r>
          <w:delText xml:space="preserve"> </w:delText>
        </w:r>
      </w:del>
      <m:oMath>
        <m:r>
          <m:t>Y</m:t>
        </m:r>
      </m:oMath>
      <w:del w:id="1052" w:author="PR Preview" w:date="2026-01-01T00:00:00Z">
        <w:r>
          <w:delText xml:space="preserve"> </w:delText>
        </w:r>
      </w:del>
      <w:del w:id="1053" w:author="PR Preview" w:date="2026-01-01T00:00:00Z">
        <w:r>
          <w:delText xml:space="preserve">given</w:delText>
        </w:r>
      </w:del>
      <w:del w:id="105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1055" w:author="PR Preview" w:date="2026-01-01T00:00:00Z">
        <w:r>
          <w:delText xml:space="preserve">,</w:delText>
        </w:r>
      </w:del>
      <w:del w:id="1056" w:author="PR Preview" w:date="2026-01-01T00:00:00Z">
        <w:r>
          <w:delText xml:space="preserve"> </w:delText>
        </w:r>
      </w:del>
      <w:del w:id="1057" w:author="PR Preview" w:date="2026-01-01T00:00:00Z">
        <w:r>
          <w:delText xml:space="preserve">specified by its</w:delText>
        </w:r>
      </w:del>
      <w:del w:id="1058" w:author="PR Preview" w:date="2026-01-01T00:00:00Z">
        <w:r>
          <w:delText xml:space="preserve"> </w:delText>
        </w:r>
      </w:del>
      <w:hyperlink r:id="rId96">
        <w:del w:id="1059" w:author="PR Preview" w:date="2026-01-01T00:00:00Z">
          <w:r>
            <w:rPr>
              <w:rStyle w:val="Hyperlink"/>
            </w:rPr>
            <w:delText xml:space="preserve">cumulative distribution function</w:delText>
          </w:r>
        </w:del>
      </w:hyperlink>
      <w:del w:id="1060" w:author="PR Preview" w:date="2026-01-01T00:00:00Z">
        <w:r>
          <w:delText xml:space="preserve">.</w:delText>
        </w:r>
      </w:del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The</w:delText>
        </w:r>
      </w:del>
      <w:del w:id="1063" w:author="PR Preview" w:date="2026-01-01T00:00:00Z">
        <w:r>
          <w:delText xml:space="preserve"> </w:delText>
        </w:r>
      </w:del>
      <w:hyperlink w:anchor="def-mean-function">
        <w:del w:id="1064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065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P</m:t>
            </m:r>
          </m:sub>
        </m:sSub>
      </m:oMath>
      <w:del w:id="1066" w:author="PR Preview" w:date="2026-01-01T00:00:00Z">
        <w:r>
          <w:delText xml:space="preserve"> </w:delText>
        </w:r>
      </w:del>
      <w:del w:id="1067" w:author="PR Preview" w:date="2026-01-01T00:00:00Z">
        <w:r>
          <w:delText xml:space="preserve">of</w:delText>
        </w:r>
      </w:del>
      <w:del w:id="1068" w:author="PR Preview" w:date="2026-01-01T00:00:00Z">
        <w:r>
          <w:delText xml:space="preserve"> </w:delText>
        </w:r>
      </w:del>
      <m:oMath>
        <m:r>
          <m:t>P</m:t>
        </m:r>
      </m:oMath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maps each covariate value</w:delText>
        </w:r>
      </w:del>
      <w:del w:id="1071" w:author="PR Preview" w:date="2026-01-01T00:00:00Z">
        <w:r>
          <w:delText xml:space="preserve"> </w:delText>
        </w:r>
      </w:del>
      <m:oMath>
        <m:r>
          <m:t>x</m:t>
        </m:r>
      </m:oMath>
      <w:del w:id="1072" w:author="PR Preview" w:date="2026-01-01T00:00:00Z">
        <w:r>
          <w:delText xml:space="preserve"> </w:delText>
        </w:r>
      </w:del>
      <w:del w:id="1073" w:author="PR Preview" w:date="2026-01-01T00:00:00Z">
        <w:r>
          <w:delText xml:space="preserve">to the mean of that distribution:</w:delText>
        </w:r>
      </w:del>
    </w:p>
    <w:p>
      <w:pPr>
        <w:pStyle w:val="BodyText"/>
      </w:pPr>
      <w:ins w:id="1074" w:author="PR Preview" w:date="2026-01-01T00:00:00Z">
        <w:r>
          <w:rPr>
            <w:b/>
            <w:bCs/>
          </w:rPr>
          <w:t xml:space="preserve">Definition 27 (Distribution model)</w:t>
        </w:r>
      </w:ins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A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rPr>
            <w:b/>
            <w:bCs/>
          </w:rPr>
          <w:t xml:space="preserve">distribution model</w:t>
        </w:r>
      </w:ins>
      <w:ins w:id="1079" w:author="PR Preview" w:date="2026-01-01T00:00:00Z">
        <w:r>
          <w:t xml:space="preserve"> </w:t>
        </w:r>
      </w:ins>
      <m:oMath>
        <m:r>
          <m:t>P</m:t>
        </m:r>
      </m:oMath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for an outcome</w:t>
        </w:r>
      </w:ins>
      <w:ins w:id="1082" w:author="PR Preview" w:date="2026-01-01T00:00:00Z">
        <w:r>
          <w:t xml:space="preserve"> </w:t>
        </w:r>
      </w:ins>
      <m:oMath>
        <m:r>
          <m:t>Y</m:t>
        </m:r>
      </m:oMath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given a</w:t>
        </w:r>
      </w:ins>
      <w:ins w:id="1085" w:author="PR Preview" w:date="2026-01-01T00:00:00Z">
        <w:r>
          <w:t xml:space="preserve"> </w:t>
        </w:r>
      </w:ins>
      <w:hyperlink w:anchor="def-covariate">
        <w:ins w:id="1086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1087" w:author="PR Preview" w:date="2026-01-01T00:00:00Z">
        <w:r>
          <w:t xml:space="preserve"> </w:t>
        </w:r>
      </w:ins>
      <m:oMath>
        <m:r>
          <m:t>X</m:t>
        </m:r>
      </m:oMath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gives each covariate value</w:t>
        </w:r>
      </w:ins>
      <w:ins w:id="1090" w:author="PR Preview" w:date="2026-01-01T00:00:00Z">
        <w:r>
          <w:t xml:space="preserve"> </w:t>
        </w:r>
      </w:ins>
      <m:oMath>
        <m:r>
          <m:t>x</m:t>
        </m:r>
      </m:oMath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a probability distribution for</w:t>
        </w:r>
      </w:ins>
      <w:ins w:id="1093" w:author="PR Preview" w:date="2026-01-01T00:00:00Z">
        <w:r>
          <w:t xml:space="preserve"> </w:t>
        </w:r>
      </w:ins>
      <m:oMath>
        <m:r>
          <m:t>Y</m:t>
        </m:r>
      </m:oMath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given</w:t>
        </w:r>
      </w:ins>
      <w:ins w:id="109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1097" w:author="PR Preview" w:date="2026-01-01T00:00:00Z">
        <w:r>
          <w:t xml:space="preserve">,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specified by its</w:t>
        </w:r>
      </w:ins>
      <w:ins w:id="1100" w:author="PR Preview" w:date="2026-01-01T00:00:00Z">
        <w:r>
          <w:t xml:space="preserve"> </w:t>
        </w:r>
      </w:ins>
      <w:hyperlink r:id="rId96">
        <w:ins w:id="1101" w:author="PR Preview" w:date="2026-01-01T00:00:00Z">
          <w:r>
            <w:rPr>
              <w:rStyle w:val="Hyperlink"/>
            </w:rPr>
            <w:t xml:space="preserve">cumulative distribution function</w:t>
          </w:r>
        </w:ins>
      </w:hyperlink>
      <w:ins w:id="1102" w:author="PR Preview" w:date="2026-01-01T00:00:00Z">
        <w:r>
          <w:t xml:space="preserve">.</w:t>
        </w:r>
      </w:ins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The</w:t>
        </w:r>
      </w:ins>
      <w:ins w:id="1105" w:author="PR Preview" w:date="2026-01-01T00:00:00Z">
        <w:r>
          <w:t xml:space="preserve"> </w:t>
        </w:r>
      </w:ins>
      <w:hyperlink w:anchor="def-mean-function">
        <w:ins w:id="1106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107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P</m:t>
            </m:r>
          </m:sub>
        </m:sSub>
      </m:oMath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of</w:t>
        </w:r>
      </w:ins>
      <w:ins w:id="1110" w:author="PR Preview" w:date="2026-01-01T00:00:00Z">
        <w:r>
          <w:t xml:space="preserve"> </w:t>
        </w:r>
      </w:ins>
      <m:oMath>
        <m:r>
          <m:t>P</m:t>
        </m:r>
      </m:oMath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maps each covariate value</w:t>
        </w:r>
      </w:ins>
      <w:ins w:id="1113" w:author="PR Preview" w:date="2026-01-01T00:00:00Z">
        <w:r>
          <w:t xml:space="preserve"> </w:t>
        </w:r>
      </w:ins>
      <m:oMath>
        <m:r>
          <m:t>x</m:t>
        </m:r>
      </m:oMath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to the mean of that distribution:</w:t>
        </w:r>
      </w:ins>
    </w:p>
    <w:p>
      <w:pPr>
        <w:pStyle w:val="BodyText"/>
      </w:pPr>
      <w:bookmarkStart w:id="108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2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9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0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1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2"/>
    <w:bookmarkStart w:id="114" w:name="def-distribution-model-family"/>
    <w:p>
      <w:pPr>
        <w:pStyle w:val="BodyText"/>
      </w:pPr>
      <w:del w:id="1116" w:author="PR Preview" w:date="2026-01-01T00:00:00Z">
        <w:r>
          <w:rPr>
            <w:b/>
            <w:bCs/>
          </w:rPr>
          <w:delText xml:space="preserve">Definition 29 (Distribution model family)</w:delText>
        </w:r>
      </w:del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A</w:delText>
        </w:r>
      </w:del>
      <w:del w:id="1119" w:author="PR Preview" w:date="2026-01-01T00:00:00Z">
        <w:r>
          <w:delText xml:space="preserve"> </w:delText>
        </w:r>
      </w:del>
      <w:del w:id="1120" w:author="PR Preview" w:date="2026-01-01T00:00:00Z">
        <w:r>
          <w:rPr>
            <w:b/>
            <w:bCs/>
          </w:rPr>
          <w:delText xml:space="preserve">distribution model family</w:delText>
        </w:r>
      </w:del>
      <w:del w:id="112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delText xml:space="preserve">is a set of</w:delText>
        </w:r>
      </w:del>
      <w:del w:id="1124" w:author="PR Preview" w:date="2026-01-01T00:00:00Z">
        <w:r>
          <w:delText xml:space="preserve"> </w:delText>
        </w:r>
      </w:del>
      <w:hyperlink w:anchor="def-distribution-model">
        <w:del w:id="1125" w:author="PR Preview" w:date="2026-01-01T00:00:00Z">
          <w:r>
            <w:rPr>
              <w:rStyle w:val="Hyperlink"/>
            </w:rPr>
            <w:delText xml:space="preserve">distribution models</w:delText>
          </w:r>
        </w:del>
      </w:hyperlink>
      <w:del w:id="1126" w:author="PR Preview" w:date="2026-01-01T00:00:00Z">
        <w:r>
          <w:delText xml:space="preserve">.</w:delText>
        </w:r>
      </w:del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The</w:delText>
        </w:r>
      </w:del>
      <w:del w:id="1129" w:author="PR Preview" w:date="2026-01-01T00:00:00Z">
        <w:r>
          <w:delText xml:space="preserve"> </w:delText>
        </w:r>
      </w:del>
      <w:hyperlink w:anchor="def-mean-function">
        <w:del w:id="1130" w:author="PR Preview" w:date="2026-01-01T00:00:00Z">
          <w:r>
            <w:rPr>
              <w:rStyle w:val="Hyperlink"/>
            </w:rPr>
            <w:delText xml:space="preserve">mean functions</w:delText>
          </w:r>
        </w:del>
      </w:hyperlink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of its members form the set</w:delText>
        </w:r>
      </w:del>
    </w:p>
    <w:p>
      <w:pPr>
        <w:pStyle w:val="BodyText"/>
      </w:pPr>
      <w:ins w:id="1133" w:author="PR Preview" w:date="2026-01-01T00:00:00Z">
        <w:r>
          <w:rPr>
            <w:b/>
            <w:bCs/>
          </w:rPr>
          <w:t xml:space="preserve">Definition 28 (Distribution model family)</w:t>
        </w:r>
      </w:ins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A</w:t>
        </w:r>
      </w:ins>
      <w:ins w:id="1136" w:author="PR Preview" w:date="2026-01-01T00:00:00Z">
        <w:r>
          <w:t xml:space="preserve"> </w:t>
        </w:r>
      </w:ins>
      <w:ins w:id="1137" w:author="PR Preview" w:date="2026-01-01T00:00:00Z">
        <w:r>
          <w:rPr>
            <w:b/>
            <w:bCs/>
          </w:rPr>
          <w:t xml:space="preserve">distribution model family</w:t>
        </w:r>
      </w:ins>
      <w:ins w:id="113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is a set of</w:t>
        </w:r>
      </w:ins>
      <w:ins w:id="1141" w:author="PR Preview" w:date="2026-01-01T00:00:00Z">
        <w:r>
          <w:t xml:space="preserve"> </w:t>
        </w:r>
      </w:ins>
      <w:hyperlink w:anchor="def-distribution-model">
        <w:ins w:id="1142" w:author="PR Preview" w:date="2026-01-01T00:00:00Z">
          <w:r>
            <w:rPr>
              <w:rStyle w:val="Hyperlink"/>
            </w:rPr>
            <w:t xml:space="preserve">distribution models</w:t>
          </w:r>
        </w:ins>
      </w:hyperlink>
      <w:ins w:id="1143" w:author="PR Preview" w:date="2026-01-01T00:00:00Z">
        <w:r>
          <w:t xml:space="preserve">.</w:t>
        </w:r>
      </w:ins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The</w:t>
        </w:r>
      </w:ins>
      <w:ins w:id="1146" w:author="PR Preview" w:date="2026-01-01T00:00:00Z">
        <w:r>
          <w:t xml:space="preserve"> </w:t>
        </w:r>
      </w:ins>
      <w:hyperlink w:anchor="def-mean-function">
        <w:ins w:id="1147" w:author="PR Preview" w:date="2026-01-01T00:00:00Z">
          <w:r>
            <w:rPr>
              <w:rStyle w:val="Hyperlink"/>
            </w:rPr>
            <w:t xml:space="preserve">mean functions</w:t>
          </w:r>
        </w:ins>
      </w:hyperlink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of its members form the set</w:t>
        </w:r>
      </w:ins>
    </w:p>
    <w:p>
      <w:pPr>
        <w:pStyle w:val="BodyText"/>
      </w:pPr>
      <w:bookmarkStart w:id="113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5"/>
    <w:bookmarkStart w:id="116" w:name="def-fitted-distribution-model"/>
    <w:p>
      <w:pPr>
        <w:pStyle w:val="BodyText"/>
      </w:pPr>
      <w:del w:id="1150" w:author="PR Preview" w:date="2026-01-01T00:00:00Z">
        <w:r>
          <w:rPr>
            <w:b/>
            <w:bCs/>
          </w:rPr>
          <w:delText xml:space="preserve">Definition 30 (Fitted distribution model)</w:delText>
        </w:r>
      </w:del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delText xml:space="preserve">A</w:delText>
        </w:r>
      </w:del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rPr>
            <w:b/>
            <w:bCs/>
          </w:rPr>
          <w:delText xml:space="preserve">fitted distribution model</w:delText>
        </w:r>
      </w:del>
      <w:del w:id="115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P</m:t>
            </m:r>
          </m:e>
        </m:acc>
      </m:oMath>
      <w:del w:id="1156" w:author="PR Preview" w:date="2026-01-01T00:00:00Z">
        <w:r>
          <w:delText xml:space="preserve"> </w:delText>
        </w:r>
      </w:del>
      <w:del w:id="1157" w:author="PR Preview" w:date="2026-01-01T00:00:00Z">
        <w:r>
          <w:delText xml:space="preserve">is a member of a</w:delText>
        </w:r>
      </w:del>
      <w:del w:id="1158" w:author="PR Preview" w:date="2026-01-01T00:00:00Z">
        <w:r>
          <w:delText xml:space="preserve"> </w:delText>
        </w:r>
      </w:del>
      <w:hyperlink w:anchor="def-distribution-model-family">
        <w:del w:id="1159" w:author="PR Preview" w:date="2026-01-01T00:00:00Z">
          <w:r>
            <w:rPr>
              <w:rStyle w:val="Hyperlink"/>
            </w:rPr>
            <w:delText xml:space="preserve">distribution model family</w:delText>
          </w:r>
        </w:del>
      </w:hyperlink>
      <w:del w:id="116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that has been chosen to describe a</w:delText>
        </w:r>
      </w:del>
      <w:del w:id="1163" w:author="PR Preview" w:date="2026-01-01T00:00:00Z">
        <w:r>
          <w:delText xml:space="preserve"> </w:delText>
        </w:r>
      </w:del>
      <w:hyperlink w:anchor="def-data-set">
        <w:del w:id="1164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116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1166" w:author="PR Preview" w:date="2026-01-01T00:00:00Z">
        <w:r>
          <w:delText xml:space="preserve">.</w:delText>
        </w:r>
      </w:del>
    </w:p>
    <w:p>
      <w:pPr>
        <w:pStyle w:val="BodyText"/>
      </w:pPr>
      <w:ins w:id="1167" w:author="PR Preview" w:date="2026-01-01T00:00:00Z">
        <w:r>
          <w:rPr>
            <w:b/>
            <w:bCs/>
          </w:rPr>
          <w:t xml:space="preserve">Definition 29 (Fitted distribution model)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A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rPr>
            <w:b/>
            <w:bCs/>
          </w:rPr>
          <w:t xml:space="preserve">fitted distribution model</w:t>
        </w:r>
      </w:ins>
      <w:ins w:id="117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is a member of a</w:t>
        </w:r>
      </w:ins>
      <w:ins w:id="1175" w:author="PR Preview" w:date="2026-01-01T00:00:00Z">
        <w:r>
          <w:t xml:space="preserve"> </w:t>
        </w:r>
      </w:ins>
      <w:hyperlink w:anchor="def-distribution-model-family">
        <w:ins w:id="1176" w:author="PR Preview" w:date="2026-01-01T00:00:00Z">
          <w:r>
            <w:rPr>
              <w:rStyle w:val="Hyperlink"/>
            </w:rPr>
            <w:t xml:space="preserve">distribution model family</w:t>
          </w:r>
        </w:ins>
      </w:hyperlink>
      <w:ins w:id="117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that has been chosen to describe a</w:t>
        </w:r>
      </w:ins>
      <w:ins w:id="1180" w:author="PR Preview" w:date="2026-01-01T00:00:00Z">
        <w:r>
          <w:t xml:space="preserve"> </w:t>
        </w:r>
      </w:ins>
      <w:hyperlink w:anchor="def-data-set">
        <w:ins w:id="1181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118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1183" w:author="PR Preview" w:date="2026-01-01T00:00:00Z">
        <w:r>
          <w:t xml:space="preserve">.</w:t>
        </w:r>
      </w:ins>
    </w:p>
    <w:bookmarkEnd w:id="116"/>
    <w:bookmarkStart w:id="117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7"/>
    <w:bookmarkStart w:id="119" w:name="def-epl"/>
    <w:p>
      <w:pPr>
        <w:pStyle w:val="BodyText"/>
      </w:pPr>
      <w:del w:id="1184" w:author="PR Preview" w:date="2026-01-01T00:00:00Z">
        <w:r>
          <w:rPr>
            <w:b/>
            <w:bCs/>
          </w:rPr>
          <w:delText xml:space="preserve">Definition 31 (Expected prediction loss at a covariate value)</w:delText>
        </w:r>
      </w:del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delText xml:space="preserve">The</w:delText>
        </w:r>
      </w:del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rPr>
            <w:b/>
            <w:bCs/>
          </w:rPr>
          <w:delText xml:space="preserve">expected prediction loss at</w:delText>
        </w:r>
      </w:del>
      <w:del w:id="1189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of a</w:delText>
        </w:r>
      </w:del>
      <w:del w:id="1192" w:author="PR Preview" w:date="2026-01-01T00:00:00Z">
        <w:r>
          <w:delText xml:space="preserve"> </w:delText>
        </w:r>
      </w:del>
      <w:hyperlink w:anchor="def-fitting-procedure">
        <w:del w:id="1193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194" w:author="PR Preview" w:date="2026-01-01T00:00:00Z">
        <w:r>
          <w:delText xml:space="preserve"> </w:delText>
        </w:r>
      </w:del>
      <m:oMath>
        <m:r>
          <m:t>g</m:t>
        </m:r>
      </m:oMath>
      <w:del w:id="1195" w:author="PR Preview" w:date="2026-01-01T00:00:00Z">
        <w:r>
          <w:delText xml:space="preserve"> </w:delText>
        </w:r>
      </w:del>
      <w:del w:id="1196" w:author="PR Preview" w:date="2026-01-01T00:00:00Z">
        <w:r>
          <w:delText xml:space="preserve">at training-set size</w:delText>
        </w:r>
      </w:del>
      <w:del w:id="1197" w:author="PR Preview" w:date="2026-01-01T00:00:00Z">
        <w:r>
          <w:delText xml:space="preserve"> </w:delText>
        </w:r>
      </w:del>
      <m:oMath>
        <m:r>
          <m:t>n</m:t>
        </m:r>
      </m:oMath>
      <w:del w:id="1198" w:author="PR Preview" w:date="2026-01-01T00:00:00Z">
        <w:r>
          <w:delText xml:space="preserve"> </w:delText>
        </w:r>
      </w:del>
      <w:del w:id="1199" w:author="PR Preview" w:date="2026-01-01T00:00:00Z">
        <w:r>
          <w:delText xml:space="preserve">is the expected</w:delText>
        </w:r>
      </w:del>
      <w:del w:id="1200" w:author="PR Preview" w:date="2026-01-01T00:00:00Z">
        <w:r>
          <w:delText xml:space="preserve"> </w:delText>
        </w:r>
      </w:del>
      <w:hyperlink w:anchor="def-observation-loss">
        <w:del w:id="120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202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of the</w:delText>
        </w:r>
      </w:del>
      <w:del w:id="1205" w:author="PR Preview" w:date="2026-01-01T00:00:00Z">
        <w:r>
          <w:delText xml:space="preserve"> </w:delText>
        </w:r>
      </w:del>
      <w:hyperlink w:anchor="def-prediction-rule">
        <w:del w:id="1206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20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208" w:author="PR Preview" w:date="2026-01-01T00:00:00Z">
        <w:r>
          <w:delText xml:space="preserve"> </w:delText>
        </w:r>
      </w:del>
      <w:del w:id="1209" w:author="PR Preview" w:date="2026-01-01T00:00:00Z">
        <w:r>
          <w:delText xml:space="preserve">that</w:delText>
        </w:r>
      </w:del>
      <w:del w:id="1210" w:author="PR Preview" w:date="2026-01-01T00:00:00Z">
        <w:r>
          <w:delText xml:space="preserve"> </w:delText>
        </w:r>
      </w:del>
      <m:oMath>
        <m:r>
          <m:t>g</m:t>
        </m:r>
      </m:oMath>
      <w:del w:id="1211" w:author="PR Preview" w:date="2026-01-01T00:00:00Z">
        <w:r>
          <w:delText xml:space="preserve"> </w:delText>
        </w:r>
      </w:del>
      <w:del w:id="1212" w:author="PR Preview" w:date="2026-01-01T00:00:00Z">
        <w:r>
          <w:delText xml:space="preserve">produces from</w:delText>
        </w:r>
      </w:del>
      <w:del w:id="121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214" w:author="PR Preview" w:date="2026-01-01T00:00:00Z">
        <w:r>
          <w:delText xml:space="preserve">,</w:delText>
        </w:r>
      </w:del>
      <w:del w:id="1215" w:author="PR Preview" w:date="2026-01-01T00:00:00Z">
        <w:r>
          <w:delText xml:space="preserve"> </w:delText>
        </w:r>
      </w:del>
      <w:del w:id="1216" w:author="PR Preview" w:date="2026-01-01T00:00:00Z">
        <w:r>
          <w:delText xml:space="preserve">on a new outcome</w:delText>
        </w:r>
      </w:del>
      <w:del w:id="121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with</w:delText>
        </w:r>
      </w:del>
      <w:del w:id="122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221" w:author="PR Preview" w:date="2026-01-01T00:00:00Z">
        <w:r>
          <w:delText xml:space="preserve">,</w:delText>
        </w:r>
      </w:del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averaged over random</w:delText>
        </w:r>
      </w:del>
      <w:del w:id="1224" w:author="PR Preview" w:date="2026-01-01T00:00:00Z">
        <w:r>
          <w:delText xml:space="preserve"> </w:delText>
        </w:r>
      </w:del>
      <w:hyperlink w:anchor="def-training-set">
        <w:del w:id="1225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122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227" w:author="PR Preview" w:date="2026-01-01T00:00:00Z">
        <w:r>
          <w:delText xml:space="preserve"> </w:delText>
        </w:r>
      </w:del>
      <w:del w:id="1228" w:author="PR Preview" w:date="2026-01-01T00:00:00Z">
        <w:r>
          <w:delText xml:space="preserve">of</w:delText>
        </w:r>
      </w:del>
      <w:del w:id="1229" w:author="PR Preview" w:date="2026-01-01T00:00:00Z">
        <w:r>
          <w:delText xml:space="preserve"> </w:delText>
        </w:r>
      </w:del>
      <m:oMath>
        <m:r>
          <m:t>n</m:t>
        </m:r>
      </m:oMath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observations</w:delText>
        </w:r>
      </w:del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delText xml:space="preserve">drawn independently of</w:delText>
        </w:r>
      </w:del>
      <w:del w:id="123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235" w:author="PR Preview" w:date="2026-01-01T00:00:00Z">
        <w:r>
          <w:delText xml:space="preserve">,</w:delText>
        </w:r>
      </w:del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and over</w:delText>
        </w:r>
      </w:del>
      <w:del w:id="123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239" w:author="PR Preview" w:date="2026-01-01T00:00:00Z">
        <w:r>
          <w:delText xml:space="preserve">.</w:delText>
        </w:r>
      </w:del>
      <w:del w:id="1240" w:author="PR Preview" w:date="2026-01-01T00:00:00Z">
        <w:r>
          <w:delText xml:space="preserve"> </w:delText>
        </w:r>
      </w:del>
      <w:del w:id="1241" w:author="PR Preview" w:date="2026-01-01T00:00:00Z">
        <w:r>
          <w:delText xml:space="preserve">The rule</w:delText>
        </w:r>
      </w:del>
      <w:del w:id="124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243" w:author="PR Preview" w:date="2026-01-01T00:00:00Z">
        <w:r>
          <w:delText xml:space="preserve"> </w:delText>
        </w:r>
      </w:del>
      <w:del w:id="1244" w:author="PR Preview" w:date="2026-01-01T00:00:00Z">
        <w:r>
          <w:delText xml:space="preserve">is random because</w:delText>
        </w:r>
      </w:del>
      <w:del w:id="124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246" w:author="PR Preview" w:date="2026-01-01T00:00:00Z">
        <w:r>
          <w:delText xml:space="preserve"> </w:delText>
        </w:r>
      </w:del>
      <w:del w:id="1247" w:author="PR Preview" w:date="2026-01-01T00:00:00Z">
        <w:r>
          <w:delText xml:space="preserve">is:</w:delText>
        </w:r>
      </w:del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del w:id="1248" w:author="PR Preview" w:date="2026-01-01T00:00:00Z">
        <w:r>
          <w:rPr>
            <w:i/>
            <w:iCs/>
          </w:rPr>
          <w:delText xml:space="preserve">Remark 8</w:delText>
        </w:r>
      </w:del>
      <w:del w:id="1249" w:author="PR Preview" w:date="2026-01-01T00:00:00Z">
        <w:r>
          <w:delText xml:space="preserve"> (The expected prediction loss and the generalization error). </w:delText>
        </w:r>
      </w:del>
      <w:del w:id="1250" w:author="PR Preview" w:date="2026-01-01T00:00:00Z">
        <w:r>
          <w:delText xml:space="preserve">The</w:delText>
        </w:r>
      </w:del>
      <w:del w:id="1251" w:author="PR Preview" w:date="2026-01-01T00:00:00Z">
        <w:r>
          <w:delText xml:space="preserve"> </w:delText>
        </w:r>
      </w:del>
      <w:hyperlink w:anchor="def-generalization-error">
        <w:del w:id="1252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125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254" w:author="PR Preview" w:date="2026-01-01T00:00:00Z">
        <w:r>
          <w:delText xml:space="preserve"> </w:delText>
        </w:r>
      </w:del>
      <w:del w:id="1255" w:author="PR Preview" w:date="2026-01-01T00:00:00Z">
        <w:r>
          <w:delText xml:space="preserve">holds the training set fixed and averages the loss over new covariate values too.</w:delText>
        </w:r>
      </w:del>
      <w:del w:id="1256" w:author="PR Preview" w:date="2026-01-01T00:00:00Z">
        <w:r>
          <w:delText xml:space="preserve"> </w:delText>
        </w:r>
      </w:del>
      <w:del w:id="1257" w:author="PR Preview" w:date="2026-01-01T00:00:00Z">
        <w:r>
          <w:delText xml:space="preserve">The expected prediction loss at</w:delText>
        </w:r>
      </w:del>
      <w:del w:id="1258" w:author="PR Preview" w:date="2026-01-01T00:00:00Z">
        <w:r>
          <w:delText xml:space="preserve"> </w:delText>
        </w:r>
      </w:del>
      <m:oMath>
        <m:r>
          <m:t>x</m:t>
        </m:r>
      </m:oMath>
      <w:del w:id="1259" w:author="PR Preview" w:date="2026-01-01T00:00:00Z">
        <w:r>
          <w:delText xml:space="preserve"> </w:delText>
        </w:r>
      </w:del>
      <w:del w:id="1260" w:author="PR Preview" w:date="2026-01-01T00:00:00Z">
        <w:r>
          <w:delText xml:space="preserve">averages over training sets as well,</w:delText>
        </w:r>
      </w:del>
      <w:del w:id="1261" w:author="PR Preview" w:date="2026-01-01T00:00:00Z">
        <w:r>
          <w:delText xml:space="preserve"> </w:delText>
        </w:r>
      </w:del>
      <w:del w:id="1262" w:author="PR Preview" w:date="2026-01-01T00:00:00Z">
        <w:r>
          <w:delText xml:space="preserve">and holds the covariate value fixed.</w:delText>
        </w:r>
      </w:del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delText xml:space="preserve">Neither is the</w:delText>
        </w:r>
      </w:del>
      <w:del w:id="1265" w:author="PR Preview" w:date="2026-01-01T00:00:00Z">
        <w:r>
          <w:delText xml:space="preserve"> </w:delText>
        </w:r>
      </w:del>
      <w:hyperlink w:anchor="def-test-error">
        <w:del w:id="1266" w:author="PR Preview" w:date="2026-01-01T00:00:00Z">
          <w:r>
            <w:rPr>
              <w:rStyle w:val="Hyperlink"/>
            </w:rPr>
            <w:delText xml:space="preserve">test error</w:delText>
          </w:r>
        </w:del>
      </w:hyperlink>
      <w:del w:id="1267" w:author="PR Preview" w:date="2026-01-01T00:00:00Z">
        <w:r>
          <w:delText xml:space="preserve">:</w:delText>
        </w:r>
      </w:del>
      <w:del w:id="1268" w:author="PR Preview" w:date="2026-01-01T00:00:00Z">
        <w:r>
          <w:delText xml:space="preserve"> </w:delText>
        </w:r>
      </w:del>
      <w:del w:id="1269" w:author="PR Preview" w:date="2026-01-01T00:00:00Z">
        <w:r>
          <w:delText xml:space="preserve">the test error is an average over a finite test set,</w:delText>
        </w:r>
      </w:del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delText xml:space="preserve">so it estimates the generalization error without equalling it.</w:delText>
        </w:r>
      </w:del>
    </w:p>
    <w:p>
      <w:pPr>
        <w:pStyle w:val="BodyText"/>
      </w:pPr>
      <w:del w:id="1272" w:author="PR Preview" w:date="2026-01-01T00:00:00Z">
        <w:r>
          <w:rPr>
            <w:b/>
            <w:bCs/>
          </w:rPr>
          <w:delText xml:space="preserve">Definition 32 (Expected prediction error at a covariate value)</w:delText>
        </w:r>
      </w:del>
      <w:del w:id="1273" w:author="PR Preview" w:date="2026-01-01T00:00:00Z">
        <w:r>
          <w:delText xml:space="preserve"> </w:delText>
        </w:r>
      </w:del>
      <w:del w:id="1274" w:author="PR Preview" w:date="2026-01-01T00:00:00Z">
        <w:r>
          <w:delText xml:space="preserve">The</w:delText>
        </w:r>
      </w:del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rPr>
            <w:b/>
            <w:bCs/>
          </w:rPr>
          <w:delText xml:space="preserve">expected prediction error at</w:delText>
        </w:r>
      </w:del>
      <w:del w:id="1277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(</w:delText>
        </w:r>
      </w:del>
      <w:del w:id="1280" w:author="PR Preview" w:date="2026-01-01T00:00:00Z">
        <w:r>
          <w:rPr>
            <w:b/>
            <w:bCs/>
          </w:rPr>
          <w:delText xml:space="preserve">EPE</w:delText>
        </w:r>
      </w:del>
      <w:del w:id="1281" w:author="PR Preview" w:date="2026-01-01T00:00:00Z">
        <w:r>
          <w:delText xml:space="preserve">; also the</w:delText>
        </w:r>
      </w:del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rPr>
            <w:b/>
            <w:bCs/>
          </w:rPr>
          <w:delText xml:space="preserve">expected squared prediction error</w:delText>
        </w:r>
      </w:del>
      <w:del w:id="1284" w:author="PR Preview" w:date="2026-01-01T00:00:00Z">
        <w:r>
          <w:delText xml:space="preserve">,</w:delText>
        </w:r>
      </w:del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rPr>
            <w:b/>
            <w:bCs/>
          </w:rPr>
          <w:delText xml:space="preserve">ESPE</w:delText>
        </w:r>
      </w:del>
      <w:del w:id="1287" w:author="PR Preview" w:date="2026-01-01T00:00:00Z">
        <w:r>
          <w:delText xml:space="preserve">)</w:delText>
        </w:r>
      </w:del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delText xml:space="preserve">of a</w:delText>
        </w:r>
      </w:del>
      <w:del w:id="1290" w:author="PR Preview" w:date="2026-01-01T00:00:00Z">
        <w:r>
          <w:delText xml:space="preserve"> </w:delText>
        </w:r>
      </w:del>
      <w:hyperlink w:anchor="def-fitting-procedure">
        <w:del w:id="1291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292" w:author="PR Preview" w:date="2026-01-01T00:00:00Z">
        <w:r>
          <w:delText xml:space="preserve"> </w:delText>
        </w:r>
      </w:del>
      <m:oMath>
        <m:r>
          <m:t>g</m:t>
        </m:r>
      </m:oMath>
      <w:del w:id="1293" w:author="PR Preview" w:date="2026-01-01T00:00:00Z">
        <w:r>
          <w:delText xml:space="preserve"> </w:delText>
        </w:r>
      </w:del>
      <w:del w:id="1294" w:author="PR Preview" w:date="2026-01-01T00:00:00Z">
        <w:r>
          <w:delText xml:space="preserve">at training-set size</w:delText>
        </w:r>
      </w:del>
      <w:del w:id="1295" w:author="PR Preview" w:date="2026-01-01T00:00:00Z">
        <w:r>
          <w:delText xml:space="preserve"> </w:delText>
        </w:r>
      </w:del>
      <m:oMath>
        <m:r>
          <m:t>n</m:t>
        </m:r>
      </m:oMath>
      <w:del w:id="1296" w:author="PR Preview" w:date="2026-01-01T00:00:00Z">
        <w:r>
          <w:delText xml:space="preserve"> </w:delText>
        </w:r>
      </w:del>
      <w:del w:id="1297" w:author="PR Preview" w:date="2026-01-01T00:00:00Z">
        <w:r>
          <w:delText xml:space="preserve">is its</w:delText>
        </w:r>
      </w:del>
      <w:del w:id="1298" w:author="PR Preview" w:date="2026-01-01T00:00:00Z">
        <w:r>
          <w:delText xml:space="preserve"> </w:delText>
        </w:r>
      </w:del>
      <w:hyperlink w:anchor="def-epl">
        <w:del w:id="1299" w:author="PR Preview" w:date="2026-01-01T00:00:00Z">
          <w:r>
            <w:rPr>
              <w:rStyle w:val="Hyperlink"/>
            </w:rPr>
            <w:delText xml:space="preserve">expected prediction loss</w:delText>
          </w:r>
        </w:del>
      </w:hyperlink>
      <w:del w:id="1300" w:author="PR Preview" w:date="2026-01-01T00:00:00Z">
        <w:r>
          <w:delText xml:space="preserve"> </w:delText>
        </w:r>
      </w:del>
      <w:del w:id="1301" w:author="PR Preview" w:date="2026-01-01T00:00:00Z">
        <w:r>
          <w:delText xml:space="preserve">under</w:delText>
        </w:r>
      </w:del>
      <w:del w:id="1302" w:author="PR Preview" w:date="2026-01-01T00:00:00Z">
        <w:r>
          <w:delText xml:space="preserve"> </w:delText>
        </w:r>
      </w:del>
      <w:hyperlink w:anchor="rem-squared-error-loss">
        <w:del w:id="1303" w:author="PR Preview" w:date="2026-01-01T00:00:00Z">
          <w:r>
            <w:rPr>
              <w:rStyle w:val="Hyperlink"/>
            </w:rPr>
            <w:delText xml:space="preserve">squared-error loss</w:delText>
          </w:r>
        </w:del>
      </w:hyperlink>
      <w:del w:id="1304" w:author="PR Preview" w:date="2026-01-01T00:00:00Z">
        <w:r>
          <w:delText xml:space="preserve">,</w:delText>
        </w:r>
      </w:del>
      <w:del w:id="1305" w:author="PR Preview" w:date="2026-01-01T00:00:00Z">
        <w:r>
          <w:delText xml:space="preserve"> </w:delText>
        </w:r>
      </w:del>
      <w:del w:id="1306" w:author="PR Preview" w:date="2026-01-01T00:00:00Z">
        <w:r>
          <w:delText xml:space="preserve">the expected value of the squared</w:delText>
        </w:r>
      </w:del>
      <w:del w:id="1307" w:author="PR Preview" w:date="2026-01-01T00:00:00Z">
        <w:r>
          <w:delText xml:space="preserve"> </w:delText>
        </w:r>
      </w:del>
      <w:hyperlink r:id="rId70">
        <w:del w:id="1308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1309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310" w:author="PR Preview" w:date="2026-01-01T00:00:00Z">
        <w:r>
          <w:delText xml:space="preserve"> </w:delText>
        </w:r>
      </w:del>
      <w:del w:id="1311" w:author="PR Preview" w:date="2026-01-01T00:00:00Z">
        <w:r>
          <w:delText xml:space="preserve">of the</w:delText>
        </w:r>
      </w:del>
      <w:del w:id="1312" w:author="PR Preview" w:date="2026-01-01T00:00:00Z">
        <w:r>
          <w:delText xml:space="preserve"> </w:delText>
        </w:r>
      </w:del>
      <w:hyperlink w:anchor="def-prediction-rule">
        <w:del w:id="1313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31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315" w:author="PR Preview" w:date="2026-01-01T00:00:00Z">
        <w:r>
          <w:delText xml:space="preserve"> </w:delText>
        </w:r>
      </w:del>
      <w:del w:id="1316" w:author="PR Preview" w:date="2026-01-01T00:00:00Z">
        <w:r>
          <w:delText xml:space="preserve">that</w:delText>
        </w:r>
      </w:del>
      <w:del w:id="1317" w:author="PR Preview" w:date="2026-01-01T00:00:00Z">
        <w:r>
          <w:delText xml:space="preserve"> </w:delText>
        </w:r>
      </w:del>
      <m:oMath>
        <m:r>
          <m:t>g</m:t>
        </m:r>
      </m:oMath>
      <w:del w:id="1318" w:author="PR Preview" w:date="2026-01-01T00:00:00Z">
        <w:r>
          <w:delText xml:space="preserve"> </w:delText>
        </w:r>
      </w:del>
      <w:del w:id="1319" w:author="PR Preview" w:date="2026-01-01T00:00:00Z">
        <w:r>
          <w:delText xml:space="preserve">produces from</w:delText>
        </w:r>
      </w:del>
      <w:del w:id="132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21" w:author="PR Preview" w:date="2026-01-01T00:00:00Z">
        <w:r>
          <w:delText xml:space="preserve">:</w:delText>
        </w:r>
      </w:del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del w:id="1322" w:author="PR Preview" w:date="2026-01-01T00:00:00Z">
        <w:r>
          <w:rPr>
            <w:i/>
            <w:iCs/>
          </w:rPr>
          <w:delText xml:space="preserve">Remark 9</w:delText>
        </w:r>
      </w:del>
      <w:del w:id="1323" w:author="PR Preview" w:date="2026-01-01T00:00:00Z">
        <w:r>
          <w:delText xml:space="preserve"> (The expected prediction error is a population mean squared error). </w:delText>
        </w:r>
      </w:del>
      <w:del w:id="1324" w:author="PR Preview" w:date="2026-01-01T00:00:00Z">
        <w:r>
          <w:delText xml:space="preserve">The expected prediction error is the</w:delText>
        </w:r>
      </w:del>
      <w:del w:id="1325" w:author="PR Preview" w:date="2026-01-01T00:00:00Z">
        <w:r>
          <w:delText xml:space="preserve"> </w:delText>
        </w:r>
      </w:del>
      <w:hyperlink r:id="rId123">
        <w:del w:id="1326" w:author="PR Preview" w:date="2026-01-01T00:00:00Z">
          <w:r>
            <w:rPr>
              <w:rStyle w:val="Hyperlink"/>
            </w:rPr>
            <w:delText xml:space="preserve">pMSE</w:delText>
          </w:r>
        </w:del>
      </w:hyperlink>
      <w:del w:id="1327" w:author="PR Preview" w:date="2026-01-01T00:00:00Z">
        <w:r>
          <w:delText xml:space="preserve"> </w:delText>
        </w:r>
      </w:del>
      <w:del w:id="1328" w:author="PR Preview" w:date="2026-01-01T00:00:00Z">
        <w:r>
          <w:delText xml:space="preserve">of the prediction</w:delText>
        </w:r>
      </w:del>
      <w:del w:id="132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330" w:author="PR Preview" w:date="2026-01-01T00:00:00Z">
        <w:r>
          <w:delText xml:space="preserve"> </w:delText>
        </w:r>
      </w:del>
      <w:del w:id="1331" w:author="PR Preview" w:date="2026-01-01T00:00:00Z">
        <w:r>
          <w:delText xml:space="preserve">as a prediction of the new outcome</w:delText>
        </w:r>
      </w:del>
      <w:del w:id="133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333" w:author="PR Preview" w:date="2026-01-01T00:00:00Z">
        <w:r>
          <w:delText xml:space="preserve">.</w:delText>
        </w:r>
      </w:del>
      <w:del w:id="1334" w:author="PR Preview" w:date="2026-01-01T00:00:00Z">
        <w:r>
          <w:delText xml:space="preserve"> </w:delText>
        </w:r>
      </w:del>
      <w:del w:id="1335" w:author="PR Preview" w:date="2026-01-01T00:00:00Z">
        <w:r>
          <w:delText xml:space="preserve">With squared-error loss,</w:delText>
        </w:r>
      </w:del>
      <w:del w:id="1336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337" w:author="PR Preview" w:date="2026-01-01T00:00:00Z">
        <w:r>
          <w:delText xml:space="preserve">.</w:delText>
        </w:r>
      </w:del>
    </w:p>
    <w:p>
      <w:pPr>
        <w:pStyle w:val="BodyText"/>
      </w:pPr>
      <w:ins w:id="1338" w:author="PR Preview" w:date="2026-01-01T00:00:00Z">
        <w:r>
          <w:rPr>
            <w:b/>
            <w:bCs/>
          </w:rPr>
          <w:t xml:space="preserve">Definition 30 (Expected prediction loss at a covariate value)</w:t>
        </w:r>
      </w:ins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The</w:t>
        </w:r>
      </w:ins>
      <w:ins w:id="1341" w:author="PR Preview" w:date="2026-01-01T00:00:00Z">
        <w:r>
          <w:t xml:space="preserve"> </w:t>
        </w:r>
      </w:ins>
      <w:ins w:id="1342" w:author="PR Preview" w:date="2026-01-01T00:00:00Z">
        <w:r>
          <w:rPr>
            <w:b/>
            <w:bCs/>
          </w:rPr>
          <w:t xml:space="preserve">expected prediction loss at</w:t>
        </w:r>
      </w:ins>
      <w:ins w:id="1343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of a</w:t>
        </w:r>
      </w:ins>
      <w:ins w:id="1346" w:author="PR Preview" w:date="2026-01-01T00:00:00Z">
        <w:r>
          <w:t xml:space="preserve"> </w:t>
        </w:r>
      </w:ins>
      <w:hyperlink w:anchor="def-fitting-procedure">
        <w:ins w:id="1347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348" w:author="PR Preview" w:date="2026-01-01T00:00:00Z">
        <w:r>
          <w:t xml:space="preserve"> </w:t>
        </w:r>
      </w:ins>
      <m:oMath>
        <m:r>
          <m:t>g</m:t>
        </m:r>
      </m:oMath>
      <w:ins w:id="1349" w:author="PR Preview" w:date="2026-01-01T00:00:00Z">
        <w:r>
          <w:t xml:space="preserve"> </w:t>
        </w:r>
      </w:ins>
      <w:ins w:id="1350" w:author="PR Preview" w:date="2026-01-01T00:00:00Z">
        <w:r>
          <w:t xml:space="preserve">at training-set size</w:t>
        </w:r>
      </w:ins>
      <w:ins w:id="1351" w:author="PR Preview" w:date="2026-01-01T00:00:00Z">
        <w:r>
          <w:t xml:space="preserve"> </w:t>
        </w:r>
      </w:ins>
      <m:oMath>
        <m:r>
          <m:t>n</m:t>
        </m:r>
      </m:oMath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is the expected</w:t>
        </w:r>
      </w:ins>
      <w:ins w:id="1354" w:author="PR Preview" w:date="2026-01-01T00:00:00Z">
        <w:r>
          <w:t xml:space="preserve"> </w:t>
        </w:r>
      </w:ins>
      <w:hyperlink w:anchor="def-observation-loss">
        <w:ins w:id="1355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356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of the</w:t>
        </w:r>
      </w:ins>
      <w:ins w:id="1359" w:author="PR Preview" w:date="2026-01-01T00:00:00Z">
        <w:r>
          <w:t xml:space="preserve"> </w:t>
        </w:r>
      </w:ins>
      <w:hyperlink w:anchor="def-fitted-model">
        <w:ins w:id="1360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36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that</w:t>
        </w:r>
      </w:ins>
      <w:ins w:id="1364" w:author="PR Preview" w:date="2026-01-01T00:00:00Z">
        <w:r>
          <w:t xml:space="preserve"> </w:t>
        </w:r>
      </w:ins>
      <m:oMath>
        <m:r>
          <m:t>g</m:t>
        </m:r>
      </m:oMath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produces from</w:t>
        </w:r>
      </w:ins>
      <w:ins w:id="136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68" w:author="PR Preview" w:date="2026-01-01T00:00:00Z">
        <w:r>
          <w:t xml:space="preserve">,</w:t>
        </w:r>
      </w:ins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on a new outcome</w:t>
        </w:r>
      </w:ins>
      <w:ins w:id="137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with</w:t>
        </w:r>
      </w:ins>
      <w:ins w:id="137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375" w:author="PR Preview" w:date="2026-01-01T00:00:00Z">
        <w:r>
          <w:t xml:space="preserve">,</w:t>
        </w:r>
      </w:ins>
      <w:ins w:id="1376" w:author="PR Preview" w:date="2026-01-01T00:00:00Z">
        <w:r>
          <w:t xml:space="preserve"> </w:t>
        </w:r>
      </w:ins>
      <w:ins w:id="1377" w:author="PR Preview" w:date="2026-01-01T00:00:00Z">
        <w:r>
          <w:t xml:space="preserve">averaged over random</w:t>
        </w:r>
      </w:ins>
      <w:ins w:id="1378" w:author="PR Preview" w:date="2026-01-01T00:00:00Z">
        <w:r>
          <w:t xml:space="preserve"> </w:t>
        </w:r>
      </w:ins>
      <w:hyperlink w:anchor="def-training-set">
        <w:ins w:id="1379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138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81" w:author="PR Preview" w:date="2026-01-01T00:00:00Z">
        <w:r>
          <w:t xml:space="preserve"> </w:t>
        </w:r>
      </w:ins>
      <w:ins w:id="1382" w:author="PR Preview" w:date="2026-01-01T00:00:00Z">
        <w:r>
          <w:t xml:space="preserve">of</w:t>
        </w:r>
      </w:ins>
      <w:ins w:id="1383" w:author="PR Preview" w:date="2026-01-01T00:00:00Z">
        <w:r>
          <w:t xml:space="preserve"> </w:t>
        </w:r>
      </w:ins>
      <m:oMath>
        <m:r>
          <m:t>n</m:t>
        </m:r>
      </m:oMath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observations</w:t>
        </w:r>
      </w:ins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drawn independently of</w:t>
        </w:r>
      </w:ins>
      <w:ins w:id="138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389" w:author="PR Preview" w:date="2026-01-01T00:00:00Z">
        <w:r>
          <w:t xml:space="preserve">,</w:t>
        </w:r>
      </w:ins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and over</w:t>
        </w:r>
      </w:ins>
      <w:ins w:id="139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393" w:author="PR Preview" w:date="2026-01-01T00:00:00Z">
        <w:r>
          <w:t xml:space="preserve">.</w:t>
        </w:r>
      </w:ins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The rule</w:t>
        </w:r>
      </w:ins>
      <w:ins w:id="139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397" w:author="PR Preview" w:date="2026-01-01T00:00:00Z">
        <w:r>
          <w:t xml:space="preserve"> </w:t>
        </w:r>
      </w:ins>
      <w:ins w:id="1398" w:author="PR Preview" w:date="2026-01-01T00:00:00Z">
        <w:r>
          <w:t xml:space="preserve">is random because</w:t>
        </w:r>
      </w:ins>
      <w:ins w:id="139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is:</w:t>
        </w:r>
      </w:ins>
    </w:p>
    <w:p>
      <w:pPr>
        <w:pStyle w:val="BodyText"/>
      </w:pPr>
      <w:bookmarkStart w:id="118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rem-epl-generalization-error"/>
    <w:p>
      <w:pPr>
        <w:pStyle w:val="FirstParagraph"/>
      </w:pPr>
      <w:ins w:id="1402" w:author="PR Preview" w:date="2026-01-01T00:00:00Z">
        <w:r>
          <w:rPr>
            <w:i/>
            <w:iCs/>
          </w:rPr>
          <w:t xml:space="preserve">Remark 9</w:t>
        </w:r>
      </w:ins>
      <w:ins w:id="1403" w:author="PR Preview" w:date="2026-01-01T00:00:00Z">
        <w:r>
          <w:t xml:space="preserve"> (The expected prediction loss and the generalization error). </w:t>
        </w:r>
      </w:ins>
      <w:ins w:id="1404" w:author="PR Preview" w:date="2026-01-01T00:00:00Z">
        <w:r>
          <w:t xml:space="preserve">The</w:t>
        </w:r>
      </w:ins>
      <w:ins w:id="1405" w:author="PR Preview" w:date="2026-01-01T00:00:00Z">
        <w:r>
          <w:t xml:space="preserve"> </w:t>
        </w:r>
      </w:ins>
      <w:hyperlink w:anchor="def-generalization-error">
        <w:ins w:id="1406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140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holds the training set fixed and averages the loss over new covariate values too.</w:t>
        </w:r>
      </w:ins>
      <w:ins w:id="1410" w:author="PR Preview" w:date="2026-01-01T00:00:00Z">
        <w:r>
          <w:t xml:space="preserve"> </w:t>
        </w:r>
      </w:ins>
      <w:ins w:id="1411" w:author="PR Preview" w:date="2026-01-01T00:00:00Z">
        <w:r>
          <w:t xml:space="preserve">The expected prediction loss at</w:t>
        </w:r>
      </w:ins>
      <w:ins w:id="1412" w:author="PR Preview" w:date="2026-01-01T00:00:00Z">
        <w:r>
          <w:t xml:space="preserve"> </w:t>
        </w:r>
      </w:ins>
      <m:oMath>
        <m:r>
          <m:t>x</m:t>
        </m:r>
      </m:oMath>
      <w:ins w:id="1413" w:author="PR Preview" w:date="2026-01-01T00:00:00Z">
        <w:r>
          <w:t xml:space="preserve"> </w:t>
        </w:r>
      </w:ins>
      <w:ins w:id="1414" w:author="PR Preview" w:date="2026-01-01T00:00:00Z">
        <w:r>
          <w:t xml:space="preserve">averages over training sets as well,</w:t>
        </w:r>
      </w:ins>
      <w:ins w:id="1415" w:author="PR Preview" w:date="2026-01-01T00:00:00Z">
        <w:r>
          <w:t xml:space="preserve"> </w:t>
        </w:r>
      </w:ins>
      <w:ins w:id="1416" w:author="PR Preview" w:date="2026-01-01T00:00:00Z">
        <w:r>
          <w:t xml:space="preserve">and holds the covariate value fixed.</w:t>
        </w:r>
      </w:ins>
      <w:ins w:id="1417" w:author="PR Preview" w:date="2026-01-01T00:00:00Z">
        <w:r>
          <w:t xml:space="preserve"> </w:t>
        </w:r>
      </w:ins>
      <w:ins w:id="1418" w:author="PR Preview" w:date="2026-01-01T00:00:00Z">
        <w:r>
          <w:t xml:space="preserve">Neither is the</w:t>
        </w:r>
      </w:ins>
      <w:ins w:id="1419" w:author="PR Preview" w:date="2026-01-01T00:00:00Z">
        <w:r>
          <w:t xml:space="preserve"> </w:t>
        </w:r>
      </w:ins>
      <w:hyperlink w:anchor="def-test-error">
        <w:ins w:id="1420" w:author="PR Preview" w:date="2026-01-01T00:00:00Z">
          <w:r>
            <w:rPr>
              <w:rStyle w:val="Hyperlink"/>
            </w:rPr>
            <w:t xml:space="preserve">test error</w:t>
          </w:r>
        </w:ins>
      </w:hyperlink>
      <w:ins w:id="1421" w:author="PR Preview" w:date="2026-01-01T00:00:00Z">
        <w:r>
          <w:t xml:space="preserve">:</w:t>
        </w:r>
      </w:ins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the test error is an average over a finite test set,</w:t>
        </w:r>
      </w:ins>
      <w:ins w:id="1424" w:author="PR Preview" w:date="2026-01-01T00:00:00Z">
        <w:r>
          <w:t xml:space="preserve"> </w:t>
        </w:r>
      </w:ins>
      <w:ins w:id="1425" w:author="PR Preview" w:date="2026-01-01T00:00:00Z">
        <w:r>
          <w:t xml:space="preserve">so it estimates the generalization error without equalling it.</w:t>
        </w:r>
      </w:ins>
    </w:p>
    <w:bookmarkEnd w:id="120"/>
    <w:bookmarkStart w:id="122" w:name="def-epe"/>
    <w:p>
      <w:pPr>
        <w:pStyle w:val="BodyText"/>
      </w:pPr>
      <w:ins w:id="1426" w:author="PR Preview" w:date="2026-01-01T00:00:00Z">
        <w:r>
          <w:rPr>
            <w:b/>
            <w:bCs/>
          </w:rPr>
          <w:t xml:space="preserve">Definition 31 (Expected prediction error at a covariate value)</w:t>
        </w:r>
      </w:ins>
      <w:ins w:id="1427" w:author="PR Preview" w:date="2026-01-01T00:00:00Z">
        <w:r>
          <w:t xml:space="preserve"> </w:t>
        </w:r>
      </w:ins>
      <w:ins w:id="1428" w:author="PR Preview" w:date="2026-01-01T00:00:00Z">
        <w:r>
          <w:t xml:space="preserve">The</w:t>
        </w:r>
      </w:ins>
      <w:ins w:id="1429" w:author="PR Preview" w:date="2026-01-01T00:00:00Z">
        <w:r>
          <w:t xml:space="preserve"> </w:t>
        </w:r>
      </w:ins>
      <w:ins w:id="1430" w:author="PR Preview" w:date="2026-01-01T00:00:00Z">
        <w:r>
          <w:rPr>
            <w:b/>
            <w:bCs/>
          </w:rPr>
          <w:t xml:space="preserve">expected prediction error at</w:t>
        </w:r>
      </w:ins>
      <w:ins w:id="1431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1432" w:author="PR Preview" w:date="2026-01-01T00:00:00Z">
        <w:r>
          <w:t xml:space="preserve"> </w:t>
        </w:r>
      </w:ins>
      <w:ins w:id="1433" w:author="PR Preview" w:date="2026-01-01T00:00:00Z">
        <w:r>
          <w:t xml:space="preserve">(</w:t>
        </w:r>
      </w:ins>
      <w:ins w:id="1434" w:author="PR Preview" w:date="2026-01-01T00:00:00Z">
        <w:r>
          <w:rPr>
            <w:b/>
            <w:bCs/>
          </w:rPr>
          <w:t xml:space="preserve">EPE</w:t>
        </w:r>
      </w:ins>
      <w:ins w:id="1435" w:author="PR Preview" w:date="2026-01-01T00:00:00Z">
        <w:r>
          <w:t xml:space="preserve">; also the</w:t>
        </w:r>
      </w:ins>
      <w:ins w:id="1436" w:author="PR Preview" w:date="2026-01-01T00:00:00Z">
        <w:r>
          <w:t xml:space="preserve"> </w:t>
        </w:r>
      </w:ins>
      <w:ins w:id="1437" w:author="PR Preview" w:date="2026-01-01T00:00:00Z">
        <w:r>
          <w:rPr>
            <w:b/>
            <w:bCs/>
          </w:rPr>
          <w:t xml:space="preserve">expected squared prediction error</w:t>
        </w:r>
      </w:ins>
      <w:ins w:id="1438" w:author="PR Preview" w:date="2026-01-01T00:00:00Z">
        <w:r>
          <w:t xml:space="preserve">,</w:t>
        </w:r>
      </w:ins>
      <w:ins w:id="1439" w:author="PR Preview" w:date="2026-01-01T00:00:00Z">
        <w:r>
          <w:t xml:space="preserve"> </w:t>
        </w:r>
      </w:ins>
      <w:ins w:id="1440" w:author="PR Preview" w:date="2026-01-01T00:00:00Z">
        <w:r>
          <w:rPr>
            <w:b/>
            <w:bCs/>
          </w:rPr>
          <w:t xml:space="preserve">ESPE</w:t>
        </w:r>
      </w:ins>
      <w:ins w:id="1441" w:author="PR Preview" w:date="2026-01-01T00:00:00Z">
        <w:r>
          <w:t xml:space="preserve">)</w:t>
        </w:r>
      </w:ins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of a</w:t>
        </w:r>
      </w:ins>
      <w:ins w:id="1444" w:author="PR Preview" w:date="2026-01-01T00:00:00Z">
        <w:r>
          <w:t xml:space="preserve"> </w:t>
        </w:r>
      </w:ins>
      <w:hyperlink w:anchor="def-fitting-procedure">
        <w:ins w:id="1445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446" w:author="PR Preview" w:date="2026-01-01T00:00:00Z">
        <w:r>
          <w:t xml:space="preserve"> </w:t>
        </w:r>
      </w:ins>
      <m:oMath>
        <m:r>
          <m:t>g</m:t>
        </m:r>
      </m:oMath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at training-set size</w:t>
        </w:r>
      </w:ins>
      <w:ins w:id="1449" w:author="PR Preview" w:date="2026-01-01T00:00:00Z">
        <w:r>
          <w:t xml:space="preserve"> </w:t>
        </w:r>
      </w:ins>
      <m:oMath>
        <m:r>
          <m:t>n</m:t>
        </m:r>
      </m:oMath>
      <w:ins w:id="1450" w:author="PR Preview" w:date="2026-01-01T00:00:00Z">
        <w:r>
          <w:t xml:space="preserve"> </w:t>
        </w:r>
      </w:ins>
      <w:ins w:id="1451" w:author="PR Preview" w:date="2026-01-01T00:00:00Z">
        <w:r>
          <w:t xml:space="preserve">is its</w:t>
        </w:r>
      </w:ins>
      <w:ins w:id="1452" w:author="PR Preview" w:date="2026-01-01T00:00:00Z">
        <w:r>
          <w:t xml:space="preserve"> </w:t>
        </w:r>
      </w:ins>
      <w:hyperlink w:anchor="def-epl">
        <w:ins w:id="1453" w:author="PR Preview" w:date="2026-01-01T00:00:00Z">
          <w:r>
            <w:rPr>
              <w:rStyle w:val="Hyperlink"/>
            </w:rPr>
            <w:t xml:space="preserve">expected prediction loss</w:t>
          </w:r>
        </w:ins>
      </w:hyperlink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under</w:t>
        </w:r>
      </w:ins>
      <w:ins w:id="1456" w:author="PR Preview" w:date="2026-01-01T00:00:00Z">
        <w:r>
          <w:t xml:space="preserve"> </w:t>
        </w:r>
      </w:ins>
      <w:hyperlink w:anchor="rem-squared-error-loss">
        <w:ins w:id="1457" w:author="PR Preview" w:date="2026-01-01T00:00:00Z">
          <w:r>
            <w:rPr>
              <w:rStyle w:val="Hyperlink"/>
            </w:rPr>
            <w:t xml:space="preserve">squared-error loss</w:t>
          </w:r>
        </w:ins>
      </w:hyperlink>
      <w:ins w:id="1458" w:author="PR Preview" w:date="2026-01-01T00:00:00Z">
        <w:r>
          <w:t xml:space="preserve">,</w:t>
        </w:r>
      </w:ins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the expected value of the squared</w:t>
        </w:r>
      </w:ins>
      <w:ins w:id="1461" w:author="PR Preview" w:date="2026-01-01T00:00:00Z">
        <w:r>
          <w:t xml:space="preserve"> </w:t>
        </w:r>
      </w:ins>
      <w:hyperlink r:id="rId70">
        <w:ins w:id="1462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463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of the</w:t>
        </w:r>
      </w:ins>
      <w:ins w:id="1466" w:author="PR Preview" w:date="2026-01-01T00:00:00Z">
        <w:r>
          <w:t xml:space="preserve"> </w:t>
        </w:r>
      </w:ins>
      <w:hyperlink w:anchor="def-fitted-model">
        <w:ins w:id="1467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46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that</w:t>
        </w:r>
      </w:ins>
      <w:ins w:id="1471" w:author="PR Preview" w:date="2026-01-01T00:00:00Z">
        <w:r>
          <w:t xml:space="preserve"> </w:t>
        </w:r>
      </w:ins>
      <m:oMath>
        <m:r>
          <m:t>g</m:t>
        </m:r>
      </m:oMath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produces from</w:t>
        </w:r>
      </w:ins>
      <w:ins w:id="147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75" w:author="PR Preview" w:date="2026-01-01T00:00:00Z">
        <w:r>
          <w:t xml:space="preserve">:</w:t>
        </w:r>
      </w:ins>
    </w:p>
    <w:p>
      <w:pPr>
        <w:pStyle w:val="BodyText"/>
      </w:pPr>
      <w:bookmarkStart w:id="12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4" w:name="rem-epe-mse"/>
    <w:p>
      <w:pPr>
        <w:pStyle w:val="FirstParagraph"/>
      </w:pPr>
      <w:ins w:id="1476" w:author="PR Preview" w:date="2026-01-01T00:00:00Z">
        <w:r>
          <w:rPr>
            <w:i/>
            <w:iCs/>
          </w:rPr>
          <w:t xml:space="preserve">Remark 10</w:t>
        </w:r>
      </w:ins>
      <w:ins w:id="1477" w:author="PR Preview" w:date="2026-01-01T00:00:00Z">
        <w:r>
          <w:t xml:space="preserve"> (The expected prediction error is a population mean squared error). </w:t>
        </w:r>
      </w:ins>
      <w:ins w:id="1478" w:author="PR Preview" w:date="2026-01-01T00:00:00Z">
        <w:r>
          <w:t xml:space="preserve">The expected prediction error is the</w:t>
        </w:r>
      </w:ins>
      <w:ins w:id="1479" w:author="PR Preview" w:date="2026-01-01T00:00:00Z">
        <w:r>
          <w:t xml:space="preserve"> </w:t>
        </w:r>
      </w:ins>
      <w:hyperlink r:id="rId123">
        <w:ins w:id="1480" w:author="PR Preview" w:date="2026-01-01T00:00:00Z">
          <w:r>
            <w:rPr>
              <w:rStyle w:val="Hyperlink"/>
            </w:rPr>
            <w:t xml:space="preserve">pMSE</w:t>
          </w:r>
        </w:ins>
      </w:hyperlink>
      <w:ins w:id="1481" w:author="PR Preview" w:date="2026-01-01T00:00:00Z">
        <w:r>
          <w:t xml:space="preserve"> </w:t>
        </w:r>
      </w:ins>
      <w:ins w:id="1482" w:author="PR Preview" w:date="2026-01-01T00:00:00Z">
        <w:r>
          <w:t xml:space="preserve">of the prediction</w:t>
        </w:r>
      </w:ins>
      <w:ins w:id="148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as a prediction of the new outcome</w:t>
        </w:r>
      </w:ins>
      <w:ins w:id="148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487" w:author="PR Preview" w:date="2026-01-01T00:00:00Z">
        <w:r>
          <w:t xml:space="preserve">.</w:t>
        </w:r>
      </w:ins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With squared-error loss,</w:t>
        </w:r>
      </w:ins>
      <w:ins w:id="1490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491" w:author="PR Preview" w:date="2026-01-01T00:00:00Z">
        <w:r>
          <w:t xml:space="preserve">.</w:t>
        </w:r>
      </w:ins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4"/>
    <w:bookmarkStart w:id="125" w:name="rem-source-epe"/>
    <w:p>
      <w:pPr>
        <w:pStyle w:val="BodyText"/>
      </w:pPr>
      <w:del w:id="1492" w:author="PR Preview" w:date="2026-01-01T00:00:00Z">
        <w:r>
          <w:rPr>
            <w:i/>
            <w:iCs/>
          </w:rPr>
          <w:delText xml:space="preserve">Remark 10</w:delText>
        </w:r>
      </w:del>
      <w:del w:id="1493" w:author="PR Preview" w:date="2026-01-01T00:00:00Z">
        <w:r>
          <w:delText xml:space="preserve"> (Source: Expected prediction error at a covariate value). </w:delText>
        </w:r>
      </w:del>
      <w:del w:id="1494" w:author="PR Preview" w:date="2026-01-01T00:00:00Z">
        <w:r>
          <w:delText xml:space="preserve">Hastie et al. [3, Sec. 7.3]</w:delText>
        </w:r>
      </w:del>
      <w:del w:id="1495" w:author="PR Preview" w:date="2026-01-01T00:00:00Z">
        <w:r>
          <w:delText xml:space="preserve"> </w:delText>
        </w:r>
      </w:del>
      <w:del w:id="1496" w:author="PR Preview" w:date="2026-01-01T00:00:00Z">
        <w:r>
          <w:delText xml:space="preserve">write this quantity as</w:delText>
        </w:r>
      </w:del>
      <w:del w:id="1497" w:author="PR Preview" w:date="2026-01-01T00:00:00Z">
        <w:r>
          <w:delText xml:space="preserve"> </w:delText>
        </w:r>
      </w:del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del w:id="1498" w:author="PR Preview" w:date="2026-01-01T00:00:00Z">
        <w:r>
          <w:delText xml:space="preserve"> </w:delText>
        </w:r>
      </w:del>
      <w:del w:id="1499" w:author="PR Preview" w:date="2026-01-01T00:00:00Z">
        <w:r>
          <w:delText xml:space="preserve">for squared-error loss.</w:delText>
        </w:r>
      </w:del>
    </w:p>
    <w:p>
      <w:pPr>
        <w:pStyle w:val="BodyText"/>
      </w:pPr>
      <w:ins w:id="1500" w:author="PR Preview" w:date="2026-01-01T00:00:00Z">
        <w:r>
          <w:rPr>
            <w:i/>
            <w:iCs/>
          </w:rPr>
          <w:t xml:space="preserve">Remark 11</w:t>
        </w:r>
      </w:ins>
      <w:ins w:id="1501" w:author="PR Preview" w:date="2026-01-01T00:00:00Z">
        <w:r>
          <w:t xml:space="preserve"> (Source: Expected prediction error at a covariate value). </w:t>
        </w:r>
      </w:ins>
      <w:ins w:id="1502" w:author="PR Preview" w:date="2026-01-01T00:00:00Z">
        <w:r>
          <w:t xml:space="preserve">Hastie et al. [3, Sec. 7.3]</w:t>
        </w:r>
      </w:ins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write this quantity as</w:t>
        </w:r>
      </w:ins>
      <w:ins w:id="1505" w:author="PR Preview" w:date="2026-01-01T00:00:00Z">
        <w:r>
          <w:t xml:space="preserve"> </w:t>
        </w:r>
      </w:ins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for squared-error loss.</w:t>
        </w:r>
      </w:ins>
    </w:p>
    <w:bookmarkEnd w:id="125"/>
    <w:bookmarkStart w:id="12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6"/>
    <w:bookmarkStart w:id="128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del w:id="1508" w:author="PR Preview" w:date="2026-01-01T00:00:00Z">
        <w:r>
          <w:delText xml:space="preserve">The steps labeled</w:delText>
        </w:r>
      </w:del>
      <w:del w:id="1509" w:author="PR Preview" w:date="2026-01-01T00:00:00Z">
        <w:r>
          <w:delText xml:space="preserve"> </w:delText>
        </w:r>
      </w:del>
      <w:del w:id="1510" w:author="PR Preview" w:date="2026-01-01T00:00:00Z">
        <w:r>
          <w:delText xml:space="preserve">“definition”</w:delText>
        </w:r>
      </w:del>
      <w:del w:id="1511" w:author="PR Preview" w:date="2026-01-01T00:00:00Z">
        <w:r>
          <w:delText xml:space="preserve"> </w:delText>
        </w:r>
      </w:del>
      <w:del w:id="1512" w:author="PR Preview" w:date="2026-01-01T00:00:00Z">
        <w:r>
          <w:delText xml:space="preserve">apply</w:delText>
        </w:r>
      </w:del>
      <w:del w:id="1513" w:author="PR Preview" w:date="2026-01-01T00:00:00Z">
        <w:r>
          <w:delText xml:space="preserve"> </w:delText>
        </w:r>
      </w:del>
      <w:hyperlink w:anchor="eq-expected-generalization-error">
        <w:del w:id="1514" w:author="PR Preview" w:date="2026-01-01T00:00:00Z">
          <w:r>
            <w:rPr>
              <w:rStyle w:val="Hyperlink"/>
            </w:rPr>
            <w:delText xml:space="preserve">Equation 17</w:delText>
          </w:r>
        </w:del>
      </w:hyperlink>
      <w:del w:id="1515" w:author="PR Preview" w:date="2026-01-01T00:00:00Z">
        <w:r>
          <w:delText xml:space="preserve">,</w:delText>
        </w:r>
      </w:del>
      <w:del w:id="1516" w:author="PR Preview" w:date="2026-01-01T00:00:00Z">
        <w:r>
          <w:delText xml:space="preserve"> </w:delText>
        </w:r>
      </w:del>
      <w:hyperlink w:anchor="eq-generalization-error">
        <w:del w:id="1517" w:author="PR Preview" w:date="2026-01-01T00:00:00Z">
          <w:r>
            <w:rPr>
              <w:rStyle w:val="Hyperlink"/>
            </w:rPr>
            <w:delText xml:space="preserve">Equation 13</w:delText>
          </w:r>
        </w:del>
      </w:hyperlink>
      <w:del w:id="1518" w:author="PR Preview" w:date="2026-01-01T00:00:00Z">
        <w:r>
          <w:delText xml:space="preserve"> </w:delText>
        </w:r>
      </w:del>
      <w:del w:id="1519" w:author="PR Preview" w:date="2026-01-01T00:00:00Z">
        <w:r>
          <w:delText xml:space="preserve">and</w:delText>
        </w:r>
      </w:del>
      <w:del w:id="1520" w:author="PR Preview" w:date="2026-01-01T00:00:00Z">
        <w:r>
          <w:delText xml:space="preserve"> </w:delText>
        </w:r>
      </w:del>
      <w:hyperlink w:anchor="eq-epl">
        <w:del w:id="1521" w:author="PR Preview" w:date="2026-01-01T00:00:00Z">
          <w:r>
            <w:rPr>
              <w:rStyle w:val="Hyperlink"/>
            </w:rPr>
            <w:delText xml:space="preserve">Equation 26</w:delText>
          </w:r>
        </w:del>
      </w:hyperlink>
      <w:del w:id="1522" w:author="PR Preview" w:date="2026-01-01T00:00:00Z">
        <w:r>
          <w:delText xml:space="preserve">, in that order.</w:delText>
        </w:r>
      </w:del>
      <w:del w:id="1523" w:author="PR Preview" w:date="2026-01-01T00:00:00Z">
        <w:r>
          <w:delText xml:space="preserve"> </w:delText>
        </w:r>
      </w:del>
      <w:del w:id="1524" w:author="PR Preview" w:date="2026-01-01T00:00:00Z">
        <w:r>
          <w:delText xml:space="preserve">Here</w:delText>
        </w:r>
      </w:del>
      <w:del w:id="1525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1526" w:author="PR Preview" w:date="2026-01-01T00:00:00Z">
        <w:r>
          <w:delText xml:space="preserve"> </w:delText>
        </w:r>
      </w:del>
      <w:del w:id="1527" w:author="PR Preview" w:date="2026-01-01T00:00:00Z">
        <w:r>
          <w:delText xml:space="preserve">abbreviates</w:delText>
        </w:r>
      </w:del>
      <w:del w:id="1528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1529" w:author="PR Preview" w:date="2026-01-01T00:00:00Z">
        <w:r>
          <w:delText xml:space="preserve">, the</w:delText>
        </w:r>
      </w:del>
      <w:del w:id="1530" w:author="PR Preview" w:date="2026-01-01T00:00:00Z">
        <w:r>
          <w:delText xml:space="preserve"> </w:delText>
        </w:r>
      </w:del>
      <w:hyperlink w:anchor="def-observation-loss">
        <w:del w:id="153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532" w:author="PR Preview" w:date="2026-01-01T00:00:00Z">
        <w:r>
          <w:delText xml:space="preserve"> </w:delText>
        </w:r>
      </w:del>
      <w:del w:id="1533" w:author="PR Preview" w:date="2026-01-01T00:00:00Z">
        <w:r>
          <w:delText xml:space="preserve">of the prediction rule</w:delText>
        </w:r>
      </w:del>
      <w:del w:id="153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1535" w:author="PR Preview" w:date="2026-01-01T00:00:00Z">
        <w:r>
          <w:delText xml:space="preserve"> </w:delText>
        </w:r>
      </w:del>
      <w:del w:id="1536" w:author="PR Preview" w:date="2026-01-01T00:00:00Z">
        <w:r>
          <w:delText xml:space="preserve">(</w:delText>
        </w:r>
      </w:del>
      <w:hyperlink w:anchor="eq-prediction-rule">
        <w:del w:id="1537" w:author="PR Preview" w:date="2026-01-01T00:00:00Z">
          <w:r>
            <w:rPr>
              <w:rStyle w:val="Hyperlink"/>
            </w:rPr>
            <w:delText xml:space="preserve">Equation 9</w:delText>
          </w:r>
        </w:del>
      </w:hyperlink>
      <w:del w:id="1538" w:author="PR Preview" w:date="2026-01-01T00:00:00Z">
        <w:r>
          <w:delText xml:space="preserve">)</w:delText>
        </w:r>
      </w:del>
      <w:del w:id="1539" w:author="PR Preview" w:date="2026-01-01T00:00:00Z">
        <w:r>
          <w:delText xml:space="preserve"> </w:delText>
        </w:r>
      </w:del>
      <w:del w:id="1540" w:author="PR Preview" w:date="2026-01-01T00:00:00Z">
        <w:r>
          <w:delText xml:space="preserve">on the new observation.</w:delText>
        </w:r>
      </w:del>
      <w:del w:id="1541" w:author="PR Preview" w:date="2026-01-01T00:00:00Z">
        <w:r>
          <w:delText xml:space="preserve"> </w:delText>
        </w:r>
      </w:del>
      <w:del w:id="1542" w:author="PR Preview" w:date="2026-01-01T00:00:00Z">
        <w:r>
          <w:delText xml:space="preserve">The two steps labeled</w:delText>
        </w:r>
      </w:del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“iterated expectations”</w:delText>
        </w:r>
      </w:del>
      <w:del w:id="1545" w:author="PR Preview" w:date="2026-01-01T00:00:00Z">
        <w:r>
          <w:delText xml:space="preserve"> </w:delText>
        </w:r>
      </w:del>
      <w:del w:id="1546" w:author="PR Preview" w:date="2026-01-01T00:00:00Z">
        <w:r>
          <w:delText xml:space="preserve">use the</w:delText>
        </w:r>
      </w:del>
      <w:del w:id="1547" w:author="PR Preview" w:date="2026-01-01T00:00:00Z">
        <w:r>
          <w:delText xml:space="preserve"> </w:delText>
        </w:r>
      </w:del>
      <w:hyperlink r:id="rId127">
        <w:del w:id="1548" w:author="PR Preview" w:date="2026-01-01T00:00:00Z">
          <w:r>
            <w:rPr>
              <w:rStyle w:val="Hyperlink"/>
            </w:rPr>
            <w:delText xml:space="preserve">law of iterated expectations</w:delText>
          </w:r>
        </w:del>
      </w:hyperlink>
      <w:del w:id="1549" w:author="PR Preview" w:date="2026-01-01T00:00:00Z">
        <w:r>
          <w:delText xml:space="preserve">,</w:delText>
        </w:r>
      </w:del>
      <w:del w:id="1550" w:author="PR Preview" w:date="2026-01-01T00:00:00Z">
        <w:r>
          <w:delText xml:space="preserve"> </w:delText>
        </w:r>
      </w:del>
      <w:del w:id="1551" w:author="PR Preview" w:date="2026-01-01T00:00:00Z">
        <w:r>
          <w:delText xml:space="preserve">the first conditioning on</w:delText>
        </w:r>
      </w:del>
      <w:del w:id="155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53" w:author="PR Preview" w:date="2026-01-01T00:00:00Z">
        <w:r>
          <w:delText xml:space="preserve"> </w:delText>
        </w:r>
      </w:del>
      <w:del w:id="1554" w:author="PR Preview" w:date="2026-01-01T00:00:00Z">
        <w:r>
          <w:delText xml:space="preserve">and the second on</w:delText>
        </w:r>
      </w:del>
      <w:del w:id="155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1556" w:author="PR Preview" w:date="2026-01-01T00:00:00Z">
        <w:r>
          <w:delText xml:space="preserve">.</w:delText>
        </w:r>
      </w:del>
      <w:del w:id="1557" w:author="PR Preview" w:date="2026-01-01T00:00:00Z">
        <w:r>
          <w:delText xml:space="preserve"> </w:delText>
        </w:r>
      </w:del>
      <w:del w:id="1558" w:author="PR Preview" w:date="2026-01-01T00:00:00Z">
        <w:r>
          <w:delText xml:space="preserve">The last line needs</w:delText>
        </w:r>
      </w:del>
      <w:del w:id="15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60" w:author="PR Preview" w:date="2026-01-01T00:00:00Z">
        <w:r>
          <w:delText xml:space="preserve"> </w:delText>
        </w:r>
      </w:del>
      <w:del w:id="1561" w:author="PR Preview" w:date="2026-01-01T00:00:00Z">
        <w:r>
          <w:delText xml:space="preserve">to be independent of</w:delText>
        </w:r>
      </w:del>
      <w:del w:id="156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563" w:author="PR Preview" w:date="2026-01-01T00:00:00Z">
        <w:r>
          <w:delText xml:space="preserve">:</w:delText>
        </w:r>
      </w:del>
      <w:del w:id="1564" w:author="PR Preview" w:date="2026-01-01T00:00:00Z">
        <w:r>
          <w:delText xml:space="preserve"> </w:delText>
        </w:r>
      </w:del>
      <w:del w:id="1565" w:author="PR Preview" w:date="2026-01-01T00:00:00Z">
        <w:r>
          <w:delText xml:space="preserve">then, given</w:delText>
        </w:r>
      </w:del>
      <w:del w:id="156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567" w:author="PR Preview" w:date="2026-01-01T00:00:00Z">
        <w:r>
          <w:delText xml:space="preserve">,</w:delText>
        </w:r>
      </w:del>
      <w:del w:id="156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69" w:author="PR Preview" w:date="2026-01-01T00:00:00Z">
        <w:r>
          <w:delText xml:space="preserve"> </w:delText>
        </w:r>
      </w:del>
      <w:del w:id="1570" w:author="PR Preview" w:date="2026-01-01T00:00:00Z">
        <w:r>
          <w:delText xml:space="preserve">still has its unconditional distribution,</w:delText>
        </w:r>
      </w:del>
      <w:del w:id="1571" w:author="PR Preview" w:date="2026-01-01T00:00:00Z">
        <w:r>
          <w:delText xml:space="preserve"> </w:delText>
        </w:r>
      </w:del>
      <w:del w:id="1572" w:author="PR Preview" w:date="2026-01-01T00:00:00Z">
        <w:r>
          <w:delText xml:space="preserve">as</w:delText>
        </w:r>
      </w:del>
      <w:del w:id="1573" w:author="PR Preview" w:date="2026-01-01T00:00:00Z">
        <w:r>
          <w:delText xml:space="preserve"> </w:delText>
        </w:r>
      </w:del>
      <w:hyperlink w:anchor="def-epl">
        <w:del w:id="1574" w:author="PR Preview" w:date="2026-01-01T00:00:00Z">
          <w:r>
            <w:rPr>
              <w:rStyle w:val="Hyperlink"/>
            </w:rPr>
            <w:delText xml:space="preserve">Definition 31</w:delText>
          </w:r>
        </w:del>
      </w:hyperlink>
      <w:del w:id="1575" w:author="PR Preview" w:date="2026-01-01T00:00:00Z">
        <w:r>
          <w:delText xml:space="preserve"> </w:delText>
        </w:r>
      </w:del>
      <w:del w:id="1576" w:author="PR Preview" w:date="2026-01-01T00:00:00Z">
        <w:r>
          <w:delText xml:space="preserve">requires.</w:delText>
        </w:r>
      </w:del>
    </w:p>
    <w:p>
      <w:pPr>
        <w:pStyle w:val="FirstParagraph"/>
      </w:pPr>
      <w:ins w:id="1577" w:author="PR Preview" w:date="2026-01-01T00:00:00Z">
        <w:r>
          <w:t xml:space="preserve">The steps labeled</w:t>
        </w:r>
      </w:ins>
      <w:ins w:id="1578" w:author="PR Preview" w:date="2026-01-01T00:00:00Z">
        <w:r>
          <w:t xml:space="preserve"> </w:t>
        </w:r>
      </w:ins>
      <w:ins w:id="1579" w:author="PR Preview" w:date="2026-01-01T00:00:00Z">
        <w:r>
          <w:t xml:space="preserve">“definition”</w:t>
        </w:r>
      </w:ins>
      <w:ins w:id="1580" w:author="PR Preview" w:date="2026-01-01T00:00:00Z">
        <w:r>
          <w:t xml:space="preserve"> </w:t>
        </w:r>
      </w:ins>
      <w:ins w:id="1581" w:author="PR Preview" w:date="2026-01-01T00:00:00Z">
        <w:r>
          <w:t xml:space="preserve">apply</w:t>
        </w:r>
      </w:ins>
      <w:ins w:id="1582" w:author="PR Preview" w:date="2026-01-01T00:00:00Z">
        <w:r>
          <w:t xml:space="preserve"> </w:t>
        </w:r>
      </w:ins>
      <w:hyperlink w:anchor="eq-expected-generalization-error">
        <w:ins w:id="1583" w:author="PR Preview" w:date="2026-01-01T00:00:00Z">
          <w:r>
            <w:rPr>
              <w:rStyle w:val="Hyperlink"/>
            </w:rPr>
            <w:t xml:space="preserve">Equation 17</w:t>
          </w:r>
        </w:ins>
      </w:hyperlink>
      <w:ins w:id="1584" w:author="PR Preview" w:date="2026-01-01T00:00:00Z">
        <w:r>
          <w:t xml:space="preserve">,</w:t>
        </w:r>
      </w:ins>
      <w:ins w:id="1585" w:author="PR Preview" w:date="2026-01-01T00:00:00Z">
        <w:r>
          <w:t xml:space="preserve"> </w:t>
        </w:r>
      </w:ins>
      <w:hyperlink w:anchor="eq-generalization-error">
        <w:ins w:id="1586" w:author="PR Preview" w:date="2026-01-01T00:00:00Z">
          <w:r>
            <w:rPr>
              <w:rStyle w:val="Hyperlink"/>
            </w:rPr>
            <w:t xml:space="preserve">Equation 13</w:t>
          </w:r>
        </w:ins>
      </w:hyperlink>
      <w:ins w:id="1587" w:author="PR Preview" w:date="2026-01-01T00:00:00Z">
        <w:r>
          <w:t xml:space="preserve"> </w:t>
        </w:r>
      </w:ins>
      <w:ins w:id="1588" w:author="PR Preview" w:date="2026-01-01T00:00:00Z">
        <w:r>
          <w:t xml:space="preserve">and</w:t>
        </w:r>
      </w:ins>
      <w:ins w:id="1589" w:author="PR Preview" w:date="2026-01-01T00:00:00Z">
        <w:r>
          <w:t xml:space="preserve"> </w:t>
        </w:r>
      </w:ins>
      <w:hyperlink w:anchor="eq-epl">
        <w:ins w:id="1590" w:author="PR Preview" w:date="2026-01-01T00:00:00Z">
          <w:r>
            <w:rPr>
              <w:rStyle w:val="Hyperlink"/>
            </w:rPr>
            <w:t xml:space="preserve">Equation 26</w:t>
          </w:r>
        </w:ins>
      </w:hyperlink>
      <w:ins w:id="1591" w:author="PR Preview" w:date="2026-01-01T00:00:00Z">
        <w:r>
          <w:t xml:space="preserve">, in that order.</w:t>
        </w:r>
      </w:ins>
      <w:ins w:id="1592" w:author="PR Preview" w:date="2026-01-01T00:00:00Z">
        <w:r>
          <w:t xml:space="preserve"> </w:t>
        </w:r>
      </w:ins>
      <w:ins w:id="1593" w:author="PR Preview" w:date="2026-01-01T00:00:00Z">
        <w:r>
          <w:t xml:space="preserve">Here</w:t>
        </w:r>
      </w:ins>
      <w:ins w:id="1594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1595" w:author="PR Preview" w:date="2026-01-01T00:00:00Z">
        <w:r>
          <w:t xml:space="preserve"> </w:t>
        </w:r>
      </w:ins>
      <w:ins w:id="1596" w:author="PR Preview" w:date="2026-01-01T00:00:00Z">
        <w:r>
          <w:t xml:space="preserve">abbreviates</w:t>
        </w:r>
      </w:ins>
      <w:ins w:id="1597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1598" w:author="PR Preview" w:date="2026-01-01T00:00:00Z">
        <w:r>
          <w:t xml:space="preserve">, the</w:t>
        </w:r>
      </w:ins>
      <w:ins w:id="1599" w:author="PR Preview" w:date="2026-01-01T00:00:00Z">
        <w:r>
          <w:t xml:space="preserve"> </w:t>
        </w:r>
      </w:ins>
      <w:hyperlink w:anchor="def-observation-loss">
        <w:ins w:id="1600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601" w:author="PR Preview" w:date="2026-01-01T00:00:00Z">
        <w:r>
          <w:t xml:space="preserve"> </w:t>
        </w:r>
      </w:ins>
      <w:ins w:id="1602" w:author="PR Preview" w:date="2026-01-01T00:00:00Z">
        <w:r>
          <w:t xml:space="preserve">of the prediction rule</w:t>
        </w:r>
      </w:ins>
      <w:ins w:id="160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1604" w:author="PR Preview" w:date="2026-01-01T00:00:00Z">
        <w:r>
          <w:t xml:space="preserve"> </w:t>
        </w:r>
      </w:ins>
      <w:ins w:id="1605" w:author="PR Preview" w:date="2026-01-01T00:00:00Z">
        <w:r>
          <w:t xml:space="preserve">(</w:t>
        </w:r>
      </w:ins>
      <w:hyperlink w:anchor="eq-prediction-rule">
        <w:ins w:id="1606" w:author="PR Preview" w:date="2026-01-01T00:00:00Z">
          <w:r>
            <w:rPr>
              <w:rStyle w:val="Hyperlink"/>
            </w:rPr>
            <w:t xml:space="preserve">Equation 9</w:t>
          </w:r>
        </w:ins>
      </w:hyperlink>
      <w:ins w:id="1607" w:author="PR Preview" w:date="2026-01-01T00:00:00Z">
        <w:r>
          <w:t xml:space="preserve">)</w:t>
        </w:r>
      </w:ins>
      <w:ins w:id="1608" w:author="PR Preview" w:date="2026-01-01T00:00:00Z">
        <w:r>
          <w:t xml:space="preserve"> </w:t>
        </w:r>
      </w:ins>
      <w:ins w:id="1609" w:author="PR Preview" w:date="2026-01-01T00:00:00Z">
        <w:r>
          <w:t xml:space="preserve">on the new observation.</w:t>
        </w:r>
      </w:ins>
      <w:ins w:id="1610" w:author="PR Preview" w:date="2026-01-01T00:00:00Z">
        <w:r>
          <w:t xml:space="preserve"> </w:t>
        </w:r>
      </w:ins>
      <w:ins w:id="1611" w:author="PR Preview" w:date="2026-01-01T00:00:00Z">
        <w:r>
          <w:t xml:space="preserve">The two steps labeled</w:t>
        </w:r>
      </w:ins>
      <w:ins w:id="1612" w:author="PR Preview" w:date="2026-01-01T00:00:00Z">
        <w:r>
          <w:t xml:space="preserve"> </w:t>
        </w:r>
      </w:ins>
      <w:ins w:id="1613" w:author="PR Preview" w:date="2026-01-01T00:00:00Z">
        <w:r>
          <w:t xml:space="preserve">“iterated expectations”</w:t>
        </w:r>
      </w:ins>
      <w:ins w:id="1614" w:author="PR Preview" w:date="2026-01-01T00:00:00Z">
        <w:r>
          <w:t xml:space="preserve"> </w:t>
        </w:r>
      </w:ins>
      <w:ins w:id="1615" w:author="PR Preview" w:date="2026-01-01T00:00:00Z">
        <w:r>
          <w:t xml:space="preserve">use the</w:t>
        </w:r>
      </w:ins>
      <w:ins w:id="1616" w:author="PR Preview" w:date="2026-01-01T00:00:00Z">
        <w:r>
          <w:t xml:space="preserve"> </w:t>
        </w:r>
      </w:ins>
      <w:hyperlink r:id="rId127">
        <w:ins w:id="1617" w:author="PR Preview" w:date="2026-01-01T00:00:00Z">
          <w:r>
            <w:rPr>
              <w:rStyle w:val="Hyperlink"/>
            </w:rPr>
            <w:t xml:space="preserve">law of iterated expectations</w:t>
          </w:r>
        </w:ins>
      </w:hyperlink>
      <w:ins w:id="1618" w:author="PR Preview" w:date="2026-01-01T00:00:00Z">
        <w:r>
          <w:t xml:space="preserve">,</w:t>
        </w:r>
      </w:ins>
      <w:ins w:id="1619" w:author="PR Preview" w:date="2026-01-01T00:00:00Z">
        <w:r>
          <w:t xml:space="preserve"> </w:t>
        </w:r>
      </w:ins>
      <w:ins w:id="1620" w:author="PR Preview" w:date="2026-01-01T00:00:00Z">
        <w:r>
          <w:t xml:space="preserve">the first conditioning on</w:t>
        </w:r>
      </w:ins>
      <w:ins w:id="162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22" w:author="PR Preview" w:date="2026-01-01T00:00:00Z">
        <w:r>
          <w:t xml:space="preserve"> </w:t>
        </w:r>
      </w:ins>
      <w:ins w:id="1623" w:author="PR Preview" w:date="2026-01-01T00:00:00Z">
        <w:r>
          <w:t xml:space="preserve">and the second on</w:t>
        </w:r>
      </w:ins>
      <w:ins w:id="162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1625" w:author="PR Preview" w:date="2026-01-01T00:00:00Z">
        <w:r>
          <w:t xml:space="preserve">.</w:t>
        </w:r>
      </w:ins>
      <w:ins w:id="1626" w:author="PR Preview" w:date="2026-01-01T00:00:00Z">
        <w:r>
          <w:t xml:space="preserve"> </w:t>
        </w:r>
      </w:ins>
      <w:ins w:id="1627" w:author="PR Preview" w:date="2026-01-01T00:00:00Z">
        <w:r>
          <w:t xml:space="preserve">The last line needs</w:t>
        </w:r>
      </w:ins>
      <w:ins w:id="162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29" w:author="PR Preview" w:date="2026-01-01T00:00:00Z">
        <w:r>
          <w:t xml:space="preserve"> </w:t>
        </w:r>
      </w:ins>
      <w:ins w:id="1630" w:author="PR Preview" w:date="2026-01-01T00:00:00Z">
        <w:r>
          <w:t xml:space="preserve">to be independent of</w:t>
        </w:r>
      </w:ins>
      <w:ins w:id="16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632" w:author="PR Preview" w:date="2026-01-01T00:00:00Z">
        <w:r>
          <w:t xml:space="preserve">:</w:t>
        </w:r>
      </w:ins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then, given</w:t>
        </w:r>
      </w:ins>
      <w:ins w:id="163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636" w:author="PR Preview" w:date="2026-01-01T00:00:00Z">
        <w:r>
          <w:t xml:space="preserve">,</w:t>
        </w:r>
      </w:ins>
      <w:ins w:id="163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38" w:author="PR Preview" w:date="2026-01-01T00:00:00Z">
        <w:r>
          <w:t xml:space="preserve"> </w:t>
        </w:r>
      </w:ins>
      <w:ins w:id="1639" w:author="PR Preview" w:date="2026-01-01T00:00:00Z">
        <w:r>
          <w:t xml:space="preserve">still has its unconditional distribution,</w:t>
        </w:r>
      </w:ins>
      <w:ins w:id="1640" w:author="PR Preview" w:date="2026-01-01T00:00:00Z">
        <w:r>
          <w:t xml:space="preserve"> </w:t>
        </w:r>
      </w:ins>
      <w:ins w:id="1641" w:author="PR Preview" w:date="2026-01-01T00:00:00Z">
        <w:r>
          <w:t xml:space="preserve">as</w:t>
        </w:r>
      </w:ins>
      <w:ins w:id="1642" w:author="PR Preview" w:date="2026-01-01T00:00:00Z">
        <w:r>
          <w:t xml:space="preserve"> </w:t>
        </w:r>
      </w:ins>
      <w:hyperlink w:anchor="def-epl">
        <w:ins w:id="1643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1644" w:author="PR Preview" w:date="2026-01-01T00:00:00Z">
        <w:r>
          <w:t xml:space="preserve"> </w:t>
        </w:r>
      </w:ins>
      <w:ins w:id="1645" w:author="PR Preview" w:date="2026-01-01T00:00:00Z">
        <w:r>
          <w:t xml:space="preserve">requires.</w:t>
        </w:r>
      </w:ins>
    </w:p>
    <w:bookmarkEnd w:id="128"/>
    <w:bookmarkStart w:id="130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2" w:name="def-average-fit"/>
    <w:p>
      <w:pPr>
        <w:pStyle w:val="BodyText"/>
      </w:pPr>
      <w:del w:id="1646" w:author="PR Preview" w:date="2026-01-01T00:00:00Z">
        <w:r>
          <w:rPr>
            <w:b/>
            <w:bCs/>
          </w:rPr>
          <w:delText xml:space="preserve">Definition 33 (Expected prediction)</w:delText>
        </w:r>
      </w:del>
      <w:del w:id="1647" w:author="PR Preview" w:date="2026-01-01T00:00:00Z">
        <w:r>
          <w:delText xml:space="preserve"> </w:delText>
        </w:r>
      </w:del>
      <w:del w:id="1648" w:author="PR Preview" w:date="2026-01-01T00:00:00Z">
        <w:r>
          <w:delText xml:space="preserve">Let</w:delText>
        </w:r>
      </w:del>
      <w:del w:id="1649" w:author="PR Preview" w:date="2026-01-01T00:00:00Z">
        <w:r>
          <w:delText xml:space="preserve"> </w:delText>
        </w:r>
      </w:del>
      <m:oMath>
        <m:r>
          <m:t>g</m:t>
        </m:r>
      </m:oMath>
      <w:del w:id="1650" w:author="PR Preview" w:date="2026-01-01T00:00:00Z">
        <w:r>
          <w:delText xml:space="preserve"> </w:delText>
        </w:r>
      </w:del>
      <w:del w:id="1651" w:author="PR Preview" w:date="2026-01-01T00:00:00Z">
        <w:r>
          <w:delText xml:space="preserve">be a</w:delText>
        </w:r>
      </w:del>
      <w:del w:id="1652" w:author="PR Preview" w:date="2026-01-01T00:00:00Z">
        <w:r>
          <w:delText xml:space="preserve"> </w:delText>
        </w:r>
      </w:del>
      <w:hyperlink w:anchor="def-fitting-procedure">
        <w:del w:id="1653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654" w:author="PR Preview" w:date="2026-01-01T00:00:00Z">
        <w:r>
          <w:delText xml:space="preserve">,</w:delText>
        </w:r>
      </w:del>
      <w:del w:id="1655" w:author="PR Preview" w:date="2026-01-01T00:00:00Z">
        <w:r>
          <w:delText xml:space="preserve"> </w:delText>
        </w:r>
      </w:del>
      <w:del w:id="1656" w:author="PR Preview" w:date="2026-01-01T00:00:00Z">
        <w:r>
          <w:delText xml:space="preserve">and let</w:delText>
        </w:r>
      </w:del>
      <w:del w:id="165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58" w:author="PR Preview" w:date="2026-01-01T00:00:00Z">
        <w:r>
          <w:delText xml:space="preserve"> </w:delText>
        </w:r>
      </w:del>
      <w:del w:id="1659" w:author="PR Preview" w:date="2026-01-01T00:00:00Z">
        <w:r>
          <w:delText xml:space="preserve">be a random</w:delText>
        </w:r>
      </w:del>
      <w:del w:id="1660" w:author="PR Preview" w:date="2026-01-01T00:00:00Z">
        <w:r>
          <w:delText xml:space="preserve"> </w:delText>
        </w:r>
      </w:del>
      <w:hyperlink w:anchor="def-training-set">
        <w:del w:id="166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662" w:author="PR Preview" w:date="2026-01-01T00:00:00Z">
        <w:r>
          <w:delText xml:space="preserve">.</w:delText>
        </w:r>
      </w:del>
      <w:del w:id="1663" w:author="PR Preview" w:date="2026-01-01T00:00:00Z">
        <w:r>
          <w:delText xml:space="preserve"> </w:delText>
        </w:r>
      </w:del>
      <w:del w:id="1664" w:author="PR Preview" w:date="2026-01-01T00:00:00Z">
        <w:r>
          <w:delText xml:space="preserve">The</w:delText>
        </w:r>
      </w:del>
      <w:del w:id="1665" w:author="PR Preview" w:date="2026-01-01T00:00:00Z">
        <w:r>
          <w:delText xml:space="preserve"> </w:delText>
        </w:r>
      </w:del>
      <w:del w:id="1666" w:author="PR Preview" w:date="2026-01-01T00:00:00Z">
        <w:r>
          <w:rPr>
            <w:b/>
            <w:bCs/>
          </w:rPr>
          <w:delText xml:space="preserve">expected prediction</w:delText>
        </w:r>
      </w:del>
      <w:del w:id="1667" w:author="PR Preview" w:date="2026-01-01T00:00:00Z">
        <w:r>
          <w:delText xml:space="preserve"> </w:delText>
        </w:r>
      </w:del>
      <w:del w:id="1668" w:author="PR Preview" w:date="2026-01-01T00:00:00Z">
        <w:r>
          <w:delText xml:space="preserve">of</w:delText>
        </w:r>
      </w:del>
      <w:del w:id="1669" w:author="PR Preview" w:date="2026-01-01T00:00:00Z">
        <w:r>
          <w:delText xml:space="preserve"> </w:delText>
        </w:r>
      </w:del>
      <m:oMath>
        <m:r>
          <m:t>g</m:t>
        </m:r>
      </m:oMath>
      <w:del w:id="1670" w:author="PR Preview" w:date="2026-01-01T00:00:00Z">
        <w:r>
          <w:delText xml:space="preserve"> </w:delText>
        </w:r>
      </w:del>
      <w:del w:id="1671" w:author="PR Preview" w:date="2026-01-01T00:00:00Z">
        <w:r>
          <w:delText xml:space="preserve">at a covariate value</w:delText>
        </w:r>
      </w:del>
      <w:del w:id="1672" w:author="PR Preview" w:date="2026-01-01T00:00:00Z">
        <w:r>
          <w:delText xml:space="preserve"> </w:delText>
        </w:r>
      </w:del>
      <m:oMath>
        <m:r>
          <m:t>x</m:t>
        </m:r>
      </m:oMath>
      <w:del w:id="1673" w:author="PR Preview" w:date="2026-01-01T00:00:00Z">
        <w:r>
          <w:delText xml:space="preserve"> </w:delText>
        </w:r>
      </w:del>
      <w:del w:id="1674" w:author="PR Preview" w:date="2026-01-01T00:00:00Z">
        <w:r>
          <w:delText xml:space="preserve">is the value</w:delText>
        </w:r>
      </w:del>
      <w:del w:id="167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676" w:author="PR Preview" w:date="2026-01-01T00:00:00Z">
        <w:r>
          <w:delText xml:space="preserve"> </w:delText>
        </w:r>
      </w:del>
      <w:del w:id="1677" w:author="PR Preview" w:date="2026-01-01T00:00:00Z">
        <w:r>
          <w:delText xml:space="preserve">of the</w:delText>
        </w:r>
      </w:del>
      <w:del w:id="1678" w:author="PR Preview" w:date="2026-01-01T00:00:00Z">
        <w:r>
          <w:delText xml:space="preserve"> </w:delText>
        </w:r>
      </w:del>
      <w:hyperlink w:anchor="def-prediction-rule">
        <w:del w:id="1679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68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681" w:author="PR Preview" w:date="2026-01-01T00:00:00Z">
        <w:r>
          <w:delText xml:space="preserve"> </w:delText>
        </w:r>
      </w:del>
      <w:del w:id="1682" w:author="PR Preview" w:date="2026-01-01T00:00:00Z">
        <w:r>
          <w:delText xml:space="preserve">at</w:delText>
        </w:r>
      </w:del>
      <w:del w:id="1683" w:author="PR Preview" w:date="2026-01-01T00:00:00Z">
        <w:r>
          <w:delText xml:space="preserve"> </w:delText>
        </w:r>
      </w:del>
      <m:oMath>
        <m:r>
          <m:t>x</m:t>
        </m:r>
      </m:oMath>
      <w:del w:id="1684" w:author="PR Preview" w:date="2026-01-01T00:00:00Z">
        <w:r>
          <w:delText xml:space="preserve">,</w:delText>
        </w:r>
      </w:del>
      <w:del w:id="1685" w:author="PR Preview" w:date="2026-01-01T00:00:00Z">
        <w:r>
          <w:delText xml:space="preserve"> </w:delText>
        </w:r>
      </w:del>
      <w:del w:id="1686" w:author="PR Preview" w:date="2026-01-01T00:00:00Z">
        <w:r>
          <w:delText xml:space="preserve">averaged over the population distribution of all training sets that might have been collected:</w:delText>
        </w:r>
      </w:del>
    </w:p>
    <w:p>
      <w:pPr>
        <w:pStyle w:val="BodyText"/>
      </w:pPr>
      <w:ins w:id="1687" w:author="PR Preview" w:date="2026-01-01T00:00:00Z">
        <w:r>
          <w:rPr>
            <w:b/>
            <w:bCs/>
          </w:rPr>
          <w:t xml:space="preserve">Definition 32 (Expected prediction)</w:t>
        </w:r>
      </w:ins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Let</w:t>
        </w:r>
      </w:ins>
      <w:ins w:id="1690" w:author="PR Preview" w:date="2026-01-01T00:00:00Z">
        <w:r>
          <w:t xml:space="preserve"> </w:t>
        </w:r>
      </w:ins>
      <m:oMath>
        <m:r>
          <m:t>g</m:t>
        </m:r>
      </m:oMath>
      <w:ins w:id="1691" w:author="PR Preview" w:date="2026-01-01T00:00:00Z">
        <w:r>
          <w:t xml:space="preserve"> </w:t>
        </w:r>
      </w:ins>
      <w:ins w:id="1692" w:author="PR Preview" w:date="2026-01-01T00:00:00Z">
        <w:r>
          <w:t xml:space="preserve">be a</w:t>
        </w:r>
      </w:ins>
      <w:ins w:id="1693" w:author="PR Preview" w:date="2026-01-01T00:00:00Z">
        <w:r>
          <w:t xml:space="preserve"> </w:t>
        </w:r>
      </w:ins>
      <w:hyperlink w:anchor="def-fitting-procedure">
        <w:ins w:id="169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695" w:author="PR Preview" w:date="2026-01-01T00:00:00Z">
        <w:r>
          <w:t xml:space="preserve">,</w:t>
        </w:r>
      </w:ins>
      <w:ins w:id="1696" w:author="PR Preview" w:date="2026-01-01T00:00:00Z">
        <w:r>
          <w:t xml:space="preserve"> </w:t>
        </w:r>
      </w:ins>
      <w:ins w:id="1697" w:author="PR Preview" w:date="2026-01-01T00:00:00Z">
        <w:r>
          <w:t xml:space="preserve">and let</w:t>
        </w:r>
      </w:ins>
      <w:ins w:id="169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99" w:author="PR Preview" w:date="2026-01-01T00:00:00Z">
        <w:r>
          <w:t xml:space="preserve"> </w:t>
        </w:r>
      </w:ins>
      <w:ins w:id="1700" w:author="PR Preview" w:date="2026-01-01T00:00:00Z">
        <w:r>
          <w:t xml:space="preserve">be a random</w:t>
        </w:r>
      </w:ins>
      <w:ins w:id="1701" w:author="PR Preview" w:date="2026-01-01T00:00:00Z">
        <w:r>
          <w:t xml:space="preserve"> </w:t>
        </w:r>
      </w:ins>
      <w:hyperlink w:anchor="def-training-set">
        <w:ins w:id="170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703" w:author="PR Preview" w:date="2026-01-01T00:00:00Z">
        <w:r>
          <w:t xml:space="preserve">.</w:t>
        </w:r>
      </w:ins>
      <w:ins w:id="1704" w:author="PR Preview" w:date="2026-01-01T00:00:00Z">
        <w:r>
          <w:t xml:space="preserve"> </w:t>
        </w:r>
      </w:ins>
      <w:ins w:id="1705" w:author="PR Preview" w:date="2026-01-01T00:00:00Z">
        <w:r>
          <w:t xml:space="preserve">The</w:t>
        </w:r>
      </w:ins>
      <w:ins w:id="1706" w:author="PR Preview" w:date="2026-01-01T00:00:00Z">
        <w:r>
          <w:t xml:space="preserve"> </w:t>
        </w:r>
      </w:ins>
      <w:ins w:id="1707" w:author="PR Preview" w:date="2026-01-01T00:00:00Z">
        <w:r>
          <w:rPr>
            <w:b/>
            <w:bCs/>
          </w:rPr>
          <w:t xml:space="preserve">expected prediction</w:t>
        </w:r>
      </w:ins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of</w:t>
        </w:r>
      </w:ins>
      <w:ins w:id="1710" w:author="PR Preview" w:date="2026-01-01T00:00:00Z">
        <w:r>
          <w:t xml:space="preserve"> </w:t>
        </w:r>
      </w:ins>
      <m:oMath>
        <m:r>
          <m:t>g</m:t>
        </m:r>
      </m:oMath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at a covariate value</w:t>
        </w:r>
      </w:ins>
      <w:ins w:id="1713" w:author="PR Preview" w:date="2026-01-01T00:00:00Z">
        <w:r>
          <w:t xml:space="preserve"> </w:t>
        </w:r>
      </w:ins>
      <m:oMath>
        <m:r>
          <m:t>x</m:t>
        </m:r>
      </m:oMath>
      <w:ins w:id="1714" w:author="PR Preview" w:date="2026-01-01T00:00:00Z">
        <w:r>
          <w:t xml:space="preserve"> </w:t>
        </w:r>
      </w:ins>
      <w:ins w:id="1715" w:author="PR Preview" w:date="2026-01-01T00:00:00Z">
        <w:r>
          <w:t xml:space="preserve">is the value</w:t>
        </w:r>
      </w:ins>
      <w:ins w:id="171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717" w:author="PR Preview" w:date="2026-01-01T00:00:00Z">
        <w:r>
          <w:t xml:space="preserve"> </w:t>
        </w:r>
      </w:ins>
      <w:ins w:id="1718" w:author="PR Preview" w:date="2026-01-01T00:00:00Z">
        <w:r>
          <w:t xml:space="preserve">of the</w:t>
        </w:r>
      </w:ins>
      <w:ins w:id="1719" w:author="PR Preview" w:date="2026-01-01T00:00:00Z">
        <w:r>
          <w:t xml:space="preserve"> </w:t>
        </w:r>
      </w:ins>
      <w:hyperlink w:anchor="def-fitted-model">
        <w:ins w:id="1720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72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722" w:author="PR Preview" w:date="2026-01-01T00:00:00Z">
        <w:r>
          <w:t xml:space="preserve"> </w:t>
        </w:r>
      </w:ins>
      <w:ins w:id="1723" w:author="PR Preview" w:date="2026-01-01T00:00:00Z">
        <w:r>
          <w:t xml:space="preserve">at</w:t>
        </w:r>
      </w:ins>
      <w:ins w:id="1724" w:author="PR Preview" w:date="2026-01-01T00:00:00Z">
        <w:r>
          <w:t xml:space="preserve"> </w:t>
        </w:r>
      </w:ins>
      <m:oMath>
        <m:r>
          <m:t>x</m:t>
        </m:r>
      </m:oMath>
      <w:ins w:id="1725" w:author="PR Preview" w:date="2026-01-01T00:00:00Z">
        <w:r>
          <w:t xml:space="preserve">,</w:t>
        </w:r>
      </w:ins>
      <w:ins w:id="1726" w:author="PR Preview" w:date="2026-01-01T00:00:00Z">
        <w:r>
          <w:t xml:space="preserve"> </w:t>
        </w:r>
      </w:ins>
      <w:ins w:id="1727" w:author="PR Preview" w:date="2026-01-01T00:00:00Z">
        <w:r>
          <w:t xml:space="preserve">averaged over the population distribution of all training sets that might have been collected:</w:t>
        </w:r>
      </w:ins>
    </w:p>
    <w:p>
      <w:pPr>
        <w:pStyle w:val="BodyText"/>
      </w:pPr>
      <w:bookmarkStart w:id="131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3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3"/>
    <w:bookmarkStart w:id="137" w:name="def-prediction-bias"/>
    <w:p>
      <w:pPr>
        <w:pStyle w:val="FirstParagraph"/>
      </w:pPr>
      <w:del w:id="1728" w:author="PR Preview" w:date="2026-01-01T00:00:00Z">
        <w:r>
          <w:rPr>
            <w:b/>
            <w:bCs/>
          </w:rPr>
          <w:delText xml:space="preserve">Definition 34 (Bias of a prediction)</w:delText>
        </w:r>
      </w:del>
      <w:del w:id="1729" w:author="PR Preview" w:date="2026-01-01T00:00:00Z">
        <w:r>
          <w:delText xml:space="preserve"> </w:delText>
        </w:r>
      </w:del>
      <w:del w:id="1730" w:author="PR Preview" w:date="2026-01-01T00:00:00Z">
        <w:r>
          <w:delText xml:space="preserve">Let</w:delText>
        </w:r>
      </w:del>
      <w:del w:id="1731" w:author="PR Preview" w:date="2026-01-01T00:00:00Z">
        <w:r>
          <w:delText xml:space="preserve"> </w:delText>
        </w:r>
      </w:del>
      <m:oMath>
        <m:r>
          <m:t>g</m:t>
        </m:r>
      </m:oMath>
      <w:del w:id="1732" w:author="PR Preview" w:date="2026-01-01T00:00:00Z">
        <w:r>
          <w:delText xml:space="preserve"> </w:delText>
        </w:r>
      </w:del>
      <w:del w:id="1733" w:author="PR Preview" w:date="2026-01-01T00:00:00Z">
        <w:r>
          <w:delText xml:space="preserve">be a</w:delText>
        </w:r>
      </w:del>
      <w:del w:id="1734" w:author="PR Preview" w:date="2026-01-01T00:00:00Z">
        <w:r>
          <w:delText xml:space="preserve"> </w:delText>
        </w:r>
      </w:del>
      <w:hyperlink w:anchor="def-fitting-procedure">
        <w:del w:id="1735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736" w:author="PR Preview" w:date="2026-01-01T00:00:00Z">
        <w:r>
          <w:delText xml:space="preserve">,</w:delText>
        </w:r>
      </w:del>
      <w:del w:id="1737" w:author="PR Preview" w:date="2026-01-01T00:00:00Z">
        <w:r>
          <w:delText xml:space="preserve"> </w:delText>
        </w:r>
      </w:del>
      <w:del w:id="1738" w:author="PR Preview" w:date="2026-01-01T00:00:00Z">
        <w:r>
          <w:delText xml:space="preserve">and let</w:delText>
        </w:r>
      </w:del>
      <w:del w:id="173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740" w:author="PR Preview" w:date="2026-01-01T00:00:00Z">
        <w:r>
          <w:delText xml:space="preserve"> </w:delText>
        </w:r>
      </w:del>
      <w:del w:id="1741" w:author="PR Preview" w:date="2026-01-01T00:00:00Z">
        <w:r>
          <w:delText xml:space="preserve">be a random</w:delText>
        </w:r>
      </w:del>
      <w:del w:id="1742" w:author="PR Preview" w:date="2026-01-01T00:00:00Z">
        <w:r>
          <w:delText xml:space="preserve"> </w:delText>
        </w:r>
      </w:del>
      <w:hyperlink w:anchor="def-training-set">
        <w:del w:id="174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744" w:author="PR Preview" w:date="2026-01-01T00:00:00Z">
        <w:r>
          <w:delText xml:space="preserve">.</w:delText>
        </w:r>
      </w:del>
      <w:del w:id="1745" w:author="PR Preview" w:date="2026-01-01T00:00:00Z">
        <w:r>
          <w:delText xml:space="preserve"> </w:delText>
        </w:r>
      </w:del>
      <w:del w:id="1746" w:author="PR Preview" w:date="2026-01-01T00:00:00Z">
        <w:r>
          <w:delText xml:space="preserve">At a covariate value</w:delText>
        </w:r>
      </w:del>
      <w:del w:id="1747" w:author="PR Preview" w:date="2026-01-01T00:00:00Z">
        <w:r>
          <w:delText xml:space="preserve"> </w:delText>
        </w:r>
      </w:del>
      <m:oMath>
        <m:r>
          <m:t>x</m:t>
        </m:r>
      </m:oMath>
      <w:del w:id="1748" w:author="PR Preview" w:date="2026-01-01T00:00:00Z">
        <w:r>
          <w:delText xml:space="preserve">,</w:delText>
        </w:r>
      </w:del>
      <w:del w:id="1749" w:author="PR Preview" w:date="2026-01-01T00:00:00Z">
        <w:r>
          <w:delText xml:space="preserve"> </w:delText>
        </w:r>
      </w:del>
      <w:del w:id="1750" w:author="PR Preview" w:date="2026-01-01T00:00:00Z">
        <w:r>
          <w:delText xml:space="preserve">the prediction</w:delText>
        </w:r>
      </w:del>
      <w:del w:id="175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752" w:author="PR Preview" w:date="2026-01-01T00:00:00Z">
        <w:r>
          <w:delText xml:space="preserve"> </w:delText>
        </w:r>
      </w:del>
      <w:del w:id="1753" w:author="PR Preview" w:date="2026-01-01T00:00:00Z">
        <w:r>
          <w:delText xml:space="preserve">is a random variable,</w:delText>
        </w:r>
      </w:del>
      <w:del w:id="1754" w:author="PR Preview" w:date="2026-01-01T00:00:00Z">
        <w:r>
          <w:delText xml:space="preserve"> </w:delText>
        </w:r>
      </w:del>
      <w:del w:id="1755" w:author="PR Preview" w:date="2026-01-01T00:00:00Z">
        <w:r>
          <w:delText xml:space="preserve">because it depends on the random training data.</w:delText>
        </w:r>
      </w:del>
      <w:del w:id="1756" w:author="PR Preview" w:date="2026-01-01T00:00:00Z">
        <w:r>
          <w:delText xml:space="preserve"> </w:delText>
        </w:r>
      </w:del>
      <w:del w:id="1757" w:author="PR Preview" w:date="2026-01-01T00:00:00Z">
        <w:r>
          <w:delText xml:space="preserve">The</w:delText>
        </w:r>
      </w:del>
      <w:del w:id="1758" w:author="PR Preview" w:date="2026-01-01T00:00:00Z">
        <w:r>
          <w:delText xml:space="preserve"> </w:delText>
        </w:r>
      </w:del>
      <w:del w:id="1759" w:author="PR Preview" w:date="2026-01-01T00:00:00Z">
        <w:r>
          <w:rPr>
            <w:b/>
            <w:bCs/>
          </w:rPr>
          <w:delText xml:space="preserve">bias</w:delText>
        </w:r>
      </w:del>
      <w:del w:id="1760" w:author="PR Preview" w:date="2026-01-01T00:00:00Z">
        <w:r>
          <w:delText xml:space="preserve"> </w:delText>
        </w:r>
      </w:del>
      <w:del w:id="1761" w:author="PR Preview" w:date="2026-01-01T00:00:00Z">
        <w:r>
          <w:delText xml:space="preserve">of the prediction</w:delText>
        </w:r>
      </w:del>
      <w:del w:id="1762" w:author="PR Preview" w:date="2026-01-01T00:00:00Z">
        <w:r>
          <w:delText xml:space="preserve"> </w:delText>
        </w:r>
      </w:del>
      <w:del w:id="1763" w:author="PR Preview" w:date="2026-01-01T00:00:00Z">
        <w:r>
          <w:delText xml:space="preserve">is the expected</w:delText>
        </w:r>
      </w:del>
      <w:del w:id="1764" w:author="PR Preview" w:date="2026-01-01T00:00:00Z">
        <w:r>
          <w:delText xml:space="preserve"> </w:delText>
        </w:r>
      </w:del>
      <w:hyperlink r:id="rId134">
        <w:del w:id="1765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1766" w:author="PR Preview" w:date="2026-01-01T00:00:00Z">
        <w:r>
          <w:delText xml:space="preserve"> </w:delText>
        </w:r>
      </w:del>
      <w:del w:id="1767" w:author="PR Preview" w:date="2026-01-01T00:00:00Z">
        <w:r>
          <w:delText xml:space="preserve">of the prediction</w:delText>
        </w:r>
      </w:del>
      <w:del w:id="1768" w:author="PR Preview" w:date="2026-01-01T00:00:00Z">
        <w:r>
          <w:delText xml:space="preserve"> </w:delText>
        </w:r>
      </w:del>
      <w:del w:id="1769" w:author="PR Preview" w:date="2026-01-01T00:00:00Z">
        <w:r>
          <w:delText xml:space="preserve">as an</w:delText>
        </w:r>
      </w:del>
      <w:del w:id="1770" w:author="PR Preview" w:date="2026-01-01T00:00:00Z">
        <w:r>
          <w:delText xml:space="preserve"> </w:delText>
        </w:r>
      </w:del>
      <w:hyperlink r:id="rId135">
        <w:del w:id="1771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1772" w:author="PR Preview" w:date="2026-01-01T00:00:00Z">
        <w:r>
          <w:delText xml:space="preserve"> </w:delText>
        </w:r>
      </w:del>
      <w:del w:id="1773" w:author="PR Preview" w:date="2026-01-01T00:00:00Z">
        <w:r>
          <w:delText xml:space="preserve">of the</w:delText>
        </w:r>
      </w:del>
      <w:del w:id="1774" w:author="PR Preview" w:date="2026-01-01T00:00:00Z">
        <w:r>
          <w:delText xml:space="preserve"> </w:delText>
        </w:r>
      </w:del>
      <w:hyperlink w:anchor="def-mean-function">
        <w:del w:id="1775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776" w:author="PR Preview" w:date="2026-01-01T00:00:00Z">
        <w:r>
          <w:delText xml:space="preserve"> </w:delText>
        </w:r>
      </w:del>
      <w:del w:id="1777" w:author="PR Preview" w:date="2026-01-01T00:00:00Z">
        <w:r>
          <w:delText xml:space="preserve">value</w:delText>
        </w:r>
      </w:del>
      <w:del w:id="1778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779" w:author="PR Preview" w:date="2026-01-01T00:00:00Z">
        <w:r>
          <w:delText xml:space="preserve">,</w:delText>
        </w:r>
      </w:del>
      <w:del w:id="1780" w:author="PR Preview" w:date="2026-01-01T00:00:00Z">
        <w:r>
          <w:delText xml:space="preserve"> </w:delText>
        </w:r>
      </w:del>
      <w:del w:id="1781" w:author="PR Preview" w:date="2026-01-01T00:00:00Z">
        <w:r>
          <w:delText xml:space="preserve">which is its estimand here, not the new outcome it predicts:</w:delText>
        </w:r>
      </w:del>
    </w:p>
    <w:p>
      <w:pPr>
        <w:pStyle w:val="FirstParagraph"/>
      </w:pPr>
      <w:ins w:id="1782" w:author="PR Preview" w:date="2026-01-01T00:00:00Z">
        <w:r>
          <w:rPr>
            <w:b/>
            <w:bCs/>
          </w:rPr>
          <w:t xml:space="preserve">Definition 33 (Bias of a prediction)</w:t>
        </w:r>
      </w:ins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Let</w:t>
        </w:r>
      </w:ins>
      <w:ins w:id="1785" w:author="PR Preview" w:date="2026-01-01T00:00:00Z">
        <w:r>
          <w:t xml:space="preserve"> </w:t>
        </w:r>
      </w:ins>
      <m:oMath>
        <m:r>
          <m:t>g</m:t>
        </m:r>
      </m:oMath>
      <w:ins w:id="1786" w:author="PR Preview" w:date="2026-01-01T00:00:00Z">
        <w:r>
          <w:t xml:space="preserve"> </w:t>
        </w:r>
      </w:ins>
      <w:ins w:id="1787" w:author="PR Preview" w:date="2026-01-01T00:00:00Z">
        <w:r>
          <w:t xml:space="preserve">be a</w:t>
        </w:r>
      </w:ins>
      <w:ins w:id="1788" w:author="PR Preview" w:date="2026-01-01T00:00:00Z">
        <w:r>
          <w:t xml:space="preserve"> </w:t>
        </w:r>
      </w:ins>
      <w:hyperlink w:anchor="def-fitting-procedure">
        <w:ins w:id="1789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790" w:author="PR Preview" w:date="2026-01-01T00:00:00Z">
        <w:r>
          <w:t xml:space="preserve">,</w:t>
        </w:r>
      </w:ins>
      <w:ins w:id="1791" w:author="PR Preview" w:date="2026-01-01T00:00:00Z">
        <w:r>
          <w:t xml:space="preserve"> </w:t>
        </w:r>
      </w:ins>
      <w:ins w:id="1792" w:author="PR Preview" w:date="2026-01-01T00:00:00Z">
        <w:r>
          <w:t xml:space="preserve">and let</w:t>
        </w:r>
      </w:ins>
      <w:ins w:id="179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794" w:author="PR Preview" w:date="2026-01-01T00:00:00Z">
        <w:r>
          <w:t xml:space="preserve"> </w:t>
        </w:r>
      </w:ins>
      <w:ins w:id="1795" w:author="PR Preview" w:date="2026-01-01T00:00:00Z">
        <w:r>
          <w:t xml:space="preserve">be a random</w:t>
        </w:r>
      </w:ins>
      <w:ins w:id="1796" w:author="PR Preview" w:date="2026-01-01T00:00:00Z">
        <w:r>
          <w:t xml:space="preserve"> </w:t>
        </w:r>
      </w:ins>
      <w:hyperlink w:anchor="def-training-set">
        <w:ins w:id="179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798" w:author="PR Preview" w:date="2026-01-01T00:00:00Z">
        <w:r>
          <w:t xml:space="preserve">.</w:t>
        </w:r>
      </w:ins>
      <w:ins w:id="1799" w:author="PR Preview" w:date="2026-01-01T00:00:00Z">
        <w:r>
          <w:t xml:space="preserve"> </w:t>
        </w:r>
      </w:ins>
      <w:ins w:id="1800" w:author="PR Preview" w:date="2026-01-01T00:00:00Z">
        <w:r>
          <w:t xml:space="preserve">At a covariate value</w:t>
        </w:r>
      </w:ins>
      <w:ins w:id="1801" w:author="PR Preview" w:date="2026-01-01T00:00:00Z">
        <w:r>
          <w:t xml:space="preserve"> </w:t>
        </w:r>
      </w:ins>
      <m:oMath>
        <m:r>
          <m:t>x</m:t>
        </m:r>
      </m:oMath>
      <w:ins w:id="1802" w:author="PR Preview" w:date="2026-01-01T00:00:00Z">
        <w:r>
          <w:t xml:space="preserve">,</w:t>
        </w:r>
      </w:ins>
      <w:ins w:id="1803" w:author="PR Preview" w:date="2026-01-01T00:00:00Z">
        <w:r>
          <w:t xml:space="preserve"> </w:t>
        </w:r>
      </w:ins>
      <w:ins w:id="1804" w:author="PR Preview" w:date="2026-01-01T00:00:00Z">
        <w:r>
          <w:t xml:space="preserve">the prediction</w:t>
        </w:r>
      </w:ins>
      <w:ins w:id="180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806" w:author="PR Preview" w:date="2026-01-01T00:00:00Z">
        <w:r>
          <w:t xml:space="preserve"> </w:t>
        </w:r>
      </w:ins>
      <w:ins w:id="1807" w:author="PR Preview" w:date="2026-01-01T00:00:00Z">
        <w:r>
          <w:t xml:space="preserve">is a random variable,</w:t>
        </w:r>
      </w:ins>
      <w:ins w:id="1808" w:author="PR Preview" w:date="2026-01-01T00:00:00Z">
        <w:r>
          <w:t xml:space="preserve"> </w:t>
        </w:r>
      </w:ins>
      <w:ins w:id="1809" w:author="PR Preview" w:date="2026-01-01T00:00:00Z">
        <w:r>
          <w:t xml:space="preserve">because it depends on the random training data.</w:t>
        </w:r>
      </w:ins>
      <w:ins w:id="1810" w:author="PR Preview" w:date="2026-01-01T00:00:00Z">
        <w:r>
          <w:t xml:space="preserve"> </w:t>
        </w:r>
      </w:ins>
      <w:ins w:id="1811" w:author="PR Preview" w:date="2026-01-01T00:00:00Z">
        <w:r>
          <w:t xml:space="preserve">The</w:t>
        </w:r>
      </w:ins>
      <w:ins w:id="1812" w:author="PR Preview" w:date="2026-01-01T00:00:00Z">
        <w:r>
          <w:t xml:space="preserve"> </w:t>
        </w:r>
      </w:ins>
      <w:ins w:id="1813" w:author="PR Preview" w:date="2026-01-01T00:00:00Z">
        <w:r>
          <w:rPr>
            <w:b/>
            <w:bCs/>
          </w:rPr>
          <w:t xml:space="preserve">bias</w:t>
        </w:r>
      </w:ins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of the prediction</w:t>
        </w:r>
      </w:ins>
      <w:ins w:id="1816" w:author="PR Preview" w:date="2026-01-01T00:00:00Z">
        <w:r>
          <w:t xml:space="preserve"> </w:t>
        </w:r>
      </w:ins>
      <w:ins w:id="1817" w:author="PR Preview" w:date="2026-01-01T00:00:00Z">
        <w:r>
          <w:t xml:space="preserve">is the expected</w:t>
        </w:r>
      </w:ins>
      <w:ins w:id="1818" w:author="PR Preview" w:date="2026-01-01T00:00:00Z">
        <w:r>
          <w:t xml:space="preserve"> </w:t>
        </w:r>
      </w:ins>
      <w:hyperlink r:id="rId134">
        <w:ins w:id="1819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820" w:author="PR Preview" w:date="2026-01-01T00:00:00Z">
        <w:r>
          <w:t xml:space="preserve"> </w:t>
        </w:r>
      </w:ins>
      <w:ins w:id="1821" w:author="PR Preview" w:date="2026-01-01T00:00:00Z">
        <w:r>
          <w:t xml:space="preserve">of the prediction</w:t>
        </w:r>
      </w:ins>
      <w:ins w:id="1822" w:author="PR Preview" w:date="2026-01-01T00:00:00Z">
        <w:r>
          <w:t xml:space="preserve"> </w:t>
        </w:r>
      </w:ins>
      <w:ins w:id="1823" w:author="PR Preview" w:date="2026-01-01T00:00:00Z">
        <w:r>
          <w:t xml:space="preserve">as an</w:t>
        </w:r>
      </w:ins>
      <w:ins w:id="1824" w:author="PR Preview" w:date="2026-01-01T00:00:00Z">
        <w:r>
          <w:t xml:space="preserve"> </w:t>
        </w:r>
      </w:ins>
      <w:hyperlink r:id="rId135">
        <w:ins w:id="1825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1826" w:author="PR Preview" w:date="2026-01-01T00:00:00Z">
        <w:r>
          <w:t xml:space="preserve"> </w:t>
        </w:r>
      </w:ins>
      <w:ins w:id="1827" w:author="PR Preview" w:date="2026-01-01T00:00:00Z">
        <w:r>
          <w:t xml:space="preserve">of the</w:t>
        </w:r>
      </w:ins>
      <w:ins w:id="1828" w:author="PR Preview" w:date="2026-01-01T00:00:00Z">
        <w:r>
          <w:t xml:space="preserve"> </w:t>
        </w:r>
      </w:ins>
      <w:hyperlink w:anchor="def-mean-function">
        <w:ins w:id="1829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830" w:author="PR Preview" w:date="2026-01-01T00:00:00Z">
        <w:r>
          <w:t xml:space="preserve"> </w:t>
        </w:r>
      </w:ins>
      <w:ins w:id="1831" w:author="PR Preview" w:date="2026-01-01T00:00:00Z">
        <w:r>
          <w:t xml:space="preserve">value</w:t>
        </w:r>
      </w:ins>
      <w:ins w:id="1832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833" w:author="PR Preview" w:date="2026-01-01T00:00:00Z">
        <w:r>
          <w:t xml:space="preserve">,</w:t>
        </w:r>
      </w:ins>
      <w:ins w:id="1834" w:author="PR Preview" w:date="2026-01-01T00:00:00Z">
        <w:r>
          <w:t xml:space="preserve"> </w:t>
        </w:r>
      </w:ins>
      <w:ins w:id="1835" w:author="PR Preview" w:date="2026-01-01T00:00:00Z">
        <w:r>
          <w:t xml:space="preserve">which is its estimand here, not the new outcome it predicts:</w:t>
        </w:r>
      </w:ins>
    </w:p>
    <w:p>
      <w:pPr>
        <w:pStyle w:val="BodyText"/>
      </w:pPr>
      <w:bookmarkStart w:id="13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8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8"/>
    <w:bookmarkStart w:id="14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40"/>
    <w:bookmarkStart w:id="14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41"/>
    <w:bookmarkStart w:id="14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2"/>
    <w:bookmarkStart w:id="14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43"/>
    <w:bookmarkStart w:id="14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44"/>
    <w:bookmarkStart w:id="14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45"/>
    <w:bookmarkStart w:id="14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6"/>
    <w:bookmarkStart w:id="154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9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9"/>
    </w:p>
    <w:p>
      <w:pPr>
        <w:pStyle w:val="FirstParagraph"/>
      </w:pPr>
      <w:r>
        <w:t xml:space="preserve">The noise has</w:t>
      </w:r>
      <w:r>
        <w:t xml:space="preserve"> </w:t>
      </w:r>
      <w:hyperlink r:id="rId61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50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51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4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2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5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4"/>
    <w:bookmarkStart w:id="156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3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55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7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7"/>
    <w:bookmarkStart w:id="158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8"/>
    <w:bookmarkStart w:id="160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9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60"/>
    <w:bookmarkStart w:id="162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6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3" w:name="def-irreducible-error"/>
    <w:p>
      <w:pPr>
        <w:pStyle w:val="FirstParagraph"/>
      </w:pPr>
      <w:del w:id="1836" w:author="PR Preview" w:date="2026-01-01T00:00:00Z">
        <w:r>
          <w:rPr>
            <w:b/>
            <w:bCs/>
          </w:rPr>
          <w:delText xml:space="preserve">Definition 35 (Irreducible error)</w:delText>
        </w:r>
      </w:del>
      <w:del w:id="1837" w:author="PR Preview" w:date="2026-01-01T00:00:00Z">
        <w:r>
          <w:delText xml:space="preserve"> </w:delText>
        </w:r>
      </w:del>
      <w:del w:id="1838" w:author="PR Preview" w:date="2026-01-01T00:00:00Z">
        <w:r>
          <w:delText xml:space="preserve">In</w:delText>
        </w:r>
      </w:del>
      <w:del w:id="1839" w:author="PR Preview" w:date="2026-01-01T00:00:00Z">
        <w:r>
          <w:delText xml:space="preserve"> </w:delText>
        </w:r>
      </w:del>
      <w:hyperlink w:anchor="thm-epe-decomposition">
        <w:del w:id="1840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841" w:author="PR Preview" w:date="2026-01-01T00:00:00Z">
        <w:r>
          <w:delText xml:space="preserve">,</w:delText>
        </w:r>
      </w:del>
      <w:del w:id="1842" w:author="PR Preview" w:date="2026-01-01T00:00:00Z">
        <w:r>
          <w:delText xml:space="preserve"> </w:delText>
        </w:r>
      </w:del>
      <w:del w:id="1843" w:author="PR Preview" w:date="2026-01-01T00:00:00Z">
        <w:r>
          <w:delText xml:space="preserve">the term</w:delText>
        </w:r>
      </w:del>
      <w:del w:id="184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del w:id="1845" w:author="PR Preview" w:date="2026-01-01T00:00:00Z">
        <w:r>
          <w:delText xml:space="preserve"> </w:delText>
        </w:r>
      </w:del>
      <w:del w:id="1846" w:author="PR Preview" w:date="2026-01-01T00:00:00Z">
        <w:r>
          <w:delText xml:space="preserve">is the</w:delText>
        </w:r>
      </w:del>
      <w:del w:id="1847" w:author="PR Preview" w:date="2026-01-01T00:00:00Z">
        <w:r>
          <w:delText xml:space="preserve"> </w:delText>
        </w:r>
      </w:del>
      <w:del w:id="1848" w:author="PR Preview" w:date="2026-01-01T00:00:00Z">
        <w:r>
          <w:rPr>
            <w:b/>
            <w:bCs/>
          </w:rPr>
          <w:delText xml:space="preserve">irreducible error</w:delText>
        </w:r>
      </w:del>
      <w:del w:id="1849" w:author="PR Preview" w:date="2026-01-01T00:00:00Z">
        <w:r>
          <w:delText xml:space="preserve">.</w:delText>
        </w:r>
      </w:del>
      <w:del w:id="1850" w:author="PR Preview" w:date="2026-01-01T00:00:00Z">
        <w:r>
          <w:delText xml:space="preserve"> </w:delText>
        </w:r>
      </w:del>
      <w:del w:id="1851" w:author="PR Preview" w:date="2026-01-01T00:00:00Z">
        <w:r>
          <w:delText xml:space="preserve">It does not depend on the fitting procedure</w:delText>
        </w:r>
      </w:del>
      <w:del w:id="1852" w:author="PR Preview" w:date="2026-01-01T00:00:00Z">
        <w:r>
          <w:delText xml:space="preserve"> </w:delText>
        </w:r>
      </w:del>
      <m:oMath>
        <m:r>
          <m:t>g</m:t>
        </m:r>
      </m:oMath>
      <w:del w:id="1853" w:author="PR Preview" w:date="2026-01-01T00:00:00Z">
        <w:r>
          <w:delText xml:space="preserve">,</w:delText>
        </w:r>
      </w:del>
      <w:del w:id="1854" w:author="PR Preview" w:date="2026-01-01T00:00:00Z">
        <w:r>
          <w:delText xml:space="preserve"> </w:delText>
        </w:r>
      </w:del>
      <w:del w:id="1855" w:author="PR Preview" w:date="2026-01-01T00:00:00Z">
        <w:r>
          <w:delText xml:space="preserve">so no choice of prediction can remove it.</w:delText>
        </w:r>
      </w:del>
      <w:del w:id="1856" w:author="PR Preview" w:date="2026-01-01T00:00:00Z">
        <w:r>
          <w:delText xml:space="preserve"> </w:delText>
        </w:r>
      </w:del>
      <w:del w:id="1857" w:author="PR Preview" w:date="2026-01-01T00:00:00Z">
        <w:r>
          <w:delText xml:space="preserve">The theorem concerns the single covariate value</w:delText>
        </w:r>
      </w:del>
      <w:del w:id="1858" w:author="PR Preview" w:date="2026-01-01T00:00:00Z">
        <w:r>
          <w:delText xml:space="preserve"> </w:delText>
        </w:r>
      </w:del>
      <m:oMath>
        <m:r>
          <m:t>x</m:t>
        </m:r>
      </m:oMath>
      <w:del w:id="1859" w:author="PR Preview" w:date="2026-01-01T00:00:00Z">
        <w:r>
          <w:delText xml:space="preserve">,</w:delText>
        </w:r>
      </w:del>
      <w:del w:id="1860" w:author="PR Preview" w:date="2026-01-01T00:00:00Z">
        <w:r>
          <w:delText xml:space="preserve"> </w:delText>
        </w:r>
      </w:del>
      <w:del w:id="1861" w:author="PR Preview" w:date="2026-01-01T00:00:00Z">
        <w:r>
          <w:delText xml:space="preserve">so</w:delText>
        </w:r>
      </w:del>
      <w:del w:id="186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863" w:author="PR Preview" w:date="2026-01-01T00:00:00Z">
        <w:r>
          <w:delText xml:space="preserve"> </w:delText>
        </w:r>
      </w:del>
      <w:del w:id="1864" w:author="PR Preview" w:date="2026-01-01T00:00:00Z">
        <w:r>
          <w:delText xml:space="preserve">may differ from one covariate value to another:</w:delText>
        </w:r>
      </w:del>
      <w:del w:id="1865" w:author="PR Preview" w:date="2026-01-01T00:00:00Z">
        <w:r>
          <w:delText xml:space="preserve"> </w:delText>
        </w:r>
      </w:del>
      <w:del w:id="1866" w:author="PR Preview" w:date="2026-01-01T00:00:00Z">
        <w:r>
          <w:delText xml:space="preserve">it does not assume constant noise variance across covariate values.</w:delText>
        </w:r>
      </w:del>
      <w:del w:id="1867" w:author="PR Preview" w:date="2026-01-01T00:00:00Z">
        <w:r>
          <w:delText xml:space="preserve"> </w:delText>
        </w:r>
      </w:del>
      <w:del w:id="1868" w:author="PR Preview" w:date="2026-01-01T00:00:00Z">
        <w:r>
          <w:delText xml:space="preserve">For example, in</w:delText>
        </w:r>
      </w:del>
      <w:del w:id="1869" w:author="PR Preview" w:date="2026-01-01T00:00:00Z">
        <w:r>
          <w:delText xml:space="preserve"> </w:delText>
        </w:r>
      </w:del>
      <w:hyperlink w:anchor="exr-epe-three-sources">
        <w:del w:id="1870" w:author="PR Preview" w:date="2026-01-01T00:00:00Z">
          <w:r>
            <w:rPr>
              <w:rStyle w:val="Hyperlink"/>
            </w:rPr>
            <w:delText xml:space="preserve">Exercise 4</w:delText>
          </w:r>
        </w:del>
      </w:hyperlink>
      <w:del w:id="1871" w:author="PR Preview" w:date="2026-01-01T00:00:00Z">
        <w:r>
          <w:delText xml:space="preserve">,</w:delText>
        </w:r>
      </w:del>
      <w:del w:id="187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del w:id="1873" w:author="PR Preview" w:date="2026-01-01T00:00:00Z">
        <w:r>
          <w:delText xml:space="preserve">,</w:delText>
        </w:r>
      </w:del>
      <w:del w:id="1874" w:author="PR Preview" w:date="2026-01-01T00:00:00Z">
        <w:r>
          <w:delText xml:space="preserve"> </w:delText>
        </w:r>
      </w:del>
      <w:del w:id="1875" w:author="PR Preview" w:date="2026-01-01T00:00:00Z">
        <w:r>
          <w:delText xml:space="preserve">so every prediction there has expected squared error at least</w:delText>
        </w:r>
      </w:del>
      <w:del w:id="1876" w:author="PR Preview" w:date="2026-01-01T00:00:00Z">
        <w:r>
          <w:delText xml:space="preserve"> </w:delText>
        </w:r>
      </w:del>
      <m:oMath>
        <m:r>
          <m:t>3</m:t>
        </m:r>
      </m:oMath>
      <w:del w:id="1877" w:author="PR Preview" w:date="2026-01-01T00:00:00Z">
        <w:r>
          <w:delText xml:space="preserve">.</w:delText>
        </w:r>
      </w:del>
    </w:p>
    <w:p>
      <w:pPr>
        <w:pStyle w:val="FirstParagraph"/>
      </w:pPr>
      <w:ins w:id="1878" w:author="PR Preview" w:date="2026-01-01T00:00:00Z">
        <w:r>
          <w:rPr>
            <w:b/>
            <w:bCs/>
          </w:rPr>
          <w:t xml:space="preserve">Definition 34 (Irreducible error)</w:t>
        </w:r>
      </w:ins>
      <w:ins w:id="1879" w:author="PR Preview" w:date="2026-01-01T00:00:00Z">
        <w:r>
          <w:t xml:space="preserve"> </w:t>
        </w:r>
      </w:ins>
      <w:ins w:id="1880" w:author="PR Preview" w:date="2026-01-01T00:00:00Z">
        <w:r>
          <w:t xml:space="preserve">In</w:t>
        </w:r>
      </w:ins>
      <w:ins w:id="1881" w:author="PR Preview" w:date="2026-01-01T00:00:00Z">
        <w:r>
          <w:t xml:space="preserve"> </w:t>
        </w:r>
      </w:ins>
      <w:hyperlink w:anchor="thm-epe-decomposition">
        <w:ins w:id="1882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883" w:author="PR Preview" w:date="2026-01-01T00:00:00Z">
        <w:r>
          <w:t xml:space="preserve">,</w:t>
        </w:r>
      </w:ins>
      <w:ins w:id="1884" w:author="PR Preview" w:date="2026-01-01T00:00:00Z">
        <w:r>
          <w:t xml:space="preserve"> </w:t>
        </w:r>
      </w:ins>
      <w:ins w:id="1885" w:author="PR Preview" w:date="2026-01-01T00:00:00Z">
        <w:r>
          <w:t xml:space="preserve">the term</w:t>
        </w:r>
      </w:ins>
      <w:ins w:id="188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ins w:id="1887" w:author="PR Preview" w:date="2026-01-01T00:00:00Z">
        <w:r>
          <w:t xml:space="preserve"> </w:t>
        </w:r>
      </w:ins>
      <w:ins w:id="1888" w:author="PR Preview" w:date="2026-01-01T00:00:00Z">
        <w:r>
          <w:t xml:space="preserve">is the</w:t>
        </w:r>
      </w:ins>
      <w:ins w:id="1889" w:author="PR Preview" w:date="2026-01-01T00:00:00Z">
        <w:r>
          <w:t xml:space="preserve"> </w:t>
        </w:r>
      </w:ins>
      <w:ins w:id="1890" w:author="PR Preview" w:date="2026-01-01T00:00:00Z">
        <w:r>
          <w:rPr>
            <w:b/>
            <w:bCs/>
          </w:rPr>
          <w:t xml:space="preserve">irreducible error</w:t>
        </w:r>
      </w:ins>
      <w:ins w:id="1891" w:author="PR Preview" w:date="2026-01-01T00:00:00Z">
        <w:r>
          <w:t xml:space="preserve">.</w:t>
        </w:r>
      </w:ins>
      <w:ins w:id="1892" w:author="PR Preview" w:date="2026-01-01T00:00:00Z">
        <w:r>
          <w:t xml:space="preserve"> </w:t>
        </w:r>
      </w:ins>
      <w:ins w:id="1893" w:author="PR Preview" w:date="2026-01-01T00:00:00Z">
        <w:r>
          <w:t xml:space="preserve">It does not depend on the fitting procedure</w:t>
        </w:r>
      </w:ins>
      <w:ins w:id="1894" w:author="PR Preview" w:date="2026-01-01T00:00:00Z">
        <w:r>
          <w:t xml:space="preserve"> </w:t>
        </w:r>
      </w:ins>
      <m:oMath>
        <m:r>
          <m:t>g</m:t>
        </m:r>
      </m:oMath>
      <w:ins w:id="1895" w:author="PR Preview" w:date="2026-01-01T00:00:00Z">
        <w:r>
          <w:t xml:space="preserve">,</w:t>
        </w:r>
      </w:ins>
      <w:ins w:id="1896" w:author="PR Preview" w:date="2026-01-01T00:00:00Z">
        <w:r>
          <w:t xml:space="preserve"> </w:t>
        </w:r>
      </w:ins>
      <w:ins w:id="1897" w:author="PR Preview" w:date="2026-01-01T00:00:00Z">
        <w:r>
          <w:t xml:space="preserve">so no choice of prediction can remove it.</w:t>
        </w:r>
      </w:ins>
      <w:ins w:id="1898" w:author="PR Preview" w:date="2026-01-01T00:00:00Z">
        <w:r>
          <w:t xml:space="preserve"> </w:t>
        </w:r>
      </w:ins>
      <w:ins w:id="1899" w:author="PR Preview" w:date="2026-01-01T00:00:00Z">
        <w:r>
          <w:t xml:space="preserve">The theorem concerns the single covariate value</w:t>
        </w:r>
      </w:ins>
      <w:ins w:id="1900" w:author="PR Preview" w:date="2026-01-01T00:00:00Z">
        <w:r>
          <w:t xml:space="preserve"> </w:t>
        </w:r>
      </w:ins>
      <m:oMath>
        <m:r>
          <m:t>x</m:t>
        </m:r>
      </m:oMath>
      <w:ins w:id="1901" w:author="PR Preview" w:date="2026-01-01T00:00:00Z">
        <w:r>
          <w:t xml:space="preserve">,</w:t>
        </w:r>
      </w:ins>
      <w:ins w:id="1902" w:author="PR Preview" w:date="2026-01-01T00:00:00Z">
        <w:r>
          <w:t xml:space="preserve"> </w:t>
        </w:r>
      </w:ins>
      <w:ins w:id="1903" w:author="PR Preview" w:date="2026-01-01T00:00:00Z">
        <w:r>
          <w:t xml:space="preserve">so</w:t>
        </w:r>
      </w:ins>
      <w:ins w:id="190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905" w:author="PR Preview" w:date="2026-01-01T00:00:00Z">
        <w:r>
          <w:t xml:space="preserve"> </w:t>
        </w:r>
      </w:ins>
      <w:ins w:id="1906" w:author="PR Preview" w:date="2026-01-01T00:00:00Z">
        <w:r>
          <w:t xml:space="preserve">may differ from one covariate value to another:</w:t>
        </w:r>
      </w:ins>
      <w:ins w:id="1907" w:author="PR Preview" w:date="2026-01-01T00:00:00Z">
        <w:r>
          <w:t xml:space="preserve"> </w:t>
        </w:r>
      </w:ins>
      <w:ins w:id="1908" w:author="PR Preview" w:date="2026-01-01T00:00:00Z">
        <w:r>
          <w:t xml:space="preserve">it does not assume constant noise variance across covariate values.</w:t>
        </w:r>
      </w:ins>
      <w:ins w:id="1909" w:author="PR Preview" w:date="2026-01-01T00:00:00Z">
        <w:r>
          <w:t xml:space="preserve"> </w:t>
        </w:r>
      </w:ins>
      <w:ins w:id="1910" w:author="PR Preview" w:date="2026-01-01T00:00:00Z">
        <w:r>
          <w:t xml:space="preserve">For example, in</w:t>
        </w:r>
      </w:ins>
      <w:ins w:id="1911" w:author="PR Preview" w:date="2026-01-01T00:00:00Z">
        <w:r>
          <w:t xml:space="preserve"> </w:t>
        </w:r>
      </w:ins>
      <w:hyperlink w:anchor="exr-epe-three-sources">
        <w:ins w:id="1912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1913" w:author="PR Preview" w:date="2026-01-01T00:00:00Z">
        <w:r>
          <w:t xml:space="preserve">,</w:t>
        </w:r>
      </w:ins>
      <w:ins w:id="191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ins w:id="1915" w:author="PR Preview" w:date="2026-01-01T00:00:00Z">
        <w:r>
          <w:t xml:space="preserve">,</w:t>
        </w:r>
      </w:ins>
      <w:ins w:id="1916" w:author="PR Preview" w:date="2026-01-01T00:00:00Z">
        <w:r>
          <w:t xml:space="preserve"> </w:t>
        </w:r>
      </w:ins>
      <w:ins w:id="1917" w:author="PR Preview" w:date="2026-01-01T00:00:00Z">
        <w:r>
          <w:t xml:space="preserve">so every prediction there has expected squared error at least</w:t>
        </w:r>
      </w:ins>
      <w:ins w:id="1918" w:author="PR Preview" w:date="2026-01-01T00:00:00Z">
        <w:r>
          <w:t xml:space="preserve"> </w:t>
        </w:r>
      </w:ins>
      <m:oMath>
        <m:r>
          <m:t>3</m:t>
        </m:r>
      </m:oMath>
      <w:ins w:id="1919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64" w:name="rem-generalization-error"/>
    <w:p>
      <w:pPr>
        <w:pStyle w:val="BodyText"/>
      </w:pPr>
      <w:del w:id="1920" w:author="PR Preview" w:date="2026-01-01T00:00:00Z">
        <w:r>
          <w:rPr>
            <w:i/>
            <w:iCs/>
          </w:rPr>
          <w:delText xml:space="preserve">Remark 11</w:delText>
        </w:r>
      </w:del>
      <w:del w:id="1921" w:author="PR Preview" w:date="2026-01-01T00:00:00Z">
        <w:r>
          <w:delText xml:space="preserve"> (Other names, and how the expected error splits). </w:delText>
        </w:r>
      </w:del>
      <w:del w:id="1922" w:author="PR Preview" w:date="2026-01-01T00:00:00Z">
        <w:r>
          <w:delText xml:space="preserve">Hastie et al. [3, Sec. 7.2]</w:delText>
        </w:r>
      </w:del>
      <w:del w:id="1923" w:author="PR Preview" w:date="2026-01-01T00:00:00Z">
        <w:r>
          <w:delText xml:space="preserve"> </w:delText>
        </w:r>
      </w:del>
      <w:del w:id="1924" w:author="PR Preview" w:date="2026-01-01T00:00:00Z">
        <w:r>
          <w:delText xml:space="preserve">also call</w:delText>
        </w:r>
      </w:del>
      <w:del w:id="192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926" w:author="PR Preview" w:date="2026-01-01T00:00:00Z">
        <w:r>
          <w:delText xml:space="preserve"> </w:delText>
        </w:r>
      </w:del>
      <w:del w:id="1927" w:author="PR Preview" w:date="2026-01-01T00:00:00Z">
        <w:r>
          <w:delText xml:space="preserve">the</w:delText>
        </w:r>
      </w:del>
      <w:del w:id="1928" w:author="PR Preview" w:date="2026-01-01T00:00:00Z">
        <w:r>
          <w:delText xml:space="preserve"> </w:delText>
        </w:r>
      </w:del>
      <w:del w:id="1929" w:author="PR Preview" w:date="2026-01-01T00:00:00Z">
        <w:r>
          <w:rPr>
            <w:i/>
            <w:iCs/>
          </w:rPr>
          <w:delText xml:space="preserve">test error</w:delText>
        </w:r>
      </w:del>
      <w:del w:id="1930" w:author="PR Preview" w:date="2026-01-01T00:00:00Z">
        <w:r>
          <w:delText xml:space="preserve">,</w:delText>
        </w:r>
      </w:del>
      <w:del w:id="1931" w:author="PR Preview" w:date="2026-01-01T00:00:00Z">
        <w:r>
          <w:delText xml:space="preserve"> </w:delText>
        </w:r>
      </w:del>
      <w:del w:id="1932" w:author="PR Preview" w:date="2026-01-01T00:00:00Z">
        <w:r>
          <w:delText xml:space="preserve">and in sec. 7.12 the</w:delText>
        </w:r>
      </w:del>
      <w:del w:id="1933" w:author="PR Preview" w:date="2026-01-01T00:00:00Z">
        <w:r>
          <w:delText xml:space="preserve"> </w:delText>
        </w:r>
      </w:del>
      <w:del w:id="1934" w:author="PR Preview" w:date="2026-01-01T00:00:00Z">
        <w:r>
          <w:rPr>
            <w:i/>
            <w:iCs/>
          </w:rPr>
          <w:delText xml:space="preserve">conditional</w:delText>
        </w:r>
      </w:del>
      <w:del w:id="1935" w:author="PR Preview" w:date="2026-01-01T00:00:00Z">
        <w:r>
          <w:delText xml:space="preserve"> </w:delText>
        </w:r>
      </w:del>
      <w:del w:id="1936" w:author="PR Preview" w:date="2026-01-01T00:00:00Z">
        <w:r>
          <w:delText xml:space="preserve">test error.</w:delText>
        </w:r>
      </w:del>
      <w:del w:id="1937" w:author="PR Preview" w:date="2026-01-01T00:00:00Z">
        <w:r>
          <w:delText xml:space="preserve"> </w:delText>
        </w:r>
      </w:del>
      <w:del w:id="1938" w:author="PR Preview" w:date="2026-01-01T00:00:00Z">
        <w:r>
          <w:delText xml:space="preserve">It is the</w:delText>
        </w:r>
      </w:del>
      <w:del w:id="1939" w:author="PR Preview" w:date="2026-01-01T00:00:00Z">
        <w:r>
          <w:delText xml:space="preserve"> </w:delText>
        </w:r>
      </w:del>
      <w:hyperlink r:id="rId81">
        <w:del w:id="1940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1941" w:author="PR Preview" w:date="2026-01-01T00:00:00Z">
        <w:r>
          <w:delText xml:space="preserve"> </w:delText>
        </w:r>
      </w:del>
      <w:del w:id="1942" w:author="PR Preview" w:date="2026-01-01T00:00:00Z">
        <w:r>
          <w:delText xml:space="preserve">of the prediction</w:delText>
        </w:r>
      </w:del>
      <w:del w:id="194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1944" w:author="PR Preview" w:date="2026-01-01T00:00:00Z">
        <w:r>
          <w:delText xml:space="preserve"> </w:delText>
        </w:r>
      </w:del>
      <w:del w:id="1945" w:author="PR Preview" w:date="2026-01-01T00:00:00Z">
        <w:r>
          <w:delText xml:space="preserve">under the</w:delText>
        </w:r>
      </w:del>
      <w:del w:id="1946" w:author="PR Preview" w:date="2026-01-01T00:00:00Z">
        <w:r>
          <w:delText xml:space="preserve"> </w:delText>
        </w:r>
      </w:del>
      <w:hyperlink r:id="rId67">
        <w:del w:id="1947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948" w:author="PR Preview" w:date="2026-01-01T00:00:00Z">
        <w:r>
          <w:delText xml:space="preserve"> </w:delText>
        </w:r>
      </w:del>
      <m:oMath>
        <m:r>
          <m:t>L</m:t>
        </m:r>
      </m:oMath>
      <w:del w:id="1949" w:author="PR Preview" w:date="2026-01-01T00:00:00Z">
        <w:r>
          <w:delText xml:space="preserve">,</w:delText>
        </w:r>
      </w:del>
      <w:del w:id="1950" w:author="PR Preview" w:date="2026-01-01T00:00:00Z">
        <w:r>
          <w:delText xml:space="preserve"> </w:delText>
        </w:r>
      </w:del>
      <w:del w:id="1951" w:author="PR Preview" w:date="2026-01-01T00:00:00Z">
        <w:r>
          <w:delText xml:space="preserve">computed with the training set held fixed.</w:delText>
        </w:r>
      </w:del>
    </w:p>
    <w:p>
      <w:pPr>
        <w:pStyle w:val="BodyText"/>
      </w:pPr>
      <w:ins w:id="1952" w:author="PR Preview" w:date="2026-01-01T00:00:00Z">
        <w:r>
          <w:rPr>
            <w:i/>
            <w:iCs/>
          </w:rPr>
          <w:t xml:space="preserve">Remark 12</w:t>
        </w:r>
      </w:ins>
      <w:ins w:id="1953" w:author="PR Preview" w:date="2026-01-01T00:00:00Z">
        <w:r>
          <w:t xml:space="preserve"> (Other names, and how the expected error splits). </w:t>
        </w:r>
      </w:ins>
      <w:ins w:id="1954" w:author="PR Preview" w:date="2026-01-01T00:00:00Z">
        <w:r>
          <w:t xml:space="preserve">Hastie et al. [3, Sec. 7.2]</w:t>
        </w:r>
      </w:ins>
      <w:ins w:id="1955" w:author="PR Preview" w:date="2026-01-01T00:00:00Z">
        <w:r>
          <w:t xml:space="preserve"> </w:t>
        </w:r>
      </w:ins>
      <w:ins w:id="1956" w:author="PR Preview" w:date="2026-01-01T00:00:00Z">
        <w:r>
          <w:t xml:space="preserve">also call</w:t>
        </w:r>
      </w:ins>
      <w:ins w:id="195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958" w:author="PR Preview" w:date="2026-01-01T00:00:00Z">
        <w:r>
          <w:t xml:space="preserve"> </w:t>
        </w:r>
      </w:ins>
      <w:ins w:id="1959" w:author="PR Preview" w:date="2026-01-01T00:00:00Z">
        <w:r>
          <w:t xml:space="preserve">the</w:t>
        </w:r>
      </w:ins>
      <w:ins w:id="1960" w:author="PR Preview" w:date="2026-01-01T00:00:00Z">
        <w:r>
          <w:t xml:space="preserve"> </w:t>
        </w:r>
      </w:ins>
      <w:ins w:id="1961" w:author="PR Preview" w:date="2026-01-01T00:00:00Z">
        <w:r>
          <w:rPr>
            <w:i/>
            <w:iCs/>
          </w:rPr>
          <w:t xml:space="preserve">test error</w:t>
        </w:r>
      </w:ins>
      <w:ins w:id="1962" w:author="PR Preview" w:date="2026-01-01T00:00:00Z">
        <w:r>
          <w:t xml:space="preserve">,</w:t>
        </w:r>
      </w:ins>
      <w:ins w:id="1963" w:author="PR Preview" w:date="2026-01-01T00:00:00Z">
        <w:r>
          <w:t xml:space="preserve"> </w:t>
        </w:r>
      </w:ins>
      <w:ins w:id="1964" w:author="PR Preview" w:date="2026-01-01T00:00:00Z">
        <w:r>
          <w:t xml:space="preserve">and in sec. 7.12 the</w:t>
        </w:r>
      </w:ins>
      <w:ins w:id="1965" w:author="PR Preview" w:date="2026-01-01T00:00:00Z">
        <w:r>
          <w:t xml:space="preserve"> </w:t>
        </w:r>
      </w:ins>
      <w:ins w:id="1966" w:author="PR Preview" w:date="2026-01-01T00:00:00Z">
        <w:r>
          <w:rPr>
            <w:i/>
            <w:iCs/>
          </w:rPr>
          <w:t xml:space="preserve">conditional</w:t>
        </w:r>
      </w:ins>
      <w:ins w:id="1967" w:author="PR Preview" w:date="2026-01-01T00:00:00Z">
        <w:r>
          <w:t xml:space="preserve"> </w:t>
        </w:r>
      </w:ins>
      <w:ins w:id="1968" w:author="PR Preview" w:date="2026-01-01T00:00:00Z">
        <w:r>
          <w:t xml:space="preserve">test error.</w:t>
        </w:r>
      </w:ins>
      <w:ins w:id="1969" w:author="PR Preview" w:date="2026-01-01T00:00:00Z">
        <w:r>
          <w:t xml:space="preserve"> </w:t>
        </w:r>
      </w:ins>
      <w:ins w:id="1970" w:author="PR Preview" w:date="2026-01-01T00:00:00Z">
        <w:r>
          <w:t xml:space="preserve">It is the</w:t>
        </w:r>
      </w:ins>
      <w:ins w:id="1971" w:author="PR Preview" w:date="2026-01-01T00:00:00Z">
        <w:r>
          <w:t xml:space="preserve"> </w:t>
        </w:r>
      </w:ins>
      <w:hyperlink r:id="rId81">
        <w:ins w:id="1972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973" w:author="PR Preview" w:date="2026-01-01T00:00:00Z">
        <w:r>
          <w:t xml:space="preserve"> </w:t>
        </w:r>
      </w:ins>
      <w:ins w:id="1974" w:author="PR Preview" w:date="2026-01-01T00:00:00Z">
        <w:r>
          <w:t xml:space="preserve">of the prediction</w:t>
        </w:r>
      </w:ins>
      <w:ins w:id="197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1976" w:author="PR Preview" w:date="2026-01-01T00:00:00Z">
        <w:r>
          <w:t xml:space="preserve"> </w:t>
        </w:r>
      </w:ins>
      <w:ins w:id="1977" w:author="PR Preview" w:date="2026-01-01T00:00:00Z">
        <w:r>
          <w:t xml:space="preserve">under the</w:t>
        </w:r>
      </w:ins>
      <w:ins w:id="1978" w:author="PR Preview" w:date="2026-01-01T00:00:00Z">
        <w:r>
          <w:t xml:space="preserve"> </w:t>
        </w:r>
      </w:ins>
      <w:hyperlink r:id="rId67">
        <w:ins w:id="1979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980" w:author="PR Preview" w:date="2026-01-01T00:00:00Z">
        <w:r>
          <w:t xml:space="preserve"> </w:t>
        </w:r>
      </w:ins>
      <m:oMath>
        <m:r>
          <m:t>L</m:t>
        </m:r>
      </m:oMath>
      <w:ins w:id="1981" w:author="PR Preview" w:date="2026-01-01T00:00:00Z">
        <w:r>
          <w:t xml:space="preserve">,</w:t>
        </w:r>
      </w:ins>
      <w:ins w:id="1982" w:author="PR Preview" w:date="2026-01-01T00:00:00Z">
        <w:r>
          <w:t xml:space="preserve"> </w:t>
        </w:r>
      </w:ins>
      <w:ins w:id="1983" w:author="PR Preview" w:date="2026-01-01T00:00:00Z">
        <w:r>
          <w:t xml:space="preserve">computed with the training set held fixed.</w:t>
        </w:r>
      </w:ins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4"/>
    <w:bookmarkStart w:id="166" w:name="def-flexibility"/>
    <w:p>
      <w:pPr>
        <w:pStyle w:val="BodyText"/>
      </w:pPr>
      <w:del w:id="1984" w:author="PR Preview" w:date="2026-01-01T00:00:00Z">
        <w:r>
          <w:rPr>
            <w:b/>
            <w:bCs/>
          </w:rPr>
          <w:delText xml:space="preserve">Definition 36 (Flexibility)</w:delText>
        </w:r>
      </w:del>
      <w:del w:id="1985" w:author="PR Preview" w:date="2026-01-01T00:00:00Z">
        <w:r>
          <w:delText xml:space="preserve"> </w:delText>
        </w:r>
      </w:del>
      <w:del w:id="1986" w:author="PR Preview" w:date="2026-01-01T00:00:00Z">
        <w:r>
          <w:delText xml:space="preserve">Let</w:delText>
        </w:r>
      </w:del>
      <w:del w:id="198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1988" w:author="PR Preview" w:date="2026-01-01T00:00:00Z">
        <w:r>
          <w:delText xml:space="preserve"> </w:delText>
        </w:r>
      </w:del>
      <w:del w:id="1989" w:author="PR Preview" w:date="2026-01-01T00:00:00Z">
        <w:r>
          <w:delText xml:space="preserve">and</w:delText>
        </w:r>
      </w:del>
      <w:del w:id="199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1991" w:author="PR Preview" w:date="2026-01-01T00:00:00Z">
        <w:r>
          <w:delText xml:space="preserve"> </w:delText>
        </w:r>
      </w:del>
      <w:del w:id="1992" w:author="PR Preview" w:date="2026-01-01T00:00:00Z">
        <w:r>
          <w:delText xml:space="preserve">be</w:delText>
        </w:r>
      </w:del>
      <w:del w:id="1993" w:author="PR Preview" w:date="2026-01-01T00:00:00Z">
        <w:r>
          <w:delText xml:space="preserve"> </w:delText>
        </w:r>
      </w:del>
      <w:hyperlink w:anchor="def-fitting-procedure">
        <w:del w:id="1994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1995" w:author="PR Preview" w:date="2026-01-01T00:00:00Z">
        <w:r>
          <w:delText xml:space="preserve"> </w:delText>
        </w:r>
      </w:del>
      <w:del w:id="1996" w:author="PR Preview" w:date="2026-01-01T00:00:00Z">
        <w:r>
          <w:delText xml:space="preserve">that each choose, by least squares,</w:delText>
        </w:r>
      </w:del>
      <w:del w:id="1997" w:author="PR Preview" w:date="2026-01-01T00:00:00Z">
        <w:r>
          <w:delText xml:space="preserve"> </w:delText>
        </w:r>
      </w:del>
      <w:del w:id="1998" w:author="PR Preview" w:date="2026-01-01T00:00:00Z">
        <w:r>
          <w:delText xml:space="preserve">a</w:delText>
        </w:r>
      </w:del>
      <w:del w:id="1999" w:author="PR Preview" w:date="2026-01-01T00:00:00Z">
        <w:r>
          <w:delText xml:space="preserve"> </w:delText>
        </w:r>
      </w:del>
      <w:hyperlink w:anchor="def-prediction-rule">
        <w:del w:id="2000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001" w:author="PR Preview" w:date="2026-01-01T00:00:00Z">
        <w:r>
          <w:delText xml:space="preserve"> </w:delText>
        </w:r>
      </w:del>
      <w:del w:id="2002" w:author="PR Preview" w:date="2026-01-01T00:00:00Z">
        <w:r>
          <w:delText xml:space="preserve">from a set of candidate functions,</w:delText>
        </w:r>
      </w:del>
      <w:del w:id="200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del w:id="2004" w:author="PR Preview" w:date="2026-01-01T00:00:00Z">
        <w:r>
          <w:delText xml:space="preserve"> </w:delText>
        </w:r>
      </w:del>
      <w:del w:id="2005" w:author="PR Preview" w:date="2026-01-01T00:00:00Z">
        <w:r>
          <w:delText xml:space="preserve">and</w:delText>
        </w:r>
      </w:del>
      <w:del w:id="200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del w:id="2007" w:author="PR Preview" w:date="2026-01-01T00:00:00Z">
        <w:r>
          <w:delText xml:space="preserve"> </w:delText>
        </w:r>
      </w:del>
      <w:del w:id="2008" w:author="PR Preview" w:date="2026-01-01T00:00:00Z">
        <w:r>
          <w:delText xml:space="preserve">respectively.</w:delText>
        </w:r>
      </w:del>
      <w:del w:id="2009" w:author="PR Preview" w:date="2026-01-01T00:00:00Z">
        <w:r>
          <w:delText xml:space="preserve"> </w:delText>
        </w:r>
      </w:del>
      <w:del w:id="2010" w:author="PR Preview" w:date="2026-01-01T00:00:00Z">
        <w:r>
          <w:delText xml:space="preserve">The procedure</w:delText>
        </w:r>
      </w:del>
      <w:del w:id="201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2012" w:author="PR Preview" w:date="2026-01-01T00:00:00Z">
        <w:r>
          <w:delText xml:space="preserve"> </w:delText>
        </w:r>
      </w:del>
      <w:del w:id="2013" w:author="PR Preview" w:date="2026-01-01T00:00:00Z">
        <w:r>
          <w:delText xml:space="preserve">is</w:delText>
        </w:r>
      </w:del>
      <w:del w:id="2014" w:author="PR Preview" w:date="2026-01-01T00:00:00Z">
        <w:r>
          <w:delText xml:space="preserve"> </w:delText>
        </w:r>
      </w:del>
      <w:del w:id="2015" w:author="PR Preview" w:date="2026-01-01T00:00:00Z">
        <w:r>
          <w:rPr>
            <w:b/>
            <w:bCs/>
          </w:rPr>
          <w:delText xml:space="preserve">at least as flexible</w:delText>
        </w:r>
      </w:del>
      <w:del w:id="2016" w:author="PR Preview" w:date="2026-01-01T00:00:00Z">
        <w:r>
          <w:delText xml:space="preserve"> </w:delText>
        </w:r>
      </w:del>
      <w:del w:id="2017" w:author="PR Preview" w:date="2026-01-01T00:00:00Z">
        <w:r>
          <w:delText xml:space="preserve">as</w:delText>
        </w:r>
      </w:del>
      <w:del w:id="201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019" w:author="PR Preview" w:date="2026-01-01T00:00:00Z">
        <w:r>
          <w:delText xml:space="preserve"> </w:delText>
        </w:r>
      </w:del>
      <w:del w:id="2020" w:author="PR Preview" w:date="2026-01-01T00:00:00Z">
        <w:r>
          <w:delText xml:space="preserve">if every candidate of</w:delText>
        </w:r>
      </w:del>
      <w:del w:id="202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2022" w:author="PR Preview" w:date="2026-01-01T00:00:00Z">
        <w:r>
          <w:delText xml:space="preserve"> </w:delText>
        </w:r>
      </w:del>
      <w:del w:id="2023" w:author="PR Preview" w:date="2026-01-01T00:00:00Z">
        <w:r>
          <w:delText xml:space="preserve">is also a candidate of</w:delText>
        </w:r>
      </w:del>
      <w:del w:id="202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2025" w:author="PR Preview" w:date="2026-01-01T00:00:00Z">
        <w:r>
          <w:delText xml:space="preserve">:</w:delText>
        </w:r>
      </w:del>
    </w:p>
    <w:p>
      <w:pPr>
        <w:pStyle w:val="BodyText"/>
      </w:pPr>
      <w:bookmarkStart w:id="16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del w:id="2026" w:author="PR Preview" w:date="2026-01-01T00:00:00Z">
        <w:r>
          <w:rPr>
            <w:i/>
            <w:iCs/>
          </w:rPr>
          <w:delText xml:space="preserve">Remark 12</w:delText>
        </w:r>
      </w:del>
      <w:del w:id="2027" w:author="PR Preview" w:date="2026-01-01T00:00:00Z">
        <w:r>
          <w:delText xml:space="preserve"> (Source: Flexibility). </w:delText>
        </w:r>
      </w:del>
      <w:del w:id="2028" w:author="PR Preview" w:date="2026-01-01T00:00:00Z">
        <w:r>
          <w:delText xml:space="preserve">James et al. [5, Sec. 2.1.3]</w:delText>
        </w:r>
      </w:del>
      <w:del w:id="2029" w:author="PR Preview" w:date="2026-01-01T00:00:00Z">
        <w:r>
          <w:delText xml:space="preserve"> </w:delText>
        </w:r>
      </w:del>
      <w:del w:id="2030" w:author="PR Preview" w:date="2026-01-01T00:00:00Z">
        <w:r>
          <w:delText xml:space="preserve">use flexibility without a formal definition.</w:delText>
        </w:r>
      </w:del>
    </w:p>
    <w:p>
      <w:pPr>
        <w:pStyle w:val="BodyText"/>
      </w:pPr>
      <w:del w:id="2031" w:author="PR Preview" w:date="2026-01-01T00:00:00Z">
        <w:r>
          <w:rPr>
            <w:i/>
            <w:iCs/>
          </w:rPr>
          <w:delText xml:space="preserve">Remark 13</w:delText>
        </w:r>
      </w:del>
      <w:del w:id="2032" w:author="PR Preview" w:date="2026-01-01T00:00:00Z">
        <w:r>
          <w:delText xml:space="preserve"> (Polynomial degree orders flexibility). </w:delText>
        </w:r>
      </w:del>
      <w:del w:id="2033" w:author="PR Preview" w:date="2026-01-01T00:00:00Z">
        <w:r>
          <w:delText xml:space="preserve">Least-squares polynomial fits are ordered by degree:</w:delText>
        </w:r>
      </w:del>
      <w:del w:id="2034" w:author="PR Preview" w:date="2026-01-01T00:00:00Z">
        <w:r>
          <w:delText xml:space="preserve"> </w:delText>
        </w:r>
      </w:del>
      <w:del w:id="2035" w:author="PR Preview" w:date="2026-01-01T00:00:00Z">
        <w:r>
          <w:delText xml:space="preserve">a polynomial of degree</w:delText>
        </w:r>
      </w:del>
      <w:del w:id="2036" w:author="PR Preview" w:date="2026-01-01T00:00:00Z">
        <w:r>
          <w:delText xml:space="preserve"> </w:delText>
        </w:r>
      </w:del>
      <m:oMath>
        <m:r>
          <m:t>d</m:t>
        </m:r>
      </m:oMath>
      <w:del w:id="2037" w:author="PR Preview" w:date="2026-01-01T00:00:00Z">
        <w:r>
          <w:delText xml:space="preserve"> </w:delText>
        </w:r>
      </w:del>
      <w:del w:id="2038" w:author="PR Preview" w:date="2026-01-01T00:00:00Z">
        <w:r>
          <w:delText xml:space="preserve">is also a polynomial of degree</w:delText>
        </w:r>
      </w:del>
      <w:del w:id="2039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2040" w:author="PR Preview" w:date="2026-01-01T00:00:00Z">
        <w:r>
          <w:delText xml:space="preserve"> </w:delText>
        </w:r>
      </w:del>
      <w:del w:id="2041" w:author="PR Preview" w:date="2026-01-01T00:00:00Z">
        <w:r>
          <w:delText xml:space="preserve">whose coefficient of</w:delText>
        </w:r>
      </w:del>
      <w:del w:id="2042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2043" w:author="PR Preview" w:date="2026-01-01T00:00:00Z">
        <w:r>
          <w:delText xml:space="preserve"> </w:delText>
        </w:r>
      </w:del>
      <w:del w:id="2044" w:author="PR Preview" w:date="2026-01-01T00:00:00Z">
        <w:r>
          <w:delText xml:space="preserve">is zero,</w:delText>
        </w:r>
      </w:del>
      <w:del w:id="2045" w:author="PR Preview" w:date="2026-01-01T00:00:00Z">
        <w:r>
          <w:delText xml:space="preserve"> </w:delText>
        </w:r>
      </w:del>
      <w:del w:id="2046" w:author="PR Preview" w:date="2026-01-01T00:00:00Z">
        <w:r>
          <w:delText xml:space="preserve">so the fit of degree</w:delText>
        </w:r>
      </w:del>
      <w:del w:id="2047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2048" w:author="PR Preview" w:date="2026-01-01T00:00:00Z">
        <w:r>
          <w:delText xml:space="preserve"> </w:delText>
        </w:r>
      </w:del>
      <w:del w:id="2049" w:author="PR Preview" w:date="2026-01-01T00:00:00Z">
        <w:r>
          <w:delText xml:space="preserve">is</w:delText>
        </w:r>
      </w:del>
      <w:del w:id="2050" w:author="PR Preview" w:date="2026-01-01T00:00:00Z">
        <w:r>
          <w:delText xml:space="preserve"> </w:delText>
        </w:r>
      </w:del>
      <w:hyperlink w:anchor="def-flexibility">
        <w:del w:id="2051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2052" w:author="PR Preview" w:date="2026-01-01T00:00:00Z">
        <w:r>
          <w:delText xml:space="preserve"> </w:delText>
        </w:r>
      </w:del>
      <w:del w:id="2053" w:author="PR Preview" w:date="2026-01-01T00:00:00Z">
        <w:r>
          <w:delText xml:space="preserve">as the fit of degree</w:delText>
        </w:r>
      </w:del>
      <w:del w:id="2054" w:author="PR Preview" w:date="2026-01-01T00:00:00Z">
        <w:r>
          <w:delText xml:space="preserve"> </w:delText>
        </w:r>
      </w:del>
      <m:oMath>
        <m:r>
          <m:t>d</m:t>
        </m:r>
      </m:oMath>
      <w:del w:id="2055" w:author="PR Preview" w:date="2026-01-01T00:00:00Z">
        <w:r>
          <w:delText xml:space="preserve">.</w:delText>
        </w:r>
      </w:del>
      <w:del w:id="2056" w:author="PR Preview" w:date="2026-01-01T00:00:00Z">
        <w:r>
          <w:delText xml:space="preserve"> </w:delText>
        </w:r>
      </w:del>
      <w:del w:id="2057" w:author="PR Preview" w:date="2026-01-01T00:00:00Z">
        <w:r>
          <w:delText xml:space="preserve">The four fits of</w:delText>
        </w:r>
      </w:del>
      <w:del w:id="2058" w:author="PR Preview" w:date="2026-01-01T00:00:00Z">
        <w:r>
          <w:delText xml:space="preserve"> </w:delText>
        </w:r>
      </w:del>
      <w:hyperlink w:anchor="exr-overfitting">
        <w:del w:id="2059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060" w:author="PR Preview" w:date="2026-01-01T00:00:00Z">
        <w:r>
          <w:delText xml:space="preserve"> </w:delText>
        </w:r>
      </w:del>
      <w:del w:id="2061" w:author="PR Preview" w:date="2026-01-01T00:00:00Z">
        <w:r>
          <w:delText xml:space="preserve">are ordered this way.</w:delText>
        </w:r>
      </w:del>
      <w:del w:id="2062" w:author="PR Preview" w:date="2026-01-01T00:00:00Z">
        <w:r>
          <w:delText xml:space="preserve"> </w:delText>
        </w:r>
      </w:del>
      <w:hyperlink w:anchor="def-flexibility">
        <w:del w:id="2063" w:author="PR Preview" w:date="2026-01-01T00:00:00Z">
          <w:r>
            <w:rPr>
              <w:rStyle w:val="Hyperlink"/>
            </w:rPr>
            <w:delText xml:space="preserve">Definition 36</w:delText>
          </w:r>
        </w:del>
      </w:hyperlink>
      <w:del w:id="2064" w:author="PR Preview" w:date="2026-01-01T00:00:00Z">
        <w:r>
          <w:delText xml:space="preserve"> </w:delText>
        </w:r>
      </w:del>
      <w:del w:id="2065" w:author="PR Preview" w:date="2026-01-01T00:00:00Z">
        <w:r>
          <w:delText xml:space="preserve">is narrower than the informal use of the word</w:delText>
        </w:r>
      </w:del>
      <w:del w:id="2066" w:author="PR Preview" w:date="2026-01-01T00:00:00Z">
        <w:r>
          <w:delText xml:space="preserve"> </w:delText>
        </w:r>
      </w:del>
      <w:del w:id="2067" w:author="PR Preview" w:date="2026-01-01T00:00:00Z">
        <w:r>
          <w:delText xml:space="preserve">in</w:delText>
        </w:r>
      </w:del>
      <w:del w:id="2068" w:author="PR Preview" w:date="2026-01-01T00:00:00Z">
        <w:r>
          <w:delText xml:space="preserve"> </w:delText>
        </w:r>
      </w:del>
      <w:del w:id="2069" w:author="PR Preview" w:date="2026-01-01T00:00:00Z">
        <w:r>
          <w:delText xml:space="preserve">James et al. [5, Sec. 2.1.3]</w:delText>
        </w:r>
      </w:del>
      <w:del w:id="2070" w:author="PR Preview" w:date="2026-01-01T00:00:00Z">
        <w:r>
          <w:delText xml:space="preserve">:</w:delText>
        </w:r>
      </w:del>
      <w:del w:id="2071" w:author="PR Preview" w:date="2026-01-01T00:00:00Z">
        <w:r>
          <w:delText xml:space="preserve"> </w:delText>
        </w:r>
      </w:del>
      <w:del w:id="2072" w:author="PR Preview" w:date="2026-01-01T00:00:00Z">
        <w:r>
          <w:delText xml:space="preserve">it orders only procedures whose candidate sets are nested.</w:delText>
        </w:r>
      </w:del>
      <w:del w:id="2073" w:author="PR Preview" w:date="2026-01-01T00:00:00Z">
        <w:r>
          <w:delText xml:space="preserve"> </w:delText>
        </w:r>
      </w:del>
      <w:del w:id="2074" w:author="PR Preview" w:date="2026-01-01T00:00:00Z">
        <w:r>
          <w:delText xml:space="preserve">Other procedures can be compared by other measures,</w:delText>
        </w:r>
      </w:del>
      <w:del w:id="2075" w:author="PR Preview" w:date="2026-01-01T00:00:00Z">
        <w:r>
          <w:delText xml:space="preserve"> </w:delText>
        </w:r>
      </w:del>
      <w:del w:id="2076" w:author="PR Preview" w:date="2026-01-01T00:00:00Z">
        <w:r>
          <w:delText xml:space="preserve">such as the effective number of parameters</w:delText>
        </w:r>
      </w:del>
      <w:del w:id="2077" w:author="PR Preview" w:date="2026-01-01T00:00:00Z">
        <w:r>
          <w:delText xml:space="preserve"> </w:delText>
        </w:r>
      </w:del>
      <w:del w:id="2078" w:author="PR Preview" w:date="2026-01-01T00:00:00Z">
        <w:r>
          <w:delText xml:space="preserve">[3, Sec. 7.6]</w:delText>
        </w:r>
      </w:del>
      <w:del w:id="2079" w:author="PR Preview" w:date="2026-01-01T00:00:00Z">
        <w:r>
          <w:delText xml:space="preserve">.</w:delText>
        </w:r>
      </w:del>
    </w:p>
    <w:p>
      <w:pPr>
        <w:pStyle w:val="BodyText"/>
      </w:pPr>
      <w:del w:id="2080" w:author="PR Preview" w:date="2026-01-01T00:00:00Z">
        <w:r>
          <w:rPr>
            <w:b/>
            <w:bCs/>
          </w:rPr>
          <w:delText xml:space="preserve">Definition 37 (Bias–variance trade-off)</w:delText>
        </w:r>
      </w:del>
      <w:del w:id="2081" w:author="PR Preview" w:date="2026-01-01T00:00:00Z">
        <w:r>
          <w:delText xml:space="preserve"> </w:delText>
        </w:r>
      </w:del>
      <w:del w:id="2082" w:author="PR Preview" w:date="2026-01-01T00:00:00Z">
        <w:r>
          <w:delText xml:space="preserve">Let</w:delText>
        </w:r>
      </w:del>
      <w:del w:id="208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2084" w:author="PR Preview" w:date="2026-01-01T00:00:00Z">
        <w:r>
          <w:delText xml:space="preserve"> </w:delText>
        </w:r>
      </w:del>
      <w:del w:id="2085" w:author="PR Preview" w:date="2026-01-01T00:00:00Z">
        <w:r>
          <w:delText xml:space="preserve">be</w:delText>
        </w:r>
      </w:del>
      <w:del w:id="2086" w:author="PR Preview" w:date="2026-01-01T00:00:00Z">
        <w:r>
          <w:delText xml:space="preserve"> </w:delText>
        </w:r>
      </w:del>
      <w:hyperlink w:anchor="def-fitting-procedure">
        <w:del w:id="2087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088" w:author="PR Preview" w:date="2026-01-01T00:00:00Z">
        <w:r>
          <w:delText xml:space="preserve">,</w:delText>
        </w:r>
      </w:del>
      <w:del w:id="2089" w:author="PR Preview" w:date="2026-01-01T00:00:00Z">
        <w:r>
          <w:delText xml:space="preserve"> </w:delText>
        </w:r>
      </w:del>
      <w:del w:id="2090" w:author="PR Preview" w:date="2026-01-01T00:00:00Z">
        <w:r>
          <w:delText xml:space="preserve">each</w:delText>
        </w:r>
      </w:del>
      <w:del w:id="2091" w:author="PR Preview" w:date="2026-01-01T00:00:00Z">
        <w:r>
          <w:delText xml:space="preserve"> </w:delText>
        </w:r>
      </w:del>
      <w:hyperlink w:anchor="def-flexibility">
        <w:del w:id="2092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2093" w:author="PR Preview" w:date="2026-01-01T00:00:00Z">
        <w:r>
          <w:delText xml:space="preserve"> </w:delText>
        </w:r>
      </w:del>
      <w:del w:id="2094" w:author="PR Preview" w:date="2026-01-01T00:00:00Z">
        <w:r>
          <w:delText xml:space="preserve">as the one before,</w:delText>
        </w:r>
      </w:del>
      <w:del w:id="2095" w:author="PR Preview" w:date="2026-01-01T00:00:00Z">
        <w:r>
          <w:delText xml:space="preserve"> </w:delText>
        </w:r>
      </w:del>
      <w:del w:id="2096" w:author="PR Preview" w:date="2026-01-01T00:00:00Z">
        <w:r>
          <w:delText xml:space="preserve">and let</w:delText>
        </w:r>
      </w:del>
      <w:del w:id="209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098" w:author="PR Preview" w:date="2026-01-01T00:00:00Z">
        <w:r>
          <w:delText xml:space="preserve"> </w:delText>
        </w:r>
      </w:del>
      <w:del w:id="2099" w:author="PR Preview" w:date="2026-01-01T00:00:00Z">
        <w:r>
          <w:delText xml:space="preserve">be a random</w:delText>
        </w:r>
      </w:del>
      <w:del w:id="2100" w:author="PR Preview" w:date="2026-01-01T00:00:00Z">
        <w:r>
          <w:delText xml:space="preserve"> </w:delText>
        </w:r>
      </w:del>
      <w:hyperlink w:anchor="def-training-set">
        <w:del w:id="210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102" w:author="PR Preview" w:date="2026-01-01T00:00:00Z">
        <w:r>
          <w:delText xml:space="preserve">.</w:delText>
        </w:r>
      </w:del>
      <w:del w:id="2103" w:author="PR Preview" w:date="2026-01-01T00:00:00Z">
        <w:r>
          <w:delText xml:space="preserve"> </w:delText>
        </w:r>
      </w:del>
      <w:del w:id="2104" w:author="PR Preview" w:date="2026-01-01T00:00:00Z">
        <w:r>
          <w:delText xml:space="preserve">At a covariate value</w:delText>
        </w:r>
      </w:del>
      <w:del w:id="2105" w:author="PR Preview" w:date="2026-01-01T00:00:00Z">
        <w:r>
          <w:delText xml:space="preserve"> </w:delText>
        </w:r>
      </w:del>
      <m:oMath>
        <m:r>
          <m:t>x</m:t>
        </m:r>
      </m:oMath>
      <w:del w:id="2106" w:author="PR Preview" w:date="2026-01-01T00:00:00Z">
        <w:r>
          <w:delText xml:space="preserve">,</w:delText>
        </w:r>
      </w:del>
      <w:del w:id="2107" w:author="PR Preview" w:date="2026-01-01T00:00:00Z">
        <w:r>
          <w:delText xml:space="preserve"> </w:delText>
        </w:r>
      </w:del>
      <w:del w:id="2108" w:author="PR Preview" w:date="2026-01-01T00:00:00Z">
        <w:r>
          <w:delText xml:space="preserve">with</w:delText>
        </w:r>
      </w:del>
      <w:del w:id="2109" w:author="PR Preview" w:date="2026-01-01T00:00:00Z">
        <w:r>
          <w:delText xml:space="preserve"> </w:delText>
        </w:r>
      </w:del>
      <m:oMath>
        <m:r>
          <m:t>μ</m:t>
        </m:r>
      </m:oMath>
      <w:del w:id="2110" w:author="PR Preview" w:date="2026-01-01T00:00:00Z">
        <w:r>
          <w:delText xml:space="preserve"> </w:delText>
        </w:r>
      </w:del>
      <w:del w:id="2111" w:author="PR Preview" w:date="2026-01-01T00:00:00Z">
        <w:r>
          <w:delText xml:space="preserve">the</w:delText>
        </w:r>
      </w:del>
      <w:del w:id="2112" w:author="PR Preview" w:date="2026-01-01T00:00:00Z">
        <w:r>
          <w:delText xml:space="preserve"> </w:delText>
        </w:r>
      </w:del>
      <w:hyperlink w:anchor="def-mean-function">
        <w:del w:id="2113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2114" w:author="PR Preview" w:date="2026-01-01T00:00:00Z">
        <w:r>
          <w:delText xml:space="preserve">,</w:delText>
        </w:r>
      </w:del>
      <w:del w:id="2115" w:author="PR Preview" w:date="2026-01-01T00:00:00Z">
        <w:r>
          <w:delText xml:space="preserve"> </w:delText>
        </w:r>
      </w:del>
      <w:del w:id="2116" w:author="PR Preview" w:date="2026-01-01T00:00:00Z">
        <w:r>
          <w:delText xml:space="preserve">there is a</w:delText>
        </w:r>
      </w:del>
      <w:del w:id="2117" w:author="PR Preview" w:date="2026-01-01T00:00:00Z">
        <w:r>
          <w:delText xml:space="preserve"> </w:delText>
        </w:r>
      </w:del>
      <w:del w:id="2118" w:author="PR Preview" w:date="2026-01-01T00:00:00Z">
        <w:r>
          <w:rPr>
            <w:b/>
            <w:bCs/>
          </w:rPr>
          <w:delText xml:space="preserve">bias–variance trade-off</w:delText>
        </w:r>
      </w:del>
      <w:del w:id="2119" w:author="PR Preview" w:date="2026-01-01T00:00:00Z">
        <w:r>
          <w:delText xml:space="preserve"> </w:delText>
        </w:r>
      </w:del>
      <w:del w:id="2120" w:author="PR Preview" w:date="2026-01-01T00:00:00Z">
        <w:r>
          <w:delText xml:space="preserve">among them</w:delText>
        </w:r>
      </w:del>
      <w:del w:id="2121" w:author="PR Preview" w:date="2026-01-01T00:00:00Z">
        <w:r>
          <w:delText xml:space="preserve"> </w:delText>
        </w:r>
      </w:del>
      <w:del w:id="2122" w:author="PR Preview" w:date="2026-01-01T00:00:00Z">
        <w:r>
          <w:delText xml:space="preserve">when, from each procedure to the next,</w:delText>
        </w:r>
      </w:del>
      <w:del w:id="2123" w:author="PR Preview" w:date="2026-01-01T00:00:00Z">
        <w:r>
          <w:delText xml:space="preserve"> </w:delText>
        </w:r>
      </w:del>
      <w:del w:id="2124" w:author="PR Preview" w:date="2026-01-01T00:00:00Z">
        <w:r>
          <w:delText xml:space="preserve">the squared</w:delText>
        </w:r>
      </w:del>
      <w:del w:id="2125" w:author="PR Preview" w:date="2026-01-01T00:00:00Z">
        <w:r>
          <w:delText xml:space="preserve"> </w:delText>
        </w:r>
      </w:del>
      <w:hyperlink w:anchor="def-prediction-bias">
        <w:del w:id="2126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2127" w:author="PR Preview" w:date="2026-01-01T00:00:00Z">
        <w:r>
          <w:delText xml:space="preserve"> </w:delText>
        </w:r>
      </w:del>
      <w:del w:id="2128" w:author="PR Preview" w:date="2026-01-01T00:00:00Z">
        <w:r>
          <w:delText xml:space="preserve">of the prediction, used as an</w:delText>
        </w:r>
      </w:del>
      <w:del w:id="2129" w:author="PR Preview" w:date="2026-01-01T00:00:00Z">
        <w:r>
          <w:delText xml:space="preserve"> </w:delText>
        </w:r>
      </w:del>
      <w:hyperlink r:id="rId135">
        <w:del w:id="2130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2131" w:author="PR Preview" w:date="2026-01-01T00:00:00Z">
        <w:r>
          <w:delText xml:space="preserve"> </w:delText>
        </w:r>
      </w:del>
      <w:del w:id="2132" w:author="PR Preview" w:date="2026-01-01T00:00:00Z">
        <w:r>
          <w:delText xml:space="preserve">of</w:delText>
        </w:r>
      </w:del>
      <w:del w:id="2133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134" w:author="PR Preview" w:date="2026-01-01T00:00:00Z">
        <w:r>
          <w:delText xml:space="preserve">, does not rise</w:delText>
        </w:r>
      </w:del>
      <w:del w:id="2135" w:author="PR Preview" w:date="2026-01-01T00:00:00Z">
        <w:r>
          <w:delText xml:space="preserve"> </w:delText>
        </w:r>
      </w:del>
      <w:del w:id="2136" w:author="PR Preview" w:date="2026-01-01T00:00:00Z">
        <w:r>
          <w:delText xml:space="preserve">and its</w:delText>
        </w:r>
      </w:del>
      <w:del w:id="2137" w:author="PR Preview" w:date="2026-01-01T00:00:00Z">
        <w:r>
          <w:delText xml:space="preserve"> </w:delText>
        </w:r>
      </w:del>
      <w:hyperlink r:id="rId139">
        <w:del w:id="2138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2139" w:author="PR Preview" w:date="2026-01-01T00:00:00Z">
        <w:r>
          <w:delText xml:space="preserve"> </w:delText>
        </w:r>
      </w:del>
      <w:del w:id="2140" w:author="PR Preview" w:date="2026-01-01T00:00:00Z">
        <w:r>
          <w:delText xml:space="preserve">does not fall:</w:delText>
        </w:r>
      </w:del>
    </w:p>
    <w:p>
      <w:pPr>
        <w:pStyle w:val="BodyText"/>
      </w:pPr>
      <w:ins w:id="2141" w:author="PR Preview" w:date="2026-01-01T00:00:00Z">
        <w:r>
          <w:rPr>
            <w:b/>
            <w:bCs/>
          </w:rPr>
          <w:t xml:space="preserve">Definition 35 (Flexibility)</w:t>
        </w:r>
      </w:ins>
      <w:ins w:id="2142" w:author="PR Preview" w:date="2026-01-01T00:00:00Z">
        <w:r>
          <w:t xml:space="preserve"> </w:t>
        </w:r>
      </w:ins>
      <w:ins w:id="2143" w:author="PR Preview" w:date="2026-01-01T00:00:00Z">
        <w:r>
          <w:t xml:space="preserve">Let</w:t>
        </w:r>
      </w:ins>
      <w:ins w:id="214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145" w:author="PR Preview" w:date="2026-01-01T00:00:00Z">
        <w:r>
          <w:t xml:space="preserve"> </w:t>
        </w:r>
      </w:ins>
      <w:ins w:id="2146" w:author="PR Preview" w:date="2026-01-01T00:00:00Z">
        <w:r>
          <w:t xml:space="preserve">and</w:t>
        </w:r>
      </w:ins>
      <w:ins w:id="214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148" w:author="PR Preview" w:date="2026-01-01T00:00:00Z">
        <w:r>
          <w:t xml:space="preserve"> </w:t>
        </w:r>
      </w:ins>
      <w:ins w:id="2149" w:author="PR Preview" w:date="2026-01-01T00:00:00Z">
        <w:r>
          <w:t xml:space="preserve">be</w:t>
        </w:r>
      </w:ins>
      <w:ins w:id="2150" w:author="PR Preview" w:date="2026-01-01T00:00:00Z">
        <w:r>
          <w:t xml:space="preserve"> </w:t>
        </w:r>
      </w:ins>
      <w:hyperlink w:anchor="def-fitting-procedure">
        <w:ins w:id="2151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152" w:author="PR Preview" w:date="2026-01-01T00:00:00Z">
        <w:r>
          <w:t xml:space="preserve"> </w:t>
        </w:r>
      </w:ins>
      <w:ins w:id="2153" w:author="PR Preview" w:date="2026-01-01T00:00:00Z">
        <w:r>
          <w:t xml:space="preserve">that each choose, by least squares,</w:t>
        </w:r>
      </w:ins>
      <w:ins w:id="2154" w:author="PR Preview" w:date="2026-01-01T00:00:00Z">
        <w:r>
          <w:t xml:space="preserve"> </w:t>
        </w:r>
      </w:ins>
      <w:ins w:id="2155" w:author="PR Preview" w:date="2026-01-01T00:00:00Z">
        <w:r>
          <w:t xml:space="preserve">a</w:t>
        </w:r>
      </w:ins>
      <w:ins w:id="2156" w:author="PR Preview" w:date="2026-01-01T00:00:00Z">
        <w:r>
          <w:t xml:space="preserve"> </w:t>
        </w:r>
      </w:ins>
      <w:hyperlink w:anchor="def-fitted-model">
        <w:ins w:id="2157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158" w:author="PR Preview" w:date="2026-01-01T00:00:00Z">
        <w:r>
          <w:t xml:space="preserve"> </w:t>
        </w:r>
      </w:ins>
      <w:ins w:id="2159" w:author="PR Preview" w:date="2026-01-01T00:00:00Z">
        <w:r>
          <w:t xml:space="preserve">from a set of candidate</w:t>
        </w:r>
      </w:ins>
      <w:ins w:id="2160" w:author="PR Preview" w:date="2026-01-01T00:00:00Z">
        <w:r>
          <w:t xml:space="preserve"> </w:t>
        </w:r>
      </w:ins>
      <w:hyperlink r:id="rId41">
        <w:ins w:id="2161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2162" w:author="PR Preview" w:date="2026-01-01T00:00:00Z">
        <w:r>
          <w:t xml:space="preserve">,</w:t>
        </w:r>
      </w:ins>
      <w:ins w:id="216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ins w:id="2164" w:author="PR Preview" w:date="2026-01-01T00:00:00Z">
        <w:r>
          <w:t xml:space="preserve"> </w:t>
        </w:r>
      </w:ins>
      <w:ins w:id="2165" w:author="PR Preview" w:date="2026-01-01T00:00:00Z">
        <w:r>
          <w:t xml:space="preserve">and</w:t>
        </w:r>
      </w:ins>
      <w:ins w:id="216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ins w:id="2167" w:author="PR Preview" w:date="2026-01-01T00:00:00Z">
        <w:r>
          <w:t xml:space="preserve"> </w:t>
        </w:r>
      </w:ins>
      <w:ins w:id="2168" w:author="PR Preview" w:date="2026-01-01T00:00:00Z">
        <w:r>
          <w:t xml:space="preserve">respectively.</w:t>
        </w:r>
      </w:ins>
      <w:ins w:id="2169" w:author="PR Preview" w:date="2026-01-01T00:00:00Z">
        <w:r>
          <w:t xml:space="preserve"> </w:t>
        </w:r>
      </w:ins>
      <w:ins w:id="2170" w:author="PR Preview" w:date="2026-01-01T00:00:00Z">
        <w:r>
          <w:t xml:space="preserve">The procedure</w:t>
        </w:r>
      </w:ins>
      <w:ins w:id="217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172" w:author="PR Preview" w:date="2026-01-01T00:00:00Z">
        <w:r>
          <w:t xml:space="preserve"> </w:t>
        </w:r>
      </w:ins>
      <w:ins w:id="2173" w:author="PR Preview" w:date="2026-01-01T00:00:00Z">
        <w:r>
          <w:t xml:space="preserve">is</w:t>
        </w:r>
      </w:ins>
      <w:ins w:id="2174" w:author="PR Preview" w:date="2026-01-01T00:00:00Z">
        <w:r>
          <w:t xml:space="preserve"> </w:t>
        </w:r>
      </w:ins>
      <w:ins w:id="2175" w:author="PR Preview" w:date="2026-01-01T00:00:00Z">
        <w:r>
          <w:rPr>
            <w:b/>
            <w:bCs/>
          </w:rPr>
          <w:t xml:space="preserve">at least as flexible</w:t>
        </w:r>
      </w:ins>
      <w:ins w:id="2176" w:author="PR Preview" w:date="2026-01-01T00:00:00Z">
        <w:r>
          <w:t xml:space="preserve"> </w:t>
        </w:r>
      </w:ins>
      <w:ins w:id="2177" w:author="PR Preview" w:date="2026-01-01T00:00:00Z">
        <w:r>
          <w:t xml:space="preserve">as</w:t>
        </w:r>
      </w:ins>
      <w:ins w:id="217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179" w:author="PR Preview" w:date="2026-01-01T00:00:00Z">
        <w:r>
          <w:t xml:space="preserve"> </w:t>
        </w:r>
      </w:ins>
      <w:ins w:id="2180" w:author="PR Preview" w:date="2026-01-01T00:00:00Z">
        <w:r>
          <w:t xml:space="preserve">if every candidate of</w:t>
        </w:r>
      </w:ins>
      <w:ins w:id="218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182" w:author="PR Preview" w:date="2026-01-01T00:00:00Z">
        <w:r>
          <w:t xml:space="preserve"> </w:t>
        </w:r>
      </w:ins>
      <w:ins w:id="2183" w:author="PR Preview" w:date="2026-01-01T00:00:00Z">
        <w:r>
          <w:t xml:space="preserve">is also a candidate of</w:t>
        </w:r>
      </w:ins>
      <w:ins w:id="218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185" w:author="PR Preview" w:date="2026-01-01T00:00:00Z">
        <w:r>
          <w:t xml:space="preserve">:</w:t>
        </w:r>
      </w:ins>
    </w:p>
    <w:p>
      <w:pPr>
        <w:pStyle w:val="BodyText"/>
      </w:pPr>
      <w:bookmarkStart w:id="165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5"/>
    </w:p>
    <w:bookmarkEnd w:id="166"/>
    <w:bookmarkStart w:id="167" w:name="rem-source-flexibility"/>
    <w:p>
      <w:pPr>
        <w:pStyle w:val="FirstParagraph"/>
      </w:pPr>
      <w:ins w:id="2186" w:author="PR Preview" w:date="2026-01-01T00:00:00Z">
        <w:r>
          <w:rPr>
            <w:i/>
            <w:iCs/>
          </w:rPr>
          <w:t xml:space="preserve">Remark 13</w:t>
        </w:r>
      </w:ins>
      <w:ins w:id="2187" w:author="PR Preview" w:date="2026-01-01T00:00:00Z">
        <w:r>
          <w:t xml:space="preserve"> (Source: Flexibility). </w:t>
        </w:r>
      </w:ins>
      <w:ins w:id="2188" w:author="PR Preview" w:date="2026-01-01T00:00:00Z">
        <w:r>
          <w:t xml:space="preserve">James et al. [5, Sec. 2.1.3]</w:t>
        </w:r>
      </w:ins>
      <w:ins w:id="2189" w:author="PR Preview" w:date="2026-01-01T00:00:00Z">
        <w:r>
          <w:t xml:space="preserve"> </w:t>
        </w:r>
      </w:ins>
      <w:ins w:id="2190" w:author="PR Preview" w:date="2026-01-01T00:00:00Z">
        <w:r>
          <w:t xml:space="preserve">use flexibility without a formal definition.</w:t>
        </w:r>
      </w:ins>
    </w:p>
    <w:bookmarkEnd w:id="167"/>
    <w:bookmarkStart w:id="168" w:name="rem-flexibility"/>
    <w:p>
      <w:pPr>
        <w:pStyle w:val="BodyText"/>
      </w:pPr>
      <w:ins w:id="2191" w:author="PR Preview" w:date="2026-01-01T00:00:00Z">
        <w:r>
          <w:rPr>
            <w:i/>
            <w:iCs/>
          </w:rPr>
          <w:t xml:space="preserve">Remark 14</w:t>
        </w:r>
      </w:ins>
      <w:ins w:id="2192" w:author="PR Preview" w:date="2026-01-01T00:00:00Z">
        <w:r>
          <w:t xml:space="preserve"> (Polynomial degree orders flexibility). </w:t>
        </w:r>
      </w:ins>
      <w:ins w:id="2193" w:author="PR Preview" w:date="2026-01-01T00:00:00Z">
        <w:r>
          <w:t xml:space="preserve">Least-squares polynomial fits are ordered by degree:</w:t>
        </w:r>
      </w:ins>
      <w:ins w:id="2194" w:author="PR Preview" w:date="2026-01-01T00:00:00Z">
        <w:r>
          <w:t xml:space="preserve"> </w:t>
        </w:r>
      </w:ins>
      <w:ins w:id="2195" w:author="PR Preview" w:date="2026-01-01T00:00:00Z">
        <w:r>
          <w:t xml:space="preserve">a polynomial of degree</w:t>
        </w:r>
      </w:ins>
      <w:ins w:id="2196" w:author="PR Preview" w:date="2026-01-01T00:00:00Z">
        <w:r>
          <w:t xml:space="preserve"> </w:t>
        </w:r>
      </w:ins>
      <m:oMath>
        <m:r>
          <m:t>d</m:t>
        </m:r>
      </m:oMath>
      <w:ins w:id="2197" w:author="PR Preview" w:date="2026-01-01T00:00:00Z">
        <w:r>
          <w:t xml:space="preserve"> </w:t>
        </w:r>
      </w:ins>
      <w:ins w:id="2198" w:author="PR Preview" w:date="2026-01-01T00:00:00Z">
        <w:r>
          <w:t xml:space="preserve">is also a polynomial of degree</w:t>
        </w:r>
      </w:ins>
      <w:ins w:id="2199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2200" w:author="PR Preview" w:date="2026-01-01T00:00:00Z">
        <w:r>
          <w:t xml:space="preserve"> </w:t>
        </w:r>
      </w:ins>
      <w:ins w:id="2201" w:author="PR Preview" w:date="2026-01-01T00:00:00Z">
        <w:r>
          <w:t xml:space="preserve">whose coefficient of</w:t>
        </w:r>
      </w:ins>
      <w:ins w:id="2202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2203" w:author="PR Preview" w:date="2026-01-01T00:00:00Z">
        <w:r>
          <w:t xml:space="preserve"> </w:t>
        </w:r>
      </w:ins>
      <w:ins w:id="2204" w:author="PR Preview" w:date="2026-01-01T00:00:00Z">
        <w:r>
          <w:t xml:space="preserve">is zero,</w:t>
        </w:r>
      </w:ins>
      <w:ins w:id="2205" w:author="PR Preview" w:date="2026-01-01T00:00:00Z">
        <w:r>
          <w:t xml:space="preserve"> </w:t>
        </w:r>
      </w:ins>
      <w:ins w:id="2206" w:author="PR Preview" w:date="2026-01-01T00:00:00Z">
        <w:r>
          <w:t xml:space="preserve">so the fit of degree</w:t>
        </w:r>
      </w:ins>
      <w:ins w:id="2207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2208" w:author="PR Preview" w:date="2026-01-01T00:00:00Z">
        <w:r>
          <w:t xml:space="preserve"> </w:t>
        </w:r>
      </w:ins>
      <w:ins w:id="2209" w:author="PR Preview" w:date="2026-01-01T00:00:00Z">
        <w:r>
          <w:t xml:space="preserve">is</w:t>
        </w:r>
      </w:ins>
      <w:ins w:id="2210" w:author="PR Preview" w:date="2026-01-01T00:00:00Z">
        <w:r>
          <w:t xml:space="preserve"> </w:t>
        </w:r>
      </w:ins>
      <w:hyperlink w:anchor="def-flexibility">
        <w:ins w:id="2211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2212" w:author="PR Preview" w:date="2026-01-01T00:00:00Z">
        <w:r>
          <w:t xml:space="preserve"> </w:t>
        </w:r>
      </w:ins>
      <w:ins w:id="2213" w:author="PR Preview" w:date="2026-01-01T00:00:00Z">
        <w:r>
          <w:t xml:space="preserve">as the fit of degree</w:t>
        </w:r>
      </w:ins>
      <w:ins w:id="2214" w:author="PR Preview" w:date="2026-01-01T00:00:00Z">
        <w:r>
          <w:t xml:space="preserve"> </w:t>
        </w:r>
      </w:ins>
      <m:oMath>
        <m:r>
          <m:t>d</m:t>
        </m:r>
      </m:oMath>
      <w:ins w:id="2215" w:author="PR Preview" w:date="2026-01-01T00:00:00Z">
        <w:r>
          <w:t xml:space="preserve">.</w:t>
        </w:r>
      </w:ins>
      <w:ins w:id="2216" w:author="PR Preview" w:date="2026-01-01T00:00:00Z">
        <w:r>
          <w:t xml:space="preserve"> </w:t>
        </w:r>
      </w:ins>
      <w:ins w:id="2217" w:author="PR Preview" w:date="2026-01-01T00:00:00Z">
        <w:r>
          <w:t xml:space="preserve">The four fits of</w:t>
        </w:r>
      </w:ins>
      <w:ins w:id="2218" w:author="PR Preview" w:date="2026-01-01T00:00:00Z">
        <w:r>
          <w:t xml:space="preserve"> </w:t>
        </w:r>
      </w:ins>
      <w:hyperlink w:anchor="exr-overfitting">
        <w:ins w:id="2219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220" w:author="PR Preview" w:date="2026-01-01T00:00:00Z">
        <w:r>
          <w:t xml:space="preserve"> </w:t>
        </w:r>
      </w:ins>
      <w:ins w:id="2221" w:author="PR Preview" w:date="2026-01-01T00:00:00Z">
        <w:r>
          <w:t xml:space="preserve">are ordered this way.</w:t>
        </w:r>
      </w:ins>
      <w:ins w:id="2222" w:author="PR Preview" w:date="2026-01-01T00:00:00Z">
        <w:r>
          <w:t xml:space="preserve"> </w:t>
        </w:r>
      </w:ins>
      <w:hyperlink w:anchor="def-flexibility">
        <w:ins w:id="2223" w:author="PR Preview" w:date="2026-01-01T00:00:00Z">
          <w:r>
            <w:rPr>
              <w:rStyle w:val="Hyperlink"/>
            </w:rPr>
            <w:t xml:space="preserve">Definition 35</w:t>
          </w:r>
        </w:ins>
      </w:hyperlink>
      <w:ins w:id="2224" w:author="PR Preview" w:date="2026-01-01T00:00:00Z">
        <w:r>
          <w:t xml:space="preserve"> </w:t>
        </w:r>
      </w:ins>
      <w:ins w:id="2225" w:author="PR Preview" w:date="2026-01-01T00:00:00Z">
        <w:r>
          <w:t xml:space="preserve">is narrower than the informal use of the word</w:t>
        </w:r>
      </w:ins>
      <w:ins w:id="2226" w:author="PR Preview" w:date="2026-01-01T00:00:00Z">
        <w:r>
          <w:t xml:space="preserve"> </w:t>
        </w:r>
      </w:ins>
      <w:ins w:id="2227" w:author="PR Preview" w:date="2026-01-01T00:00:00Z">
        <w:r>
          <w:t xml:space="preserve">in</w:t>
        </w:r>
      </w:ins>
      <w:ins w:id="2228" w:author="PR Preview" w:date="2026-01-01T00:00:00Z">
        <w:r>
          <w:t xml:space="preserve"> </w:t>
        </w:r>
      </w:ins>
      <w:ins w:id="2229" w:author="PR Preview" w:date="2026-01-01T00:00:00Z">
        <w:r>
          <w:t xml:space="preserve">James et al. [5, Sec. 2.1.3]</w:t>
        </w:r>
      </w:ins>
      <w:ins w:id="2230" w:author="PR Preview" w:date="2026-01-01T00:00:00Z">
        <w:r>
          <w:t xml:space="preserve">:</w:t>
        </w:r>
      </w:ins>
      <w:ins w:id="2231" w:author="PR Preview" w:date="2026-01-01T00:00:00Z">
        <w:r>
          <w:t xml:space="preserve"> </w:t>
        </w:r>
      </w:ins>
      <w:ins w:id="2232" w:author="PR Preview" w:date="2026-01-01T00:00:00Z">
        <w:r>
          <w:t xml:space="preserve">it orders only procedures whose candidate sets are nested.</w:t>
        </w:r>
      </w:ins>
      <w:ins w:id="2233" w:author="PR Preview" w:date="2026-01-01T00:00:00Z">
        <w:r>
          <w:t xml:space="preserve"> </w:t>
        </w:r>
      </w:ins>
      <w:ins w:id="2234" w:author="PR Preview" w:date="2026-01-01T00:00:00Z">
        <w:r>
          <w:t xml:space="preserve">Other procedures can be compared by other measures,</w:t>
        </w:r>
      </w:ins>
      <w:ins w:id="2235" w:author="PR Preview" w:date="2026-01-01T00:00:00Z">
        <w:r>
          <w:t xml:space="preserve"> </w:t>
        </w:r>
      </w:ins>
      <w:ins w:id="2236" w:author="PR Preview" w:date="2026-01-01T00:00:00Z">
        <w:r>
          <w:t xml:space="preserve">such as the effective number of parameters</w:t>
        </w:r>
      </w:ins>
      <w:ins w:id="2237" w:author="PR Preview" w:date="2026-01-01T00:00:00Z">
        <w:r>
          <w:t xml:space="preserve"> </w:t>
        </w:r>
      </w:ins>
      <w:ins w:id="2238" w:author="PR Preview" w:date="2026-01-01T00:00:00Z">
        <w:r>
          <w:t xml:space="preserve">[3, Sec. 7.6]</w:t>
        </w:r>
      </w:ins>
      <w:ins w:id="2239" w:author="PR Preview" w:date="2026-01-01T00:00:00Z">
        <w:r>
          <w:t xml:space="preserve">.</w:t>
        </w:r>
      </w:ins>
    </w:p>
    <w:bookmarkEnd w:id="168"/>
    <w:bookmarkStart w:id="170" w:name="def-bias-variance-tradeoff"/>
    <w:p>
      <w:pPr>
        <w:pStyle w:val="BodyText"/>
      </w:pPr>
      <w:ins w:id="2240" w:author="PR Preview" w:date="2026-01-01T00:00:00Z">
        <w:r>
          <w:rPr>
            <w:b/>
            <w:bCs/>
          </w:rPr>
          <w:t xml:space="preserve">Definition 36 (Bias–variance trade-off)</w:t>
        </w:r>
      </w:ins>
      <w:ins w:id="2241" w:author="PR Preview" w:date="2026-01-01T00:00:00Z">
        <w:r>
          <w:t xml:space="preserve"> </w:t>
        </w:r>
      </w:ins>
      <w:ins w:id="2242" w:author="PR Preview" w:date="2026-01-01T00:00:00Z">
        <w:r>
          <w:t xml:space="preserve">Let</w:t>
        </w:r>
      </w:ins>
      <w:ins w:id="224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2244" w:author="PR Preview" w:date="2026-01-01T00:00:00Z">
        <w:r>
          <w:t xml:space="preserve"> </w:t>
        </w:r>
      </w:ins>
      <w:ins w:id="2245" w:author="PR Preview" w:date="2026-01-01T00:00:00Z">
        <w:r>
          <w:t xml:space="preserve">be</w:t>
        </w:r>
      </w:ins>
      <w:ins w:id="2246" w:author="PR Preview" w:date="2026-01-01T00:00:00Z">
        <w:r>
          <w:t xml:space="preserve"> </w:t>
        </w:r>
      </w:ins>
      <w:hyperlink w:anchor="def-fitting-procedure">
        <w:ins w:id="2247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248" w:author="PR Preview" w:date="2026-01-01T00:00:00Z">
        <w:r>
          <w:t xml:space="preserve">,</w:t>
        </w:r>
      </w:ins>
      <w:ins w:id="2249" w:author="PR Preview" w:date="2026-01-01T00:00:00Z">
        <w:r>
          <w:t xml:space="preserve"> </w:t>
        </w:r>
      </w:ins>
      <w:ins w:id="2250" w:author="PR Preview" w:date="2026-01-01T00:00:00Z">
        <w:r>
          <w:t xml:space="preserve">each</w:t>
        </w:r>
      </w:ins>
      <w:ins w:id="2251" w:author="PR Preview" w:date="2026-01-01T00:00:00Z">
        <w:r>
          <w:t xml:space="preserve"> </w:t>
        </w:r>
      </w:ins>
      <w:hyperlink w:anchor="def-flexibility">
        <w:ins w:id="2252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2253" w:author="PR Preview" w:date="2026-01-01T00:00:00Z">
        <w:r>
          <w:t xml:space="preserve"> </w:t>
        </w:r>
      </w:ins>
      <w:ins w:id="2254" w:author="PR Preview" w:date="2026-01-01T00:00:00Z">
        <w:r>
          <w:t xml:space="preserve">as the one before,</w:t>
        </w:r>
      </w:ins>
      <w:ins w:id="2255" w:author="PR Preview" w:date="2026-01-01T00:00:00Z">
        <w:r>
          <w:t xml:space="preserve"> </w:t>
        </w:r>
      </w:ins>
      <w:ins w:id="2256" w:author="PR Preview" w:date="2026-01-01T00:00:00Z">
        <w:r>
          <w:t xml:space="preserve">and let</w:t>
        </w:r>
      </w:ins>
      <w:ins w:id="225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258" w:author="PR Preview" w:date="2026-01-01T00:00:00Z">
        <w:r>
          <w:t xml:space="preserve"> </w:t>
        </w:r>
      </w:ins>
      <w:ins w:id="2259" w:author="PR Preview" w:date="2026-01-01T00:00:00Z">
        <w:r>
          <w:t xml:space="preserve">be a random</w:t>
        </w:r>
      </w:ins>
      <w:ins w:id="2260" w:author="PR Preview" w:date="2026-01-01T00:00:00Z">
        <w:r>
          <w:t xml:space="preserve"> </w:t>
        </w:r>
      </w:ins>
      <w:hyperlink w:anchor="def-training-set">
        <w:ins w:id="226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262" w:author="PR Preview" w:date="2026-01-01T00:00:00Z">
        <w:r>
          <w:t xml:space="preserve">.</w:t>
        </w:r>
      </w:ins>
      <w:ins w:id="2263" w:author="PR Preview" w:date="2026-01-01T00:00:00Z">
        <w:r>
          <w:t xml:space="preserve"> </w:t>
        </w:r>
      </w:ins>
      <w:ins w:id="2264" w:author="PR Preview" w:date="2026-01-01T00:00:00Z">
        <w:r>
          <w:t xml:space="preserve">At a covariate value</w:t>
        </w:r>
      </w:ins>
      <w:ins w:id="2265" w:author="PR Preview" w:date="2026-01-01T00:00:00Z">
        <w:r>
          <w:t xml:space="preserve"> </w:t>
        </w:r>
      </w:ins>
      <m:oMath>
        <m:r>
          <m:t>x</m:t>
        </m:r>
      </m:oMath>
      <w:ins w:id="2266" w:author="PR Preview" w:date="2026-01-01T00:00:00Z">
        <w:r>
          <w:t xml:space="preserve">,</w:t>
        </w:r>
      </w:ins>
      <w:ins w:id="2267" w:author="PR Preview" w:date="2026-01-01T00:00:00Z">
        <w:r>
          <w:t xml:space="preserve"> </w:t>
        </w:r>
      </w:ins>
      <w:ins w:id="2268" w:author="PR Preview" w:date="2026-01-01T00:00:00Z">
        <w:r>
          <w:t xml:space="preserve">with</w:t>
        </w:r>
      </w:ins>
      <w:ins w:id="2269" w:author="PR Preview" w:date="2026-01-01T00:00:00Z">
        <w:r>
          <w:t xml:space="preserve"> </w:t>
        </w:r>
      </w:ins>
      <m:oMath>
        <m:r>
          <m:t>μ</m:t>
        </m:r>
      </m:oMath>
      <w:ins w:id="2270" w:author="PR Preview" w:date="2026-01-01T00:00:00Z">
        <w:r>
          <w:t xml:space="preserve"> </w:t>
        </w:r>
      </w:ins>
      <w:ins w:id="2271" w:author="PR Preview" w:date="2026-01-01T00:00:00Z">
        <w:r>
          <w:t xml:space="preserve">the</w:t>
        </w:r>
      </w:ins>
      <w:ins w:id="2272" w:author="PR Preview" w:date="2026-01-01T00:00:00Z">
        <w:r>
          <w:t xml:space="preserve"> </w:t>
        </w:r>
      </w:ins>
      <w:hyperlink w:anchor="def-mean-function">
        <w:ins w:id="2273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2274" w:author="PR Preview" w:date="2026-01-01T00:00:00Z">
        <w:r>
          <w:t xml:space="preserve">,</w:t>
        </w:r>
      </w:ins>
      <w:ins w:id="2275" w:author="PR Preview" w:date="2026-01-01T00:00:00Z">
        <w:r>
          <w:t xml:space="preserve"> </w:t>
        </w:r>
      </w:ins>
      <w:ins w:id="2276" w:author="PR Preview" w:date="2026-01-01T00:00:00Z">
        <w:r>
          <w:t xml:space="preserve">there is a</w:t>
        </w:r>
      </w:ins>
      <w:ins w:id="2277" w:author="PR Preview" w:date="2026-01-01T00:00:00Z">
        <w:r>
          <w:t xml:space="preserve"> </w:t>
        </w:r>
      </w:ins>
      <w:ins w:id="2278" w:author="PR Preview" w:date="2026-01-01T00:00:00Z">
        <w:r>
          <w:rPr>
            <w:b/>
            <w:bCs/>
          </w:rPr>
          <w:t xml:space="preserve">bias–variance trade-off</w:t>
        </w:r>
      </w:ins>
      <w:ins w:id="2279" w:author="PR Preview" w:date="2026-01-01T00:00:00Z">
        <w:r>
          <w:t xml:space="preserve"> </w:t>
        </w:r>
      </w:ins>
      <w:ins w:id="2280" w:author="PR Preview" w:date="2026-01-01T00:00:00Z">
        <w:r>
          <w:t xml:space="preserve">among them</w:t>
        </w:r>
      </w:ins>
      <w:ins w:id="2281" w:author="PR Preview" w:date="2026-01-01T00:00:00Z">
        <w:r>
          <w:t xml:space="preserve"> </w:t>
        </w:r>
      </w:ins>
      <w:ins w:id="2282" w:author="PR Preview" w:date="2026-01-01T00:00:00Z">
        <w:r>
          <w:t xml:space="preserve">when, from each procedure to the next,</w:t>
        </w:r>
      </w:ins>
      <w:ins w:id="2283" w:author="PR Preview" w:date="2026-01-01T00:00:00Z">
        <w:r>
          <w:t xml:space="preserve"> </w:t>
        </w:r>
      </w:ins>
      <w:ins w:id="2284" w:author="PR Preview" w:date="2026-01-01T00:00:00Z">
        <w:r>
          <w:t xml:space="preserve">the squared</w:t>
        </w:r>
      </w:ins>
      <w:ins w:id="2285" w:author="PR Preview" w:date="2026-01-01T00:00:00Z">
        <w:r>
          <w:t xml:space="preserve"> </w:t>
        </w:r>
      </w:ins>
      <w:hyperlink w:anchor="def-prediction-bias">
        <w:ins w:id="2286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287" w:author="PR Preview" w:date="2026-01-01T00:00:00Z">
        <w:r>
          <w:t xml:space="preserve"> </w:t>
        </w:r>
      </w:ins>
      <w:ins w:id="2288" w:author="PR Preview" w:date="2026-01-01T00:00:00Z">
        <w:r>
          <w:t xml:space="preserve">of the prediction, used as an</w:t>
        </w:r>
      </w:ins>
      <w:ins w:id="2289" w:author="PR Preview" w:date="2026-01-01T00:00:00Z">
        <w:r>
          <w:t xml:space="preserve"> </w:t>
        </w:r>
      </w:ins>
      <w:hyperlink r:id="rId135">
        <w:ins w:id="2290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2291" w:author="PR Preview" w:date="2026-01-01T00:00:00Z">
        <w:r>
          <w:t xml:space="preserve"> </w:t>
        </w:r>
      </w:ins>
      <w:ins w:id="2292" w:author="PR Preview" w:date="2026-01-01T00:00:00Z">
        <w:r>
          <w:t xml:space="preserve">of</w:t>
        </w:r>
      </w:ins>
      <w:ins w:id="2293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294" w:author="PR Preview" w:date="2026-01-01T00:00:00Z">
        <w:r>
          <w:t xml:space="preserve">, does not rise</w:t>
        </w:r>
      </w:ins>
      <w:ins w:id="2295" w:author="PR Preview" w:date="2026-01-01T00:00:00Z">
        <w:r>
          <w:t xml:space="preserve"> </w:t>
        </w:r>
      </w:ins>
      <w:ins w:id="2296" w:author="PR Preview" w:date="2026-01-01T00:00:00Z">
        <w:r>
          <w:t xml:space="preserve">and its</w:t>
        </w:r>
      </w:ins>
      <w:ins w:id="2297" w:author="PR Preview" w:date="2026-01-01T00:00:00Z">
        <w:r>
          <w:t xml:space="preserve"> </w:t>
        </w:r>
      </w:ins>
      <w:hyperlink r:id="rId139">
        <w:ins w:id="2298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299" w:author="PR Preview" w:date="2026-01-01T00:00:00Z">
        <w:r>
          <w:t xml:space="preserve"> </w:t>
        </w:r>
      </w:ins>
      <w:ins w:id="2300" w:author="PR Preview" w:date="2026-01-01T00:00:00Z">
        <w:r>
          <w:t xml:space="preserve">does not fall:</w:t>
        </w:r>
      </w:ins>
    </w:p>
    <w:p>
      <w:pPr>
        <w:pStyle w:val="BodyText"/>
      </w:pPr>
      <w:bookmarkStart w:id="16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70"/>
    <w:bookmarkStart w:id="171" w:name="rem-overfitting-tradeoff"/>
    <w:p>
      <w:pPr>
        <w:pStyle w:val="BodyText"/>
      </w:pPr>
      <w:del w:id="2301" w:author="PR Preview" w:date="2026-01-01T00:00:00Z">
        <w:r>
          <w:rPr>
            <w:i/>
            <w:iCs/>
          </w:rPr>
          <w:delText xml:space="preserve">Remark 14</w:delText>
        </w:r>
      </w:del>
      <w:del w:id="2302" w:author="PR Preview" w:date="2026-01-01T00:00:00Z">
        <w:r>
          <w:delText xml:space="preserve"> (Overfitting and the trade-off). </w:delText>
        </w:r>
      </w:del>
      <w:del w:id="2303" w:author="PR Preview" w:date="2026-01-01T00:00:00Z">
        <w:r>
          <w:delText xml:space="preserve">By</w:delText>
        </w:r>
      </w:del>
      <w:del w:id="2304" w:author="PR Preview" w:date="2026-01-01T00:00:00Z">
        <w:r>
          <w:delText xml:space="preserve"> </w:delText>
        </w:r>
      </w:del>
      <w:hyperlink w:anchor="thm-epe-decomposition">
        <w:del w:id="2305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2306" w:author="PR Preview" w:date="2026-01-01T00:00:00Z">
        <w:r>
          <w:delText xml:space="preserve">,</w:delText>
        </w:r>
      </w:del>
      <w:del w:id="2307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308" w:author="PR Preview" w:date="2026-01-01T00:00:00Z">
        <w:r>
          <w:delText xml:space="preserve"> </w:delText>
        </w:r>
      </w:del>
      <w:del w:id="2309" w:author="PR Preview" w:date="2026-01-01T00:00:00Z">
        <w:r>
          <w:delText xml:space="preserve">is the squared bias plus the variance plus</w:delText>
        </w:r>
      </w:del>
      <w:del w:id="231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311" w:author="PR Preview" w:date="2026-01-01T00:00:00Z">
        <w:r>
          <w:delText xml:space="preserve">.</w:delText>
        </w:r>
      </w:del>
      <w:del w:id="2312" w:author="PR Preview" w:date="2026-01-01T00:00:00Z">
        <w:r>
          <w:delText xml:space="preserve"> </w:delText>
        </w:r>
      </w:del>
      <w:del w:id="2313" w:author="PR Preview" w:date="2026-01-01T00:00:00Z">
        <w:r>
          <w:delText xml:space="preserve">Under a</w:delText>
        </w:r>
      </w:del>
      <w:del w:id="2314" w:author="PR Preview" w:date="2026-01-01T00:00:00Z">
        <w:r>
          <w:delText xml:space="preserve"> </w:delText>
        </w:r>
      </w:del>
      <w:hyperlink w:anchor="def-bias-variance-tradeoff">
        <w:del w:id="2315" w:author="PR Preview" w:date="2026-01-01T00:00:00Z">
          <w:r>
            <w:rPr>
              <w:rStyle w:val="Hyperlink"/>
            </w:rPr>
            <w:delText xml:space="preserve">bias–variance trade-off</w:delText>
          </w:r>
        </w:del>
      </w:hyperlink>
      <w:del w:id="2316" w:author="PR Preview" w:date="2026-01-01T00:00:00Z">
        <w:r>
          <w:delText xml:space="preserve"> </w:delText>
        </w:r>
      </w:del>
      <w:del w:id="2317" w:author="PR Preview" w:date="2026-01-01T00:00:00Z">
        <w:r>
          <w:delText xml:space="preserve">among</w:delText>
        </w:r>
      </w:del>
      <w:del w:id="231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2319" w:author="PR Preview" w:date="2026-01-01T00:00:00Z">
        <w:r>
          <w:delText xml:space="preserve">,</w:delText>
        </w:r>
      </w:del>
      <w:del w:id="2320" w:author="PR Preview" w:date="2026-01-01T00:00:00Z">
        <w:r>
          <w:delText xml:space="preserve"> </w:delText>
        </w:r>
      </w:del>
      <w:del w:id="2321" w:author="PR Preview" w:date="2026-01-01T00:00:00Z">
        <w:r>
          <w:delText xml:space="preserve">moving from</w:delText>
        </w:r>
      </w:del>
      <w:del w:id="232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2323" w:author="PR Preview" w:date="2026-01-01T00:00:00Z">
        <w:r>
          <w:delText xml:space="preserve"> </w:delText>
        </w:r>
      </w:del>
      <w:del w:id="2324" w:author="PR Preview" w:date="2026-01-01T00:00:00Z">
        <w:r>
          <w:delText xml:space="preserve">to</w:delText>
        </w:r>
      </w:del>
      <w:del w:id="232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del w:id="2326" w:author="PR Preview" w:date="2026-01-01T00:00:00Z">
        <w:r>
          <w:delText xml:space="preserve"> </w:delText>
        </w:r>
      </w:del>
      <w:del w:id="2327" w:author="PR Preview" w:date="2026-01-01T00:00:00Z">
        <w:r>
          <w:delText xml:space="preserve">lowers the expected squared prediction error at</w:delText>
        </w:r>
      </w:del>
      <w:del w:id="2328" w:author="PR Preview" w:date="2026-01-01T00:00:00Z">
        <w:r>
          <w:delText xml:space="preserve"> </w:delText>
        </w:r>
      </w:del>
      <m:oMath>
        <m:r>
          <m:t>x</m:t>
        </m:r>
      </m:oMath>
      <w:del w:id="2329" w:author="PR Preview" w:date="2026-01-01T00:00:00Z">
        <w:r>
          <w:delText xml:space="preserve"> </w:delText>
        </w:r>
      </w:del>
      <w:del w:id="2330" w:author="PR Preview" w:date="2026-01-01T00:00:00Z">
        <w:r>
          <w:delText xml:space="preserve">when the squared bias falls by more than the variance rises,</w:delText>
        </w:r>
      </w:del>
      <w:del w:id="2331" w:author="PR Preview" w:date="2026-01-01T00:00:00Z">
        <w:r>
          <w:delText xml:space="preserve"> </w:delText>
        </w:r>
      </w:del>
      <w:del w:id="2332" w:author="PR Preview" w:date="2026-01-01T00:00:00Z">
        <w:r>
          <w:delText xml:space="preserve">and raises it otherwise.</w:delText>
        </w:r>
      </w:del>
      <w:del w:id="2333" w:author="PR Preview" w:date="2026-01-01T00:00:00Z">
        <w:r>
          <w:delText xml:space="preserve"> </w:delText>
        </w:r>
      </w:del>
      <w:del w:id="2334" w:author="PR Preview" w:date="2026-01-01T00:00:00Z">
        <w:r>
          <w:delText xml:space="preserve">The smallest of</w:delText>
        </w:r>
      </w:del>
      <w:del w:id="2335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336" w:author="PR Preview" w:date="2026-01-01T00:00:00Z">
        <w:r>
          <w:delText xml:space="preserve"> </w:delText>
        </w:r>
      </w:del>
      <w:del w:id="2337" w:author="PR Preview" w:date="2026-01-01T00:00:00Z">
        <w:r>
          <w:delText xml:space="preserve">is often at some</w:delText>
        </w:r>
      </w:del>
      <w:del w:id="233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2339" w:author="PR Preview" w:date="2026-01-01T00:00:00Z">
        <w:r>
          <w:delText xml:space="preserve"> </w:delText>
        </w:r>
      </w:del>
      <w:del w:id="2340" w:author="PR Preview" w:date="2026-01-01T00:00:00Z">
        <w:r>
          <w:delText xml:space="preserve">with</w:delText>
        </w:r>
      </w:del>
      <w:del w:id="2341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del w:id="2342" w:author="PR Preview" w:date="2026-01-01T00:00:00Z">
        <w:r>
          <w:delText xml:space="preserve"> </w:delText>
        </w:r>
      </w:del>
      <w:del w:id="2343" w:author="PR Preview" w:date="2026-01-01T00:00:00Z">
        <w:r>
          <w:delText xml:space="preserve">[5, Sec. 2.2.2]</w:delText>
        </w:r>
      </w:del>
      <w:del w:id="2344" w:author="PR Preview" w:date="2026-01-01T00:00:00Z">
        <w:r>
          <w:delText xml:space="preserve">,</w:delText>
        </w:r>
      </w:del>
      <w:del w:id="2345" w:author="PR Preview" w:date="2026-01-01T00:00:00Z">
        <w:r>
          <w:delText xml:space="preserve"> </w:delText>
        </w:r>
      </w:del>
      <w:del w:id="2346" w:author="PR Preview" w:date="2026-01-01T00:00:00Z">
        <w:r>
          <w:delText xml:space="preserve">but not always:</w:delText>
        </w:r>
      </w:del>
      <w:del w:id="2347" w:author="PR Preview" w:date="2026-01-01T00:00:00Z">
        <w:r>
          <w:delText xml:space="preserve"> </w:delText>
        </w:r>
      </w:del>
      <w:del w:id="2348" w:author="PR Preview" w:date="2026-01-01T00:00:00Z">
        <w:r>
          <w:delText xml:space="preserve">if the mean function</w:delText>
        </w:r>
      </w:del>
      <w:del w:id="2349" w:author="PR Preview" w:date="2026-01-01T00:00:00Z">
        <w:r>
          <w:delText xml:space="preserve"> </w:delText>
        </w:r>
      </w:del>
      <m:oMath>
        <m:r>
          <m:t>μ</m:t>
        </m:r>
      </m:oMath>
      <w:del w:id="2350" w:author="PR Preview" w:date="2026-01-01T00:00:00Z">
        <w:r>
          <w:delText xml:space="preserve"> </w:delText>
        </w:r>
      </w:del>
      <w:del w:id="2351" w:author="PR Preview" w:date="2026-01-01T00:00:00Z">
        <w:r>
          <w:delText xml:space="preserve">is among the functions that candidate</w:delText>
        </w:r>
      </w:del>
      <w:del w:id="2352" w:author="PR Preview" w:date="2026-01-01T00:00:00Z">
        <w:r>
          <w:delText xml:space="preserve"> </w:delText>
        </w:r>
      </w:del>
      <m:oMath>
        <m:r>
          <m:t>1</m:t>
        </m:r>
      </m:oMath>
      <w:del w:id="2353" w:author="PR Preview" w:date="2026-01-01T00:00:00Z">
        <w:r>
          <w:delText xml:space="preserve"> </w:delText>
        </w:r>
      </w:del>
      <w:del w:id="2354" w:author="PR Preview" w:date="2026-01-01T00:00:00Z">
        <w:r>
          <w:delText xml:space="preserve">can fit,</w:delText>
        </w:r>
      </w:del>
      <w:del w:id="2355" w:author="PR Preview" w:date="2026-01-01T00:00:00Z">
        <w:r>
          <w:delText xml:space="preserve"> </w:delText>
        </w:r>
      </w:del>
      <w:del w:id="2356" w:author="PR Preview" w:date="2026-01-01T00:00:00Z">
        <w:r>
          <w:delText xml:space="preserve">the squared bias of</w:delText>
        </w:r>
      </w:del>
      <w:del w:id="235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del w:id="2358" w:author="PR Preview" w:date="2026-01-01T00:00:00Z">
        <w:r>
          <w:delText xml:space="preserve"> </w:delText>
        </w:r>
      </w:del>
      <w:del w:id="2359" w:author="PR Preview" w:date="2026-01-01T00:00:00Z">
        <w:r>
          <w:delText xml:space="preserve">can be zero,</w:delText>
        </w:r>
      </w:del>
      <w:del w:id="2360" w:author="PR Preview" w:date="2026-01-01T00:00:00Z">
        <w:r>
          <w:delText xml:space="preserve"> </w:delText>
        </w:r>
      </w:del>
      <w:del w:id="2361" w:author="PR Preview" w:date="2026-01-01T00:00:00Z">
        <w:r>
          <w:delText xml:space="preserve">and then no more flexible</w:delText>
        </w:r>
      </w:del>
      <w:del w:id="236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2363" w:author="PR Preview" w:date="2026-01-01T00:00:00Z">
        <w:r>
          <w:delText xml:space="preserve"> </w:delText>
        </w:r>
      </w:del>
      <w:del w:id="2364" w:author="PR Preview" w:date="2026-01-01T00:00:00Z">
        <w:r>
          <w:delText xml:space="preserve">has a smaller squared bias</w:delText>
        </w:r>
      </w:del>
      <w:del w:id="2365" w:author="PR Preview" w:date="2026-01-01T00:00:00Z">
        <w:r>
          <w:delText xml:space="preserve"> </w:delText>
        </w:r>
      </w:del>
      <w:del w:id="2366" w:author="PR Preview" w:date="2026-01-01T00:00:00Z">
        <w:r>
          <w:delText xml:space="preserve">and, under the trade-off, none has a smaller variance,</w:delText>
        </w:r>
      </w:del>
      <w:del w:id="2367" w:author="PR Preview" w:date="2026-01-01T00:00:00Z">
        <w:r>
          <w:delText xml:space="preserve"> </w:delText>
        </w:r>
      </w:del>
      <w:del w:id="2368" w:author="PR Preview" w:date="2026-01-01T00:00:00Z">
        <w:r>
          <w:delText xml:space="preserve">so none has a smaller expected squared prediction error.</w:delText>
        </w:r>
      </w:del>
      <w:del w:id="2369" w:author="PR Preview" w:date="2026-01-01T00:00:00Z">
        <w:r>
          <w:delText xml:space="preserve"> </w:delText>
        </w:r>
      </w:del>
      <w:del w:id="2370" w:author="PR Preview" w:date="2026-01-01T00:00:00Z">
        <w:r>
          <w:delText xml:space="preserve">Past the candidate with the smallest expected squared prediction error,</w:delText>
        </w:r>
      </w:del>
      <w:del w:id="2371" w:author="PR Preview" w:date="2026-01-01T00:00:00Z">
        <w:r>
          <w:delText xml:space="preserve"> </w:delText>
        </w:r>
      </w:del>
      <w:del w:id="2372" w:author="PR Preview" w:date="2026-01-01T00:00:00Z">
        <w:r>
          <w:delText xml:space="preserve">the more flexible candidates have lowered their squared bias by less than they have raised their variance,</w:delText>
        </w:r>
      </w:del>
      <w:del w:id="2373" w:author="PR Preview" w:date="2026-01-01T00:00:00Z">
        <w:r>
          <w:delText xml:space="preserve"> </w:delText>
        </w:r>
      </w:del>
      <w:del w:id="2374" w:author="PR Preview" w:date="2026-01-01T00:00:00Z">
        <w:r>
          <w:delText xml:space="preserve">and their fitted models tend to</w:delText>
        </w:r>
      </w:del>
      <w:del w:id="2375" w:author="PR Preview" w:date="2026-01-01T00:00:00Z">
        <w:r>
          <w:delText xml:space="preserve"> </w:delText>
        </w:r>
      </w:del>
      <w:hyperlink w:anchor="def-overfitting">
        <w:del w:id="2376" w:author="PR Preview" w:date="2026-01-01T00:00:00Z">
          <w:r>
            <w:rPr>
              <w:rStyle w:val="Hyperlink"/>
            </w:rPr>
            <w:delText xml:space="preserve">overfit</w:delText>
          </w:r>
        </w:del>
      </w:hyperlink>
      <w:del w:id="2377" w:author="PR Preview" w:date="2026-01-01T00:00:00Z">
        <w:r>
          <w:delText xml:space="preserve">:</w:delText>
        </w:r>
      </w:del>
      <w:del w:id="2378" w:author="PR Preview" w:date="2026-01-01T00:00:00Z">
        <w:r>
          <w:delText xml:space="preserve"> </w:delText>
        </w:r>
      </w:del>
      <w:del w:id="2379" w:author="PR Preview" w:date="2026-01-01T00:00:00Z">
        <w:r>
          <w:delText xml:space="preserve">they fit their training sets more closely than the fitted model of the candidate with the smallest expected squared prediction error</w:delText>
        </w:r>
      </w:del>
      <w:del w:id="2380" w:author="PR Preview" w:date="2026-01-01T00:00:00Z">
        <w:r>
          <w:delText xml:space="preserve"> </w:delText>
        </w:r>
      </w:del>
      <w:del w:id="2381" w:author="PR Preview" w:date="2026-01-01T00:00:00Z">
        <w:r>
          <w:delText xml:space="preserve">but predict new observations worse.</w:delText>
        </w:r>
      </w:del>
    </w:p>
    <w:p>
      <w:pPr>
        <w:pStyle w:val="BodyText"/>
      </w:pPr>
      <w:del w:id="2382" w:author="PR Preview" w:date="2026-01-01T00:00:00Z">
        <w:r>
          <w:rPr>
            <w:i/>
            <w:iCs/>
          </w:rPr>
          <w:delText xml:space="preserve">Remark 15</w:delText>
        </w:r>
      </w:del>
      <w:del w:id="2383" w:author="PR Preview" w:date="2026-01-01T00:00:00Z">
        <w:r>
          <w:delText xml:space="preserve"> (Coefficients per observation). </w:delText>
        </w:r>
      </w:del>
      <w:del w:id="2384" w:author="PR Preview" w:date="2026-01-01T00:00:00Z">
        <w:r>
          <w:delText xml:space="preserve">Adding coefficients to a least-squares fit makes it</w:delText>
        </w:r>
      </w:del>
      <w:del w:id="2385" w:author="PR Preview" w:date="2026-01-01T00:00:00Z">
        <w:r>
          <w:delText xml:space="preserve"> </w:delText>
        </w:r>
      </w:del>
      <w:hyperlink w:anchor="def-flexibility">
        <w:del w:id="2386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2387" w:author="PR Preview" w:date="2026-01-01T00:00:00Z">
        <w:r>
          <w:delText xml:space="preserve"> </w:delText>
        </w:r>
      </w:del>
      <w:del w:id="2388" w:author="PR Preview" w:date="2026-01-01T00:00:00Z">
        <w:r>
          <w:delText xml:space="preserve">as before.</w:delText>
        </w:r>
      </w:del>
      <w:del w:id="2389" w:author="PR Preview" w:date="2026-01-01T00:00:00Z">
        <w:r>
          <w:delText xml:space="preserve"> </w:delText>
        </w:r>
      </w:del>
      <w:del w:id="2390" w:author="PR Preview" w:date="2026-01-01T00:00:00Z">
        <w:r>
          <w:delText xml:space="preserve">With few observations per coefficient,</w:delText>
        </w:r>
      </w:del>
      <w:del w:id="2391" w:author="PR Preview" w:date="2026-01-01T00:00:00Z">
        <w:r>
          <w:delText xml:space="preserve"> </w:delText>
        </w:r>
      </w:del>
      <w:del w:id="2392" w:author="PR Preview" w:date="2026-01-01T00:00:00Z">
        <w:r>
          <w:delText xml:space="preserve">the variance this adds can outweigh the squared bias it removes,</w:delText>
        </w:r>
      </w:del>
      <w:del w:id="2393" w:author="PR Preview" w:date="2026-01-01T00:00:00Z">
        <w:r>
          <w:delText xml:space="preserve"> </w:delText>
        </w:r>
      </w:del>
      <w:del w:id="2394" w:author="PR Preview" w:date="2026-01-01T00:00:00Z">
        <w:r>
          <w:delText xml:space="preserve">which is the overfitting side of</w:delText>
        </w:r>
      </w:del>
      <w:del w:id="2395" w:author="PR Preview" w:date="2026-01-01T00:00:00Z">
        <w:r>
          <w:delText xml:space="preserve"> </w:delText>
        </w:r>
      </w:del>
      <w:hyperlink w:anchor="rem-overfitting-tradeoff">
        <w:del w:id="2396" w:author="PR Preview" w:date="2026-01-01T00:00:00Z">
          <w:r>
            <w:rPr>
              <w:rStyle w:val="Hyperlink"/>
            </w:rPr>
            <w:delText xml:space="preserve">Remark 14</w:delText>
          </w:r>
        </w:del>
      </w:hyperlink>
      <w:del w:id="2397" w:author="PR Preview" w:date="2026-01-01T00:00:00Z">
        <w:r>
          <w:delText xml:space="preserve">.</w:delText>
        </w:r>
      </w:del>
      <w:del w:id="2398" w:author="PR Preview" w:date="2026-01-01T00:00:00Z">
        <w:r>
          <w:delText xml:space="preserve"> </w:delText>
        </w:r>
      </w:del>
      <w:del w:id="2399" w:author="PR Preview" w:date="2026-01-01T00:00:00Z">
        <w:r>
          <w:delText xml:space="preserve">In</w:delText>
        </w:r>
      </w:del>
      <w:del w:id="2400" w:author="PR Preview" w:date="2026-01-01T00:00:00Z">
        <w:r>
          <w:delText xml:space="preserve"> </w:delText>
        </w:r>
      </w:del>
      <w:hyperlink w:anchor="exr-overfitting">
        <w:del w:id="2401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402" w:author="PR Preview" w:date="2026-01-01T00:00:00Z">
        <w:r>
          <w:delText xml:space="preserve">,</w:delText>
        </w:r>
      </w:del>
      <w:del w:id="2403" w:author="PR Preview" w:date="2026-01-01T00:00:00Z">
        <w:r>
          <w:delText xml:space="preserve"> </w:delText>
        </w:r>
      </w:del>
      <w:del w:id="2404" w:author="PR Preview" w:date="2026-01-01T00:00:00Z">
        <w:r>
          <w:delText xml:space="preserve">each added power of</w:delText>
        </w:r>
      </w:del>
      <w:del w:id="2405" w:author="PR Preview" w:date="2026-01-01T00:00:00Z">
        <w:r>
          <w:delText xml:space="preserve"> </w:delText>
        </w:r>
      </w:del>
      <w:del w:id="2406" w:author="PR Preview" w:date="2026-01-01T00:00:00Z">
        <w:r>
          <w:rPr>
            <w:rStyle w:val="VerbatimChar"/>
          </w:rPr>
          <w:delText xml:space="preserve">wt</w:delText>
        </w:r>
      </w:del>
      <w:del w:id="2407" w:author="PR Preview" w:date="2026-01-01T00:00:00Z">
        <w:r>
          <w:delText xml:space="preserve">, like an added predictor,</w:delText>
        </w:r>
      </w:del>
      <w:del w:id="2408" w:author="PR Preview" w:date="2026-01-01T00:00:00Z">
        <w:r>
          <w:delText xml:space="preserve"> </w:delText>
        </w:r>
      </w:del>
      <w:del w:id="2409" w:author="PR Preview" w:date="2026-01-01T00:00:00Z">
        <w:r>
          <w:delText xml:space="preserve">is one more coefficient fitted to the same 20 cars:</w:delText>
        </w:r>
      </w:del>
      <w:del w:id="2410" w:author="PR Preview" w:date="2026-01-01T00:00:00Z">
        <w:r>
          <w:delText xml:space="preserve"> </w:delText>
        </w:r>
      </w:del>
      <w:del w:id="2411" w:author="PR Preview" w:date="2026-01-01T00:00:00Z">
        <w:r>
          <w:delText xml:space="preserve">the degree-4 fit has five coefficients for those 20 cars.</w:delText>
        </w:r>
      </w:del>
    </w:p>
    <w:p>
      <w:pPr>
        <w:pStyle w:val="BodyText"/>
      </w:pPr>
      <w:del w:id="2412" w:author="PR Preview" w:date="2026-01-01T00:00:00Z">
        <w:r>
          <w:rPr>
            <w:b/>
            <w:bCs/>
          </w:rPr>
          <w:delText xml:space="preserve">Exercise 9 (Held-out predictions and the generalization error)</w:delText>
        </w:r>
      </w:del>
      <w:del w:id="2413" w:author="PR Preview" w:date="2026-01-01T00:00:00Z">
        <w:r>
          <w:delText xml:space="preserve"> </w:delText>
        </w:r>
      </w:del>
      <w:del w:id="2414" w:author="PR Preview" w:date="2026-01-01T00:00:00Z">
        <w:r>
          <w:delText xml:space="preserve">A</w:delText>
        </w:r>
      </w:del>
      <w:del w:id="2415" w:author="PR Preview" w:date="2026-01-01T00:00:00Z">
        <w:r>
          <w:delText xml:space="preserve"> </w:delText>
        </w:r>
      </w:del>
      <w:hyperlink w:anchor="def-prediction-rule">
        <w:del w:id="2416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41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418" w:author="PR Preview" w:date="2026-01-01T00:00:00Z">
        <w:r>
          <w:delText xml:space="preserve"> </w:delText>
        </w:r>
      </w:del>
      <w:del w:id="2419" w:author="PR Preview" w:date="2026-01-01T00:00:00Z">
        <w:r>
          <w:delText xml:space="preserve">is fitted to a</w:delText>
        </w:r>
      </w:del>
      <w:del w:id="2420" w:author="PR Preview" w:date="2026-01-01T00:00:00Z">
        <w:r>
          <w:delText xml:space="preserve"> </w:delText>
        </w:r>
      </w:del>
      <w:hyperlink w:anchor="def-training-set">
        <w:del w:id="242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42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423" w:author="PR Preview" w:date="2026-01-01T00:00:00Z">
        <w:r>
          <w:delText xml:space="preserve">.</w:delText>
        </w:r>
      </w:del>
      <w:del w:id="2424" w:author="PR Preview" w:date="2026-01-01T00:00:00Z">
        <w:r>
          <w:delText xml:space="preserve"> </w:delText>
        </w:r>
      </w:del>
      <w:del w:id="2425" w:author="PR Preview" w:date="2026-01-01T00:00:00Z">
        <w:r>
          <w:delText xml:space="preserve">A</w:delText>
        </w:r>
      </w:del>
      <w:del w:id="2426" w:author="PR Preview" w:date="2026-01-01T00:00:00Z">
        <w:r>
          <w:delText xml:space="preserve"> </w:delText>
        </w:r>
      </w:del>
      <w:hyperlink w:anchor="def-held-out-set">
        <w:del w:id="2427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2428" w:author="PR Preview" w:date="2026-01-01T00:00:00Z">
        <w:r>
          <w:delText xml:space="preserve"> </w:delText>
        </w:r>
      </w:del>
      <w:del w:id="2429" w:author="PR Preview" w:date="2026-01-01T00:00:00Z">
        <w:r>
          <w:delText xml:space="preserve">of</w:delText>
        </w:r>
      </w:del>
      <w:del w:id="2430" w:author="PR Preview" w:date="2026-01-01T00:00:00Z">
        <w:r>
          <w:delText xml:space="preserve"> </w:delText>
        </w:r>
      </w:del>
      <m:oMath>
        <m:r>
          <m:t>m</m:t>
        </m:r>
      </m:oMath>
      <w:del w:id="2431" w:author="PR Preview" w:date="2026-01-01T00:00:00Z">
        <w:r>
          <w:delText xml:space="preserve"> </w:delText>
        </w:r>
      </w:del>
      <w:del w:id="2432" w:author="PR Preview" w:date="2026-01-01T00:00:00Z">
        <w:r>
          <w:delText xml:space="preserve">observations</w:delText>
        </w:r>
      </w:del>
      <w:del w:id="243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2434" w:author="PR Preview" w:date="2026-01-01T00:00:00Z">
        <w:r>
          <w:delText xml:space="preserve"> </w:delText>
        </w:r>
      </w:del>
      <w:del w:id="2435" w:author="PR Preview" w:date="2026-01-01T00:00:00Z">
        <w:r>
          <w:delText xml:space="preserve">is drawn from the same population as the new observation</w:delText>
        </w:r>
      </w:del>
      <w:del w:id="243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2437" w:author="PR Preview" w:date="2026-01-01T00:00:00Z">
        <w:r>
          <w:delText xml:space="preserve"> </w:delText>
        </w:r>
      </w:del>
      <w:del w:id="2438" w:author="PR Preview" w:date="2026-01-01T00:00:00Z">
        <w:r>
          <w:delText xml:space="preserve">of</w:delText>
        </w:r>
      </w:del>
      <w:del w:id="2439" w:author="PR Preview" w:date="2026-01-01T00:00:00Z">
        <w:r>
          <w:delText xml:space="preserve"> </w:delText>
        </w:r>
      </w:del>
      <w:hyperlink w:anchor="def-generalization-error">
        <w:del w:id="2440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2441" w:author="PR Preview" w:date="2026-01-01T00:00:00Z">
        <w:r>
          <w:delText xml:space="preserve">,</w:delText>
        </w:r>
      </w:del>
      <w:del w:id="2442" w:author="PR Preview" w:date="2026-01-01T00:00:00Z">
        <w:r>
          <w:delText xml:space="preserve"> </w:delText>
        </w:r>
      </w:del>
      <w:del w:id="2443" w:author="PR Preview" w:date="2026-01-01T00:00:00Z">
        <w:r>
          <w:delText xml:space="preserve">each independently of</w:delText>
        </w:r>
      </w:del>
      <w:del w:id="244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445" w:author="PR Preview" w:date="2026-01-01T00:00:00Z">
        <w:r>
          <w:delText xml:space="preserve">.</w:delText>
        </w:r>
      </w:del>
      <w:del w:id="2446" w:author="PR Preview" w:date="2026-01-01T00:00:00Z">
        <w:r>
          <w:delText xml:space="preserve"> </w:delText>
        </w:r>
      </w:del>
      <w:del w:id="2447" w:author="PR Preview" w:date="2026-01-01T00:00:00Z">
        <w:r>
          <w:delText xml:space="preserve">Write</w:delText>
        </w:r>
      </w:del>
      <w:del w:id="2448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del w:id="2449" w:author="PR Preview" w:date="2026-01-01T00:00:00Z">
        <w:r>
          <w:delText xml:space="preserve"> </w:delText>
        </w:r>
      </w:del>
      <w:del w:id="2450" w:author="PR Preview" w:date="2026-01-01T00:00:00Z">
        <w:r>
          <w:delText xml:space="preserve">for the</w:delText>
        </w:r>
      </w:del>
      <w:del w:id="2451" w:author="PR Preview" w:date="2026-01-01T00:00:00Z">
        <w:r>
          <w:delText xml:space="preserve"> </w:delText>
        </w:r>
      </w:del>
      <w:hyperlink w:anchor="def-observation-loss">
        <w:del w:id="2452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453" w:author="PR Preview" w:date="2026-01-01T00:00:00Z">
        <w:r>
          <w:delText xml:space="preserve"> </w:delText>
        </w:r>
      </w:del>
      <w:del w:id="2454" w:author="PR Preview" w:date="2026-01-01T00:00:00Z">
        <w:r>
          <w:delText xml:space="preserve">of</w:delText>
        </w:r>
      </w:del>
      <w:del w:id="245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456" w:author="PR Preview" w:date="2026-01-01T00:00:00Z">
        <w:r>
          <w:delText xml:space="preserve"> </w:delText>
        </w:r>
      </w:del>
      <w:del w:id="2457" w:author="PR Preview" w:date="2026-01-01T00:00:00Z">
        <w:r>
          <w:delText xml:space="preserve">on held-out observation</w:delText>
        </w:r>
      </w:del>
      <w:del w:id="2458" w:author="PR Preview" w:date="2026-01-01T00:00:00Z">
        <w:r>
          <w:delText xml:space="preserve"> </w:delText>
        </w:r>
      </w:del>
      <m:oMath>
        <m:r>
          <m:t>j</m:t>
        </m:r>
      </m:oMath>
      <w:del w:id="2459" w:author="PR Preview" w:date="2026-01-01T00:00:00Z">
        <w:r>
          <w:delText xml:space="preserve">.</w:delText>
        </w:r>
      </w:del>
    </w:p>
    <w:p>
      <w:pPr>
        <w:pStyle w:val="BodyText"/>
      </w:pPr>
      <w:ins w:id="2460" w:author="PR Preview" w:date="2026-01-01T00:00:00Z">
        <w:r>
          <w:rPr>
            <w:i/>
            <w:iCs/>
          </w:rPr>
          <w:t xml:space="preserve">Remark 15</w:t>
        </w:r>
      </w:ins>
      <w:ins w:id="2461" w:author="PR Preview" w:date="2026-01-01T00:00:00Z">
        <w:r>
          <w:t xml:space="preserve"> (Overfitting and the trade-off). </w:t>
        </w:r>
      </w:ins>
      <w:ins w:id="2462" w:author="PR Preview" w:date="2026-01-01T00:00:00Z">
        <w:r>
          <w:t xml:space="preserve">By</w:t>
        </w:r>
      </w:ins>
      <w:ins w:id="2463" w:author="PR Preview" w:date="2026-01-01T00:00:00Z">
        <w:r>
          <w:t xml:space="preserve"> </w:t>
        </w:r>
      </w:ins>
      <w:hyperlink w:anchor="thm-epe-decomposition">
        <w:ins w:id="2464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2465" w:author="PR Preview" w:date="2026-01-01T00:00:00Z">
        <w:r>
          <w:t xml:space="preserve">,</w:t>
        </w:r>
      </w:ins>
      <w:ins w:id="2466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467" w:author="PR Preview" w:date="2026-01-01T00:00:00Z">
        <w:r>
          <w:t xml:space="preserve"> </w:t>
        </w:r>
      </w:ins>
      <w:ins w:id="2468" w:author="PR Preview" w:date="2026-01-01T00:00:00Z">
        <w:r>
          <w:t xml:space="preserve">is the squared bias plus the variance plus</w:t>
        </w:r>
      </w:ins>
      <w:ins w:id="246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470" w:author="PR Preview" w:date="2026-01-01T00:00:00Z">
        <w:r>
          <w:t xml:space="preserve">.</w:t>
        </w:r>
      </w:ins>
      <w:ins w:id="2471" w:author="PR Preview" w:date="2026-01-01T00:00:00Z">
        <w:r>
          <w:t xml:space="preserve"> </w:t>
        </w:r>
      </w:ins>
      <w:ins w:id="2472" w:author="PR Preview" w:date="2026-01-01T00:00:00Z">
        <w:r>
          <w:t xml:space="preserve">Under a</w:t>
        </w:r>
      </w:ins>
      <w:ins w:id="2473" w:author="PR Preview" w:date="2026-01-01T00:00:00Z">
        <w:r>
          <w:t xml:space="preserve"> </w:t>
        </w:r>
      </w:ins>
      <w:hyperlink w:anchor="def-bias-variance-tradeoff">
        <w:ins w:id="2474" w:author="PR Preview" w:date="2026-01-01T00:00:00Z">
          <w:r>
            <w:rPr>
              <w:rStyle w:val="Hyperlink"/>
            </w:rPr>
            <w:t xml:space="preserve">bias–variance trade-off</w:t>
          </w:r>
        </w:ins>
      </w:hyperlink>
      <w:ins w:id="2475" w:author="PR Preview" w:date="2026-01-01T00:00:00Z">
        <w:r>
          <w:t xml:space="preserve"> </w:t>
        </w:r>
      </w:ins>
      <w:ins w:id="2476" w:author="PR Preview" w:date="2026-01-01T00:00:00Z">
        <w:r>
          <w:t xml:space="preserve">among</w:t>
        </w:r>
      </w:ins>
      <w:ins w:id="247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2478" w:author="PR Preview" w:date="2026-01-01T00:00:00Z">
        <w:r>
          <w:t xml:space="preserve">,</w:t>
        </w:r>
      </w:ins>
      <w:ins w:id="2479" w:author="PR Preview" w:date="2026-01-01T00:00:00Z">
        <w:r>
          <w:t xml:space="preserve"> </w:t>
        </w:r>
      </w:ins>
      <w:ins w:id="2480" w:author="PR Preview" w:date="2026-01-01T00:00:00Z">
        <w:r>
          <w:t xml:space="preserve">moving from</w:t>
        </w:r>
      </w:ins>
      <w:ins w:id="248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2482" w:author="PR Preview" w:date="2026-01-01T00:00:00Z">
        <w:r>
          <w:t xml:space="preserve"> </w:t>
        </w:r>
      </w:ins>
      <w:ins w:id="2483" w:author="PR Preview" w:date="2026-01-01T00:00:00Z">
        <w:r>
          <w:t xml:space="preserve">to</w:t>
        </w:r>
      </w:ins>
      <w:ins w:id="248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2485" w:author="PR Preview" w:date="2026-01-01T00:00:00Z">
        <w:r>
          <w:t xml:space="preserve"> </w:t>
        </w:r>
      </w:ins>
      <w:ins w:id="2486" w:author="PR Preview" w:date="2026-01-01T00:00:00Z">
        <w:r>
          <w:t xml:space="preserve">lowers the expected squared prediction error at</w:t>
        </w:r>
      </w:ins>
      <w:ins w:id="2487" w:author="PR Preview" w:date="2026-01-01T00:00:00Z">
        <w:r>
          <w:t xml:space="preserve"> </w:t>
        </w:r>
      </w:ins>
      <m:oMath>
        <m:r>
          <m:t>x</m:t>
        </m:r>
      </m:oMath>
      <w:ins w:id="2488" w:author="PR Preview" w:date="2026-01-01T00:00:00Z">
        <w:r>
          <w:t xml:space="preserve"> </w:t>
        </w:r>
      </w:ins>
      <w:ins w:id="2489" w:author="PR Preview" w:date="2026-01-01T00:00:00Z">
        <w:r>
          <w:t xml:space="preserve">when the squared bias falls by more than the variance rises,</w:t>
        </w:r>
      </w:ins>
      <w:ins w:id="2490" w:author="PR Preview" w:date="2026-01-01T00:00:00Z">
        <w:r>
          <w:t xml:space="preserve"> </w:t>
        </w:r>
      </w:ins>
      <w:ins w:id="2491" w:author="PR Preview" w:date="2026-01-01T00:00:00Z">
        <w:r>
          <w:t xml:space="preserve">and raises it otherwise.</w:t>
        </w:r>
      </w:ins>
      <w:ins w:id="2492" w:author="PR Preview" w:date="2026-01-01T00:00:00Z">
        <w:r>
          <w:t xml:space="preserve"> </w:t>
        </w:r>
      </w:ins>
      <w:ins w:id="2493" w:author="PR Preview" w:date="2026-01-01T00:00:00Z">
        <w:r>
          <w:t xml:space="preserve">The smallest of</w:t>
        </w:r>
      </w:ins>
      <w:ins w:id="2494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495" w:author="PR Preview" w:date="2026-01-01T00:00:00Z">
        <w:r>
          <w:t xml:space="preserve"> </w:t>
        </w:r>
      </w:ins>
      <w:ins w:id="2496" w:author="PR Preview" w:date="2026-01-01T00:00:00Z">
        <w:r>
          <w:t xml:space="preserve">is often at some</w:t>
        </w:r>
      </w:ins>
      <w:ins w:id="249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2498" w:author="PR Preview" w:date="2026-01-01T00:00:00Z">
        <w:r>
          <w:t xml:space="preserve"> </w:t>
        </w:r>
      </w:ins>
      <w:ins w:id="2499" w:author="PR Preview" w:date="2026-01-01T00:00:00Z">
        <w:r>
          <w:t xml:space="preserve">with</w:t>
        </w:r>
      </w:ins>
      <w:ins w:id="250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ins w:id="2501" w:author="PR Preview" w:date="2026-01-01T00:00:00Z">
        <w:r>
          <w:t xml:space="preserve"> </w:t>
        </w:r>
      </w:ins>
      <w:ins w:id="2502" w:author="PR Preview" w:date="2026-01-01T00:00:00Z">
        <w:r>
          <w:t xml:space="preserve">[5, Sec. 2.2.2]</w:t>
        </w:r>
      </w:ins>
      <w:ins w:id="2503" w:author="PR Preview" w:date="2026-01-01T00:00:00Z">
        <w:r>
          <w:t xml:space="preserve">,</w:t>
        </w:r>
      </w:ins>
      <w:ins w:id="2504" w:author="PR Preview" w:date="2026-01-01T00:00:00Z">
        <w:r>
          <w:t xml:space="preserve"> </w:t>
        </w:r>
      </w:ins>
      <w:ins w:id="2505" w:author="PR Preview" w:date="2026-01-01T00:00:00Z">
        <w:r>
          <w:t xml:space="preserve">but not always:</w:t>
        </w:r>
      </w:ins>
      <w:ins w:id="2506" w:author="PR Preview" w:date="2026-01-01T00:00:00Z">
        <w:r>
          <w:t xml:space="preserve"> </w:t>
        </w:r>
      </w:ins>
      <w:ins w:id="2507" w:author="PR Preview" w:date="2026-01-01T00:00:00Z">
        <w:r>
          <w:t xml:space="preserve">if the mean function</w:t>
        </w:r>
      </w:ins>
      <w:ins w:id="2508" w:author="PR Preview" w:date="2026-01-01T00:00:00Z">
        <w:r>
          <w:t xml:space="preserve"> </w:t>
        </w:r>
      </w:ins>
      <m:oMath>
        <m:r>
          <m:t>μ</m:t>
        </m:r>
      </m:oMath>
      <w:ins w:id="2509" w:author="PR Preview" w:date="2026-01-01T00:00:00Z">
        <w:r>
          <w:t xml:space="preserve"> </w:t>
        </w:r>
      </w:ins>
      <w:ins w:id="2510" w:author="PR Preview" w:date="2026-01-01T00:00:00Z">
        <w:r>
          <w:t xml:space="preserve">is among the functions that candidate</w:t>
        </w:r>
      </w:ins>
      <w:ins w:id="2511" w:author="PR Preview" w:date="2026-01-01T00:00:00Z">
        <w:r>
          <w:t xml:space="preserve"> </w:t>
        </w:r>
      </w:ins>
      <m:oMath>
        <m:r>
          <m:t>1</m:t>
        </m:r>
      </m:oMath>
      <w:ins w:id="2512" w:author="PR Preview" w:date="2026-01-01T00:00:00Z">
        <w:r>
          <w:t xml:space="preserve"> </w:t>
        </w:r>
      </w:ins>
      <w:ins w:id="2513" w:author="PR Preview" w:date="2026-01-01T00:00:00Z">
        <w:r>
          <w:t xml:space="preserve">can fit,</w:t>
        </w:r>
      </w:ins>
      <w:ins w:id="2514" w:author="PR Preview" w:date="2026-01-01T00:00:00Z">
        <w:r>
          <w:t xml:space="preserve"> </w:t>
        </w:r>
      </w:ins>
      <w:ins w:id="2515" w:author="PR Preview" w:date="2026-01-01T00:00:00Z">
        <w:r>
          <w:t xml:space="preserve">the squared bias of</w:t>
        </w:r>
      </w:ins>
      <w:ins w:id="251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ins w:id="2517" w:author="PR Preview" w:date="2026-01-01T00:00:00Z">
        <w:r>
          <w:t xml:space="preserve"> </w:t>
        </w:r>
      </w:ins>
      <w:ins w:id="2518" w:author="PR Preview" w:date="2026-01-01T00:00:00Z">
        <w:r>
          <w:t xml:space="preserve">can be zero,</w:t>
        </w:r>
      </w:ins>
      <w:ins w:id="2519" w:author="PR Preview" w:date="2026-01-01T00:00:00Z">
        <w:r>
          <w:t xml:space="preserve"> </w:t>
        </w:r>
      </w:ins>
      <w:ins w:id="2520" w:author="PR Preview" w:date="2026-01-01T00:00:00Z">
        <w:r>
          <w:t xml:space="preserve">and then no more flexible</w:t>
        </w:r>
      </w:ins>
      <w:ins w:id="252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2522" w:author="PR Preview" w:date="2026-01-01T00:00:00Z">
        <w:r>
          <w:t xml:space="preserve"> </w:t>
        </w:r>
      </w:ins>
      <w:ins w:id="2523" w:author="PR Preview" w:date="2026-01-01T00:00:00Z">
        <w:r>
          <w:t xml:space="preserve">has a smaller squared bias</w:t>
        </w:r>
      </w:ins>
      <w:ins w:id="2524" w:author="PR Preview" w:date="2026-01-01T00:00:00Z">
        <w:r>
          <w:t xml:space="preserve"> </w:t>
        </w:r>
      </w:ins>
      <w:ins w:id="2525" w:author="PR Preview" w:date="2026-01-01T00:00:00Z">
        <w:r>
          <w:t xml:space="preserve">and, under the trade-off, none has a smaller variance,</w:t>
        </w:r>
      </w:ins>
      <w:ins w:id="2526" w:author="PR Preview" w:date="2026-01-01T00:00:00Z">
        <w:r>
          <w:t xml:space="preserve"> </w:t>
        </w:r>
      </w:ins>
      <w:ins w:id="2527" w:author="PR Preview" w:date="2026-01-01T00:00:00Z">
        <w:r>
          <w:t xml:space="preserve">so none has a smaller expected squared prediction error.</w:t>
        </w:r>
      </w:ins>
      <w:ins w:id="2528" w:author="PR Preview" w:date="2026-01-01T00:00:00Z">
        <w:r>
          <w:t xml:space="preserve"> </w:t>
        </w:r>
      </w:ins>
      <w:ins w:id="2529" w:author="PR Preview" w:date="2026-01-01T00:00:00Z">
        <w:r>
          <w:t xml:space="preserve">Past the candidate with the smallest expected squared prediction error,</w:t>
        </w:r>
      </w:ins>
      <w:ins w:id="2530" w:author="PR Preview" w:date="2026-01-01T00:00:00Z">
        <w:r>
          <w:t xml:space="preserve"> </w:t>
        </w:r>
      </w:ins>
      <w:ins w:id="2531" w:author="PR Preview" w:date="2026-01-01T00:00:00Z">
        <w:r>
          <w:t xml:space="preserve">the more flexible candidates have lowered their squared bias by less than they have raised their variance,</w:t>
        </w:r>
      </w:ins>
      <w:ins w:id="2532" w:author="PR Preview" w:date="2026-01-01T00:00:00Z">
        <w:r>
          <w:t xml:space="preserve"> </w:t>
        </w:r>
      </w:ins>
      <w:ins w:id="2533" w:author="PR Preview" w:date="2026-01-01T00:00:00Z">
        <w:r>
          <w:t xml:space="preserve">and their fitted models tend to</w:t>
        </w:r>
      </w:ins>
      <w:ins w:id="2534" w:author="PR Preview" w:date="2026-01-01T00:00:00Z">
        <w:r>
          <w:t xml:space="preserve"> </w:t>
        </w:r>
      </w:ins>
      <w:hyperlink w:anchor="def-overfitting">
        <w:ins w:id="2535" w:author="PR Preview" w:date="2026-01-01T00:00:00Z">
          <w:r>
            <w:rPr>
              <w:rStyle w:val="Hyperlink"/>
            </w:rPr>
            <w:t xml:space="preserve">overfit</w:t>
          </w:r>
        </w:ins>
      </w:hyperlink>
      <w:ins w:id="2536" w:author="PR Preview" w:date="2026-01-01T00:00:00Z">
        <w:r>
          <w:t xml:space="preserve">:</w:t>
        </w:r>
      </w:ins>
      <w:ins w:id="2537" w:author="PR Preview" w:date="2026-01-01T00:00:00Z">
        <w:r>
          <w:t xml:space="preserve"> </w:t>
        </w:r>
      </w:ins>
      <w:ins w:id="2538" w:author="PR Preview" w:date="2026-01-01T00:00:00Z">
        <w:r>
          <w:t xml:space="preserve">they fit their training sets more closely than the fitted model of the candidate with the smallest expected squared prediction error</w:t>
        </w:r>
      </w:ins>
      <w:ins w:id="2539" w:author="PR Preview" w:date="2026-01-01T00:00:00Z">
        <w:r>
          <w:t xml:space="preserve"> </w:t>
        </w:r>
      </w:ins>
      <w:ins w:id="2540" w:author="PR Preview" w:date="2026-01-01T00:00:00Z">
        <w:r>
          <w:t xml:space="preserve">but predict new observations worse.</w:t>
        </w:r>
      </w:ins>
    </w:p>
    <w:bookmarkEnd w:id="171"/>
    <w:bookmarkStart w:id="172" w:name="rem-overfitting-causes"/>
    <w:p>
      <w:pPr>
        <w:pStyle w:val="BodyText"/>
      </w:pPr>
      <w:ins w:id="2541" w:author="PR Preview" w:date="2026-01-01T00:00:00Z">
        <w:r>
          <w:rPr>
            <w:i/>
            <w:iCs/>
          </w:rPr>
          <w:t xml:space="preserve">Remark 16</w:t>
        </w:r>
      </w:ins>
      <w:ins w:id="2542" w:author="PR Preview" w:date="2026-01-01T00:00:00Z">
        <w:r>
          <w:t xml:space="preserve"> (Coefficients per observation). </w:t>
        </w:r>
      </w:ins>
      <w:ins w:id="2543" w:author="PR Preview" w:date="2026-01-01T00:00:00Z">
        <w:r>
          <w:t xml:space="preserve">Adding coefficients to a least-squares fit makes it</w:t>
        </w:r>
      </w:ins>
      <w:ins w:id="2544" w:author="PR Preview" w:date="2026-01-01T00:00:00Z">
        <w:r>
          <w:t xml:space="preserve"> </w:t>
        </w:r>
      </w:ins>
      <w:hyperlink w:anchor="def-flexibility">
        <w:ins w:id="2545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2546" w:author="PR Preview" w:date="2026-01-01T00:00:00Z">
        <w:r>
          <w:t xml:space="preserve"> </w:t>
        </w:r>
      </w:ins>
      <w:ins w:id="2547" w:author="PR Preview" w:date="2026-01-01T00:00:00Z">
        <w:r>
          <w:t xml:space="preserve">as before.</w:t>
        </w:r>
      </w:ins>
      <w:ins w:id="2548" w:author="PR Preview" w:date="2026-01-01T00:00:00Z">
        <w:r>
          <w:t xml:space="preserve"> </w:t>
        </w:r>
      </w:ins>
      <w:ins w:id="2549" w:author="PR Preview" w:date="2026-01-01T00:00:00Z">
        <w:r>
          <w:t xml:space="preserve">With few observations per coefficient,</w:t>
        </w:r>
      </w:ins>
      <w:ins w:id="2550" w:author="PR Preview" w:date="2026-01-01T00:00:00Z">
        <w:r>
          <w:t xml:space="preserve"> </w:t>
        </w:r>
      </w:ins>
      <w:ins w:id="2551" w:author="PR Preview" w:date="2026-01-01T00:00:00Z">
        <w:r>
          <w:t xml:space="preserve">the variance this adds can outweigh the squared bias it removes,</w:t>
        </w:r>
      </w:ins>
      <w:ins w:id="2552" w:author="PR Preview" w:date="2026-01-01T00:00:00Z">
        <w:r>
          <w:t xml:space="preserve"> </w:t>
        </w:r>
      </w:ins>
      <w:ins w:id="2553" w:author="PR Preview" w:date="2026-01-01T00:00:00Z">
        <w:r>
          <w:t xml:space="preserve">which is the overfitting side of</w:t>
        </w:r>
      </w:ins>
      <w:ins w:id="2554" w:author="PR Preview" w:date="2026-01-01T00:00:00Z">
        <w:r>
          <w:t xml:space="preserve"> </w:t>
        </w:r>
      </w:ins>
      <w:hyperlink w:anchor="rem-overfitting-tradeoff">
        <w:ins w:id="2555" w:author="PR Preview" w:date="2026-01-01T00:00:00Z">
          <w:r>
            <w:rPr>
              <w:rStyle w:val="Hyperlink"/>
            </w:rPr>
            <w:t xml:space="preserve">Remark 15</w:t>
          </w:r>
        </w:ins>
      </w:hyperlink>
      <w:ins w:id="2556" w:author="PR Preview" w:date="2026-01-01T00:00:00Z">
        <w:r>
          <w:t xml:space="preserve">.</w:t>
        </w:r>
      </w:ins>
      <w:ins w:id="2557" w:author="PR Preview" w:date="2026-01-01T00:00:00Z">
        <w:r>
          <w:t xml:space="preserve"> </w:t>
        </w:r>
      </w:ins>
      <w:ins w:id="2558" w:author="PR Preview" w:date="2026-01-01T00:00:00Z">
        <w:r>
          <w:t xml:space="preserve">In</w:t>
        </w:r>
      </w:ins>
      <w:ins w:id="2559" w:author="PR Preview" w:date="2026-01-01T00:00:00Z">
        <w:r>
          <w:t xml:space="preserve"> </w:t>
        </w:r>
      </w:ins>
      <w:hyperlink w:anchor="exr-overfitting">
        <w:ins w:id="2560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561" w:author="PR Preview" w:date="2026-01-01T00:00:00Z">
        <w:r>
          <w:t xml:space="preserve">,</w:t>
        </w:r>
      </w:ins>
      <w:ins w:id="2562" w:author="PR Preview" w:date="2026-01-01T00:00:00Z">
        <w:r>
          <w:t xml:space="preserve"> </w:t>
        </w:r>
      </w:ins>
      <w:ins w:id="2563" w:author="PR Preview" w:date="2026-01-01T00:00:00Z">
        <w:r>
          <w:t xml:space="preserve">each added power of</w:t>
        </w:r>
      </w:ins>
      <w:ins w:id="2564" w:author="PR Preview" w:date="2026-01-01T00:00:00Z">
        <w:r>
          <w:t xml:space="preserve"> </w:t>
        </w:r>
      </w:ins>
      <w:ins w:id="2565" w:author="PR Preview" w:date="2026-01-01T00:00:00Z">
        <w:r>
          <w:rPr>
            <w:rStyle w:val="VerbatimChar"/>
          </w:rPr>
          <w:t xml:space="preserve">wt</w:t>
        </w:r>
      </w:ins>
      <w:ins w:id="2566" w:author="PR Preview" w:date="2026-01-01T00:00:00Z">
        <w:r>
          <w:t xml:space="preserve">, like an added predictor,</w:t>
        </w:r>
      </w:ins>
      <w:ins w:id="2567" w:author="PR Preview" w:date="2026-01-01T00:00:00Z">
        <w:r>
          <w:t xml:space="preserve"> </w:t>
        </w:r>
      </w:ins>
      <w:ins w:id="2568" w:author="PR Preview" w:date="2026-01-01T00:00:00Z">
        <w:r>
          <w:t xml:space="preserve">is one more coefficient fitted to the same 20 cars:</w:t>
        </w:r>
      </w:ins>
      <w:ins w:id="2569" w:author="PR Preview" w:date="2026-01-01T00:00:00Z">
        <w:r>
          <w:t xml:space="preserve"> </w:t>
        </w:r>
      </w:ins>
      <w:ins w:id="2570" w:author="PR Preview" w:date="2026-01-01T00:00:00Z">
        <w:r>
          <w:t xml:space="preserve">the degree-4 fit has five coefficients for those 20 cars.</w:t>
        </w:r>
      </w:ins>
    </w:p>
    <w:bookmarkEnd w:id="172"/>
    <w:bookmarkStart w:id="173" w:name="exr-held-out-unbiased"/>
    <w:p>
      <w:pPr>
        <w:pStyle w:val="BodyText"/>
      </w:pPr>
      <w:ins w:id="2571" w:author="PR Preview" w:date="2026-01-01T00:00:00Z">
        <w:r>
          <w:rPr>
            <w:b/>
            <w:bCs/>
          </w:rPr>
          <w:t xml:space="preserve">Exercise 9 (Held-out predictions and the generalization error)</w:t>
        </w:r>
      </w:ins>
      <w:ins w:id="2572" w:author="PR Preview" w:date="2026-01-01T00:00:00Z">
        <w:r>
          <w:t xml:space="preserve"> </w:t>
        </w:r>
      </w:ins>
      <w:ins w:id="2573" w:author="PR Preview" w:date="2026-01-01T00:00:00Z">
        <w:r>
          <w:t xml:space="preserve">A</w:t>
        </w:r>
      </w:ins>
      <w:ins w:id="2574" w:author="PR Preview" w:date="2026-01-01T00:00:00Z">
        <w:r>
          <w:t xml:space="preserve"> </w:t>
        </w:r>
      </w:ins>
      <w:hyperlink w:anchor="def-fitted-model">
        <w:ins w:id="2575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57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577" w:author="PR Preview" w:date="2026-01-01T00:00:00Z">
        <w:r>
          <w:t xml:space="preserve"> </w:t>
        </w:r>
      </w:ins>
      <w:ins w:id="2578" w:author="PR Preview" w:date="2026-01-01T00:00:00Z">
        <w:r>
          <w:t xml:space="preserve">is fitted to a</w:t>
        </w:r>
      </w:ins>
      <w:ins w:id="2579" w:author="PR Preview" w:date="2026-01-01T00:00:00Z">
        <w:r>
          <w:t xml:space="preserve"> </w:t>
        </w:r>
      </w:ins>
      <w:hyperlink w:anchor="def-training-set">
        <w:ins w:id="258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58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582" w:author="PR Preview" w:date="2026-01-01T00:00:00Z">
        <w:r>
          <w:t xml:space="preserve">.</w:t>
        </w:r>
      </w:ins>
      <w:ins w:id="2583" w:author="PR Preview" w:date="2026-01-01T00:00:00Z">
        <w:r>
          <w:t xml:space="preserve"> </w:t>
        </w:r>
      </w:ins>
      <w:ins w:id="2584" w:author="PR Preview" w:date="2026-01-01T00:00:00Z">
        <w:r>
          <w:t xml:space="preserve">A</w:t>
        </w:r>
      </w:ins>
      <w:ins w:id="2585" w:author="PR Preview" w:date="2026-01-01T00:00:00Z">
        <w:r>
          <w:t xml:space="preserve"> </w:t>
        </w:r>
      </w:ins>
      <w:hyperlink w:anchor="def-held-out-set">
        <w:ins w:id="2586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2587" w:author="PR Preview" w:date="2026-01-01T00:00:00Z">
        <w:r>
          <w:t xml:space="preserve"> </w:t>
        </w:r>
      </w:ins>
      <w:ins w:id="2588" w:author="PR Preview" w:date="2026-01-01T00:00:00Z">
        <w:r>
          <w:t xml:space="preserve">of</w:t>
        </w:r>
      </w:ins>
      <w:ins w:id="2589" w:author="PR Preview" w:date="2026-01-01T00:00:00Z">
        <w:r>
          <w:t xml:space="preserve"> </w:t>
        </w:r>
      </w:ins>
      <m:oMath>
        <m:r>
          <m:t>m</m:t>
        </m:r>
      </m:oMath>
      <w:ins w:id="2590" w:author="PR Preview" w:date="2026-01-01T00:00:00Z">
        <w:r>
          <w:t xml:space="preserve"> </w:t>
        </w:r>
      </w:ins>
      <w:ins w:id="2591" w:author="PR Preview" w:date="2026-01-01T00:00:00Z">
        <w:r>
          <w:t xml:space="preserve">observations</w:t>
        </w:r>
      </w:ins>
      <w:ins w:id="259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2593" w:author="PR Preview" w:date="2026-01-01T00:00:00Z">
        <w:r>
          <w:t xml:space="preserve"> </w:t>
        </w:r>
      </w:ins>
      <w:ins w:id="2594" w:author="PR Preview" w:date="2026-01-01T00:00:00Z">
        <w:r>
          <w:t xml:space="preserve">is drawn from the same population as the new observation</w:t>
        </w:r>
      </w:ins>
      <w:ins w:id="259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596" w:author="PR Preview" w:date="2026-01-01T00:00:00Z">
        <w:r>
          <w:t xml:space="preserve"> </w:t>
        </w:r>
      </w:ins>
      <w:ins w:id="2597" w:author="PR Preview" w:date="2026-01-01T00:00:00Z">
        <w:r>
          <w:t xml:space="preserve">of</w:t>
        </w:r>
      </w:ins>
      <w:ins w:id="2598" w:author="PR Preview" w:date="2026-01-01T00:00:00Z">
        <w:r>
          <w:t xml:space="preserve"> </w:t>
        </w:r>
      </w:ins>
      <w:hyperlink w:anchor="def-generalization-error">
        <w:ins w:id="2599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2600" w:author="PR Preview" w:date="2026-01-01T00:00:00Z">
        <w:r>
          <w:t xml:space="preserve">,</w:t>
        </w:r>
      </w:ins>
      <w:ins w:id="2601" w:author="PR Preview" w:date="2026-01-01T00:00:00Z">
        <w:r>
          <w:t xml:space="preserve"> </w:t>
        </w:r>
      </w:ins>
      <w:ins w:id="2602" w:author="PR Preview" w:date="2026-01-01T00:00:00Z">
        <w:r>
          <w:t xml:space="preserve">each independently of</w:t>
        </w:r>
      </w:ins>
      <w:ins w:id="260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04" w:author="PR Preview" w:date="2026-01-01T00:00:00Z">
        <w:r>
          <w:t xml:space="preserve">.</w:t>
        </w:r>
      </w:ins>
      <w:ins w:id="2605" w:author="PR Preview" w:date="2026-01-01T00:00:00Z">
        <w:r>
          <w:t xml:space="preserve"> </w:t>
        </w:r>
      </w:ins>
      <w:ins w:id="2606" w:author="PR Preview" w:date="2026-01-01T00:00:00Z">
        <w:r>
          <w:t xml:space="preserve">Write</w:t>
        </w:r>
      </w:ins>
      <w:ins w:id="2607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ins w:id="2608" w:author="PR Preview" w:date="2026-01-01T00:00:00Z">
        <w:r>
          <w:t xml:space="preserve"> </w:t>
        </w:r>
      </w:ins>
      <w:ins w:id="2609" w:author="PR Preview" w:date="2026-01-01T00:00:00Z">
        <w:r>
          <w:t xml:space="preserve">for the</w:t>
        </w:r>
      </w:ins>
      <w:ins w:id="2610" w:author="PR Preview" w:date="2026-01-01T00:00:00Z">
        <w:r>
          <w:t xml:space="preserve"> </w:t>
        </w:r>
      </w:ins>
      <w:hyperlink w:anchor="def-observation-loss">
        <w:ins w:id="2611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612" w:author="PR Preview" w:date="2026-01-01T00:00:00Z">
        <w:r>
          <w:t xml:space="preserve"> </w:t>
        </w:r>
      </w:ins>
      <w:ins w:id="2613" w:author="PR Preview" w:date="2026-01-01T00:00:00Z">
        <w:r>
          <w:t xml:space="preserve">of</w:t>
        </w:r>
      </w:ins>
      <w:ins w:id="261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615" w:author="PR Preview" w:date="2026-01-01T00:00:00Z">
        <w:r>
          <w:t xml:space="preserve"> </w:t>
        </w:r>
      </w:ins>
      <w:ins w:id="2616" w:author="PR Preview" w:date="2026-01-01T00:00:00Z">
        <w:r>
          <w:t xml:space="preserve">on held-out observation</w:t>
        </w:r>
      </w:ins>
      <w:ins w:id="2617" w:author="PR Preview" w:date="2026-01-01T00:00:00Z">
        <w:r>
          <w:t xml:space="preserve"> </w:t>
        </w:r>
      </w:ins>
      <m:oMath>
        <m:r>
          <m:t>j</m:t>
        </m:r>
      </m:oMath>
      <w:ins w:id="2618" w:author="PR Preview" w:date="2026-01-01T00:00:00Z">
        <w:r>
          <w:t xml:space="preserve">.</w:t>
        </w:r>
      </w:ins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3"/>
    <w:bookmarkStart w:id="174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4"/>
    <w:bookmarkStart w:id="175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76" w:name="rem-training-mse-optimistic"/>
    <w:p>
      <w:pPr>
        <w:pStyle w:val="BodyText"/>
      </w:pPr>
      <w:del w:id="2619" w:author="PR Preview" w:date="2026-01-01T00:00:00Z">
        <w:r>
          <w:rPr>
            <w:i/>
            <w:iCs/>
          </w:rPr>
          <w:delText xml:space="preserve">Remark 16</w:delText>
        </w:r>
      </w:del>
      <w:del w:id="2620" w:author="PR Preview" w:date="2026-01-01T00:00:00Z">
        <w:r>
          <w:delText xml:space="preserve"> (Training error is optimistic). </w:delText>
        </w:r>
      </w:del>
      <w:del w:id="2621" w:author="PR Preview" w:date="2026-01-01T00:00:00Z">
        <w:r>
          <w:delText xml:space="preserve">The same argument fails for the training set.</w:delText>
        </w:r>
      </w:del>
      <w:del w:id="2622" w:author="PR Preview" w:date="2026-01-01T00:00:00Z">
        <w:r>
          <w:delText xml:space="preserve"> </w:delText>
        </w:r>
      </w:del>
      <w:del w:id="2623" w:author="PR Preview" w:date="2026-01-01T00:00:00Z">
        <w:r>
          <w:delText xml:space="preserve">The training pairs are not independent of</w:delText>
        </w:r>
      </w:del>
      <w:del w:id="262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625" w:author="PR Preview" w:date="2026-01-01T00:00:00Z">
        <w:r>
          <w:delText xml:space="preserve">:</w:delText>
        </w:r>
      </w:del>
      <w:del w:id="2626" w:author="PR Preview" w:date="2026-01-01T00:00:00Z">
        <w:r>
          <w:delText xml:space="preserve"> </w:delText>
        </w:r>
      </w:del>
      <w:del w:id="2627" w:author="PR Preview" w:date="2026-01-01T00:00:00Z">
        <w:r>
          <w:delText xml:space="preserve">they are</w:delText>
        </w:r>
      </w:del>
      <w:del w:id="262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629" w:author="PR Preview" w:date="2026-01-01T00:00:00Z">
        <w:r>
          <w:delText xml:space="preserve">,</w:delText>
        </w:r>
      </w:del>
      <w:del w:id="2630" w:author="PR Preview" w:date="2026-01-01T00:00:00Z">
        <w:r>
          <w:delText xml:space="preserve"> </w:delText>
        </w:r>
      </w:del>
      <w:del w:id="2631" w:author="PR Preview" w:date="2026-01-01T00:00:00Z">
        <w:r>
          <w:delText xml:space="preserve">and</w:delText>
        </w:r>
      </w:del>
      <w:del w:id="263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633" w:author="PR Preview" w:date="2026-01-01T00:00:00Z">
        <w:r>
          <w:delText xml:space="preserve"> </w:delText>
        </w:r>
      </w:del>
      <w:del w:id="2634" w:author="PR Preview" w:date="2026-01-01T00:00:00Z">
        <w:r>
          <w:delText xml:space="preserve">was fitted to make their prediction errors small.</w:delText>
        </w:r>
      </w:del>
      <w:del w:id="2635" w:author="PR Preview" w:date="2026-01-01T00:00:00Z">
        <w:r>
          <w:delText xml:space="preserve"> </w:delText>
        </w:r>
      </w:del>
      <w:del w:id="2636" w:author="PR Preview" w:date="2026-01-01T00:00:00Z">
        <w:r>
          <w:delText xml:space="preserve">So the argument of</w:delText>
        </w:r>
      </w:del>
      <w:del w:id="2637" w:author="PR Preview" w:date="2026-01-01T00:00:00Z">
        <w:r>
          <w:delText xml:space="preserve"> </w:delText>
        </w:r>
      </w:del>
      <w:hyperlink w:anchor="thm-held-out-unbiased">
        <w:del w:id="2638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2639" w:author="PR Preview" w:date="2026-01-01T00:00:00Z">
        <w:r>
          <w:delText xml:space="preserve">,</w:delText>
        </w:r>
      </w:del>
      <w:del w:id="2640" w:author="PR Preview" w:date="2026-01-01T00:00:00Z">
        <w:r>
          <w:delText xml:space="preserve"> </w:delText>
        </w:r>
      </w:del>
      <w:del w:id="2641" w:author="PR Preview" w:date="2026-01-01T00:00:00Z">
        <w:r>
          <w:delText xml:space="preserve">that each loss has conditional expectation</w:delText>
        </w:r>
      </w:del>
      <w:del w:id="264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643" w:author="PR Preview" w:date="2026-01-01T00:00:00Z">
        <w:r>
          <w:delText xml:space="preserve">,</w:delText>
        </w:r>
      </w:del>
      <w:del w:id="2644" w:author="PR Preview" w:date="2026-01-01T00:00:00Z">
        <w:r>
          <w:delText xml:space="preserve"> </w:delText>
        </w:r>
      </w:del>
      <w:del w:id="2645" w:author="PR Preview" w:date="2026-01-01T00:00:00Z">
        <w:r>
          <w:delText xml:space="preserve">does not hold for them,</w:delText>
        </w:r>
      </w:del>
      <w:del w:id="2646" w:author="PR Preview" w:date="2026-01-01T00:00:00Z">
        <w:r>
          <w:delText xml:space="preserve"> </w:delText>
        </w:r>
      </w:del>
      <w:del w:id="2647" w:author="PR Preview" w:date="2026-01-01T00:00:00Z">
        <w:r>
          <w:delText xml:space="preserve">and the</w:delText>
        </w:r>
      </w:del>
      <w:del w:id="2648" w:author="PR Preview" w:date="2026-01-01T00:00:00Z">
        <w:r>
          <w:delText xml:space="preserve"> </w:delText>
        </w:r>
      </w:del>
      <w:hyperlink w:anchor="def-training-mse">
        <w:del w:id="2649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2650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2651" w:author="PR Preview" w:date="2026-01-01T00:00:00Z">
        <w:r>
          <w:delText xml:space="preserve"> </w:delText>
        </w:r>
      </w:del>
      <w:del w:id="2652" w:author="PR Preview" w:date="2026-01-01T00:00:00Z">
        <w:r>
          <w:delText xml:space="preserve">is typically</w:delText>
        </w:r>
      </w:del>
      <w:del w:id="2653" w:author="PR Preview" w:date="2026-01-01T00:00:00Z">
        <w:r>
          <w:delText xml:space="preserve"> </w:delText>
        </w:r>
      </w:del>
      <w:del w:id="2654" w:author="PR Preview" w:date="2026-01-01T00:00:00Z">
        <w:r>
          <w:rPr>
            <w:i/>
            <w:iCs/>
          </w:rPr>
          <w:delText xml:space="preserve">smaller</w:delText>
        </w:r>
      </w:del>
      <w:del w:id="2655" w:author="PR Preview" w:date="2026-01-01T00:00:00Z">
        <w:r>
          <w:delText xml:space="preserve"> </w:delText>
        </w:r>
      </w:del>
      <w:del w:id="2656" w:author="PR Preview" w:date="2026-01-01T00:00:00Z">
        <w:r>
          <w:delText xml:space="preserve">than</w:delText>
        </w:r>
      </w:del>
      <w:del w:id="265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658" w:author="PR Preview" w:date="2026-01-01T00:00:00Z">
        <w:r>
          <w:delText xml:space="preserve"> </w:delText>
        </w:r>
      </w:del>
      <w:del w:id="2659" w:author="PR Preview" w:date="2026-01-01T00:00:00Z">
        <w:r>
          <w:delText xml:space="preserve">[3, Sec. 7.4]</w:delText>
        </w:r>
      </w:del>
      <w:del w:id="2660" w:author="PR Preview" w:date="2026-01-01T00:00:00Z">
        <w:r>
          <w:delText xml:space="preserve">.</w:delText>
        </w:r>
      </w:del>
      <w:del w:id="2661" w:author="PR Preview" w:date="2026-01-01T00:00:00Z">
        <w:r>
          <w:delText xml:space="preserve"> </w:delText>
        </w:r>
      </w:del>
      <w:hyperlink w:anchor="exr-overfitting">
        <w:del w:id="2662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663" w:author="PR Preview" w:date="2026-01-01T00:00:00Z">
        <w:r>
          <w:delText xml:space="preserve"> </w:delText>
        </w:r>
      </w:del>
      <w:del w:id="2664" w:author="PR Preview" w:date="2026-01-01T00:00:00Z">
        <w:r>
          <w:delText xml:space="preserve">shows the pattern:</w:delText>
        </w:r>
      </w:del>
      <w:del w:id="2665" w:author="PR Preview" w:date="2026-01-01T00:00:00Z">
        <w:r>
          <w:delText xml:space="preserve"> </w:delText>
        </w:r>
      </w:del>
      <w:del w:id="2666" w:author="PR Preview" w:date="2026-01-01T00:00:00Z">
        <w:r>
          <w:delText xml:space="preserve">training sRMSE keeps falling as the degree grows,</w:delText>
        </w:r>
      </w:del>
      <w:del w:id="2667" w:author="PR Preview" w:date="2026-01-01T00:00:00Z">
        <w:r>
          <w:delText xml:space="preserve"> </w:delText>
        </w:r>
      </w:del>
      <w:del w:id="2668" w:author="PR Preview" w:date="2026-01-01T00:00:00Z">
        <w:r>
          <w:delText xml:space="preserve">while held-out sRMSE does not.</w:delText>
        </w:r>
      </w:del>
    </w:p>
    <w:p>
      <w:pPr>
        <w:pStyle w:val="BodyText"/>
      </w:pPr>
      <w:ins w:id="2669" w:author="PR Preview" w:date="2026-01-01T00:00:00Z">
        <w:r>
          <w:rPr>
            <w:i/>
            <w:iCs/>
          </w:rPr>
          <w:t xml:space="preserve">Remark 17</w:t>
        </w:r>
      </w:ins>
      <w:ins w:id="2670" w:author="PR Preview" w:date="2026-01-01T00:00:00Z">
        <w:r>
          <w:t xml:space="preserve"> (Training error is optimistic). </w:t>
        </w:r>
      </w:ins>
      <w:ins w:id="2671" w:author="PR Preview" w:date="2026-01-01T00:00:00Z">
        <w:r>
          <w:t xml:space="preserve">The same argument fails for the training set.</w:t>
        </w:r>
      </w:ins>
      <w:ins w:id="2672" w:author="PR Preview" w:date="2026-01-01T00:00:00Z">
        <w:r>
          <w:t xml:space="preserve"> </w:t>
        </w:r>
      </w:ins>
      <w:ins w:id="2673" w:author="PR Preview" w:date="2026-01-01T00:00:00Z">
        <w:r>
          <w:t xml:space="preserve">The training pairs are not independent of</w:t>
        </w:r>
      </w:ins>
      <w:ins w:id="267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75" w:author="PR Preview" w:date="2026-01-01T00:00:00Z">
        <w:r>
          <w:t xml:space="preserve">:</w:t>
        </w:r>
      </w:ins>
      <w:ins w:id="2676" w:author="PR Preview" w:date="2026-01-01T00:00:00Z">
        <w:r>
          <w:t xml:space="preserve"> </w:t>
        </w:r>
      </w:ins>
      <w:ins w:id="2677" w:author="PR Preview" w:date="2026-01-01T00:00:00Z">
        <w:r>
          <w:t xml:space="preserve">they are</w:t>
        </w:r>
      </w:ins>
      <w:ins w:id="267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79" w:author="PR Preview" w:date="2026-01-01T00:00:00Z">
        <w:r>
          <w:t xml:space="preserve">,</w:t>
        </w:r>
      </w:ins>
      <w:ins w:id="2680" w:author="PR Preview" w:date="2026-01-01T00:00:00Z">
        <w:r>
          <w:t xml:space="preserve"> </w:t>
        </w:r>
      </w:ins>
      <w:ins w:id="2681" w:author="PR Preview" w:date="2026-01-01T00:00:00Z">
        <w:r>
          <w:t xml:space="preserve">and</w:t>
        </w:r>
      </w:ins>
      <w:ins w:id="268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683" w:author="PR Preview" w:date="2026-01-01T00:00:00Z">
        <w:r>
          <w:t xml:space="preserve"> </w:t>
        </w:r>
      </w:ins>
      <w:ins w:id="2684" w:author="PR Preview" w:date="2026-01-01T00:00:00Z">
        <w:r>
          <w:t xml:space="preserve">was fitted to make their prediction errors small.</w:t>
        </w:r>
      </w:ins>
      <w:ins w:id="2685" w:author="PR Preview" w:date="2026-01-01T00:00:00Z">
        <w:r>
          <w:t xml:space="preserve"> </w:t>
        </w:r>
      </w:ins>
      <w:ins w:id="2686" w:author="PR Preview" w:date="2026-01-01T00:00:00Z">
        <w:r>
          <w:t xml:space="preserve">So the argument of</w:t>
        </w:r>
      </w:ins>
      <w:ins w:id="2687" w:author="PR Preview" w:date="2026-01-01T00:00:00Z">
        <w:r>
          <w:t xml:space="preserve"> </w:t>
        </w:r>
      </w:ins>
      <w:hyperlink w:anchor="thm-held-out-unbiased">
        <w:ins w:id="2688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689" w:author="PR Preview" w:date="2026-01-01T00:00:00Z">
        <w:r>
          <w:t xml:space="preserve">,</w:t>
        </w:r>
      </w:ins>
      <w:ins w:id="2690" w:author="PR Preview" w:date="2026-01-01T00:00:00Z">
        <w:r>
          <w:t xml:space="preserve"> </w:t>
        </w:r>
      </w:ins>
      <w:ins w:id="2691" w:author="PR Preview" w:date="2026-01-01T00:00:00Z">
        <w:r>
          <w:t xml:space="preserve">that each loss has conditional expectation</w:t>
        </w:r>
      </w:ins>
      <w:ins w:id="269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693" w:author="PR Preview" w:date="2026-01-01T00:00:00Z">
        <w:r>
          <w:t xml:space="preserve">,</w:t>
        </w:r>
      </w:ins>
      <w:ins w:id="2694" w:author="PR Preview" w:date="2026-01-01T00:00:00Z">
        <w:r>
          <w:t xml:space="preserve"> </w:t>
        </w:r>
      </w:ins>
      <w:ins w:id="2695" w:author="PR Preview" w:date="2026-01-01T00:00:00Z">
        <w:r>
          <w:t xml:space="preserve">does not hold for them,</w:t>
        </w:r>
      </w:ins>
      <w:ins w:id="2696" w:author="PR Preview" w:date="2026-01-01T00:00:00Z">
        <w:r>
          <w:t xml:space="preserve"> </w:t>
        </w:r>
      </w:ins>
      <w:ins w:id="2697" w:author="PR Preview" w:date="2026-01-01T00:00:00Z">
        <w:r>
          <w:t xml:space="preserve">and the</w:t>
        </w:r>
      </w:ins>
      <w:ins w:id="2698" w:author="PR Preview" w:date="2026-01-01T00:00:00Z">
        <w:r>
          <w:t xml:space="preserve"> </w:t>
        </w:r>
      </w:ins>
      <w:hyperlink w:anchor="def-training-mse">
        <w:ins w:id="2699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2700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2701" w:author="PR Preview" w:date="2026-01-01T00:00:00Z">
        <w:r>
          <w:t xml:space="preserve"> </w:t>
        </w:r>
      </w:ins>
      <w:ins w:id="2702" w:author="PR Preview" w:date="2026-01-01T00:00:00Z">
        <w:r>
          <w:t xml:space="preserve">is typically</w:t>
        </w:r>
      </w:ins>
      <w:ins w:id="2703" w:author="PR Preview" w:date="2026-01-01T00:00:00Z">
        <w:r>
          <w:t xml:space="preserve"> </w:t>
        </w:r>
      </w:ins>
      <w:ins w:id="2704" w:author="PR Preview" w:date="2026-01-01T00:00:00Z">
        <w:r>
          <w:rPr>
            <w:i/>
            <w:iCs/>
          </w:rPr>
          <w:t xml:space="preserve">smaller</w:t>
        </w:r>
      </w:ins>
      <w:ins w:id="2705" w:author="PR Preview" w:date="2026-01-01T00:00:00Z">
        <w:r>
          <w:t xml:space="preserve"> </w:t>
        </w:r>
      </w:ins>
      <w:ins w:id="2706" w:author="PR Preview" w:date="2026-01-01T00:00:00Z">
        <w:r>
          <w:t xml:space="preserve">than</w:t>
        </w:r>
      </w:ins>
      <w:ins w:id="270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708" w:author="PR Preview" w:date="2026-01-01T00:00:00Z">
        <w:r>
          <w:t xml:space="preserve"> </w:t>
        </w:r>
      </w:ins>
      <w:ins w:id="2709" w:author="PR Preview" w:date="2026-01-01T00:00:00Z">
        <w:r>
          <w:t xml:space="preserve">[3, Sec. 7.4]</w:t>
        </w:r>
      </w:ins>
      <w:ins w:id="2710" w:author="PR Preview" w:date="2026-01-01T00:00:00Z">
        <w:r>
          <w:t xml:space="preserve">.</w:t>
        </w:r>
      </w:ins>
      <w:ins w:id="2711" w:author="PR Preview" w:date="2026-01-01T00:00:00Z">
        <w:r>
          <w:t xml:space="preserve"> </w:t>
        </w:r>
      </w:ins>
      <w:hyperlink w:anchor="exr-overfitting">
        <w:ins w:id="2712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713" w:author="PR Preview" w:date="2026-01-01T00:00:00Z">
        <w:r>
          <w:t xml:space="preserve"> </w:t>
        </w:r>
      </w:ins>
      <w:ins w:id="2714" w:author="PR Preview" w:date="2026-01-01T00:00:00Z">
        <w:r>
          <w:t xml:space="preserve">shows the pattern:</w:t>
        </w:r>
      </w:ins>
      <w:ins w:id="2715" w:author="PR Preview" w:date="2026-01-01T00:00:00Z">
        <w:r>
          <w:t xml:space="preserve"> </w:t>
        </w:r>
      </w:ins>
      <w:ins w:id="2716" w:author="PR Preview" w:date="2026-01-01T00:00:00Z">
        <w:r>
          <w:t xml:space="preserve">training sRMSE keeps falling as the degree grows,</w:t>
        </w:r>
      </w:ins>
      <w:ins w:id="2717" w:author="PR Preview" w:date="2026-01-01T00:00:00Z">
        <w:r>
          <w:t xml:space="preserve"> </w:t>
        </w:r>
      </w:ins>
      <w:ins w:id="2718" w:author="PR Preview" w:date="2026-01-01T00:00:00Z">
        <w:r>
          <w:t xml:space="preserve">while held-out sRMSE does not.</w:t>
        </w:r>
      </w:ins>
    </w:p>
    <w:bookmarkEnd w:id="176"/>
    <w:bookmarkStart w:id="181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0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1"/>
    <w:bookmarkEnd w:id="182"/>
    <w:bookmarkStart w:id="231" w:name="sec-data-splits"/>
    <w:p>
      <w:pPr>
        <w:pStyle w:val="Heading2"/>
      </w:pPr>
      <w:r>
        <w:t xml:space="preserve">5 Training, validation, and test sets</w:t>
      </w:r>
    </w:p>
    <w:bookmarkStart w:id="18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3"/>
    <w:bookmarkStart w:id="18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4"/>
    <w:bookmarkStart w:id="186" w:name="def-data-splits"/>
    <w:p>
      <w:pPr>
        <w:pStyle w:val="BodyText"/>
      </w:pPr>
      <w:del w:id="2719" w:author="PR Preview" w:date="2026-01-01T00:00:00Z">
        <w:r>
          <w:rPr>
            <w:b/>
            <w:bCs/>
          </w:rPr>
          <w:delText xml:space="preserve">Definition 38 (Training/validation/test split)</w:delText>
        </w:r>
      </w:del>
      <w:del w:id="2720" w:author="PR Preview" w:date="2026-01-01T00:00:00Z">
        <w:r>
          <w:delText xml:space="preserve"> </w:delText>
        </w:r>
      </w:del>
      <w:del w:id="2721" w:author="PR Preview" w:date="2026-01-01T00:00:00Z">
        <w:r>
          <w:delText xml:space="preserve">A</w:delText>
        </w:r>
      </w:del>
      <w:del w:id="2722" w:author="PR Preview" w:date="2026-01-01T00:00:00Z">
        <w:r>
          <w:delText xml:space="preserve"> </w:delText>
        </w:r>
      </w:del>
      <w:del w:id="2723" w:author="PR Preview" w:date="2026-01-01T00:00:00Z">
        <w:r>
          <w:rPr>
            <w:b/>
            <w:bCs/>
          </w:rPr>
          <w:delText xml:space="preserve">training/validation/test split</w:delText>
        </w:r>
      </w:del>
      <w:del w:id="2724" w:author="PR Preview" w:date="2026-01-01T00:00:00Z">
        <w:r>
          <w:delText xml:space="preserve"> </w:delText>
        </w:r>
      </w:del>
      <w:del w:id="2725" w:author="PR Preview" w:date="2026-01-01T00:00:00Z">
        <w:r>
          <w:delText xml:space="preserve">divides the observations</w:delText>
        </w:r>
      </w:del>
      <w:del w:id="272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2727" w:author="PR Preview" w:date="2026-01-01T00:00:00Z">
        <w:r>
          <w:delText xml:space="preserve"> </w:delText>
        </w:r>
      </w:del>
      <w:del w:id="2728" w:author="PR Preview" w:date="2026-01-01T00:00:00Z">
        <w:r>
          <w:delText xml:space="preserve">of a data set</w:delText>
        </w:r>
      </w:del>
      <w:del w:id="2729" w:author="PR Preview" w:date="2026-01-01T00:00:00Z">
        <w:r>
          <w:delText xml:space="preserve"> </w:delText>
        </w:r>
      </w:del>
      <w:del w:id="2730" w:author="PR Preview" w:date="2026-01-01T00:00:00Z">
        <w:r>
          <w:delText xml:space="preserve">into three disjoint sets of indices,</w:delText>
        </w:r>
      </w:del>
      <w:del w:id="2731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732" w:author="PR Preview" w:date="2026-01-01T00:00:00Z">
        <w:r>
          <w:delText xml:space="preserve">,</w:delText>
        </w:r>
      </w:del>
      <w:del w:id="2733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2734" w:author="PR Preview" w:date="2026-01-01T00:00:00Z">
        <w:r>
          <w:delText xml:space="preserve"> </w:delText>
        </w:r>
      </w:del>
      <w:del w:id="2735" w:author="PR Preview" w:date="2026-01-01T00:00:00Z">
        <w:r>
          <w:delText xml:space="preserve">and</w:delText>
        </w:r>
      </w:del>
      <w:del w:id="2736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2737" w:author="PR Preview" w:date="2026-01-01T00:00:00Z">
        <w:r>
          <w:delText xml:space="preserve">,</w:delText>
        </w:r>
      </w:del>
      <w:del w:id="2738" w:author="PR Preview" w:date="2026-01-01T00:00:00Z">
        <w:r>
          <w:delText xml:space="preserve"> </w:delText>
        </w:r>
      </w:del>
      <w:del w:id="2739" w:author="PR Preview" w:date="2026-01-01T00:00:00Z">
        <w:r>
          <w:delText xml:space="preserve">and takes the observations in</w:delText>
        </w:r>
      </w:del>
      <w:del w:id="2740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741" w:author="PR Preview" w:date="2026-01-01T00:00:00Z">
        <w:r>
          <w:delText xml:space="preserve"> </w:delText>
        </w:r>
      </w:del>
      <w:del w:id="2742" w:author="PR Preview" w:date="2026-01-01T00:00:00Z">
        <w:r>
          <w:delText xml:space="preserve">as the</w:delText>
        </w:r>
      </w:del>
      <w:del w:id="2743" w:author="PR Preview" w:date="2026-01-01T00:00:00Z">
        <w:r>
          <w:delText xml:space="preserve"> </w:delText>
        </w:r>
      </w:del>
      <w:hyperlink w:anchor="def-training-set">
        <w:del w:id="274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745" w:author="PR Preview" w:date="2026-01-01T00:00:00Z">
        <w:r>
          <w:delText xml:space="preserve">:</w:delText>
        </w:r>
      </w:del>
    </w:p>
    <w:p>
      <w:pPr>
        <w:pStyle w:val="BodyText"/>
      </w:pPr>
      <w:ins w:id="2746" w:author="PR Preview" w:date="2026-01-01T00:00:00Z">
        <w:r>
          <w:rPr>
            <w:b/>
            <w:bCs/>
          </w:rPr>
          <w:t xml:space="preserve">Definition 37 (Training/validation/test split)</w:t>
        </w:r>
      </w:ins>
      <w:ins w:id="2747" w:author="PR Preview" w:date="2026-01-01T00:00:00Z">
        <w:r>
          <w:t xml:space="preserve"> </w:t>
        </w:r>
      </w:ins>
      <w:ins w:id="2748" w:author="PR Preview" w:date="2026-01-01T00:00:00Z">
        <w:r>
          <w:t xml:space="preserve">A</w:t>
        </w:r>
      </w:ins>
      <w:ins w:id="2749" w:author="PR Preview" w:date="2026-01-01T00:00:00Z">
        <w:r>
          <w:t xml:space="preserve"> </w:t>
        </w:r>
      </w:ins>
      <w:ins w:id="2750" w:author="PR Preview" w:date="2026-01-01T00:00:00Z">
        <w:r>
          <w:rPr>
            <w:b/>
            <w:bCs/>
          </w:rPr>
          <w:t xml:space="preserve">training/validation/test split</w:t>
        </w:r>
      </w:ins>
      <w:ins w:id="2751" w:author="PR Preview" w:date="2026-01-01T00:00:00Z">
        <w:r>
          <w:t xml:space="preserve"> </w:t>
        </w:r>
      </w:ins>
      <w:ins w:id="2752" w:author="PR Preview" w:date="2026-01-01T00:00:00Z">
        <w:r>
          <w:t xml:space="preserve">divides the observations</w:t>
        </w:r>
      </w:ins>
      <w:ins w:id="275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2754" w:author="PR Preview" w:date="2026-01-01T00:00:00Z">
        <w:r>
          <w:t xml:space="preserve"> </w:t>
        </w:r>
      </w:ins>
      <w:ins w:id="2755" w:author="PR Preview" w:date="2026-01-01T00:00:00Z">
        <w:r>
          <w:t xml:space="preserve">of a data set</w:t>
        </w:r>
      </w:ins>
      <w:ins w:id="2756" w:author="PR Preview" w:date="2026-01-01T00:00:00Z">
        <w:r>
          <w:t xml:space="preserve"> </w:t>
        </w:r>
      </w:ins>
      <w:ins w:id="2757" w:author="PR Preview" w:date="2026-01-01T00:00:00Z">
        <w:r>
          <w:t xml:space="preserve">into three disjoint sets of indices,</w:t>
        </w:r>
      </w:ins>
      <w:ins w:id="2758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759" w:author="PR Preview" w:date="2026-01-01T00:00:00Z">
        <w:r>
          <w:t xml:space="preserve">,</w:t>
        </w:r>
      </w:ins>
      <w:ins w:id="2760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2761" w:author="PR Preview" w:date="2026-01-01T00:00:00Z">
        <w:r>
          <w:t xml:space="preserve"> </w:t>
        </w:r>
      </w:ins>
      <w:ins w:id="2762" w:author="PR Preview" w:date="2026-01-01T00:00:00Z">
        <w:r>
          <w:t xml:space="preserve">and</w:t>
        </w:r>
      </w:ins>
      <w:ins w:id="2763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2764" w:author="PR Preview" w:date="2026-01-01T00:00:00Z">
        <w:r>
          <w:t xml:space="preserve">,</w:t>
        </w:r>
      </w:ins>
      <w:ins w:id="2765" w:author="PR Preview" w:date="2026-01-01T00:00:00Z">
        <w:r>
          <w:t xml:space="preserve"> </w:t>
        </w:r>
      </w:ins>
      <w:ins w:id="2766" w:author="PR Preview" w:date="2026-01-01T00:00:00Z">
        <w:r>
          <w:t xml:space="preserve">and takes the observations in</w:t>
        </w:r>
      </w:ins>
      <w:ins w:id="2767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768" w:author="PR Preview" w:date="2026-01-01T00:00:00Z">
        <w:r>
          <w:t xml:space="preserve"> </w:t>
        </w:r>
      </w:ins>
      <w:ins w:id="2769" w:author="PR Preview" w:date="2026-01-01T00:00:00Z">
        <w:r>
          <w:t xml:space="preserve">as the</w:t>
        </w:r>
      </w:ins>
      <w:ins w:id="2770" w:author="PR Preview" w:date="2026-01-01T00:00:00Z">
        <w:r>
          <w:t xml:space="preserve"> </w:t>
        </w:r>
      </w:ins>
      <w:hyperlink w:anchor="def-training-set">
        <w:ins w:id="277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772" w:author="PR Preview" w:date="2026-01-01T00:00:00Z">
        <w:r>
          <w:t xml:space="preserve">:</w:t>
        </w:r>
      </w:ins>
    </w:p>
    <w:p>
      <w:pPr>
        <w:pStyle w:val="BodyText"/>
      </w:pPr>
      <w:bookmarkStart w:id="18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6"/>
    <w:bookmarkStart w:id="187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7"/>
    <w:bookmarkStart w:id="189" w:name="def-tuning-parameter"/>
    <w:p>
      <w:pPr>
        <w:pStyle w:val="BodyText"/>
      </w:pPr>
      <w:del w:id="2773" w:author="PR Preview" w:date="2026-01-01T00:00:00Z">
        <w:r>
          <w:rPr>
            <w:b/>
            <w:bCs/>
          </w:rPr>
          <w:delText xml:space="preserve">Definition 39 (Tuning parameter)</w:delText>
        </w:r>
      </w:del>
      <w:del w:id="2774" w:author="PR Preview" w:date="2026-01-01T00:00:00Z">
        <w:r>
          <w:delText xml:space="preserve"> </w:delText>
        </w:r>
      </w:del>
      <w:del w:id="2775" w:author="PR Preview" w:date="2026-01-01T00:00:00Z">
        <w:r>
          <w:delText xml:space="preserve">A</w:delText>
        </w:r>
      </w:del>
      <w:del w:id="2776" w:author="PR Preview" w:date="2026-01-01T00:00:00Z">
        <w:r>
          <w:delText xml:space="preserve"> </w:delText>
        </w:r>
      </w:del>
      <w:del w:id="2777" w:author="PR Preview" w:date="2026-01-01T00:00:00Z">
        <w:r>
          <w:rPr>
            <w:b/>
            <w:bCs/>
          </w:rPr>
          <w:delText xml:space="preserve">tuning parameter</w:delText>
        </w:r>
      </w:del>
      <w:del w:id="2778" w:author="PR Preview" w:date="2026-01-01T00:00:00Z">
        <w:r>
          <w:delText xml:space="preserve"> </w:delText>
        </w:r>
      </w:del>
      <w:del w:id="2779" w:author="PR Preview" w:date="2026-01-01T00:00:00Z">
        <w:r>
          <w:delText xml:space="preserve">of a</w:delText>
        </w:r>
      </w:del>
      <w:del w:id="2780" w:author="PR Preview" w:date="2026-01-01T00:00:00Z">
        <w:r>
          <w:delText xml:space="preserve"> </w:delText>
        </w:r>
      </w:del>
      <w:hyperlink w:anchor="def-fitting-procedure">
        <w:del w:id="2781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782" w:author="PR Preview" w:date="2026-01-01T00:00:00Z">
        <w:r>
          <w:delText xml:space="preserve"> </w:delText>
        </w:r>
      </w:del>
      <w:del w:id="2783" w:author="PR Preview" w:date="2026-01-01T00:00:00Z">
        <w:r>
          <w:delText xml:space="preserve">is a setting</w:delText>
        </w:r>
      </w:del>
      <w:del w:id="2784" w:author="PR Preview" w:date="2026-01-01T00:00:00Z">
        <w:r>
          <w:delText xml:space="preserve"> </w:delText>
        </w:r>
      </w:del>
      <m:oMath>
        <m:r>
          <m:t>λ</m:t>
        </m:r>
      </m:oMath>
      <w:del w:id="2785" w:author="PR Preview" w:date="2026-01-01T00:00:00Z">
        <w:r>
          <w:delText xml:space="preserve"> </w:delText>
        </w:r>
      </w:del>
      <w:del w:id="2786" w:author="PR Preview" w:date="2026-01-01T00:00:00Z">
        <w:r>
          <w:delText xml:space="preserve">that the procedure needs</w:delText>
        </w:r>
      </w:del>
      <w:del w:id="2787" w:author="PR Preview" w:date="2026-01-01T00:00:00Z">
        <w:r>
          <w:delText xml:space="preserve"> </w:delText>
        </w:r>
      </w:del>
      <w:del w:id="2788" w:author="PR Preview" w:date="2026-01-01T00:00:00Z">
        <w:r>
          <w:delText xml:space="preserve">but does not compute from the</w:delText>
        </w:r>
      </w:del>
      <w:del w:id="2789" w:author="PR Preview" w:date="2026-01-01T00:00:00Z">
        <w:r>
          <w:delText xml:space="preserve"> </w:delText>
        </w:r>
      </w:del>
      <w:hyperlink w:anchor="def-training-set">
        <w:del w:id="2790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791" w:author="PR Preview" w:date="2026-01-01T00:00:00Z">
        <w:r>
          <w:delText xml:space="preserve">:</w:delText>
        </w:r>
      </w:del>
    </w:p>
    <w:p>
      <w:pPr>
        <w:pStyle w:val="BodyText"/>
      </w:pPr>
      <w:ins w:id="2792" w:author="PR Preview" w:date="2026-01-01T00:00:00Z">
        <w:r>
          <w:rPr>
            <w:b/>
            <w:bCs/>
          </w:rPr>
          <w:t xml:space="preserve">Definition 38 (Tuning parameter)</w:t>
        </w:r>
      </w:ins>
      <w:ins w:id="2793" w:author="PR Preview" w:date="2026-01-01T00:00:00Z">
        <w:r>
          <w:t xml:space="preserve"> </w:t>
        </w:r>
      </w:ins>
      <w:ins w:id="2794" w:author="PR Preview" w:date="2026-01-01T00:00:00Z">
        <w:r>
          <w:t xml:space="preserve">A</w:t>
        </w:r>
      </w:ins>
      <w:ins w:id="2795" w:author="PR Preview" w:date="2026-01-01T00:00:00Z">
        <w:r>
          <w:t xml:space="preserve"> </w:t>
        </w:r>
      </w:ins>
      <w:ins w:id="2796" w:author="PR Preview" w:date="2026-01-01T00:00:00Z">
        <w:r>
          <w:rPr>
            <w:b/>
            <w:bCs/>
          </w:rPr>
          <w:t xml:space="preserve">tuning parameter</w:t>
        </w:r>
      </w:ins>
      <w:ins w:id="2797" w:author="PR Preview" w:date="2026-01-01T00:00:00Z">
        <w:r>
          <w:t xml:space="preserve"> </w:t>
        </w:r>
      </w:ins>
      <w:ins w:id="2798" w:author="PR Preview" w:date="2026-01-01T00:00:00Z">
        <w:r>
          <w:t xml:space="preserve">of a</w:t>
        </w:r>
      </w:ins>
      <w:ins w:id="2799" w:author="PR Preview" w:date="2026-01-01T00:00:00Z">
        <w:r>
          <w:t xml:space="preserve"> </w:t>
        </w:r>
      </w:ins>
      <w:hyperlink w:anchor="def-fitting-procedure">
        <w:ins w:id="280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801" w:author="PR Preview" w:date="2026-01-01T00:00:00Z">
        <w:r>
          <w:t xml:space="preserve"> </w:t>
        </w:r>
      </w:ins>
      <w:ins w:id="2802" w:author="PR Preview" w:date="2026-01-01T00:00:00Z">
        <w:r>
          <w:t xml:space="preserve">is a setting</w:t>
        </w:r>
      </w:ins>
      <w:ins w:id="2803" w:author="PR Preview" w:date="2026-01-01T00:00:00Z">
        <w:r>
          <w:t xml:space="preserve"> </w:t>
        </w:r>
      </w:ins>
      <m:oMath>
        <m:r>
          <m:t>λ</m:t>
        </m:r>
      </m:oMath>
      <w:ins w:id="2804" w:author="PR Preview" w:date="2026-01-01T00:00:00Z">
        <w:r>
          <w:t xml:space="preserve"> </w:t>
        </w:r>
      </w:ins>
      <w:ins w:id="2805" w:author="PR Preview" w:date="2026-01-01T00:00:00Z">
        <w:r>
          <w:t xml:space="preserve">that the procedure needs</w:t>
        </w:r>
      </w:ins>
      <w:ins w:id="2806" w:author="PR Preview" w:date="2026-01-01T00:00:00Z">
        <w:r>
          <w:t xml:space="preserve"> </w:t>
        </w:r>
      </w:ins>
      <w:ins w:id="2807" w:author="PR Preview" w:date="2026-01-01T00:00:00Z">
        <w:r>
          <w:t xml:space="preserve">but does not compute from the</w:t>
        </w:r>
      </w:ins>
      <w:ins w:id="2808" w:author="PR Preview" w:date="2026-01-01T00:00:00Z">
        <w:r>
          <w:t xml:space="preserve"> </w:t>
        </w:r>
      </w:ins>
      <w:hyperlink w:anchor="def-training-set">
        <w:ins w:id="280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810" w:author="PR Preview" w:date="2026-01-01T00:00:00Z">
        <w:r>
          <w:t xml:space="preserve">:</w:t>
        </w:r>
      </w:ins>
    </w:p>
    <w:p>
      <w:pPr>
        <w:pStyle w:val="BodyText"/>
      </w:pPr>
      <w:bookmarkStart w:id="18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9"/>
    <w:bookmarkStart w:id="190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0"/>
    <w:bookmarkStart w:id="191" w:name="def-model-selection"/>
    <w:p>
      <w:pPr>
        <w:pStyle w:val="BodyText"/>
      </w:pPr>
      <w:del w:id="2811" w:author="PR Preview" w:date="2026-01-01T00:00:00Z">
        <w:r>
          <w:rPr>
            <w:b/>
            <w:bCs/>
          </w:rPr>
          <w:delText xml:space="preserve">Definition 40 (Model selection)</w:delText>
        </w:r>
      </w:del>
      <w:del w:id="2812" w:author="PR Preview" w:date="2026-01-01T00:00:00Z">
        <w:r>
          <w:delText xml:space="preserve"> </w:delText>
        </w:r>
      </w:del>
      <w:del w:id="2813" w:author="PR Preview" w:date="2026-01-01T00:00:00Z">
        <w:r>
          <w:rPr>
            <w:b/>
            <w:bCs/>
          </w:rPr>
          <w:delText xml:space="preserve">Model selection</w:delText>
        </w:r>
      </w:del>
      <w:del w:id="2814" w:author="PR Preview" w:date="2026-01-01T00:00:00Z">
        <w:r>
          <w:delText xml:space="preserve"> </w:delText>
        </w:r>
      </w:del>
      <w:del w:id="2815" w:author="PR Preview" w:date="2026-01-01T00:00:00Z">
        <w:r>
          <w:delText xml:space="preserve">is choosing one</w:delText>
        </w:r>
      </w:del>
      <w:del w:id="2816" w:author="PR Preview" w:date="2026-01-01T00:00:00Z">
        <w:r>
          <w:delText xml:space="preserve"> </w:delText>
        </w:r>
      </w:del>
      <w:hyperlink w:anchor="def-fitted-model">
        <w:del w:id="2817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818" w:author="PR Preview" w:date="2026-01-01T00:00:00Z">
        <w:r>
          <w:delText xml:space="preserve"> </w:delText>
        </w:r>
      </w:del>
      <w:del w:id="2819" w:author="PR Preview" w:date="2026-01-01T00:00:00Z">
        <w:r>
          <w:delText xml:space="preserve">from a set of candidate fitted models from different</w:delText>
        </w:r>
      </w:del>
      <w:del w:id="2820" w:author="PR Preview" w:date="2026-01-01T00:00:00Z">
        <w:r>
          <w:delText xml:space="preserve"> </w:delText>
        </w:r>
      </w:del>
      <w:hyperlink w:anchor="def-model-family">
        <w:del w:id="2821" w:author="PR Preview" w:date="2026-01-01T00:00:00Z">
          <w:r>
            <w:rPr>
              <w:rStyle w:val="Hyperlink"/>
            </w:rPr>
            <w:delText xml:space="preserve">model families</w:delText>
          </w:r>
        </w:del>
      </w:hyperlink>
      <w:del w:id="2822" w:author="PR Preview" w:date="2026-01-01T00:00:00Z">
        <w:r>
          <w:delText xml:space="preserve">,</w:delText>
        </w:r>
      </w:del>
      <w:del w:id="2823" w:author="PR Preview" w:date="2026-01-01T00:00:00Z">
        <w:r>
          <w:delText xml:space="preserve"> </w:delText>
        </w:r>
      </w:del>
      <w:del w:id="2824" w:author="PR Preview" w:date="2026-01-01T00:00:00Z">
        <w:r>
          <w:delText xml:space="preserve">using observations that were</w:delText>
        </w:r>
      </w:del>
      <w:del w:id="2825" w:author="PR Preview" w:date="2026-01-01T00:00:00Z">
        <w:r>
          <w:delText xml:space="preserve"> </w:delText>
        </w:r>
      </w:del>
      <w:hyperlink w:anchor="def-held-out-set">
        <w:del w:id="2826" w:author="PR Preview" w:date="2026-01-01T00:00:00Z">
          <w:r>
            <w:rPr>
              <w:rStyle w:val="Hyperlink"/>
            </w:rPr>
            <w:delText xml:space="preserve">held out</w:delText>
          </w:r>
        </w:del>
      </w:hyperlink>
      <w:del w:id="2827" w:author="PR Preview" w:date="2026-01-01T00:00:00Z">
        <w:r>
          <w:delText xml:space="preserve"> </w:delText>
        </w:r>
      </w:del>
      <w:del w:id="2828" w:author="PR Preview" w:date="2026-01-01T00:00:00Z">
        <w:r>
          <w:delText xml:space="preserve">from fitting.</w:delText>
        </w:r>
      </w:del>
    </w:p>
    <w:p>
      <w:pPr>
        <w:pStyle w:val="BodyText"/>
      </w:pPr>
      <w:ins w:id="2829" w:author="PR Preview" w:date="2026-01-01T00:00:00Z">
        <w:r>
          <w:rPr>
            <w:b/>
            <w:bCs/>
          </w:rPr>
          <w:t xml:space="preserve">Definition 39 (Model selection)</w:t>
        </w:r>
      </w:ins>
      <w:ins w:id="2830" w:author="PR Preview" w:date="2026-01-01T00:00:00Z">
        <w:r>
          <w:t xml:space="preserve"> </w:t>
        </w:r>
      </w:ins>
      <w:ins w:id="2831" w:author="PR Preview" w:date="2026-01-01T00:00:00Z">
        <w:r>
          <w:rPr>
            <w:b/>
            <w:bCs/>
          </w:rPr>
          <w:t xml:space="preserve">Model selection</w:t>
        </w:r>
      </w:ins>
      <w:ins w:id="2832" w:author="PR Preview" w:date="2026-01-01T00:00:00Z">
        <w:r>
          <w:t xml:space="preserve"> </w:t>
        </w:r>
      </w:ins>
      <w:ins w:id="2833" w:author="PR Preview" w:date="2026-01-01T00:00:00Z">
        <w:r>
          <w:t xml:space="preserve">is choosing one</w:t>
        </w:r>
      </w:ins>
      <w:ins w:id="2834" w:author="PR Preview" w:date="2026-01-01T00:00:00Z">
        <w:r>
          <w:t xml:space="preserve"> </w:t>
        </w:r>
      </w:ins>
      <w:hyperlink w:anchor="def-fitted-model">
        <w:ins w:id="2835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836" w:author="PR Preview" w:date="2026-01-01T00:00:00Z">
        <w:r>
          <w:t xml:space="preserve"> </w:t>
        </w:r>
      </w:ins>
      <w:ins w:id="2837" w:author="PR Preview" w:date="2026-01-01T00:00:00Z">
        <w:r>
          <w:t xml:space="preserve">from a set of candidate fitted models from different</w:t>
        </w:r>
      </w:ins>
      <w:ins w:id="2838" w:author="PR Preview" w:date="2026-01-01T00:00:00Z">
        <w:r>
          <w:t xml:space="preserve"> </w:t>
        </w:r>
      </w:ins>
      <w:hyperlink w:anchor="def-model-family">
        <w:ins w:id="2839" w:author="PR Preview" w:date="2026-01-01T00:00:00Z">
          <w:r>
            <w:rPr>
              <w:rStyle w:val="Hyperlink"/>
            </w:rPr>
            <w:t xml:space="preserve">model families</w:t>
          </w:r>
        </w:ins>
      </w:hyperlink>
      <w:ins w:id="2840" w:author="PR Preview" w:date="2026-01-01T00:00:00Z">
        <w:r>
          <w:t xml:space="preserve">,</w:t>
        </w:r>
      </w:ins>
      <w:ins w:id="2841" w:author="PR Preview" w:date="2026-01-01T00:00:00Z">
        <w:r>
          <w:t xml:space="preserve"> </w:t>
        </w:r>
      </w:ins>
      <w:ins w:id="2842" w:author="PR Preview" w:date="2026-01-01T00:00:00Z">
        <w:r>
          <w:t xml:space="preserve">using observations that were</w:t>
        </w:r>
      </w:ins>
      <w:ins w:id="2843" w:author="PR Preview" w:date="2026-01-01T00:00:00Z">
        <w:r>
          <w:t xml:space="preserve"> </w:t>
        </w:r>
      </w:ins>
      <w:hyperlink w:anchor="def-held-out-set">
        <w:ins w:id="2844" w:author="PR Preview" w:date="2026-01-01T00:00:00Z">
          <w:r>
            <w:rPr>
              <w:rStyle w:val="Hyperlink"/>
            </w:rPr>
            <w:t xml:space="preserve">held out</w:t>
          </w:r>
        </w:ins>
      </w:hyperlink>
      <w:ins w:id="2845" w:author="PR Preview" w:date="2026-01-01T00:00:00Z">
        <w:r>
          <w:t xml:space="preserve"> </w:t>
        </w:r>
      </w:ins>
      <w:ins w:id="2846" w:author="PR Preview" w:date="2026-01-01T00:00:00Z">
        <w:r>
          <w:t xml:space="preserve">from fitting.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1"/>
    <w:bookmarkStart w:id="192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2"/>
    <w:bookmarkStart w:id="194" w:name="def-validation-set"/>
    <w:p>
      <w:pPr>
        <w:pStyle w:val="BodyText"/>
      </w:pPr>
      <w:del w:id="2847" w:author="PR Preview" w:date="2026-01-01T00:00:00Z">
        <w:r>
          <w:rPr>
            <w:b/>
            <w:bCs/>
          </w:rPr>
          <w:delText xml:space="preserve">Definition 41 (Validation set)</w:delText>
        </w:r>
      </w:del>
      <w:del w:id="2848" w:author="PR Preview" w:date="2026-01-01T00:00:00Z">
        <w:r>
          <w:delText xml:space="preserve"> </w:delText>
        </w:r>
      </w:del>
      <w:del w:id="2849" w:author="PR Preview" w:date="2026-01-01T00:00:00Z">
        <w:r>
          <w:delText xml:space="preserve">The</w:delText>
        </w:r>
      </w:del>
      <w:del w:id="2850" w:author="PR Preview" w:date="2026-01-01T00:00:00Z">
        <w:r>
          <w:delText xml:space="preserve"> </w:delText>
        </w:r>
      </w:del>
      <w:del w:id="2851" w:author="PR Preview" w:date="2026-01-01T00:00:00Z">
        <w:r>
          <w:rPr>
            <w:b/>
            <w:bCs/>
          </w:rPr>
          <w:delText xml:space="preserve">validation set</w:delText>
        </w:r>
      </w:del>
      <w:del w:id="2852" w:author="PR Preview" w:date="2026-01-01T00:00:00Z">
        <w:r>
          <w:delText xml:space="preserve"> </w:delText>
        </w:r>
      </w:del>
      <w:del w:id="2853" w:author="PR Preview" w:date="2026-01-01T00:00:00Z">
        <w:r>
          <w:delText xml:space="preserve">of a</w:delText>
        </w:r>
      </w:del>
      <w:del w:id="2854" w:author="PR Preview" w:date="2026-01-01T00:00:00Z">
        <w:r>
          <w:delText xml:space="preserve"> </w:delText>
        </w:r>
      </w:del>
      <w:hyperlink w:anchor="def-data-splits">
        <w:del w:id="2855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2856" w:author="PR Preview" w:date="2026-01-01T00:00:00Z">
        <w:r>
          <w:delText xml:space="preserve"> </w:delText>
        </w:r>
      </w:del>
      <w:del w:id="2857" w:author="PR Preview" w:date="2026-01-01T00:00:00Z">
        <w:r>
          <w:delText xml:space="preserve">is the</w:delText>
        </w:r>
      </w:del>
      <w:del w:id="2858" w:author="PR Preview" w:date="2026-01-01T00:00:00Z">
        <w:r>
          <w:delText xml:space="preserve"> </w:delText>
        </w:r>
      </w:del>
      <w:hyperlink w:anchor="def-held-out-set">
        <w:del w:id="2859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2860" w:author="PR Preview" w:date="2026-01-01T00:00:00Z">
        <w:r>
          <w:delText xml:space="preserve"> </w:delText>
        </w:r>
      </w:del>
      <w:del w:id="2861" w:author="PR Preview" w:date="2026-01-01T00:00:00Z">
        <w:r>
          <w:delText xml:space="preserve">of observations indexed by</w:delText>
        </w:r>
      </w:del>
      <w:del w:id="2862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2863" w:author="PR Preview" w:date="2026-01-01T00:00:00Z">
        <w:r>
          <w:delText xml:space="preserve">,</w:delText>
        </w:r>
      </w:del>
      <w:del w:id="2864" w:author="PR Preview" w:date="2026-01-01T00:00:00Z">
        <w:r>
          <w:delText xml:space="preserve"> </w:delText>
        </w:r>
      </w:del>
      <w:del w:id="2865" w:author="PR Preview" w:date="2026-01-01T00:00:00Z">
        <w:r>
          <w:delText xml:space="preserve">used for</w:delText>
        </w:r>
      </w:del>
      <w:del w:id="2866" w:author="PR Preview" w:date="2026-01-01T00:00:00Z">
        <w:r>
          <w:delText xml:space="preserve"> </w:delText>
        </w:r>
      </w:del>
      <w:hyperlink w:anchor="def-model-selection">
        <w:del w:id="2867" w:author="PR Preview" w:date="2026-01-01T00:00:00Z">
          <w:r>
            <w:rPr>
              <w:rStyle w:val="Hyperlink"/>
            </w:rPr>
            <w:delText xml:space="preserve">model selection</w:delText>
          </w:r>
        </w:del>
      </w:hyperlink>
      <w:del w:id="2868" w:author="PR Preview" w:date="2026-01-01T00:00:00Z">
        <w:r>
          <w:delText xml:space="preserve"> </w:delText>
        </w:r>
      </w:del>
      <w:del w:id="2869" w:author="PR Preview" w:date="2026-01-01T00:00:00Z">
        <w:r>
          <w:delText xml:space="preserve">among candidate</w:delText>
        </w:r>
      </w:del>
      <w:del w:id="2870" w:author="PR Preview" w:date="2026-01-01T00:00:00Z">
        <w:r>
          <w:delText xml:space="preserve"> </w:delText>
        </w:r>
      </w:del>
      <w:hyperlink w:anchor="def-fitted-model">
        <w:del w:id="2871" w:author="PR Preview" w:date="2026-01-01T00:00:00Z">
          <w:r>
            <w:rPr>
              <w:rStyle w:val="Hyperlink"/>
            </w:rPr>
            <w:delText xml:space="preserve">fitted models</w:delText>
          </w:r>
        </w:del>
      </w:hyperlink>
      <w:del w:id="2872" w:author="PR Preview" w:date="2026-01-01T00:00:00Z">
        <w:r>
          <w:delText xml:space="preserve"> </w:delText>
        </w:r>
      </w:del>
      <w:del w:id="2873" w:author="PR Preview" w:date="2026-01-01T00:00:00Z">
        <w:r>
          <w:delText xml:space="preserve">fitted to the training set:</w:delText>
        </w:r>
      </w:del>
    </w:p>
    <w:p>
      <w:pPr>
        <w:pStyle w:val="BodyText"/>
      </w:pPr>
      <w:ins w:id="2874" w:author="PR Preview" w:date="2026-01-01T00:00:00Z">
        <w:r>
          <w:rPr>
            <w:b/>
            <w:bCs/>
          </w:rPr>
          <w:t xml:space="preserve">Definition 40 (Validation set)</w:t>
        </w:r>
      </w:ins>
      <w:ins w:id="2875" w:author="PR Preview" w:date="2026-01-01T00:00:00Z">
        <w:r>
          <w:t xml:space="preserve"> </w:t>
        </w:r>
      </w:ins>
      <w:ins w:id="2876" w:author="PR Preview" w:date="2026-01-01T00:00:00Z">
        <w:r>
          <w:t xml:space="preserve">The</w:t>
        </w:r>
      </w:ins>
      <w:ins w:id="2877" w:author="PR Preview" w:date="2026-01-01T00:00:00Z">
        <w:r>
          <w:t xml:space="preserve"> </w:t>
        </w:r>
      </w:ins>
      <w:ins w:id="2878" w:author="PR Preview" w:date="2026-01-01T00:00:00Z">
        <w:r>
          <w:rPr>
            <w:b/>
            <w:bCs/>
          </w:rPr>
          <w:t xml:space="preserve">validation set</w:t>
        </w:r>
      </w:ins>
      <w:ins w:id="2879" w:author="PR Preview" w:date="2026-01-01T00:00:00Z">
        <w:r>
          <w:t xml:space="preserve"> </w:t>
        </w:r>
      </w:ins>
      <w:ins w:id="2880" w:author="PR Preview" w:date="2026-01-01T00:00:00Z">
        <w:r>
          <w:t xml:space="preserve">of a</w:t>
        </w:r>
      </w:ins>
      <w:ins w:id="2881" w:author="PR Preview" w:date="2026-01-01T00:00:00Z">
        <w:r>
          <w:t xml:space="preserve"> </w:t>
        </w:r>
      </w:ins>
      <w:hyperlink w:anchor="def-data-splits">
        <w:ins w:id="2882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2883" w:author="PR Preview" w:date="2026-01-01T00:00:00Z">
        <w:r>
          <w:t xml:space="preserve"> </w:t>
        </w:r>
      </w:ins>
      <w:ins w:id="2884" w:author="PR Preview" w:date="2026-01-01T00:00:00Z">
        <w:r>
          <w:t xml:space="preserve">is the</w:t>
        </w:r>
      </w:ins>
      <w:ins w:id="2885" w:author="PR Preview" w:date="2026-01-01T00:00:00Z">
        <w:r>
          <w:t xml:space="preserve"> </w:t>
        </w:r>
      </w:ins>
      <w:hyperlink w:anchor="def-held-out-set">
        <w:ins w:id="2886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2887" w:author="PR Preview" w:date="2026-01-01T00:00:00Z">
        <w:r>
          <w:t xml:space="preserve"> </w:t>
        </w:r>
      </w:ins>
      <w:ins w:id="2888" w:author="PR Preview" w:date="2026-01-01T00:00:00Z">
        <w:r>
          <w:t xml:space="preserve">of observations indexed by</w:t>
        </w:r>
      </w:ins>
      <w:ins w:id="2889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2890" w:author="PR Preview" w:date="2026-01-01T00:00:00Z">
        <w:r>
          <w:t xml:space="preserve">,</w:t>
        </w:r>
      </w:ins>
      <w:ins w:id="2891" w:author="PR Preview" w:date="2026-01-01T00:00:00Z">
        <w:r>
          <w:t xml:space="preserve"> </w:t>
        </w:r>
      </w:ins>
      <w:ins w:id="2892" w:author="PR Preview" w:date="2026-01-01T00:00:00Z">
        <w:r>
          <w:t xml:space="preserve">used for</w:t>
        </w:r>
      </w:ins>
      <w:ins w:id="2893" w:author="PR Preview" w:date="2026-01-01T00:00:00Z">
        <w:r>
          <w:t xml:space="preserve"> </w:t>
        </w:r>
      </w:ins>
      <w:hyperlink w:anchor="def-model-selection">
        <w:ins w:id="2894" w:author="PR Preview" w:date="2026-01-01T00:00:00Z">
          <w:r>
            <w:rPr>
              <w:rStyle w:val="Hyperlink"/>
            </w:rPr>
            <w:t xml:space="preserve">model selection</w:t>
          </w:r>
        </w:ins>
      </w:hyperlink>
      <w:ins w:id="2895" w:author="PR Preview" w:date="2026-01-01T00:00:00Z">
        <w:r>
          <w:t xml:space="preserve"> </w:t>
        </w:r>
      </w:ins>
      <w:ins w:id="2896" w:author="PR Preview" w:date="2026-01-01T00:00:00Z">
        <w:r>
          <w:t xml:space="preserve">among candidate</w:t>
        </w:r>
      </w:ins>
      <w:ins w:id="2897" w:author="PR Preview" w:date="2026-01-01T00:00:00Z">
        <w:r>
          <w:t xml:space="preserve"> </w:t>
        </w:r>
      </w:ins>
      <w:hyperlink w:anchor="def-fitted-model">
        <w:ins w:id="2898" w:author="PR Preview" w:date="2026-01-01T00:00:00Z">
          <w:r>
            <w:rPr>
              <w:rStyle w:val="Hyperlink"/>
            </w:rPr>
            <w:t xml:space="preserve">fitted models</w:t>
          </w:r>
        </w:ins>
      </w:hyperlink>
      <w:ins w:id="2899" w:author="PR Preview" w:date="2026-01-01T00:00:00Z">
        <w:r>
          <w:t xml:space="preserve"> </w:t>
        </w:r>
      </w:ins>
      <w:ins w:id="2900" w:author="PR Preview" w:date="2026-01-01T00:00:00Z">
        <w:r>
          <w:t xml:space="preserve">fitted to the training set:</w:t>
        </w:r>
      </w:ins>
    </w:p>
    <w:p>
      <w:pPr>
        <w:pStyle w:val="BodyText"/>
      </w:pPr>
      <w:bookmarkStart w:id="193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4"/>
    <w:bookmarkStart w:id="196" w:name="def-validation-error"/>
    <w:p>
      <w:pPr>
        <w:pStyle w:val="BodyText"/>
      </w:pPr>
      <w:del w:id="2901" w:author="PR Preview" w:date="2026-01-01T00:00:00Z">
        <w:r>
          <w:rPr>
            <w:b/>
            <w:bCs/>
          </w:rPr>
          <w:delText xml:space="preserve">Definition 42 (Validation error)</w:delText>
        </w:r>
      </w:del>
      <w:del w:id="2902" w:author="PR Preview" w:date="2026-01-01T00:00:00Z">
        <w:r>
          <w:delText xml:space="preserve"> </w:delText>
        </w:r>
      </w:del>
      <w:del w:id="2903" w:author="PR Preview" w:date="2026-01-01T00:00:00Z">
        <w:r>
          <w:delText xml:space="preserve">The</w:delText>
        </w:r>
      </w:del>
      <w:del w:id="2904" w:author="PR Preview" w:date="2026-01-01T00:00:00Z">
        <w:r>
          <w:delText xml:space="preserve"> </w:delText>
        </w:r>
      </w:del>
      <w:del w:id="2905" w:author="PR Preview" w:date="2026-01-01T00:00:00Z">
        <w:r>
          <w:rPr>
            <w:b/>
            <w:bCs/>
          </w:rPr>
          <w:delText xml:space="preserve">validation error</w:delText>
        </w:r>
      </w:del>
      <w:del w:id="2906" w:author="PR Preview" w:date="2026-01-01T00:00:00Z">
        <w:r>
          <w:delText xml:space="preserve"> </w:delText>
        </w:r>
      </w:del>
      <w:del w:id="2907" w:author="PR Preview" w:date="2026-01-01T00:00:00Z">
        <w:r>
          <w:delText xml:space="preserve">of a</w:delText>
        </w:r>
      </w:del>
      <w:del w:id="2908" w:author="PR Preview" w:date="2026-01-01T00:00:00Z">
        <w:r>
          <w:delText xml:space="preserve"> </w:delText>
        </w:r>
      </w:del>
      <w:hyperlink w:anchor="def-prediction-rule">
        <w:del w:id="2909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91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911" w:author="PR Preview" w:date="2026-01-01T00:00:00Z">
        <w:r>
          <w:delText xml:space="preserve"> </w:delText>
        </w:r>
      </w:del>
      <w:del w:id="2912" w:author="PR Preview" w:date="2026-01-01T00:00:00Z">
        <w:r>
          <w:delText xml:space="preserve">fitted to a</w:delText>
        </w:r>
      </w:del>
      <w:del w:id="2913" w:author="PR Preview" w:date="2026-01-01T00:00:00Z">
        <w:r>
          <w:delText xml:space="preserve"> </w:delText>
        </w:r>
      </w:del>
      <w:hyperlink w:anchor="def-training-set">
        <w:del w:id="291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91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916" w:author="PR Preview" w:date="2026-01-01T00:00:00Z">
        <w:r>
          <w:delText xml:space="preserve"> </w:delText>
        </w:r>
      </w:del>
      <w:del w:id="2917" w:author="PR Preview" w:date="2026-01-01T00:00:00Z">
        <w:r>
          <w:delText xml:space="preserve">is its sample mean</w:delText>
        </w:r>
      </w:del>
      <w:del w:id="2918" w:author="PR Preview" w:date="2026-01-01T00:00:00Z">
        <w:r>
          <w:delText xml:space="preserve"> </w:delText>
        </w:r>
      </w:del>
      <w:hyperlink w:anchor="def-observation-loss">
        <w:del w:id="2919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920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2921" w:author="PR Preview" w:date="2026-01-01T00:00:00Z">
        <w:r>
          <w:delText xml:space="preserve"> </w:delText>
        </w:r>
      </w:del>
      <w:del w:id="2922" w:author="PR Preview" w:date="2026-01-01T00:00:00Z">
        <w:r>
          <w:delText xml:space="preserve">on the</w:delText>
        </w:r>
      </w:del>
      <w:del w:id="2923" w:author="PR Preview" w:date="2026-01-01T00:00:00Z">
        <w:r>
          <w:delText xml:space="preserve"> </w:delText>
        </w:r>
      </w:del>
      <w:hyperlink w:anchor="def-validation-set">
        <w:del w:id="2924" w:author="PR Preview" w:date="2026-01-01T00:00:00Z">
          <w:r>
            <w:rPr>
              <w:rStyle w:val="Hyperlink"/>
            </w:rPr>
            <w:delText xml:space="preserve">validation set</w:delText>
          </w:r>
        </w:del>
      </w:hyperlink>
      <w:del w:id="2925" w:author="PR Preview" w:date="2026-01-01T00:00:00Z">
        <w:r>
          <w:delText xml:space="preserve">, indexed by</w:delText>
        </w:r>
      </w:del>
      <w:del w:id="2926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2927" w:author="PR Preview" w:date="2026-01-01T00:00:00Z">
        <w:r>
          <w:delText xml:space="preserve">:</w:delText>
        </w:r>
      </w:del>
    </w:p>
    <w:p>
      <w:pPr>
        <w:pStyle w:val="BodyText"/>
      </w:pPr>
      <w:bookmarkStart w:id="19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del w:id="2928" w:author="PR Preview" w:date="2026-01-01T00:00:00Z">
        <w:r>
          <w:rPr>
            <w:b/>
            <w:bCs/>
          </w:rPr>
          <w:delText xml:space="preserve">Definition 43 (Validation choice)</w:delText>
        </w:r>
      </w:del>
      <w:del w:id="2929" w:author="PR Preview" w:date="2026-01-01T00:00:00Z">
        <w:r>
          <w:delText xml:space="preserve"> </w:delText>
        </w:r>
      </w:del>
      <w:del w:id="2930" w:author="PR Preview" w:date="2026-01-01T00:00:00Z">
        <w:r>
          <w:delText xml:space="preserve">Given candidate</w:delText>
        </w:r>
      </w:del>
      <w:del w:id="2931" w:author="PR Preview" w:date="2026-01-01T00:00:00Z">
        <w:r>
          <w:delText xml:space="preserve"> </w:delText>
        </w:r>
      </w:del>
      <w:hyperlink w:anchor="def-fitting-procedure">
        <w:del w:id="2932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93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2934" w:author="PR Preview" w:date="2026-01-01T00:00:00Z">
        <w:r>
          <w:delText xml:space="preserve">,</w:delText>
        </w:r>
      </w:del>
      <w:del w:id="2935" w:author="PR Preview" w:date="2026-01-01T00:00:00Z">
        <w:r>
          <w:delText xml:space="preserve"> </w:delText>
        </w:r>
      </w:del>
      <w:del w:id="2936" w:author="PR Preview" w:date="2026-01-01T00:00:00Z">
        <w:r>
          <w:delText xml:space="preserve">the</w:delText>
        </w:r>
      </w:del>
      <w:del w:id="2937" w:author="PR Preview" w:date="2026-01-01T00:00:00Z">
        <w:r>
          <w:delText xml:space="preserve"> </w:delText>
        </w:r>
      </w:del>
      <w:del w:id="2938" w:author="PR Preview" w:date="2026-01-01T00:00:00Z">
        <w:r>
          <w:rPr>
            <w:b/>
            <w:bCs/>
          </w:rPr>
          <w:delText xml:space="preserve">validation choice</w:delText>
        </w:r>
      </w:del>
      <w:del w:id="293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l</m:t>
            </m:r>
          </m:e>
        </m:acc>
      </m:oMath>
      <w:del w:id="2940" w:author="PR Preview" w:date="2026-01-01T00:00:00Z">
        <w:r>
          <w:delText xml:space="preserve"> </w:delText>
        </w:r>
      </w:del>
      <w:del w:id="2941" w:author="PR Preview" w:date="2026-01-01T00:00:00Z">
        <w:r>
          <w:delText xml:space="preserve">is the index of the candidate whose</w:delText>
        </w:r>
      </w:del>
      <w:del w:id="2942" w:author="PR Preview" w:date="2026-01-01T00:00:00Z">
        <w:r>
          <w:delText xml:space="preserve"> </w:delText>
        </w:r>
      </w:del>
      <w:hyperlink w:anchor="def-prediction-rule">
        <w:del w:id="2943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944" w:author="PR Preview" w:date="2026-01-01T00:00:00Z">
        <w:r>
          <w:delText xml:space="preserve">,</w:delText>
        </w:r>
      </w:del>
      <w:del w:id="2945" w:author="PR Preview" w:date="2026-01-01T00:00:00Z">
        <w:r>
          <w:delText xml:space="preserve"> </w:delText>
        </w:r>
      </w:del>
      <w:del w:id="2946" w:author="PR Preview" w:date="2026-01-01T00:00:00Z">
        <w:r>
          <w:delText xml:space="preserve">fitted to the training set</w:delText>
        </w:r>
      </w:del>
      <w:del w:id="294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948" w:author="PR Preview" w:date="2026-01-01T00:00:00Z">
        <w:r>
          <w:delText xml:space="preserve">,</w:delText>
        </w:r>
      </w:del>
      <w:del w:id="2949" w:author="PR Preview" w:date="2026-01-01T00:00:00Z">
        <w:r>
          <w:delText xml:space="preserve"> </w:delText>
        </w:r>
      </w:del>
      <w:del w:id="2950" w:author="PR Preview" w:date="2026-01-01T00:00:00Z">
        <w:r>
          <w:delText xml:space="preserve">has the smallest</w:delText>
        </w:r>
      </w:del>
      <w:del w:id="2951" w:author="PR Preview" w:date="2026-01-01T00:00:00Z">
        <w:r>
          <w:delText xml:space="preserve"> </w:delText>
        </w:r>
      </w:del>
      <w:hyperlink w:anchor="def-validation-error">
        <w:del w:id="2952" w:author="PR Preview" w:date="2026-01-01T00:00:00Z">
          <w:r>
            <w:rPr>
              <w:rStyle w:val="Hyperlink"/>
            </w:rPr>
            <w:delText xml:space="preserve">validation error</w:delText>
          </w:r>
        </w:del>
      </w:hyperlink>
      <w:del w:id="2953" w:author="PR Preview" w:date="2026-01-01T00:00:00Z">
        <w:r>
          <w:delText xml:space="preserve">:</w:delText>
        </w:r>
      </w:del>
    </w:p>
    <w:p>
      <w:pPr>
        <w:pStyle w:val="BodyText"/>
      </w:pPr>
      <w:bookmarkStart w:id="19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del w:id="2954" w:author="PR Preview" w:date="2026-01-01T00:00:00Z">
        <w:r>
          <w:rPr>
            <w:b/>
            <w:bCs/>
          </w:rPr>
          <w:delText xml:space="preserve">Definition 44 (Test set)</w:delText>
        </w:r>
      </w:del>
      <w:del w:id="2955" w:author="PR Preview" w:date="2026-01-01T00:00:00Z">
        <w:r>
          <w:delText xml:space="preserve"> </w:delText>
        </w:r>
      </w:del>
      <w:del w:id="2956" w:author="PR Preview" w:date="2026-01-01T00:00:00Z">
        <w:r>
          <w:delText xml:space="preserve">The</w:delText>
        </w:r>
      </w:del>
      <w:del w:id="2957" w:author="PR Preview" w:date="2026-01-01T00:00:00Z">
        <w:r>
          <w:delText xml:space="preserve"> </w:delText>
        </w:r>
      </w:del>
      <w:del w:id="2958" w:author="PR Preview" w:date="2026-01-01T00:00:00Z">
        <w:r>
          <w:rPr>
            <w:b/>
            <w:bCs/>
          </w:rPr>
          <w:delText xml:space="preserve">test set</w:delText>
        </w:r>
      </w:del>
      <w:del w:id="2959" w:author="PR Preview" w:date="2026-01-01T00:00:00Z">
        <w:r>
          <w:delText xml:space="preserve"> </w:delText>
        </w:r>
      </w:del>
      <w:del w:id="2960" w:author="PR Preview" w:date="2026-01-01T00:00:00Z">
        <w:r>
          <w:delText xml:space="preserve">of a</w:delText>
        </w:r>
      </w:del>
      <w:del w:id="2961" w:author="PR Preview" w:date="2026-01-01T00:00:00Z">
        <w:r>
          <w:delText xml:space="preserve"> </w:delText>
        </w:r>
      </w:del>
      <w:hyperlink w:anchor="def-data-splits">
        <w:del w:id="2962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2963" w:author="PR Preview" w:date="2026-01-01T00:00:00Z">
        <w:r>
          <w:delText xml:space="preserve"> </w:delText>
        </w:r>
      </w:del>
      <w:del w:id="2964" w:author="PR Preview" w:date="2026-01-01T00:00:00Z">
        <w:r>
          <w:delText xml:space="preserve">is the</w:delText>
        </w:r>
      </w:del>
      <w:del w:id="2965" w:author="PR Preview" w:date="2026-01-01T00:00:00Z">
        <w:r>
          <w:delText xml:space="preserve"> </w:delText>
        </w:r>
      </w:del>
      <w:hyperlink w:anchor="def-held-out-set">
        <w:del w:id="2966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2967" w:author="PR Preview" w:date="2026-01-01T00:00:00Z">
        <w:r>
          <w:delText xml:space="preserve"> </w:delText>
        </w:r>
      </w:del>
      <w:del w:id="2968" w:author="PR Preview" w:date="2026-01-01T00:00:00Z">
        <w:r>
          <w:delText xml:space="preserve">of observations indexed by</w:delText>
        </w:r>
      </w:del>
      <w:del w:id="2969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2970" w:author="PR Preview" w:date="2026-01-01T00:00:00Z">
        <w:r>
          <w:delText xml:space="preserve">,</w:delText>
        </w:r>
      </w:del>
      <w:del w:id="2971" w:author="PR Preview" w:date="2026-01-01T00:00:00Z">
        <w:r>
          <w:delText xml:space="preserve"> </w:delText>
        </w:r>
      </w:del>
      <w:del w:id="2972" w:author="PR Preview" w:date="2026-01-01T00:00:00Z">
        <w:r>
          <w:delText xml:space="preserve">on which the</w:delText>
        </w:r>
      </w:del>
      <w:del w:id="2973" w:author="PR Preview" w:date="2026-01-01T00:00:00Z">
        <w:r>
          <w:delText xml:space="preserve"> </w:delText>
        </w:r>
      </w:del>
      <w:hyperlink w:anchor="def-fitted-model">
        <w:del w:id="2974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297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del w:id="2976" w:author="PR Preview" w:date="2026-01-01T00:00:00Z">
        <w:r>
          <w:delText xml:space="preserve"> </w:delText>
        </w:r>
      </w:del>
      <w:del w:id="2977" w:author="PR Preview" w:date="2026-01-01T00:00:00Z">
        <w:r>
          <w:delText xml:space="preserve">that the</w:delText>
        </w:r>
      </w:del>
      <w:del w:id="2978" w:author="PR Preview" w:date="2026-01-01T00:00:00Z">
        <w:r>
          <w:delText xml:space="preserve"> </w:delText>
        </w:r>
      </w:del>
      <w:hyperlink w:anchor="def-validation-choice">
        <w:del w:id="2979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2980" w:author="PR Preview" w:date="2026-01-01T00:00:00Z">
        <w:r>
          <w:delText xml:space="preserve"> </w:delText>
        </w:r>
      </w:del>
      <w:del w:id="2981" w:author="PR Preview" w:date="2026-01-01T00:00:00Z">
        <w:r>
          <w:delText xml:space="preserve">picks is scored:</w:delText>
        </w:r>
      </w:del>
    </w:p>
    <w:p>
      <w:pPr>
        <w:pStyle w:val="BodyText"/>
      </w:pPr>
      <w:ins w:id="2982" w:author="PR Preview" w:date="2026-01-01T00:00:00Z">
        <w:r>
          <w:rPr>
            <w:b/>
            <w:bCs/>
          </w:rPr>
          <w:t xml:space="preserve">Definition 41 (Validation error)</w:t>
        </w:r>
      </w:ins>
      <w:ins w:id="2983" w:author="PR Preview" w:date="2026-01-01T00:00:00Z">
        <w:r>
          <w:t xml:space="preserve"> </w:t>
        </w:r>
      </w:ins>
      <w:ins w:id="2984" w:author="PR Preview" w:date="2026-01-01T00:00:00Z">
        <w:r>
          <w:t xml:space="preserve">The</w:t>
        </w:r>
      </w:ins>
      <w:ins w:id="2985" w:author="PR Preview" w:date="2026-01-01T00:00:00Z">
        <w:r>
          <w:t xml:space="preserve"> </w:t>
        </w:r>
      </w:ins>
      <w:ins w:id="2986" w:author="PR Preview" w:date="2026-01-01T00:00:00Z">
        <w:r>
          <w:rPr>
            <w:b/>
            <w:bCs/>
          </w:rPr>
          <w:t xml:space="preserve">validation error</w:t>
        </w:r>
      </w:ins>
      <w:ins w:id="2987" w:author="PR Preview" w:date="2026-01-01T00:00:00Z">
        <w:r>
          <w:t xml:space="preserve"> </w:t>
        </w:r>
      </w:ins>
      <w:ins w:id="2988" w:author="PR Preview" w:date="2026-01-01T00:00:00Z">
        <w:r>
          <w:t xml:space="preserve">of a</w:t>
        </w:r>
      </w:ins>
      <w:ins w:id="2989" w:author="PR Preview" w:date="2026-01-01T00:00:00Z">
        <w:r>
          <w:t xml:space="preserve"> </w:t>
        </w:r>
      </w:ins>
      <w:hyperlink w:anchor="def-fitted-model">
        <w:ins w:id="2990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299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992" w:author="PR Preview" w:date="2026-01-01T00:00:00Z">
        <w:r>
          <w:t xml:space="preserve"> </w:t>
        </w:r>
      </w:ins>
      <w:ins w:id="2993" w:author="PR Preview" w:date="2026-01-01T00:00:00Z">
        <w:r>
          <w:t xml:space="preserve">fitted to a</w:t>
        </w:r>
      </w:ins>
      <w:ins w:id="2994" w:author="PR Preview" w:date="2026-01-01T00:00:00Z">
        <w:r>
          <w:t xml:space="preserve"> </w:t>
        </w:r>
      </w:ins>
      <w:hyperlink w:anchor="def-training-set">
        <w:ins w:id="2995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99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997" w:author="PR Preview" w:date="2026-01-01T00:00:00Z">
        <w:r>
          <w:t xml:space="preserve"> </w:t>
        </w:r>
      </w:ins>
      <w:ins w:id="2998" w:author="PR Preview" w:date="2026-01-01T00:00:00Z">
        <w:r>
          <w:t xml:space="preserve">is its sample mean</w:t>
        </w:r>
      </w:ins>
      <w:ins w:id="2999" w:author="PR Preview" w:date="2026-01-01T00:00:00Z">
        <w:r>
          <w:t xml:space="preserve"> </w:t>
        </w:r>
      </w:ins>
      <w:hyperlink w:anchor="def-observation-loss">
        <w:ins w:id="3000" w:author="PR Preview" w:date="2026-01-01T00:00:00Z">
          <w:r>
            <w:rPr>
              <w:rStyle w:val="Hyperlink"/>
            </w:rPr>
            <w:t xml:space="preserve">loss</w:t>
          </w:r>
        </w:ins>
      </w:hyperlink>
      <w:ins w:id="3001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3002" w:author="PR Preview" w:date="2026-01-01T00:00:00Z">
        <w:r>
          <w:t xml:space="preserve"> </w:t>
        </w:r>
      </w:ins>
      <w:ins w:id="3003" w:author="PR Preview" w:date="2026-01-01T00:00:00Z">
        <w:r>
          <w:t xml:space="preserve">on the</w:t>
        </w:r>
      </w:ins>
      <w:ins w:id="3004" w:author="PR Preview" w:date="2026-01-01T00:00:00Z">
        <w:r>
          <w:t xml:space="preserve"> </w:t>
        </w:r>
      </w:ins>
      <w:hyperlink w:anchor="def-validation-set">
        <w:ins w:id="3005" w:author="PR Preview" w:date="2026-01-01T00:00:00Z">
          <w:r>
            <w:rPr>
              <w:rStyle w:val="Hyperlink"/>
            </w:rPr>
            <w:t xml:space="preserve">validation set</w:t>
          </w:r>
        </w:ins>
      </w:hyperlink>
      <w:ins w:id="3006" w:author="PR Preview" w:date="2026-01-01T00:00:00Z">
        <w:r>
          <w:t xml:space="preserve">, indexed by</w:t>
        </w:r>
      </w:ins>
      <w:ins w:id="3007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3008" w:author="PR Preview" w:date="2026-01-01T00:00:00Z">
        <w:r>
          <w:t xml:space="preserve">:</w:t>
        </w:r>
      </w:ins>
    </w:p>
    <w:p>
      <w:pPr>
        <w:pStyle w:val="BodyText"/>
      </w:pPr>
      <w:bookmarkStart w:id="195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bookmarkStart w:id="198" w:name="def-validation-choice"/>
    <w:p>
      <w:pPr>
        <w:pStyle w:val="FirstParagraph"/>
      </w:pPr>
      <w:ins w:id="3009" w:author="PR Preview" w:date="2026-01-01T00:00:00Z">
        <w:r>
          <w:rPr>
            <w:b/>
            <w:bCs/>
          </w:rPr>
          <w:t xml:space="preserve">Definition 42 (Validation choice)</w:t>
        </w:r>
      </w:ins>
      <w:ins w:id="3010" w:author="PR Preview" w:date="2026-01-01T00:00:00Z">
        <w:r>
          <w:t xml:space="preserve"> </w:t>
        </w:r>
      </w:ins>
      <w:ins w:id="3011" w:author="PR Preview" w:date="2026-01-01T00:00:00Z">
        <w:r>
          <w:t xml:space="preserve">Given candidate</w:t>
        </w:r>
      </w:ins>
      <w:ins w:id="3012" w:author="PR Preview" w:date="2026-01-01T00:00:00Z">
        <w:r>
          <w:t xml:space="preserve"> </w:t>
        </w:r>
      </w:ins>
      <w:hyperlink w:anchor="def-fitting-procedure">
        <w:ins w:id="3013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301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3015" w:author="PR Preview" w:date="2026-01-01T00:00:00Z">
        <w:r>
          <w:t xml:space="preserve">,</w:t>
        </w:r>
      </w:ins>
      <w:ins w:id="3016" w:author="PR Preview" w:date="2026-01-01T00:00:00Z">
        <w:r>
          <w:t xml:space="preserve"> </w:t>
        </w:r>
      </w:ins>
      <w:ins w:id="3017" w:author="PR Preview" w:date="2026-01-01T00:00:00Z">
        <w:r>
          <w:t xml:space="preserve">the</w:t>
        </w:r>
      </w:ins>
      <w:ins w:id="3018" w:author="PR Preview" w:date="2026-01-01T00:00:00Z">
        <w:r>
          <w:t xml:space="preserve"> </w:t>
        </w:r>
      </w:ins>
      <w:ins w:id="3019" w:author="PR Preview" w:date="2026-01-01T00:00:00Z">
        <w:r>
          <w:rPr>
            <w:b/>
            <w:bCs/>
          </w:rPr>
          <w:t xml:space="preserve">validation choice</w:t>
        </w:r>
      </w:ins>
      <w:ins w:id="302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l</m:t>
            </m:r>
          </m:e>
        </m:acc>
      </m:oMath>
      <w:ins w:id="3021" w:author="PR Preview" w:date="2026-01-01T00:00:00Z">
        <w:r>
          <w:t xml:space="preserve"> </w:t>
        </w:r>
      </w:ins>
      <w:ins w:id="3022" w:author="PR Preview" w:date="2026-01-01T00:00:00Z">
        <w:r>
          <w:t xml:space="preserve">is the index of the candidate whose</w:t>
        </w:r>
      </w:ins>
      <w:ins w:id="3023" w:author="PR Preview" w:date="2026-01-01T00:00:00Z">
        <w:r>
          <w:t xml:space="preserve"> </w:t>
        </w:r>
      </w:ins>
      <w:hyperlink w:anchor="def-fitted-model">
        <w:ins w:id="3024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025" w:author="PR Preview" w:date="2026-01-01T00:00:00Z">
        <w:r>
          <w:t xml:space="preserve">,</w:t>
        </w:r>
      </w:ins>
      <w:ins w:id="3026" w:author="PR Preview" w:date="2026-01-01T00:00:00Z">
        <w:r>
          <w:t xml:space="preserve"> </w:t>
        </w:r>
      </w:ins>
      <w:ins w:id="3027" w:author="PR Preview" w:date="2026-01-01T00:00:00Z">
        <w:r>
          <w:t xml:space="preserve">fitted to the training set</w:t>
        </w:r>
      </w:ins>
      <w:ins w:id="302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029" w:author="PR Preview" w:date="2026-01-01T00:00:00Z">
        <w:r>
          <w:t xml:space="preserve">,</w:t>
        </w:r>
      </w:ins>
      <w:ins w:id="3030" w:author="PR Preview" w:date="2026-01-01T00:00:00Z">
        <w:r>
          <w:t xml:space="preserve"> </w:t>
        </w:r>
      </w:ins>
      <w:ins w:id="3031" w:author="PR Preview" w:date="2026-01-01T00:00:00Z">
        <w:r>
          <w:t xml:space="preserve">has the smallest</w:t>
        </w:r>
      </w:ins>
      <w:ins w:id="3032" w:author="PR Preview" w:date="2026-01-01T00:00:00Z">
        <w:r>
          <w:t xml:space="preserve"> </w:t>
        </w:r>
      </w:ins>
      <w:hyperlink w:anchor="def-validation-error">
        <w:ins w:id="3033" w:author="PR Preview" w:date="2026-01-01T00:00:00Z">
          <w:r>
            <w:rPr>
              <w:rStyle w:val="Hyperlink"/>
            </w:rPr>
            <w:t xml:space="preserve">validation error</w:t>
          </w:r>
        </w:ins>
      </w:hyperlink>
      <w:ins w:id="3034" w:author="PR Preview" w:date="2026-01-01T00:00:00Z">
        <w:r>
          <w:t xml:space="preserve">:</w:t>
        </w:r>
      </w:ins>
    </w:p>
    <w:p>
      <w:pPr>
        <w:pStyle w:val="BodyText"/>
      </w:pPr>
      <w:bookmarkStart w:id="19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test-set"/>
    <w:p>
      <w:pPr>
        <w:pStyle w:val="FirstParagraph"/>
      </w:pPr>
      <w:ins w:id="3035" w:author="PR Preview" w:date="2026-01-01T00:00:00Z">
        <w:r>
          <w:rPr>
            <w:b/>
            <w:bCs/>
          </w:rPr>
          <w:t xml:space="preserve">Definition 43 (Test set)</w:t>
        </w:r>
      </w:ins>
      <w:ins w:id="3036" w:author="PR Preview" w:date="2026-01-01T00:00:00Z">
        <w:r>
          <w:t xml:space="preserve"> </w:t>
        </w:r>
      </w:ins>
      <w:ins w:id="3037" w:author="PR Preview" w:date="2026-01-01T00:00:00Z">
        <w:r>
          <w:t xml:space="preserve">The</w:t>
        </w:r>
      </w:ins>
      <w:ins w:id="3038" w:author="PR Preview" w:date="2026-01-01T00:00:00Z">
        <w:r>
          <w:t xml:space="preserve"> </w:t>
        </w:r>
      </w:ins>
      <w:ins w:id="3039" w:author="PR Preview" w:date="2026-01-01T00:00:00Z">
        <w:r>
          <w:rPr>
            <w:b/>
            <w:bCs/>
          </w:rPr>
          <w:t xml:space="preserve">test set</w:t>
        </w:r>
      </w:ins>
      <w:ins w:id="3040" w:author="PR Preview" w:date="2026-01-01T00:00:00Z">
        <w:r>
          <w:t xml:space="preserve"> </w:t>
        </w:r>
      </w:ins>
      <w:ins w:id="3041" w:author="PR Preview" w:date="2026-01-01T00:00:00Z">
        <w:r>
          <w:t xml:space="preserve">of a</w:t>
        </w:r>
      </w:ins>
      <w:ins w:id="3042" w:author="PR Preview" w:date="2026-01-01T00:00:00Z">
        <w:r>
          <w:t xml:space="preserve"> </w:t>
        </w:r>
      </w:ins>
      <w:hyperlink w:anchor="def-data-splits">
        <w:ins w:id="3043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3044" w:author="PR Preview" w:date="2026-01-01T00:00:00Z">
        <w:r>
          <w:t xml:space="preserve"> </w:t>
        </w:r>
      </w:ins>
      <w:ins w:id="3045" w:author="PR Preview" w:date="2026-01-01T00:00:00Z">
        <w:r>
          <w:t xml:space="preserve">is the</w:t>
        </w:r>
      </w:ins>
      <w:ins w:id="3046" w:author="PR Preview" w:date="2026-01-01T00:00:00Z">
        <w:r>
          <w:t xml:space="preserve"> </w:t>
        </w:r>
      </w:ins>
      <w:hyperlink w:anchor="def-held-out-set">
        <w:ins w:id="3047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3048" w:author="PR Preview" w:date="2026-01-01T00:00:00Z">
        <w:r>
          <w:t xml:space="preserve"> </w:t>
        </w:r>
      </w:ins>
      <w:ins w:id="3049" w:author="PR Preview" w:date="2026-01-01T00:00:00Z">
        <w:r>
          <w:t xml:space="preserve">of observations indexed by</w:t>
        </w:r>
      </w:ins>
      <w:ins w:id="3050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3051" w:author="PR Preview" w:date="2026-01-01T00:00:00Z">
        <w:r>
          <w:t xml:space="preserve">,</w:t>
        </w:r>
      </w:ins>
      <w:ins w:id="3052" w:author="PR Preview" w:date="2026-01-01T00:00:00Z">
        <w:r>
          <w:t xml:space="preserve"> </w:t>
        </w:r>
      </w:ins>
      <w:ins w:id="3053" w:author="PR Preview" w:date="2026-01-01T00:00:00Z">
        <w:r>
          <w:t xml:space="preserve">on which the</w:t>
        </w:r>
      </w:ins>
      <w:ins w:id="3054" w:author="PR Preview" w:date="2026-01-01T00:00:00Z">
        <w:r>
          <w:t xml:space="preserve"> </w:t>
        </w:r>
      </w:ins>
      <w:hyperlink w:anchor="def-fitted-model">
        <w:ins w:id="3055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05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ins w:id="3057" w:author="PR Preview" w:date="2026-01-01T00:00:00Z">
        <w:r>
          <w:t xml:space="preserve"> </w:t>
        </w:r>
      </w:ins>
      <w:ins w:id="3058" w:author="PR Preview" w:date="2026-01-01T00:00:00Z">
        <w:r>
          <w:t xml:space="preserve">that the</w:t>
        </w:r>
      </w:ins>
      <w:ins w:id="3059" w:author="PR Preview" w:date="2026-01-01T00:00:00Z">
        <w:r>
          <w:t xml:space="preserve"> </w:t>
        </w:r>
      </w:ins>
      <w:hyperlink w:anchor="def-validation-choice">
        <w:ins w:id="3060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3061" w:author="PR Preview" w:date="2026-01-01T00:00:00Z">
        <w:r>
          <w:t xml:space="preserve"> </w:t>
        </w:r>
      </w:ins>
      <w:ins w:id="3062" w:author="PR Preview" w:date="2026-01-01T00:00:00Z">
        <w:r>
          <w:t xml:space="preserve">picks is scored:</w:t>
        </w:r>
      </w:ins>
    </w:p>
    <w:p>
      <w:pPr>
        <w:pStyle w:val="BodyText"/>
      </w:pPr>
      <w:bookmarkStart w:id="19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0"/>
    <w:bookmarkStart w:id="202" w:name="def-test-error"/>
    <w:p>
      <w:pPr>
        <w:pStyle w:val="BodyText"/>
      </w:pPr>
      <w:del w:id="3063" w:author="PR Preview" w:date="2026-01-01T00:00:00Z">
        <w:r>
          <w:rPr>
            <w:b/>
            <w:bCs/>
          </w:rPr>
          <w:delText xml:space="preserve">Definition 45 (Test error)</w:delText>
        </w:r>
      </w:del>
      <w:del w:id="3064" w:author="PR Preview" w:date="2026-01-01T00:00:00Z">
        <w:r>
          <w:delText xml:space="preserve"> </w:delText>
        </w:r>
      </w:del>
      <w:del w:id="3065" w:author="PR Preview" w:date="2026-01-01T00:00:00Z">
        <w:r>
          <w:delText xml:space="preserve">The</w:delText>
        </w:r>
      </w:del>
      <w:del w:id="3066" w:author="PR Preview" w:date="2026-01-01T00:00:00Z">
        <w:r>
          <w:delText xml:space="preserve"> </w:delText>
        </w:r>
      </w:del>
      <w:del w:id="3067" w:author="PR Preview" w:date="2026-01-01T00:00:00Z">
        <w:r>
          <w:rPr>
            <w:b/>
            <w:bCs/>
          </w:rPr>
          <w:delText xml:space="preserve">test error</w:delText>
        </w:r>
      </w:del>
      <w:del w:id="3068" w:author="PR Preview" w:date="2026-01-01T00:00:00Z">
        <w:r>
          <w:delText xml:space="preserve"> </w:delText>
        </w:r>
      </w:del>
      <w:del w:id="3069" w:author="PR Preview" w:date="2026-01-01T00:00:00Z">
        <w:r>
          <w:delText xml:space="preserve">of a</w:delText>
        </w:r>
      </w:del>
      <w:del w:id="3070" w:author="PR Preview" w:date="2026-01-01T00:00:00Z">
        <w:r>
          <w:delText xml:space="preserve"> </w:delText>
        </w:r>
      </w:del>
      <w:hyperlink w:anchor="def-prediction-rule">
        <w:del w:id="3071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07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073" w:author="PR Preview" w:date="2026-01-01T00:00:00Z">
        <w:r>
          <w:delText xml:space="preserve"> </w:delText>
        </w:r>
      </w:del>
      <w:del w:id="3074" w:author="PR Preview" w:date="2026-01-01T00:00:00Z">
        <w:r>
          <w:delText xml:space="preserve">fitted to a</w:delText>
        </w:r>
      </w:del>
      <w:del w:id="3075" w:author="PR Preview" w:date="2026-01-01T00:00:00Z">
        <w:r>
          <w:delText xml:space="preserve"> </w:delText>
        </w:r>
      </w:del>
      <w:hyperlink w:anchor="def-training-set">
        <w:del w:id="307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07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078" w:author="PR Preview" w:date="2026-01-01T00:00:00Z">
        <w:r>
          <w:delText xml:space="preserve"> </w:delText>
        </w:r>
      </w:del>
      <w:del w:id="3079" w:author="PR Preview" w:date="2026-01-01T00:00:00Z">
        <w:r>
          <w:delText xml:space="preserve">is its sample mean</w:delText>
        </w:r>
      </w:del>
      <w:del w:id="3080" w:author="PR Preview" w:date="2026-01-01T00:00:00Z">
        <w:r>
          <w:delText xml:space="preserve"> </w:delText>
        </w:r>
      </w:del>
      <w:hyperlink w:anchor="def-observation-loss">
        <w:del w:id="308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3082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3083" w:author="PR Preview" w:date="2026-01-01T00:00:00Z">
        <w:r>
          <w:delText xml:space="preserve"> </w:delText>
        </w:r>
      </w:del>
      <w:del w:id="3084" w:author="PR Preview" w:date="2026-01-01T00:00:00Z">
        <w:r>
          <w:delText xml:space="preserve">on the</w:delText>
        </w:r>
      </w:del>
      <w:del w:id="3085" w:author="PR Preview" w:date="2026-01-01T00:00:00Z">
        <w:r>
          <w:delText xml:space="preserve"> </w:delText>
        </w:r>
      </w:del>
      <w:hyperlink w:anchor="def-test-set">
        <w:del w:id="3086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3087" w:author="PR Preview" w:date="2026-01-01T00:00:00Z">
        <w:r>
          <w:delText xml:space="preserve">, indexed by</w:delText>
        </w:r>
      </w:del>
      <w:del w:id="3088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3089" w:author="PR Preview" w:date="2026-01-01T00:00:00Z">
        <w:r>
          <w:delText xml:space="preserve">:</w:delText>
        </w:r>
      </w:del>
    </w:p>
    <w:p>
      <w:pPr>
        <w:pStyle w:val="BodyText"/>
      </w:pPr>
      <w:bookmarkStart w:id="20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del w:id="3090" w:author="PR Preview" w:date="2026-01-01T00:00:00Z">
        <w:r>
          <w:rPr>
            <w:i/>
            <w:iCs/>
          </w:rPr>
          <w:delText xml:space="preserve">Remark 17</w:delText>
        </w:r>
      </w:del>
      <w:del w:id="3091" w:author="PR Preview" w:date="2026-01-01T00:00:00Z">
        <w:r>
          <w:delText xml:space="preserve"> (What each set is for). </w:delText>
        </w:r>
      </w:del>
      <w:del w:id="3092" w:author="PR Preview" w:date="2026-01-01T00:00:00Z">
        <w:r>
          <w:delText xml:space="preserve">Each set of a</w:delText>
        </w:r>
      </w:del>
      <w:del w:id="3093" w:author="PR Preview" w:date="2026-01-01T00:00:00Z">
        <w:r>
          <w:delText xml:space="preserve"> </w:delText>
        </w:r>
      </w:del>
      <w:hyperlink w:anchor="def-data-splits">
        <w:del w:id="3094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3095" w:author="PR Preview" w:date="2026-01-01T00:00:00Z">
        <w:r>
          <w:delText xml:space="preserve"> </w:delText>
        </w:r>
      </w:del>
      <w:del w:id="3096" w:author="PR Preview" w:date="2026-01-01T00:00:00Z">
        <w:r>
          <w:delText xml:space="preserve">has one job:</w:delText>
        </w:r>
      </w:del>
    </w:p>
    <w:p>
      <w:pPr>
        <w:pStyle w:val="BodyText"/>
      </w:pPr>
      <w:ins w:id="3097" w:author="PR Preview" w:date="2026-01-01T00:00:00Z">
        <w:r>
          <w:rPr>
            <w:b/>
            <w:bCs/>
          </w:rPr>
          <w:t xml:space="preserve">Definition 44 (Test error)</w:t>
        </w:r>
      </w:ins>
      <w:ins w:id="3098" w:author="PR Preview" w:date="2026-01-01T00:00:00Z">
        <w:r>
          <w:t xml:space="preserve"> </w:t>
        </w:r>
      </w:ins>
      <w:ins w:id="3099" w:author="PR Preview" w:date="2026-01-01T00:00:00Z">
        <w:r>
          <w:t xml:space="preserve">The</w:t>
        </w:r>
      </w:ins>
      <w:ins w:id="3100" w:author="PR Preview" w:date="2026-01-01T00:00:00Z">
        <w:r>
          <w:t xml:space="preserve"> </w:t>
        </w:r>
      </w:ins>
      <w:ins w:id="3101" w:author="PR Preview" w:date="2026-01-01T00:00:00Z">
        <w:r>
          <w:rPr>
            <w:b/>
            <w:bCs/>
          </w:rPr>
          <w:t xml:space="preserve">test error</w:t>
        </w:r>
      </w:ins>
      <w:ins w:id="3102" w:author="PR Preview" w:date="2026-01-01T00:00:00Z">
        <w:r>
          <w:t xml:space="preserve"> </w:t>
        </w:r>
      </w:ins>
      <w:ins w:id="3103" w:author="PR Preview" w:date="2026-01-01T00:00:00Z">
        <w:r>
          <w:t xml:space="preserve">of a</w:t>
        </w:r>
      </w:ins>
      <w:ins w:id="3104" w:author="PR Preview" w:date="2026-01-01T00:00:00Z">
        <w:r>
          <w:t xml:space="preserve"> </w:t>
        </w:r>
      </w:ins>
      <w:hyperlink w:anchor="def-fitted-model">
        <w:ins w:id="3105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10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107" w:author="PR Preview" w:date="2026-01-01T00:00:00Z">
        <w:r>
          <w:t xml:space="preserve"> </w:t>
        </w:r>
      </w:ins>
      <w:ins w:id="3108" w:author="PR Preview" w:date="2026-01-01T00:00:00Z">
        <w:r>
          <w:t xml:space="preserve">fitted to a</w:t>
        </w:r>
      </w:ins>
      <w:ins w:id="3109" w:author="PR Preview" w:date="2026-01-01T00:00:00Z">
        <w:r>
          <w:t xml:space="preserve"> </w:t>
        </w:r>
      </w:ins>
      <w:hyperlink w:anchor="def-training-set">
        <w:ins w:id="311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11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112" w:author="PR Preview" w:date="2026-01-01T00:00:00Z">
        <w:r>
          <w:t xml:space="preserve"> </w:t>
        </w:r>
      </w:ins>
      <w:ins w:id="3113" w:author="PR Preview" w:date="2026-01-01T00:00:00Z">
        <w:r>
          <w:t xml:space="preserve">is its sample mean</w:t>
        </w:r>
      </w:ins>
      <w:ins w:id="3114" w:author="PR Preview" w:date="2026-01-01T00:00:00Z">
        <w:r>
          <w:t xml:space="preserve"> </w:t>
        </w:r>
      </w:ins>
      <w:hyperlink w:anchor="def-observation-loss">
        <w:ins w:id="3115" w:author="PR Preview" w:date="2026-01-01T00:00:00Z">
          <w:r>
            <w:rPr>
              <w:rStyle w:val="Hyperlink"/>
            </w:rPr>
            <w:t xml:space="preserve">loss</w:t>
          </w:r>
        </w:ins>
      </w:hyperlink>
      <w:ins w:id="3116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3117" w:author="PR Preview" w:date="2026-01-01T00:00:00Z">
        <w:r>
          <w:t xml:space="preserve"> </w:t>
        </w:r>
      </w:ins>
      <w:ins w:id="3118" w:author="PR Preview" w:date="2026-01-01T00:00:00Z">
        <w:r>
          <w:t xml:space="preserve">on the</w:t>
        </w:r>
      </w:ins>
      <w:ins w:id="3119" w:author="PR Preview" w:date="2026-01-01T00:00:00Z">
        <w:r>
          <w:t xml:space="preserve"> </w:t>
        </w:r>
      </w:ins>
      <w:hyperlink w:anchor="def-test-set">
        <w:ins w:id="3120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3121" w:author="PR Preview" w:date="2026-01-01T00:00:00Z">
        <w:r>
          <w:t xml:space="preserve">, indexed by</w:t>
        </w:r>
      </w:ins>
      <w:ins w:id="3122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3123" w:author="PR Preview" w:date="2026-01-01T00:00:00Z">
        <w:r>
          <w:t xml:space="preserve">:</w:t>
        </w:r>
      </w:ins>
    </w:p>
    <w:p>
      <w:pPr>
        <w:pStyle w:val="BodyText"/>
      </w:pPr>
      <w:bookmarkStart w:id="201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6" w:name="rem-data-splits"/>
    <w:p>
      <w:pPr>
        <w:pStyle w:val="FirstParagraph"/>
      </w:pPr>
      <w:ins w:id="3124" w:author="PR Preview" w:date="2026-01-01T00:00:00Z">
        <w:r>
          <w:rPr>
            <w:i/>
            <w:iCs/>
          </w:rPr>
          <w:t xml:space="preserve">Remark 18</w:t>
        </w:r>
      </w:ins>
      <w:ins w:id="3125" w:author="PR Preview" w:date="2026-01-01T00:00:00Z">
        <w:r>
          <w:t xml:space="preserve"> (What each set is for). </w:t>
        </w:r>
      </w:ins>
      <w:ins w:id="3126" w:author="PR Preview" w:date="2026-01-01T00:00:00Z">
        <w:r>
          <w:t xml:space="preserve">Each set of a</w:t>
        </w:r>
      </w:ins>
      <w:ins w:id="3127" w:author="PR Preview" w:date="2026-01-01T00:00:00Z">
        <w:r>
          <w:t xml:space="preserve"> </w:t>
        </w:r>
      </w:ins>
      <w:hyperlink w:anchor="def-data-splits">
        <w:ins w:id="3128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3129" w:author="PR Preview" w:date="2026-01-01T00:00:00Z">
        <w:r>
          <w:t xml:space="preserve"> </w:t>
        </w:r>
      </w:ins>
      <w:ins w:id="3130" w:author="PR Preview" w:date="2026-01-01T00:00:00Z">
        <w:r>
          <w:t xml:space="preserve">has one job:</w:t>
        </w:r>
      </w:ins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6"/>
    <w:bookmarkStart w:id="207" w:name="rem-validation-test-error"/>
    <w:p>
      <w:pPr>
        <w:pStyle w:val="BodyText"/>
      </w:pPr>
      <w:del w:id="3131" w:author="PR Preview" w:date="2026-01-01T00:00:00Z">
        <w:r>
          <w:rPr>
            <w:i/>
            <w:iCs/>
          </w:rPr>
          <w:delText xml:space="preserve">Remark 18</w:delText>
        </w:r>
      </w:del>
      <w:del w:id="3132" w:author="PR Preview" w:date="2026-01-01T00:00:00Z">
        <w:r>
          <w:delText xml:space="preserve"> (What the validation and test errors estimate). </w:delText>
        </w:r>
      </w:del>
      <w:del w:id="3133" w:author="PR Preview" w:date="2026-01-01T00:00:00Z">
        <w:r>
          <w:delText xml:space="preserve">The</w:delText>
        </w:r>
      </w:del>
      <w:del w:id="3134" w:author="PR Preview" w:date="2026-01-01T00:00:00Z">
        <w:r>
          <w:delText xml:space="preserve"> </w:delText>
        </w:r>
      </w:del>
      <w:hyperlink w:anchor="def-validation-error">
        <w:del w:id="3135" w:author="PR Preview" w:date="2026-01-01T00:00:00Z">
          <w:r>
            <w:rPr>
              <w:rStyle w:val="Hyperlink"/>
            </w:rPr>
            <w:delText xml:space="preserve">validation error</w:delText>
          </w:r>
        </w:del>
      </w:hyperlink>
      <w:del w:id="3136" w:author="PR Preview" w:date="2026-01-01T00:00:00Z">
        <w:r>
          <w:delText xml:space="preserve"> </w:delText>
        </w:r>
      </w:del>
      <w:del w:id="3137" w:author="PR Preview" w:date="2026-01-01T00:00:00Z">
        <w:r>
          <w:delText xml:space="preserve">and the</w:delText>
        </w:r>
      </w:del>
      <w:del w:id="3138" w:author="PR Preview" w:date="2026-01-01T00:00:00Z">
        <w:r>
          <w:delText xml:space="preserve"> </w:delText>
        </w:r>
      </w:del>
      <w:hyperlink w:anchor="def-test-error">
        <w:del w:id="3139" w:author="PR Preview" w:date="2026-01-01T00:00:00Z">
          <w:r>
            <w:rPr>
              <w:rStyle w:val="Hyperlink"/>
            </w:rPr>
            <w:delText xml:space="preserve">test error</w:delText>
          </w:r>
        </w:del>
      </w:hyperlink>
      <w:del w:id="3140" w:author="PR Preview" w:date="2026-01-01T00:00:00Z">
        <w:r>
          <w:delText xml:space="preserve"> </w:delText>
        </w:r>
      </w:del>
      <w:del w:id="3141" w:author="PR Preview" w:date="2026-01-01T00:00:00Z">
        <w:r>
          <w:delText xml:space="preserve">differ from the</w:delText>
        </w:r>
      </w:del>
      <w:del w:id="3142" w:author="PR Preview" w:date="2026-01-01T00:00:00Z">
        <w:r>
          <w:delText xml:space="preserve"> </w:delText>
        </w:r>
      </w:del>
      <w:hyperlink w:anchor="def-training-mse">
        <w:del w:id="3143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3144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3145" w:author="PR Preview" w:date="2026-01-01T00:00:00Z">
        <w:r>
          <w:delText xml:space="preserve"> </w:delText>
        </w:r>
      </w:del>
      <w:del w:id="3146" w:author="PR Preview" w:date="2026-01-01T00:00:00Z">
        <w:r>
          <w:delText xml:space="preserve">only in the set that scores the rule.</w:delText>
        </w:r>
      </w:del>
      <w:del w:id="3147" w:author="PR Preview" w:date="2026-01-01T00:00:00Z">
        <w:r>
          <w:delText xml:space="preserve"> </w:delText>
        </w:r>
      </w:del>
      <w:del w:id="3148" w:author="PR Preview" w:date="2026-01-01T00:00:00Z">
        <w:r>
          <w:delText xml:space="preserve">The rule was not fitted to the validation or test set,</w:delText>
        </w:r>
      </w:del>
      <w:del w:id="3149" w:author="PR Preview" w:date="2026-01-01T00:00:00Z">
        <w:r>
          <w:delText xml:space="preserve"> </w:delText>
        </w:r>
      </w:del>
      <w:del w:id="3150" w:author="PR Preview" w:date="2026-01-01T00:00:00Z">
        <w:r>
          <w:delText xml:space="preserve">so each estimates the</w:delText>
        </w:r>
      </w:del>
      <w:del w:id="3151" w:author="PR Preview" w:date="2026-01-01T00:00:00Z">
        <w:r>
          <w:delText xml:space="preserve"> </w:delText>
        </w:r>
      </w:del>
      <w:hyperlink w:anchor="def-generalization-error">
        <w:del w:id="3152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3153" w:author="PR Preview" w:date="2026-01-01T00:00:00Z">
        <w:r>
          <w:delText xml:space="preserve"> </w:delText>
        </w:r>
      </w:del>
      <w:del w:id="3154" w:author="PR Preview" w:date="2026-01-01T00:00:00Z">
        <w:r>
          <w:delText xml:space="preserve">of the fitted rule</w:delText>
        </w:r>
      </w:del>
      <w:del w:id="3155" w:author="PR Preview" w:date="2026-01-01T00:00:00Z">
        <w:r>
          <w:delText xml:space="preserve"> </w:delText>
        </w:r>
      </w:del>
      <w:del w:id="3156" w:author="PR Preview" w:date="2026-01-01T00:00:00Z">
        <w:r>
          <w:delText xml:space="preserve">without the optimism of the training error.</w:delText>
        </w:r>
      </w:del>
      <w:del w:id="3157" w:author="PR Preview" w:date="2026-01-01T00:00:00Z">
        <w:r>
          <w:delText xml:space="preserve"> </w:delText>
        </w:r>
      </w:del>
      <w:del w:id="3158" w:author="PR Preview" w:date="2026-01-01T00:00:00Z">
        <w:r>
          <w:delText xml:space="preserve">The</w:delText>
        </w:r>
      </w:del>
      <w:del w:id="3159" w:author="PR Preview" w:date="2026-01-01T00:00:00Z">
        <w:r>
          <w:delText xml:space="preserve"> </w:delText>
        </w:r>
      </w:del>
      <w:hyperlink w:anchor="def-validation-choice">
        <w:del w:id="3160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3161" w:author="PR Preview" w:date="2026-01-01T00:00:00Z">
        <w:r>
          <w:delText xml:space="preserve"> </w:delText>
        </w:r>
      </w:del>
      <w:del w:id="3162" w:author="PR Preview" w:date="2026-01-01T00:00:00Z">
        <w:r>
          <w:delText xml:space="preserve">selects the rule with the smallest validation error,</w:delText>
        </w:r>
      </w:del>
      <w:del w:id="3163" w:author="PR Preview" w:date="2026-01-01T00:00:00Z">
        <w:r>
          <w:delText xml:space="preserve"> </w:delText>
        </w:r>
      </w:del>
      <w:del w:id="3164" w:author="PR Preview" w:date="2026-01-01T00:00:00Z">
        <w:r>
          <w:delText xml:space="preserve">so the validation error of the chosen rule is still optimistic;</w:delText>
        </w:r>
      </w:del>
      <w:del w:id="3165" w:author="PR Preview" w:date="2026-01-01T00:00:00Z">
        <w:r>
          <w:delText xml:space="preserve"> </w:delText>
        </w:r>
      </w:del>
      <w:del w:id="3166" w:author="PR Preview" w:date="2026-01-01T00:00:00Z">
        <w:r>
          <w:delText xml:space="preserve">the test error is computed once, after the choice, so it is not.</w:delText>
        </w:r>
      </w:del>
    </w:p>
    <w:p>
      <w:pPr>
        <w:pStyle w:val="BodyText"/>
      </w:pPr>
      <w:ins w:id="3167" w:author="PR Preview" w:date="2026-01-01T00:00:00Z">
        <w:r>
          <w:rPr>
            <w:i/>
            <w:iCs/>
          </w:rPr>
          <w:t xml:space="preserve">Remark 19</w:t>
        </w:r>
      </w:ins>
      <w:ins w:id="3168" w:author="PR Preview" w:date="2026-01-01T00:00:00Z">
        <w:r>
          <w:t xml:space="preserve"> (What the validation and test errors estimate). </w:t>
        </w:r>
      </w:ins>
      <w:ins w:id="3169" w:author="PR Preview" w:date="2026-01-01T00:00:00Z">
        <w:r>
          <w:t xml:space="preserve">The</w:t>
        </w:r>
      </w:ins>
      <w:ins w:id="3170" w:author="PR Preview" w:date="2026-01-01T00:00:00Z">
        <w:r>
          <w:t xml:space="preserve"> </w:t>
        </w:r>
      </w:ins>
      <w:hyperlink w:anchor="def-validation-error">
        <w:ins w:id="3171" w:author="PR Preview" w:date="2026-01-01T00:00:00Z">
          <w:r>
            <w:rPr>
              <w:rStyle w:val="Hyperlink"/>
            </w:rPr>
            <w:t xml:space="preserve">validation error</w:t>
          </w:r>
        </w:ins>
      </w:hyperlink>
      <w:ins w:id="3172" w:author="PR Preview" w:date="2026-01-01T00:00:00Z">
        <w:r>
          <w:t xml:space="preserve"> </w:t>
        </w:r>
      </w:ins>
      <w:ins w:id="3173" w:author="PR Preview" w:date="2026-01-01T00:00:00Z">
        <w:r>
          <w:t xml:space="preserve">and the</w:t>
        </w:r>
      </w:ins>
      <w:ins w:id="3174" w:author="PR Preview" w:date="2026-01-01T00:00:00Z">
        <w:r>
          <w:t xml:space="preserve"> </w:t>
        </w:r>
      </w:ins>
      <w:hyperlink w:anchor="def-test-error">
        <w:ins w:id="3175" w:author="PR Preview" w:date="2026-01-01T00:00:00Z">
          <w:r>
            <w:rPr>
              <w:rStyle w:val="Hyperlink"/>
            </w:rPr>
            <w:t xml:space="preserve">test error</w:t>
          </w:r>
        </w:ins>
      </w:hyperlink>
      <w:ins w:id="3176" w:author="PR Preview" w:date="2026-01-01T00:00:00Z">
        <w:r>
          <w:t xml:space="preserve"> </w:t>
        </w:r>
      </w:ins>
      <w:ins w:id="3177" w:author="PR Preview" w:date="2026-01-01T00:00:00Z">
        <w:r>
          <w:t xml:space="preserve">differ from the</w:t>
        </w:r>
      </w:ins>
      <w:ins w:id="3178" w:author="PR Preview" w:date="2026-01-01T00:00:00Z">
        <w:r>
          <w:t xml:space="preserve"> </w:t>
        </w:r>
      </w:ins>
      <w:hyperlink w:anchor="def-training-mse">
        <w:ins w:id="3179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3180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3181" w:author="PR Preview" w:date="2026-01-01T00:00:00Z">
        <w:r>
          <w:t xml:space="preserve"> </w:t>
        </w:r>
      </w:ins>
      <w:ins w:id="3182" w:author="PR Preview" w:date="2026-01-01T00:00:00Z">
        <w:r>
          <w:t xml:space="preserve">only in the set that scores the rule.</w:t>
        </w:r>
      </w:ins>
      <w:ins w:id="3183" w:author="PR Preview" w:date="2026-01-01T00:00:00Z">
        <w:r>
          <w:t xml:space="preserve"> </w:t>
        </w:r>
      </w:ins>
      <w:ins w:id="3184" w:author="PR Preview" w:date="2026-01-01T00:00:00Z">
        <w:r>
          <w:t xml:space="preserve">The rule was not fitted to the validation or test set,</w:t>
        </w:r>
      </w:ins>
      <w:ins w:id="3185" w:author="PR Preview" w:date="2026-01-01T00:00:00Z">
        <w:r>
          <w:t xml:space="preserve"> </w:t>
        </w:r>
      </w:ins>
      <w:ins w:id="3186" w:author="PR Preview" w:date="2026-01-01T00:00:00Z">
        <w:r>
          <w:t xml:space="preserve">so each estimates the</w:t>
        </w:r>
      </w:ins>
      <w:ins w:id="3187" w:author="PR Preview" w:date="2026-01-01T00:00:00Z">
        <w:r>
          <w:t xml:space="preserve"> </w:t>
        </w:r>
      </w:ins>
      <w:hyperlink w:anchor="def-generalization-error">
        <w:ins w:id="3188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3189" w:author="PR Preview" w:date="2026-01-01T00:00:00Z">
        <w:r>
          <w:t xml:space="preserve"> </w:t>
        </w:r>
      </w:ins>
      <w:ins w:id="3190" w:author="PR Preview" w:date="2026-01-01T00:00:00Z">
        <w:r>
          <w:t xml:space="preserve">of the fitted rule</w:t>
        </w:r>
      </w:ins>
      <w:ins w:id="3191" w:author="PR Preview" w:date="2026-01-01T00:00:00Z">
        <w:r>
          <w:t xml:space="preserve"> </w:t>
        </w:r>
      </w:ins>
      <w:ins w:id="3192" w:author="PR Preview" w:date="2026-01-01T00:00:00Z">
        <w:r>
          <w:t xml:space="preserve">without the optimism of the training error.</w:t>
        </w:r>
      </w:ins>
      <w:ins w:id="3193" w:author="PR Preview" w:date="2026-01-01T00:00:00Z">
        <w:r>
          <w:t xml:space="preserve"> </w:t>
        </w:r>
      </w:ins>
      <w:ins w:id="3194" w:author="PR Preview" w:date="2026-01-01T00:00:00Z">
        <w:r>
          <w:t xml:space="preserve">The</w:t>
        </w:r>
      </w:ins>
      <w:ins w:id="3195" w:author="PR Preview" w:date="2026-01-01T00:00:00Z">
        <w:r>
          <w:t xml:space="preserve"> </w:t>
        </w:r>
      </w:ins>
      <w:hyperlink w:anchor="def-validation-choice">
        <w:ins w:id="3196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3197" w:author="PR Preview" w:date="2026-01-01T00:00:00Z">
        <w:r>
          <w:t xml:space="preserve"> </w:t>
        </w:r>
      </w:ins>
      <w:ins w:id="3198" w:author="PR Preview" w:date="2026-01-01T00:00:00Z">
        <w:r>
          <w:t xml:space="preserve">selects the rule with the smallest validation error,</w:t>
        </w:r>
      </w:ins>
      <w:ins w:id="3199" w:author="PR Preview" w:date="2026-01-01T00:00:00Z">
        <w:r>
          <w:t xml:space="preserve"> </w:t>
        </w:r>
      </w:ins>
      <w:ins w:id="3200" w:author="PR Preview" w:date="2026-01-01T00:00:00Z">
        <w:r>
          <w:t xml:space="preserve">so the validation error of the chosen rule is still optimistic;</w:t>
        </w:r>
      </w:ins>
      <w:ins w:id="3201" w:author="PR Preview" w:date="2026-01-01T00:00:00Z">
        <w:r>
          <w:t xml:space="preserve"> </w:t>
        </w:r>
      </w:ins>
      <w:ins w:id="3202" w:author="PR Preview" w:date="2026-01-01T00:00:00Z">
        <w:r>
          <w:t xml:space="preserve">the test error is computed once, after the choice, so it is not.</w:t>
        </w:r>
      </w:ins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7"/>
    <w:bookmarkStart w:id="230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30"/>
    <w:bookmarkEnd w:id="231"/>
    <w:bookmarkStart w:id="26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32"/>
    <w:bookmarkStart w:id="23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3"/>
    <w:bookmarkStart w:id="235" w:name="def-folds"/>
    <w:p>
      <w:pPr>
        <w:pStyle w:val="FirstParagraph"/>
      </w:pPr>
      <w:del w:id="3203" w:author="PR Preview" w:date="2026-01-01T00:00:00Z">
        <w:r>
          <w:rPr>
            <w:b/>
            <w:bCs/>
          </w:rPr>
          <w:delText xml:space="preserve">Definition 46 (Folds)</w:delText>
        </w:r>
      </w:del>
      <w:del w:id="3204" w:author="PR Preview" w:date="2026-01-01T00:00:00Z">
        <w:r>
          <w:delText xml:space="preserve"> </w:delText>
        </w:r>
      </w:del>
      <w:del w:id="3205" w:author="PR Preview" w:date="2026-01-01T00:00:00Z">
        <w:r>
          <w:delText xml:space="preserve">A division of a</w:delText>
        </w:r>
      </w:del>
      <w:del w:id="3206" w:author="PR Preview" w:date="2026-01-01T00:00:00Z">
        <w:r>
          <w:delText xml:space="preserve"> </w:delText>
        </w:r>
      </w:del>
      <w:hyperlink w:anchor="def-training-set">
        <w:del w:id="320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20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209" w:author="PR Preview" w:date="2026-01-01T00:00:00Z">
        <w:r>
          <w:delText xml:space="preserve">,</w:delText>
        </w:r>
      </w:del>
      <w:del w:id="3210" w:author="PR Preview" w:date="2026-01-01T00:00:00Z">
        <w:r>
          <w:delText xml:space="preserve"> </w:delText>
        </w:r>
      </w:del>
      <w:del w:id="3211" w:author="PR Preview" w:date="2026-01-01T00:00:00Z">
        <w:r>
          <w:delText xml:space="preserve">indexed by</w:delText>
        </w:r>
      </w:del>
      <w:del w:id="3212" w:author="PR Preview" w:date="2026-01-01T00:00:00Z">
        <w:r>
          <w:delText xml:space="preserve"> </w:delText>
        </w:r>
      </w:del>
      <m:oMath>
        <m:r>
          <m:t>I</m:t>
        </m:r>
      </m:oMath>
      <w:del w:id="3213" w:author="PR Preview" w:date="2026-01-01T00:00:00Z">
        <w:r>
          <w:delText xml:space="preserve">, into</w:delText>
        </w:r>
      </w:del>
      <w:del w:id="3214" w:author="PR Preview" w:date="2026-01-01T00:00:00Z">
        <w:r>
          <w:delText xml:space="preserve"> </w:delText>
        </w:r>
      </w:del>
      <m:oMath>
        <m:r>
          <m:t>k</m:t>
        </m:r>
      </m:oMath>
      <w:del w:id="3215" w:author="PR Preview" w:date="2026-01-01T00:00:00Z">
        <w:r>
          <w:delText xml:space="preserve"> </w:delText>
        </w:r>
      </w:del>
      <w:del w:id="3216" w:author="PR Preview" w:date="2026-01-01T00:00:00Z">
        <w:r>
          <w:rPr>
            <w:b/>
            <w:bCs/>
          </w:rPr>
          <w:delText xml:space="preserve">folds</w:delText>
        </w:r>
      </w:del>
      <w:del w:id="3217" w:author="PR Preview" w:date="2026-01-01T00:00:00Z">
        <w:r>
          <w:delText xml:space="preserve"> </w:delText>
        </w:r>
      </w:del>
      <w:del w:id="3218" w:author="PR Preview" w:date="2026-01-01T00:00:00Z">
        <w:r>
          <w:delText xml:space="preserve">is a partition of</w:delText>
        </w:r>
      </w:del>
      <w:del w:id="3219" w:author="PR Preview" w:date="2026-01-01T00:00:00Z">
        <w:r>
          <w:delText xml:space="preserve"> </w:delText>
        </w:r>
      </w:del>
      <m:oMath>
        <m:r>
          <m:t>I</m:t>
        </m:r>
      </m:oMath>
      <w:del w:id="3220" w:author="PR Preview" w:date="2026-01-01T00:00:00Z">
        <w:r>
          <w:delText xml:space="preserve"> </w:delText>
        </w:r>
      </w:del>
      <w:del w:id="3221" w:author="PR Preview" w:date="2026-01-01T00:00:00Z">
        <w:r>
          <w:delText xml:space="preserve">into</w:delText>
        </w:r>
      </w:del>
      <w:del w:id="3222" w:author="PR Preview" w:date="2026-01-01T00:00:00Z">
        <w:r>
          <w:delText xml:space="preserve"> </w:delText>
        </w:r>
      </w:del>
      <m:oMath>
        <m:r>
          <m:t>k</m:t>
        </m:r>
      </m:oMath>
      <w:del w:id="3223" w:author="PR Preview" w:date="2026-01-01T00:00:00Z">
        <w:r>
          <w:delText xml:space="preserve"> </w:delText>
        </w:r>
      </w:del>
      <w:del w:id="3224" w:author="PR Preview" w:date="2026-01-01T00:00:00Z">
        <w:r>
          <w:delText xml:space="preserve">nonempty, disjoint subsets</w:delText>
        </w:r>
      </w:del>
      <w:del w:id="322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226" w:author="PR Preview" w:date="2026-01-01T00:00:00Z">
        <w:r>
          <w:delText xml:space="preserve">:</w:delText>
        </w:r>
      </w:del>
    </w:p>
    <w:p>
      <w:pPr>
        <w:pStyle w:val="BodyText"/>
      </w:pPr>
      <w:bookmarkStart w:id="2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del w:id="3227" w:author="PR Preview" w:date="2026-01-01T00:00:00Z">
        <w:r>
          <w:rPr>
            <w:i/>
            <w:iCs/>
          </w:rPr>
          <w:delText xml:space="preserve">Remark 19</w:delText>
        </w:r>
      </w:del>
      <w:del w:id="3228" w:author="PR Preview" w:date="2026-01-01T00:00:00Z">
        <w:r>
          <w:delText xml:space="preserve"> (Source: Folds). </w:delText>
        </w:r>
      </w:del>
      <w:del w:id="3229" w:author="PR Preview" w:date="2026-01-01T00:00:00Z">
        <w:r>
          <w:delText xml:space="preserve">James et al. [5, Sec. 5.1.3]</w:delText>
        </w:r>
      </w:del>
      <w:del w:id="3230" w:author="PR Preview" w:date="2026-01-01T00:00:00Z">
        <w:r>
          <w:delText xml:space="preserve"> </w:delText>
        </w:r>
      </w:del>
      <w:del w:id="3231" w:author="PR Preview" w:date="2026-01-01T00:00:00Z">
        <w:r>
          <w:delText xml:space="preserve">and</w:delText>
        </w:r>
      </w:del>
      <w:del w:id="3232" w:author="PR Preview" w:date="2026-01-01T00:00:00Z">
        <w:r>
          <w:delText xml:space="preserve"> </w:delText>
        </w:r>
      </w:del>
      <w:del w:id="3233" w:author="PR Preview" w:date="2026-01-01T00:00:00Z">
        <w:r>
          <w:delText xml:space="preserve">Hastie et al. [3, Sec. 7.10.1]</w:delText>
        </w:r>
      </w:del>
      <w:del w:id="3234" w:author="PR Preview" w:date="2026-01-01T00:00:00Z">
        <w:r>
          <w:delText xml:space="preserve">,</w:delText>
        </w:r>
      </w:del>
      <w:del w:id="3235" w:author="PR Preview" w:date="2026-01-01T00:00:00Z">
        <w:r>
          <w:delText xml:space="preserve"> </w:delText>
        </w:r>
      </w:del>
      <w:del w:id="3236" w:author="PR Preview" w:date="2026-01-01T00:00:00Z">
        <w:r>
          <w:delText xml:space="preserve">who split the data into</w:delText>
        </w:r>
      </w:del>
      <w:del w:id="3237" w:author="PR Preview" w:date="2026-01-01T00:00:00Z">
        <w:r>
          <w:delText xml:space="preserve"> </w:delText>
        </w:r>
      </w:del>
      <m:oMath>
        <m:r>
          <m:t>k</m:t>
        </m:r>
      </m:oMath>
      <w:del w:id="3238" w:author="PR Preview" w:date="2026-01-01T00:00:00Z">
        <w:r>
          <w:delText xml:space="preserve"> </w:delText>
        </w:r>
      </w:del>
      <w:del w:id="3239" w:author="PR Preview" w:date="2026-01-01T00:00:00Z">
        <w:r>
          <w:delText xml:space="preserve">roughly equal-sized parts.</w:delText>
        </w:r>
      </w:del>
    </w:p>
    <w:p>
      <w:pPr>
        <w:pStyle w:val="BodyText"/>
      </w:pPr>
      <w:del w:id="3240" w:author="PR Preview" w:date="2026-01-01T00:00:00Z">
        <w:r>
          <w:rPr>
            <w:b/>
            <w:bCs/>
          </w:rPr>
          <w:delText xml:space="preserve">Definition 47 (Fold size)</w:delText>
        </w:r>
      </w:del>
      <w:del w:id="3241" w:author="PR Preview" w:date="2026-01-01T00:00:00Z">
        <w:r>
          <w:delText xml:space="preserve"> </w:delText>
        </w:r>
      </w:del>
      <w:del w:id="3242" w:author="PR Preview" w:date="2026-01-01T00:00:00Z">
        <w:r>
          <w:delText xml:space="preserve">The</w:delText>
        </w:r>
      </w:del>
      <w:del w:id="3243" w:author="PR Preview" w:date="2026-01-01T00:00:00Z">
        <w:r>
          <w:delText xml:space="preserve"> </w:delText>
        </w:r>
      </w:del>
      <w:del w:id="3244" w:author="PR Preview" w:date="2026-01-01T00:00:00Z">
        <w:r>
          <w:rPr>
            <w:b/>
            <w:bCs/>
          </w:rPr>
          <w:delText xml:space="preserve">size</w:delText>
        </w:r>
      </w:del>
      <w:del w:id="3245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3246" w:author="PR Preview" w:date="2026-01-01T00:00:00Z">
        <w:r>
          <w:delText xml:space="preserve"> </w:delText>
        </w:r>
      </w:del>
      <w:del w:id="3247" w:author="PR Preview" w:date="2026-01-01T00:00:00Z">
        <w:r>
          <w:delText xml:space="preserve">of</w:delText>
        </w:r>
      </w:del>
      <w:del w:id="3248" w:author="PR Preview" w:date="2026-01-01T00:00:00Z">
        <w:r>
          <w:delText xml:space="preserve"> </w:delText>
        </w:r>
      </w:del>
      <w:hyperlink w:anchor="def-folds">
        <w:del w:id="324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25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251" w:author="PR Preview" w:date="2026-01-01T00:00:00Z">
        <w:r>
          <w:delText xml:space="preserve"> </w:delText>
        </w:r>
      </w:del>
      <w:del w:id="3252" w:author="PR Preview" w:date="2026-01-01T00:00:00Z">
        <w:r>
          <w:delText xml:space="preserve">is the number of observations it contains:</w:delText>
        </w:r>
      </w:del>
    </w:p>
    <w:p>
      <w:pPr>
        <w:pStyle w:val="BodyText"/>
      </w:pPr>
      <w:bookmarkStart w:id="23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6"/>
    </w:p>
    <w:p>
      <w:pPr>
        <w:pStyle w:val="FirstParagraph"/>
      </w:pPr>
      <w:del w:id="3253" w:author="PR Preview" w:date="2026-01-01T00:00:00Z">
        <w:r>
          <w:rPr>
            <w:b/>
            <w:bCs/>
          </w:rPr>
          <w:delText xml:space="preserve">Definition 48 (Fold assignment)</w:delText>
        </w:r>
      </w:del>
      <w:del w:id="3254" w:author="PR Preview" w:date="2026-01-01T00:00:00Z">
        <w:r>
          <w:delText xml:space="preserve"> </w:delText>
        </w:r>
      </w:del>
      <w:del w:id="3255" w:author="PR Preview" w:date="2026-01-01T00:00:00Z">
        <w:r>
          <w:delText xml:space="preserve">Given</w:delText>
        </w:r>
      </w:del>
      <w:del w:id="3256" w:author="PR Preview" w:date="2026-01-01T00:00:00Z">
        <w:r>
          <w:delText xml:space="preserve"> </w:delText>
        </w:r>
      </w:del>
      <w:hyperlink w:anchor="def-folds">
        <w:del w:id="3257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325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259" w:author="PR Preview" w:date="2026-01-01T00:00:00Z">
        <w:r>
          <w:delText xml:space="preserve">,</w:delText>
        </w:r>
      </w:del>
      <w:del w:id="3260" w:author="PR Preview" w:date="2026-01-01T00:00:00Z">
        <w:r>
          <w:delText xml:space="preserve"> </w:delText>
        </w:r>
      </w:del>
      <w:del w:id="3261" w:author="PR Preview" w:date="2026-01-01T00:00:00Z">
        <w:r>
          <w:delText xml:space="preserve">the</w:delText>
        </w:r>
      </w:del>
      <w:del w:id="3262" w:author="PR Preview" w:date="2026-01-01T00:00:00Z">
        <w:r>
          <w:delText xml:space="preserve"> </w:delText>
        </w:r>
      </w:del>
      <w:del w:id="3263" w:author="PR Preview" w:date="2026-01-01T00:00:00Z">
        <w:r>
          <w:rPr>
            <w:b/>
            <w:bCs/>
          </w:rPr>
          <w:delText xml:space="preserve">fold assignment</w:delText>
        </w:r>
      </w:del>
      <w:del w:id="3264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265" w:author="PR Preview" w:date="2026-01-01T00:00:00Z">
        <w:r>
          <w:delText xml:space="preserve"> </w:delText>
        </w:r>
      </w:del>
      <w:del w:id="3266" w:author="PR Preview" w:date="2026-01-01T00:00:00Z">
        <w:r>
          <w:delText xml:space="preserve">of observation</w:delText>
        </w:r>
      </w:del>
      <w:del w:id="3267" w:author="PR Preview" w:date="2026-01-01T00:00:00Z">
        <w:r>
          <w:delText xml:space="preserve"> </w:delText>
        </w:r>
      </w:del>
      <m:oMath>
        <m:r>
          <m:t>i</m:t>
        </m:r>
      </m:oMath>
      <w:del w:id="3268" w:author="PR Preview" w:date="2026-01-01T00:00:00Z">
        <w:r>
          <w:delText xml:space="preserve"> </w:delText>
        </w:r>
      </w:del>
      <w:del w:id="3269" w:author="PR Preview" w:date="2026-01-01T00:00:00Z">
        <w:r>
          <w:delText xml:space="preserve">is the index of the fold that contains it:</w:delText>
        </w:r>
      </w:del>
    </w:p>
    <w:p>
      <w:pPr>
        <w:pStyle w:val="BodyText"/>
      </w:pPr>
      <w:bookmarkStart w:id="23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8"/>
    </w:p>
    <w:p>
      <w:pPr>
        <w:pStyle w:val="FirstParagraph"/>
      </w:pPr>
      <w:del w:id="3270" w:author="PR Preview" w:date="2026-01-01T00:00:00Z">
        <w:r>
          <w:rPr>
            <w:i/>
            <w:iCs/>
          </w:rPr>
          <w:delText xml:space="preserve">Remark 20</w:delText>
        </w:r>
      </w:del>
      <w:del w:id="3271" w:author="PR Preview" w:date="2026-01-01T00:00:00Z">
        <w:r>
          <w:delText xml:space="preserve"> (Source: Fold assignment). </w:delText>
        </w:r>
      </w:del>
      <w:del w:id="3272" w:author="PR Preview" w:date="2026-01-01T00:00:00Z">
        <w:r>
          <w:delText xml:space="preserve">The fold-assignment function</w:delText>
        </w:r>
      </w:del>
      <w:del w:id="3273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274" w:author="PR Preview" w:date="2026-01-01T00:00:00Z">
        <w:r>
          <w:delText xml:space="preserve"> </w:delText>
        </w:r>
      </w:del>
      <w:del w:id="3275" w:author="PR Preview" w:date="2026-01-01T00:00:00Z">
        <w:r>
          <w:delText xml:space="preserve">follows</w:delText>
        </w:r>
      </w:del>
      <w:del w:id="3276" w:author="PR Preview" w:date="2026-01-01T00:00:00Z">
        <w:r>
          <w:delText xml:space="preserve"> </w:delText>
        </w:r>
      </w:del>
      <w:del w:id="3277" w:author="PR Preview" w:date="2026-01-01T00:00:00Z">
        <w:r>
          <w:delText xml:space="preserve">Hastie et al. [3, Sec. 7.10.1]</w:delText>
        </w:r>
      </w:del>
      <w:del w:id="3278" w:author="PR Preview" w:date="2026-01-01T00:00:00Z">
        <w:r>
          <w:delText xml:space="preserve">.</w:delText>
        </w:r>
      </w:del>
    </w:p>
    <w:p>
      <w:pPr>
        <w:pStyle w:val="BodyText"/>
      </w:pPr>
      <w:del w:id="3279" w:author="PR Preview" w:date="2026-01-01T00:00:00Z">
        <w:r>
          <w:rPr>
            <w:b/>
            <w:bCs/>
          </w:rPr>
          <w:delText xml:space="preserve">Definition 49 (Fold-out rule)</w:delText>
        </w:r>
      </w:del>
      <w:del w:id="3280" w:author="PR Preview" w:date="2026-01-01T00:00:00Z">
        <w:r>
          <w:delText xml:space="preserve"> </w:delText>
        </w:r>
      </w:del>
      <w:del w:id="3281" w:author="PR Preview" w:date="2026-01-01T00:00:00Z">
        <w:r>
          <w:delText xml:space="preserve">For</w:delText>
        </w:r>
      </w:del>
      <w:del w:id="3282" w:author="PR Preview" w:date="2026-01-01T00:00:00Z">
        <w:r>
          <w:delText xml:space="preserve"> </w:delText>
        </w:r>
      </w:del>
      <w:hyperlink w:anchor="def-folds">
        <w:del w:id="3283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28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285" w:author="PR Preview" w:date="2026-01-01T00:00:00Z">
        <w:r>
          <w:delText xml:space="preserve">,</w:delText>
        </w:r>
      </w:del>
      <w:del w:id="3286" w:author="PR Preview" w:date="2026-01-01T00:00:00Z">
        <w:r>
          <w:delText xml:space="preserve"> </w:delText>
        </w:r>
      </w:del>
      <w:del w:id="3287" w:author="PR Preview" w:date="2026-01-01T00:00:00Z">
        <w:r>
          <w:delText xml:space="preserve">the</w:delText>
        </w:r>
      </w:del>
      <w:del w:id="3288" w:author="PR Preview" w:date="2026-01-01T00:00:00Z">
        <w:r>
          <w:delText xml:space="preserve"> </w:delText>
        </w:r>
      </w:del>
      <w:del w:id="3289" w:author="PR Preview" w:date="2026-01-01T00:00:00Z">
        <w:r>
          <w:rPr>
            <w:b/>
            <w:bCs/>
          </w:rPr>
          <w:delText xml:space="preserve">fold-out rule</w:delText>
        </w:r>
      </w:del>
      <w:del w:id="3290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3291" w:author="PR Preview" w:date="2026-01-01T00:00:00Z">
        <w:r>
          <w:delText xml:space="preserve"> </w:delText>
        </w:r>
      </w:del>
      <w:del w:id="3292" w:author="PR Preview" w:date="2026-01-01T00:00:00Z">
        <w:r>
          <w:delText xml:space="preserve">is the</w:delText>
        </w:r>
      </w:del>
      <w:del w:id="3293" w:author="PR Preview" w:date="2026-01-01T00:00:00Z">
        <w:r>
          <w:delText xml:space="preserve"> </w:delText>
        </w:r>
      </w:del>
      <w:hyperlink w:anchor="def-prediction-rule">
        <w:del w:id="3294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295" w:author="PR Preview" w:date="2026-01-01T00:00:00Z">
        <w:r>
          <w:delText xml:space="preserve"> </w:delText>
        </w:r>
      </w:del>
      <w:del w:id="3296" w:author="PR Preview" w:date="2026-01-01T00:00:00Z">
        <w:r>
          <w:delText xml:space="preserve">that a</w:delText>
        </w:r>
      </w:del>
      <w:del w:id="3297" w:author="PR Preview" w:date="2026-01-01T00:00:00Z">
        <w:r>
          <w:delText xml:space="preserve"> </w:delText>
        </w:r>
      </w:del>
      <w:hyperlink w:anchor="def-fitting-procedure">
        <w:del w:id="3298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3299" w:author="PR Preview" w:date="2026-01-01T00:00:00Z">
        <w:r>
          <w:delText xml:space="preserve"> </w:delText>
        </w:r>
      </w:del>
      <m:oMath>
        <m:r>
          <m:t>g</m:t>
        </m:r>
      </m:oMath>
      <w:del w:id="3300" w:author="PR Preview" w:date="2026-01-01T00:00:00Z">
        <w:r>
          <w:delText xml:space="preserve"> </w:delText>
        </w:r>
      </w:del>
      <w:del w:id="3301" w:author="PR Preview" w:date="2026-01-01T00:00:00Z">
        <w:r>
          <w:delText xml:space="preserve">produces</w:delText>
        </w:r>
      </w:del>
      <w:del w:id="3302" w:author="PR Preview" w:date="2026-01-01T00:00:00Z">
        <w:r>
          <w:delText xml:space="preserve"> </w:delText>
        </w:r>
      </w:del>
      <w:del w:id="3303" w:author="PR Preview" w:date="2026-01-01T00:00:00Z">
        <w:r>
          <w:delText xml:space="preserve">from the observations outside that fold:</w:delText>
        </w:r>
      </w:del>
    </w:p>
    <w:p>
      <w:pPr>
        <w:pStyle w:val="BodyText"/>
      </w:pPr>
      <w:bookmarkStart w:id="24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1"/>
    </w:p>
    <w:p>
      <w:pPr>
        <w:pStyle w:val="FirstParagraph"/>
      </w:pPr>
      <w:del w:id="3304" w:author="PR Preview" w:date="2026-01-01T00:00:00Z">
        <w:r>
          <w:rPr>
            <w:i/>
            <w:iCs/>
          </w:rPr>
          <w:delText xml:space="preserve">Remark 21</w:delText>
        </w:r>
      </w:del>
      <w:del w:id="3305" w:author="PR Preview" w:date="2026-01-01T00:00:00Z">
        <w:r>
          <w:delText xml:space="preserve"> (Source: Fold-out rule). </w:delText>
        </w:r>
      </w:del>
      <w:del w:id="3306" w:author="PR Preview" w:date="2026-01-01T00:00:00Z">
        <w:r>
          <w:delText xml:space="preserve">Hastie et al. [3, Sec. 7.10.1]</w:delText>
        </w:r>
      </w:del>
      <w:del w:id="3307" w:author="PR Preview" w:date="2026-01-01T00:00:00Z">
        <w:r>
          <w:delText xml:space="preserve">,</w:delText>
        </w:r>
      </w:del>
      <w:del w:id="3308" w:author="PR Preview" w:date="2026-01-01T00:00:00Z">
        <w:r>
          <w:delText xml:space="preserve"> </w:delText>
        </w:r>
      </w:del>
      <w:del w:id="3309" w:author="PR Preview" w:date="2026-01-01T00:00:00Z">
        <w:r>
          <w:delText xml:space="preserve">who write the fitted function with the</w:delText>
        </w:r>
      </w:del>
      <w:del w:id="3310" w:author="PR Preview" w:date="2026-01-01T00:00:00Z">
        <w:r>
          <w:delText xml:space="preserve"> </w:delText>
        </w:r>
      </w:del>
      <m:oMath>
        <m:r>
          <m:t>k</m:t>
        </m:r>
      </m:oMath>
      <w:del w:id="3311" w:author="PR Preview" w:date="2026-01-01T00:00:00Z">
        <w:r>
          <w:delText xml:space="preserve">th part of the data removed as</w:delText>
        </w:r>
      </w:del>
      <w:del w:id="331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del w:id="3313" w:author="PR Preview" w:date="2026-01-01T00:00:00Z">
        <w:r>
          <w:delText xml:space="preserve">.</w:delText>
        </w:r>
      </w:del>
    </w:p>
    <w:p>
      <w:pPr>
        <w:pStyle w:val="BodyText"/>
      </w:pPr>
      <w:del w:id="3314" w:author="PR Preview" w:date="2026-01-01T00:00:00Z">
        <w:r>
          <w:rPr>
            <w:b/>
            <w:bCs/>
          </w:rPr>
          <w:delText xml:space="preserve">Definition 50 (</w:delText>
        </w:r>
      </w:del>
      <m:oMath>
        <m:r>
          <m:t>k</m:t>
        </m:r>
      </m:oMath>
      <w:del w:id="3315" w:author="PR Preview" w:date="2026-01-01T00:00:00Z">
        <w:r>
          <w:rPr>
            <w:b/>
            <w:bCs/>
          </w:rPr>
          <w:delText xml:space="preserve">-fold cross-validation)</w:delText>
        </w:r>
      </w:del>
      <w:del w:id="3316" w:author="PR Preview" w:date="2026-01-01T00:00:00Z">
        <w:r>
          <w:delText xml:space="preserve"> </w:delText>
        </w:r>
      </w:del>
      <w:del w:id="3317" w:author="PR Preview" w:date="2026-01-01T00:00:00Z">
        <w:r>
          <w:delText xml:space="preserve">In</w:delText>
        </w:r>
      </w:del>
      <w:del w:id="3318" w:author="PR Preview" w:date="2026-01-01T00:00:00Z">
        <w:r>
          <w:delText xml:space="preserve"> </w:delText>
        </w:r>
      </w:del>
      <m:oMath>
        <m:r>
          <m:t>k</m:t>
        </m:r>
      </m:oMath>
      <w:del w:id="3319" w:author="PR Preview" w:date="2026-01-01T00:00:00Z">
        <w:r>
          <w:rPr>
            <w:b/>
            <w:bCs/>
          </w:rPr>
          <w:delText xml:space="preserve">-fold cross-validation</w:delText>
        </w:r>
      </w:del>
      <w:del w:id="3320" w:author="PR Preview" w:date="2026-01-01T00:00:00Z">
        <w:r>
          <w:delText xml:space="preserve">:</w:delText>
        </w:r>
      </w:del>
    </w:p>
    <w:p>
      <w:pPr>
        <w:pStyle w:val="FirstParagraph"/>
      </w:pPr>
      <w:ins w:id="3321" w:author="PR Preview" w:date="2026-01-01T00:00:00Z">
        <w:r>
          <w:rPr>
            <w:b/>
            <w:bCs/>
          </w:rPr>
          <w:t xml:space="preserve">Definition 45 (Folds)</w:t>
        </w:r>
      </w:ins>
      <w:ins w:id="3322" w:author="PR Preview" w:date="2026-01-01T00:00:00Z">
        <w:r>
          <w:t xml:space="preserve"> </w:t>
        </w:r>
      </w:ins>
      <w:ins w:id="3323" w:author="PR Preview" w:date="2026-01-01T00:00:00Z">
        <w:r>
          <w:t xml:space="preserve">A division of a</w:t>
        </w:r>
      </w:ins>
      <w:ins w:id="3324" w:author="PR Preview" w:date="2026-01-01T00:00:00Z">
        <w:r>
          <w:t xml:space="preserve"> </w:t>
        </w:r>
      </w:ins>
      <w:hyperlink w:anchor="def-training-set">
        <w:ins w:id="3325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32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327" w:author="PR Preview" w:date="2026-01-01T00:00:00Z">
        <w:r>
          <w:t xml:space="preserve">,</w:t>
        </w:r>
      </w:ins>
      <w:ins w:id="3328" w:author="PR Preview" w:date="2026-01-01T00:00:00Z">
        <w:r>
          <w:t xml:space="preserve"> </w:t>
        </w:r>
      </w:ins>
      <w:ins w:id="3329" w:author="PR Preview" w:date="2026-01-01T00:00:00Z">
        <w:r>
          <w:t xml:space="preserve">indexed by</w:t>
        </w:r>
      </w:ins>
      <w:ins w:id="3330" w:author="PR Preview" w:date="2026-01-01T00:00:00Z">
        <w:r>
          <w:t xml:space="preserve"> </w:t>
        </w:r>
      </w:ins>
      <m:oMath>
        <m:r>
          <m:t>I</m:t>
        </m:r>
      </m:oMath>
      <w:ins w:id="3331" w:author="PR Preview" w:date="2026-01-01T00:00:00Z">
        <w:r>
          <w:t xml:space="preserve">, into</w:t>
        </w:r>
      </w:ins>
      <w:ins w:id="3332" w:author="PR Preview" w:date="2026-01-01T00:00:00Z">
        <w:r>
          <w:t xml:space="preserve"> </w:t>
        </w:r>
      </w:ins>
      <m:oMath>
        <m:r>
          <m:t>k</m:t>
        </m:r>
      </m:oMath>
      <w:ins w:id="3333" w:author="PR Preview" w:date="2026-01-01T00:00:00Z">
        <w:r>
          <w:t xml:space="preserve"> </w:t>
        </w:r>
      </w:ins>
      <w:ins w:id="3334" w:author="PR Preview" w:date="2026-01-01T00:00:00Z">
        <w:r>
          <w:rPr>
            <w:b/>
            <w:bCs/>
          </w:rPr>
          <w:t xml:space="preserve">folds</w:t>
        </w:r>
      </w:ins>
      <w:ins w:id="3335" w:author="PR Preview" w:date="2026-01-01T00:00:00Z">
        <w:r>
          <w:t xml:space="preserve"> </w:t>
        </w:r>
      </w:ins>
      <w:ins w:id="3336" w:author="PR Preview" w:date="2026-01-01T00:00:00Z">
        <w:r>
          <w:t xml:space="preserve">is a partition of</w:t>
        </w:r>
      </w:ins>
      <w:ins w:id="3337" w:author="PR Preview" w:date="2026-01-01T00:00:00Z">
        <w:r>
          <w:t xml:space="preserve"> </w:t>
        </w:r>
      </w:ins>
      <m:oMath>
        <m:r>
          <m:t>I</m:t>
        </m:r>
      </m:oMath>
      <w:ins w:id="3338" w:author="PR Preview" w:date="2026-01-01T00:00:00Z">
        <w:r>
          <w:t xml:space="preserve"> </w:t>
        </w:r>
      </w:ins>
      <w:ins w:id="3339" w:author="PR Preview" w:date="2026-01-01T00:00:00Z">
        <w:r>
          <w:t xml:space="preserve">into</w:t>
        </w:r>
      </w:ins>
      <w:ins w:id="3340" w:author="PR Preview" w:date="2026-01-01T00:00:00Z">
        <w:r>
          <w:t xml:space="preserve"> </w:t>
        </w:r>
      </w:ins>
      <m:oMath>
        <m:r>
          <m:t>k</m:t>
        </m:r>
      </m:oMath>
      <w:ins w:id="3341" w:author="PR Preview" w:date="2026-01-01T00:00:00Z">
        <w:r>
          <w:t xml:space="preserve"> </w:t>
        </w:r>
      </w:ins>
      <w:ins w:id="3342" w:author="PR Preview" w:date="2026-01-01T00:00:00Z">
        <w:r>
          <w:t xml:space="preserve">nonempty, disjoint subsets</w:t>
        </w:r>
      </w:ins>
      <w:ins w:id="334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344" w:author="PR Preview" w:date="2026-01-01T00:00:00Z">
        <w:r>
          <w:t xml:space="preserve">:</w:t>
        </w:r>
      </w:ins>
    </w:p>
    <w:p>
      <w:pPr>
        <w:pStyle w:val="BodyText"/>
      </w:pPr>
      <w:bookmarkStart w:id="23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s"/>
    <w:p>
      <w:pPr>
        <w:pStyle w:val="FirstParagraph"/>
      </w:pPr>
      <w:ins w:id="3345" w:author="PR Preview" w:date="2026-01-01T00:00:00Z">
        <w:r>
          <w:rPr>
            <w:i/>
            <w:iCs/>
          </w:rPr>
          <w:t xml:space="preserve">Remark 20</w:t>
        </w:r>
      </w:ins>
      <w:ins w:id="3346" w:author="PR Preview" w:date="2026-01-01T00:00:00Z">
        <w:r>
          <w:t xml:space="preserve"> (Source: Folds). </w:t>
        </w:r>
      </w:ins>
      <w:ins w:id="3347" w:author="PR Preview" w:date="2026-01-01T00:00:00Z">
        <w:r>
          <w:t xml:space="preserve">James et al. [5, Sec. 5.1.3]</w:t>
        </w:r>
      </w:ins>
      <w:ins w:id="3348" w:author="PR Preview" w:date="2026-01-01T00:00:00Z">
        <w:r>
          <w:t xml:space="preserve"> </w:t>
        </w:r>
      </w:ins>
      <w:ins w:id="3349" w:author="PR Preview" w:date="2026-01-01T00:00:00Z">
        <w:r>
          <w:t xml:space="preserve">and</w:t>
        </w:r>
      </w:ins>
      <w:ins w:id="3350" w:author="PR Preview" w:date="2026-01-01T00:00:00Z">
        <w:r>
          <w:t xml:space="preserve"> </w:t>
        </w:r>
      </w:ins>
      <w:ins w:id="3351" w:author="PR Preview" w:date="2026-01-01T00:00:00Z">
        <w:r>
          <w:t xml:space="preserve">Hastie et al. [3, Sec. 7.10.1]</w:t>
        </w:r>
      </w:ins>
      <w:ins w:id="3352" w:author="PR Preview" w:date="2026-01-01T00:00:00Z">
        <w:r>
          <w:t xml:space="preserve">,</w:t>
        </w:r>
      </w:ins>
      <w:ins w:id="3353" w:author="PR Preview" w:date="2026-01-01T00:00:00Z">
        <w:r>
          <w:t xml:space="preserve"> </w:t>
        </w:r>
      </w:ins>
      <w:ins w:id="3354" w:author="PR Preview" w:date="2026-01-01T00:00:00Z">
        <w:r>
          <w:t xml:space="preserve">who split the data into</w:t>
        </w:r>
      </w:ins>
      <w:ins w:id="3355" w:author="PR Preview" w:date="2026-01-01T00:00:00Z">
        <w:r>
          <w:t xml:space="preserve"> </w:t>
        </w:r>
      </w:ins>
      <m:oMath>
        <m:r>
          <m:t>k</m:t>
        </m:r>
      </m:oMath>
      <w:ins w:id="3356" w:author="PR Preview" w:date="2026-01-01T00:00:00Z">
        <w:r>
          <w:t xml:space="preserve"> </w:t>
        </w:r>
      </w:ins>
      <w:ins w:id="3357" w:author="PR Preview" w:date="2026-01-01T00:00:00Z">
        <w:r>
          <w:t xml:space="preserve">roughly equal-sized parts.</w:t>
        </w:r>
      </w:ins>
    </w:p>
    <w:bookmarkEnd w:id="236"/>
    <w:bookmarkStart w:id="238" w:name="def-fold-size"/>
    <w:p>
      <w:pPr>
        <w:pStyle w:val="BodyText"/>
      </w:pPr>
      <w:ins w:id="3358" w:author="PR Preview" w:date="2026-01-01T00:00:00Z">
        <w:r>
          <w:rPr>
            <w:b/>
            <w:bCs/>
          </w:rPr>
          <w:t xml:space="preserve">Definition 46 (Fold size)</w:t>
        </w:r>
      </w:ins>
      <w:ins w:id="3359" w:author="PR Preview" w:date="2026-01-01T00:00:00Z">
        <w:r>
          <w:t xml:space="preserve"> </w:t>
        </w:r>
      </w:ins>
      <w:ins w:id="3360" w:author="PR Preview" w:date="2026-01-01T00:00:00Z">
        <w:r>
          <w:t xml:space="preserve">The</w:t>
        </w:r>
      </w:ins>
      <w:ins w:id="3361" w:author="PR Preview" w:date="2026-01-01T00:00:00Z">
        <w:r>
          <w:t xml:space="preserve"> </w:t>
        </w:r>
      </w:ins>
      <w:ins w:id="3362" w:author="PR Preview" w:date="2026-01-01T00:00:00Z">
        <w:r>
          <w:rPr>
            <w:b/>
            <w:bCs/>
          </w:rPr>
          <w:t xml:space="preserve">size</w:t>
        </w:r>
      </w:ins>
      <w:ins w:id="3363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3364" w:author="PR Preview" w:date="2026-01-01T00:00:00Z">
        <w:r>
          <w:t xml:space="preserve"> </w:t>
        </w:r>
      </w:ins>
      <w:ins w:id="3365" w:author="PR Preview" w:date="2026-01-01T00:00:00Z">
        <w:r>
          <w:t xml:space="preserve">of</w:t>
        </w:r>
      </w:ins>
      <w:ins w:id="3366" w:author="PR Preview" w:date="2026-01-01T00:00:00Z">
        <w:r>
          <w:t xml:space="preserve"> </w:t>
        </w:r>
      </w:ins>
      <w:hyperlink w:anchor="def-folds">
        <w:ins w:id="3367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36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369" w:author="PR Preview" w:date="2026-01-01T00:00:00Z">
        <w:r>
          <w:t xml:space="preserve"> </w:t>
        </w:r>
      </w:ins>
      <w:ins w:id="3370" w:author="PR Preview" w:date="2026-01-01T00:00:00Z">
        <w:r>
          <w:t xml:space="preserve">is the number of observations it contains:</w:t>
        </w:r>
      </w:ins>
    </w:p>
    <w:p>
      <w:pPr>
        <w:pStyle w:val="BodyText"/>
      </w:pPr>
      <w:bookmarkStart w:id="2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40" w:name="def-fold-assignment"/>
    <w:p>
      <w:pPr>
        <w:pStyle w:val="FirstParagraph"/>
      </w:pPr>
      <w:ins w:id="3371" w:author="PR Preview" w:date="2026-01-01T00:00:00Z">
        <w:r>
          <w:rPr>
            <w:b/>
            <w:bCs/>
          </w:rPr>
          <w:t xml:space="preserve">Definition 47 (Fold assignment)</w:t>
        </w:r>
      </w:ins>
      <w:ins w:id="3372" w:author="PR Preview" w:date="2026-01-01T00:00:00Z">
        <w:r>
          <w:t xml:space="preserve"> </w:t>
        </w:r>
      </w:ins>
      <w:ins w:id="3373" w:author="PR Preview" w:date="2026-01-01T00:00:00Z">
        <w:r>
          <w:t xml:space="preserve">Given</w:t>
        </w:r>
      </w:ins>
      <w:ins w:id="3374" w:author="PR Preview" w:date="2026-01-01T00:00:00Z">
        <w:r>
          <w:t xml:space="preserve"> </w:t>
        </w:r>
      </w:ins>
      <w:hyperlink w:anchor="def-folds">
        <w:ins w:id="3375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337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377" w:author="PR Preview" w:date="2026-01-01T00:00:00Z">
        <w:r>
          <w:t xml:space="preserve">,</w:t>
        </w:r>
      </w:ins>
      <w:ins w:id="3378" w:author="PR Preview" w:date="2026-01-01T00:00:00Z">
        <w:r>
          <w:t xml:space="preserve"> </w:t>
        </w:r>
      </w:ins>
      <w:ins w:id="3379" w:author="PR Preview" w:date="2026-01-01T00:00:00Z">
        <w:r>
          <w:t xml:space="preserve">the</w:t>
        </w:r>
      </w:ins>
      <w:ins w:id="3380" w:author="PR Preview" w:date="2026-01-01T00:00:00Z">
        <w:r>
          <w:t xml:space="preserve"> </w:t>
        </w:r>
      </w:ins>
      <w:ins w:id="3381" w:author="PR Preview" w:date="2026-01-01T00:00:00Z">
        <w:r>
          <w:rPr>
            <w:b/>
            <w:bCs/>
          </w:rPr>
          <w:t xml:space="preserve">fold assignment</w:t>
        </w:r>
      </w:ins>
      <w:ins w:id="3382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383" w:author="PR Preview" w:date="2026-01-01T00:00:00Z">
        <w:r>
          <w:t xml:space="preserve"> </w:t>
        </w:r>
      </w:ins>
      <w:ins w:id="3384" w:author="PR Preview" w:date="2026-01-01T00:00:00Z">
        <w:r>
          <w:t xml:space="preserve">of observation</w:t>
        </w:r>
      </w:ins>
      <w:ins w:id="3385" w:author="PR Preview" w:date="2026-01-01T00:00:00Z">
        <w:r>
          <w:t xml:space="preserve"> </w:t>
        </w:r>
      </w:ins>
      <m:oMath>
        <m:r>
          <m:t>i</m:t>
        </m:r>
      </m:oMath>
      <w:ins w:id="3386" w:author="PR Preview" w:date="2026-01-01T00:00:00Z">
        <w:r>
          <w:t xml:space="preserve"> </w:t>
        </w:r>
      </w:ins>
      <w:ins w:id="3387" w:author="PR Preview" w:date="2026-01-01T00:00:00Z">
        <w:r>
          <w:t xml:space="preserve">is the index of the fold that contains it:</w:t>
        </w:r>
      </w:ins>
    </w:p>
    <w:p>
      <w:pPr>
        <w:pStyle w:val="BodyText"/>
      </w:pPr>
      <w:bookmarkStart w:id="2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9"/>
    </w:p>
    <w:bookmarkEnd w:id="240"/>
    <w:bookmarkStart w:id="241" w:name="rem-source-fold-assignment"/>
    <w:p>
      <w:pPr>
        <w:pStyle w:val="FirstParagraph"/>
      </w:pPr>
      <w:ins w:id="3388" w:author="PR Preview" w:date="2026-01-01T00:00:00Z">
        <w:r>
          <w:rPr>
            <w:i/>
            <w:iCs/>
          </w:rPr>
          <w:t xml:space="preserve">Remark 21</w:t>
        </w:r>
      </w:ins>
      <w:ins w:id="3389" w:author="PR Preview" w:date="2026-01-01T00:00:00Z">
        <w:r>
          <w:t xml:space="preserve"> (Source: Fold assignment). </w:t>
        </w:r>
      </w:ins>
      <w:ins w:id="3390" w:author="PR Preview" w:date="2026-01-01T00:00:00Z">
        <w:r>
          <w:t xml:space="preserve">The fold-assignment function</w:t>
        </w:r>
      </w:ins>
      <w:ins w:id="3391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392" w:author="PR Preview" w:date="2026-01-01T00:00:00Z">
        <w:r>
          <w:t xml:space="preserve"> </w:t>
        </w:r>
      </w:ins>
      <w:ins w:id="3393" w:author="PR Preview" w:date="2026-01-01T00:00:00Z">
        <w:r>
          <w:t xml:space="preserve">follows</w:t>
        </w:r>
      </w:ins>
      <w:ins w:id="3394" w:author="PR Preview" w:date="2026-01-01T00:00:00Z">
        <w:r>
          <w:t xml:space="preserve"> </w:t>
        </w:r>
      </w:ins>
      <w:ins w:id="3395" w:author="PR Preview" w:date="2026-01-01T00:00:00Z">
        <w:r>
          <w:t xml:space="preserve">Hastie et al. [3, Sec. 7.10.1]</w:t>
        </w:r>
      </w:ins>
      <w:ins w:id="3396" w:author="PR Preview" w:date="2026-01-01T00:00:00Z">
        <w:r>
          <w:t xml:space="preserve">.</w:t>
        </w:r>
      </w:ins>
    </w:p>
    <w:bookmarkEnd w:id="241"/>
    <w:bookmarkStart w:id="243" w:name="def-fold-out-rule"/>
    <w:p>
      <w:pPr>
        <w:pStyle w:val="BodyText"/>
      </w:pPr>
      <w:ins w:id="3397" w:author="PR Preview" w:date="2026-01-01T00:00:00Z">
        <w:r>
          <w:rPr>
            <w:b/>
            <w:bCs/>
          </w:rPr>
          <w:t xml:space="preserve">Definition 48 (Fold-out rule)</w:t>
        </w:r>
      </w:ins>
      <w:ins w:id="3398" w:author="PR Preview" w:date="2026-01-01T00:00:00Z">
        <w:r>
          <w:t xml:space="preserve"> </w:t>
        </w:r>
      </w:ins>
      <w:ins w:id="3399" w:author="PR Preview" w:date="2026-01-01T00:00:00Z">
        <w:r>
          <w:t xml:space="preserve">For</w:t>
        </w:r>
      </w:ins>
      <w:ins w:id="3400" w:author="PR Preview" w:date="2026-01-01T00:00:00Z">
        <w:r>
          <w:t xml:space="preserve"> </w:t>
        </w:r>
      </w:ins>
      <w:hyperlink w:anchor="def-folds">
        <w:ins w:id="3401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40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403" w:author="PR Preview" w:date="2026-01-01T00:00:00Z">
        <w:r>
          <w:t xml:space="preserve">,</w:t>
        </w:r>
      </w:ins>
      <w:ins w:id="3404" w:author="PR Preview" w:date="2026-01-01T00:00:00Z">
        <w:r>
          <w:t xml:space="preserve"> </w:t>
        </w:r>
      </w:ins>
      <w:ins w:id="3405" w:author="PR Preview" w:date="2026-01-01T00:00:00Z">
        <w:r>
          <w:t xml:space="preserve">the</w:t>
        </w:r>
      </w:ins>
      <w:ins w:id="3406" w:author="PR Preview" w:date="2026-01-01T00:00:00Z">
        <w:r>
          <w:t xml:space="preserve"> </w:t>
        </w:r>
      </w:ins>
      <w:ins w:id="3407" w:author="PR Preview" w:date="2026-01-01T00:00:00Z">
        <w:r>
          <w:rPr>
            <w:b/>
            <w:bCs/>
          </w:rPr>
          <w:t xml:space="preserve">fold-out rule</w:t>
        </w:r>
      </w:ins>
      <w:ins w:id="3408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3409" w:author="PR Preview" w:date="2026-01-01T00:00:00Z">
        <w:r>
          <w:t xml:space="preserve"> </w:t>
        </w:r>
      </w:ins>
      <w:ins w:id="3410" w:author="PR Preview" w:date="2026-01-01T00:00:00Z">
        <w:r>
          <w:t xml:space="preserve">is the</w:t>
        </w:r>
      </w:ins>
      <w:ins w:id="3411" w:author="PR Preview" w:date="2026-01-01T00:00:00Z">
        <w:r>
          <w:t xml:space="preserve"> </w:t>
        </w:r>
      </w:ins>
      <w:hyperlink w:anchor="def-fitted-model">
        <w:ins w:id="341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3413" w:author="PR Preview" w:date="2026-01-01T00:00:00Z">
        <w:r>
          <w:t xml:space="preserve"> </w:t>
        </w:r>
      </w:ins>
      <w:ins w:id="3414" w:author="PR Preview" w:date="2026-01-01T00:00:00Z">
        <w:r>
          <w:t xml:space="preserve">that a</w:t>
        </w:r>
      </w:ins>
      <w:ins w:id="3415" w:author="PR Preview" w:date="2026-01-01T00:00:00Z">
        <w:r>
          <w:t xml:space="preserve"> </w:t>
        </w:r>
      </w:ins>
      <w:hyperlink w:anchor="def-fitting-procedure">
        <w:ins w:id="3416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3417" w:author="PR Preview" w:date="2026-01-01T00:00:00Z">
        <w:r>
          <w:t xml:space="preserve"> </w:t>
        </w:r>
      </w:ins>
      <m:oMath>
        <m:r>
          <m:t>g</m:t>
        </m:r>
      </m:oMath>
      <w:ins w:id="3418" w:author="PR Preview" w:date="2026-01-01T00:00:00Z">
        <w:r>
          <w:t xml:space="preserve"> </w:t>
        </w:r>
      </w:ins>
      <w:ins w:id="3419" w:author="PR Preview" w:date="2026-01-01T00:00:00Z">
        <w:r>
          <w:t xml:space="preserve">produces</w:t>
        </w:r>
      </w:ins>
      <w:ins w:id="3420" w:author="PR Preview" w:date="2026-01-01T00:00:00Z">
        <w:r>
          <w:t xml:space="preserve"> </w:t>
        </w:r>
      </w:ins>
      <w:ins w:id="3421" w:author="PR Preview" w:date="2026-01-01T00:00:00Z">
        <w:r>
          <w:t xml:space="preserve">from the observations outside that fold:</w:t>
        </w:r>
      </w:ins>
    </w:p>
    <w:p>
      <w:pPr>
        <w:pStyle w:val="BodyText"/>
      </w:pPr>
      <w:bookmarkStart w:id="24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fold-out-rule"/>
    <w:p>
      <w:pPr>
        <w:pStyle w:val="FirstParagraph"/>
      </w:pPr>
      <w:ins w:id="3422" w:author="PR Preview" w:date="2026-01-01T00:00:00Z">
        <w:r>
          <w:rPr>
            <w:i/>
            <w:iCs/>
          </w:rPr>
          <w:t xml:space="preserve">Remark 22</w:t>
        </w:r>
      </w:ins>
      <w:ins w:id="3423" w:author="PR Preview" w:date="2026-01-01T00:00:00Z">
        <w:r>
          <w:t xml:space="preserve"> (Source: Fold-out rule). </w:t>
        </w:r>
      </w:ins>
      <w:ins w:id="3424" w:author="PR Preview" w:date="2026-01-01T00:00:00Z">
        <w:r>
          <w:t xml:space="preserve">Hastie et al. [3, Sec. 7.10.1]</w:t>
        </w:r>
      </w:ins>
      <w:ins w:id="3425" w:author="PR Preview" w:date="2026-01-01T00:00:00Z">
        <w:r>
          <w:t xml:space="preserve">,</w:t>
        </w:r>
      </w:ins>
      <w:ins w:id="3426" w:author="PR Preview" w:date="2026-01-01T00:00:00Z">
        <w:r>
          <w:t xml:space="preserve"> </w:t>
        </w:r>
      </w:ins>
      <w:ins w:id="3427" w:author="PR Preview" w:date="2026-01-01T00:00:00Z">
        <w:r>
          <w:t xml:space="preserve">who write the fitted function with the</w:t>
        </w:r>
      </w:ins>
      <w:ins w:id="3428" w:author="PR Preview" w:date="2026-01-01T00:00:00Z">
        <w:r>
          <w:t xml:space="preserve"> </w:t>
        </w:r>
      </w:ins>
      <m:oMath>
        <m:r>
          <m:t>k</m:t>
        </m:r>
      </m:oMath>
      <w:ins w:id="3429" w:author="PR Preview" w:date="2026-01-01T00:00:00Z">
        <w:r>
          <w:t xml:space="preserve">th part of the data removed as</w:t>
        </w:r>
      </w:ins>
      <w:ins w:id="3430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ins w:id="3431" w:author="PR Preview" w:date="2026-01-01T00:00:00Z">
        <w:r>
          <w:t xml:space="preserve">.</w:t>
        </w:r>
      </w:ins>
    </w:p>
    <w:bookmarkEnd w:id="244"/>
    <w:bookmarkStart w:id="245" w:name="def-kfold"/>
    <w:p>
      <w:pPr>
        <w:pStyle w:val="BodyText"/>
      </w:pPr>
      <w:ins w:id="3432" w:author="PR Preview" w:date="2026-01-01T00:00:00Z">
        <w:r>
          <w:rPr>
            <w:b/>
            <w:bCs/>
          </w:rPr>
          <w:t xml:space="preserve">Definition 49 (</w:t>
        </w:r>
      </w:ins>
      <m:oMath>
        <m:r>
          <m:t>k</m:t>
        </m:r>
      </m:oMath>
      <w:ins w:id="3433" w:author="PR Preview" w:date="2026-01-01T00:00:00Z">
        <w:r>
          <w:rPr>
            <w:b/>
            <w:bCs/>
          </w:rPr>
          <w:t xml:space="preserve">-fold cross-validation)</w:t>
        </w:r>
      </w:ins>
      <w:ins w:id="3434" w:author="PR Preview" w:date="2026-01-01T00:00:00Z">
        <w:r>
          <w:t xml:space="preserve"> </w:t>
        </w:r>
      </w:ins>
      <w:ins w:id="3435" w:author="PR Preview" w:date="2026-01-01T00:00:00Z">
        <w:r>
          <w:t xml:space="preserve">In</w:t>
        </w:r>
      </w:ins>
      <w:ins w:id="3436" w:author="PR Preview" w:date="2026-01-01T00:00:00Z">
        <w:r>
          <w:t xml:space="preserve"> </w:t>
        </w:r>
      </w:ins>
      <m:oMath>
        <m:r>
          <m:t>k</m:t>
        </m:r>
      </m:oMath>
      <w:ins w:id="3437" w:author="PR Preview" w:date="2026-01-01T00:00:00Z">
        <w:r>
          <w:rPr>
            <w:b/>
            <w:bCs/>
          </w:rPr>
          <w:t xml:space="preserve">-fold cross-validation</w:t>
        </w:r>
      </w:ins>
      <w:ins w:id="3438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5"/>
    <w:bookmarkStart w:id="246" w:name="rem-kfold-vs-validation-set"/>
    <w:p>
      <w:pPr>
        <w:pStyle w:val="BodyText"/>
      </w:pPr>
      <w:del w:id="3439" w:author="PR Preview" w:date="2026-01-01T00:00:00Z">
        <w:r>
          <w:rPr>
            <w:i/>
            <w:iCs/>
          </w:rPr>
          <w:delText xml:space="preserve">Remark 22</w:delText>
        </w:r>
      </w:del>
      <w:del w:id="3440" w:author="PR Preview" w:date="2026-01-01T00:00:00Z">
        <w:r>
          <w:delText xml:space="preserve"> (Cross-validation instead of a single validation set). </w:delText>
        </w:r>
      </w:del>
      <w:del w:id="3441" w:author="PR Preview" w:date="2026-01-01T00:00:00Z">
        <w:r>
          <w:delText xml:space="preserve">If data are limited,</w:delText>
        </w:r>
      </w:del>
      <w:del w:id="3442" w:author="PR Preview" w:date="2026-01-01T00:00:00Z">
        <w:r>
          <w:delText xml:space="preserve"> </w:delText>
        </w:r>
      </w:del>
      <m:oMath>
        <m:r>
          <m:t>k</m:t>
        </m:r>
      </m:oMath>
      <w:del w:id="3443" w:author="PR Preview" w:date="2026-01-01T00:00:00Z">
        <w:r>
          <w:delText xml:space="preserve">-fold cross-validation</w:delText>
        </w:r>
      </w:del>
      <w:del w:id="3444" w:author="PR Preview" w:date="2026-01-01T00:00:00Z">
        <w:r>
          <w:delText xml:space="preserve"> </w:delText>
        </w:r>
      </w:del>
      <w:del w:id="3445" w:author="PR Preview" w:date="2026-01-01T00:00:00Z">
        <w:r>
          <w:delText xml:space="preserve">can replace the single validation set of</w:delText>
        </w:r>
      </w:del>
      <w:del w:id="3446" w:author="PR Preview" w:date="2026-01-01T00:00:00Z">
        <w:r>
          <w:delText xml:space="preserve"> </w:delText>
        </w:r>
      </w:del>
      <w:hyperlink w:anchor="def-data-splits">
        <w:del w:id="3447" w:author="PR Preview" w:date="2026-01-01T00:00:00Z">
          <w:r>
            <w:rPr>
              <w:rStyle w:val="Hyperlink"/>
            </w:rPr>
            <w:delText xml:space="preserve">Definition 38</w:delText>
          </w:r>
        </w:del>
      </w:hyperlink>
      <w:del w:id="3448" w:author="PR Preview" w:date="2026-01-01T00:00:00Z">
        <w:r>
          <w:delText xml:space="preserve"> </w:delText>
        </w:r>
      </w:del>
      <w:del w:id="3449" w:author="PR Preview" w:date="2026-01-01T00:00:00Z">
        <w:r>
          <w:delText xml:space="preserve">for more stable tuning.</w:delText>
        </w:r>
      </w:del>
      <w:del w:id="3450" w:author="PR Preview" w:date="2026-01-01T00:00:00Z">
        <w:r>
          <w:delText xml:space="preserve"> </w:delText>
        </w:r>
      </w:del>
      <w:del w:id="3451" w:author="PR Preview" w:date="2026-01-01T00:00:00Z">
        <w:r>
          <w:delText xml:space="preserve">In</w:delText>
        </w:r>
      </w:del>
      <w:del w:id="3452" w:author="PR Preview" w:date="2026-01-01T00:00:00Z">
        <w:r>
          <w:delText xml:space="preserve"> </w:delText>
        </w:r>
      </w:del>
      <w:hyperlink w:anchor="exr-kfold">
        <w:del w:id="3453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3454" w:author="PR Preview" w:date="2026-01-01T00:00:00Z">
        <w:r>
          <w:delText xml:space="preserve">,</w:delText>
        </w:r>
      </w:del>
      <w:del w:id="345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3456" w:author="PR Preview" w:date="2026-01-01T00:00:00Z">
        <w:r>
          <w:delText xml:space="preserve"> </w:delText>
        </w:r>
      </w:del>
      <w:del w:id="3457" w:author="PR Preview" w:date="2026-01-01T00:00:00Z">
        <w:r>
          <w:delText xml:space="preserve">folds of 8 cars each</w:delText>
        </w:r>
      </w:del>
      <w:del w:id="3458" w:author="PR Preview" w:date="2026-01-01T00:00:00Z">
        <w:r>
          <w:delText xml:space="preserve"> </w:delText>
        </w:r>
      </w:del>
      <w:del w:id="3459" w:author="PR Preview" w:date="2026-01-01T00:00:00Z">
        <w:r>
          <w:delText xml:space="preserve">give 4 fits on 24 cars each.</w:delText>
        </w:r>
      </w:del>
    </w:p>
    <w:p>
      <w:pPr>
        <w:pStyle w:val="BodyText"/>
      </w:pPr>
      <w:del w:id="3460" w:author="PR Preview" w:date="2026-01-01T00:00:00Z">
        <w:r>
          <w:rPr>
            <w:b/>
            <w:bCs/>
          </w:rPr>
          <w:delText xml:space="preserve">Definition 51 (Cross-validation estimate)</w:delText>
        </w:r>
      </w:del>
      <w:del w:id="3461" w:author="PR Preview" w:date="2026-01-01T00:00:00Z">
        <w:r>
          <w:delText xml:space="preserve"> </w:delText>
        </w:r>
      </w:del>
      <w:del w:id="3462" w:author="PR Preview" w:date="2026-01-01T00:00:00Z">
        <w:r>
          <w:delText xml:space="preserve">The</w:delText>
        </w:r>
      </w:del>
      <w:del w:id="3463" w:author="PR Preview" w:date="2026-01-01T00:00:00Z">
        <w:r>
          <w:delText xml:space="preserve"> </w:delText>
        </w:r>
      </w:del>
      <m:oMath>
        <m:r>
          <m:t>k</m:t>
        </m:r>
      </m:oMath>
      <w:del w:id="3464" w:author="PR Preview" w:date="2026-01-01T00:00:00Z">
        <w:r>
          <w:rPr>
            <w:b/>
            <w:bCs/>
          </w:rPr>
          <w:delText xml:space="preserve">-fold cross-validation estimate</w:delText>
        </w:r>
      </w:del>
      <w:del w:id="346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466" w:author="PR Preview" w:date="2026-01-01T00:00:00Z">
        <w:r>
          <w:delText xml:space="preserve"> </w:delText>
        </w:r>
      </w:del>
      <w:del w:id="3467" w:author="PR Preview" w:date="2026-01-01T00:00:00Z">
        <w:r>
          <w:delText xml:space="preserve">is the</w:delText>
        </w:r>
      </w:del>
      <w:del w:id="3468" w:author="PR Preview" w:date="2026-01-01T00:00:00Z">
        <w:r>
          <w:delText xml:space="preserve"> </w:delText>
        </w:r>
      </w:del>
      <w:hyperlink r:id="rId78">
        <w:del w:id="3469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3470" w:author="PR Preview" w:date="2026-01-01T00:00:00Z">
        <w:r>
          <w:delText xml:space="preserve"> </w:delText>
        </w:r>
      </w:del>
      <w:del w:id="3471" w:author="PR Preview" w:date="2026-01-01T00:00:00Z">
        <w:r>
          <w:delText xml:space="preserve">of the predictions that each observation</w:delText>
        </w:r>
      </w:del>
      <w:del w:id="347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3473" w:author="PR Preview" w:date="2026-01-01T00:00:00Z">
        <w:r>
          <w:delText xml:space="preserve"> </w:delText>
        </w:r>
      </w:del>
      <w:del w:id="3474" w:author="PR Preview" w:date="2026-01-01T00:00:00Z">
        <w:r>
          <w:delText xml:space="preserve">of the training set receives</w:delText>
        </w:r>
      </w:del>
      <w:del w:id="3475" w:author="PR Preview" w:date="2026-01-01T00:00:00Z">
        <w:r>
          <w:delText xml:space="preserve"> </w:delText>
        </w:r>
      </w:del>
      <w:del w:id="3476" w:author="PR Preview" w:date="2026-01-01T00:00:00Z">
        <w:r>
          <w:delText xml:space="preserve">from the</w:delText>
        </w:r>
      </w:del>
      <w:del w:id="3477" w:author="PR Preview" w:date="2026-01-01T00:00:00Z">
        <w:r>
          <w:delText xml:space="preserve"> </w:delText>
        </w:r>
      </w:del>
      <w:hyperlink w:anchor="def-fold-out-rule">
        <w:del w:id="3478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479" w:author="PR Preview" w:date="2026-01-01T00:00:00Z">
        <w:r>
          <w:delText xml:space="preserve"> </w:delText>
        </w:r>
      </w:del>
      <w:del w:id="3480" w:author="PR Preview" w:date="2026-01-01T00:00:00Z">
        <w:r>
          <w:delText xml:space="preserve">of its</w:delText>
        </w:r>
      </w:del>
      <w:del w:id="3481" w:author="PR Preview" w:date="2026-01-01T00:00:00Z">
        <w:r>
          <w:delText xml:space="preserve"> </w:delText>
        </w:r>
      </w:del>
      <w:hyperlink w:anchor="def-fold-assignment">
        <w:del w:id="3482" w:author="PR Preview" w:date="2026-01-01T00:00:00Z">
          <w:r>
            <w:rPr>
              <w:rStyle w:val="Hyperlink"/>
            </w:rPr>
            <w:delText xml:space="preserve">fold assignment</w:delText>
          </w:r>
        </w:del>
      </w:hyperlink>
      <w:del w:id="3483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484" w:author="PR Preview" w:date="2026-01-01T00:00:00Z">
        <w:r>
          <w:delText xml:space="preserve"> </w:delText>
        </w:r>
      </w:del>
      <w:del w:id="3485" w:author="PR Preview" w:date="2026-01-01T00:00:00Z">
        <w:r>
          <w:delText xml:space="preserve">in</w:delText>
        </w:r>
      </w:del>
      <w:del w:id="3486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3487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3488" w:author="PR Preview" w:date="2026-01-01T00:00:00Z">
        <w:r>
          <w:delText xml:space="preserve">:</w:delText>
        </w:r>
      </w:del>
    </w:p>
    <w:p>
      <w:pPr>
        <w:pStyle w:val="BodyText"/>
      </w:pPr>
      <w:bookmarkStart w:id="24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6"/>
    </w:p>
    <w:p>
      <w:pPr>
        <w:pStyle w:val="FirstParagraph"/>
      </w:pPr>
      <w:del w:id="3489" w:author="PR Preview" w:date="2026-01-01T00:00:00Z">
        <w:r>
          <w:rPr>
            <w:i/>
            <w:iCs/>
          </w:rPr>
          <w:delText xml:space="preserve">Remark 23</w:delText>
        </w:r>
      </w:del>
      <w:del w:id="3490" w:author="PR Preview" w:date="2026-01-01T00:00:00Z">
        <w:r>
          <w:delText xml:space="preserve"> (Source: Cross-validation estimate). </w:delText>
        </w:r>
      </w:del>
      <w:del w:id="3491" w:author="PR Preview" w:date="2026-01-01T00:00:00Z">
        <w:r>
          <w:delText xml:space="preserve">Hastie et al. [3, Sec. 7.10.1]</w:delText>
        </w:r>
      </w:del>
      <w:del w:id="3492" w:author="PR Preview" w:date="2026-01-01T00:00:00Z">
        <w:r>
          <w:delText xml:space="preserve">, for the per-observation form with the fold index</w:delText>
        </w:r>
      </w:del>
      <w:del w:id="3493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3494" w:author="PR Preview" w:date="2026-01-01T00:00:00Z">
        <w:r>
          <w:delText xml:space="preserve">.</w:delText>
        </w:r>
      </w:del>
    </w:p>
    <w:p>
      <w:pPr>
        <w:pStyle w:val="BodyText"/>
      </w:pPr>
      <w:ins w:id="3495" w:author="PR Preview" w:date="2026-01-01T00:00:00Z">
        <w:r>
          <w:rPr>
            <w:i/>
            <w:iCs/>
          </w:rPr>
          <w:t xml:space="preserve">Remark 23</w:t>
        </w:r>
      </w:ins>
      <w:ins w:id="3496" w:author="PR Preview" w:date="2026-01-01T00:00:00Z">
        <w:r>
          <w:t xml:space="preserve"> (Cross-validation instead of a single validation set). </w:t>
        </w:r>
      </w:ins>
      <w:ins w:id="3497" w:author="PR Preview" w:date="2026-01-01T00:00:00Z">
        <w:r>
          <w:t xml:space="preserve">If data are limited,</w:t>
        </w:r>
      </w:ins>
      <w:ins w:id="3498" w:author="PR Preview" w:date="2026-01-01T00:00:00Z">
        <w:r>
          <w:t xml:space="preserve"> </w:t>
        </w:r>
      </w:ins>
      <m:oMath>
        <m:r>
          <m:t>k</m:t>
        </m:r>
      </m:oMath>
      <w:ins w:id="3499" w:author="PR Preview" w:date="2026-01-01T00:00:00Z">
        <w:r>
          <w:t xml:space="preserve">-fold cross-validation</w:t>
        </w:r>
      </w:ins>
      <w:ins w:id="3500" w:author="PR Preview" w:date="2026-01-01T00:00:00Z">
        <w:r>
          <w:t xml:space="preserve"> </w:t>
        </w:r>
      </w:ins>
      <w:ins w:id="3501" w:author="PR Preview" w:date="2026-01-01T00:00:00Z">
        <w:r>
          <w:t xml:space="preserve">can replace the single validation set of</w:t>
        </w:r>
      </w:ins>
      <w:ins w:id="3502" w:author="PR Preview" w:date="2026-01-01T00:00:00Z">
        <w:r>
          <w:t xml:space="preserve"> </w:t>
        </w:r>
      </w:ins>
      <w:hyperlink w:anchor="def-data-splits">
        <w:ins w:id="3503" w:author="PR Preview" w:date="2026-01-01T00:00:00Z">
          <w:r>
            <w:rPr>
              <w:rStyle w:val="Hyperlink"/>
            </w:rPr>
            <w:t xml:space="preserve">Definition 37</w:t>
          </w:r>
        </w:ins>
      </w:hyperlink>
      <w:ins w:id="3504" w:author="PR Preview" w:date="2026-01-01T00:00:00Z">
        <w:r>
          <w:t xml:space="preserve"> </w:t>
        </w:r>
      </w:ins>
      <w:ins w:id="3505" w:author="PR Preview" w:date="2026-01-01T00:00:00Z">
        <w:r>
          <w:t xml:space="preserve">for more stable tuning.</w:t>
        </w:r>
      </w:ins>
      <w:ins w:id="3506" w:author="PR Preview" w:date="2026-01-01T00:00:00Z">
        <w:r>
          <w:t xml:space="preserve"> </w:t>
        </w:r>
      </w:ins>
      <w:ins w:id="3507" w:author="PR Preview" w:date="2026-01-01T00:00:00Z">
        <w:r>
          <w:t xml:space="preserve">In</w:t>
        </w:r>
      </w:ins>
      <w:ins w:id="3508" w:author="PR Preview" w:date="2026-01-01T00:00:00Z">
        <w:r>
          <w:t xml:space="preserve"> </w:t>
        </w:r>
      </w:ins>
      <w:hyperlink w:anchor="exr-kfold">
        <w:ins w:id="3509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3510" w:author="PR Preview" w:date="2026-01-01T00:00:00Z">
        <w:r>
          <w:t xml:space="preserve">,</w:t>
        </w:r>
      </w:ins>
      <w:ins w:id="351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3512" w:author="PR Preview" w:date="2026-01-01T00:00:00Z">
        <w:r>
          <w:t xml:space="preserve"> </w:t>
        </w:r>
      </w:ins>
      <w:ins w:id="3513" w:author="PR Preview" w:date="2026-01-01T00:00:00Z">
        <w:r>
          <w:t xml:space="preserve">folds of 8 cars each</w:t>
        </w:r>
      </w:ins>
      <w:ins w:id="3514" w:author="PR Preview" w:date="2026-01-01T00:00:00Z">
        <w:r>
          <w:t xml:space="preserve"> </w:t>
        </w:r>
      </w:ins>
      <w:ins w:id="3515" w:author="PR Preview" w:date="2026-01-01T00:00:00Z">
        <w:r>
          <w:t xml:space="preserve">give 4 fits on 24 cars each.</w:t>
        </w:r>
      </w:ins>
    </w:p>
    <w:bookmarkEnd w:id="246"/>
    <w:bookmarkStart w:id="248" w:name="def-cv-estimate"/>
    <w:p>
      <w:pPr>
        <w:pStyle w:val="BodyText"/>
      </w:pPr>
      <w:ins w:id="3516" w:author="PR Preview" w:date="2026-01-01T00:00:00Z">
        <w:r>
          <w:rPr>
            <w:b/>
            <w:bCs/>
          </w:rPr>
          <w:t xml:space="preserve">Definition 50 (Cross-validation estimate)</w:t>
        </w:r>
      </w:ins>
      <w:ins w:id="3517" w:author="PR Preview" w:date="2026-01-01T00:00:00Z">
        <w:r>
          <w:t xml:space="preserve"> </w:t>
        </w:r>
      </w:ins>
      <w:ins w:id="3518" w:author="PR Preview" w:date="2026-01-01T00:00:00Z">
        <w:r>
          <w:t xml:space="preserve">The</w:t>
        </w:r>
      </w:ins>
      <w:ins w:id="3519" w:author="PR Preview" w:date="2026-01-01T00:00:00Z">
        <w:r>
          <w:t xml:space="preserve"> </w:t>
        </w:r>
      </w:ins>
      <m:oMath>
        <m:r>
          <m:t>k</m:t>
        </m:r>
      </m:oMath>
      <w:ins w:id="3520" w:author="PR Preview" w:date="2026-01-01T00:00:00Z">
        <w:r>
          <w:rPr>
            <w:b/>
            <w:bCs/>
          </w:rPr>
          <w:t xml:space="preserve">-fold cross-validation estimate</w:t>
        </w:r>
      </w:ins>
      <w:ins w:id="352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522" w:author="PR Preview" w:date="2026-01-01T00:00:00Z">
        <w:r>
          <w:t xml:space="preserve"> </w:t>
        </w:r>
      </w:ins>
      <w:ins w:id="3523" w:author="PR Preview" w:date="2026-01-01T00:00:00Z">
        <w:r>
          <w:t xml:space="preserve">is the</w:t>
        </w:r>
      </w:ins>
      <w:ins w:id="3524" w:author="PR Preview" w:date="2026-01-01T00:00:00Z">
        <w:r>
          <w:t xml:space="preserve"> </w:t>
        </w:r>
      </w:ins>
      <w:hyperlink r:id="rId78">
        <w:ins w:id="3525" w:author="PR Preview" w:date="2026-01-01T00:00:00Z">
          <w:r>
            <w:rPr>
              <w:rStyle w:val="Hyperlink"/>
            </w:rPr>
            <w:t xml:space="preserve">sMSE</w:t>
          </w:r>
        </w:ins>
      </w:hyperlink>
      <w:ins w:id="3526" w:author="PR Preview" w:date="2026-01-01T00:00:00Z">
        <w:r>
          <w:t xml:space="preserve"> </w:t>
        </w:r>
      </w:ins>
      <w:ins w:id="3527" w:author="PR Preview" w:date="2026-01-01T00:00:00Z">
        <w:r>
          <w:t xml:space="preserve">of the predictions that each observation</w:t>
        </w:r>
      </w:ins>
      <w:ins w:id="352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3529" w:author="PR Preview" w:date="2026-01-01T00:00:00Z">
        <w:r>
          <w:t xml:space="preserve"> </w:t>
        </w:r>
      </w:ins>
      <w:ins w:id="3530" w:author="PR Preview" w:date="2026-01-01T00:00:00Z">
        <w:r>
          <w:t xml:space="preserve">of the training set receives</w:t>
        </w:r>
      </w:ins>
      <w:ins w:id="3531" w:author="PR Preview" w:date="2026-01-01T00:00:00Z">
        <w:r>
          <w:t xml:space="preserve"> </w:t>
        </w:r>
      </w:ins>
      <w:ins w:id="3532" w:author="PR Preview" w:date="2026-01-01T00:00:00Z">
        <w:r>
          <w:t xml:space="preserve">from the</w:t>
        </w:r>
      </w:ins>
      <w:ins w:id="3533" w:author="PR Preview" w:date="2026-01-01T00:00:00Z">
        <w:r>
          <w:t xml:space="preserve"> </w:t>
        </w:r>
      </w:ins>
      <w:hyperlink w:anchor="def-fold-out-rule">
        <w:ins w:id="3534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3535" w:author="PR Preview" w:date="2026-01-01T00:00:00Z">
        <w:r>
          <w:t xml:space="preserve"> </w:t>
        </w:r>
      </w:ins>
      <w:ins w:id="3536" w:author="PR Preview" w:date="2026-01-01T00:00:00Z">
        <w:r>
          <w:t xml:space="preserve">of its</w:t>
        </w:r>
      </w:ins>
      <w:ins w:id="3537" w:author="PR Preview" w:date="2026-01-01T00:00:00Z">
        <w:r>
          <w:t xml:space="preserve"> </w:t>
        </w:r>
      </w:ins>
      <w:hyperlink w:anchor="def-fold-assignment">
        <w:ins w:id="3538" w:author="PR Preview" w:date="2026-01-01T00:00:00Z">
          <w:r>
            <w:rPr>
              <w:rStyle w:val="Hyperlink"/>
            </w:rPr>
            <w:t xml:space="preserve">fold assignment</w:t>
          </w:r>
        </w:ins>
      </w:hyperlink>
      <w:ins w:id="3539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540" w:author="PR Preview" w:date="2026-01-01T00:00:00Z">
        <w:r>
          <w:t xml:space="preserve"> </w:t>
        </w:r>
      </w:ins>
      <w:ins w:id="3541" w:author="PR Preview" w:date="2026-01-01T00:00:00Z">
        <w:r>
          <w:t xml:space="preserve">in</w:t>
        </w:r>
      </w:ins>
      <w:ins w:id="3542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3543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3544" w:author="PR Preview" w:date="2026-01-01T00:00:00Z">
        <w:r>
          <w:t xml:space="preserve">:</w:t>
        </w:r>
      </w:ins>
    </w:p>
    <w:p>
      <w:pPr>
        <w:pStyle w:val="BodyText"/>
      </w:pPr>
      <w:bookmarkStart w:id="24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49" w:name="rem-source-cv-estimate"/>
    <w:p>
      <w:pPr>
        <w:pStyle w:val="FirstParagraph"/>
      </w:pPr>
      <w:ins w:id="3545" w:author="PR Preview" w:date="2026-01-01T00:00:00Z">
        <w:r>
          <w:rPr>
            <w:i/>
            <w:iCs/>
          </w:rPr>
          <w:t xml:space="preserve">Remark 24</w:t>
        </w:r>
      </w:ins>
      <w:ins w:id="3546" w:author="PR Preview" w:date="2026-01-01T00:00:00Z">
        <w:r>
          <w:t xml:space="preserve"> (Source: Cross-validation estimate). </w:t>
        </w:r>
      </w:ins>
      <w:ins w:id="3547" w:author="PR Preview" w:date="2026-01-01T00:00:00Z">
        <w:r>
          <w:t xml:space="preserve">Hastie et al. [3, Sec. 7.10.1]</w:t>
        </w:r>
      </w:ins>
      <w:ins w:id="3548" w:author="PR Preview" w:date="2026-01-01T00:00:00Z">
        <w:r>
          <w:t xml:space="preserve">, for the per-observation form with the fold index</w:t>
        </w:r>
      </w:ins>
      <w:ins w:id="3549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550" w:author="PR Preview" w:date="2026-01-01T00:00:00Z">
        <w:r>
          <w:t xml:space="preserve">.</w:t>
        </w:r>
      </w:ins>
    </w:p>
    <w:bookmarkEnd w:id="249"/>
    <w:bookmarkStart w:id="25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0"/>
    <w:bookmarkStart w:id="251" w:name="sol-cv-estimate-by-fold"/>
    <w:p>
      <w:pPr>
        <w:pStyle w:val="BodyText"/>
      </w:pPr>
      <w:del w:id="3551" w:author="PR Preview" w:date="2026-01-01T00:00:00Z">
        <w:r>
          <w:rPr>
            <w:i/>
            <w:iCs/>
          </w:rPr>
          <w:delText xml:space="preserve">Solution 12</w:delText>
        </w:r>
      </w:del>
      <w:del w:id="3552" w:author="PR Preview" w:date="2026-01-01T00:00:00Z">
        <w:r>
          <w:delText xml:space="preserve">. </w:delText>
        </w:r>
      </w:del>
      <w:del w:id="3553" w:author="PR Preview" w:date="2026-01-01T00:00:00Z">
        <w:r>
          <w:delText xml:space="preserve">The folds</w:delText>
        </w:r>
      </w:del>
      <w:del w:id="355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555" w:author="PR Preview" w:date="2026-01-01T00:00:00Z">
        <w:r>
          <w:delText xml:space="preserve"> </w:delText>
        </w:r>
      </w:del>
      <w:del w:id="3556" w:author="PR Preview" w:date="2026-01-01T00:00:00Z">
        <w:r>
          <w:delText xml:space="preserve">partition</w:delText>
        </w:r>
      </w:del>
      <w:del w:id="3557" w:author="PR Preview" w:date="2026-01-01T00:00:00Z">
        <w:r>
          <w:delText xml:space="preserve"> </w:delText>
        </w:r>
      </w:del>
      <m:oMath>
        <m:r>
          <m:t>I</m:t>
        </m:r>
      </m:oMath>
      <w:del w:id="3558" w:author="PR Preview" w:date="2026-01-01T00:00:00Z">
        <w:r>
          <w:delText xml:space="preserve"> </w:delText>
        </w:r>
      </w:del>
      <w:del w:id="3559" w:author="PR Preview" w:date="2026-01-01T00:00:00Z">
        <w:r>
          <w:delText xml:space="preserve">(</w:delText>
        </w:r>
      </w:del>
      <w:hyperlink w:anchor="def-folds">
        <w:del w:id="3560" w:author="PR Preview" w:date="2026-01-01T00:00:00Z">
          <w:r>
            <w:rPr>
              <w:rStyle w:val="Hyperlink"/>
            </w:rPr>
            <w:delText xml:space="preserve">Definition 46</w:delText>
          </w:r>
        </w:del>
      </w:hyperlink>
      <w:del w:id="3561" w:author="PR Preview" w:date="2026-01-01T00:00:00Z">
        <w:r>
          <w:delText xml:space="preserve">),</w:delText>
        </w:r>
      </w:del>
      <w:del w:id="3562" w:author="PR Preview" w:date="2026-01-01T00:00:00Z">
        <w:r>
          <w:delText xml:space="preserve"> </w:delText>
        </w:r>
      </w:del>
      <w:del w:id="3563" w:author="PR Preview" w:date="2026-01-01T00:00:00Z">
        <w:r>
          <w:delText xml:space="preserve">so summing over the observations of each fold and then over the folds</w:delText>
        </w:r>
      </w:del>
      <w:del w:id="3564" w:author="PR Preview" w:date="2026-01-01T00:00:00Z">
        <w:r>
          <w:delText xml:space="preserve"> </w:delText>
        </w:r>
      </w:del>
      <w:del w:id="3565" w:author="PR Preview" w:date="2026-01-01T00:00:00Z">
        <w:r>
          <w:delText xml:space="preserve">adds each term of</w:delText>
        </w:r>
      </w:del>
      <w:del w:id="3566" w:author="PR Preview" w:date="2026-01-01T00:00:00Z">
        <w:r>
          <w:delText xml:space="preserve"> </w:delText>
        </w:r>
      </w:del>
      <w:hyperlink w:anchor="eq-cv-estimate">
        <w:del w:id="3567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3568" w:author="PR Preview" w:date="2026-01-01T00:00:00Z">
        <w:r>
          <w:delText xml:space="preserve"> </w:delText>
        </w:r>
      </w:del>
      <w:del w:id="3569" w:author="PR Preview" w:date="2026-01-01T00:00:00Z">
        <w:r>
          <w:delText xml:space="preserve">exactly once.</w:delText>
        </w:r>
      </w:del>
      <w:del w:id="3570" w:author="PR Preview" w:date="2026-01-01T00:00:00Z">
        <w:r>
          <w:delText xml:space="preserve"> </w:delText>
        </w:r>
      </w:del>
      <w:del w:id="3571" w:author="PR Preview" w:date="2026-01-01T00:00:00Z">
        <w:r>
          <w:delText xml:space="preserve">For</w:delText>
        </w:r>
      </w:del>
      <w:del w:id="357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573" w:author="PR Preview" w:date="2026-01-01T00:00:00Z">
        <w:r>
          <w:delText xml:space="preserve">,</w:delText>
        </w:r>
      </w:del>
      <w:del w:id="3574" w:author="PR Preview" w:date="2026-01-01T00:00:00Z">
        <w:r>
          <w:delText xml:space="preserve"> </w:delText>
        </w:r>
      </w:del>
      <w:hyperlink w:anchor="eq-fold-assignment">
        <w:del w:id="3575" w:author="PR Preview" w:date="2026-01-01T00:00:00Z">
          <w:r>
            <w:rPr>
              <w:rStyle w:val="Hyperlink"/>
            </w:rPr>
            <w:delText xml:space="preserve">Equation 46</w:delText>
          </w:r>
        </w:del>
      </w:hyperlink>
      <w:del w:id="3576" w:author="PR Preview" w:date="2026-01-01T00:00:00Z">
        <w:r>
          <w:delText xml:space="preserve"> </w:delText>
        </w:r>
      </w:del>
      <w:del w:id="3577" w:author="PR Preview" w:date="2026-01-01T00:00:00Z">
        <w:r>
          <w:delText xml:space="preserve">also puts</w:delText>
        </w:r>
      </w:del>
      <w:del w:id="3578" w:author="PR Preview" w:date="2026-01-01T00:00:00Z">
        <w:r>
          <w:delText xml:space="preserve"> </w:delText>
        </w:r>
      </w:del>
      <m:oMath>
        <m:r>
          <m:t>i</m:t>
        </m:r>
      </m:oMath>
      <w:del w:id="3579" w:author="PR Preview" w:date="2026-01-01T00:00:00Z">
        <w:r>
          <w:delText xml:space="preserve"> </w:delText>
        </w:r>
      </w:del>
      <w:del w:id="3580" w:author="PR Preview" w:date="2026-01-01T00:00:00Z">
        <w:r>
          <w:delText xml:space="preserve">in</w:delText>
        </w:r>
      </w:del>
      <w:del w:id="358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3582" w:author="PR Preview" w:date="2026-01-01T00:00:00Z">
        <w:r>
          <w:delText xml:space="preserve">,</w:delText>
        </w:r>
      </w:del>
      <w:del w:id="3583" w:author="PR Preview" w:date="2026-01-01T00:00:00Z">
        <w:r>
          <w:delText xml:space="preserve"> </w:delText>
        </w:r>
      </w:del>
      <w:del w:id="3584" w:author="PR Preview" w:date="2026-01-01T00:00:00Z">
        <w:r>
          <w:delText xml:space="preserve">and the folds are disjoint,</w:delText>
        </w:r>
      </w:del>
      <w:del w:id="3585" w:author="PR Preview" w:date="2026-01-01T00:00:00Z">
        <w:r>
          <w:delText xml:space="preserve"> </w:delText>
        </w:r>
      </w:del>
      <w:del w:id="3586" w:author="PR Preview" w:date="2026-01-01T00:00:00Z">
        <w:r>
          <w:delText xml:space="preserve">so</w:delText>
        </w:r>
      </w:del>
      <w:del w:id="3587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del w:id="3588" w:author="PR Preview" w:date="2026-01-01T00:00:00Z">
        <w:r>
          <w:delText xml:space="preserve">.</w:delText>
        </w:r>
      </w:del>
      <w:del w:id="3589" w:author="PR Preview" w:date="2026-01-01T00:00:00Z">
        <w:r>
          <w:delText xml:space="preserve"> </w:delText>
        </w:r>
      </w:del>
      <w:del w:id="3590" w:author="PR Preview" w:date="2026-01-01T00:00:00Z">
        <w:r>
          <w:delText xml:space="preserve">Then</w:delText>
        </w:r>
      </w:del>
    </w:p>
    <w:p>
      <w:pPr>
        <w:pStyle w:val="BodyText"/>
      </w:pPr>
      <w:ins w:id="3591" w:author="PR Preview" w:date="2026-01-01T00:00:00Z">
        <w:r>
          <w:rPr>
            <w:i/>
            <w:iCs/>
          </w:rPr>
          <w:t xml:space="preserve">Solution 12</w:t>
        </w:r>
      </w:ins>
      <w:ins w:id="3592" w:author="PR Preview" w:date="2026-01-01T00:00:00Z">
        <w:r>
          <w:t xml:space="preserve">. </w:t>
        </w:r>
      </w:ins>
      <w:ins w:id="3593" w:author="PR Preview" w:date="2026-01-01T00:00:00Z">
        <w:r>
          <w:t xml:space="preserve">The folds</w:t>
        </w:r>
      </w:ins>
      <w:ins w:id="359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595" w:author="PR Preview" w:date="2026-01-01T00:00:00Z">
        <w:r>
          <w:t xml:space="preserve"> </w:t>
        </w:r>
      </w:ins>
      <w:ins w:id="3596" w:author="PR Preview" w:date="2026-01-01T00:00:00Z">
        <w:r>
          <w:t xml:space="preserve">partition</w:t>
        </w:r>
      </w:ins>
      <w:ins w:id="3597" w:author="PR Preview" w:date="2026-01-01T00:00:00Z">
        <w:r>
          <w:t xml:space="preserve"> </w:t>
        </w:r>
      </w:ins>
      <m:oMath>
        <m:r>
          <m:t>I</m:t>
        </m:r>
      </m:oMath>
      <w:ins w:id="3598" w:author="PR Preview" w:date="2026-01-01T00:00:00Z">
        <w:r>
          <w:t xml:space="preserve"> </w:t>
        </w:r>
      </w:ins>
      <w:ins w:id="3599" w:author="PR Preview" w:date="2026-01-01T00:00:00Z">
        <w:r>
          <w:t xml:space="preserve">(</w:t>
        </w:r>
      </w:ins>
      <w:hyperlink w:anchor="def-folds">
        <w:ins w:id="3600" w:author="PR Preview" w:date="2026-01-01T00:00:00Z">
          <w:r>
            <w:rPr>
              <w:rStyle w:val="Hyperlink"/>
            </w:rPr>
            <w:t xml:space="preserve">Definition 45</w:t>
          </w:r>
        </w:ins>
      </w:hyperlink>
      <w:ins w:id="3601" w:author="PR Preview" w:date="2026-01-01T00:00:00Z">
        <w:r>
          <w:t xml:space="preserve">),</w:t>
        </w:r>
      </w:ins>
      <w:ins w:id="3602" w:author="PR Preview" w:date="2026-01-01T00:00:00Z">
        <w:r>
          <w:t xml:space="preserve"> </w:t>
        </w:r>
      </w:ins>
      <w:ins w:id="3603" w:author="PR Preview" w:date="2026-01-01T00:00:00Z">
        <w:r>
          <w:t xml:space="preserve">so summing over the observations of each fold and then over the folds</w:t>
        </w:r>
      </w:ins>
      <w:ins w:id="3604" w:author="PR Preview" w:date="2026-01-01T00:00:00Z">
        <w:r>
          <w:t xml:space="preserve"> </w:t>
        </w:r>
      </w:ins>
      <w:ins w:id="3605" w:author="PR Preview" w:date="2026-01-01T00:00:00Z">
        <w:r>
          <w:t xml:space="preserve">adds each term of</w:t>
        </w:r>
      </w:ins>
      <w:ins w:id="3606" w:author="PR Preview" w:date="2026-01-01T00:00:00Z">
        <w:r>
          <w:t xml:space="preserve"> </w:t>
        </w:r>
      </w:ins>
      <w:hyperlink w:anchor="eq-cv-estimate">
        <w:ins w:id="3607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3608" w:author="PR Preview" w:date="2026-01-01T00:00:00Z">
        <w:r>
          <w:t xml:space="preserve"> </w:t>
        </w:r>
      </w:ins>
      <w:ins w:id="3609" w:author="PR Preview" w:date="2026-01-01T00:00:00Z">
        <w:r>
          <w:t xml:space="preserve">exactly once.</w:t>
        </w:r>
      </w:ins>
      <w:ins w:id="3610" w:author="PR Preview" w:date="2026-01-01T00:00:00Z">
        <w:r>
          <w:t xml:space="preserve"> </w:t>
        </w:r>
      </w:ins>
      <w:ins w:id="3611" w:author="PR Preview" w:date="2026-01-01T00:00:00Z">
        <w:r>
          <w:t xml:space="preserve">For</w:t>
        </w:r>
      </w:ins>
      <w:ins w:id="361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613" w:author="PR Preview" w:date="2026-01-01T00:00:00Z">
        <w:r>
          <w:t xml:space="preserve">,</w:t>
        </w:r>
      </w:ins>
      <w:ins w:id="3614" w:author="PR Preview" w:date="2026-01-01T00:00:00Z">
        <w:r>
          <w:t xml:space="preserve"> </w:t>
        </w:r>
      </w:ins>
      <w:hyperlink w:anchor="eq-fold-assignment">
        <w:ins w:id="3615" w:author="PR Preview" w:date="2026-01-01T00:00:00Z">
          <w:r>
            <w:rPr>
              <w:rStyle w:val="Hyperlink"/>
            </w:rPr>
            <w:t xml:space="preserve">Equation 46</w:t>
          </w:r>
        </w:ins>
      </w:hyperlink>
      <w:ins w:id="3616" w:author="PR Preview" w:date="2026-01-01T00:00:00Z">
        <w:r>
          <w:t xml:space="preserve"> </w:t>
        </w:r>
      </w:ins>
      <w:ins w:id="3617" w:author="PR Preview" w:date="2026-01-01T00:00:00Z">
        <w:r>
          <w:t xml:space="preserve">also puts</w:t>
        </w:r>
      </w:ins>
      <w:ins w:id="3618" w:author="PR Preview" w:date="2026-01-01T00:00:00Z">
        <w:r>
          <w:t xml:space="preserve"> </w:t>
        </w:r>
      </w:ins>
      <m:oMath>
        <m:r>
          <m:t>i</m:t>
        </m:r>
      </m:oMath>
      <w:ins w:id="3619" w:author="PR Preview" w:date="2026-01-01T00:00:00Z">
        <w:r>
          <w:t xml:space="preserve"> </w:t>
        </w:r>
      </w:ins>
      <w:ins w:id="3620" w:author="PR Preview" w:date="2026-01-01T00:00:00Z">
        <w:r>
          <w:t xml:space="preserve">in</w:t>
        </w:r>
      </w:ins>
      <w:ins w:id="362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3622" w:author="PR Preview" w:date="2026-01-01T00:00:00Z">
        <w:r>
          <w:t xml:space="preserve">,</w:t>
        </w:r>
      </w:ins>
      <w:ins w:id="3623" w:author="PR Preview" w:date="2026-01-01T00:00:00Z">
        <w:r>
          <w:t xml:space="preserve"> </w:t>
        </w:r>
      </w:ins>
      <w:ins w:id="3624" w:author="PR Preview" w:date="2026-01-01T00:00:00Z">
        <w:r>
          <w:t xml:space="preserve">and the folds are disjoint,</w:t>
        </w:r>
      </w:ins>
      <w:ins w:id="3625" w:author="PR Preview" w:date="2026-01-01T00:00:00Z">
        <w:r>
          <w:t xml:space="preserve"> </w:t>
        </w:r>
      </w:ins>
      <w:ins w:id="3626" w:author="PR Preview" w:date="2026-01-01T00:00:00Z">
        <w:r>
          <w:t xml:space="preserve">so</w:t>
        </w:r>
      </w:ins>
      <w:ins w:id="3627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ins w:id="3628" w:author="PR Preview" w:date="2026-01-01T00:00:00Z">
        <w:r>
          <w:t xml:space="preserve">.</w:t>
        </w:r>
      </w:ins>
      <w:ins w:id="3629" w:author="PR Preview" w:date="2026-01-01T00:00:00Z">
        <w:r>
          <w:t xml:space="preserve"> </w:t>
        </w:r>
      </w:ins>
      <w:ins w:id="3630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1"/>
    <w:bookmarkStart w:id="25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55" w:name="def-fold-mse"/>
    <w:p>
      <w:pPr>
        <w:pStyle w:val="BodyText"/>
      </w:pPr>
      <w:del w:id="3631" w:author="PR Preview" w:date="2026-01-01T00:00:00Z">
        <w:r>
          <w:rPr>
            <w:b/>
            <w:bCs/>
          </w:rPr>
          <w:delText xml:space="preserve">Definition 52 (Fold mean squared error)</w:delText>
        </w:r>
      </w:del>
      <w:del w:id="3632" w:author="PR Preview" w:date="2026-01-01T00:00:00Z">
        <w:r>
          <w:delText xml:space="preserve"> </w:delText>
        </w:r>
      </w:del>
      <w:del w:id="3633" w:author="PR Preview" w:date="2026-01-01T00:00:00Z">
        <w:r>
          <w:delText xml:space="preserve">The</w:delText>
        </w:r>
      </w:del>
      <w:del w:id="3634" w:author="PR Preview" w:date="2026-01-01T00:00:00Z">
        <w:r>
          <w:delText xml:space="preserve"> </w:delText>
        </w:r>
      </w:del>
      <w:del w:id="3635" w:author="PR Preview" w:date="2026-01-01T00:00:00Z">
        <w:r>
          <w:rPr>
            <w:b/>
            <w:bCs/>
          </w:rPr>
          <w:delText xml:space="preserve">fold mean squared error</w:delText>
        </w:r>
      </w:del>
      <w:del w:id="363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del w:id="3637" w:author="PR Preview" w:date="2026-01-01T00:00:00Z">
        <w:r>
          <w:delText xml:space="preserve"> </w:delText>
        </w:r>
      </w:del>
      <w:del w:id="3638" w:author="PR Preview" w:date="2026-01-01T00:00:00Z">
        <w:r>
          <w:delText xml:space="preserve">of</w:delText>
        </w:r>
      </w:del>
      <w:del w:id="3639" w:author="PR Preview" w:date="2026-01-01T00:00:00Z">
        <w:r>
          <w:delText xml:space="preserve"> </w:delText>
        </w:r>
      </w:del>
      <w:hyperlink w:anchor="def-folds">
        <w:del w:id="3640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64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642" w:author="PR Preview" w:date="2026-01-01T00:00:00Z">
        <w:r>
          <w:delText xml:space="preserve"> </w:delText>
        </w:r>
      </w:del>
      <w:del w:id="3643" w:author="PR Preview" w:date="2026-01-01T00:00:00Z">
        <w:r>
          <w:delText xml:space="preserve">is the</w:delText>
        </w:r>
      </w:del>
      <w:del w:id="3644" w:author="PR Preview" w:date="2026-01-01T00:00:00Z">
        <w:r>
          <w:delText xml:space="preserve"> </w:delText>
        </w:r>
      </w:del>
      <w:hyperlink r:id="rId78">
        <w:del w:id="3645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3646" w:author="PR Preview" w:date="2026-01-01T00:00:00Z">
        <w:r>
          <w:delText xml:space="preserve"> </w:delText>
        </w:r>
      </w:del>
      <w:del w:id="3647" w:author="PR Preview" w:date="2026-01-01T00:00:00Z">
        <w:r>
          <w:delText xml:space="preserve">of the</w:delText>
        </w:r>
      </w:del>
      <w:del w:id="3648" w:author="PR Preview" w:date="2026-01-01T00:00:00Z">
        <w:r>
          <w:delText xml:space="preserve"> </w:delText>
        </w:r>
      </w:del>
      <w:hyperlink w:anchor="def-fold-out-rule">
        <w:del w:id="3649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650" w:author="PR Preview" w:date="2026-01-01T00:00:00Z">
        <w:r>
          <w:delText xml:space="preserve">’s predictions</w:delText>
        </w:r>
      </w:del>
      <w:del w:id="3651" w:author="PR Preview" w:date="2026-01-01T00:00:00Z">
        <w:r>
          <w:delText xml:space="preserve"> </w:delText>
        </w:r>
      </w:del>
      <w:del w:id="3652" w:author="PR Preview" w:date="2026-01-01T00:00:00Z">
        <w:r>
          <w:delText xml:space="preserve">for the</w:delText>
        </w:r>
      </w:del>
      <w:del w:id="3653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3654" w:author="PR Preview" w:date="2026-01-01T00:00:00Z">
        <w:r>
          <w:delText xml:space="preserve"> </w:delText>
        </w:r>
      </w:del>
      <w:del w:id="3655" w:author="PR Preview" w:date="2026-01-01T00:00:00Z">
        <w:r>
          <w:delText xml:space="preserve">(</w:delText>
        </w:r>
      </w:del>
      <w:hyperlink w:anchor="def-fold-size">
        <w:del w:id="3656" w:author="PR Preview" w:date="2026-01-01T00:00:00Z">
          <w:r>
            <w:rPr>
              <w:rStyle w:val="Hyperlink"/>
            </w:rPr>
            <w:delText xml:space="preserve">fold size</w:delText>
          </w:r>
        </w:del>
      </w:hyperlink>
      <w:del w:id="3657" w:author="PR Preview" w:date="2026-01-01T00:00:00Z">
        <w:r>
          <w:delText xml:space="preserve">) observations in that fold:</w:delText>
        </w:r>
      </w:del>
    </w:p>
    <w:p>
      <w:pPr>
        <w:pStyle w:val="BodyText"/>
      </w:pPr>
      <w:bookmarkStart w:id="25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del w:id="3658" w:author="PR Preview" w:date="2026-01-01T00:00:00Z">
        <w:r>
          <w:rPr>
            <w:i/>
            <w:iCs/>
          </w:rPr>
          <w:delText xml:space="preserve">Remark 24</w:delText>
        </w:r>
      </w:del>
      <w:del w:id="3659" w:author="PR Preview" w:date="2026-01-01T00:00:00Z">
        <w:r>
          <w:delText xml:space="preserve"> (Source: Fold mean squared error). </w:delText>
        </w:r>
      </w:del>
      <w:del w:id="3660" w:author="PR Preview" w:date="2026-01-01T00:00:00Z">
        <w:r>
          <w:delText xml:space="preserve">James et al. [5, Sec. 5.1.3]</w:delText>
        </w:r>
      </w:del>
      <w:del w:id="3661" w:author="PR Preview" w:date="2026-01-01T00:00:00Z">
        <w:r>
          <w:delText xml:space="preserve">, who write the fold mean squared errors as</w:delText>
        </w:r>
      </w:del>
      <w:del w:id="3662" w:author="PR Preview" w:date="2026-01-01T00:00:00Z">
        <w:r>
          <w:delText xml:space="preserve"> </w:delText>
        </w:r>
      </w:del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del w:id="3663" w:author="PR Preview" w:date="2026-01-01T00:00:00Z">
        <w:r>
          <w:delText xml:space="preserve">.</w:delText>
        </w:r>
      </w:del>
    </w:p>
    <w:p>
      <w:pPr>
        <w:pStyle w:val="BodyText"/>
      </w:pPr>
      <w:del w:id="3664" w:author="PR Preview" w:date="2026-01-01T00:00:00Z">
        <w:r>
          <w:rPr>
            <w:i/>
            <w:iCs/>
          </w:rPr>
          <w:delText xml:space="preserve">Remark 25</w:delText>
        </w:r>
      </w:del>
      <w:del w:id="3665" w:author="PR Preview" w:date="2026-01-01T00:00:00Z">
        <w:r>
          <w:delText xml:space="preserve"> (What the cross-validation estimate estimates). </w:delText>
        </w:r>
      </w:del>
      <w:del w:id="3666" w:author="PR Preview" w:date="2026-01-01T00:00:00Z">
        <w:r>
          <w:delText xml:space="preserve">Each prediction in</w:delText>
        </w:r>
      </w:del>
      <w:del w:id="3667" w:author="PR Preview" w:date="2026-01-01T00:00:00Z">
        <w:r>
          <w:delText xml:space="preserve"> </w:delText>
        </w:r>
      </w:del>
      <w:hyperlink w:anchor="eq-cv-estimate">
        <w:del w:id="3668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3669" w:author="PR Preview" w:date="2026-01-01T00:00:00Z">
        <w:r>
          <w:delText xml:space="preserve"> </w:delText>
        </w:r>
      </w:del>
      <w:del w:id="3670" w:author="PR Preview" w:date="2026-01-01T00:00:00Z">
        <w:r>
          <w:delText xml:space="preserve">comes from a rule</w:delText>
        </w:r>
      </w:del>
      <w:del w:id="3671" w:author="PR Preview" w:date="2026-01-01T00:00:00Z">
        <w:r>
          <w:delText xml:space="preserve"> </w:delText>
        </w:r>
      </w:del>
      <w:del w:id="3672" w:author="PR Preview" w:date="2026-01-01T00:00:00Z">
        <w:r>
          <w:delText xml:space="preserve">that did not see the observation it predicts,</w:delText>
        </w:r>
      </w:del>
      <w:del w:id="3673" w:author="PR Preview" w:date="2026-01-01T00:00:00Z">
        <w:r>
          <w:delText xml:space="preserve"> </w:delText>
        </w:r>
      </w:del>
      <w:del w:id="3674" w:author="PR Preview" w:date="2026-01-01T00:00:00Z">
        <w:r>
          <w:delText xml:space="preserve">so each squared error is scored as in</w:delText>
        </w:r>
      </w:del>
      <w:del w:id="3675" w:author="PR Preview" w:date="2026-01-01T00:00:00Z">
        <w:r>
          <w:delText xml:space="preserve"> </w:delText>
        </w:r>
      </w:del>
      <w:hyperlink w:anchor="thm-held-out-unbiased">
        <w:del w:id="3676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677" w:author="PR Preview" w:date="2026-01-01T00:00:00Z">
        <w:r>
          <w:delText xml:space="preserve">.</w:delText>
        </w:r>
      </w:del>
      <w:del w:id="3678" w:author="PR Preview" w:date="2026-01-01T00:00:00Z">
        <w:r>
          <w:delText xml:space="preserve"> </w:delText>
        </w:r>
      </w:del>
      <w:del w:id="3679" w:author="PR Preview" w:date="2026-01-01T00:00:00Z">
        <w:r>
          <w:delText xml:space="preserve">But the rule for fold</w:delText>
        </w:r>
      </w:del>
      <w:del w:id="368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681" w:author="PR Preview" w:date="2026-01-01T00:00:00Z">
        <w:r>
          <w:delText xml:space="preserve"> </w:delText>
        </w:r>
      </w:del>
      <w:del w:id="3682" w:author="PR Preview" w:date="2026-01-01T00:00:00Z">
        <w:r>
          <w:delText xml:space="preserve">was fitted to</w:delText>
        </w:r>
      </w:del>
      <w:del w:id="368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3684" w:author="PR Preview" w:date="2026-01-01T00:00:00Z">
        <w:r>
          <w:delText xml:space="preserve"> </w:delText>
        </w:r>
      </w:del>
      <w:del w:id="3685" w:author="PR Preview" w:date="2026-01-01T00:00:00Z">
        <w:r>
          <w:delText xml:space="preserve">observations,</w:delText>
        </w:r>
      </w:del>
      <w:del w:id="3686" w:author="PR Preview" w:date="2026-01-01T00:00:00Z">
        <w:r>
          <w:delText xml:space="preserve"> </w:delText>
        </w:r>
      </w:del>
      <w:del w:id="3687" w:author="PR Preview" w:date="2026-01-01T00:00:00Z">
        <w:r>
          <w:delText xml:space="preserve">not</w:delText>
        </w:r>
      </w:del>
      <w:del w:id="3688" w:author="PR Preview" w:date="2026-01-01T00:00:00Z">
        <w:r>
          <w:delText xml:space="preserve"> </w:delText>
        </w:r>
      </w:del>
      <m:oMath>
        <m:r>
          <m:t>n</m:t>
        </m:r>
      </m:oMath>
      <w:del w:id="3689" w:author="PR Preview" w:date="2026-01-01T00:00:00Z">
        <w:r>
          <w:delText xml:space="preserve">,</w:delText>
        </w:r>
      </w:del>
      <w:del w:id="3690" w:author="PR Preview" w:date="2026-01-01T00:00:00Z">
        <w:r>
          <w:delText xml:space="preserve"> </w:delText>
        </w:r>
      </w:del>
      <w:del w:id="3691" w:author="PR Preview" w:date="2026-01-01T00:00:00Z">
        <w:r>
          <w:delText xml:space="preserve">and the</w:delText>
        </w:r>
      </w:del>
      <w:del w:id="3692" w:author="PR Preview" w:date="2026-01-01T00:00:00Z">
        <w:r>
          <w:delText xml:space="preserve"> </w:delText>
        </w:r>
      </w:del>
      <m:oMath>
        <m:r>
          <m:t>k</m:t>
        </m:r>
      </m:oMath>
      <w:del w:id="3693" w:author="PR Preview" w:date="2026-01-01T00:00:00Z">
        <w:r>
          <w:delText xml:space="preserve"> </w:delText>
        </w:r>
      </w:del>
      <w:del w:id="3694" w:author="PR Preview" w:date="2026-01-01T00:00:00Z">
        <w:r>
          <w:delText xml:space="preserve">rules differ from one another and from the rule fitted to all</w:delText>
        </w:r>
      </w:del>
      <w:del w:id="3695" w:author="PR Preview" w:date="2026-01-01T00:00:00Z">
        <w:r>
          <w:delText xml:space="preserve"> </w:delText>
        </w:r>
      </w:del>
      <m:oMath>
        <m:r>
          <m:t>n</m:t>
        </m:r>
      </m:oMath>
      <w:del w:id="3696" w:author="PR Preview" w:date="2026-01-01T00:00:00Z">
        <w:r>
          <w:delText xml:space="preserve">.</w:delText>
        </w:r>
      </w:del>
      <w:del w:id="3697" w:author="PR Preview" w:date="2026-01-01T00:00:00Z">
        <w:r>
          <w:delText xml:space="preserve"> </w:delText>
        </w:r>
      </w:del>
      <w:del w:id="3698" w:author="PR Preview" w:date="2026-01-01T00:00:00Z">
        <w:r>
          <w:delText xml:space="preserve">So</w:delText>
        </w:r>
      </w:del>
      <w:del w:id="369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700" w:author="PR Preview" w:date="2026-01-01T00:00:00Z">
        <w:r>
          <w:delText xml:space="preserve"> </w:delText>
        </w:r>
      </w:del>
      <w:del w:id="3701" w:author="PR Preview" w:date="2026-01-01T00:00:00Z">
        <w:r>
          <w:delText xml:space="preserve">estimates the</w:delText>
        </w:r>
      </w:del>
      <w:del w:id="3702" w:author="PR Preview" w:date="2026-01-01T00:00:00Z">
        <w:r>
          <w:delText xml:space="preserve"> </w:delText>
        </w:r>
      </w:del>
      <w:hyperlink w:anchor="def-expected-generalization-error">
        <w:del w:id="3703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3704" w:author="PR Preview" w:date="2026-01-01T00:00:00Z">
        <w:r>
          <w:delText xml:space="preserve"> </w:delText>
        </w:r>
      </w:del>
      <w:del w:id="3705" w:author="PR Preview" w:date="2026-01-01T00:00:00Z">
        <w:r>
          <w:delText xml:space="preserve">of the fitting</w:delText>
        </w:r>
      </w:del>
      <w:del w:id="3706" w:author="PR Preview" w:date="2026-01-01T00:00:00Z">
        <w:r>
          <w:delText xml:space="preserve"> </w:delText>
        </w:r>
      </w:del>
      <w:del w:id="3707" w:author="PR Preview" w:date="2026-01-01T00:00:00Z">
        <w:r>
          <w:rPr>
            <w:i/>
            <w:iCs/>
          </w:rPr>
          <w:delText xml:space="preserve">procedure</w:delText>
        </w:r>
      </w:del>
      <w:del w:id="3708" w:author="PR Preview" w:date="2026-01-01T00:00:00Z">
        <w:r>
          <w:delText xml:space="preserve"> </w:delText>
        </w:r>
      </w:del>
      <m:oMath>
        <m:r>
          <m:t>g</m:t>
        </m:r>
      </m:oMath>
      <w:del w:id="3709" w:author="PR Preview" w:date="2026-01-01T00:00:00Z">
        <w:r>
          <w:delText xml:space="preserve"> </w:delText>
        </w:r>
      </w:del>
      <w:del w:id="3710" w:author="PR Preview" w:date="2026-01-01T00:00:00Z">
        <w:r>
          <w:delText xml:space="preserve">at the smaller training-set sizes</w:delText>
        </w:r>
      </w:del>
      <w:del w:id="371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3712" w:author="PR Preview" w:date="2026-01-01T00:00:00Z">
        <w:r>
          <w:delText xml:space="preserve">,</w:delText>
        </w:r>
      </w:del>
      <w:del w:id="3713" w:author="PR Preview" w:date="2026-01-01T00:00:00Z">
        <w:r>
          <w:delText xml:space="preserve"> </w:delText>
        </w:r>
      </w:del>
      <w:del w:id="3714" w:author="PR Preview" w:date="2026-01-01T00:00:00Z">
        <w:r>
          <w:delText xml:space="preserve">which is</w:delText>
        </w:r>
      </w:del>
      <w:del w:id="3715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del w:id="3716" w:author="PR Preview" w:date="2026-01-01T00:00:00Z">
        <w:r>
          <w:delText xml:space="preserve"> </w:delText>
        </w:r>
      </w:del>
      <w:del w:id="3717" w:author="PR Preview" w:date="2026-01-01T00:00:00Z">
        <w:r>
          <w:delText xml:space="preserve">when every fold has</w:delText>
        </w:r>
      </w:del>
      <w:del w:id="371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/</m:t>
        </m:r>
        <m:r>
          <m:t>k</m:t>
        </m:r>
      </m:oMath>
      <w:del w:id="3719" w:author="PR Preview" w:date="2026-01-01T00:00:00Z">
        <w:r>
          <w:delText xml:space="preserve"> </w:delText>
        </w:r>
      </w:del>
      <w:del w:id="3720" w:author="PR Preview" w:date="2026-01-01T00:00:00Z">
        <w:r>
          <w:delText xml:space="preserve">observations,</w:delText>
        </w:r>
      </w:del>
      <w:del w:id="3721" w:author="PR Preview" w:date="2026-01-01T00:00:00Z">
        <w:r>
          <w:delText xml:space="preserve"> </w:delText>
        </w:r>
      </w:del>
      <w:del w:id="3722" w:author="PR Preview" w:date="2026-01-01T00:00:00Z">
        <w:r>
          <w:delText xml:space="preserve">rather than</w:delText>
        </w:r>
      </w:del>
      <w:del w:id="372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724" w:author="PR Preview" w:date="2026-01-01T00:00:00Z">
        <w:r>
          <w:delText xml:space="preserve"> </w:delText>
        </w:r>
      </w:del>
      <w:del w:id="3725" w:author="PR Preview" w:date="2026-01-01T00:00:00Z">
        <w:r>
          <w:delText xml:space="preserve">for the one rule fitted to all the data</w:delText>
        </w:r>
      </w:del>
      <w:del w:id="3726" w:author="PR Preview" w:date="2026-01-01T00:00:00Z">
        <w:r>
          <w:delText xml:space="preserve"> </w:delText>
        </w:r>
      </w:del>
      <w:del w:id="3727" w:author="PR Preview" w:date="2026-01-01T00:00:00Z">
        <w:r>
          <w:delText xml:space="preserve">[3, Sec. 7.12]</w:delText>
        </w:r>
      </w:del>
      <w:del w:id="3728" w:author="PR Preview" w:date="2026-01-01T00:00:00Z">
        <w:r>
          <w:delText xml:space="preserve">.</w:delText>
        </w:r>
      </w:del>
    </w:p>
    <w:p>
      <w:pPr>
        <w:pStyle w:val="BodyText"/>
      </w:pPr>
      <w:ins w:id="3729" w:author="PR Preview" w:date="2026-01-01T00:00:00Z">
        <w:r>
          <w:rPr>
            <w:b/>
            <w:bCs/>
          </w:rPr>
          <w:t xml:space="preserve">Definition 51 (Fold mean squared error)</w:t>
        </w:r>
      </w:ins>
      <w:ins w:id="3730" w:author="PR Preview" w:date="2026-01-01T00:00:00Z">
        <w:r>
          <w:t xml:space="preserve"> </w:t>
        </w:r>
      </w:ins>
      <w:ins w:id="3731" w:author="PR Preview" w:date="2026-01-01T00:00:00Z">
        <w:r>
          <w:t xml:space="preserve">The</w:t>
        </w:r>
      </w:ins>
      <w:ins w:id="3732" w:author="PR Preview" w:date="2026-01-01T00:00:00Z">
        <w:r>
          <w:t xml:space="preserve"> </w:t>
        </w:r>
      </w:ins>
      <w:ins w:id="3733" w:author="PR Preview" w:date="2026-01-01T00:00:00Z">
        <w:r>
          <w:rPr>
            <w:b/>
            <w:bCs/>
          </w:rPr>
          <w:t xml:space="preserve">fold mean squared error</w:t>
        </w:r>
      </w:ins>
      <w:ins w:id="373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ins w:id="3735" w:author="PR Preview" w:date="2026-01-01T00:00:00Z">
        <w:r>
          <w:t xml:space="preserve"> </w:t>
        </w:r>
      </w:ins>
      <w:ins w:id="3736" w:author="PR Preview" w:date="2026-01-01T00:00:00Z">
        <w:r>
          <w:t xml:space="preserve">of</w:t>
        </w:r>
      </w:ins>
      <w:ins w:id="3737" w:author="PR Preview" w:date="2026-01-01T00:00:00Z">
        <w:r>
          <w:t xml:space="preserve"> </w:t>
        </w:r>
      </w:ins>
      <w:hyperlink w:anchor="def-folds">
        <w:ins w:id="3738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73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740" w:author="PR Preview" w:date="2026-01-01T00:00:00Z">
        <w:r>
          <w:t xml:space="preserve"> </w:t>
        </w:r>
      </w:ins>
      <w:ins w:id="3741" w:author="PR Preview" w:date="2026-01-01T00:00:00Z">
        <w:r>
          <w:t xml:space="preserve">is the</w:t>
        </w:r>
      </w:ins>
      <w:ins w:id="3742" w:author="PR Preview" w:date="2026-01-01T00:00:00Z">
        <w:r>
          <w:t xml:space="preserve"> </w:t>
        </w:r>
      </w:ins>
      <w:hyperlink r:id="rId78">
        <w:ins w:id="3743" w:author="PR Preview" w:date="2026-01-01T00:00:00Z">
          <w:r>
            <w:rPr>
              <w:rStyle w:val="Hyperlink"/>
            </w:rPr>
            <w:t xml:space="preserve">sMSE</w:t>
          </w:r>
        </w:ins>
      </w:hyperlink>
      <w:ins w:id="3744" w:author="PR Preview" w:date="2026-01-01T00:00:00Z">
        <w:r>
          <w:t xml:space="preserve"> </w:t>
        </w:r>
      </w:ins>
      <w:ins w:id="3745" w:author="PR Preview" w:date="2026-01-01T00:00:00Z">
        <w:r>
          <w:t xml:space="preserve">of the</w:t>
        </w:r>
      </w:ins>
      <w:ins w:id="3746" w:author="PR Preview" w:date="2026-01-01T00:00:00Z">
        <w:r>
          <w:t xml:space="preserve"> </w:t>
        </w:r>
      </w:ins>
      <w:hyperlink w:anchor="def-fold-out-rule">
        <w:ins w:id="3747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3748" w:author="PR Preview" w:date="2026-01-01T00:00:00Z">
        <w:r>
          <w:t xml:space="preserve">’s predictions</w:t>
        </w:r>
      </w:ins>
      <w:ins w:id="3749" w:author="PR Preview" w:date="2026-01-01T00:00:00Z">
        <w:r>
          <w:t xml:space="preserve"> </w:t>
        </w:r>
      </w:ins>
      <w:ins w:id="3750" w:author="PR Preview" w:date="2026-01-01T00:00:00Z">
        <w:r>
          <w:t xml:space="preserve">for the</w:t>
        </w:r>
      </w:ins>
      <w:ins w:id="3751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3752" w:author="PR Preview" w:date="2026-01-01T00:00:00Z">
        <w:r>
          <w:t xml:space="preserve"> </w:t>
        </w:r>
      </w:ins>
      <w:ins w:id="3753" w:author="PR Preview" w:date="2026-01-01T00:00:00Z">
        <w:r>
          <w:t xml:space="preserve">(</w:t>
        </w:r>
      </w:ins>
      <w:hyperlink w:anchor="def-fold-size">
        <w:ins w:id="3754" w:author="PR Preview" w:date="2026-01-01T00:00:00Z">
          <w:r>
            <w:rPr>
              <w:rStyle w:val="Hyperlink"/>
            </w:rPr>
            <w:t xml:space="preserve">fold size</w:t>
          </w:r>
        </w:ins>
      </w:hyperlink>
      <w:ins w:id="3755" w:author="PR Preview" w:date="2026-01-01T00:00:00Z">
        <w:r>
          <w:t xml:space="preserve">) observations in that fold:</w:t>
        </w:r>
      </w:ins>
    </w:p>
    <w:p>
      <w:pPr>
        <w:pStyle w:val="BodyText"/>
      </w:pPr>
      <w:bookmarkStart w:id="25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4"/>
    </w:p>
    <w:bookmarkEnd w:id="255"/>
    <w:bookmarkStart w:id="256" w:name="rem-source-fold-mse"/>
    <w:p>
      <w:pPr>
        <w:pStyle w:val="FirstParagraph"/>
      </w:pPr>
      <w:ins w:id="3756" w:author="PR Preview" w:date="2026-01-01T00:00:00Z">
        <w:r>
          <w:rPr>
            <w:i/>
            <w:iCs/>
          </w:rPr>
          <w:t xml:space="preserve">Remark 25</w:t>
        </w:r>
      </w:ins>
      <w:ins w:id="3757" w:author="PR Preview" w:date="2026-01-01T00:00:00Z">
        <w:r>
          <w:t xml:space="preserve"> (Source: Fold mean squared error). </w:t>
        </w:r>
      </w:ins>
      <w:ins w:id="3758" w:author="PR Preview" w:date="2026-01-01T00:00:00Z">
        <w:r>
          <w:t xml:space="preserve">James et al. [5, Sec. 5.1.3]</w:t>
        </w:r>
      </w:ins>
      <w:ins w:id="3759" w:author="PR Preview" w:date="2026-01-01T00:00:00Z">
        <w:r>
          <w:t xml:space="preserve">, who write the fold mean squared errors as</w:t>
        </w:r>
      </w:ins>
      <w:ins w:id="3760" w:author="PR Preview" w:date="2026-01-01T00:00:00Z">
        <w:r>
          <w:t xml:space="preserve"> </w:t>
        </w:r>
      </w:ins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ins w:id="3761" w:author="PR Preview" w:date="2026-01-01T00:00:00Z">
        <w:r>
          <w:t xml:space="preserve">.</w:t>
        </w:r>
      </w:ins>
    </w:p>
    <w:bookmarkEnd w:id="256"/>
    <w:bookmarkStart w:id="257" w:name="rem-cv-estimate"/>
    <w:p>
      <w:pPr>
        <w:pStyle w:val="BodyText"/>
      </w:pPr>
      <w:ins w:id="3762" w:author="PR Preview" w:date="2026-01-01T00:00:00Z">
        <w:r>
          <w:rPr>
            <w:i/>
            <w:iCs/>
          </w:rPr>
          <w:t xml:space="preserve">Remark 26</w:t>
        </w:r>
      </w:ins>
      <w:ins w:id="3763" w:author="PR Preview" w:date="2026-01-01T00:00:00Z">
        <w:r>
          <w:t xml:space="preserve"> (What the cross-validation estimate estimates). </w:t>
        </w:r>
      </w:ins>
      <w:ins w:id="3764" w:author="PR Preview" w:date="2026-01-01T00:00:00Z">
        <w:r>
          <w:t xml:space="preserve">Each prediction in</w:t>
        </w:r>
      </w:ins>
      <w:ins w:id="3765" w:author="PR Preview" w:date="2026-01-01T00:00:00Z">
        <w:r>
          <w:t xml:space="preserve"> </w:t>
        </w:r>
      </w:ins>
      <w:hyperlink w:anchor="eq-cv-estimate">
        <w:ins w:id="3766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3767" w:author="PR Preview" w:date="2026-01-01T00:00:00Z">
        <w:r>
          <w:t xml:space="preserve"> </w:t>
        </w:r>
      </w:ins>
      <w:ins w:id="3768" w:author="PR Preview" w:date="2026-01-01T00:00:00Z">
        <w:r>
          <w:t xml:space="preserve">comes from a rule</w:t>
        </w:r>
      </w:ins>
      <w:ins w:id="3769" w:author="PR Preview" w:date="2026-01-01T00:00:00Z">
        <w:r>
          <w:t xml:space="preserve"> </w:t>
        </w:r>
      </w:ins>
      <w:ins w:id="3770" w:author="PR Preview" w:date="2026-01-01T00:00:00Z">
        <w:r>
          <w:t xml:space="preserve">that did not see the observation it predicts,</w:t>
        </w:r>
      </w:ins>
      <w:ins w:id="3771" w:author="PR Preview" w:date="2026-01-01T00:00:00Z">
        <w:r>
          <w:t xml:space="preserve"> </w:t>
        </w:r>
      </w:ins>
      <w:ins w:id="3772" w:author="PR Preview" w:date="2026-01-01T00:00:00Z">
        <w:r>
          <w:t xml:space="preserve">so each squared error is scored as in</w:t>
        </w:r>
      </w:ins>
      <w:ins w:id="3773" w:author="PR Preview" w:date="2026-01-01T00:00:00Z">
        <w:r>
          <w:t xml:space="preserve"> </w:t>
        </w:r>
      </w:ins>
      <w:hyperlink w:anchor="thm-held-out-unbiased">
        <w:ins w:id="3774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775" w:author="PR Preview" w:date="2026-01-01T00:00:00Z">
        <w:r>
          <w:t xml:space="preserve">.</w:t>
        </w:r>
      </w:ins>
      <w:ins w:id="3776" w:author="PR Preview" w:date="2026-01-01T00:00:00Z">
        <w:r>
          <w:t xml:space="preserve"> </w:t>
        </w:r>
      </w:ins>
      <w:ins w:id="3777" w:author="PR Preview" w:date="2026-01-01T00:00:00Z">
        <w:r>
          <w:t xml:space="preserve">But the rule for fold</w:t>
        </w:r>
      </w:ins>
      <w:ins w:id="377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779" w:author="PR Preview" w:date="2026-01-01T00:00:00Z">
        <w:r>
          <w:t xml:space="preserve"> </w:t>
        </w:r>
      </w:ins>
      <w:ins w:id="3780" w:author="PR Preview" w:date="2026-01-01T00:00:00Z">
        <w:r>
          <w:t xml:space="preserve">was fitted to</w:t>
        </w:r>
      </w:ins>
      <w:ins w:id="378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3782" w:author="PR Preview" w:date="2026-01-01T00:00:00Z">
        <w:r>
          <w:t xml:space="preserve"> </w:t>
        </w:r>
      </w:ins>
      <w:ins w:id="3783" w:author="PR Preview" w:date="2026-01-01T00:00:00Z">
        <w:r>
          <w:t xml:space="preserve">observations,</w:t>
        </w:r>
      </w:ins>
      <w:ins w:id="3784" w:author="PR Preview" w:date="2026-01-01T00:00:00Z">
        <w:r>
          <w:t xml:space="preserve"> </w:t>
        </w:r>
      </w:ins>
      <w:ins w:id="3785" w:author="PR Preview" w:date="2026-01-01T00:00:00Z">
        <w:r>
          <w:t xml:space="preserve">not</w:t>
        </w:r>
      </w:ins>
      <w:ins w:id="3786" w:author="PR Preview" w:date="2026-01-01T00:00:00Z">
        <w:r>
          <w:t xml:space="preserve"> </w:t>
        </w:r>
      </w:ins>
      <m:oMath>
        <m:r>
          <m:t>n</m:t>
        </m:r>
      </m:oMath>
      <w:ins w:id="3787" w:author="PR Preview" w:date="2026-01-01T00:00:00Z">
        <w:r>
          <w:t xml:space="preserve">,</w:t>
        </w:r>
      </w:ins>
      <w:ins w:id="3788" w:author="PR Preview" w:date="2026-01-01T00:00:00Z">
        <w:r>
          <w:t xml:space="preserve"> </w:t>
        </w:r>
      </w:ins>
      <w:ins w:id="3789" w:author="PR Preview" w:date="2026-01-01T00:00:00Z">
        <w:r>
          <w:t xml:space="preserve">and the</w:t>
        </w:r>
      </w:ins>
      <w:ins w:id="3790" w:author="PR Preview" w:date="2026-01-01T00:00:00Z">
        <w:r>
          <w:t xml:space="preserve"> </w:t>
        </w:r>
      </w:ins>
      <m:oMath>
        <m:r>
          <m:t>k</m:t>
        </m:r>
      </m:oMath>
      <w:ins w:id="3791" w:author="PR Preview" w:date="2026-01-01T00:00:00Z">
        <w:r>
          <w:t xml:space="preserve"> </w:t>
        </w:r>
      </w:ins>
      <w:ins w:id="3792" w:author="PR Preview" w:date="2026-01-01T00:00:00Z">
        <w:r>
          <w:t xml:space="preserve">rules differ from one another and from the rule fitted to all</w:t>
        </w:r>
      </w:ins>
      <w:ins w:id="3793" w:author="PR Preview" w:date="2026-01-01T00:00:00Z">
        <w:r>
          <w:t xml:space="preserve"> </w:t>
        </w:r>
      </w:ins>
      <m:oMath>
        <m:r>
          <m:t>n</m:t>
        </m:r>
      </m:oMath>
      <w:ins w:id="3794" w:author="PR Preview" w:date="2026-01-01T00:00:00Z">
        <w:r>
          <w:t xml:space="preserve">.</w:t>
        </w:r>
      </w:ins>
      <w:ins w:id="3795" w:author="PR Preview" w:date="2026-01-01T00:00:00Z">
        <w:r>
          <w:t xml:space="preserve"> </w:t>
        </w:r>
      </w:ins>
      <w:ins w:id="3796" w:author="PR Preview" w:date="2026-01-01T00:00:00Z">
        <w:r>
          <w:t xml:space="preserve">So</w:t>
        </w:r>
      </w:ins>
      <w:ins w:id="379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798" w:author="PR Preview" w:date="2026-01-01T00:00:00Z">
        <w:r>
          <w:t xml:space="preserve"> </w:t>
        </w:r>
      </w:ins>
      <w:ins w:id="3799" w:author="PR Preview" w:date="2026-01-01T00:00:00Z">
        <w:r>
          <w:t xml:space="preserve">estimates the</w:t>
        </w:r>
      </w:ins>
      <w:ins w:id="3800" w:author="PR Preview" w:date="2026-01-01T00:00:00Z">
        <w:r>
          <w:t xml:space="preserve"> </w:t>
        </w:r>
      </w:ins>
      <w:hyperlink w:anchor="def-expected-generalization-error">
        <w:ins w:id="3801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3802" w:author="PR Preview" w:date="2026-01-01T00:00:00Z">
        <w:r>
          <w:t xml:space="preserve"> </w:t>
        </w:r>
      </w:ins>
      <w:ins w:id="3803" w:author="PR Preview" w:date="2026-01-01T00:00:00Z">
        <w:r>
          <w:t xml:space="preserve">of the fitting</w:t>
        </w:r>
      </w:ins>
      <w:ins w:id="3804" w:author="PR Preview" w:date="2026-01-01T00:00:00Z">
        <w:r>
          <w:t xml:space="preserve"> </w:t>
        </w:r>
      </w:ins>
      <w:ins w:id="3805" w:author="PR Preview" w:date="2026-01-01T00:00:00Z">
        <w:r>
          <w:rPr>
            <w:i/>
            <w:iCs/>
          </w:rPr>
          <w:t xml:space="preserve">procedure</w:t>
        </w:r>
      </w:ins>
      <w:ins w:id="3806" w:author="PR Preview" w:date="2026-01-01T00:00:00Z">
        <w:r>
          <w:t xml:space="preserve"> </w:t>
        </w:r>
      </w:ins>
      <m:oMath>
        <m:r>
          <m:t>g</m:t>
        </m:r>
      </m:oMath>
      <w:ins w:id="3807" w:author="PR Preview" w:date="2026-01-01T00:00:00Z">
        <w:r>
          <w:t xml:space="preserve"> </w:t>
        </w:r>
      </w:ins>
      <w:ins w:id="3808" w:author="PR Preview" w:date="2026-01-01T00:00:00Z">
        <w:r>
          <w:t xml:space="preserve">at the smaller training-set sizes</w:t>
        </w:r>
      </w:ins>
      <w:ins w:id="380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3810" w:author="PR Preview" w:date="2026-01-01T00:00:00Z">
        <w:r>
          <w:t xml:space="preserve">,</w:t>
        </w:r>
      </w:ins>
      <w:ins w:id="3811" w:author="PR Preview" w:date="2026-01-01T00:00:00Z">
        <w:r>
          <w:t xml:space="preserve"> </w:t>
        </w:r>
      </w:ins>
      <w:ins w:id="3812" w:author="PR Preview" w:date="2026-01-01T00:00:00Z">
        <w:r>
          <w:t xml:space="preserve">which is</w:t>
        </w:r>
      </w:ins>
      <w:ins w:id="381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ins w:id="3814" w:author="PR Preview" w:date="2026-01-01T00:00:00Z">
        <w:r>
          <w:t xml:space="preserve"> </w:t>
        </w:r>
      </w:ins>
      <w:ins w:id="3815" w:author="PR Preview" w:date="2026-01-01T00:00:00Z">
        <w:r>
          <w:t xml:space="preserve">when every fold has</w:t>
        </w:r>
      </w:ins>
      <w:ins w:id="381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k</m:t>
        </m:r>
      </m:oMath>
      <w:ins w:id="3817" w:author="PR Preview" w:date="2026-01-01T00:00:00Z">
        <w:r>
          <w:t xml:space="preserve"> </w:t>
        </w:r>
      </w:ins>
      <w:ins w:id="3818" w:author="PR Preview" w:date="2026-01-01T00:00:00Z">
        <w:r>
          <w:t xml:space="preserve">observations,</w:t>
        </w:r>
      </w:ins>
      <w:ins w:id="3819" w:author="PR Preview" w:date="2026-01-01T00:00:00Z">
        <w:r>
          <w:t xml:space="preserve"> </w:t>
        </w:r>
      </w:ins>
      <w:ins w:id="3820" w:author="PR Preview" w:date="2026-01-01T00:00:00Z">
        <w:r>
          <w:t xml:space="preserve">rather than</w:t>
        </w:r>
      </w:ins>
      <w:ins w:id="382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822" w:author="PR Preview" w:date="2026-01-01T00:00:00Z">
        <w:r>
          <w:t xml:space="preserve"> </w:t>
        </w:r>
      </w:ins>
      <w:ins w:id="3823" w:author="PR Preview" w:date="2026-01-01T00:00:00Z">
        <w:r>
          <w:t xml:space="preserve">for the one rule fitted to all the data</w:t>
        </w:r>
      </w:ins>
      <w:ins w:id="3824" w:author="PR Preview" w:date="2026-01-01T00:00:00Z">
        <w:r>
          <w:t xml:space="preserve"> </w:t>
        </w:r>
      </w:ins>
      <w:ins w:id="3825" w:author="PR Preview" w:date="2026-01-01T00:00:00Z">
        <w:r>
          <w:t xml:space="preserve">[3, Sec. 7.12]</w:t>
        </w:r>
      </w:ins>
      <w:ins w:id="3826" w:author="PR Preview" w:date="2026-01-01T00:00:00Z">
        <w:r>
          <w:t xml:space="preserve">.</w:t>
        </w:r>
      </w:ins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7"/>
    <w:bookmarkStart w:id="258" w:name="rem-choosing-k"/>
    <w:p>
      <w:pPr>
        <w:pStyle w:val="BodyText"/>
      </w:pPr>
      <w:del w:id="3827" w:author="PR Preview" w:date="2026-01-01T00:00:00Z">
        <w:r>
          <w:rPr>
            <w:i/>
            <w:iCs/>
          </w:rPr>
          <w:delText xml:space="preserve">Remark 26</w:delText>
        </w:r>
      </w:del>
      <w:del w:id="3828" w:author="PR Preview" w:date="2026-01-01T00:00:00Z">
        <w:r>
          <w:delText xml:space="preserve"> (Choosing the number of folds). </w:delText>
        </w:r>
      </w:del>
      <w:del w:id="3829" w:author="PR Preview" w:date="2026-01-01T00:00:00Z">
        <w:r>
          <w:delText xml:space="preserve">The number of folds</w:delText>
        </w:r>
      </w:del>
      <w:del w:id="3830" w:author="PR Preview" w:date="2026-01-01T00:00:00Z">
        <w:r>
          <w:delText xml:space="preserve"> </w:delText>
        </w:r>
      </w:del>
      <m:oMath>
        <m:r>
          <m:t>k</m:t>
        </m:r>
      </m:oMath>
      <w:del w:id="3831" w:author="PR Preview" w:date="2026-01-01T00:00:00Z">
        <w:r>
          <w:delText xml:space="preserve"> </w:delText>
        </w:r>
      </w:del>
      <w:del w:id="3832" w:author="PR Preview" w:date="2026-01-01T00:00:00Z">
        <w:r>
          <w:delText xml:space="preserve">trades bias against variance</w:delText>
        </w:r>
      </w:del>
      <w:del w:id="3833" w:author="PR Preview" w:date="2026-01-01T00:00:00Z">
        <w:r>
          <w:delText xml:space="preserve"> </w:delText>
        </w:r>
      </w:del>
      <w:del w:id="3834" w:author="PR Preview" w:date="2026-01-01T00:00:00Z">
        <w:r>
          <w:delText xml:space="preserve">in the cross-validation estimate itself</w:delText>
        </w:r>
      </w:del>
      <w:del w:id="3835" w:author="PR Preview" w:date="2026-01-01T00:00:00Z">
        <w:r>
          <w:delText xml:space="preserve"> </w:delText>
        </w:r>
      </w:del>
      <w:del w:id="3836" w:author="PR Preview" w:date="2026-01-01T00:00:00Z">
        <w:r>
          <w:delText xml:space="preserve">[5, Sec. 5.1.4]</w:delText>
        </w:r>
      </w:del>
      <w:del w:id="3837" w:author="PR Preview" w:date="2026-01-01T00:00:00Z">
        <w:r>
          <w:delText xml:space="preserve">:</w:delText>
        </w:r>
      </w:del>
    </w:p>
    <w:p>
      <w:pPr>
        <w:pStyle w:val="BodyText"/>
      </w:pPr>
      <w:ins w:id="3838" w:author="PR Preview" w:date="2026-01-01T00:00:00Z">
        <w:r>
          <w:rPr>
            <w:i/>
            <w:iCs/>
          </w:rPr>
          <w:t xml:space="preserve">Remark 27</w:t>
        </w:r>
      </w:ins>
      <w:ins w:id="3839" w:author="PR Preview" w:date="2026-01-01T00:00:00Z">
        <w:r>
          <w:t xml:space="preserve"> (Choosing the number of folds). </w:t>
        </w:r>
      </w:ins>
      <w:ins w:id="3840" w:author="PR Preview" w:date="2026-01-01T00:00:00Z">
        <w:r>
          <w:t xml:space="preserve">The number of folds</w:t>
        </w:r>
      </w:ins>
      <w:ins w:id="3841" w:author="PR Preview" w:date="2026-01-01T00:00:00Z">
        <w:r>
          <w:t xml:space="preserve"> </w:t>
        </w:r>
      </w:ins>
      <m:oMath>
        <m:r>
          <m:t>k</m:t>
        </m:r>
      </m:oMath>
      <w:ins w:id="3842" w:author="PR Preview" w:date="2026-01-01T00:00:00Z">
        <w:r>
          <w:t xml:space="preserve"> </w:t>
        </w:r>
      </w:ins>
      <w:ins w:id="3843" w:author="PR Preview" w:date="2026-01-01T00:00:00Z">
        <w:r>
          <w:t xml:space="preserve">trades bias against variance</w:t>
        </w:r>
      </w:ins>
      <w:ins w:id="3844" w:author="PR Preview" w:date="2026-01-01T00:00:00Z">
        <w:r>
          <w:t xml:space="preserve"> </w:t>
        </w:r>
      </w:ins>
      <w:ins w:id="3845" w:author="PR Preview" w:date="2026-01-01T00:00:00Z">
        <w:r>
          <w:t xml:space="preserve">in the cross-validation estimate itself</w:t>
        </w:r>
      </w:ins>
      <w:ins w:id="3846" w:author="PR Preview" w:date="2026-01-01T00:00:00Z">
        <w:r>
          <w:t xml:space="preserve"> </w:t>
        </w:r>
      </w:ins>
      <w:ins w:id="3847" w:author="PR Preview" w:date="2026-01-01T00:00:00Z">
        <w:r>
          <w:t xml:space="preserve">[5, Sec. 5.1.4]</w:t>
        </w:r>
      </w:ins>
      <w:ins w:id="3848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8"/>
    <w:bookmarkStart w:id="263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del w:id="3849" w:author="PR Preview" w:date="2026-01-01T00:00:00Z">
        <w:r>
          <w:delText xml:space="preserve">The cross-validation estimate is smallest at degree 3,</w:delText>
        </w:r>
      </w:del>
      <w:del w:id="3850" w:author="PR Preview" w:date="2026-01-01T00:00:00Z">
        <w:r>
          <w:delText xml:space="preserve"> </w:delText>
        </w:r>
      </w:del>
      <w:del w:id="3851" w:author="PR Preview" w:date="2026-01-01T00:00:00Z">
        <w:r>
          <w:delText xml:space="preserve">and the estimated generalization error at degree 5.</w:delText>
        </w:r>
      </w:del>
      <w:del w:id="3852" w:author="PR Preview" w:date="2026-01-01T00:00:00Z">
        <w:r>
          <w:delText xml:space="preserve"> </w:delText>
        </w:r>
      </w:del>
      <w:del w:id="3853" w:author="PR Preview" w:date="2026-01-01T00:00:00Z">
        <w:r>
          <w:delText xml:space="preserve">Unlike the training error,</w:delText>
        </w:r>
      </w:del>
      <w:del w:id="3854" w:author="PR Preview" w:date="2026-01-01T00:00:00Z">
        <w:r>
          <w:delText xml:space="preserve"> </w:delText>
        </w:r>
      </w:del>
      <w:del w:id="3855" w:author="PR Preview" w:date="2026-01-01T00:00:00Z">
        <w:r>
          <w:delText xml:space="preserve">the cross-validation estimate does not keep falling as the degree grows,</w:delText>
        </w:r>
      </w:del>
      <w:del w:id="3856" w:author="PR Preview" w:date="2026-01-01T00:00:00Z">
        <w:r>
          <w:delText xml:space="preserve"> </w:delText>
        </w:r>
      </w:del>
      <w:del w:id="3857" w:author="PR Preview" w:date="2026-01-01T00:00:00Z">
        <w:r>
          <w:delText xml:space="preserve">so it does not simply reward higher degrees.</w:delText>
        </w:r>
      </w:del>
      <w:del w:id="3858" w:author="PR Preview" w:date="2026-01-01T00:00:00Z">
        <w:r>
          <w:delText xml:space="preserve"> </w:delText>
        </w:r>
      </w:del>
      <w:del w:id="3859" w:author="PR Preview" w:date="2026-01-01T00:00:00Z">
        <w:r>
          <w:delText xml:space="preserve">It is not an estimate of</w:delText>
        </w:r>
      </w:del>
      <w:del w:id="386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3861" w:author="PR Preview" w:date="2026-01-01T00:00:00Z">
        <w:r>
          <w:delText xml:space="preserve"> </w:delText>
        </w:r>
      </w:del>
      <w:del w:id="3862" w:author="PR Preview" w:date="2026-01-01T00:00:00Z">
        <w:r>
          <w:delText xml:space="preserve">for the fit to all 30 observations, though</w:delText>
        </w:r>
      </w:del>
      <w:del w:id="3863" w:author="PR Preview" w:date="2026-01-01T00:00:00Z">
        <w:r>
          <w:delText xml:space="preserve"> </w:delText>
        </w:r>
      </w:del>
      <w:del w:id="3864" w:author="PR Preview" w:date="2026-01-01T00:00:00Z">
        <w:r>
          <w:delText xml:space="preserve">(</w:delText>
        </w:r>
      </w:del>
      <w:hyperlink w:anchor="rem-cv-estimate">
        <w:del w:id="3865" w:author="PR Preview" w:date="2026-01-01T00:00:00Z">
          <w:r>
            <w:rPr>
              <w:rStyle w:val="Hyperlink"/>
            </w:rPr>
            <w:delText xml:space="preserve">Remark 25</w:delText>
          </w:r>
        </w:del>
      </w:hyperlink>
      <w:del w:id="3866" w:author="PR Preview" w:date="2026-01-01T00:00:00Z">
        <w:r>
          <w:delText xml:space="preserve">).</w:delText>
        </w:r>
      </w:del>
      <w:del w:id="3867" w:author="PR Preview" w:date="2026-01-01T00:00:00Z">
        <w:r>
          <w:delText xml:space="preserve"> </w:delText>
        </w:r>
      </w:del>
      <w:del w:id="3868" w:author="PR Preview" w:date="2026-01-01T00:00:00Z">
        <w:r>
          <w:delText xml:space="preserve">Each of its fits uses only 24 observations.</w:delText>
        </w:r>
      </w:del>
      <w:del w:id="3869" w:author="PR Preview" w:date="2026-01-01T00:00:00Z">
        <w:r>
          <w:delText xml:space="preserve"> </w:delText>
        </w:r>
      </w:del>
      <w:del w:id="3870" w:author="PR Preview" w:date="2026-01-01T00:00:00Z">
        <w:r>
          <w:delText xml:space="preserve">At degree 10,</w:delText>
        </w:r>
      </w:del>
      <w:del w:id="3871" w:author="PR Preview" w:date="2026-01-01T00:00:00Z">
        <w:r>
          <w:delText xml:space="preserve"> </w:delText>
        </w:r>
      </w:del>
      <w:del w:id="3872" w:author="PR Preview" w:date="2026-01-01T00:00:00Z">
        <w:r>
          <w:delText xml:space="preserve">polynomials fitted to 24 points predict their held-out points</w:delText>
        </w:r>
      </w:del>
      <w:del w:id="3873" w:author="PR Preview" w:date="2026-01-01T00:00:00Z">
        <w:r>
          <w:delText xml:space="preserve"> </w:delText>
        </w:r>
      </w:del>
      <w:del w:id="3874" w:author="PR Preview" w:date="2026-01-01T00:00:00Z">
        <w:r>
          <w:delText xml:space="preserve">much worse than the fit to all 30 predicts new data:</w:delText>
        </w:r>
      </w:del>
      <w:del w:id="3875" w:author="PR Preview" w:date="2026-01-01T00:00:00Z">
        <w:r>
          <w:delText xml:space="preserve"> </w:delText>
        </w:r>
      </w:del>
      <w:del w:id="3876" w:author="PR Preview" w:date="2026-01-01T00:00:00Z">
        <w:r>
          <w:delText xml:space="preserve">the cross-validation estimate is</w:delText>
        </w:r>
      </w:del>
      <w:del w:id="3877" w:author="PR Preview" w:date="2026-01-01T00:00:00Z">
        <w:r>
          <w:delText xml:space="preserve"> </w:delText>
        </w:r>
      </w:del>
      <w:del w:id="3878" w:author="PR Preview" w:date="2026-01-01T00:00:00Z">
        <w:r>
          <w:delText xml:space="preserve">4.1 times the estimated generalization pRMSE.</w:delText>
        </w:r>
      </w:del>
    </w:p>
    <w:p>
      <w:pPr>
        <w:pStyle w:val="BodyText"/>
      </w:pPr>
      <w:del w:id="3879" w:author="PR Preview" w:date="2026-01-01T00:00:00Z">
        <w:r>
          <w:delText xml:space="preserve">Part of that gap is expected:</w:delText>
        </w:r>
      </w:del>
      <w:del w:id="3880" w:author="PR Preview" w:date="2026-01-01T00:00:00Z">
        <w:r>
          <w:delText xml:space="preserve"> </w:delText>
        </w:r>
      </w:del>
      <w:del w:id="3881" w:author="PR Preview" w:date="2026-01-01T00:00:00Z">
        <w:r>
          <w:delText xml:space="preserve">by</w:delText>
        </w:r>
      </w:del>
      <w:del w:id="3882" w:author="PR Preview" w:date="2026-01-01T00:00:00Z">
        <w:r>
          <w:delText xml:space="preserve"> </w:delText>
        </w:r>
      </w:del>
      <w:hyperlink w:anchor="rem-cv-estimate">
        <w:del w:id="3883" w:author="PR Preview" w:date="2026-01-01T00:00:00Z">
          <w:r>
            <w:rPr>
              <w:rStyle w:val="Hyperlink"/>
            </w:rPr>
            <w:delText xml:space="preserve">Remark 25</w:delText>
          </w:r>
        </w:del>
      </w:hyperlink>
      <w:del w:id="3884" w:author="PR Preview" w:date="2026-01-01T00:00:00Z">
        <w:r>
          <w:delText xml:space="preserve">,</w:delText>
        </w:r>
      </w:del>
      <w:del w:id="3885" w:author="PR Preview" w:date="2026-01-01T00:00:00Z">
        <w:r>
          <w:delText xml:space="preserve"> </w:delText>
        </w:r>
      </w:del>
      <w:del w:id="3886" w:author="PR Preview" w:date="2026-01-01T00:00:00Z">
        <w:r>
          <w:delText xml:space="preserve">with</w:delText>
        </w:r>
      </w:del>
      <w:del w:id="3887" w:author="PR Preview" w:date="2026-01-01T00:00:00Z">
        <w:r>
          <w:delText xml:space="preserve"> </w:delText>
        </w:r>
      </w:del>
      <m:oMath>
        <m:r>
          <m:t>g</m:t>
        </m:r>
      </m:oMath>
      <w:del w:id="3888" w:author="PR Preview" w:date="2026-01-01T00:00:00Z">
        <w:r>
          <w:delText xml:space="preserve"> </w:delText>
        </w:r>
      </w:del>
      <w:del w:id="3889" w:author="PR Preview" w:date="2026-01-01T00:00:00Z">
        <w:r>
          <w:delText xml:space="preserve">the least-squares fit of a degree-10 polynomial,</w:delText>
        </w:r>
      </w:del>
      <w:del w:id="3890" w:author="PR Preview" w:date="2026-01-01T00:00:00Z">
        <w:r>
          <w:delText xml:space="preserve"> </w:delText>
        </w:r>
      </w:del>
      <w:del w:id="3891" w:author="PR Preview" w:date="2026-01-01T00:00:00Z">
        <w:r>
          <w:delText xml:space="preserve">the cross-validation estimate targets</w:delText>
        </w:r>
      </w:del>
      <w:del w:id="389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del w:id="3893" w:author="PR Preview" w:date="2026-01-01T00:00:00Z">
        <w:r>
          <w:delText xml:space="preserve">,</w:delText>
        </w:r>
      </w:del>
      <w:del w:id="3894" w:author="PR Preview" w:date="2026-01-01T00:00:00Z">
        <w:r>
          <w:delText xml:space="preserve"> </w:delText>
        </w:r>
      </w:del>
      <w:del w:id="3895" w:author="PR Preview" w:date="2026-01-01T00:00:00Z">
        <w:r>
          <w:delText xml:space="preserve">not the expected generalization error of a fit to 30 points.</w:delText>
        </w:r>
      </w:del>
      <w:del w:id="3896" w:author="PR Preview" w:date="2026-01-01T00:00:00Z">
        <w:r>
          <w:delText xml:space="preserve"> </w:delText>
        </w:r>
      </w:del>
      <w:del w:id="3897" w:author="PR Preview" w:date="2026-01-01T00:00:00Z">
        <w:r>
          <w:delText xml:space="preserve">A simulation of many training sets of each size</w:delText>
        </w:r>
      </w:del>
      <w:del w:id="3898" w:author="PR Preview" w:date="2026-01-01T00:00:00Z">
        <w:r>
          <w:delText xml:space="preserve"> </w:delText>
        </w:r>
      </w:del>
      <w:del w:id="3899" w:author="PR Preview" w:date="2026-01-01T00:00:00Z">
        <w:r>
          <w:delText xml:space="preserve">shows how much the size alone matters at this degree.</w:delText>
        </w:r>
      </w:del>
    </w:p>
    <w:p>
      <w:pPr>
        <w:pStyle w:val="FirstParagraph"/>
      </w:pPr>
      <w:ins w:id="3900" w:author="PR Preview" w:date="2026-01-01T00:00:00Z">
        <w:r>
          <w:t xml:space="preserve">The cross-validation estimate is smallest at degree 3,</w:t>
        </w:r>
      </w:ins>
      <w:ins w:id="3901" w:author="PR Preview" w:date="2026-01-01T00:00:00Z">
        <w:r>
          <w:t xml:space="preserve"> </w:t>
        </w:r>
      </w:ins>
      <w:ins w:id="3902" w:author="PR Preview" w:date="2026-01-01T00:00:00Z">
        <w:r>
          <w:t xml:space="preserve">and the estimated generalization error at degree 5.</w:t>
        </w:r>
      </w:ins>
      <w:ins w:id="3903" w:author="PR Preview" w:date="2026-01-01T00:00:00Z">
        <w:r>
          <w:t xml:space="preserve"> </w:t>
        </w:r>
      </w:ins>
      <w:ins w:id="3904" w:author="PR Preview" w:date="2026-01-01T00:00:00Z">
        <w:r>
          <w:t xml:space="preserve">Unlike the training error,</w:t>
        </w:r>
      </w:ins>
      <w:ins w:id="3905" w:author="PR Preview" w:date="2026-01-01T00:00:00Z">
        <w:r>
          <w:t xml:space="preserve"> </w:t>
        </w:r>
      </w:ins>
      <w:ins w:id="3906" w:author="PR Preview" w:date="2026-01-01T00:00:00Z">
        <w:r>
          <w:t xml:space="preserve">the cross-validation estimate does not keep falling as the degree grows,</w:t>
        </w:r>
      </w:ins>
      <w:ins w:id="3907" w:author="PR Preview" w:date="2026-01-01T00:00:00Z">
        <w:r>
          <w:t xml:space="preserve"> </w:t>
        </w:r>
      </w:ins>
      <w:ins w:id="3908" w:author="PR Preview" w:date="2026-01-01T00:00:00Z">
        <w:r>
          <w:t xml:space="preserve">so it does not simply reward higher degrees.</w:t>
        </w:r>
      </w:ins>
      <w:ins w:id="3909" w:author="PR Preview" w:date="2026-01-01T00:00:00Z">
        <w:r>
          <w:t xml:space="preserve"> </w:t>
        </w:r>
      </w:ins>
      <w:ins w:id="3910" w:author="PR Preview" w:date="2026-01-01T00:00:00Z">
        <w:r>
          <w:t xml:space="preserve">It is not an estimate of</w:t>
        </w:r>
      </w:ins>
      <w:ins w:id="391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3912" w:author="PR Preview" w:date="2026-01-01T00:00:00Z">
        <w:r>
          <w:t xml:space="preserve"> </w:t>
        </w:r>
      </w:ins>
      <w:ins w:id="3913" w:author="PR Preview" w:date="2026-01-01T00:00:00Z">
        <w:r>
          <w:t xml:space="preserve">for the fit to all 30 observations, though</w:t>
        </w:r>
      </w:ins>
      <w:ins w:id="3914" w:author="PR Preview" w:date="2026-01-01T00:00:00Z">
        <w:r>
          <w:t xml:space="preserve"> </w:t>
        </w:r>
      </w:ins>
      <w:ins w:id="3915" w:author="PR Preview" w:date="2026-01-01T00:00:00Z">
        <w:r>
          <w:t xml:space="preserve">(</w:t>
        </w:r>
      </w:ins>
      <w:hyperlink w:anchor="rem-cv-estimate">
        <w:ins w:id="3916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3917" w:author="PR Preview" w:date="2026-01-01T00:00:00Z">
        <w:r>
          <w:t xml:space="preserve">).</w:t>
        </w:r>
      </w:ins>
      <w:ins w:id="3918" w:author="PR Preview" w:date="2026-01-01T00:00:00Z">
        <w:r>
          <w:t xml:space="preserve"> </w:t>
        </w:r>
      </w:ins>
      <w:ins w:id="3919" w:author="PR Preview" w:date="2026-01-01T00:00:00Z">
        <w:r>
          <w:t xml:space="preserve">Each of its fits uses only 24 observations.</w:t>
        </w:r>
      </w:ins>
      <w:ins w:id="3920" w:author="PR Preview" w:date="2026-01-01T00:00:00Z">
        <w:r>
          <w:t xml:space="preserve"> </w:t>
        </w:r>
      </w:ins>
      <w:ins w:id="3921" w:author="PR Preview" w:date="2026-01-01T00:00:00Z">
        <w:r>
          <w:t xml:space="preserve">At degree 10,</w:t>
        </w:r>
      </w:ins>
      <w:ins w:id="3922" w:author="PR Preview" w:date="2026-01-01T00:00:00Z">
        <w:r>
          <w:t xml:space="preserve"> </w:t>
        </w:r>
      </w:ins>
      <w:ins w:id="3923" w:author="PR Preview" w:date="2026-01-01T00:00:00Z">
        <w:r>
          <w:t xml:space="preserve">polynomials fitted to 24 points predict their held-out points</w:t>
        </w:r>
      </w:ins>
      <w:ins w:id="3924" w:author="PR Preview" w:date="2026-01-01T00:00:00Z">
        <w:r>
          <w:t xml:space="preserve"> </w:t>
        </w:r>
      </w:ins>
      <w:ins w:id="3925" w:author="PR Preview" w:date="2026-01-01T00:00:00Z">
        <w:r>
          <w:t xml:space="preserve">much worse than the fit to all 30 predicts new data:</w:t>
        </w:r>
      </w:ins>
      <w:ins w:id="3926" w:author="PR Preview" w:date="2026-01-01T00:00:00Z">
        <w:r>
          <w:t xml:space="preserve"> </w:t>
        </w:r>
      </w:ins>
      <w:ins w:id="3927" w:author="PR Preview" w:date="2026-01-01T00:00:00Z">
        <w:r>
          <w:t xml:space="preserve">the cross-validation estimate is</w:t>
        </w:r>
      </w:ins>
      <w:ins w:id="3928" w:author="PR Preview" w:date="2026-01-01T00:00:00Z">
        <w:r>
          <w:t xml:space="preserve"> </w:t>
        </w:r>
      </w:ins>
      <w:ins w:id="3929" w:author="PR Preview" w:date="2026-01-01T00:00:00Z">
        <w:r>
          <w:t xml:space="preserve">4.1 times the estimated generalization pRMSE.</w:t>
        </w:r>
      </w:ins>
    </w:p>
    <w:p>
      <w:pPr>
        <w:pStyle w:val="BodyText"/>
      </w:pPr>
      <w:ins w:id="3930" w:author="PR Preview" w:date="2026-01-01T00:00:00Z">
        <w:r>
          <w:t xml:space="preserve">Part of that gap is expected:</w:t>
        </w:r>
      </w:ins>
      <w:ins w:id="3931" w:author="PR Preview" w:date="2026-01-01T00:00:00Z">
        <w:r>
          <w:t xml:space="preserve"> </w:t>
        </w:r>
      </w:ins>
      <w:ins w:id="3932" w:author="PR Preview" w:date="2026-01-01T00:00:00Z">
        <w:r>
          <w:t xml:space="preserve">by</w:t>
        </w:r>
      </w:ins>
      <w:ins w:id="3933" w:author="PR Preview" w:date="2026-01-01T00:00:00Z">
        <w:r>
          <w:t xml:space="preserve"> </w:t>
        </w:r>
      </w:ins>
      <w:hyperlink w:anchor="rem-cv-estimate">
        <w:ins w:id="3934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3935" w:author="PR Preview" w:date="2026-01-01T00:00:00Z">
        <w:r>
          <w:t xml:space="preserve">,</w:t>
        </w:r>
      </w:ins>
      <w:ins w:id="3936" w:author="PR Preview" w:date="2026-01-01T00:00:00Z">
        <w:r>
          <w:t xml:space="preserve"> </w:t>
        </w:r>
      </w:ins>
      <w:ins w:id="3937" w:author="PR Preview" w:date="2026-01-01T00:00:00Z">
        <w:r>
          <w:t xml:space="preserve">with</w:t>
        </w:r>
      </w:ins>
      <w:ins w:id="3938" w:author="PR Preview" w:date="2026-01-01T00:00:00Z">
        <w:r>
          <w:t xml:space="preserve"> </w:t>
        </w:r>
      </w:ins>
      <m:oMath>
        <m:r>
          <m:t>g</m:t>
        </m:r>
      </m:oMath>
      <w:ins w:id="3939" w:author="PR Preview" w:date="2026-01-01T00:00:00Z">
        <w:r>
          <w:t xml:space="preserve"> </w:t>
        </w:r>
      </w:ins>
      <w:ins w:id="3940" w:author="PR Preview" w:date="2026-01-01T00:00:00Z">
        <w:r>
          <w:t xml:space="preserve">the least-squares fit of a degree-10 polynomial,</w:t>
        </w:r>
      </w:ins>
      <w:ins w:id="3941" w:author="PR Preview" w:date="2026-01-01T00:00:00Z">
        <w:r>
          <w:t xml:space="preserve"> </w:t>
        </w:r>
      </w:ins>
      <w:ins w:id="3942" w:author="PR Preview" w:date="2026-01-01T00:00:00Z">
        <w:r>
          <w:t xml:space="preserve">the cross-validation estimate targets</w:t>
        </w:r>
      </w:ins>
      <w:ins w:id="394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ins w:id="3944" w:author="PR Preview" w:date="2026-01-01T00:00:00Z">
        <w:r>
          <w:t xml:space="preserve">,</w:t>
        </w:r>
      </w:ins>
      <w:ins w:id="3945" w:author="PR Preview" w:date="2026-01-01T00:00:00Z">
        <w:r>
          <w:t xml:space="preserve"> </w:t>
        </w:r>
      </w:ins>
      <w:ins w:id="3946" w:author="PR Preview" w:date="2026-01-01T00:00:00Z">
        <w:r>
          <w:t xml:space="preserve">not the expected generalization error of a fit to 30 points.</w:t>
        </w:r>
      </w:ins>
      <w:ins w:id="3947" w:author="PR Preview" w:date="2026-01-01T00:00:00Z">
        <w:r>
          <w:t xml:space="preserve"> </w:t>
        </w:r>
      </w:ins>
      <w:ins w:id="3948" w:author="PR Preview" w:date="2026-01-01T00:00:00Z">
        <w:r>
          <w:t xml:space="preserve">A simulation of many training sets of each size</w:t>
        </w:r>
      </w:ins>
      <w:ins w:id="3949" w:author="PR Preview" w:date="2026-01-01T00:00:00Z">
        <w:r>
          <w:t xml:space="preserve"> </w:t>
        </w:r>
      </w:ins>
      <w:ins w:id="3950" w:author="PR Preview" w:date="2026-01-01T00:00:00Z">
        <w:r>
          <w:t xml:space="preserve">shows how much the size alone matters at this degree.</w:t>
        </w:r>
      </w:ins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3"/>
    <w:bookmarkStart w:id="266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6"/>
    <w:bookmarkEnd w:id="267"/>
    <w:bookmarkStart w:id="295" w:name="sec-loocv"/>
    <w:p>
      <w:pPr>
        <w:pStyle w:val="Heading2"/>
      </w:pPr>
      <w:r>
        <w:t xml:space="preserve">7 Leave-one-out cross-validation</w:t>
      </w:r>
    </w:p>
    <w:bookmarkStart w:id="26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8"/>
    <w:bookmarkStart w:id="26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9"/>
    <w:bookmarkStart w:id="271" w:name="def-loocv"/>
    <w:p>
      <w:pPr>
        <w:pStyle w:val="FirstParagraph"/>
      </w:pPr>
      <w:del w:id="3951" w:author="PR Preview" w:date="2026-01-01T00:00:00Z">
        <w:r>
          <w:rPr>
            <w:b/>
            <w:bCs/>
          </w:rPr>
          <w:delText xml:space="preserve">Definition 53 (Leave-one-out cross-validation)</w:delText>
        </w:r>
      </w:del>
      <w:del w:id="3952" w:author="PR Preview" w:date="2026-01-01T00:00:00Z">
        <w:r>
          <w:delText xml:space="preserve"> </w:delText>
        </w:r>
      </w:del>
      <w:del w:id="3953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3954" w:author="PR Preview" w:date="2026-01-01T00:00:00Z">
        <w:r>
          <w:delText xml:space="preserve"> </w:delText>
        </w:r>
      </w:del>
      <w:del w:id="3955" w:author="PR Preview" w:date="2026-01-01T00:00:00Z">
        <w:r>
          <w:delText xml:space="preserve">is</w:delText>
        </w:r>
      </w:del>
      <w:del w:id="3956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3957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3958" w:author="PR Preview" w:date="2026-01-01T00:00:00Z">
        <w:r>
          <w:delText xml:space="preserve"> </w:delText>
        </w:r>
      </w:del>
      <w:del w:id="3959" w:author="PR Preview" w:date="2026-01-01T00:00:00Z">
        <w:r>
          <w:delText xml:space="preserve">with</w:delText>
        </w:r>
      </w:del>
      <w:del w:id="396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3961" w:author="PR Preview" w:date="2026-01-01T00:00:00Z">
        <w:r>
          <w:delText xml:space="preserve">,</w:delText>
        </w:r>
      </w:del>
      <w:del w:id="3962" w:author="PR Preview" w:date="2026-01-01T00:00:00Z">
        <w:r>
          <w:delText xml:space="preserve"> </w:delText>
        </w:r>
      </w:del>
      <w:del w:id="3963" w:author="PR Preview" w:date="2026-01-01T00:00:00Z">
        <w:r>
          <w:delText xml:space="preserve">so that each of the</w:delText>
        </w:r>
      </w:del>
      <w:del w:id="3964" w:author="PR Preview" w:date="2026-01-01T00:00:00Z">
        <w:r>
          <w:delText xml:space="preserve"> </w:delText>
        </w:r>
      </w:del>
      <m:oMath>
        <m:r>
          <m:t>n</m:t>
        </m:r>
      </m:oMath>
      <w:del w:id="3965" w:author="PR Preview" w:date="2026-01-01T00:00:00Z">
        <w:r>
          <w:delText xml:space="preserve"> </w:delText>
        </w:r>
      </w:del>
      <w:hyperlink w:anchor="def-folds">
        <w:del w:id="3966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3967" w:author="PR Preview" w:date="2026-01-01T00:00:00Z">
        <w:r>
          <w:delText xml:space="preserve"> </w:delText>
        </w:r>
      </w:del>
      <w:del w:id="3968" w:author="PR Preview" w:date="2026-01-01T00:00:00Z">
        <w:r>
          <w:delText xml:space="preserve">holds one observation,</w:delText>
        </w:r>
      </w:del>
      <w:del w:id="3969" w:author="PR Preview" w:date="2026-01-01T00:00:00Z">
        <w:r>
          <w:delText xml:space="preserve"> </w:delText>
        </w:r>
      </w:del>
      <w:del w:id="3970" w:author="PR Preview" w:date="2026-01-01T00:00:00Z">
        <w:r>
          <w:delText xml:space="preserve">and the</w:delText>
        </w:r>
      </w:del>
      <w:del w:id="3971" w:author="PR Preview" w:date="2026-01-01T00:00:00Z">
        <w:r>
          <w:delText xml:space="preserve"> </w:delText>
        </w:r>
      </w:del>
      <w:hyperlink w:anchor="def-fold-out-rule">
        <w:del w:id="3972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97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3974" w:author="PR Preview" w:date="2026-01-01T00:00:00Z">
        <w:r>
          <w:delText xml:space="preserve"> </w:delText>
        </w:r>
      </w:del>
      <w:del w:id="3975" w:author="PR Preview" w:date="2026-01-01T00:00:00Z">
        <w:r>
          <w:delText xml:space="preserve">of observation</w:delText>
        </w:r>
      </w:del>
      <w:del w:id="3976" w:author="PR Preview" w:date="2026-01-01T00:00:00Z">
        <w:r>
          <w:delText xml:space="preserve"> </w:delText>
        </w:r>
      </w:del>
      <m:oMath>
        <m:r>
          <m:t>i</m:t>
        </m:r>
      </m:oMath>
      <w:del w:id="3977" w:author="PR Preview" w:date="2026-01-01T00:00:00Z">
        <w:r>
          <w:delText xml:space="preserve">’s</w:delText>
        </w:r>
      </w:del>
      <w:del w:id="3978" w:author="PR Preview" w:date="2026-01-01T00:00:00Z">
        <w:r>
          <w:delText xml:space="preserve"> </w:delText>
        </w:r>
      </w:del>
      <w:hyperlink w:anchor="def-fold-assignment">
        <w:del w:id="397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980" w:author="PR Preview" w:date="2026-01-01T00:00:00Z">
        <w:r>
          <w:delText xml:space="preserve"> </w:delText>
        </w:r>
      </w:del>
      <w:del w:id="3981" w:author="PR Preview" w:date="2026-01-01T00:00:00Z">
        <w:r>
          <w:delText xml:space="preserve">is fitted to all observations except observation</w:delText>
        </w:r>
      </w:del>
      <w:del w:id="3982" w:author="PR Preview" w:date="2026-01-01T00:00:00Z">
        <w:r>
          <w:delText xml:space="preserve"> </w:delText>
        </w:r>
      </w:del>
      <m:oMath>
        <m:r>
          <m:t>i</m:t>
        </m:r>
      </m:oMath>
      <w:del w:id="3983" w:author="PR Preview" w:date="2026-01-01T00:00:00Z">
        <w:r>
          <w:delText xml:space="preserve">.</w:delText>
        </w:r>
      </w:del>
      <w:del w:id="3984" w:author="PR Preview" w:date="2026-01-01T00:00:00Z">
        <w:r>
          <w:delText xml:space="preserve"> </w:delText>
        </w:r>
      </w:del>
      <w:del w:id="3985" w:author="PR Preview" w:date="2026-01-01T00:00:00Z">
        <w:r>
          <w:delText xml:space="preserve">Its</w:delText>
        </w:r>
      </w:del>
      <w:del w:id="3986" w:author="PR Preview" w:date="2026-01-01T00:00:00Z">
        <w:r>
          <w:delText xml:space="preserve"> </w:delText>
        </w:r>
      </w:del>
      <w:hyperlink w:anchor="def-cv-estimate">
        <w:del w:id="3987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3988" w:author="PR Preview" w:date="2026-01-01T00:00:00Z">
        <w:r>
          <w:delText xml:space="preserve"> </w:delText>
        </w:r>
      </w:del>
      <w:del w:id="3989" w:author="PR Preview" w:date="2026-01-01T00:00:00Z">
        <w:r>
          <w:delText xml:space="preserve">(</w:delText>
        </w:r>
      </w:del>
      <w:hyperlink w:anchor="eq-cv-estimate">
        <w:del w:id="3990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3991" w:author="PR Preview" w:date="2026-01-01T00:00:00Z">
        <w:r>
          <w:delText xml:space="preserve"> </w:delText>
        </w:r>
      </w:del>
      <w:del w:id="3992" w:author="PR Preview" w:date="2026-01-01T00:00:00Z">
        <w:r>
          <w:delText xml:space="preserve">with</w:delText>
        </w:r>
      </w:del>
      <w:del w:id="399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3994" w:author="PR Preview" w:date="2026-01-01T00:00:00Z">
        <w:r>
          <w:delText xml:space="preserve">) is</w:delText>
        </w:r>
      </w:del>
    </w:p>
    <w:p>
      <w:pPr>
        <w:pStyle w:val="FirstParagraph"/>
      </w:pPr>
      <w:ins w:id="3995" w:author="PR Preview" w:date="2026-01-01T00:00:00Z">
        <w:r>
          <w:rPr>
            <w:b/>
            <w:bCs/>
          </w:rPr>
          <w:t xml:space="preserve">Definition 52 (Leave-one-out cross-validation)</w:t>
        </w:r>
      </w:ins>
      <w:ins w:id="3996" w:author="PR Preview" w:date="2026-01-01T00:00:00Z">
        <w:r>
          <w:t xml:space="preserve"> </w:t>
        </w:r>
      </w:ins>
      <w:ins w:id="3997" w:author="PR Preview" w:date="2026-01-01T00:00:00Z">
        <w:r>
          <w:rPr>
            <w:b/>
            <w:bCs/>
          </w:rPr>
          <w:t xml:space="preserve">Leave-one-out cross-validation (LOOCV)</w:t>
        </w:r>
      </w:ins>
      <w:ins w:id="3998" w:author="PR Preview" w:date="2026-01-01T00:00:00Z">
        <w:r>
          <w:t xml:space="preserve"> </w:t>
        </w:r>
      </w:ins>
      <w:ins w:id="3999" w:author="PR Preview" w:date="2026-01-01T00:00:00Z">
        <w:r>
          <w:t xml:space="preserve">is</w:t>
        </w:r>
      </w:ins>
      <w:ins w:id="4000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4001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4002" w:author="PR Preview" w:date="2026-01-01T00:00:00Z">
        <w:r>
          <w:t xml:space="preserve"> </w:t>
        </w:r>
      </w:ins>
      <w:ins w:id="4003" w:author="PR Preview" w:date="2026-01-01T00:00:00Z">
        <w:r>
          <w:t xml:space="preserve">with</w:t>
        </w:r>
      </w:ins>
      <w:ins w:id="400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4005" w:author="PR Preview" w:date="2026-01-01T00:00:00Z">
        <w:r>
          <w:t xml:space="preserve">,</w:t>
        </w:r>
      </w:ins>
      <w:ins w:id="4006" w:author="PR Preview" w:date="2026-01-01T00:00:00Z">
        <w:r>
          <w:t xml:space="preserve"> </w:t>
        </w:r>
      </w:ins>
      <w:ins w:id="4007" w:author="PR Preview" w:date="2026-01-01T00:00:00Z">
        <w:r>
          <w:t xml:space="preserve">so that each of the</w:t>
        </w:r>
      </w:ins>
      <w:ins w:id="4008" w:author="PR Preview" w:date="2026-01-01T00:00:00Z">
        <w:r>
          <w:t xml:space="preserve"> </w:t>
        </w:r>
      </w:ins>
      <m:oMath>
        <m:r>
          <m:t>n</m:t>
        </m:r>
      </m:oMath>
      <w:ins w:id="4009" w:author="PR Preview" w:date="2026-01-01T00:00:00Z">
        <w:r>
          <w:t xml:space="preserve"> </w:t>
        </w:r>
      </w:ins>
      <w:hyperlink w:anchor="def-folds">
        <w:ins w:id="4010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011" w:author="PR Preview" w:date="2026-01-01T00:00:00Z">
        <w:r>
          <w:t xml:space="preserve"> </w:t>
        </w:r>
      </w:ins>
      <w:ins w:id="4012" w:author="PR Preview" w:date="2026-01-01T00:00:00Z">
        <w:r>
          <w:t xml:space="preserve">holds one observation,</w:t>
        </w:r>
      </w:ins>
      <w:ins w:id="4013" w:author="PR Preview" w:date="2026-01-01T00:00:00Z">
        <w:r>
          <w:t xml:space="preserve"> </w:t>
        </w:r>
      </w:ins>
      <w:ins w:id="4014" w:author="PR Preview" w:date="2026-01-01T00:00:00Z">
        <w:r>
          <w:t xml:space="preserve">and the</w:t>
        </w:r>
      </w:ins>
      <w:ins w:id="4015" w:author="PR Preview" w:date="2026-01-01T00:00:00Z">
        <w:r>
          <w:t xml:space="preserve"> </w:t>
        </w:r>
      </w:ins>
      <w:hyperlink w:anchor="def-fold-out-rule">
        <w:ins w:id="4016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4017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4018" w:author="PR Preview" w:date="2026-01-01T00:00:00Z">
        <w:r>
          <w:t xml:space="preserve"> </w:t>
        </w:r>
      </w:ins>
      <w:ins w:id="4019" w:author="PR Preview" w:date="2026-01-01T00:00:00Z">
        <w:r>
          <w:t xml:space="preserve">of observation</w:t>
        </w:r>
      </w:ins>
      <w:ins w:id="4020" w:author="PR Preview" w:date="2026-01-01T00:00:00Z">
        <w:r>
          <w:t xml:space="preserve"> </w:t>
        </w:r>
      </w:ins>
      <m:oMath>
        <m:r>
          <m:t>i</m:t>
        </m:r>
      </m:oMath>
      <w:ins w:id="4021" w:author="PR Preview" w:date="2026-01-01T00:00:00Z">
        <w:r>
          <w:t xml:space="preserve">’s</w:t>
        </w:r>
      </w:ins>
      <w:ins w:id="4022" w:author="PR Preview" w:date="2026-01-01T00:00:00Z">
        <w:r>
          <w:t xml:space="preserve"> </w:t>
        </w:r>
      </w:ins>
      <w:hyperlink w:anchor="def-fold-assignment">
        <w:ins w:id="4023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024" w:author="PR Preview" w:date="2026-01-01T00:00:00Z">
        <w:r>
          <w:t xml:space="preserve"> </w:t>
        </w:r>
      </w:ins>
      <w:ins w:id="4025" w:author="PR Preview" w:date="2026-01-01T00:00:00Z">
        <w:r>
          <w:t xml:space="preserve">is fitted to all observations except observation</w:t>
        </w:r>
      </w:ins>
      <w:ins w:id="4026" w:author="PR Preview" w:date="2026-01-01T00:00:00Z">
        <w:r>
          <w:t xml:space="preserve"> </w:t>
        </w:r>
      </w:ins>
      <m:oMath>
        <m:r>
          <m:t>i</m:t>
        </m:r>
      </m:oMath>
      <w:ins w:id="4027" w:author="PR Preview" w:date="2026-01-01T00:00:00Z">
        <w:r>
          <w:t xml:space="preserve">.</w:t>
        </w:r>
      </w:ins>
      <w:ins w:id="4028" w:author="PR Preview" w:date="2026-01-01T00:00:00Z">
        <w:r>
          <w:t xml:space="preserve"> </w:t>
        </w:r>
      </w:ins>
      <w:ins w:id="4029" w:author="PR Preview" w:date="2026-01-01T00:00:00Z">
        <w:r>
          <w:t xml:space="preserve">Its</w:t>
        </w:r>
      </w:ins>
      <w:ins w:id="4030" w:author="PR Preview" w:date="2026-01-01T00:00:00Z">
        <w:r>
          <w:t xml:space="preserve"> </w:t>
        </w:r>
      </w:ins>
      <w:hyperlink w:anchor="def-cv-estimate">
        <w:ins w:id="4031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032" w:author="PR Preview" w:date="2026-01-01T00:00:00Z">
        <w:r>
          <w:t xml:space="preserve"> </w:t>
        </w:r>
      </w:ins>
      <w:ins w:id="4033" w:author="PR Preview" w:date="2026-01-01T00:00:00Z">
        <w:r>
          <w:t xml:space="preserve">(</w:t>
        </w:r>
      </w:ins>
      <w:hyperlink w:anchor="eq-cv-estimate">
        <w:ins w:id="4034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4035" w:author="PR Preview" w:date="2026-01-01T00:00:00Z">
        <w:r>
          <w:t xml:space="preserve"> </w:t>
        </w:r>
      </w:ins>
      <w:ins w:id="4036" w:author="PR Preview" w:date="2026-01-01T00:00:00Z">
        <w:r>
          <w:t xml:space="preserve">with</w:t>
        </w:r>
      </w:ins>
      <w:ins w:id="403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4038" w:author="PR Preview" w:date="2026-01-01T00:00:00Z">
        <w:r>
          <w:t xml:space="preserve">) is</w:t>
        </w:r>
      </w:ins>
    </w:p>
    <w:p>
      <w:pPr>
        <w:pStyle w:val="BodyText"/>
      </w:pPr>
      <w:bookmarkStart w:id="27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1"/>
    <w:bookmarkStart w:id="27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4" w:name="def-term-vector"/>
    <w:p>
      <w:pPr>
        <w:pStyle w:val="FirstParagraph"/>
      </w:pPr>
      <w:del w:id="4039" w:author="PR Preview" w:date="2026-01-01T00:00:00Z">
        <w:r>
          <w:rPr>
            <w:b/>
            <w:bCs/>
          </w:rPr>
          <w:delText xml:space="preserve">Definition 54 (Term vector)</w:delText>
        </w:r>
      </w:del>
      <w:del w:id="4040" w:author="PR Preview" w:date="2026-01-01T00:00:00Z">
        <w:r>
          <w:delText xml:space="preserve"> </w:delText>
        </w:r>
      </w:del>
      <w:del w:id="4041" w:author="PR Preview" w:date="2026-01-01T00:00:00Z">
        <w:r>
          <w:delText xml:space="preserve">Consider a model whose mean is a linear combination</w:delText>
        </w:r>
      </w:del>
      <w:del w:id="4042" w:author="PR Preview" w:date="2026-01-01T00:00:00Z">
        <w:r>
          <w:delText xml:space="preserve"> </w:delText>
        </w:r>
      </w:del>
      <w:del w:id="4043" w:author="PR Preview" w:date="2026-01-01T00:00:00Z">
        <w:r>
          <w:delText xml:space="preserve">of</w:delText>
        </w:r>
      </w:del>
      <w:del w:id="4044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4045" w:author="PR Preview" w:date="2026-01-01T00:00:00Z">
        <w:r>
          <w:delText xml:space="preserve"> </w:delText>
        </w:r>
      </w:del>
      <w:del w:id="4046" w:author="PR Preview" w:date="2026-01-01T00:00:00Z">
        <w:r>
          <w:delText xml:space="preserve">terms</w:delText>
        </w:r>
      </w:del>
      <w:del w:id="4047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048" w:author="PR Preview" w:date="2026-01-01T00:00:00Z">
        <w:r>
          <w:delText xml:space="preserve"> </w:delText>
        </w:r>
      </w:del>
      <w:del w:id="4049" w:author="PR Preview" w:date="2026-01-01T00:00:00Z">
        <w:r>
          <w:delText xml:space="preserve">of the covariate value,</w:delText>
        </w:r>
      </w:del>
      <w:del w:id="4050" w:author="PR Preview" w:date="2026-01-01T00:00:00Z">
        <w:r>
          <w:delText xml:space="preserve"> </w:delText>
        </w:r>
      </w:del>
      <w:del w:id="4051" w:author="PR Preview" w:date="2026-01-01T00:00:00Z">
        <w:r>
          <w:delText xml:space="preserve">such as</w:delText>
        </w:r>
      </w:del>
      <w:del w:id="4052" w:author="PR Preview" w:date="2026-01-01T00:00:00Z">
        <w:r>
          <w:delText xml:space="preserve"> </w:delText>
        </w:r>
      </w:del>
      <m:oMath>
        <m:r>
          <m:t>1</m:t>
        </m:r>
      </m:oMath>
      <w:del w:id="4053" w:author="PR Preview" w:date="2026-01-01T00:00:00Z">
        <w:r>
          <w:delText xml:space="preserve">,</w:delText>
        </w:r>
      </w:del>
      <w:del w:id="4054" w:author="PR Preview" w:date="2026-01-01T00:00:00Z">
        <w:r>
          <w:delText xml:space="preserve"> </w:delText>
        </w:r>
      </w:del>
      <m:oMath>
        <m:r>
          <m:t>x</m:t>
        </m:r>
      </m:oMath>
      <w:del w:id="4055" w:author="PR Preview" w:date="2026-01-01T00:00:00Z">
        <w:r>
          <w:delText xml:space="preserve"> </w:delText>
        </w:r>
      </w:del>
      <w:del w:id="4056" w:author="PR Preview" w:date="2026-01-01T00:00:00Z">
        <w:r>
          <w:delText xml:space="preserve">and</w:delText>
        </w:r>
      </w:del>
      <w:del w:id="4057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4058" w:author="PR Preview" w:date="2026-01-01T00:00:00Z">
        <w:r>
          <w:delText xml:space="preserve">.</w:delText>
        </w:r>
      </w:del>
      <w:del w:id="4059" w:author="PR Preview" w:date="2026-01-01T00:00:00Z">
        <w:r>
          <w:delText xml:space="preserve"> </w:delText>
        </w:r>
      </w:del>
      <w:del w:id="4060" w:author="PR Preview" w:date="2026-01-01T00:00:00Z">
        <w:r>
          <w:delText xml:space="preserve">The</w:delText>
        </w:r>
      </w:del>
      <w:del w:id="4061" w:author="PR Preview" w:date="2026-01-01T00:00:00Z">
        <w:r>
          <w:delText xml:space="preserve"> </w:delText>
        </w:r>
      </w:del>
      <w:del w:id="4062" w:author="PR Preview" w:date="2026-01-01T00:00:00Z">
        <w:r>
          <w:rPr>
            <w:b/>
            <w:bCs/>
          </w:rPr>
          <w:delText xml:space="preserve">term vector</w:delText>
        </w:r>
      </w:del>
      <w:del w:id="4063" w:author="PR Preview" w:date="2026-01-01T00:00:00Z">
        <w:r>
          <w:delText xml:space="preserve"> </w:delText>
        </w:r>
      </w:del>
      <w:del w:id="4064" w:author="PR Preview" w:date="2026-01-01T00:00:00Z">
        <w:r>
          <w:delText xml:space="preserve">$\mathord{\smash[b]{\underset{\raise.3ex\hbox{$\scriptstyle\sim$}}{t}}\vphantom{t}}_{i}$</w:delText>
        </w:r>
      </w:del>
      <w:del w:id="4065" w:author="PR Preview" w:date="2026-01-01T00:00:00Z">
        <w:r>
          <w:delText xml:space="preserve"> </w:delText>
        </w:r>
      </w:del>
      <w:del w:id="4066" w:author="PR Preview" w:date="2026-01-01T00:00:00Z">
        <w:r>
          <w:delText xml:space="preserve">of observation</w:delText>
        </w:r>
      </w:del>
      <w:del w:id="4067" w:author="PR Preview" w:date="2026-01-01T00:00:00Z">
        <w:r>
          <w:delText xml:space="preserve"> </w:delText>
        </w:r>
      </w:del>
      <m:oMath>
        <m:r>
          <m:t>i</m:t>
        </m:r>
      </m:oMath>
      <w:del w:id="4068" w:author="PR Preview" w:date="2026-01-01T00:00:00Z">
        <w:r>
          <w:delText xml:space="preserve"> </w:delText>
        </w:r>
      </w:del>
      <w:del w:id="4069" w:author="PR Preview" w:date="2026-01-01T00:00:00Z">
        <w:r>
          <w:delText xml:space="preserve">is the column of its terms:</w:delText>
        </w:r>
      </w:del>
    </w:p>
    <w:p>
      <w:pPr>
        <w:pStyle w:val="FirstParagraph"/>
      </w:pPr>
      <w:ins w:id="4070" w:author="PR Preview" w:date="2026-01-01T00:00:00Z">
        <w:r>
          <w:rPr>
            <w:b/>
            <w:bCs/>
          </w:rPr>
          <w:t xml:space="preserve">Definition 53 (Term vector)</w:t>
        </w:r>
      </w:ins>
      <w:ins w:id="4071" w:author="PR Preview" w:date="2026-01-01T00:00:00Z">
        <w:r>
          <w:t xml:space="preserve"> </w:t>
        </w:r>
      </w:ins>
      <w:ins w:id="4072" w:author="PR Preview" w:date="2026-01-01T00:00:00Z">
        <w:r>
          <w:t xml:space="preserve">Consider a model whose mean is a linear combination</w:t>
        </w:r>
      </w:ins>
      <w:ins w:id="4073" w:author="PR Preview" w:date="2026-01-01T00:00:00Z">
        <w:r>
          <w:t xml:space="preserve"> </w:t>
        </w:r>
      </w:ins>
      <w:ins w:id="4074" w:author="PR Preview" w:date="2026-01-01T00:00:00Z">
        <w:r>
          <w:t xml:space="preserve">of</w:t>
        </w:r>
      </w:ins>
      <w:ins w:id="4075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4076" w:author="PR Preview" w:date="2026-01-01T00:00:00Z">
        <w:r>
          <w:t xml:space="preserve"> </w:t>
        </w:r>
      </w:ins>
      <w:ins w:id="4077" w:author="PR Preview" w:date="2026-01-01T00:00:00Z">
        <w:r>
          <w:t xml:space="preserve">terms</w:t>
        </w:r>
      </w:ins>
      <w:ins w:id="4078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079" w:author="PR Preview" w:date="2026-01-01T00:00:00Z">
        <w:r>
          <w:t xml:space="preserve"> </w:t>
        </w:r>
      </w:ins>
      <w:ins w:id="4080" w:author="PR Preview" w:date="2026-01-01T00:00:00Z">
        <w:r>
          <w:t xml:space="preserve">of the covariate value,</w:t>
        </w:r>
      </w:ins>
      <w:ins w:id="4081" w:author="PR Preview" w:date="2026-01-01T00:00:00Z">
        <w:r>
          <w:t xml:space="preserve"> </w:t>
        </w:r>
      </w:ins>
      <w:ins w:id="4082" w:author="PR Preview" w:date="2026-01-01T00:00:00Z">
        <w:r>
          <w:t xml:space="preserve">such as</w:t>
        </w:r>
      </w:ins>
      <w:ins w:id="4083" w:author="PR Preview" w:date="2026-01-01T00:00:00Z">
        <w:r>
          <w:t xml:space="preserve"> </w:t>
        </w:r>
      </w:ins>
      <m:oMath>
        <m:r>
          <m:t>1</m:t>
        </m:r>
      </m:oMath>
      <w:ins w:id="4084" w:author="PR Preview" w:date="2026-01-01T00:00:00Z">
        <w:r>
          <w:t xml:space="preserve">,</w:t>
        </w:r>
      </w:ins>
      <w:ins w:id="4085" w:author="PR Preview" w:date="2026-01-01T00:00:00Z">
        <w:r>
          <w:t xml:space="preserve"> </w:t>
        </w:r>
      </w:ins>
      <m:oMath>
        <m:r>
          <m:t>x</m:t>
        </m:r>
      </m:oMath>
      <w:ins w:id="4086" w:author="PR Preview" w:date="2026-01-01T00:00:00Z">
        <w:r>
          <w:t xml:space="preserve"> </w:t>
        </w:r>
      </w:ins>
      <w:ins w:id="4087" w:author="PR Preview" w:date="2026-01-01T00:00:00Z">
        <w:r>
          <w:t xml:space="preserve">and</w:t>
        </w:r>
      </w:ins>
      <w:ins w:id="408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4089" w:author="PR Preview" w:date="2026-01-01T00:00:00Z">
        <w:r>
          <w:t xml:space="preserve">.</w:t>
        </w:r>
      </w:ins>
      <w:ins w:id="4090" w:author="PR Preview" w:date="2026-01-01T00:00:00Z">
        <w:r>
          <w:t xml:space="preserve"> </w:t>
        </w:r>
      </w:ins>
      <w:ins w:id="4091" w:author="PR Preview" w:date="2026-01-01T00:00:00Z">
        <w:r>
          <w:t xml:space="preserve">The</w:t>
        </w:r>
      </w:ins>
      <w:ins w:id="4092" w:author="PR Preview" w:date="2026-01-01T00:00:00Z">
        <w:r>
          <w:t xml:space="preserve"> </w:t>
        </w:r>
      </w:ins>
      <w:ins w:id="4093" w:author="PR Preview" w:date="2026-01-01T00:00:00Z">
        <w:r>
          <w:rPr>
            <w:b/>
            <w:bCs/>
          </w:rPr>
          <w:t xml:space="preserve">term vector</w:t>
        </w:r>
      </w:ins>
      <w:ins w:id="4094" w:author="PR Preview" w:date="2026-01-01T00:00:00Z">
        <w:r>
          <w:t xml:space="preserve"> </w:t>
        </w:r>
      </w:ins>
      <w:ins w:id="4095" w:author="PR Preview" w:date="2026-01-01T00:00:00Z">
        <w:r>
          <w:t xml:space="preserve">$\mathord{\smash[b]{\underset{\raise.3ex\hbox{$\scriptstyle\sim$}}{t}}\vphantom{t}}_{i}$</w:t>
        </w:r>
      </w:ins>
      <w:ins w:id="4096" w:author="PR Preview" w:date="2026-01-01T00:00:00Z">
        <w:r>
          <w:t xml:space="preserve"> </w:t>
        </w:r>
      </w:ins>
      <w:ins w:id="4097" w:author="PR Preview" w:date="2026-01-01T00:00:00Z">
        <w:r>
          <w:t xml:space="preserve">of observation</w:t>
        </w:r>
      </w:ins>
      <w:ins w:id="4098" w:author="PR Preview" w:date="2026-01-01T00:00:00Z">
        <w:r>
          <w:t xml:space="preserve"> </w:t>
        </w:r>
      </w:ins>
      <m:oMath>
        <m:r>
          <m:t>i</m:t>
        </m:r>
      </m:oMath>
      <w:ins w:id="4099" w:author="PR Preview" w:date="2026-01-01T00:00:00Z">
        <w:r>
          <w:t xml:space="preserve"> </w:t>
        </w:r>
      </w:ins>
      <w:ins w:id="4100" w:author="PR Preview" w:date="2026-01-01T00:00:00Z">
        <w:r>
          <w:t xml:space="preserve">is the column of its terms:</w:t>
        </w:r>
      </w:ins>
    </w:p>
    <w:p>
      <w:pPr>
        <w:pStyle w:val="BodyText"/>
      </w:pPr>
      <w:bookmarkStart w:id="27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73"/>
    </w:p>
    <w:bookmarkEnd w:id="274"/>
    <w:bookmarkStart w:id="276" w:name="rem-term-vector"/>
    <w:p>
      <w:pPr>
        <w:pStyle w:val="FirstParagraph"/>
      </w:pPr>
      <w:del w:id="4101" w:author="PR Preview" w:date="2026-01-01T00:00:00Z">
        <w:r>
          <w:rPr>
            <w:i/>
            <w:iCs/>
          </w:rPr>
          <w:delText xml:space="preserve">Remark 27</w:delText>
        </w:r>
      </w:del>
      <w:del w:id="4102" w:author="PR Preview" w:date="2026-01-01T00:00:00Z">
        <w:r>
          <w:delText xml:space="preserve"> (The term vector of simple linear regression). </w:delText>
        </w:r>
      </w:del>
      <w:del w:id="4103" w:author="PR Preview" w:date="2026-01-01T00:00:00Z">
        <w:r>
          <w:delText xml:space="preserve">In simple linear regression the terms are</w:delText>
        </w:r>
      </w:del>
      <w:del w:id="4104" w:author="PR Preview" w:date="2026-01-01T00:00:00Z">
        <w:r>
          <w:delText xml:space="preserve"> </w:delText>
        </w:r>
      </w:del>
      <m:oMath>
        <m:r>
          <m:t>1</m:t>
        </m:r>
      </m:oMath>
      <w:del w:id="4105" w:author="PR Preview" w:date="2026-01-01T00:00:00Z">
        <w:r>
          <w:delText xml:space="preserve"> </w:delText>
        </w:r>
      </w:del>
      <w:del w:id="4106" w:author="PR Preview" w:date="2026-01-01T00:00:00Z">
        <w:r>
          <w:delText xml:space="preserve">and</w:delText>
        </w:r>
      </w:del>
      <w:del w:id="4107" w:author="PR Preview" w:date="2026-01-01T00:00:00Z">
        <w:r>
          <w:delText xml:space="preserve"> </w:delText>
        </w:r>
      </w:del>
      <m:oMath>
        <m:r>
          <m:t>x</m:t>
        </m:r>
      </m:oMath>
      <w:del w:id="4108" w:author="PR Preview" w:date="2026-01-01T00:00:00Z">
        <w:r>
          <w:delText xml:space="preserve">,</w:delText>
        </w:r>
      </w:del>
      <w:del w:id="4109" w:author="PR Preview" w:date="2026-01-01T00:00:00Z">
        <w:r>
          <w:delText xml:space="preserve"> </w:delText>
        </w:r>
      </w:del>
      <w:del w:id="4110" w:author="PR Preview" w:date="2026-01-01T00:00:00Z">
        <w:r>
          <w:delText xml:space="preserve">so the</w:delText>
        </w:r>
      </w:del>
      <w:del w:id="4111" w:author="PR Preview" w:date="2026-01-01T00:00:00Z">
        <w:r>
          <w:delText xml:space="preserve"> </w:delText>
        </w:r>
      </w:del>
      <w:hyperlink w:anchor="def-term-vector">
        <w:del w:id="4112" w:author="PR Preview" w:date="2026-01-01T00:00:00Z">
          <w:r>
            <w:rPr>
              <w:rStyle w:val="Hyperlink"/>
            </w:rPr>
            <w:delText xml:space="preserve">term vector</w:delText>
          </w:r>
        </w:del>
      </w:hyperlink>
      <w:del w:id="4113" w:author="PR Preview" w:date="2026-01-01T00:00:00Z">
        <w:r>
          <w:delText xml:space="preserve"> </w:delText>
        </w:r>
      </w:del>
      <w:del w:id="4114" w:author="PR Preview" w:date="2026-01-01T00:00:00Z">
        <w:r>
          <w:delText xml:space="preserve">$\mathord{\smash[b]{\underset{\raise.3ex\hbox{$\scriptstyle\sim$}}{t}}\vphantom{t}}_{i}$</w:delText>
        </w:r>
      </w:del>
      <w:del w:id="4115" w:author="PR Preview" w:date="2026-01-01T00:00:00Z">
        <w:r>
          <w:delText xml:space="preserve"> </w:delText>
        </w:r>
      </w:del>
      <w:del w:id="4116" w:author="PR Preview" w:date="2026-01-01T00:00:00Z">
        <w:r>
          <w:delText xml:space="preserve">is the</w:delText>
        </w:r>
      </w:del>
      <w:del w:id="4117" w:author="PR Preview" w:date="2026-01-01T00:00:00Z">
        <w:r>
          <w:delText xml:space="preserve"> </w:delText>
        </w:r>
      </w:del>
      <w:hyperlink r:id="rId275">
        <w:del w:id="4118" w:author="PR Preview" w:date="2026-01-01T00:00:00Z">
          <w:r>
            <w:rPr>
              <w:rStyle w:val="Hyperlink"/>
            </w:rPr>
            <w:delText xml:space="preserve">covariate vector</w:delText>
          </w:r>
        </w:del>
      </w:hyperlink>
      <w:del w:id="4119" w:author="PR Preview" w:date="2026-01-01T00:00:00Z">
        <w:r>
          <w:delText xml:space="preserve"> </w:delText>
        </w:r>
      </w:del>
      <w:del w:id="4120" w:author="PR Preview" w:date="2026-01-01T00:00:00Z">
        <w:r>
          <w:delText xml:space="preserve">$\mathord{\smash[b]{\underset{\raise.3ex\hbox{$\scriptstyle\sim$}}{x}}\vphantom{x}}_i$</w:delText>
        </w:r>
      </w:del>
      <w:del w:id="4121" w:author="PR Preview" w:date="2026-01-01T00:00:00Z">
        <w:r>
          <w:delText xml:space="preserve">.</w:delText>
        </w:r>
      </w:del>
    </w:p>
    <w:p>
      <w:pPr>
        <w:pStyle w:val="BodyText"/>
      </w:pPr>
      <w:del w:id="4122" w:author="PR Preview" w:date="2026-01-01T00:00:00Z">
        <w:r>
          <w:rPr>
            <w:b/>
            <w:bCs/>
          </w:rPr>
          <w:delText xml:space="preserve">Definition 55 (Cross-product matrix (sum-of-squares and cross-products matrix))</w:delText>
        </w:r>
      </w:del>
      <w:del w:id="4123" w:author="PR Preview" w:date="2026-01-01T00:00:00Z">
        <w:r>
          <w:delText xml:space="preserve"> </w:delText>
        </w:r>
      </w:del>
      <w:del w:id="4124" w:author="PR Preview" w:date="2026-01-01T00:00:00Z">
        <w:r>
          <w:delText xml:space="preserve">The</w:delText>
        </w:r>
      </w:del>
      <w:del w:id="4125" w:author="PR Preview" w:date="2026-01-01T00:00:00Z">
        <w:r>
          <w:delText xml:space="preserve"> </w:delText>
        </w:r>
      </w:del>
      <w:del w:id="4126" w:author="PR Preview" w:date="2026-01-01T00:00:00Z">
        <w:r>
          <w:rPr>
            <w:b/>
            <w:bCs/>
          </w:rPr>
          <w:delText xml:space="preserve">cross-product matrix</w:delText>
        </w:r>
      </w:del>
      <w:del w:id="4127" w:author="PR Preview" w:date="2026-01-01T00:00:00Z">
        <w:r>
          <w:delText xml:space="preserve"> </w:delText>
        </w:r>
      </w:del>
      <m:oMath>
        <m:r>
          <m:t>A</m:t>
        </m:r>
      </m:oMath>
      <w:del w:id="4128" w:author="PR Preview" w:date="2026-01-01T00:00:00Z">
        <w:r>
          <w:delText xml:space="preserve"> </w:delText>
        </w:r>
      </w:del>
      <w:del w:id="4129" w:author="PR Preview" w:date="2026-01-01T00:00:00Z">
        <w:r>
          <w:delText xml:space="preserve">of</w:delText>
        </w:r>
      </w:del>
      <w:del w:id="4130" w:author="PR Preview" w:date="2026-01-01T00:00:00Z">
        <w:r>
          <w:delText xml:space="preserve"> </w:delText>
        </w:r>
      </w:del>
      <w:hyperlink w:anchor="def-term-vector">
        <w:del w:id="4131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4132" w:author="PR Preview" w:date="2026-01-01T00:00:00Z">
        <w:r>
          <w:delText xml:space="preserve"> </w:delText>
        </w:r>
      </w:del>
      <w:del w:id="4133" w:author="PR Preview" w:date="2026-01-01T00:00:00Z">
        <w:r>
          <w:delText xml:space="preserve">$\mathord{\smash[b]{\underset{\raise.3ex\hbox{$\scriptstyle\sim$}}{t}}\vphantom{t}}_{i}$</w:delText>
        </w:r>
      </w:del>
      <w:del w:id="4134" w:author="PR Preview" w:date="2026-01-01T00:00:00Z">
        <w:r>
          <w:delText xml:space="preserve">,</w:delText>
        </w:r>
      </w:del>
      <w:del w:id="413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4136" w:author="PR Preview" w:date="2026-01-01T00:00:00Z">
        <w:r>
          <w:delText xml:space="preserve">, of a training set indexed by</w:delText>
        </w:r>
      </w:del>
      <w:del w:id="4137" w:author="PR Preview" w:date="2026-01-01T00:00:00Z">
        <w:r>
          <w:delText xml:space="preserve"> </w:delText>
        </w:r>
      </w:del>
      <m:oMath>
        <m:r>
          <m:t>I</m:t>
        </m:r>
      </m:oMath>
      <w:del w:id="4138" w:author="PR Preview" w:date="2026-01-01T00:00:00Z">
        <w:r>
          <w:delText xml:space="preserve">,</w:delText>
        </w:r>
      </w:del>
      <w:del w:id="4139" w:author="PR Preview" w:date="2026-01-01T00:00:00Z">
        <w:r>
          <w:delText xml:space="preserve"> </w:delText>
        </w:r>
      </w:del>
      <w:del w:id="4140" w:author="PR Preview" w:date="2026-01-01T00:00:00Z">
        <w:r>
          <w:delText xml:space="preserve">is the sum of their outer products:</w:delText>
        </w:r>
      </w:del>
    </w:p>
    <w:p>
      <w:pPr>
        <w:pStyle w:val="FirstParagraph"/>
      </w:pPr>
      <w:ins w:id="4141" w:author="PR Preview" w:date="2026-01-01T00:00:00Z">
        <w:r>
          <w:rPr>
            <w:i/>
            <w:iCs/>
          </w:rPr>
          <w:t xml:space="preserve">Remark 28</w:t>
        </w:r>
      </w:ins>
      <w:ins w:id="4142" w:author="PR Preview" w:date="2026-01-01T00:00:00Z">
        <w:r>
          <w:t xml:space="preserve"> (The term vector of simple linear regression). </w:t>
        </w:r>
      </w:ins>
      <w:ins w:id="4143" w:author="PR Preview" w:date="2026-01-01T00:00:00Z">
        <w:r>
          <w:t xml:space="preserve">In simple linear regression the terms are</w:t>
        </w:r>
      </w:ins>
      <w:ins w:id="4144" w:author="PR Preview" w:date="2026-01-01T00:00:00Z">
        <w:r>
          <w:t xml:space="preserve"> </w:t>
        </w:r>
      </w:ins>
      <m:oMath>
        <m:r>
          <m:t>1</m:t>
        </m:r>
      </m:oMath>
      <w:ins w:id="4145" w:author="PR Preview" w:date="2026-01-01T00:00:00Z">
        <w:r>
          <w:t xml:space="preserve"> </w:t>
        </w:r>
      </w:ins>
      <w:ins w:id="4146" w:author="PR Preview" w:date="2026-01-01T00:00:00Z">
        <w:r>
          <w:t xml:space="preserve">and</w:t>
        </w:r>
      </w:ins>
      <w:ins w:id="4147" w:author="PR Preview" w:date="2026-01-01T00:00:00Z">
        <w:r>
          <w:t xml:space="preserve"> </w:t>
        </w:r>
      </w:ins>
      <m:oMath>
        <m:r>
          <m:t>x</m:t>
        </m:r>
      </m:oMath>
      <w:ins w:id="4148" w:author="PR Preview" w:date="2026-01-01T00:00:00Z">
        <w:r>
          <w:t xml:space="preserve">,</w:t>
        </w:r>
      </w:ins>
      <w:ins w:id="4149" w:author="PR Preview" w:date="2026-01-01T00:00:00Z">
        <w:r>
          <w:t xml:space="preserve"> </w:t>
        </w:r>
      </w:ins>
      <w:ins w:id="4150" w:author="PR Preview" w:date="2026-01-01T00:00:00Z">
        <w:r>
          <w:t xml:space="preserve">so the</w:t>
        </w:r>
      </w:ins>
      <w:ins w:id="4151" w:author="PR Preview" w:date="2026-01-01T00:00:00Z">
        <w:r>
          <w:t xml:space="preserve"> </w:t>
        </w:r>
      </w:ins>
      <w:hyperlink w:anchor="def-term-vector">
        <w:ins w:id="4152" w:author="PR Preview" w:date="2026-01-01T00:00:00Z">
          <w:r>
            <w:rPr>
              <w:rStyle w:val="Hyperlink"/>
            </w:rPr>
            <w:t xml:space="preserve">term vector</w:t>
          </w:r>
        </w:ins>
      </w:hyperlink>
      <w:ins w:id="4153" w:author="PR Preview" w:date="2026-01-01T00:00:00Z">
        <w:r>
          <w:t xml:space="preserve"> </w:t>
        </w:r>
      </w:ins>
      <w:ins w:id="4154" w:author="PR Preview" w:date="2026-01-01T00:00:00Z">
        <w:r>
          <w:t xml:space="preserve">$\mathord{\smash[b]{\underset{\raise.3ex\hbox{$\scriptstyle\sim$}}{t}}\vphantom{t}}_{i}$</w:t>
        </w:r>
      </w:ins>
      <w:ins w:id="4155" w:author="PR Preview" w:date="2026-01-01T00:00:00Z">
        <w:r>
          <w:t xml:space="preserve"> </w:t>
        </w:r>
      </w:ins>
      <w:ins w:id="4156" w:author="PR Preview" w:date="2026-01-01T00:00:00Z">
        <w:r>
          <w:t xml:space="preserve">is the</w:t>
        </w:r>
      </w:ins>
      <w:ins w:id="4157" w:author="PR Preview" w:date="2026-01-01T00:00:00Z">
        <w:r>
          <w:t xml:space="preserve"> </w:t>
        </w:r>
      </w:ins>
      <w:hyperlink r:id="rId275">
        <w:ins w:id="4158" w:author="PR Preview" w:date="2026-01-01T00:00:00Z">
          <w:r>
            <w:rPr>
              <w:rStyle w:val="Hyperlink"/>
            </w:rPr>
            <w:t xml:space="preserve">covariate vector</w:t>
          </w:r>
        </w:ins>
      </w:hyperlink>
      <w:ins w:id="4159" w:author="PR Preview" w:date="2026-01-01T00:00:00Z">
        <w:r>
          <w:t xml:space="preserve"> </w:t>
        </w:r>
      </w:ins>
      <w:ins w:id="4160" w:author="PR Preview" w:date="2026-01-01T00:00:00Z">
        <w:r>
          <w:t xml:space="preserve">$\mathord{\smash[b]{\underset{\raise.3ex\hbox{$\scriptstyle\sim$}}{x}}\vphantom{x}}_i$</w:t>
        </w:r>
      </w:ins>
      <w:ins w:id="4161" w:author="PR Preview" w:date="2026-01-01T00:00:00Z">
        <w:r>
          <w:t xml:space="preserve">.</w:t>
        </w:r>
      </w:ins>
    </w:p>
    <w:bookmarkEnd w:id="276"/>
    <w:bookmarkStart w:id="278" w:name="def-cross-product-matrix"/>
    <w:p>
      <w:pPr>
        <w:pStyle w:val="BodyText"/>
      </w:pPr>
      <w:ins w:id="4162" w:author="PR Preview" w:date="2026-01-01T00:00:00Z">
        <w:r>
          <w:rPr>
            <w:b/>
            <w:bCs/>
          </w:rPr>
          <w:t xml:space="preserve">Definition 54 (Cross-product matrix (sum-of-squares and cross-products matrix))</w:t>
        </w:r>
      </w:ins>
      <w:ins w:id="4163" w:author="PR Preview" w:date="2026-01-01T00:00:00Z">
        <w:r>
          <w:t xml:space="preserve"> </w:t>
        </w:r>
      </w:ins>
      <w:ins w:id="4164" w:author="PR Preview" w:date="2026-01-01T00:00:00Z">
        <w:r>
          <w:t xml:space="preserve">The</w:t>
        </w:r>
      </w:ins>
      <w:ins w:id="4165" w:author="PR Preview" w:date="2026-01-01T00:00:00Z">
        <w:r>
          <w:t xml:space="preserve"> </w:t>
        </w:r>
      </w:ins>
      <w:ins w:id="4166" w:author="PR Preview" w:date="2026-01-01T00:00:00Z">
        <w:r>
          <w:rPr>
            <w:b/>
            <w:bCs/>
          </w:rPr>
          <w:t xml:space="preserve">cross-product matrix</w:t>
        </w:r>
      </w:ins>
      <w:ins w:id="4167" w:author="PR Preview" w:date="2026-01-01T00:00:00Z">
        <w:r>
          <w:t xml:space="preserve"> </w:t>
        </w:r>
      </w:ins>
      <m:oMath>
        <m:r>
          <m:t>A</m:t>
        </m:r>
      </m:oMath>
      <w:ins w:id="4168" w:author="PR Preview" w:date="2026-01-01T00:00:00Z">
        <w:r>
          <w:t xml:space="preserve"> </w:t>
        </w:r>
      </w:ins>
      <w:ins w:id="4169" w:author="PR Preview" w:date="2026-01-01T00:00:00Z">
        <w:r>
          <w:t xml:space="preserve">of</w:t>
        </w:r>
      </w:ins>
      <w:ins w:id="4170" w:author="PR Preview" w:date="2026-01-01T00:00:00Z">
        <w:r>
          <w:t xml:space="preserve"> </w:t>
        </w:r>
      </w:ins>
      <w:hyperlink w:anchor="def-term-vector">
        <w:ins w:id="4171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4172" w:author="PR Preview" w:date="2026-01-01T00:00:00Z">
        <w:r>
          <w:t xml:space="preserve"> </w:t>
        </w:r>
      </w:ins>
      <w:ins w:id="4173" w:author="PR Preview" w:date="2026-01-01T00:00:00Z">
        <w:r>
          <w:t xml:space="preserve">$\mathord{\smash[b]{\underset{\raise.3ex\hbox{$\scriptstyle\sim$}}{t}}\vphantom{t}}_{i}$</w:t>
        </w:r>
      </w:ins>
      <w:ins w:id="4174" w:author="PR Preview" w:date="2026-01-01T00:00:00Z">
        <w:r>
          <w:t xml:space="preserve">,</w:t>
        </w:r>
      </w:ins>
      <w:ins w:id="417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176" w:author="PR Preview" w:date="2026-01-01T00:00:00Z">
        <w:r>
          <w:t xml:space="preserve">, of a training set indexed by</w:t>
        </w:r>
      </w:ins>
      <w:ins w:id="4177" w:author="PR Preview" w:date="2026-01-01T00:00:00Z">
        <w:r>
          <w:t xml:space="preserve"> </w:t>
        </w:r>
      </w:ins>
      <m:oMath>
        <m:r>
          <m:t>I</m:t>
        </m:r>
      </m:oMath>
      <w:ins w:id="4178" w:author="PR Preview" w:date="2026-01-01T00:00:00Z">
        <w:r>
          <w:t xml:space="preserve">,</w:t>
        </w:r>
      </w:ins>
      <w:ins w:id="4179" w:author="PR Preview" w:date="2026-01-01T00:00:00Z">
        <w:r>
          <w:t xml:space="preserve"> </w:t>
        </w:r>
      </w:ins>
      <w:ins w:id="4180" w:author="PR Preview" w:date="2026-01-01T00:00:00Z">
        <w:r>
          <w:t xml:space="preserve">is the sum of their outer products:</w:t>
        </w:r>
      </w:ins>
    </w:p>
    <w:p>
      <w:pPr>
        <w:pStyle w:val="BodyText"/>
      </w:pPr>
      <w:bookmarkStart w:id="27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7"/>
    </w:p>
    <w:bookmarkEnd w:id="278"/>
    <w:bookmarkStart w:id="280" w:name="rem-source-cross-product-matrix"/>
    <w:p>
      <w:pPr>
        <w:pStyle w:val="FirstParagraph"/>
      </w:pPr>
      <w:del w:id="4181" w:author="PR Preview" w:date="2026-01-01T00:00:00Z">
        <w:r>
          <w:rPr>
            <w:i/>
            <w:iCs/>
          </w:rPr>
          <w:delText xml:space="preserve">Remark 28</w:delText>
        </w:r>
      </w:del>
      <w:del w:id="4182" w:author="PR Preview" w:date="2026-01-01T00:00:00Z">
        <w:r>
          <w:delText xml:space="preserve"> (Source: Cross-product matrix (sum-of-squares and cross-products matrix)). </w:delText>
        </w:r>
      </w:del>
      <w:del w:id="4183" w:author="PR Preview" w:date="2026-01-01T00:00:00Z">
        <w:r>
          <w:delText xml:space="preserve">Also called a</w:delText>
        </w:r>
      </w:del>
      <w:del w:id="4184" w:author="PR Preview" w:date="2026-01-01T00:00:00Z">
        <w:r>
          <w:delText xml:space="preserve"> </w:delText>
        </w:r>
      </w:del>
      <w:del w:id="4185" w:author="PR Preview" w:date="2026-01-01T00:00:00Z">
        <w:r>
          <w:rPr>
            <w:b/>
            <w:bCs/>
          </w:rPr>
          <w:delText xml:space="preserve">sum-of-squares and cross-products matrix</w:delText>
        </w:r>
      </w:del>
      <w:del w:id="4186" w:author="PR Preview" w:date="2026-01-01T00:00:00Z">
        <w:r>
          <w:delText xml:space="preserve"> </w:delText>
        </w:r>
      </w:del>
      <w:del w:id="4187" w:author="PR Preview" w:date="2026-01-01T00:00:00Z">
        <w:r>
          <w:delText xml:space="preserve">[11], chap. </w:delText>
        </w:r>
      </w:del>
      <w:del w:id="4188" w:author="PR Preview" w:date="2026-01-01T00:00:00Z">
        <w:r>
          <w:delText xml:space="preserve">“Matrix Cross-Products”</w:delText>
        </w:r>
      </w:del>
      <w:del w:id="4189" w:author="PR Preview" w:date="2026-01-01T00:00:00Z">
        <w:r>
          <w:delText xml:space="preserve"> </w:delText>
        </w:r>
      </w:del>
      <w:del w:id="4190" w:author="PR Preview" w:date="2026-01-01T00:00:00Z">
        <w:r>
          <w:delText xml:space="preserve">(see</w:delText>
        </w:r>
      </w:del>
      <w:del w:id="4191" w:author="PR Preview" w:date="2026-01-01T00:00:00Z">
        <w:r>
          <w:delText xml:space="preserve"> </w:delText>
        </w:r>
      </w:del>
      <w:hyperlink r:id="rId279">
        <w:del w:id="4192" w:author="PR Preview" w:date="2026-01-01T00:00:00Z">
          <w:r>
            <w:rPr>
              <w:rStyle w:val="Hyperlink"/>
            </w:rPr>
            <w:delText xml:space="preserve">the chapter online</w:delText>
          </w:r>
        </w:del>
      </w:hyperlink>
      <w:del w:id="4193" w:author="PR Preview" w:date="2026-01-01T00:00:00Z">
        <w:r>
          <w:delText xml:space="preserve">).</w:delText>
        </w:r>
      </w:del>
    </w:p>
    <w:p>
      <w:pPr>
        <w:pStyle w:val="BodyText"/>
      </w:pPr>
      <w:del w:id="4194" w:author="PR Preview" w:date="2026-01-01T00:00:00Z">
        <w:r>
          <w:rPr>
            <w:i/>
            <w:iCs/>
          </w:rPr>
          <w:delText xml:space="preserve">Remark 29</w:delText>
        </w:r>
      </w:del>
      <w:del w:id="4195" w:author="PR Preview" w:date="2026-01-01T00:00:00Z">
        <w:r>
          <w:delText xml:space="preserve"> (Cross-product matrix as a matrix product). </w:delText>
        </w:r>
      </w:del>
      <w:del w:id="4196" w:author="PR Preview" w:date="2026-01-01T00:00:00Z">
        <w:r>
          <w:delText xml:space="preserve">Let</w:delText>
        </w:r>
      </w:del>
      <w:del w:id="4197" w:author="PR Preview" w:date="2026-01-01T00:00:00Z">
        <w:r>
          <w:delText xml:space="preserve"> </w:delText>
        </w:r>
      </w:del>
      <m:oMath>
        <m:r>
          <m:t>D</m:t>
        </m:r>
      </m:oMath>
      <w:del w:id="4198" w:author="PR Preview" w:date="2026-01-01T00:00:00Z">
        <w:r>
          <w:delText xml:space="preserve"> </w:delText>
        </w:r>
      </w:del>
      <w:del w:id="4199" w:author="PR Preview" w:date="2026-01-01T00:00:00Z">
        <w:r>
          <w:delText xml:space="preserve">be the matrix whose rows are the transposed</w:delText>
        </w:r>
      </w:del>
      <w:del w:id="4200" w:author="PR Preview" w:date="2026-01-01T00:00:00Z">
        <w:r>
          <w:delText xml:space="preserve"> </w:delText>
        </w:r>
      </w:del>
      <w:hyperlink w:anchor="def-term-vector">
        <w:del w:id="4201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4202" w:author="PR Preview" w:date="2026-01-01T00:00:00Z">
        <w:r>
          <w:delText xml:space="preserve"> </w:delText>
        </w:r>
      </w:del>
      <w:del w:id="4203" w:author="PR Preview" w:date="2026-01-01T00:00:00Z">
        <w:r>
          <w:delText xml:space="preserve">${\mathord{\smash[b]{\underset{\raise.3ex\hbox{$\scriptstyle\sim$}}{t}}\vphantom{t}}_{i}}^{\top}$</w:delText>
        </w:r>
      </w:del>
      <w:del w:id="4204" w:author="PR Preview" w:date="2026-01-01T00:00:00Z">
        <w:r>
          <w:delText xml:space="preserve">,</w:delText>
        </w:r>
      </w:del>
      <w:del w:id="420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4206" w:author="PR Preview" w:date="2026-01-01T00:00:00Z">
        <w:r>
          <w:delText xml:space="preserve">.</w:delText>
        </w:r>
      </w:del>
      <w:del w:id="4207" w:author="PR Preview" w:date="2026-01-01T00:00:00Z">
        <w:r>
          <w:delText xml:space="preserve"> </w:delText>
        </w:r>
      </w:del>
      <w:del w:id="4208" w:author="PR Preview" w:date="2026-01-01T00:00:00Z">
        <w:r>
          <w:delText xml:space="preserve">The cross-product matrix then equals the matrix product</w:delText>
        </w:r>
      </w:del>
    </w:p>
    <w:p>
      <w:pPr>
        <w:pStyle w:val="FirstParagraph"/>
      </w:pPr>
      <w:ins w:id="4209" w:author="PR Preview" w:date="2026-01-01T00:00:00Z">
        <w:r>
          <w:rPr>
            <w:i/>
            <w:iCs/>
          </w:rPr>
          <w:t xml:space="preserve">Remark 29</w:t>
        </w:r>
      </w:ins>
      <w:ins w:id="4210" w:author="PR Preview" w:date="2026-01-01T00:00:00Z">
        <w:r>
          <w:t xml:space="preserve"> (Source: Cross-product matrix (sum-of-squares and cross-products matrix)). </w:t>
        </w:r>
      </w:ins>
      <w:ins w:id="4211" w:author="PR Preview" w:date="2026-01-01T00:00:00Z">
        <w:r>
          <w:t xml:space="preserve">Also called a</w:t>
        </w:r>
      </w:ins>
      <w:ins w:id="4212" w:author="PR Preview" w:date="2026-01-01T00:00:00Z">
        <w:r>
          <w:t xml:space="preserve"> </w:t>
        </w:r>
      </w:ins>
      <w:ins w:id="4213" w:author="PR Preview" w:date="2026-01-01T00:00:00Z">
        <w:r>
          <w:rPr>
            <w:b/>
            <w:bCs/>
          </w:rPr>
          <w:t xml:space="preserve">sum-of-squares and cross-products matrix</w:t>
        </w:r>
      </w:ins>
      <w:ins w:id="4214" w:author="PR Preview" w:date="2026-01-01T00:00:00Z">
        <w:r>
          <w:t xml:space="preserve"> </w:t>
        </w:r>
      </w:ins>
      <w:ins w:id="4215" w:author="PR Preview" w:date="2026-01-01T00:00:00Z">
        <w:r>
          <w:t xml:space="preserve">[11], chap. </w:t>
        </w:r>
      </w:ins>
      <w:ins w:id="4216" w:author="PR Preview" w:date="2026-01-01T00:00:00Z">
        <w:r>
          <w:t xml:space="preserve">“Matrix Cross-Products”</w:t>
        </w:r>
      </w:ins>
      <w:ins w:id="4217" w:author="PR Preview" w:date="2026-01-01T00:00:00Z">
        <w:r>
          <w:t xml:space="preserve"> </w:t>
        </w:r>
      </w:ins>
      <w:ins w:id="4218" w:author="PR Preview" w:date="2026-01-01T00:00:00Z">
        <w:r>
          <w:t xml:space="preserve">(see</w:t>
        </w:r>
      </w:ins>
      <w:ins w:id="4219" w:author="PR Preview" w:date="2026-01-01T00:00:00Z">
        <w:r>
          <w:t xml:space="preserve"> </w:t>
        </w:r>
      </w:ins>
      <w:hyperlink r:id="rId279">
        <w:ins w:id="4220" w:author="PR Preview" w:date="2026-01-01T00:00:00Z">
          <w:r>
            <w:rPr>
              <w:rStyle w:val="Hyperlink"/>
            </w:rPr>
            <w:t xml:space="preserve">the chapter online</w:t>
          </w:r>
        </w:ins>
      </w:hyperlink>
      <w:ins w:id="4221" w:author="PR Preview" w:date="2026-01-01T00:00:00Z">
        <w:r>
          <w:t xml:space="preserve">).</w:t>
        </w:r>
      </w:ins>
    </w:p>
    <w:bookmarkEnd w:id="280"/>
    <w:bookmarkStart w:id="283" w:name="rem-cross-product-matrix"/>
    <w:p>
      <w:pPr>
        <w:pStyle w:val="BodyText"/>
      </w:pPr>
      <w:ins w:id="4222" w:author="PR Preview" w:date="2026-01-01T00:00:00Z">
        <w:r>
          <w:rPr>
            <w:i/>
            <w:iCs/>
          </w:rPr>
          <w:t xml:space="preserve">Remark 30</w:t>
        </w:r>
      </w:ins>
      <w:ins w:id="4223" w:author="PR Preview" w:date="2026-01-01T00:00:00Z">
        <w:r>
          <w:t xml:space="preserve"> (Cross-product matrix as a matrix product). </w:t>
        </w:r>
      </w:ins>
      <w:ins w:id="4224" w:author="PR Preview" w:date="2026-01-01T00:00:00Z">
        <w:r>
          <w:t xml:space="preserve">Let</w:t>
        </w:r>
      </w:ins>
      <w:ins w:id="4225" w:author="PR Preview" w:date="2026-01-01T00:00:00Z">
        <w:r>
          <w:t xml:space="preserve"> </w:t>
        </w:r>
      </w:ins>
      <m:oMath>
        <m:r>
          <m:t>D</m:t>
        </m:r>
      </m:oMath>
      <w:ins w:id="4226" w:author="PR Preview" w:date="2026-01-01T00:00:00Z">
        <w:r>
          <w:t xml:space="preserve"> </w:t>
        </w:r>
      </w:ins>
      <w:ins w:id="4227" w:author="PR Preview" w:date="2026-01-01T00:00:00Z">
        <w:r>
          <w:t xml:space="preserve">be the matrix whose rows are the transposed</w:t>
        </w:r>
      </w:ins>
      <w:ins w:id="4228" w:author="PR Preview" w:date="2026-01-01T00:00:00Z">
        <w:r>
          <w:t xml:space="preserve"> </w:t>
        </w:r>
      </w:ins>
      <w:hyperlink w:anchor="def-term-vector">
        <w:ins w:id="4229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4230" w:author="PR Preview" w:date="2026-01-01T00:00:00Z">
        <w:r>
          <w:t xml:space="preserve"> </w:t>
        </w:r>
      </w:ins>
      <w:ins w:id="4231" w:author="PR Preview" w:date="2026-01-01T00:00:00Z">
        <w:r>
          <w:t xml:space="preserve">${\mathord{\smash[b]{\underset{\raise.3ex\hbox{$\scriptstyle\sim$}}{t}}\vphantom{t}}_{i}}^{\top}$</w:t>
        </w:r>
      </w:ins>
      <w:ins w:id="4232" w:author="PR Preview" w:date="2026-01-01T00:00:00Z">
        <w:r>
          <w:t xml:space="preserve">,</w:t>
        </w:r>
      </w:ins>
      <w:ins w:id="423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234" w:author="PR Preview" w:date="2026-01-01T00:00:00Z">
        <w:r>
          <w:t xml:space="preserve">.</w:t>
        </w:r>
      </w:ins>
      <w:ins w:id="4235" w:author="PR Preview" w:date="2026-01-01T00:00:00Z">
        <w:r>
          <w:t xml:space="preserve"> </w:t>
        </w:r>
      </w:ins>
      <w:ins w:id="4236" w:author="PR Preview" w:date="2026-01-01T00:00:00Z">
        <w:r>
          <w:t xml:space="preserve">The cross-product matrix then equals the matrix product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3"/>
    <w:bookmarkStart w:id="286" w:name="def-leverage"/>
    <w:p>
      <w:pPr>
        <w:pStyle w:val="BodyText"/>
      </w:pPr>
      <w:del w:id="4237" w:author="PR Preview" w:date="2026-01-01T00:00:00Z">
        <w:r>
          <w:rPr>
            <w:b/>
            <w:bCs/>
          </w:rPr>
          <w:delText xml:space="preserve">Definition 56 (Leverage)</w:delText>
        </w:r>
      </w:del>
      <w:del w:id="4238" w:author="PR Preview" w:date="2026-01-01T00:00:00Z">
        <w:r>
          <w:delText xml:space="preserve"> </w:delText>
        </w:r>
      </w:del>
      <w:del w:id="4239" w:author="PR Preview" w:date="2026-01-01T00:00:00Z">
        <w:r>
          <w:delText xml:space="preserve">Consider a linear model fitted by</w:delText>
        </w:r>
      </w:del>
      <w:del w:id="4240" w:author="PR Preview" w:date="2026-01-01T00:00:00Z">
        <w:r>
          <w:delText xml:space="preserve"> </w:delText>
        </w:r>
      </w:del>
      <w:hyperlink r:id="rId284">
        <w:del w:id="4241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4242" w:author="PR Preview" w:date="2026-01-01T00:00:00Z">
        <w:r>
          <w:delText xml:space="preserve">,</w:delText>
        </w:r>
      </w:del>
      <w:del w:id="4243" w:author="PR Preview" w:date="2026-01-01T00:00:00Z">
        <w:r>
          <w:delText xml:space="preserve"> </w:delText>
        </w:r>
      </w:del>
      <w:del w:id="4244" w:author="PR Preview" w:date="2026-01-01T00:00:00Z">
        <w:r>
          <w:delText xml:space="preserve">with</w:delText>
        </w:r>
      </w:del>
      <w:del w:id="4245" w:author="PR Preview" w:date="2026-01-01T00:00:00Z">
        <w:r>
          <w:delText xml:space="preserve"> </w:delText>
        </w:r>
      </w:del>
      <w:hyperlink w:anchor="def-term-vector">
        <w:del w:id="4246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4247" w:author="PR Preview" w:date="2026-01-01T00:00:00Z">
        <w:r>
          <w:delText xml:space="preserve"> </w:delText>
        </w:r>
      </w:del>
      <w:del w:id="4248" w:author="PR Preview" w:date="2026-01-01T00:00:00Z">
        <w:r>
          <w:delText xml:space="preserve">$\mathord{\smash[b]{\underset{\raise.3ex\hbox{$\scriptstyle\sim$}}{t}}\vphantom{t}}_{i}$</w:delText>
        </w:r>
      </w:del>
      <w:del w:id="4249" w:author="PR Preview" w:date="2026-01-01T00:00:00Z">
        <w:r>
          <w:delText xml:space="preserve">,</w:delText>
        </w:r>
      </w:del>
      <w:del w:id="425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4251" w:author="PR Preview" w:date="2026-01-01T00:00:00Z">
        <w:r>
          <w:delText xml:space="preserve">,</w:delText>
        </w:r>
      </w:del>
      <w:del w:id="4252" w:author="PR Preview" w:date="2026-01-01T00:00:00Z">
        <w:r>
          <w:delText xml:space="preserve"> </w:delText>
        </w:r>
      </w:del>
      <w:del w:id="4253" w:author="PR Preview" w:date="2026-01-01T00:00:00Z">
        <w:r>
          <w:delText xml:space="preserve">and an invertible</w:delText>
        </w:r>
      </w:del>
      <w:del w:id="4254" w:author="PR Preview" w:date="2026-01-01T00:00:00Z">
        <w:r>
          <w:delText xml:space="preserve"> </w:delText>
        </w:r>
      </w:del>
      <w:hyperlink w:anchor="def-cross-product-matrix">
        <w:del w:id="4255" w:author="PR Preview" w:date="2026-01-01T00:00:00Z">
          <w:r>
            <w:rPr>
              <w:rStyle w:val="Hyperlink"/>
            </w:rPr>
            <w:delText xml:space="preserve">cross-product matrix</w:delText>
          </w:r>
        </w:del>
      </w:hyperlink>
      <w:del w:id="4256" w:author="PR Preview" w:date="2026-01-01T00:00:00Z">
        <w:r>
          <w:delText xml:space="preserve"> </w:delText>
        </w:r>
      </w:del>
      <m:oMath>
        <m:r>
          <m:t>A</m:t>
        </m:r>
      </m:oMath>
      <w:del w:id="4257" w:author="PR Preview" w:date="2026-01-01T00:00:00Z">
        <w:r>
          <w:delText xml:space="preserve">.</w:delText>
        </w:r>
      </w:del>
      <w:del w:id="4258" w:author="PR Preview" w:date="2026-01-01T00:00:00Z">
        <w:r>
          <w:delText xml:space="preserve"> </w:delText>
        </w:r>
      </w:del>
      <w:del w:id="4259" w:author="PR Preview" w:date="2026-01-01T00:00:00Z">
        <w:r>
          <w:delText xml:space="preserve">The</w:delText>
        </w:r>
      </w:del>
      <w:del w:id="4260" w:author="PR Preview" w:date="2026-01-01T00:00:00Z">
        <w:r>
          <w:delText xml:space="preserve"> </w:delText>
        </w:r>
      </w:del>
      <w:del w:id="4261" w:author="PR Preview" w:date="2026-01-01T00:00:00Z">
        <w:r>
          <w:rPr>
            <w:b/>
            <w:bCs/>
          </w:rPr>
          <w:delText xml:space="preserve">leverage</w:delText>
        </w:r>
      </w:del>
      <w:del w:id="4262" w:author="PR Preview" w:date="2026-01-01T00:00:00Z">
        <w:r>
          <w:delText xml:space="preserve"> </w:delText>
        </w:r>
      </w:del>
      <w:del w:id="4263" w:author="PR Preview" w:date="2026-01-01T00:00:00Z">
        <w:r>
          <w:delText xml:space="preserve">of observation</w:delText>
        </w:r>
      </w:del>
      <w:del w:id="4264" w:author="PR Preview" w:date="2026-01-01T00:00:00Z">
        <w:r>
          <w:delText xml:space="preserve"> </w:delText>
        </w:r>
      </w:del>
      <m:oMath>
        <m:r>
          <m:t>i</m:t>
        </m:r>
      </m:oMath>
      <w:del w:id="4265" w:author="PR Preview" w:date="2026-01-01T00:00:00Z">
        <w:r>
          <w:delText xml:space="preserve"> </w:delText>
        </w:r>
      </w:del>
      <w:del w:id="4266" w:author="PR Preview" w:date="2026-01-01T00:00:00Z">
        <w:r>
          <w:delText xml:space="preserve">is</w:delText>
        </w:r>
      </w:del>
      <w:del w:id="4267" w:author="PR Preview" w:date="2026-01-01T00:00:00Z">
        <w:r>
          <w:delText xml:space="preserve"> </w:delText>
        </w:r>
      </w:del>
      <w:del w:id="4268" w:author="PR Preview" w:date="2026-01-01T00:00:00Z">
        <w:r>
          <w:delText xml:space="preserve">[12]</w:delText>
        </w:r>
      </w:del>
    </w:p>
    <w:p>
      <w:pPr>
        <w:pStyle w:val="BodyText"/>
      </w:pPr>
      <w:ins w:id="4269" w:author="PR Preview" w:date="2026-01-01T00:00:00Z">
        <w:r>
          <w:rPr>
            <w:b/>
            <w:bCs/>
          </w:rPr>
          <w:t xml:space="preserve">Definition 55 (Leverage)</w:t>
        </w:r>
      </w:ins>
      <w:ins w:id="4270" w:author="PR Preview" w:date="2026-01-01T00:00:00Z">
        <w:r>
          <w:t xml:space="preserve"> </w:t>
        </w:r>
      </w:ins>
      <w:ins w:id="4271" w:author="PR Preview" w:date="2026-01-01T00:00:00Z">
        <w:r>
          <w:t xml:space="preserve">Consider a linear model fitted by</w:t>
        </w:r>
      </w:ins>
      <w:ins w:id="4272" w:author="PR Preview" w:date="2026-01-01T00:00:00Z">
        <w:r>
          <w:t xml:space="preserve"> </w:t>
        </w:r>
      </w:ins>
      <w:hyperlink r:id="rId284">
        <w:ins w:id="4273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4274" w:author="PR Preview" w:date="2026-01-01T00:00:00Z">
        <w:r>
          <w:t xml:space="preserve">,</w:t>
        </w:r>
      </w:ins>
      <w:ins w:id="4275" w:author="PR Preview" w:date="2026-01-01T00:00:00Z">
        <w:r>
          <w:t xml:space="preserve"> </w:t>
        </w:r>
      </w:ins>
      <w:ins w:id="4276" w:author="PR Preview" w:date="2026-01-01T00:00:00Z">
        <w:r>
          <w:t xml:space="preserve">with</w:t>
        </w:r>
      </w:ins>
      <w:ins w:id="4277" w:author="PR Preview" w:date="2026-01-01T00:00:00Z">
        <w:r>
          <w:t xml:space="preserve"> </w:t>
        </w:r>
      </w:ins>
      <w:hyperlink w:anchor="def-term-vector">
        <w:ins w:id="4278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4279" w:author="PR Preview" w:date="2026-01-01T00:00:00Z">
        <w:r>
          <w:t xml:space="preserve"> </w:t>
        </w:r>
      </w:ins>
      <w:ins w:id="4280" w:author="PR Preview" w:date="2026-01-01T00:00:00Z">
        <w:r>
          <w:t xml:space="preserve">$\mathord{\smash[b]{\underset{\raise.3ex\hbox{$\scriptstyle\sim$}}{t}}\vphantom{t}}_{i}$</w:t>
        </w:r>
      </w:ins>
      <w:ins w:id="4281" w:author="PR Preview" w:date="2026-01-01T00:00:00Z">
        <w:r>
          <w:t xml:space="preserve">,</w:t>
        </w:r>
      </w:ins>
      <w:ins w:id="428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4283" w:author="PR Preview" w:date="2026-01-01T00:00:00Z">
        <w:r>
          <w:t xml:space="preserve">,</w:t>
        </w:r>
      </w:ins>
      <w:ins w:id="4284" w:author="PR Preview" w:date="2026-01-01T00:00:00Z">
        <w:r>
          <w:t xml:space="preserve"> </w:t>
        </w:r>
      </w:ins>
      <w:ins w:id="4285" w:author="PR Preview" w:date="2026-01-01T00:00:00Z">
        <w:r>
          <w:t xml:space="preserve">and an invertible</w:t>
        </w:r>
      </w:ins>
      <w:ins w:id="4286" w:author="PR Preview" w:date="2026-01-01T00:00:00Z">
        <w:r>
          <w:t xml:space="preserve"> </w:t>
        </w:r>
      </w:ins>
      <w:hyperlink w:anchor="def-cross-product-matrix">
        <w:ins w:id="4287" w:author="PR Preview" w:date="2026-01-01T00:00:00Z">
          <w:r>
            <w:rPr>
              <w:rStyle w:val="Hyperlink"/>
            </w:rPr>
            <w:t xml:space="preserve">cross-product matrix</w:t>
          </w:r>
        </w:ins>
      </w:hyperlink>
      <w:ins w:id="4288" w:author="PR Preview" w:date="2026-01-01T00:00:00Z">
        <w:r>
          <w:t xml:space="preserve"> </w:t>
        </w:r>
      </w:ins>
      <m:oMath>
        <m:r>
          <m:t>A</m:t>
        </m:r>
      </m:oMath>
      <w:ins w:id="4289" w:author="PR Preview" w:date="2026-01-01T00:00:00Z">
        <w:r>
          <w:t xml:space="preserve">.</w:t>
        </w:r>
      </w:ins>
      <w:ins w:id="4290" w:author="PR Preview" w:date="2026-01-01T00:00:00Z">
        <w:r>
          <w:t xml:space="preserve"> </w:t>
        </w:r>
      </w:ins>
      <w:ins w:id="4291" w:author="PR Preview" w:date="2026-01-01T00:00:00Z">
        <w:r>
          <w:t xml:space="preserve">The</w:t>
        </w:r>
      </w:ins>
      <w:ins w:id="4292" w:author="PR Preview" w:date="2026-01-01T00:00:00Z">
        <w:r>
          <w:t xml:space="preserve"> </w:t>
        </w:r>
      </w:ins>
      <w:ins w:id="4293" w:author="PR Preview" w:date="2026-01-01T00:00:00Z">
        <w:r>
          <w:rPr>
            <w:b/>
            <w:bCs/>
          </w:rPr>
          <w:t xml:space="preserve">leverage</w:t>
        </w:r>
      </w:ins>
      <w:ins w:id="4294" w:author="PR Preview" w:date="2026-01-01T00:00:00Z">
        <w:r>
          <w:t xml:space="preserve"> </w:t>
        </w:r>
      </w:ins>
      <w:ins w:id="4295" w:author="PR Preview" w:date="2026-01-01T00:00:00Z">
        <w:r>
          <w:t xml:space="preserve">of observation</w:t>
        </w:r>
      </w:ins>
      <w:ins w:id="4296" w:author="PR Preview" w:date="2026-01-01T00:00:00Z">
        <w:r>
          <w:t xml:space="preserve"> </w:t>
        </w:r>
      </w:ins>
      <m:oMath>
        <m:r>
          <m:t>i</m:t>
        </m:r>
      </m:oMath>
      <w:ins w:id="4297" w:author="PR Preview" w:date="2026-01-01T00:00:00Z">
        <w:r>
          <w:t xml:space="preserve"> </w:t>
        </w:r>
      </w:ins>
      <w:ins w:id="4298" w:author="PR Preview" w:date="2026-01-01T00:00:00Z">
        <w:r>
          <w:t xml:space="preserve">is</w:t>
        </w:r>
      </w:ins>
      <w:ins w:id="4299" w:author="PR Preview" w:date="2026-01-01T00:00:00Z">
        <w:r>
          <w:t xml:space="preserve"> </w:t>
        </w:r>
      </w:ins>
      <w:ins w:id="4300" w:author="PR Preview" w:date="2026-01-01T00:00:00Z">
        <w:r>
          <w:t xml:space="preserve">[12]</w:t>
        </w:r>
      </w:ins>
    </w:p>
    <w:p>
      <w:pPr>
        <w:pStyle w:val="BodyText"/>
      </w:pPr>
      <w:bookmarkStart w:id="28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6"/>
    <w:bookmarkStart w:id="288" w:name="rem-source-leverage"/>
    <w:p>
      <w:pPr>
        <w:pStyle w:val="BodyText"/>
      </w:pPr>
      <w:del w:id="4301" w:author="PR Preview" w:date="2026-01-01T00:00:00Z">
        <w:r>
          <w:rPr>
            <w:i/>
            <w:iCs/>
          </w:rPr>
          <w:delText xml:space="preserve">Remark 30</w:delText>
        </w:r>
      </w:del>
      <w:del w:id="4302" w:author="PR Preview" w:date="2026-01-01T00:00:00Z">
        <w:r>
          <w:delText xml:space="preserve"> (Source: Leverage). </w:delText>
        </w:r>
      </w:del>
      <w:del w:id="4303" w:author="PR Preview" w:date="2026-01-01T00:00:00Z">
        <w:r>
          <w:delText xml:space="preserve">James et al. [5, Sec. 3.3.3]</w:delText>
        </w:r>
      </w:del>
      <w:del w:id="4304" w:author="PR Preview" w:date="2026-01-01T00:00:00Z">
        <w:r>
          <w:delText xml:space="preserve">,</w:delText>
        </w:r>
      </w:del>
      <w:del w:id="4305" w:author="PR Preview" w:date="2026-01-01T00:00:00Z">
        <w:r>
          <w:delText xml:space="preserve"> </w:delText>
        </w:r>
      </w:del>
      <w:del w:id="4306" w:author="PR Preview" w:date="2026-01-01T00:00:00Z">
        <w:r>
          <w:delText xml:space="preserve">written here with term vectors and the matrix</w:delText>
        </w:r>
      </w:del>
      <w:del w:id="4307" w:author="PR Preview" w:date="2026-01-01T00:00:00Z">
        <w:r>
          <w:delText xml:space="preserve"> </w:delText>
        </w:r>
      </w:del>
      <m:oMath>
        <m:r>
          <m:t>A</m:t>
        </m:r>
      </m:oMath>
      <w:del w:id="4308" w:author="PR Preview" w:date="2026-01-01T00:00:00Z">
        <w:r>
          <w:delText xml:space="preserve">,</w:delText>
        </w:r>
      </w:del>
      <w:del w:id="4309" w:author="PR Preview" w:date="2026-01-01T00:00:00Z">
        <w:r>
          <w:delText xml:space="preserve"> </w:delText>
        </w:r>
      </w:del>
      <w:del w:id="4310" w:author="PR Preview" w:date="2026-01-01T00:00:00Z">
        <w:r>
          <w:delText xml:space="preserve">as in</w:delText>
        </w:r>
      </w:del>
      <w:del w:id="4311" w:author="PR Preview" w:date="2026-01-01T00:00:00Z">
        <w:r>
          <w:delText xml:space="preserve"> </w:delText>
        </w:r>
      </w:del>
      <w:hyperlink r:id="rId287">
        <w:del w:id="4312" w:author="PR Preview" w:date="2026-01-01T00:00:00Z">
          <w:r>
            <w:rPr>
              <w:rStyle w:val="Hyperlink"/>
            </w:rPr>
            <w:delText xml:space="preserve">the vector form of the OLS estimates</w:delText>
          </w:r>
        </w:del>
      </w:hyperlink>
      <w:del w:id="4313" w:author="PR Preview" w:date="2026-01-01T00:00:00Z">
        <w:r>
          <w:delText xml:space="preserve">.</w:delText>
        </w:r>
      </w:del>
    </w:p>
    <w:p>
      <w:pPr>
        <w:pStyle w:val="BodyText"/>
      </w:pPr>
      <w:ins w:id="4314" w:author="PR Preview" w:date="2026-01-01T00:00:00Z">
        <w:r>
          <w:rPr>
            <w:i/>
            <w:iCs/>
          </w:rPr>
          <w:t xml:space="preserve">Remark 31</w:t>
        </w:r>
      </w:ins>
      <w:ins w:id="4315" w:author="PR Preview" w:date="2026-01-01T00:00:00Z">
        <w:r>
          <w:t xml:space="preserve"> (Source: Leverage). </w:t>
        </w:r>
      </w:ins>
      <w:ins w:id="4316" w:author="PR Preview" w:date="2026-01-01T00:00:00Z">
        <w:r>
          <w:t xml:space="preserve">James et al. [5, Sec. 3.3.3]</w:t>
        </w:r>
      </w:ins>
      <w:ins w:id="4317" w:author="PR Preview" w:date="2026-01-01T00:00:00Z">
        <w:r>
          <w:t xml:space="preserve">,</w:t>
        </w:r>
      </w:ins>
      <w:ins w:id="4318" w:author="PR Preview" w:date="2026-01-01T00:00:00Z">
        <w:r>
          <w:t xml:space="preserve"> </w:t>
        </w:r>
      </w:ins>
      <w:ins w:id="4319" w:author="PR Preview" w:date="2026-01-01T00:00:00Z">
        <w:r>
          <w:t xml:space="preserve">written here with term vectors and the matrix</w:t>
        </w:r>
      </w:ins>
      <w:ins w:id="4320" w:author="PR Preview" w:date="2026-01-01T00:00:00Z">
        <w:r>
          <w:t xml:space="preserve"> </w:t>
        </w:r>
      </w:ins>
      <m:oMath>
        <m:r>
          <m:t>A</m:t>
        </m:r>
      </m:oMath>
      <w:ins w:id="4321" w:author="PR Preview" w:date="2026-01-01T00:00:00Z">
        <w:r>
          <w:t xml:space="preserve">,</w:t>
        </w:r>
      </w:ins>
      <w:ins w:id="4322" w:author="PR Preview" w:date="2026-01-01T00:00:00Z">
        <w:r>
          <w:t xml:space="preserve"> </w:t>
        </w:r>
      </w:ins>
      <w:ins w:id="4323" w:author="PR Preview" w:date="2026-01-01T00:00:00Z">
        <w:r>
          <w:t xml:space="preserve">as in</w:t>
        </w:r>
      </w:ins>
      <w:ins w:id="4324" w:author="PR Preview" w:date="2026-01-01T00:00:00Z">
        <w:r>
          <w:t xml:space="preserve"> </w:t>
        </w:r>
      </w:ins>
      <w:hyperlink r:id="rId287">
        <w:ins w:id="4325" w:author="PR Preview" w:date="2026-01-01T00:00:00Z">
          <w:r>
            <w:rPr>
              <w:rStyle w:val="Hyperlink"/>
            </w:rPr>
            <w:t xml:space="preserve">the vector form of the OLS estimates</w:t>
          </w:r>
        </w:ins>
      </w:hyperlink>
      <w:ins w:id="4326" w:author="PR Preview" w:date="2026-01-01T00:00:00Z">
        <w:r>
          <w:t xml:space="preserve">.</w:t>
        </w:r>
      </w:ins>
    </w:p>
    <w:bookmarkEnd w:id="288"/>
    <w:bookmarkStart w:id="29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7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2" w:name="rem-source-loocv-shortcut"/>
    <w:p>
      <w:pPr>
        <w:pStyle w:val="BodyText"/>
      </w:pPr>
      <w:del w:id="4327" w:author="PR Preview" w:date="2026-01-01T00:00:00Z">
        <w:r>
          <w:rPr>
            <w:i/>
            <w:iCs/>
          </w:rPr>
          <w:delText xml:space="preserve">Remark 31</w:delText>
        </w:r>
      </w:del>
      <w:del w:id="4328" w:author="PR Preview" w:date="2026-01-01T00:00:00Z">
        <w:r>
          <w:delText xml:space="preserve"> (Source: Leave-one-out cross-validation for least squares). </w:delText>
        </w:r>
      </w:del>
      <w:del w:id="4329" w:author="PR Preview" w:date="2026-01-01T00:00:00Z">
        <w:r>
          <w:delText xml:space="preserve">James et al. [5, Sec. 5.1.2]</w:delText>
        </w:r>
      </w:del>
      <w:del w:id="4330" w:author="PR Preview" w:date="2026-01-01T00:00:00Z">
        <w:r>
          <w:delText xml:space="preserve"> </w:delText>
        </w:r>
      </w:del>
      <w:del w:id="4331" w:author="PR Preview" w:date="2026-01-01T00:00:00Z">
        <w:r>
          <w:delText xml:space="preserve">states this formula for least squares linear or polynomial regression,</w:delText>
        </w:r>
      </w:del>
      <w:del w:id="4332" w:author="PR Preview" w:date="2026-01-01T00:00:00Z">
        <w:r>
          <w:delText xml:space="preserve"> </w:delText>
        </w:r>
      </w:del>
      <w:del w:id="4333" w:author="PR Preview" w:date="2026-01-01T00:00:00Z">
        <w:r>
          <w:delText xml:space="preserve">and</w:delText>
        </w:r>
      </w:del>
      <w:del w:id="4334" w:author="PR Preview" w:date="2026-01-01T00:00:00Z">
        <w:r>
          <w:delText xml:space="preserve"> </w:delText>
        </w:r>
      </w:del>
      <w:del w:id="4335" w:author="PR Preview" w:date="2026-01-01T00:00:00Z">
        <w:r>
          <w:delText xml:space="preserve">Hastie et al. [3, Sec. 7.10.1]</w:delText>
        </w:r>
      </w:del>
      <w:del w:id="4336" w:author="PR Preview" w:date="2026-01-01T00:00:00Z">
        <w:r>
          <w:delText xml:space="preserve"> </w:delText>
        </w:r>
      </w:del>
      <w:del w:id="4337" w:author="PR Preview" w:date="2026-01-01T00:00:00Z">
        <w:r>
          <w:delText xml:space="preserve">for many linear fitting methods.</w:delText>
        </w:r>
      </w:del>
    </w:p>
    <w:p>
      <w:pPr>
        <w:pStyle w:val="BodyText"/>
      </w:pPr>
      <w:ins w:id="4338" w:author="PR Preview" w:date="2026-01-01T00:00:00Z">
        <w:r>
          <w:rPr>
            <w:i/>
            <w:iCs/>
          </w:rPr>
          <w:t xml:space="preserve">Remark 32</w:t>
        </w:r>
      </w:ins>
      <w:ins w:id="4339" w:author="PR Preview" w:date="2026-01-01T00:00:00Z">
        <w:r>
          <w:t xml:space="preserve"> (Source: Leave-one-out cross-validation for least squares). </w:t>
        </w:r>
      </w:ins>
      <w:ins w:id="4340" w:author="PR Preview" w:date="2026-01-01T00:00:00Z">
        <w:r>
          <w:t xml:space="preserve">James et al. [5, Sec. 5.1.2]</w:t>
        </w:r>
      </w:ins>
      <w:ins w:id="4341" w:author="PR Preview" w:date="2026-01-01T00:00:00Z">
        <w:r>
          <w:t xml:space="preserve"> </w:t>
        </w:r>
      </w:ins>
      <w:ins w:id="4342" w:author="PR Preview" w:date="2026-01-01T00:00:00Z">
        <w:r>
          <w:t xml:space="preserve">states this formula for least squares linear or polynomial regression,</w:t>
        </w:r>
      </w:ins>
      <w:ins w:id="4343" w:author="PR Preview" w:date="2026-01-01T00:00:00Z">
        <w:r>
          <w:t xml:space="preserve"> </w:t>
        </w:r>
      </w:ins>
      <w:ins w:id="4344" w:author="PR Preview" w:date="2026-01-01T00:00:00Z">
        <w:r>
          <w:t xml:space="preserve">and</w:t>
        </w:r>
      </w:ins>
      <w:ins w:id="4345" w:author="PR Preview" w:date="2026-01-01T00:00:00Z">
        <w:r>
          <w:t xml:space="preserve"> </w:t>
        </w:r>
      </w:ins>
      <w:ins w:id="4346" w:author="PR Preview" w:date="2026-01-01T00:00:00Z">
        <w:r>
          <w:t xml:space="preserve">Hastie et al. [3, Sec. 7.10.1]</w:t>
        </w:r>
      </w:ins>
      <w:ins w:id="4347" w:author="PR Preview" w:date="2026-01-01T00:00:00Z">
        <w:r>
          <w:t xml:space="preserve"> </w:t>
        </w:r>
      </w:ins>
      <w:ins w:id="4348" w:author="PR Preview" w:date="2026-01-01T00:00:00Z">
        <w:r>
          <w:t xml:space="preserve">for many linear fitting methods.</w:t>
        </w:r>
      </w:ins>
    </w:p>
    <w:bookmarkEnd w:id="292"/>
    <w:bookmarkStart w:id="293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3"/>
    <w:bookmarkStart w:id="294" w:name="rem-loocv"/>
    <w:p>
      <w:pPr>
        <w:pStyle w:val="BodyText"/>
      </w:pPr>
      <w:del w:id="4349" w:author="PR Preview" w:date="2026-01-01T00:00:00Z">
        <w:r>
          <w:rPr>
            <w:i/>
            <w:iCs/>
          </w:rPr>
          <w:delText xml:space="preserve">Remark 32</w:delText>
        </w:r>
      </w:del>
      <w:del w:id="4350" w:author="PR Preview" w:date="2026-01-01T00:00:00Z">
        <w:r>
          <w:delText xml:space="preserve"> (When to use leave-one-out cross-validation). </w:delText>
        </w:r>
      </w:del>
      <w:del w:id="4351" w:author="PR Preview" w:date="2026-01-01T00:00:00Z">
        <w:r>
          <w:delText xml:space="preserve">LOOCV is the</w:delText>
        </w:r>
      </w:del>
      <w:del w:id="435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4353" w:author="PR Preview" w:date="2026-01-01T00:00:00Z">
        <w:r>
          <w:delText xml:space="preserve"> </w:delText>
        </w:r>
      </w:del>
      <w:del w:id="4354" w:author="PR Preview" w:date="2026-01-01T00:00:00Z">
        <w:r>
          <w:delText xml:space="preserve">end of</w:delText>
        </w:r>
      </w:del>
      <w:del w:id="4355" w:author="PR Preview" w:date="2026-01-01T00:00:00Z">
        <w:r>
          <w:delText xml:space="preserve"> </w:delText>
        </w:r>
      </w:del>
      <w:hyperlink w:anchor="rem-choosing-k">
        <w:del w:id="4356" w:author="PR Preview" w:date="2026-01-01T00:00:00Z">
          <w:r>
            <w:rPr>
              <w:rStyle w:val="Hyperlink"/>
            </w:rPr>
            <w:delText xml:space="preserve">Remark 26</w:delText>
          </w:r>
        </w:del>
      </w:hyperlink>
      <w:del w:id="4357" w:author="PR Preview" w:date="2026-01-01T00:00:00Z">
        <w:r>
          <w:delText xml:space="preserve">.</w:delText>
        </w:r>
      </w:del>
      <w:del w:id="4358" w:author="PR Preview" w:date="2026-01-01T00:00:00Z">
        <w:r>
          <w:delText xml:space="preserve"> </w:delText>
        </w:r>
      </w:del>
      <w:del w:id="4359" w:author="PR Preview" w:date="2026-01-01T00:00:00Z">
        <w:r>
          <w:delText xml:space="preserve">By</w:delText>
        </w:r>
      </w:del>
      <w:del w:id="4360" w:author="PR Preview" w:date="2026-01-01T00:00:00Z">
        <w:r>
          <w:delText xml:space="preserve"> </w:delText>
        </w:r>
      </w:del>
      <w:hyperlink w:anchor="rem-cv-estimate">
        <w:del w:id="4361" w:author="PR Preview" w:date="2026-01-01T00:00:00Z">
          <w:r>
            <w:rPr>
              <w:rStyle w:val="Hyperlink"/>
            </w:rPr>
            <w:delText xml:space="preserve">Remark 25</w:delText>
          </w:r>
        </w:del>
      </w:hyperlink>
      <w:del w:id="4362" w:author="PR Preview" w:date="2026-01-01T00:00:00Z">
        <w:r>
          <w:delText xml:space="preserve">,</w:delText>
        </w:r>
      </w:del>
      <w:del w:id="436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4364" w:author="PR Preview" w:date="2026-01-01T00:00:00Z">
        <w:r>
          <w:delText xml:space="preserve"> </w:delText>
        </w:r>
      </w:del>
      <w:del w:id="4365" w:author="PR Preview" w:date="2026-01-01T00:00:00Z">
        <w:r>
          <w:delText xml:space="preserve">estimates</w:delText>
        </w:r>
      </w:del>
      <w:del w:id="4366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4367" w:author="PR Preview" w:date="2026-01-01T00:00:00Z">
        <w:r>
          <w:delText xml:space="preserve"> </w:delText>
        </w:r>
      </w:del>
      <w:del w:id="4368" w:author="PR Preview" w:date="2026-01-01T00:00:00Z">
        <w:r>
          <w:delText xml:space="preserve">for the fitting procedure</w:delText>
        </w:r>
      </w:del>
      <w:del w:id="4369" w:author="PR Preview" w:date="2026-01-01T00:00:00Z">
        <w:r>
          <w:delText xml:space="preserve"> </w:delText>
        </w:r>
      </w:del>
      <m:oMath>
        <m:r>
          <m:t>g</m:t>
        </m:r>
      </m:oMath>
      <w:del w:id="4370" w:author="PR Preview" w:date="2026-01-01T00:00:00Z">
        <w:r>
          <w:delText xml:space="preserve">:</w:delText>
        </w:r>
      </w:del>
      <w:del w:id="4371" w:author="PR Preview" w:date="2026-01-01T00:00:00Z">
        <w:r>
          <w:delText xml:space="preserve"> </w:delText>
        </w:r>
      </w:del>
      <w:del w:id="4372" w:author="PR Preview" w:date="2026-01-01T00:00:00Z">
        <w:r>
          <w:delText xml:space="preserve">each rule is fitted to</w:delText>
        </w:r>
      </w:del>
      <w:del w:id="437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r>
          <m:t>1</m:t>
        </m:r>
      </m:oMath>
      <w:del w:id="4374" w:author="PR Preview" w:date="2026-01-01T00:00:00Z">
        <w:r>
          <w:delText xml:space="preserve"> </w:delText>
        </w:r>
      </w:del>
      <w:del w:id="4375" w:author="PR Preview" w:date="2026-01-01T00:00:00Z">
        <w:r>
          <w:delText xml:space="preserve">observations,</w:delText>
        </w:r>
      </w:del>
      <w:del w:id="4376" w:author="PR Preview" w:date="2026-01-01T00:00:00Z">
        <w:r>
          <w:delText xml:space="preserve"> </w:delText>
        </w:r>
      </w:del>
      <w:del w:id="4377" w:author="PR Preview" w:date="2026-01-01T00:00:00Z">
        <w:r>
          <w:delText xml:space="preserve">so the bias of</w:delText>
        </w:r>
      </w:del>
      <w:del w:id="437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4379" w:author="PR Preview" w:date="2026-01-01T00:00:00Z">
        <w:r>
          <w:delText xml:space="preserve"> </w:delText>
        </w:r>
      </w:del>
      <w:del w:id="4380" w:author="PR Preview" w:date="2026-01-01T00:00:00Z">
        <w:r>
          <w:delText xml:space="preserve">as an estimate of</w:delText>
        </w:r>
      </w:del>
      <w:del w:id="4381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4382" w:author="PR Preview" w:date="2026-01-01T00:00:00Z">
        <w:r>
          <w:delText xml:space="preserve"> </w:delText>
        </w:r>
      </w:del>
      <w:del w:id="4383" w:author="PR Preview" w:date="2026-01-01T00:00:00Z">
        <w:r>
          <w:delText xml:space="preserve">is the smallest of any</w:delText>
        </w:r>
      </w:del>
      <w:del w:id="4384" w:author="PR Preview" w:date="2026-01-01T00:00:00Z">
        <w:r>
          <w:delText xml:space="preserve"> </w:delText>
        </w:r>
      </w:del>
      <m:oMath>
        <m:r>
          <m:t>k</m:t>
        </m:r>
      </m:oMath>
      <w:del w:id="4385" w:author="PR Preview" w:date="2026-01-01T00:00:00Z">
        <w:r>
          <w:delText xml:space="preserve">.</w:delText>
        </w:r>
      </w:del>
      <w:del w:id="4386" w:author="PR Preview" w:date="2026-01-01T00:00:00Z">
        <w:r>
          <w:delText xml:space="preserve"> </w:delText>
        </w:r>
      </w:del>
      <w:del w:id="4387" w:author="PR Preview" w:date="2026-01-01T00:00:00Z">
        <w:r>
          <w:delText xml:space="preserve">But the</w:delText>
        </w:r>
      </w:del>
      <w:del w:id="4388" w:author="PR Preview" w:date="2026-01-01T00:00:00Z">
        <w:r>
          <w:delText xml:space="preserve"> </w:delText>
        </w:r>
      </w:del>
      <m:oMath>
        <m:r>
          <m:t>n</m:t>
        </m:r>
      </m:oMath>
      <w:del w:id="4389" w:author="PR Preview" w:date="2026-01-01T00:00:00Z">
        <w:r>
          <w:delText xml:space="preserve"> </w:delText>
        </w:r>
      </w:del>
      <w:del w:id="4390" w:author="PR Preview" w:date="2026-01-01T00:00:00Z">
        <w:r>
          <w:delText xml:space="preserve">training sets are nearly identical,</w:delText>
        </w:r>
      </w:del>
      <w:del w:id="4391" w:author="PR Preview" w:date="2026-01-01T00:00:00Z">
        <w:r>
          <w:delText xml:space="preserve"> </w:delText>
        </w:r>
      </w:del>
      <w:del w:id="4392" w:author="PR Preview" w:date="2026-01-01T00:00:00Z">
        <w:r>
          <w:delText xml:space="preserve">so the variance of</w:delText>
        </w:r>
      </w:del>
      <w:del w:id="439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4394" w:author="PR Preview" w:date="2026-01-01T00:00:00Z">
        <w:r>
          <w:delText xml:space="preserve"> </w:delText>
        </w:r>
      </w:del>
      <w:del w:id="4395" w:author="PR Preview" w:date="2026-01-01T00:00:00Z">
        <w:r>
          <w:delText xml:space="preserve">can be larger than that of 5- or 10-fold cross-validation</w:delText>
        </w:r>
      </w:del>
      <w:del w:id="4396" w:author="PR Preview" w:date="2026-01-01T00:00:00Z">
        <w:r>
          <w:delText xml:space="preserve"> </w:delText>
        </w:r>
      </w:del>
      <w:del w:id="4397" w:author="PR Preview" w:date="2026-01-01T00:00:00Z">
        <w:r>
          <w:delText xml:space="preserve">[5, Sec. 5.1.4]</w:delText>
        </w:r>
      </w:del>
      <w:del w:id="4398" w:author="PR Preview" w:date="2026-01-01T00:00:00Z">
        <w:r>
          <w:delText xml:space="preserve">.</w:delText>
        </w:r>
      </w:del>
      <w:del w:id="4399" w:author="PR Preview" w:date="2026-01-01T00:00:00Z">
        <w:r>
          <w:delText xml:space="preserve"> </w:delText>
        </w:r>
      </w:del>
      <w:del w:id="4400" w:author="PR Preview" w:date="2026-01-01T00:00:00Z">
        <w:r>
          <w:delText xml:space="preserve">For least squares fits,</w:delText>
        </w:r>
      </w:del>
      <w:del w:id="4401" w:author="PR Preview" w:date="2026-01-01T00:00:00Z">
        <w:r>
          <w:delText xml:space="preserve"> </w:delText>
        </w:r>
      </w:del>
      <w:hyperlink w:anchor="thm-loocv-shortcut">
        <w:del w:id="4402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4403" w:author="PR Preview" w:date="2026-01-01T00:00:00Z">
        <w:r>
          <w:delText xml:space="preserve"> </w:delText>
        </w:r>
      </w:del>
      <w:del w:id="4404" w:author="PR Preview" w:date="2026-01-01T00:00:00Z">
        <w:r>
          <w:delText xml:space="preserve">computes LOOCV from a single fit;</w:delText>
        </w:r>
      </w:del>
      <w:del w:id="4405" w:author="PR Preview" w:date="2026-01-01T00:00:00Z">
        <w:r>
          <w:delText xml:space="preserve"> </w:delText>
        </w:r>
      </w:del>
      <w:del w:id="4406" w:author="PR Preview" w:date="2026-01-01T00:00:00Z">
        <w:r>
          <w:delText xml:space="preserve">for most other fitting methods,</w:delText>
        </w:r>
      </w:del>
      <w:del w:id="4407" w:author="PR Preview" w:date="2026-01-01T00:00:00Z">
        <w:r>
          <w:delText xml:space="preserve"> </w:delText>
        </w:r>
      </w:del>
      <w:del w:id="4408" w:author="PR Preview" w:date="2026-01-01T00:00:00Z">
        <w:r>
          <w:delText xml:space="preserve">LOOCV requires</w:delText>
        </w:r>
      </w:del>
      <w:del w:id="4409" w:author="PR Preview" w:date="2026-01-01T00:00:00Z">
        <w:r>
          <w:delText xml:space="preserve"> </w:delText>
        </w:r>
      </w:del>
      <m:oMath>
        <m:r>
          <m:t>n</m:t>
        </m:r>
      </m:oMath>
      <w:del w:id="4410" w:author="PR Preview" w:date="2026-01-01T00:00:00Z">
        <w:r>
          <w:delText xml:space="preserve"> </w:delText>
        </w:r>
      </w:del>
      <w:del w:id="4411" w:author="PR Preview" w:date="2026-01-01T00:00:00Z">
        <w:r>
          <w:delText xml:space="preserve">fits.</w:delText>
        </w:r>
      </w:del>
    </w:p>
    <w:p>
      <w:pPr>
        <w:pStyle w:val="BodyText"/>
      </w:pPr>
      <w:ins w:id="4412" w:author="PR Preview" w:date="2026-01-01T00:00:00Z">
        <w:r>
          <w:rPr>
            <w:i/>
            <w:iCs/>
          </w:rPr>
          <w:t xml:space="preserve">Remark 33</w:t>
        </w:r>
      </w:ins>
      <w:ins w:id="4413" w:author="PR Preview" w:date="2026-01-01T00:00:00Z">
        <w:r>
          <w:t xml:space="preserve"> (When to use leave-one-out cross-validation). </w:t>
        </w:r>
      </w:ins>
      <w:ins w:id="4414" w:author="PR Preview" w:date="2026-01-01T00:00:00Z">
        <w:r>
          <w:t xml:space="preserve">LOOCV is the</w:t>
        </w:r>
      </w:ins>
      <w:ins w:id="441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4416" w:author="PR Preview" w:date="2026-01-01T00:00:00Z">
        <w:r>
          <w:t xml:space="preserve"> </w:t>
        </w:r>
      </w:ins>
      <w:ins w:id="4417" w:author="PR Preview" w:date="2026-01-01T00:00:00Z">
        <w:r>
          <w:t xml:space="preserve">end of</w:t>
        </w:r>
      </w:ins>
      <w:ins w:id="4418" w:author="PR Preview" w:date="2026-01-01T00:00:00Z">
        <w:r>
          <w:t xml:space="preserve"> </w:t>
        </w:r>
      </w:ins>
      <w:hyperlink w:anchor="rem-choosing-k">
        <w:ins w:id="4419" w:author="PR Preview" w:date="2026-01-01T00:00:00Z">
          <w:r>
            <w:rPr>
              <w:rStyle w:val="Hyperlink"/>
            </w:rPr>
            <w:t xml:space="preserve">Remark 27</w:t>
          </w:r>
        </w:ins>
      </w:hyperlink>
      <w:ins w:id="4420" w:author="PR Preview" w:date="2026-01-01T00:00:00Z">
        <w:r>
          <w:t xml:space="preserve">.</w:t>
        </w:r>
      </w:ins>
      <w:ins w:id="4421" w:author="PR Preview" w:date="2026-01-01T00:00:00Z">
        <w:r>
          <w:t xml:space="preserve"> </w:t>
        </w:r>
      </w:ins>
      <w:ins w:id="4422" w:author="PR Preview" w:date="2026-01-01T00:00:00Z">
        <w:r>
          <w:t xml:space="preserve">By</w:t>
        </w:r>
      </w:ins>
      <w:ins w:id="4423" w:author="PR Preview" w:date="2026-01-01T00:00:00Z">
        <w:r>
          <w:t xml:space="preserve"> </w:t>
        </w:r>
      </w:ins>
      <w:hyperlink w:anchor="rem-cv-estimate">
        <w:ins w:id="4424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4425" w:author="PR Preview" w:date="2026-01-01T00:00:00Z">
        <w:r>
          <w:t xml:space="preserve">,</w:t>
        </w:r>
      </w:ins>
      <w:ins w:id="442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4427" w:author="PR Preview" w:date="2026-01-01T00:00:00Z">
        <w:r>
          <w:t xml:space="preserve"> </w:t>
        </w:r>
      </w:ins>
      <w:ins w:id="4428" w:author="PR Preview" w:date="2026-01-01T00:00:00Z">
        <w:r>
          <w:t xml:space="preserve">estimates</w:t>
        </w:r>
      </w:ins>
      <w:ins w:id="442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4430" w:author="PR Preview" w:date="2026-01-01T00:00:00Z">
        <w:r>
          <w:t xml:space="preserve"> </w:t>
        </w:r>
      </w:ins>
      <w:ins w:id="4431" w:author="PR Preview" w:date="2026-01-01T00:00:00Z">
        <w:r>
          <w:t xml:space="preserve">for the fitting procedure</w:t>
        </w:r>
      </w:ins>
      <w:ins w:id="4432" w:author="PR Preview" w:date="2026-01-01T00:00:00Z">
        <w:r>
          <w:t xml:space="preserve"> </w:t>
        </w:r>
      </w:ins>
      <m:oMath>
        <m:r>
          <m:t>g</m:t>
        </m:r>
      </m:oMath>
      <w:ins w:id="4433" w:author="PR Preview" w:date="2026-01-01T00:00:00Z">
        <w:r>
          <w:t xml:space="preserve">:</w:t>
        </w:r>
      </w:ins>
      <w:ins w:id="4434" w:author="PR Preview" w:date="2026-01-01T00:00:00Z">
        <w:r>
          <w:t xml:space="preserve"> </w:t>
        </w:r>
      </w:ins>
      <w:ins w:id="4435" w:author="PR Preview" w:date="2026-01-01T00:00:00Z">
        <w:r>
          <w:t xml:space="preserve">each rule is fitted to</w:t>
        </w:r>
      </w:ins>
      <w:ins w:id="443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4437" w:author="PR Preview" w:date="2026-01-01T00:00:00Z">
        <w:r>
          <w:t xml:space="preserve"> </w:t>
        </w:r>
      </w:ins>
      <w:ins w:id="4438" w:author="PR Preview" w:date="2026-01-01T00:00:00Z">
        <w:r>
          <w:t xml:space="preserve">observations,</w:t>
        </w:r>
      </w:ins>
      <w:ins w:id="4439" w:author="PR Preview" w:date="2026-01-01T00:00:00Z">
        <w:r>
          <w:t xml:space="preserve"> </w:t>
        </w:r>
      </w:ins>
      <w:ins w:id="4440" w:author="PR Preview" w:date="2026-01-01T00:00:00Z">
        <w:r>
          <w:t xml:space="preserve">so the bias of</w:t>
        </w:r>
      </w:ins>
      <w:ins w:id="444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4442" w:author="PR Preview" w:date="2026-01-01T00:00:00Z">
        <w:r>
          <w:t xml:space="preserve"> </w:t>
        </w:r>
      </w:ins>
      <w:ins w:id="4443" w:author="PR Preview" w:date="2026-01-01T00:00:00Z">
        <w:r>
          <w:t xml:space="preserve">as an estimate of</w:t>
        </w:r>
      </w:ins>
      <w:ins w:id="4444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4445" w:author="PR Preview" w:date="2026-01-01T00:00:00Z">
        <w:r>
          <w:t xml:space="preserve"> </w:t>
        </w:r>
      </w:ins>
      <w:ins w:id="4446" w:author="PR Preview" w:date="2026-01-01T00:00:00Z">
        <w:r>
          <w:t xml:space="preserve">is the smallest of any</w:t>
        </w:r>
      </w:ins>
      <w:ins w:id="4447" w:author="PR Preview" w:date="2026-01-01T00:00:00Z">
        <w:r>
          <w:t xml:space="preserve"> </w:t>
        </w:r>
      </w:ins>
      <m:oMath>
        <m:r>
          <m:t>k</m:t>
        </m:r>
      </m:oMath>
      <w:ins w:id="4448" w:author="PR Preview" w:date="2026-01-01T00:00:00Z">
        <w:r>
          <w:t xml:space="preserve">.</w:t>
        </w:r>
      </w:ins>
      <w:ins w:id="4449" w:author="PR Preview" w:date="2026-01-01T00:00:00Z">
        <w:r>
          <w:t xml:space="preserve"> </w:t>
        </w:r>
      </w:ins>
      <w:ins w:id="4450" w:author="PR Preview" w:date="2026-01-01T00:00:00Z">
        <w:r>
          <w:t xml:space="preserve">But the</w:t>
        </w:r>
      </w:ins>
      <w:ins w:id="4451" w:author="PR Preview" w:date="2026-01-01T00:00:00Z">
        <w:r>
          <w:t xml:space="preserve"> </w:t>
        </w:r>
      </w:ins>
      <m:oMath>
        <m:r>
          <m:t>n</m:t>
        </m:r>
      </m:oMath>
      <w:ins w:id="4452" w:author="PR Preview" w:date="2026-01-01T00:00:00Z">
        <w:r>
          <w:t xml:space="preserve"> </w:t>
        </w:r>
      </w:ins>
      <w:ins w:id="4453" w:author="PR Preview" w:date="2026-01-01T00:00:00Z">
        <w:r>
          <w:t xml:space="preserve">training sets are nearly identical,</w:t>
        </w:r>
      </w:ins>
      <w:ins w:id="4454" w:author="PR Preview" w:date="2026-01-01T00:00:00Z">
        <w:r>
          <w:t xml:space="preserve"> </w:t>
        </w:r>
      </w:ins>
      <w:ins w:id="4455" w:author="PR Preview" w:date="2026-01-01T00:00:00Z">
        <w:r>
          <w:t xml:space="preserve">so the variance of</w:t>
        </w:r>
      </w:ins>
      <w:ins w:id="445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4457" w:author="PR Preview" w:date="2026-01-01T00:00:00Z">
        <w:r>
          <w:t xml:space="preserve"> </w:t>
        </w:r>
      </w:ins>
      <w:ins w:id="4458" w:author="PR Preview" w:date="2026-01-01T00:00:00Z">
        <w:r>
          <w:t xml:space="preserve">can be larger than that of 5- or 10-fold cross-validation</w:t>
        </w:r>
      </w:ins>
      <w:ins w:id="4459" w:author="PR Preview" w:date="2026-01-01T00:00:00Z">
        <w:r>
          <w:t xml:space="preserve"> </w:t>
        </w:r>
      </w:ins>
      <w:ins w:id="4460" w:author="PR Preview" w:date="2026-01-01T00:00:00Z">
        <w:r>
          <w:t xml:space="preserve">[5, Sec. 5.1.4]</w:t>
        </w:r>
      </w:ins>
      <w:ins w:id="4461" w:author="PR Preview" w:date="2026-01-01T00:00:00Z">
        <w:r>
          <w:t xml:space="preserve">.</w:t>
        </w:r>
      </w:ins>
      <w:ins w:id="4462" w:author="PR Preview" w:date="2026-01-01T00:00:00Z">
        <w:r>
          <w:t xml:space="preserve"> </w:t>
        </w:r>
      </w:ins>
      <w:ins w:id="4463" w:author="PR Preview" w:date="2026-01-01T00:00:00Z">
        <w:r>
          <w:t xml:space="preserve">For least squares fits,</w:t>
        </w:r>
      </w:ins>
      <w:ins w:id="4464" w:author="PR Preview" w:date="2026-01-01T00:00:00Z">
        <w:r>
          <w:t xml:space="preserve"> </w:t>
        </w:r>
      </w:ins>
      <w:hyperlink w:anchor="thm-loocv-shortcut">
        <w:ins w:id="4465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4466" w:author="PR Preview" w:date="2026-01-01T00:00:00Z">
        <w:r>
          <w:t xml:space="preserve"> </w:t>
        </w:r>
      </w:ins>
      <w:ins w:id="4467" w:author="PR Preview" w:date="2026-01-01T00:00:00Z">
        <w:r>
          <w:t xml:space="preserve">computes LOOCV from a single fit;</w:t>
        </w:r>
      </w:ins>
      <w:ins w:id="4468" w:author="PR Preview" w:date="2026-01-01T00:00:00Z">
        <w:r>
          <w:t xml:space="preserve"> </w:t>
        </w:r>
      </w:ins>
      <w:ins w:id="4469" w:author="PR Preview" w:date="2026-01-01T00:00:00Z">
        <w:r>
          <w:t xml:space="preserve">for most other fitting methods,</w:t>
        </w:r>
      </w:ins>
      <w:ins w:id="4470" w:author="PR Preview" w:date="2026-01-01T00:00:00Z">
        <w:r>
          <w:t xml:space="preserve"> </w:t>
        </w:r>
      </w:ins>
      <w:ins w:id="4471" w:author="PR Preview" w:date="2026-01-01T00:00:00Z">
        <w:r>
          <w:t xml:space="preserve">LOOCV requires</w:t>
        </w:r>
      </w:ins>
      <w:ins w:id="4472" w:author="PR Preview" w:date="2026-01-01T00:00:00Z">
        <w:r>
          <w:t xml:space="preserve"> </w:t>
        </w:r>
      </w:ins>
      <m:oMath>
        <m:r>
          <m:t>n</m:t>
        </m:r>
      </m:oMath>
      <w:ins w:id="4473" w:author="PR Preview" w:date="2026-01-01T00:00:00Z">
        <w:r>
          <w:t xml:space="preserve"> </w:t>
        </w:r>
      </w:ins>
      <w:ins w:id="4474" w:author="PR Preview" w:date="2026-01-01T00:00:00Z">
        <w:r>
          <w:t xml:space="preserve">fits.</w:t>
        </w:r>
      </w:ins>
    </w:p>
    <w:bookmarkEnd w:id="294"/>
    <w:bookmarkEnd w:id="295"/>
    <w:bookmarkStart w:id="325" w:name="sec-cv-model-choice"/>
    <w:p>
      <w:pPr>
        <w:pStyle w:val="Heading2"/>
      </w:pPr>
      <w:r>
        <w:t xml:space="preserve">8 Choosing a model by cross-validation</w:t>
      </w:r>
    </w:p>
    <w:bookmarkStart w:id="297" w:name="def-cv-estimate-indexed"/>
    <w:p>
      <w:pPr>
        <w:pStyle w:val="FirstParagraph"/>
      </w:pPr>
      <w:del w:id="4475" w:author="PR Preview" w:date="2026-01-01T00:00:00Z">
        <w:r>
          <w:rPr>
            <w:b/>
            <w:bCs/>
          </w:rPr>
          <w:delText xml:space="preserve">Definition 57 (Cross-validation estimate of a named procedure)</w:delText>
        </w:r>
      </w:del>
      <w:del w:id="4476" w:author="PR Preview" w:date="2026-01-01T00:00:00Z">
        <w:r>
          <w:delText xml:space="preserve"> </w:delText>
        </w:r>
      </w:del>
      <w:del w:id="4477" w:author="PR Preview" w:date="2026-01-01T00:00:00Z">
        <w:r>
          <w:delText xml:space="preserve">Let a</w:delText>
        </w:r>
      </w:del>
      <w:del w:id="4478" w:author="PR Preview" w:date="2026-01-01T00:00:00Z">
        <w:r>
          <w:delText xml:space="preserve"> </w:delText>
        </w:r>
      </w:del>
      <w:hyperlink w:anchor="def-training-set">
        <w:del w:id="447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48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481" w:author="PR Preview" w:date="2026-01-01T00:00:00Z">
        <w:r>
          <w:delText xml:space="preserve">, indexed by</w:delText>
        </w:r>
      </w:del>
      <w:del w:id="4482" w:author="PR Preview" w:date="2026-01-01T00:00:00Z">
        <w:r>
          <w:delText xml:space="preserve"> </w:delText>
        </w:r>
      </w:del>
      <m:oMath>
        <m:r>
          <m:t>I</m:t>
        </m:r>
      </m:oMath>
      <w:del w:id="4483" w:author="PR Preview" w:date="2026-01-01T00:00:00Z">
        <w:r>
          <w:delText xml:space="preserve">,</w:delText>
        </w:r>
      </w:del>
      <w:del w:id="4484" w:author="PR Preview" w:date="2026-01-01T00:00:00Z">
        <w:r>
          <w:delText xml:space="preserve"> </w:delText>
        </w:r>
      </w:del>
      <w:del w:id="4485" w:author="PR Preview" w:date="2026-01-01T00:00:00Z">
        <w:r>
          <w:delText xml:space="preserve">be divided into</w:delText>
        </w:r>
      </w:del>
      <w:del w:id="4486" w:author="PR Preview" w:date="2026-01-01T00:00:00Z">
        <w:r>
          <w:delText xml:space="preserve"> </w:delText>
        </w:r>
      </w:del>
      <w:hyperlink w:anchor="def-folds">
        <w:del w:id="4487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48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4489" w:author="PR Preview" w:date="2026-01-01T00:00:00Z">
        <w:r>
          <w:delText xml:space="preserve">.</w:delText>
        </w:r>
      </w:del>
      <w:del w:id="4490" w:author="PR Preview" w:date="2026-01-01T00:00:00Z">
        <w:r>
          <w:delText xml:space="preserve"> </w:delText>
        </w:r>
      </w:del>
      <w:del w:id="4491" w:author="PR Preview" w:date="2026-01-01T00:00:00Z">
        <w:r>
          <w:delText xml:space="preserve">The</w:delText>
        </w:r>
      </w:del>
      <w:del w:id="4492" w:author="PR Preview" w:date="2026-01-01T00:00:00Z">
        <w:r>
          <w:delText xml:space="preserve"> </w:delText>
        </w:r>
      </w:del>
      <w:del w:id="4493" w:author="PR Preview" w:date="2026-01-01T00:00:00Z">
        <w:r>
          <w:rPr>
            <w:b/>
            <w:bCs/>
          </w:rPr>
          <w:delText xml:space="preserve">cross-validation estimate of procedure</w:delText>
        </w:r>
      </w:del>
      <w:del w:id="4494" w:author="PR Preview" w:date="2026-01-01T00:00:00Z">
        <w:r>
          <w:delText xml:space="preserve"> </w:delText>
        </w:r>
      </w:del>
      <m:oMath>
        <m:r>
          <m:t>g</m:t>
        </m:r>
      </m:oMath>
      <w:del w:id="4495" w:author="PR Preview" w:date="2026-01-01T00:00:00Z">
        <w:r>
          <w:delText xml:space="preserve"> </w:delText>
        </w:r>
      </w:del>
      <w:del w:id="4496" w:author="PR Preview" w:date="2026-01-01T00:00:00Z">
        <w:r>
          <w:delText xml:space="preserve">on</w:delText>
        </w:r>
      </w:del>
      <w:del w:id="449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498" w:author="PR Preview" w:date="2026-01-01T00:00:00Z">
        <w:r>
          <w:delText xml:space="preserve">,</w:delText>
        </w:r>
      </w:del>
      <w:del w:id="4499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4500" w:author="PR Preview" w:date="2026-01-01T00:00:00Z">
        <w:r>
          <w:delText xml:space="preserve">,</w:delText>
        </w:r>
      </w:del>
      <w:del w:id="4501" w:author="PR Preview" w:date="2026-01-01T00:00:00Z">
        <w:r>
          <w:delText xml:space="preserve"> </w:delText>
        </w:r>
      </w:del>
      <w:del w:id="4502" w:author="PR Preview" w:date="2026-01-01T00:00:00Z">
        <w:r>
          <w:delText xml:space="preserve">is the</w:delText>
        </w:r>
      </w:del>
      <w:del w:id="4503" w:author="PR Preview" w:date="2026-01-01T00:00:00Z">
        <w:r>
          <w:delText xml:space="preserve"> </w:delText>
        </w:r>
      </w:del>
      <w:hyperlink w:anchor="def-cv-estimate">
        <w:del w:id="4504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505" w:author="PR Preview" w:date="2026-01-01T00:00:00Z">
        <w:r>
          <w:delText xml:space="preserve"> </w:delText>
        </w:r>
      </w:del>
      <w:del w:id="4506" w:author="PR Preview" w:date="2026-01-01T00:00:00Z">
        <w:r>
          <w:delText xml:space="preserve">computed with</w:delText>
        </w:r>
      </w:del>
      <w:del w:id="4507" w:author="PR Preview" w:date="2026-01-01T00:00:00Z">
        <w:r>
          <w:delText xml:space="preserve"> </w:delText>
        </w:r>
      </w:del>
      <w:hyperlink w:anchor="def-fold-out-rule">
        <w:del w:id="4508" w:author="PR Preview" w:date="2026-01-01T00:00:00Z">
          <w:r>
            <w:rPr>
              <w:rStyle w:val="Hyperlink"/>
            </w:rPr>
            <w:delText xml:space="preserve">fold-out rules</w:delText>
          </w:r>
        </w:del>
      </w:hyperlink>
      <w:del w:id="4509" w:author="PR Preview" w:date="2026-01-01T00:00:00Z">
        <w:r>
          <w:delText xml:space="preserve"> </w:delText>
        </w:r>
      </w:del>
      <w:del w:id="4510" w:author="PR Preview" w:date="2026-01-01T00:00:00Z">
        <w:r>
          <w:delText xml:space="preserve">that</w:delText>
        </w:r>
      </w:del>
      <w:del w:id="4511" w:author="PR Preview" w:date="2026-01-01T00:00:00Z">
        <w:r>
          <w:delText xml:space="preserve"> </w:delText>
        </w:r>
      </w:del>
      <m:oMath>
        <m:r>
          <m:t>g</m:t>
        </m:r>
      </m:oMath>
      <w:del w:id="4512" w:author="PR Preview" w:date="2026-01-01T00:00:00Z">
        <w:r>
          <w:delText xml:space="preserve"> </w:delText>
        </w:r>
      </w:del>
      <w:del w:id="4513" w:author="PR Preview" w:date="2026-01-01T00:00:00Z">
        <w:r>
          <w:delText xml:space="preserve">produces from</w:delText>
        </w:r>
      </w:del>
      <w:del w:id="451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515" w:author="PR Preview" w:date="2026-01-01T00:00:00Z">
        <w:r>
          <w:delText xml:space="preserve">:</w:delText>
        </w:r>
      </w:del>
    </w:p>
    <w:p>
      <w:pPr>
        <w:pStyle w:val="BodyText"/>
      </w:pPr>
      <w:bookmarkStart w:id="295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5"/>
    </w:p>
    <w:p>
      <w:pPr>
        <w:pStyle w:val="FirstParagraph"/>
      </w:pPr>
      <w:del w:id="4516" w:author="PR Preview" w:date="2026-01-01T00:00:00Z">
        <w:r>
          <w:rPr>
            <w:b/>
            <w:bCs/>
          </w:rPr>
          <w:delText xml:space="preserve">Definition 58 (Cross-validation choice procedure)</w:delText>
        </w:r>
      </w:del>
      <w:del w:id="4517" w:author="PR Preview" w:date="2026-01-01T00:00:00Z">
        <w:r>
          <w:delText xml:space="preserve"> </w:delText>
        </w:r>
      </w:del>
      <w:del w:id="4518" w:author="PR Preview" w:date="2026-01-01T00:00:00Z">
        <w:r>
          <w:delText xml:space="preserve">Given candidate</w:delText>
        </w:r>
      </w:del>
      <w:del w:id="4519" w:author="PR Preview" w:date="2026-01-01T00:00:00Z">
        <w:r>
          <w:delText xml:space="preserve"> </w:delText>
        </w:r>
      </w:del>
      <w:hyperlink w:anchor="def-fitting-procedure">
        <w:del w:id="4520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452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4522" w:author="PR Preview" w:date="2026-01-01T00:00:00Z">
        <w:r>
          <w:delText xml:space="preserve">,</w:delText>
        </w:r>
      </w:del>
      <w:del w:id="4523" w:author="PR Preview" w:date="2026-01-01T00:00:00Z">
        <w:r>
          <w:delText xml:space="preserve"> </w:delText>
        </w:r>
      </w:del>
      <w:del w:id="4524" w:author="PR Preview" w:date="2026-01-01T00:00:00Z">
        <w:r>
          <w:delText xml:space="preserve">the</w:delText>
        </w:r>
      </w:del>
      <w:del w:id="4525" w:author="PR Preview" w:date="2026-01-01T00:00:00Z">
        <w:r>
          <w:delText xml:space="preserve"> </w:delText>
        </w:r>
      </w:del>
      <w:del w:id="4526" w:author="PR Preview" w:date="2026-01-01T00:00:00Z">
        <w:r>
          <w:rPr>
            <w:b/>
            <w:bCs/>
          </w:rPr>
          <w:delText xml:space="preserve">cross-validation choice procedure</w:delText>
        </w:r>
      </w:del>
      <w:del w:id="4527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4528" w:author="PR Preview" w:date="2026-01-01T00:00:00Z">
        <w:r>
          <w:delText xml:space="preserve"> </w:delText>
        </w:r>
      </w:del>
      <w:del w:id="4529" w:author="PR Preview" w:date="2026-01-01T00:00:00Z">
        <w:r>
          <w:delText xml:space="preserve">is the fitting procedure that,</w:delText>
        </w:r>
      </w:del>
      <w:del w:id="4530" w:author="PR Preview" w:date="2026-01-01T00:00:00Z">
        <w:r>
          <w:delText xml:space="preserve"> </w:delText>
        </w:r>
      </w:del>
      <w:del w:id="4531" w:author="PR Preview" w:date="2026-01-01T00:00:00Z">
        <w:r>
          <w:delText xml:space="preserve">applied to a</w:delText>
        </w:r>
      </w:del>
      <w:del w:id="4532" w:author="PR Preview" w:date="2026-01-01T00:00:00Z">
        <w:r>
          <w:delText xml:space="preserve"> </w:delText>
        </w:r>
      </w:del>
      <w:hyperlink w:anchor="def-training-set">
        <w:del w:id="453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453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535" w:author="PR Preview" w:date="2026-01-01T00:00:00Z">
        <w:r>
          <w:delText xml:space="preserve">,</w:delText>
        </w:r>
      </w:del>
      <w:del w:id="4536" w:author="PR Preview" w:date="2026-01-01T00:00:00Z">
        <w:r>
          <w:delText xml:space="preserve"> </w:delText>
        </w:r>
      </w:del>
      <w:del w:id="4537" w:author="PR Preview" w:date="2026-01-01T00:00:00Z">
        <w:r>
          <w:delText xml:space="preserve">divides</w:delText>
        </w:r>
      </w:del>
      <w:del w:id="453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539" w:author="PR Preview" w:date="2026-01-01T00:00:00Z">
        <w:r>
          <w:delText xml:space="preserve"> </w:delText>
        </w:r>
      </w:del>
      <w:del w:id="4540" w:author="PR Preview" w:date="2026-01-01T00:00:00Z">
        <w:r>
          <w:delText xml:space="preserve">into</w:delText>
        </w:r>
      </w:del>
      <w:del w:id="4541" w:author="PR Preview" w:date="2026-01-01T00:00:00Z">
        <w:r>
          <w:delText xml:space="preserve"> </w:delText>
        </w:r>
      </w:del>
      <m:oMath>
        <m:r>
          <m:t>k</m:t>
        </m:r>
      </m:oMath>
      <w:del w:id="4542" w:author="PR Preview" w:date="2026-01-01T00:00:00Z">
        <w:r>
          <w:delText xml:space="preserve"> </w:delText>
        </w:r>
      </w:del>
      <w:hyperlink w:anchor="def-folds">
        <w:del w:id="4543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4544" w:author="PR Preview" w:date="2026-01-01T00:00:00Z">
        <w:r>
          <w:delText xml:space="preserve">,</w:delText>
        </w:r>
      </w:del>
      <w:del w:id="4545" w:author="PR Preview" w:date="2026-01-01T00:00:00Z">
        <w:r>
          <w:delText xml:space="preserve"> </w:delText>
        </w:r>
      </w:del>
      <w:del w:id="4546" w:author="PR Preview" w:date="2026-01-01T00:00:00Z">
        <w:r>
          <w:delText xml:space="preserve">computes each candidate’s</w:delText>
        </w:r>
      </w:del>
      <w:del w:id="4547" w:author="PR Preview" w:date="2026-01-01T00:00:00Z">
        <w:r>
          <w:delText xml:space="preserve"> </w:delText>
        </w:r>
      </w:del>
      <w:hyperlink w:anchor="def-cv-estimate-indexed">
        <w:del w:id="4548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549" w:author="PR Preview" w:date="2026-01-01T00:00:00Z">
        <w:r>
          <w:delText xml:space="preserve"> </w:delText>
        </w:r>
      </w:del>
      <w:del w:id="4550" w:author="PR Preview" w:date="2026-01-01T00:00:00Z">
        <w:r>
          <w:delText xml:space="preserve">on</w:delText>
        </w:r>
      </w:del>
      <w:del w:id="455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552" w:author="PR Preview" w:date="2026-01-01T00:00:00Z">
        <w:r>
          <w:delText xml:space="preserve"> </w:delText>
        </w:r>
      </w:del>
      <w:del w:id="4553" w:author="PR Preview" w:date="2026-01-01T00:00:00Z">
        <w:r>
          <w:delText xml:space="preserve">with those folds,</w:delText>
        </w:r>
      </w:del>
      <w:del w:id="4554" w:author="PR Preview" w:date="2026-01-01T00:00:00Z">
        <w:r>
          <w:delText xml:space="preserve"> </w:delText>
        </w:r>
      </w:del>
      <w:del w:id="4555" w:author="PR Preview" w:date="2026-01-01T00:00:00Z">
        <w:r>
          <w:delText xml:space="preserve">and applies to</w:delText>
        </w:r>
      </w:del>
      <w:del w:id="455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557" w:author="PR Preview" w:date="2026-01-01T00:00:00Z">
        <w:r>
          <w:delText xml:space="preserve"> </w:delText>
        </w:r>
      </w:del>
      <w:del w:id="4558" w:author="PR Preview" w:date="2026-01-01T00:00:00Z">
        <w:r>
          <w:delText xml:space="preserve">the candidate with the smallest estimate,</w:delText>
        </w:r>
      </w:del>
      <w:del w:id="4559" w:author="PR Preview" w:date="2026-01-01T00:00:00Z">
        <w:r>
          <w:delText xml:space="preserve"> </w:delText>
        </w:r>
      </w:del>
      <w:del w:id="4560" w:author="PR Preview" w:date="2026-01-01T00:00:00Z">
        <w:r>
          <w:delText xml:space="preserve">taking the smallest</w:delText>
        </w:r>
      </w:del>
      <w:del w:id="4561" w:author="PR Preview" w:date="2026-01-01T00:00:00Z">
        <w:r>
          <w:delText xml:space="preserve"> </w:delText>
        </w:r>
      </w:del>
      <m:oMath>
        <m:r>
          <m:t>l</m:t>
        </m:r>
      </m:oMath>
      <w:del w:id="4562" w:author="PR Preview" w:date="2026-01-01T00:00:00Z">
        <w:r>
          <w:delText xml:space="preserve"> </w:delText>
        </w:r>
      </w:del>
      <w:del w:id="4563" w:author="PR Preview" w:date="2026-01-01T00:00:00Z">
        <w:r>
          <w:delText xml:space="preserve">if several tie:</w:delText>
        </w:r>
      </w:del>
    </w:p>
    <w:p>
      <w:pPr>
        <w:pStyle w:val="FirstParagraph"/>
      </w:pPr>
      <w:ins w:id="4564" w:author="PR Preview" w:date="2026-01-01T00:00:00Z">
        <w:r>
          <w:rPr>
            <w:b/>
            <w:bCs/>
          </w:rPr>
          <w:t xml:space="preserve">Definition 56 (Cross-validation estimate of a named procedure)</w:t>
        </w:r>
      </w:ins>
      <w:ins w:id="4565" w:author="PR Preview" w:date="2026-01-01T00:00:00Z">
        <w:r>
          <w:t xml:space="preserve"> </w:t>
        </w:r>
      </w:ins>
      <w:ins w:id="4566" w:author="PR Preview" w:date="2026-01-01T00:00:00Z">
        <w:r>
          <w:t xml:space="preserve">Let a</w:t>
        </w:r>
      </w:ins>
      <w:ins w:id="4567" w:author="PR Preview" w:date="2026-01-01T00:00:00Z">
        <w:r>
          <w:t xml:space="preserve"> </w:t>
        </w:r>
      </w:ins>
      <w:hyperlink w:anchor="def-training-set">
        <w:ins w:id="456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56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570" w:author="PR Preview" w:date="2026-01-01T00:00:00Z">
        <w:r>
          <w:t xml:space="preserve">, indexed by</w:t>
        </w:r>
      </w:ins>
      <w:ins w:id="4571" w:author="PR Preview" w:date="2026-01-01T00:00:00Z">
        <w:r>
          <w:t xml:space="preserve"> </w:t>
        </w:r>
      </w:ins>
      <m:oMath>
        <m:r>
          <m:t>I</m:t>
        </m:r>
      </m:oMath>
      <w:ins w:id="4572" w:author="PR Preview" w:date="2026-01-01T00:00:00Z">
        <w:r>
          <w:t xml:space="preserve">,</w:t>
        </w:r>
      </w:ins>
      <w:ins w:id="4573" w:author="PR Preview" w:date="2026-01-01T00:00:00Z">
        <w:r>
          <w:t xml:space="preserve"> </w:t>
        </w:r>
      </w:ins>
      <w:ins w:id="4574" w:author="PR Preview" w:date="2026-01-01T00:00:00Z">
        <w:r>
          <w:t xml:space="preserve">be divided into</w:t>
        </w:r>
      </w:ins>
      <w:ins w:id="4575" w:author="PR Preview" w:date="2026-01-01T00:00:00Z">
        <w:r>
          <w:t xml:space="preserve"> </w:t>
        </w:r>
      </w:ins>
      <w:hyperlink w:anchor="def-folds">
        <w:ins w:id="4576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57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4578" w:author="PR Preview" w:date="2026-01-01T00:00:00Z">
        <w:r>
          <w:t xml:space="preserve">.</w:t>
        </w:r>
      </w:ins>
      <w:ins w:id="4579" w:author="PR Preview" w:date="2026-01-01T00:00:00Z">
        <w:r>
          <w:t xml:space="preserve"> </w:t>
        </w:r>
      </w:ins>
      <w:ins w:id="4580" w:author="PR Preview" w:date="2026-01-01T00:00:00Z">
        <w:r>
          <w:t xml:space="preserve">The</w:t>
        </w:r>
      </w:ins>
      <w:ins w:id="4581" w:author="PR Preview" w:date="2026-01-01T00:00:00Z">
        <w:r>
          <w:t xml:space="preserve"> </w:t>
        </w:r>
      </w:ins>
      <w:ins w:id="4582" w:author="PR Preview" w:date="2026-01-01T00:00:00Z">
        <w:r>
          <w:rPr>
            <w:b/>
            <w:bCs/>
          </w:rPr>
          <w:t xml:space="preserve">cross-validation estimate of procedure</w:t>
        </w:r>
      </w:ins>
      <w:ins w:id="4583" w:author="PR Preview" w:date="2026-01-01T00:00:00Z">
        <w:r>
          <w:t xml:space="preserve"> </w:t>
        </w:r>
      </w:ins>
      <m:oMath>
        <m:r>
          <m:t>g</m:t>
        </m:r>
      </m:oMath>
      <w:ins w:id="4584" w:author="PR Preview" w:date="2026-01-01T00:00:00Z">
        <w:r>
          <w:t xml:space="preserve"> </w:t>
        </w:r>
      </w:ins>
      <w:ins w:id="4585" w:author="PR Preview" w:date="2026-01-01T00:00:00Z">
        <w:r>
          <w:t xml:space="preserve">on</w:t>
        </w:r>
      </w:ins>
      <w:ins w:id="458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587" w:author="PR Preview" w:date="2026-01-01T00:00:00Z">
        <w:r>
          <w:t xml:space="preserve">,</w:t>
        </w:r>
      </w:ins>
      <w:ins w:id="4588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4589" w:author="PR Preview" w:date="2026-01-01T00:00:00Z">
        <w:r>
          <w:t xml:space="preserve">,</w:t>
        </w:r>
      </w:ins>
      <w:ins w:id="4590" w:author="PR Preview" w:date="2026-01-01T00:00:00Z">
        <w:r>
          <w:t xml:space="preserve"> </w:t>
        </w:r>
      </w:ins>
      <w:ins w:id="4591" w:author="PR Preview" w:date="2026-01-01T00:00:00Z">
        <w:r>
          <w:t xml:space="preserve">is the</w:t>
        </w:r>
      </w:ins>
      <w:ins w:id="4592" w:author="PR Preview" w:date="2026-01-01T00:00:00Z">
        <w:r>
          <w:t xml:space="preserve"> </w:t>
        </w:r>
      </w:ins>
      <w:hyperlink w:anchor="def-cv-estimate">
        <w:ins w:id="4593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594" w:author="PR Preview" w:date="2026-01-01T00:00:00Z">
        <w:r>
          <w:t xml:space="preserve"> </w:t>
        </w:r>
      </w:ins>
      <w:ins w:id="4595" w:author="PR Preview" w:date="2026-01-01T00:00:00Z">
        <w:r>
          <w:t xml:space="preserve">computed with</w:t>
        </w:r>
      </w:ins>
      <w:ins w:id="4596" w:author="PR Preview" w:date="2026-01-01T00:00:00Z">
        <w:r>
          <w:t xml:space="preserve"> </w:t>
        </w:r>
      </w:ins>
      <w:hyperlink w:anchor="def-fold-out-rule">
        <w:ins w:id="4597" w:author="PR Preview" w:date="2026-01-01T00:00:00Z">
          <w:r>
            <w:rPr>
              <w:rStyle w:val="Hyperlink"/>
            </w:rPr>
            <w:t xml:space="preserve">fold-out rules</w:t>
          </w:r>
        </w:ins>
      </w:hyperlink>
      <w:ins w:id="4598" w:author="PR Preview" w:date="2026-01-01T00:00:00Z">
        <w:r>
          <w:t xml:space="preserve"> </w:t>
        </w:r>
      </w:ins>
      <w:ins w:id="4599" w:author="PR Preview" w:date="2026-01-01T00:00:00Z">
        <w:r>
          <w:t xml:space="preserve">that</w:t>
        </w:r>
      </w:ins>
      <w:ins w:id="4600" w:author="PR Preview" w:date="2026-01-01T00:00:00Z">
        <w:r>
          <w:t xml:space="preserve"> </w:t>
        </w:r>
      </w:ins>
      <m:oMath>
        <m:r>
          <m:t>g</m:t>
        </m:r>
      </m:oMath>
      <w:ins w:id="4601" w:author="PR Preview" w:date="2026-01-01T00:00:00Z">
        <w:r>
          <w:t xml:space="preserve"> </w:t>
        </w:r>
      </w:ins>
      <w:ins w:id="4602" w:author="PR Preview" w:date="2026-01-01T00:00:00Z">
        <w:r>
          <w:t xml:space="preserve">produces from</w:t>
        </w:r>
      </w:ins>
      <w:ins w:id="460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604" w:author="PR Preview" w:date="2026-01-01T00:00:00Z">
        <w:r>
          <w:t xml:space="preserve">:</w:t>
        </w:r>
      </w:ins>
    </w:p>
    <w:p>
      <w:pPr>
        <w:pStyle w:val="BodyText"/>
      </w:pPr>
      <w:bookmarkStart w:id="29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9" w:name="def-cv-choice"/>
    <w:p>
      <w:pPr>
        <w:pStyle w:val="FirstParagraph"/>
      </w:pPr>
      <w:ins w:id="4605" w:author="PR Preview" w:date="2026-01-01T00:00:00Z">
        <w:r>
          <w:rPr>
            <w:b/>
            <w:bCs/>
          </w:rPr>
          <w:t xml:space="preserve">Definition 57 (Cross-validation choice procedure)</w:t>
        </w:r>
      </w:ins>
      <w:ins w:id="4606" w:author="PR Preview" w:date="2026-01-01T00:00:00Z">
        <w:r>
          <w:t xml:space="preserve"> </w:t>
        </w:r>
      </w:ins>
      <w:ins w:id="4607" w:author="PR Preview" w:date="2026-01-01T00:00:00Z">
        <w:r>
          <w:t xml:space="preserve">Given candidate</w:t>
        </w:r>
      </w:ins>
      <w:ins w:id="4608" w:author="PR Preview" w:date="2026-01-01T00:00:00Z">
        <w:r>
          <w:t xml:space="preserve"> </w:t>
        </w:r>
      </w:ins>
      <w:hyperlink w:anchor="def-fitting-procedure">
        <w:ins w:id="4609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461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4611" w:author="PR Preview" w:date="2026-01-01T00:00:00Z">
        <w:r>
          <w:t xml:space="preserve">,</w:t>
        </w:r>
      </w:ins>
      <w:ins w:id="4612" w:author="PR Preview" w:date="2026-01-01T00:00:00Z">
        <w:r>
          <w:t xml:space="preserve"> </w:t>
        </w:r>
      </w:ins>
      <w:ins w:id="4613" w:author="PR Preview" w:date="2026-01-01T00:00:00Z">
        <w:r>
          <w:t xml:space="preserve">the</w:t>
        </w:r>
      </w:ins>
      <w:ins w:id="4614" w:author="PR Preview" w:date="2026-01-01T00:00:00Z">
        <w:r>
          <w:t xml:space="preserve"> </w:t>
        </w:r>
      </w:ins>
      <w:ins w:id="4615" w:author="PR Preview" w:date="2026-01-01T00:00:00Z">
        <w:r>
          <w:rPr>
            <w:b/>
            <w:bCs/>
          </w:rPr>
          <w:t xml:space="preserve">cross-validation choice procedure</w:t>
        </w:r>
      </w:ins>
      <w:ins w:id="4616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4617" w:author="PR Preview" w:date="2026-01-01T00:00:00Z">
        <w:r>
          <w:t xml:space="preserve"> </w:t>
        </w:r>
      </w:ins>
      <w:ins w:id="4618" w:author="PR Preview" w:date="2026-01-01T00:00:00Z">
        <w:r>
          <w:t xml:space="preserve">is the fitting procedure that,</w:t>
        </w:r>
      </w:ins>
      <w:ins w:id="4619" w:author="PR Preview" w:date="2026-01-01T00:00:00Z">
        <w:r>
          <w:t xml:space="preserve"> </w:t>
        </w:r>
      </w:ins>
      <w:ins w:id="4620" w:author="PR Preview" w:date="2026-01-01T00:00:00Z">
        <w:r>
          <w:t xml:space="preserve">applied to a</w:t>
        </w:r>
      </w:ins>
      <w:ins w:id="4621" w:author="PR Preview" w:date="2026-01-01T00:00:00Z">
        <w:r>
          <w:t xml:space="preserve"> </w:t>
        </w:r>
      </w:ins>
      <w:hyperlink w:anchor="def-training-set">
        <w:ins w:id="462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62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624" w:author="PR Preview" w:date="2026-01-01T00:00:00Z">
        <w:r>
          <w:t xml:space="preserve">,</w:t>
        </w:r>
      </w:ins>
      <w:ins w:id="4625" w:author="PR Preview" w:date="2026-01-01T00:00:00Z">
        <w:r>
          <w:t xml:space="preserve"> </w:t>
        </w:r>
      </w:ins>
      <w:ins w:id="4626" w:author="PR Preview" w:date="2026-01-01T00:00:00Z">
        <w:r>
          <w:t xml:space="preserve">divides</w:t>
        </w:r>
      </w:ins>
      <w:ins w:id="462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628" w:author="PR Preview" w:date="2026-01-01T00:00:00Z">
        <w:r>
          <w:t xml:space="preserve"> </w:t>
        </w:r>
      </w:ins>
      <w:ins w:id="4629" w:author="PR Preview" w:date="2026-01-01T00:00:00Z">
        <w:r>
          <w:t xml:space="preserve">into</w:t>
        </w:r>
      </w:ins>
      <w:ins w:id="4630" w:author="PR Preview" w:date="2026-01-01T00:00:00Z">
        <w:r>
          <w:t xml:space="preserve"> </w:t>
        </w:r>
      </w:ins>
      <m:oMath>
        <m:r>
          <m:t>k</m:t>
        </m:r>
      </m:oMath>
      <w:ins w:id="4631" w:author="PR Preview" w:date="2026-01-01T00:00:00Z">
        <w:r>
          <w:t xml:space="preserve"> </w:t>
        </w:r>
      </w:ins>
      <w:hyperlink w:anchor="def-folds">
        <w:ins w:id="4632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4633" w:author="PR Preview" w:date="2026-01-01T00:00:00Z">
        <w:r>
          <w:t xml:space="preserve">,</w:t>
        </w:r>
      </w:ins>
      <w:ins w:id="4634" w:author="PR Preview" w:date="2026-01-01T00:00:00Z">
        <w:r>
          <w:t xml:space="preserve"> </w:t>
        </w:r>
      </w:ins>
      <w:ins w:id="4635" w:author="PR Preview" w:date="2026-01-01T00:00:00Z">
        <w:r>
          <w:t xml:space="preserve">computes each candidate’s</w:t>
        </w:r>
      </w:ins>
      <w:ins w:id="4636" w:author="PR Preview" w:date="2026-01-01T00:00:00Z">
        <w:r>
          <w:t xml:space="preserve"> </w:t>
        </w:r>
      </w:ins>
      <w:hyperlink w:anchor="def-cv-estimate-indexed">
        <w:ins w:id="4637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4638" w:author="PR Preview" w:date="2026-01-01T00:00:00Z">
        <w:r>
          <w:t xml:space="preserve"> </w:t>
        </w:r>
      </w:ins>
      <w:ins w:id="4639" w:author="PR Preview" w:date="2026-01-01T00:00:00Z">
        <w:r>
          <w:t xml:space="preserve">on</w:t>
        </w:r>
      </w:ins>
      <w:ins w:id="464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641" w:author="PR Preview" w:date="2026-01-01T00:00:00Z">
        <w:r>
          <w:t xml:space="preserve"> </w:t>
        </w:r>
      </w:ins>
      <w:ins w:id="4642" w:author="PR Preview" w:date="2026-01-01T00:00:00Z">
        <w:r>
          <w:t xml:space="preserve">with those folds,</w:t>
        </w:r>
      </w:ins>
      <w:ins w:id="4643" w:author="PR Preview" w:date="2026-01-01T00:00:00Z">
        <w:r>
          <w:t xml:space="preserve"> </w:t>
        </w:r>
      </w:ins>
      <w:ins w:id="4644" w:author="PR Preview" w:date="2026-01-01T00:00:00Z">
        <w:r>
          <w:t xml:space="preserve">and applies to</w:t>
        </w:r>
      </w:ins>
      <w:ins w:id="464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646" w:author="PR Preview" w:date="2026-01-01T00:00:00Z">
        <w:r>
          <w:t xml:space="preserve"> </w:t>
        </w:r>
      </w:ins>
      <w:ins w:id="4647" w:author="PR Preview" w:date="2026-01-01T00:00:00Z">
        <w:r>
          <w:t xml:space="preserve">the candidate with the smallest estimate,</w:t>
        </w:r>
      </w:ins>
      <w:ins w:id="4648" w:author="PR Preview" w:date="2026-01-01T00:00:00Z">
        <w:r>
          <w:t xml:space="preserve"> </w:t>
        </w:r>
      </w:ins>
      <w:ins w:id="4649" w:author="PR Preview" w:date="2026-01-01T00:00:00Z">
        <w:r>
          <w:t xml:space="preserve">taking the smallest</w:t>
        </w:r>
      </w:ins>
      <w:ins w:id="4650" w:author="PR Preview" w:date="2026-01-01T00:00:00Z">
        <w:r>
          <w:t xml:space="preserve"> </w:t>
        </w:r>
      </w:ins>
      <m:oMath>
        <m:r>
          <m:t>l</m:t>
        </m:r>
      </m:oMath>
      <w:ins w:id="4651" w:author="PR Preview" w:date="2026-01-01T00:00:00Z">
        <w:r>
          <w:t xml:space="preserve"> </w:t>
        </w:r>
      </w:ins>
      <w:ins w:id="4652" w:author="PR Preview" w:date="2026-01-01T00:00:00Z">
        <w:r>
          <w:t xml:space="preserve">if several tie:</w:t>
        </w:r>
      </w:ins>
    </w:p>
    <w:p>
      <w:pPr>
        <w:pStyle w:val="BodyText"/>
      </w:pPr>
      <w:bookmarkStart w:id="29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8"/>
    </w:p>
    <w:bookmarkEnd w:id="299"/>
    <w:bookmarkStart w:id="300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00"/>
    <w:bookmarkStart w:id="302" w:name="def-nested-cv"/>
    <w:p>
      <w:pPr>
        <w:pStyle w:val="FirstParagraph"/>
      </w:pPr>
      <w:del w:id="4653" w:author="PR Preview" w:date="2026-01-01T00:00:00Z">
        <w:r>
          <w:rPr>
            <w:b/>
            <w:bCs/>
          </w:rPr>
          <w:delText xml:space="preserve">Definition 59 (Nested cross-validation)</w:delText>
        </w:r>
      </w:del>
      <w:del w:id="4654" w:author="PR Preview" w:date="2026-01-01T00:00:00Z">
        <w:r>
          <w:delText xml:space="preserve"> </w:delText>
        </w:r>
      </w:del>
      <w:del w:id="4655" w:author="PR Preview" w:date="2026-01-01T00:00:00Z">
        <w:r>
          <w:rPr>
            <w:b/>
            <w:bCs/>
          </w:rPr>
          <w:delText xml:space="preserve">Nested cross-validation</w:delText>
        </w:r>
      </w:del>
      <w:del w:id="4656" w:author="PR Preview" w:date="2026-01-01T00:00:00Z">
        <w:r>
          <w:delText xml:space="preserve"> </w:delText>
        </w:r>
      </w:del>
      <w:del w:id="4657" w:author="PR Preview" w:date="2026-01-01T00:00:00Z">
        <w:r>
          <w:delText xml:space="preserve">is</w:delText>
        </w:r>
      </w:del>
      <w:del w:id="4658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4659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4660" w:author="PR Preview" w:date="2026-01-01T00:00:00Z">
        <w:r>
          <w:delText xml:space="preserve"> </w:delText>
        </w:r>
      </w:del>
      <w:del w:id="4661" w:author="PR Preview" w:date="2026-01-01T00:00:00Z">
        <w:r>
          <w:delText xml:space="preserve">of the</w:delText>
        </w:r>
      </w:del>
      <w:del w:id="4662" w:author="PR Preview" w:date="2026-01-01T00:00:00Z">
        <w:r>
          <w:delText xml:space="preserve"> </w:delText>
        </w:r>
      </w:del>
      <w:hyperlink w:anchor="def-cv-choice">
        <w:del w:id="4663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4664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4665" w:author="PR Preview" w:date="2026-01-01T00:00:00Z">
        <w:r>
          <w:delText xml:space="preserve">:</w:delText>
        </w:r>
      </w:del>
      <w:del w:id="4666" w:author="PR Preview" w:date="2026-01-01T00:00:00Z">
        <w:r>
          <w:delText xml:space="preserve"> </w:delText>
        </w:r>
      </w:del>
      <w:del w:id="4667" w:author="PR Preview" w:date="2026-01-01T00:00:00Z">
        <w:r>
          <w:delText xml:space="preserve">its estimate on a training set</w:delText>
        </w:r>
      </w:del>
      <w:del w:id="466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669" w:author="PR Preview" w:date="2026-01-01T00:00:00Z">
        <w:r>
          <w:delText xml:space="preserve"> </w:delText>
        </w:r>
      </w:del>
      <w:del w:id="4670" w:author="PR Preview" w:date="2026-01-01T00:00:00Z">
        <w:r>
          <w:delText xml:space="preserve">is</w:delText>
        </w:r>
      </w:del>
    </w:p>
    <w:p>
      <w:pPr>
        <w:pStyle w:val="BodyText"/>
      </w:pPr>
      <w:bookmarkStart w:id="30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del w:id="4671" w:author="PR Preview" w:date="2026-01-01T00:00:00Z">
        <w:r>
          <w:rPr>
            <w:i/>
            <w:iCs/>
          </w:rPr>
          <w:delText xml:space="preserve">Remark 33</w:delText>
        </w:r>
      </w:del>
      <w:del w:id="4672" w:author="PR Preview" w:date="2026-01-01T00:00:00Z">
        <w:r>
          <w:delText xml:space="preserve"> (Source: Nested cross-validation). </w:delText>
        </w:r>
      </w:del>
      <w:del w:id="4673" w:author="PR Preview" w:date="2026-01-01T00:00:00Z">
        <w:r>
          <w:delText xml:space="preserve">Hastie et al. [3, Sec. 7.10.2]</w:delText>
        </w:r>
      </w:del>
      <w:del w:id="4674" w:author="PR Preview" w:date="2026-01-01T00:00:00Z">
        <w:r>
          <w:delText xml:space="preserve"> </w:delText>
        </w:r>
      </w:del>
      <w:del w:id="4675" w:author="PR Preview" w:date="2026-01-01T00:00:00Z">
        <w:r>
          <w:delText xml:space="preserve">for cross-validating every step of a procedure,</w:delText>
        </w:r>
      </w:del>
      <w:del w:id="4676" w:author="PR Preview" w:date="2026-01-01T00:00:00Z">
        <w:r>
          <w:delText xml:space="preserve"> </w:delText>
        </w:r>
      </w:del>
      <w:del w:id="4677" w:author="PR Preview" w:date="2026-01-01T00:00:00Z">
        <w:r>
          <w:delText xml:space="preserve">choices included.</w:delText>
        </w:r>
      </w:del>
    </w:p>
    <w:p>
      <w:pPr>
        <w:pStyle w:val="BodyText"/>
      </w:pPr>
      <w:del w:id="4678" w:author="PR Preview" w:date="2026-01-01T00:00:00Z">
        <w:r>
          <w:rPr>
            <w:i/>
            <w:iCs/>
          </w:rPr>
          <w:delText xml:space="preserve">Remark 34</w:delText>
        </w:r>
      </w:del>
      <w:del w:id="4679" w:author="PR Preview" w:date="2026-01-01T00:00:00Z">
        <w:r>
          <w:delText xml:space="preserve"> (What is nested). </w:delText>
        </w:r>
      </w:del>
      <w:del w:id="4680" w:author="PR Preview" w:date="2026-01-01T00:00:00Z">
        <w:r>
          <w:delText xml:space="preserve">Each fold-out rule of</w:delText>
        </w:r>
      </w:del>
      <w:del w:id="4681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4682" w:author="PR Preview" w:date="2026-01-01T00:00:00Z">
        <w:r>
          <w:delText xml:space="preserve"> </w:delText>
        </w:r>
      </w:del>
      <w:del w:id="4683" w:author="PR Preview" w:date="2026-01-01T00:00:00Z">
        <w:r>
          <w:delText xml:space="preserve">is computed from the observations outside one outer</w:delText>
        </w:r>
      </w:del>
      <w:del w:id="4684" w:author="PR Preview" w:date="2026-01-01T00:00:00Z">
        <w:r>
          <w:delText xml:space="preserve"> </w:delText>
        </w:r>
      </w:del>
      <w:hyperlink w:anchor="def-folds">
        <w:del w:id="4685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68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687" w:author="PR Preview" w:date="2026-01-01T00:00:00Z">
        <w:r>
          <w:delText xml:space="preserve">,</w:delText>
        </w:r>
      </w:del>
      <w:del w:id="4688" w:author="PR Preview" w:date="2026-01-01T00:00:00Z">
        <w:r>
          <w:delText xml:space="preserve"> </w:delText>
        </w:r>
      </w:del>
      <w:del w:id="4689" w:author="PR Preview" w:date="2026-01-01T00:00:00Z">
        <w:r>
          <w:delText xml:space="preserve">so the whole choice,</w:delText>
        </w:r>
      </w:del>
      <w:del w:id="4690" w:author="PR Preview" w:date="2026-01-01T00:00:00Z">
        <w:r>
          <w:delText xml:space="preserve"> </w:delText>
        </w:r>
      </w:del>
      <w:del w:id="4691" w:author="PR Preview" w:date="2026-01-01T00:00:00Z">
        <w:r>
          <w:delText xml:space="preserve">including the cross-validation that</w:delText>
        </w:r>
      </w:del>
      <w:del w:id="4692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4693" w:author="PR Preview" w:date="2026-01-01T00:00:00Z">
        <w:r>
          <w:delText xml:space="preserve"> </w:delText>
        </w:r>
      </w:del>
      <w:del w:id="4694" w:author="PR Preview" w:date="2026-01-01T00:00:00Z">
        <w:r>
          <w:delText xml:space="preserve">runs inside those observations,</w:delText>
        </w:r>
      </w:del>
      <w:del w:id="4695" w:author="PR Preview" w:date="2026-01-01T00:00:00Z">
        <w:r>
          <w:delText xml:space="preserve"> </w:delText>
        </w:r>
      </w:del>
      <w:del w:id="4696" w:author="PR Preview" w:date="2026-01-01T00:00:00Z">
        <w:r>
          <w:delText xml:space="preserve">never sees</w:delText>
        </w:r>
      </w:del>
      <w:del w:id="469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698" w:author="PR Preview" w:date="2026-01-01T00:00:00Z">
        <w:r>
          <w:delText xml:space="preserve">.</w:delText>
        </w:r>
      </w:del>
      <w:del w:id="4699" w:author="PR Preview" w:date="2026-01-01T00:00:00Z">
        <w:r>
          <w:delText xml:space="preserve"> </w:delText>
        </w:r>
      </w:del>
      <w:del w:id="4700" w:author="PR Preview" w:date="2026-01-01T00:00:00Z">
        <w:r>
          <w:delText xml:space="preserve">That inner cross-validation is the nested one.</w:delText>
        </w:r>
      </w:del>
    </w:p>
    <w:p>
      <w:pPr>
        <w:pStyle w:val="BodyText"/>
      </w:pPr>
      <w:del w:id="4701" w:author="PR Preview" w:date="2026-01-01T00:00:00Z">
        <w:r>
          <w:rPr>
            <w:i/>
            <w:iCs/>
          </w:rPr>
          <w:delText xml:space="preserve">Remark 35</w:delText>
        </w:r>
      </w:del>
      <w:del w:id="4702" w:author="PR Preview" w:date="2026-01-01T00:00:00Z">
        <w:r>
          <w:delText xml:space="preserve"> (Cross-validation replaces the validation set, not the test set). </w:delText>
        </w:r>
      </w:del>
      <w:del w:id="4703" w:author="PR Preview" w:date="2026-01-01T00:00:00Z">
        <w:r>
          <w:delText xml:space="preserve">Used to choose between models,</w:delText>
        </w:r>
      </w:del>
      <w:del w:id="4704" w:author="PR Preview" w:date="2026-01-01T00:00:00Z">
        <w:r>
          <w:delText xml:space="preserve"> </w:delText>
        </w:r>
      </w:del>
      <w:del w:id="4705" w:author="PR Preview" w:date="2026-01-01T00:00:00Z">
        <w:r>
          <w:delText xml:space="preserve">cross-validation takes the place of the</w:delText>
        </w:r>
      </w:del>
      <w:del w:id="4706" w:author="PR Preview" w:date="2026-01-01T00:00:00Z">
        <w:r>
          <w:delText xml:space="preserve"> </w:delText>
        </w:r>
      </w:del>
      <w:del w:id="4707" w:author="PR Preview" w:date="2026-01-01T00:00:00Z">
        <w:r>
          <w:rPr>
            <w:i/>
            <w:iCs/>
          </w:rPr>
          <w:delText xml:space="preserve">validation</w:delText>
        </w:r>
      </w:del>
      <w:del w:id="4708" w:author="PR Preview" w:date="2026-01-01T00:00:00Z">
        <w:r>
          <w:delText xml:space="preserve"> </w:delText>
        </w:r>
      </w:del>
      <w:del w:id="4709" w:author="PR Preview" w:date="2026-01-01T00:00:00Z">
        <w:r>
          <w:delText xml:space="preserve">set</w:delText>
        </w:r>
      </w:del>
      <w:del w:id="4710" w:author="PR Preview" w:date="2026-01-01T00:00:00Z">
        <w:r>
          <w:delText xml:space="preserve"> </w:delText>
        </w:r>
      </w:del>
      <w:del w:id="4711" w:author="PR Preview" w:date="2026-01-01T00:00:00Z">
        <w:r>
          <w:delText xml:space="preserve">of</w:delText>
        </w:r>
      </w:del>
      <w:del w:id="4712" w:author="PR Preview" w:date="2026-01-01T00:00:00Z">
        <w:r>
          <w:delText xml:space="preserve"> </w:delText>
        </w:r>
      </w:del>
      <w:hyperlink w:anchor="def-data-splits">
        <w:del w:id="4713" w:author="PR Preview" w:date="2026-01-01T00:00:00Z">
          <w:r>
            <w:rPr>
              <w:rStyle w:val="Hyperlink"/>
            </w:rPr>
            <w:delText xml:space="preserve">Definition 38</w:delText>
          </w:r>
        </w:del>
      </w:hyperlink>
      <w:del w:id="4714" w:author="PR Preview" w:date="2026-01-01T00:00:00Z">
        <w:r>
          <w:delText xml:space="preserve">,</w:delText>
        </w:r>
      </w:del>
      <w:del w:id="4715" w:author="PR Preview" w:date="2026-01-01T00:00:00Z">
        <w:r>
          <w:delText xml:space="preserve"> </w:delText>
        </w:r>
      </w:del>
      <w:del w:id="4716" w:author="PR Preview" w:date="2026-01-01T00:00:00Z">
        <w:r>
          <w:delText xml:space="preserve">the one consulted again and again,</w:delText>
        </w:r>
      </w:del>
      <w:del w:id="4717" w:author="PR Preview" w:date="2026-01-01T00:00:00Z">
        <w:r>
          <w:delText xml:space="preserve"> </w:delText>
        </w:r>
      </w:del>
      <w:del w:id="4718" w:author="PR Preview" w:date="2026-01-01T00:00:00Z">
        <w:r>
          <w:delText xml:space="preserve">and not of the test set, which stays unused until the end.</w:delText>
        </w:r>
      </w:del>
      <w:del w:id="4719" w:author="PR Preview" w:date="2026-01-01T00:00:00Z">
        <w:r>
          <w:delText xml:space="preserve"> </w:delText>
        </w:r>
      </w:del>
      <w:del w:id="4720" w:author="PR Preview" w:date="2026-01-01T00:00:00Z">
        <w:r>
          <w:delText xml:space="preserve">The cross-validation estimate of the winning model is optimistic:</w:delText>
        </w:r>
      </w:del>
      <w:del w:id="4721" w:author="PR Preview" w:date="2026-01-01T00:00:00Z">
        <w:r>
          <w:delText xml:space="preserve"> </w:delText>
        </w:r>
      </w:del>
      <w:del w:id="4722" w:author="PR Preview" w:date="2026-01-01T00:00:00Z">
        <w:r>
          <w:delText xml:space="preserve">that model won partly because the particular sample and split happened to favor it,</w:delText>
        </w:r>
      </w:del>
      <w:del w:id="4723" w:author="PR Preview" w:date="2026-01-01T00:00:00Z">
        <w:r>
          <w:delText xml:space="preserve"> </w:delText>
        </w:r>
      </w:del>
      <w:del w:id="4724" w:author="PR Preview" w:date="2026-01-01T00:00:00Z">
        <w:r>
          <w:delText xml:space="preserve">so its estimate is the smallest of several noisy estimates.</w:delText>
        </w:r>
      </w:del>
      <w:del w:id="4725" w:author="PR Preview" w:date="2026-01-01T00:00:00Z">
        <w:r>
          <w:delText xml:space="preserve"> </w:delText>
        </w:r>
      </w:del>
      <w:del w:id="4726" w:author="PR Preview" w:date="2026-01-01T00:00:00Z">
        <w:r>
          <w:delText xml:space="preserve">An honest estimate of the chosen model’s error needs data</w:delText>
        </w:r>
      </w:del>
      <w:del w:id="4727" w:author="PR Preview" w:date="2026-01-01T00:00:00Z">
        <w:r>
          <w:delText xml:space="preserve"> </w:delText>
        </w:r>
      </w:del>
      <w:del w:id="4728" w:author="PR Preview" w:date="2026-01-01T00:00:00Z">
        <w:r>
          <w:delText xml:space="preserve">that took no part in the choice</w:delText>
        </w:r>
      </w:del>
      <w:del w:id="4729" w:author="PR Preview" w:date="2026-01-01T00:00:00Z">
        <w:r>
          <w:delText xml:space="preserve"> </w:delText>
        </w:r>
      </w:del>
      <w:del w:id="4730" w:author="PR Preview" w:date="2026-01-01T00:00:00Z">
        <w:r>
          <w:delText xml:space="preserve">[3, Sec. 7.2]</w:delText>
        </w:r>
      </w:del>
      <w:del w:id="4731" w:author="PR Preview" w:date="2026-01-01T00:00:00Z">
        <w:r>
          <w:delText xml:space="preserve">,</w:delText>
        </w:r>
      </w:del>
      <w:del w:id="4732" w:author="PR Preview" w:date="2026-01-01T00:00:00Z">
        <w:r>
          <w:delText xml:space="preserve"> </w:delText>
        </w:r>
      </w:del>
      <w:del w:id="4733" w:author="PR Preview" w:date="2026-01-01T00:00:00Z">
        <w:r>
          <w:delText xml:space="preserve">such as a</w:delText>
        </w:r>
      </w:del>
      <w:del w:id="4734" w:author="PR Preview" w:date="2026-01-01T00:00:00Z">
        <w:r>
          <w:delText xml:space="preserve"> </w:delText>
        </w:r>
      </w:del>
      <w:hyperlink w:anchor="def-test-set">
        <w:del w:id="4735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4736" w:author="PR Preview" w:date="2026-01-01T00:00:00Z">
        <w:r>
          <w:delText xml:space="preserve">,</w:delText>
        </w:r>
      </w:del>
      <w:del w:id="4737" w:author="PR Preview" w:date="2026-01-01T00:00:00Z">
        <w:r>
          <w:delText xml:space="preserve"> </w:delText>
        </w:r>
      </w:del>
      <w:del w:id="4738" w:author="PR Preview" w:date="2026-01-01T00:00:00Z">
        <w:r>
          <w:delText xml:space="preserve">or the outer folds of</w:delText>
        </w:r>
      </w:del>
      <w:del w:id="4739" w:author="PR Preview" w:date="2026-01-01T00:00:00Z">
        <w:r>
          <w:delText xml:space="preserve"> </w:delText>
        </w:r>
      </w:del>
      <w:hyperlink w:anchor="def-nested-cv">
        <w:del w:id="4740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4741" w:author="PR Preview" w:date="2026-01-01T00:00:00Z">
        <w:r>
          <w:delText xml:space="preserve">.</w:delText>
        </w:r>
      </w:del>
    </w:p>
    <w:p>
      <w:pPr>
        <w:pStyle w:val="BodyText"/>
      </w:pPr>
      <w:del w:id="4742" w:author="PR Preview" w:date="2026-01-01T00:00:00Z">
        <w:r>
          <w:rPr>
            <w:b/>
            <w:bCs/>
          </w:rPr>
          <w:delText xml:space="preserve">Definition 60 (Fold-based standard error)</w:delText>
        </w:r>
      </w:del>
      <w:del w:id="4743" w:author="PR Preview" w:date="2026-01-01T00:00:00Z">
        <w:r>
          <w:delText xml:space="preserve"> </w:delText>
        </w:r>
      </w:del>
      <w:del w:id="4744" w:author="PR Preview" w:date="2026-01-01T00:00:00Z">
        <w:r>
          <w:delText xml:space="preserve">The</w:delText>
        </w:r>
      </w:del>
      <w:del w:id="4745" w:author="PR Preview" w:date="2026-01-01T00:00:00Z">
        <w:r>
          <w:delText xml:space="preserve"> </w:delText>
        </w:r>
      </w:del>
      <w:del w:id="4746" w:author="PR Preview" w:date="2026-01-01T00:00:00Z">
        <w:r>
          <w:rPr>
            <w:b/>
            <w:bCs/>
          </w:rPr>
          <w:delText xml:space="preserve">fold-based standard error</w:delText>
        </w:r>
      </w:del>
      <w:del w:id="474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748" w:author="PR Preview" w:date="2026-01-01T00:00:00Z">
        <w:r>
          <w:delText xml:space="preserve"> </w:delText>
        </w:r>
      </w:del>
      <w:del w:id="4749" w:author="PR Preview" w:date="2026-01-01T00:00:00Z">
        <w:r>
          <w:delText xml:space="preserve">of a</w:delText>
        </w:r>
      </w:del>
      <w:del w:id="4750" w:author="PR Preview" w:date="2026-01-01T00:00:00Z">
        <w:r>
          <w:delText xml:space="preserve"> </w:delText>
        </w:r>
      </w:del>
      <m:oMath>
        <m:r>
          <m:t>k</m:t>
        </m:r>
      </m:oMath>
      <w:del w:id="4751" w:author="PR Preview" w:date="2026-01-01T00:00:00Z">
        <w:r>
          <w:delText xml:space="preserve">-fold</w:delText>
        </w:r>
      </w:del>
      <w:del w:id="4752" w:author="PR Preview" w:date="2026-01-01T00:00:00Z">
        <w:r>
          <w:delText xml:space="preserve"> </w:delText>
        </w:r>
      </w:del>
      <w:hyperlink w:anchor="def-cv-estimate">
        <w:del w:id="4753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754" w:author="PR Preview" w:date="2026-01-01T00:00:00Z">
        <w:r>
          <w:delText xml:space="preserve"> </w:delText>
        </w:r>
      </w:del>
      <w:del w:id="4755" w:author="PR Preview" w:date="2026-01-01T00:00:00Z">
        <w:r>
          <w:delText xml:space="preserve">is the</w:delText>
        </w:r>
      </w:del>
      <w:del w:id="4756" w:author="PR Preview" w:date="2026-01-01T00:00:00Z">
        <w:r>
          <w:delText xml:space="preserve"> </w:delText>
        </w:r>
      </w:del>
      <w:hyperlink r:id="rId308">
        <w:del w:id="4757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4758" w:author="PR Preview" w:date="2026-01-01T00:00:00Z">
        <w:r>
          <w:delText xml:space="preserve"> </w:delText>
        </w:r>
      </w:del>
      <w:del w:id="4759" w:author="PR Preview" w:date="2026-01-01T00:00:00Z">
        <w:r>
          <w:delText xml:space="preserve">of the</w:delText>
        </w:r>
      </w:del>
      <w:del w:id="4760" w:author="PR Preview" w:date="2026-01-01T00:00:00Z">
        <w:r>
          <w:delText xml:space="preserve"> </w:delText>
        </w:r>
      </w:del>
      <m:oMath>
        <m:r>
          <m:t>k</m:t>
        </m:r>
      </m:oMath>
      <w:del w:id="4761" w:author="PR Preview" w:date="2026-01-01T00:00:00Z">
        <w:r>
          <w:delText xml:space="preserve"> </w:delText>
        </w:r>
      </w:del>
      <w:hyperlink w:anchor="def-fold-mse">
        <w:del w:id="4762" w:author="PR Preview" w:date="2026-01-01T00:00:00Z">
          <w:r>
            <w:rPr>
              <w:rStyle w:val="Hyperlink"/>
            </w:rPr>
            <w:delText xml:space="preserve">fold sMSEs</w:delText>
          </w:r>
        </w:del>
      </w:hyperlink>
      <w:del w:id="4763" w:author="PR Preview" w:date="2026-01-01T00:00:00Z">
        <w:r>
          <w:delText xml:space="preserve">,</w:delText>
        </w:r>
      </w:del>
      <w:del w:id="4764" w:author="PR Preview" w:date="2026-01-01T00:00:00Z">
        <w:r>
          <w:delText xml:space="preserve"> </w:delText>
        </w:r>
      </w:del>
      <w:del w:id="4765" w:author="PR Preview" w:date="2026-01-01T00:00:00Z">
        <w:r>
          <w:delText xml:space="preserve">divided by</w:delText>
        </w:r>
      </w:del>
      <w:del w:id="4766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k</m:t>
            </m:r>
          </m:e>
        </m:rad>
      </m:oMath>
      <w:del w:id="4767" w:author="PR Preview" w:date="2026-01-01T00:00:00Z">
        <w:r>
          <w:delText xml:space="preserve">:</w:delText>
        </w:r>
      </w:del>
    </w:p>
    <w:p>
      <w:pPr>
        <w:pStyle w:val="BodyText"/>
      </w:pPr>
      <w:bookmarkStart w:id="308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8"/>
    </w:p>
    <w:p>
      <w:pPr>
        <w:pStyle w:val="FirstParagraph"/>
      </w:pPr>
      <w:del w:id="4768" w:author="PR Preview" w:date="2026-01-01T00:00:00Z">
        <w:r>
          <w:rPr>
            <w:i/>
            <w:iCs/>
          </w:rPr>
          <w:delText xml:space="preserve">Remark 36</w:delText>
        </w:r>
      </w:del>
      <w:del w:id="4769" w:author="PR Preview" w:date="2026-01-01T00:00:00Z">
        <w:r>
          <w:delText xml:space="preserve"> (Source: Fold-based standard error). </w:delText>
        </w:r>
      </w:del>
      <w:del w:id="4770" w:author="PR Preview" w:date="2026-01-01T00:00:00Z">
        <w:r>
          <w:delText xml:space="preserve">Hastie et al. [3, Sec. 7.10.1]</w:delText>
        </w:r>
      </w:del>
      <w:del w:id="4771" w:author="PR Preview" w:date="2026-01-01T00:00:00Z">
        <w:r>
          <w:delText xml:space="preserve">, who call the result a standard error.</w:delText>
        </w:r>
      </w:del>
    </w:p>
    <w:p>
      <w:pPr>
        <w:pStyle w:val="BodyText"/>
      </w:pPr>
      <w:del w:id="4772" w:author="PR Preview" w:date="2026-01-01T00:00:00Z">
        <w:r>
          <w:rPr>
            <w:i/>
            <w:iCs/>
          </w:rPr>
          <w:delText xml:space="preserve">Remark 37</w:delText>
        </w:r>
      </w:del>
      <w:del w:id="4773" w:author="PR Preview" w:date="2026-01-01T00:00:00Z">
        <w:r>
          <w:delText xml:space="preserve"> (The fold-based standard error is only a rough guide). </w:delText>
        </w:r>
      </w:del>
      <w:del w:id="4774" w:author="PR Preview" w:date="2026-01-01T00:00:00Z">
        <w:r>
          <w:delText xml:space="preserve">Hastie et al. [3, Sec. 7.10.1]</w:delText>
        </w:r>
      </w:del>
      <w:del w:id="4775" w:author="PR Preview" w:date="2026-01-01T00:00:00Z">
        <w:r>
          <w:delText xml:space="preserve"> </w:delText>
        </w:r>
      </w:del>
      <w:del w:id="4776" w:author="PR Preview" w:date="2026-01-01T00:00:00Z">
        <w:r>
          <w:delText xml:space="preserve">draw standard-error bars</w:delText>
        </w:r>
      </w:del>
      <w:del w:id="4777" w:author="PR Preview" w:date="2026-01-01T00:00:00Z">
        <w:r>
          <w:delText xml:space="preserve"> </w:delText>
        </w:r>
      </w:del>
      <w:del w:id="4778" w:author="PR Preview" w:date="2026-01-01T00:00:00Z">
        <w:r>
          <w:delText xml:space="preserve">computed from the per-fold errors as in</w:delText>
        </w:r>
      </w:del>
      <w:del w:id="4779" w:author="PR Preview" w:date="2026-01-01T00:00:00Z">
        <w:r>
          <w:delText xml:space="preserve"> </w:delText>
        </w:r>
      </w:del>
      <w:hyperlink w:anchor="eq-cv-se">
        <w:del w:id="4780" w:author="PR Preview" w:date="2026-01-01T00:00:00Z">
          <w:r>
            <w:rPr>
              <w:rStyle w:val="Hyperlink"/>
            </w:rPr>
            <w:delText xml:space="preserve">Equation 59</w:delText>
          </w:r>
        </w:del>
      </w:hyperlink>
      <w:del w:id="4781" w:author="PR Preview" w:date="2026-01-01T00:00:00Z">
        <w:r>
          <w:delText xml:space="preserve">.</w:delText>
        </w:r>
      </w:del>
      <w:del w:id="4782" w:author="PR Preview" w:date="2026-01-01T00:00:00Z">
        <w:r>
          <w:delText xml:space="preserve"> </w:delText>
        </w:r>
      </w:del>
      <w:del w:id="4783" w:author="PR Preview" w:date="2026-01-01T00:00:00Z">
        <w:r>
          <w:delText xml:space="preserve">That formula treats the</w:delText>
        </w:r>
      </w:del>
      <w:del w:id="4784" w:author="PR Preview" w:date="2026-01-01T00:00:00Z">
        <w:r>
          <w:delText xml:space="preserve"> </w:delText>
        </w:r>
      </w:del>
      <m:oMath>
        <m:r>
          <m:t>k</m:t>
        </m:r>
      </m:oMath>
      <w:del w:id="4785" w:author="PR Preview" w:date="2026-01-01T00:00:00Z">
        <w:r>
          <w:delText xml:space="preserve"> </w:delText>
        </w:r>
      </w:del>
      <w:del w:id="4786" w:author="PR Preview" w:date="2026-01-01T00:00:00Z">
        <w:r>
          <w:delText xml:space="preserve">fold errors</w:delText>
        </w:r>
      </w:del>
      <w:del w:id="4787" w:author="PR Preview" w:date="2026-01-01T00:00:00Z">
        <w:r>
          <w:delText xml:space="preserve"> </w:delText>
        </w:r>
      </w:del>
      <w:del w:id="4788" w:author="PR Preview" w:date="2026-01-01T00:00:00Z">
        <w:r>
          <w:delText xml:space="preserve">as if they were independent,</w:delText>
        </w:r>
      </w:del>
      <w:del w:id="4789" w:author="PR Preview" w:date="2026-01-01T00:00:00Z">
        <w:r>
          <w:delText xml:space="preserve"> </w:delText>
        </w:r>
      </w:del>
      <w:del w:id="4790" w:author="PR Preview" w:date="2026-01-01T00:00:00Z">
        <w:r>
          <w:delText xml:space="preserve">which they are not:</w:delText>
        </w:r>
      </w:del>
      <w:del w:id="4791" w:author="PR Preview" w:date="2026-01-01T00:00:00Z">
        <w:r>
          <w:delText xml:space="preserve"> </w:delText>
        </w:r>
      </w:del>
      <w:del w:id="4792" w:author="PR Preview" w:date="2026-01-01T00:00:00Z">
        <w:r>
          <w:delText xml:space="preserve">every pair of folds shares</w:delText>
        </w:r>
      </w:del>
      <w:del w:id="479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2</m:t>
        </m:r>
      </m:oMath>
      <w:del w:id="4794" w:author="PR Preview" w:date="2026-01-01T00:00:00Z">
        <w:r>
          <w:delText xml:space="preserve"> </w:delText>
        </w:r>
      </w:del>
      <w:del w:id="4795" w:author="PR Preview" w:date="2026-01-01T00:00:00Z">
        <w:r>
          <w:delText xml:space="preserve">folds of training data.</w:delText>
        </w:r>
      </w:del>
      <w:del w:id="4796" w:author="PR Preview" w:date="2026-01-01T00:00:00Z">
        <w:r>
          <w:delText xml:space="preserve"> </w:delText>
        </w:r>
      </w:del>
      <w:del w:id="4797" w:author="PR Preview" w:date="2026-01-01T00:00:00Z">
        <w:r>
          <w:delText xml:space="preserve">So</w:delText>
        </w:r>
      </w:del>
      <w:del w:id="479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799" w:author="PR Preview" w:date="2026-01-01T00:00:00Z">
        <w:r>
          <w:delText xml:space="preserve"> </w:delText>
        </w:r>
      </w:del>
      <w:del w:id="4800" w:author="PR Preview" w:date="2026-01-01T00:00:00Z">
        <w:r>
          <w:delText xml:space="preserve">is a rough indication</w:delText>
        </w:r>
      </w:del>
      <w:del w:id="4801" w:author="PR Preview" w:date="2026-01-01T00:00:00Z">
        <w:r>
          <w:delText xml:space="preserve"> </w:delText>
        </w:r>
      </w:del>
      <w:del w:id="4802" w:author="PR Preview" w:date="2026-01-01T00:00:00Z">
        <w:r>
          <w:delText xml:space="preserve">of how much</w:delText>
        </w:r>
      </w:del>
      <w:del w:id="480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804" w:author="PR Preview" w:date="2026-01-01T00:00:00Z">
        <w:r>
          <w:delText xml:space="preserve"> </w:delText>
        </w:r>
      </w:del>
      <w:del w:id="4805" w:author="PR Preview" w:date="2026-01-01T00:00:00Z">
        <w:r>
          <w:delText xml:space="preserve">might change with a different sample,</w:delText>
        </w:r>
      </w:del>
      <w:del w:id="4806" w:author="PR Preview" w:date="2026-01-01T00:00:00Z">
        <w:r>
          <w:delText xml:space="preserve"> </w:delText>
        </w:r>
      </w:del>
      <w:del w:id="4807" w:author="PR Preview" w:date="2026-01-01T00:00:00Z">
        <w:r>
          <w:delText xml:space="preserve">not a</w:delText>
        </w:r>
      </w:del>
      <w:del w:id="4808" w:author="PR Preview" w:date="2026-01-01T00:00:00Z">
        <w:r>
          <w:delText xml:space="preserve"> </w:delText>
        </w:r>
      </w:del>
      <w:hyperlink r:id="rId312">
        <w:del w:id="4809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4810" w:author="PR Preview" w:date="2026-01-01T00:00:00Z">
        <w:r>
          <w:delText xml:space="preserve"> </w:delText>
        </w:r>
      </w:del>
      <w:del w:id="4811" w:author="PR Preview" w:date="2026-01-01T00:00:00Z">
        <w:r>
          <w:delText xml:space="preserve">of</w:delText>
        </w:r>
      </w:del>
      <w:del w:id="481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813" w:author="PR Preview" w:date="2026-01-01T00:00:00Z">
        <w:r>
          <w:delText xml:space="preserve">.</w:delText>
        </w:r>
      </w:del>
    </w:p>
    <w:p>
      <w:pPr>
        <w:pStyle w:val="BodyText"/>
      </w:pPr>
      <w:del w:id="4814" w:author="PR Preview" w:date="2026-01-01T00:00:00Z">
        <w:r>
          <w:rPr>
            <w:b/>
            <w:bCs/>
          </w:rPr>
          <w:delText xml:space="preserve">Definition 61 (Fold mean squared error of a named procedure)</w:delText>
        </w:r>
      </w:del>
      <w:del w:id="4815" w:author="PR Preview" w:date="2026-01-01T00:00:00Z">
        <w:r>
          <w:delText xml:space="preserve"> </w:delText>
        </w:r>
      </w:del>
      <w:del w:id="4816" w:author="PR Preview" w:date="2026-01-01T00:00:00Z">
        <w:r>
          <w:delText xml:space="preserve">The</w:delText>
        </w:r>
      </w:del>
      <w:del w:id="4817" w:author="PR Preview" w:date="2026-01-01T00:00:00Z">
        <w:r>
          <w:delText xml:space="preserve"> </w:delText>
        </w:r>
      </w:del>
      <w:del w:id="4818" w:author="PR Preview" w:date="2026-01-01T00:00:00Z">
        <w:r>
          <w:rPr>
            <w:b/>
            <w:bCs/>
          </w:rPr>
          <w:delText xml:space="preserve">fold mean squared error of procedure</w:delText>
        </w:r>
      </w:del>
      <w:del w:id="4819" w:author="PR Preview" w:date="2026-01-01T00:00:00Z">
        <w:r>
          <w:delText xml:space="preserve"> </w:delText>
        </w:r>
      </w:del>
      <m:oMath>
        <m:r>
          <m:t>g</m:t>
        </m:r>
      </m:oMath>
      <w:del w:id="4820" w:author="PR Preview" w:date="2026-01-01T00:00:00Z">
        <w:r>
          <w:delText xml:space="preserve"> </w:delText>
        </w:r>
      </w:del>
      <w:del w:id="4821" w:author="PR Preview" w:date="2026-01-01T00:00:00Z">
        <w:r>
          <w:delText xml:space="preserve">for</w:delText>
        </w:r>
      </w:del>
      <w:del w:id="4822" w:author="PR Preview" w:date="2026-01-01T00:00:00Z">
        <w:r>
          <w:delText xml:space="preserve"> </w:delText>
        </w:r>
      </w:del>
      <w:hyperlink w:anchor="def-folds">
        <w:del w:id="4823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482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4825" w:author="PR Preview" w:date="2026-01-01T00:00:00Z">
        <w:r>
          <w:delText xml:space="preserve"> </w:delText>
        </w:r>
      </w:del>
      <w:del w:id="4826" w:author="PR Preview" w:date="2026-01-01T00:00:00Z">
        <w:r>
          <w:delText xml:space="preserve">of a training set</w:delText>
        </w:r>
      </w:del>
      <w:del w:id="482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828" w:author="PR Preview" w:date="2026-01-01T00:00:00Z">
        <w:r>
          <w:delText xml:space="preserve">, indexed by</w:delText>
        </w:r>
      </w:del>
      <w:del w:id="4829" w:author="PR Preview" w:date="2026-01-01T00:00:00Z">
        <w:r>
          <w:delText xml:space="preserve"> </w:delText>
        </w:r>
      </w:del>
      <m:oMath>
        <m:r>
          <m:t>I</m:t>
        </m:r>
      </m:oMath>
      <w:del w:id="4830" w:author="PR Preview" w:date="2026-01-01T00:00:00Z">
        <w:r>
          <w:delText xml:space="preserve">,</w:delText>
        </w:r>
      </w:del>
      <w:del w:id="4831" w:author="PR Preview" w:date="2026-01-01T00:00:00Z">
        <w:r>
          <w:delText xml:space="preserve"> </w:delText>
        </w:r>
      </w:del>
      <w:del w:id="4832" w:author="PR Preview" w:date="2026-01-01T00:00:00Z">
        <w:r>
          <w:delText xml:space="preserve">is the</w:delText>
        </w:r>
      </w:del>
      <w:del w:id="4833" w:author="PR Preview" w:date="2026-01-01T00:00:00Z">
        <w:r>
          <w:delText xml:space="preserve"> </w:delText>
        </w:r>
      </w:del>
      <w:hyperlink w:anchor="def-fold-mse">
        <w:del w:id="4834" w:author="PR Preview" w:date="2026-01-01T00:00:00Z">
          <w:r>
            <w:rPr>
              <w:rStyle w:val="Hyperlink"/>
            </w:rPr>
            <w:delText xml:space="preserve">fold mean squared error</w:delText>
          </w:r>
        </w:del>
      </w:hyperlink>
      <w:del w:id="4835" w:author="PR Preview" w:date="2026-01-01T00:00:00Z">
        <w:r>
          <w:delText xml:space="preserve"> </w:delText>
        </w:r>
      </w:del>
      <w:del w:id="4836" w:author="PR Preview" w:date="2026-01-01T00:00:00Z">
        <w:r>
          <w:delText xml:space="preserve">computed with the</w:delText>
        </w:r>
      </w:del>
      <w:del w:id="4837" w:author="PR Preview" w:date="2026-01-01T00:00:00Z">
        <w:r>
          <w:delText xml:space="preserve"> </w:delText>
        </w:r>
      </w:del>
      <w:hyperlink w:anchor="def-fold-out-rule">
        <w:del w:id="4838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4839" w:author="PR Preview" w:date="2026-01-01T00:00:00Z">
        <w:r>
          <w:delText xml:space="preserve"> </w:delText>
        </w:r>
      </w:del>
      <w:del w:id="4840" w:author="PR Preview" w:date="2026-01-01T00:00:00Z">
        <w:r>
          <w:delText xml:space="preserve">that</w:delText>
        </w:r>
      </w:del>
      <w:del w:id="4841" w:author="PR Preview" w:date="2026-01-01T00:00:00Z">
        <w:r>
          <w:delText xml:space="preserve"> </w:delText>
        </w:r>
      </w:del>
      <m:oMath>
        <m:r>
          <m:t>g</m:t>
        </m:r>
      </m:oMath>
      <w:del w:id="4842" w:author="PR Preview" w:date="2026-01-01T00:00:00Z">
        <w:r>
          <w:delText xml:space="preserve"> </w:delText>
        </w:r>
      </w:del>
      <w:del w:id="4843" w:author="PR Preview" w:date="2026-01-01T00:00:00Z">
        <w:r>
          <w:delText xml:space="preserve">produces:</w:delText>
        </w:r>
      </w:del>
    </w:p>
    <w:p>
      <w:pPr>
        <w:pStyle w:val="BodyText"/>
      </w:pPr>
      <w:bookmarkStart w:id="31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del w:id="4844" w:author="PR Preview" w:date="2026-01-01T00:00:00Z">
        <w:r>
          <w:rPr>
            <w:b/>
            <w:bCs/>
          </w:rPr>
          <w:delText xml:space="preserve">Definition 62 (Fold-based standard error of a named procedure)</w:delText>
        </w:r>
      </w:del>
      <w:del w:id="4845" w:author="PR Preview" w:date="2026-01-01T00:00:00Z">
        <w:r>
          <w:delText xml:space="preserve"> </w:delText>
        </w:r>
      </w:del>
      <w:del w:id="4846" w:author="PR Preview" w:date="2026-01-01T00:00:00Z">
        <w:r>
          <w:delText xml:space="preserve">The</w:delText>
        </w:r>
      </w:del>
      <w:del w:id="4847" w:author="PR Preview" w:date="2026-01-01T00:00:00Z">
        <w:r>
          <w:delText xml:space="preserve"> </w:delText>
        </w:r>
      </w:del>
      <w:del w:id="4848" w:author="PR Preview" w:date="2026-01-01T00:00:00Z">
        <w:r>
          <w:rPr>
            <w:b/>
            <w:bCs/>
          </w:rPr>
          <w:delText xml:space="preserve">fold-based standard error of procedure</w:delText>
        </w:r>
      </w:del>
      <w:del w:id="4849" w:author="PR Preview" w:date="2026-01-01T00:00:00Z">
        <w:r>
          <w:delText xml:space="preserve"> </w:delText>
        </w:r>
      </w:del>
      <m:oMath>
        <m:r>
          <m:t>g</m:t>
        </m:r>
      </m:oMath>
      <w:del w:id="4850" w:author="PR Preview" w:date="2026-01-01T00:00:00Z">
        <w:r>
          <w:delText xml:space="preserve"> </w:delText>
        </w:r>
      </w:del>
      <w:del w:id="4851" w:author="PR Preview" w:date="2026-01-01T00:00:00Z">
        <w:r>
          <w:delText xml:space="preserve">on a training set</w:delText>
        </w:r>
      </w:del>
      <w:del w:id="485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853" w:author="PR Preview" w:date="2026-01-01T00:00:00Z">
        <w:r>
          <w:delText xml:space="preserve">,</w:delText>
        </w:r>
      </w:del>
      <w:del w:id="4854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4855" w:author="PR Preview" w:date="2026-01-01T00:00:00Z">
        <w:r>
          <w:delText xml:space="preserve">,</w:delText>
        </w:r>
      </w:del>
      <w:del w:id="4856" w:author="PR Preview" w:date="2026-01-01T00:00:00Z">
        <w:r>
          <w:delText xml:space="preserve"> </w:delText>
        </w:r>
      </w:del>
      <w:del w:id="4857" w:author="PR Preview" w:date="2026-01-01T00:00:00Z">
        <w:r>
          <w:delText xml:space="preserve">is the</w:delText>
        </w:r>
      </w:del>
      <w:del w:id="4858" w:author="PR Preview" w:date="2026-01-01T00:00:00Z">
        <w:r>
          <w:delText xml:space="preserve"> </w:delText>
        </w:r>
      </w:del>
      <w:hyperlink w:anchor="def-cv-se">
        <w:del w:id="4859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4860" w:author="PR Preview" w:date="2026-01-01T00:00:00Z">
        <w:r>
          <w:delText xml:space="preserve"> </w:delText>
        </w:r>
      </w:del>
      <w:del w:id="4861" w:author="PR Preview" w:date="2026-01-01T00:00:00Z">
        <w:r>
          <w:delText xml:space="preserve">computed from the</w:delText>
        </w:r>
      </w:del>
      <w:del w:id="4862" w:author="PR Preview" w:date="2026-01-01T00:00:00Z">
        <w:r>
          <w:delText xml:space="preserve"> </w:delText>
        </w:r>
      </w:del>
      <w:hyperlink w:anchor="def-fold-mse-indexed">
        <w:del w:id="4863" w:author="PR Preview" w:date="2026-01-01T00:00:00Z">
          <w:r>
            <w:rPr>
              <w:rStyle w:val="Hyperlink"/>
            </w:rPr>
            <w:delText xml:space="preserve">fold sMSEs of</w:delText>
          </w:r>
        </w:del>
        <w:del w:id="4864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g</m:t>
          </m:r>
        </m:oMath>
      </w:hyperlink>
      <w:del w:id="4865" w:author="PR Preview" w:date="2026-01-01T00:00:00Z">
        <w:r>
          <w:delText xml:space="preserve">:</w:delText>
        </w:r>
      </w:del>
    </w:p>
    <w:p>
      <w:pPr>
        <w:pStyle w:val="BodyText"/>
      </w:pPr>
      <w:bookmarkStart w:id="31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5"/>
    </w:p>
    <w:p>
      <w:pPr>
        <w:pStyle w:val="FirstParagraph"/>
      </w:pPr>
      <w:del w:id="4866" w:author="PR Preview" w:date="2026-01-01T00:00:00Z">
        <w:r>
          <w:rPr>
            <w:b/>
            <w:bCs/>
          </w:rPr>
          <w:delText xml:space="preserve">Definition 63 (One-standard-error rule)</w:delText>
        </w:r>
      </w:del>
      <w:del w:id="4867" w:author="PR Preview" w:date="2026-01-01T00:00:00Z">
        <w:r>
          <w:delText xml:space="preserve"> </w:delText>
        </w:r>
      </w:del>
      <w:del w:id="4868" w:author="PR Preview" w:date="2026-01-01T00:00:00Z">
        <w:r>
          <w:delText xml:space="preserve">Let</w:delText>
        </w:r>
      </w:del>
      <w:del w:id="486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4870" w:author="PR Preview" w:date="2026-01-01T00:00:00Z">
        <w:r>
          <w:delText xml:space="preserve"> </w:delText>
        </w:r>
      </w:del>
      <w:del w:id="4871" w:author="PR Preview" w:date="2026-01-01T00:00:00Z">
        <w:r>
          <w:delText xml:space="preserve">be candidate</w:delText>
        </w:r>
      </w:del>
      <w:del w:id="4872" w:author="PR Preview" w:date="2026-01-01T00:00:00Z">
        <w:r>
          <w:delText xml:space="preserve"> </w:delText>
        </w:r>
      </w:del>
      <w:hyperlink w:anchor="def-fitting-procedure">
        <w:del w:id="4873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4874" w:author="PR Preview" w:date="2026-01-01T00:00:00Z">
        <w:r>
          <w:delText xml:space="preserve">,</w:delText>
        </w:r>
      </w:del>
      <w:del w:id="4875" w:author="PR Preview" w:date="2026-01-01T00:00:00Z">
        <w:r>
          <w:delText xml:space="preserve"> </w:delText>
        </w:r>
      </w:del>
      <w:del w:id="4876" w:author="PR Preview" w:date="2026-01-01T00:00:00Z">
        <w:r>
          <w:delText xml:space="preserve">each</w:delText>
        </w:r>
      </w:del>
      <w:del w:id="4877" w:author="PR Preview" w:date="2026-01-01T00:00:00Z">
        <w:r>
          <w:delText xml:space="preserve"> </w:delText>
        </w:r>
      </w:del>
      <w:hyperlink w:anchor="def-flexibility">
        <w:del w:id="4878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4879" w:author="PR Preview" w:date="2026-01-01T00:00:00Z">
        <w:r>
          <w:delText xml:space="preserve"> </w:delText>
        </w:r>
      </w:del>
      <w:del w:id="4880" w:author="PR Preview" w:date="2026-01-01T00:00:00Z">
        <w:r>
          <w:delText xml:space="preserve">as the one before,</w:delText>
        </w:r>
      </w:del>
      <w:del w:id="4881" w:author="PR Preview" w:date="2026-01-01T00:00:00Z">
        <w:r>
          <w:delText xml:space="preserve"> </w:delText>
        </w:r>
      </w:del>
      <w:del w:id="4882" w:author="PR Preview" w:date="2026-01-01T00:00:00Z">
        <w:r>
          <w:delText xml:space="preserve">cross-validated on a training set</w:delText>
        </w:r>
      </w:del>
      <w:del w:id="488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884" w:author="PR Preview" w:date="2026-01-01T00:00:00Z">
        <w:r>
          <w:delText xml:space="preserve"> </w:delText>
        </w:r>
      </w:del>
      <w:del w:id="4885" w:author="PR Preview" w:date="2026-01-01T00:00:00Z">
        <w:r>
          <w:delText xml:space="preserve">with the same folds,</w:delText>
        </w:r>
      </w:del>
      <w:del w:id="4886" w:author="PR Preview" w:date="2026-01-01T00:00:00Z">
        <w:r>
          <w:delText xml:space="preserve"> </w:delText>
        </w:r>
      </w:del>
      <w:del w:id="4887" w:author="PR Preview" w:date="2026-01-01T00:00:00Z">
        <w:r>
          <w:delText xml:space="preserve">and let</w:delText>
        </w:r>
      </w:del>
      <w:del w:id="488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del w:id="4889" w:author="PR Preview" w:date="2026-01-01T00:00:00Z">
        <w:r>
          <w:delText xml:space="preserve"> </w:delText>
        </w:r>
      </w:del>
      <w:del w:id="4890" w:author="PR Preview" w:date="2026-01-01T00:00:00Z">
        <w:r>
          <w:delText xml:space="preserve">be the one with the smallest</w:delText>
        </w:r>
      </w:del>
      <w:del w:id="4891" w:author="PR Preview" w:date="2026-01-01T00:00:00Z">
        <w:r>
          <w:delText xml:space="preserve"> </w:delText>
        </w:r>
      </w:del>
      <w:hyperlink w:anchor="def-cv-estimate-indexed">
        <w:del w:id="4892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4893" w:author="PR Preview" w:date="2026-01-01T00:00:00Z">
        <w:r>
          <w:delText xml:space="preserve">.</w:delText>
        </w:r>
      </w:del>
      <w:del w:id="4894" w:author="PR Preview" w:date="2026-01-01T00:00:00Z">
        <w:r>
          <w:delText xml:space="preserve"> </w:delText>
        </w:r>
      </w:del>
      <w:del w:id="4895" w:author="PR Preview" w:date="2026-01-01T00:00:00Z">
        <w:r>
          <w:delText xml:space="preserve">The</w:delText>
        </w:r>
      </w:del>
      <w:del w:id="4896" w:author="PR Preview" w:date="2026-01-01T00:00:00Z">
        <w:r>
          <w:delText xml:space="preserve"> </w:delText>
        </w:r>
      </w:del>
      <w:del w:id="4897" w:author="PR Preview" w:date="2026-01-01T00:00:00Z">
        <w:r>
          <w:rPr>
            <w:b/>
            <w:bCs/>
          </w:rPr>
          <w:delText xml:space="preserve">one-standard-error rule</w:delText>
        </w:r>
      </w:del>
      <w:del w:id="4898" w:author="PR Preview" w:date="2026-01-01T00:00:00Z">
        <w:r>
          <w:delText xml:space="preserve"> </w:delText>
        </w:r>
      </w:del>
      <w:del w:id="4899" w:author="PR Preview" w:date="2026-01-01T00:00:00Z">
        <w:r>
          <w:delText xml:space="preserve">chooses the smallest</w:delText>
        </w:r>
      </w:del>
      <w:del w:id="4900" w:author="PR Preview" w:date="2026-01-01T00:00:00Z">
        <w:r>
          <w:delText xml:space="preserve"> </w:delText>
        </w:r>
      </w:del>
      <m:oMath>
        <m:r>
          <m:t>l</m:t>
        </m:r>
      </m:oMath>
      <w:del w:id="4901" w:author="PR Preview" w:date="2026-01-01T00:00:00Z">
        <w:r>
          <w:delText xml:space="preserve"> </w:delText>
        </w:r>
      </w:del>
      <w:del w:id="4902" w:author="PR Preview" w:date="2026-01-01T00:00:00Z">
        <w:r>
          <w:delText xml:space="preserve">whose estimate is within one</w:delText>
        </w:r>
      </w:del>
      <w:del w:id="4903" w:author="PR Preview" w:date="2026-01-01T00:00:00Z">
        <w:r>
          <w:delText xml:space="preserve"> </w:delText>
        </w:r>
      </w:del>
      <w:hyperlink w:anchor="def-cv-se-indexed">
        <w:del w:id="4904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4905" w:author="PR Preview" w:date="2026-01-01T00:00:00Z">
        <w:r>
          <w:delText xml:space="preserve"> </w:delText>
        </w:r>
      </w:del>
      <w:del w:id="4906" w:author="PR Preview" w:date="2026-01-01T00:00:00Z">
        <w:r>
          <w:delText xml:space="preserve">of the smallest:</w:delText>
        </w:r>
      </w:del>
    </w:p>
    <w:p>
      <w:pPr>
        <w:pStyle w:val="FirstParagraph"/>
      </w:pPr>
      <w:ins w:id="4907" w:author="PR Preview" w:date="2026-01-01T00:00:00Z">
        <w:r>
          <w:rPr>
            <w:b/>
            <w:bCs/>
          </w:rPr>
          <w:t xml:space="preserve">Definition 58 (Nested cross-validation)</w:t>
        </w:r>
      </w:ins>
      <w:ins w:id="4908" w:author="PR Preview" w:date="2026-01-01T00:00:00Z">
        <w:r>
          <w:t xml:space="preserve"> </w:t>
        </w:r>
      </w:ins>
      <w:ins w:id="4909" w:author="PR Preview" w:date="2026-01-01T00:00:00Z">
        <w:r>
          <w:rPr>
            <w:b/>
            <w:bCs/>
          </w:rPr>
          <w:t xml:space="preserve">Nested cross-validation</w:t>
        </w:r>
      </w:ins>
      <w:ins w:id="4910" w:author="PR Preview" w:date="2026-01-01T00:00:00Z">
        <w:r>
          <w:t xml:space="preserve"> </w:t>
        </w:r>
      </w:ins>
      <w:ins w:id="4911" w:author="PR Preview" w:date="2026-01-01T00:00:00Z">
        <w:r>
          <w:t xml:space="preserve">is</w:t>
        </w:r>
      </w:ins>
      <w:ins w:id="4912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4913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4914" w:author="PR Preview" w:date="2026-01-01T00:00:00Z">
        <w:r>
          <w:t xml:space="preserve"> </w:t>
        </w:r>
      </w:ins>
      <w:ins w:id="4915" w:author="PR Preview" w:date="2026-01-01T00:00:00Z">
        <w:r>
          <w:t xml:space="preserve">of the</w:t>
        </w:r>
      </w:ins>
      <w:ins w:id="4916" w:author="PR Preview" w:date="2026-01-01T00:00:00Z">
        <w:r>
          <w:t xml:space="preserve"> </w:t>
        </w:r>
      </w:ins>
      <w:hyperlink w:anchor="def-cv-choice">
        <w:ins w:id="4917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4918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4919" w:author="PR Preview" w:date="2026-01-01T00:00:00Z">
        <w:r>
          <w:t xml:space="preserve">:</w:t>
        </w:r>
      </w:ins>
      <w:ins w:id="4920" w:author="PR Preview" w:date="2026-01-01T00:00:00Z">
        <w:r>
          <w:t xml:space="preserve"> </w:t>
        </w:r>
      </w:ins>
      <w:ins w:id="4921" w:author="PR Preview" w:date="2026-01-01T00:00:00Z">
        <w:r>
          <w:t xml:space="preserve">its estimate on a training set</w:t>
        </w:r>
      </w:ins>
      <w:ins w:id="492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923" w:author="PR Preview" w:date="2026-01-01T00:00:00Z">
        <w:r>
          <w:t xml:space="preserve"> </w:t>
        </w:r>
      </w:ins>
      <w:ins w:id="4924" w:author="PR Preview" w:date="2026-01-01T00:00:00Z">
        <w:r>
          <w:t xml:space="preserve">is</w:t>
        </w:r>
      </w:ins>
    </w:p>
    <w:p>
      <w:pPr>
        <w:pStyle w:val="BodyText"/>
      </w:pPr>
      <w:bookmarkStart w:id="3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1"/>
    </w:p>
    <w:bookmarkEnd w:id="302"/>
    <w:bookmarkStart w:id="303" w:name="rem-source-nested-cv"/>
    <w:p>
      <w:pPr>
        <w:pStyle w:val="FirstParagraph"/>
      </w:pPr>
      <w:ins w:id="4925" w:author="PR Preview" w:date="2026-01-01T00:00:00Z">
        <w:r>
          <w:rPr>
            <w:i/>
            <w:iCs/>
          </w:rPr>
          <w:t xml:space="preserve">Remark 34</w:t>
        </w:r>
      </w:ins>
      <w:ins w:id="4926" w:author="PR Preview" w:date="2026-01-01T00:00:00Z">
        <w:r>
          <w:t xml:space="preserve"> (Source: Nested cross-validation). </w:t>
        </w:r>
      </w:ins>
      <w:ins w:id="4927" w:author="PR Preview" w:date="2026-01-01T00:00:00Z">
        <w:r>
          <w:t xml:space="preserve">Hastie et al. [3, Sec. 7.10.2]</w:t>
        </w:r>
      </w:ins>
      <w:ins w:id="4928" w:author="PR Preview" w:date="2026-01-01T00:00:00Z">
        <w:r>
          <w:t xml:space="preserve"> </w:t>
        </w:r>
      </w:ins>
      <w:ins w:id="4929" w:author="PR Preview" w:date="2026-01-01T00:00:00Z">
        <w:r>
          <w:t xml:space="preserve">for cross-validating every step of a procedure,</w:t>
        </w:r>
      </w:ins>
      <w:ins w:id="4930" w:author="PR Preview" w:date="2026-01-01T00:00:00Z">
        <w:r>
          <w:t xml:space="preserve"> </w:t>
        </w:r>
      </w:ins>
      <w:ins w:id="4931" w:author="PR Preview" w:date="2026-01-01T00:00:00Z">
        <w:r>
          <w:t xml:space="preserve">choices included.</w:t>
        </w:r>
      </w:ins>
    </w:p>
    <w:bookmarkEnd w:id="303"/>
    <w:bookmarkStart w:id="304" w:name="rem-nested-cv"/>
    <w:p>
      <w:pPr>
        <w:pStyle w:val="BodyText"/>
      </w:pPr>
      <w:ins w:id="4932" w:author="PR Preview" w:date="2026-01-01T00:00:00Z">
        <w:r>
          <w:rPr>
            <w:i/>
            <w:iCs/>
          </w:rPr>
          <w:t xml:space="preserve">Remark 35</w:t>
        </w:r>
      </w:ins>
      <w:ins w:id="4933" w:author="PR Preview" w:date="2026-01-01T00:00:00Z">
        <w:r>
          <w:t xml:space="preserve"> (What is nested). </w:t>
        </w:r>
      </w:ins>
      <w:ins w:id="4934" w:author="PR Preview" w:date="2026-01-01T00:00:00Z">
        <w:r>
          <w:t xml:space="preserve">Each fold-out rule of</w:t>
        </w:r>
      </w:ins>
      <w:ins w:id="4935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4936" w:author="PR Preview" w:date="2026-01-01T00:00:00Z">
        <w:r>
          <w:t xml:space="preserve"> </w:t>
        </w:r>
      </w:ins>
      <w:ins w:id="4937" w:author="PR Preview" w:date="2026-01-01T00:00:00Z">
        <w:r>
          <w:t xml:space="preserve">is computed from the observations outside one outer</w:t>
        </w:r>
      </w:ins>
      <w:ins w:id="4938" w:author="PR Preview" w:date="2026-01-01T00:00:00Z">
        <w:r>
          <w:t xml:space="preserve"> </w:t>
        </w:r>
      </w:ins>
      <w:hyperlink w:anchor="def-folds">
        <w:ins w:id="4939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94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941" w:author="PR Preview" w:date="2026-01-01T00:00:00Z">
        <w:r>
          <w:t xml:space="preserve">,</w:t>
        </w:r>
      </w:ins>
      <w:ins w:id="4942" w:author="PR Preview" w:date="2026-01-01T00:00:00Z">
        <w:r>
          <w:t xml:space="preserve"> </w:t>
        </w:r>
      </w:ins>
      <w:ins w:id="4943" w:author="PR Preview" w:date="2026-01-01T00:00:00Z">
        <w:r>
          <w:t xml:space="preserve">so the whole choice,</w:t>
        </w:r>
      </w:ins>
      <w:ins w:id="4944" w:author="PR Preview" w:date="2026-01-01T00:00:00Z">
        <w:r>
          <w:t xml:space="preserve"> </w:t>
        </w:r>
      </w:ins>
      <w:ins w:id="4945" w:author="PR Preview" w:date="2026-01-01T00:00:00Z">
        <w:r>
          <w:t xml:space="preserve">including the cross-validation that</w:t>
        </w:r>
      </w:ins>
      <w:ins w:id="4946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4947" w:author="PR Preview" w:date="2026-01-01T00:00:00Z">
        <w:r>
          <w:t xml:space="preserve"> </w:t>
        </w:r>
      </w:ins>
      <w:ins w:id="4948" w:author="PR Preview" w:date="2026-01-01T00:00:00Z">
        <w:r>
          <w:t xml:space="preserve">runs inside those observations,</w:t>
        </w:r>
      </w:ins>
      <w:ins w:id="4949" w:author="PR Preview" w:date="2026-01-01T00:00:00Z">
        <w:r>
          <w:t xml:space="preserve"> </w:t>
        </w:r>
      </w:ins>
      <w:ins w:id="4950" w:author="PR Preview" w:date="2026-01-01T00:00:00Z">
        <w:r>
          <w:t xml:space="preserve">never sees</w:t>
        </w:r>
      </w:ins>
      <w:ins w:id="495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952" w:author="PR Preview" w:date="2026-01-01T00:00:00Z">
        <w:r>
          <w:t xml:space="preserve">.</w:t>
        </w:r>
      </w:ins>
      <w:ins w:id="4953" w:author="PR Preview" w:date="2026-01-01T00:00:00Z">
        <w:r>
          <w:t xml:space="preserve"> </w:t>
        </w:r>
      </w:ins>
      <w:ins w:id="4954" w:author="PR Preview" w:date="2026-01-01T00:00:00Z">
        <w:r>
          <w:t xml:space="preserve">That inner cross-validation is the nested one.</w:t>
        </w:r>
      </w:ins>
    </w:p>
    <w:bookmarkEnd w:id="304"/>
    <w:bookmarkStart w:id="307" w:name="rem-cv-winner-optimistic"/>
    <w:p>
      <w:pPr>
        <w:pStyle w:val="BodyText"/>
      </w:pPr>
      <w:ins w:id="4955" w:author="PR Preview" w:date="2026-01-01T00:00:00Z">
        <w:r>
          <w:rPr>
            <w:i/>
            <w:iCs/>
          </w:rPr>
          <w:t xml:space="preserve">Remark 36</w:t>
        </w:r>
      </w:ins>
      <w:ins w:id="4956" w:author="PR Preview" w:date="2026-01-01T00:00:00Z">
        <w:r>
          <w:t xml:space="preserve"> (Cross-validation replaces the validation set, not the test set). </w:t>
        </w:r>
      </w:ins>
      <w:ins w:id="4957" w:author="PR Preview" w:date="2026-01-01T00:00:00Z">
        <w:r>
          <w:t xml:space="preserve">Used to choose between models,</w:t>
        </w:r>
      </w:ins>
      <w:ins w:id="4958" w:author="PR Preview" w:date="2026-01-01T00:00:00Z">
        <w:r>
          <w:t xml:space="preserve"> </w:t>
        </w:r>
      </w:ins>
      <w:ins w:id="4959" w:author="PR Preview" w:date="2026-01-01T00:00:00Z">
        <w:r>
          <w:t xml:space="preserve">cross-validation takes the place of the</w:t>
        </w:r>
      </w:ins>
      <w:ins w:id="4960" w:author="PR Preview" w:date="2026-01-01T00:00:00Z">
        <w:r>
          <w:t xml:space="preserve"> </w:t>
        </w:r>
      </w:ins>
      <w:ins w:id="4961" w:author="PR Preview" w:date="2026-01-01T00:00:00Z">
        <w:r>
          <w:rPr>
            <w:i/>
            <w:iCs/>
          </w:rPr>
          <w:t xml:space="preserve">validation</w:t>
        </w:r>
      </w:ins>
      <w:ins w:id="4962" w:author="PR Preview" w:date="2026-01-01T00:00:00Z">
        <w:r>
          <w:t xml:space="preserve"> </w:t>
        </w:r>
      </w:ins>
      <w:ins w:id="4963" w:author="PR Preview" w:date="2026-01-01T00:00:00Z">
        <w:r>
          <w:t xml:space="preserve">set</w:t>
        </w:r>
      </w:ins>
      <w:ins w:id="4964" w:author="PR Preview" w:date="2026-01-01T00:00:00Z">
        <w:r>
          <w:t xml:space="preserve"> </w:t>
        </w:r>
      </w:ins>
      <w:ins w:id="4965" w:author="PR Preview" w:date="2026-01-01T00:00:00Z">
        <w:r>
          <w:t xml:space="preserve">of</w:t>
        </w:r>
      </w:ins>
      <w:ins w:id="4966" w:author="PR Preview" w:date="2026-01-01T00:00:00Z">
        <w:r>
          <w:t xml:space="preserve"> </w:t>
        </w:r>
      </w:ins>
      <w:hyperlink w:anchor="def-data-splits">
        <w:ins w:id="4967" w:author="PR Preview" w:date="2026-01-01T00:00:00Z">
          <w:r>
            <w:rPr>
              <w:rStyle w:val="Hyperlink"/>
            </w:rPr>
            <w:t xml:space="preserve">Definition 37</w:t>
          </w:r>
        </w:ins>
      </w:hyperlink>
      <w:ins w:id="4968" w:author="PR Preview" w:date="2026-01-01T00:00:00Z">
        <w:r>
          <w:t xml:space="preserve">,</w:t>
        </w:r>
      </w:ins>
      <w:ins w:id="4969" w:author="PR Preview" w:date="2026-01-01T00:00:00Z">
        <w:r>
          <w:t xml:space="preserve"> </w:t>
        </w:r>
      </w:ins>
      <w:ins w:id="4970" w:author="PR Preview" w:date="2026-01-01T00:00:00Z">
        <w:r>
          <w:t xml:space="preserve">the one consulted again and again,</w:t>
        </w:r>
      </w:ins>
      <w:ins w:id="4971" w:author="PR Preview" w:date="2026-01-01T00:00:00Z">
        <w:r>
          <w:t xml:space="preserve"> </w:t>
        </w:r>
      </w:ins>
      <w:ins w:id="4972" w:author="PR Preview" w:date="2026-01-01T00:00:00Z">
        <w:r>
          <w:t xml:space="preserve">and not of the test set, which stays unused until the end.</w:t>
        </w:r>
      </w:ins>
      <w:ins w:id="4973" w:author="PR Preview" w:date="2026-01-01T00:00:00Z">
        <w:r>
          <w:t xml:space="preserve"> </w:t>
        </w:r>
      </w:ins>
      <w:ins w:id="4974" w:author="PR Preview" w:date="2026-01-01T00:00:00Z">
        <w:r>
          <w:t xml:space="preserve">The cross-validation estimate of the winning model is optimistic:</w:t>
        </w:r>
      </w:ins>
      <w:ins w:id="4975" w:author="PR Preview" w:date="2026-01-01T00:00:00Z">
        <w:r>
          <w:t xml:space="preserve"> </w:t>
        </w:r>
      </w:ins>
      <w:ins w:id="4976" w:author="PR Preview" w:date="2026-01-01T00:00:00Z">
        <w:r>
          <w:t xml:space="preserve">that model won partly because the particular sample and split happened to favor it,</w:t>
        </w:r>
      </w:ins>
      <w:ins w:id="4977" w:author="PR Preview" w:date="2026-01-01T00:00:00Z">
        <w:r>
          <w:t xml:space="preserve"> </w:t>
        </w:r>
      </w:ins>
      <w:ins w:id="4978" w:author="PR Preview" w:date="2026-01-01T00:00:00Z">
        <w:r>
          <w:t xml:space="preserve">so its estimate is the smallest of several noisy estimates.</w:t>
        </w:r>
      </w:ins>
      <w:ins w:id="4979" w:author="PR Preview" w:date="2026-01-01T00:00:00Z">
        <w:r>
          <w:t xml:space="preserve"> </w:t>
        </w:r>
      </w:ins>
      <w:ins w:id="4980" w:author="PR Preview" w:date="2026-01-01T00:00:00Z">
        <w:r>
          <w:t xml:space="preserve">An honest estimate of the chosen model’s error needs data</w:t>
        </w:r>
      </w:ins>
      <w:ins w:id="4981" w:author="PR Preview" w:date="2026-01-01T00:00:00Z">
        <w:r>
          <w:t xml:space="preserve"> </w:t>
        </w:r>
      </w:ins>
      <w:ins w:id="4982" w:author="PR Preview" w:date="2026-01-01T00:00:00Z">
        <w:r>
          <w:t xml:space="preserve">that took no part in the choice</w:t>
        </w:r>
      </w:ins>
      <w:ins w:id="4983" w:author="PR Preview" w:date="2026-01-01T00:00:00Z">
        <w:r>
          <w:t xml:space="preserve"> </w:t>
        </w:r>
      </w:ins>
      <w:ins w:id="4984" w:author="PR Preview" w:date="2026-01-01T00:00:00Z">
        <w:r>
          <w:t xml:space="preserve">[3, Sec. 7.2]</w:t>
        </w:r>
      </w:ins>
      <w:ins w:id="4985" w:author="PR Preview" w:date="2026-01-01T00:00:00Z">
        <w:r>
          <w:t xml:space="preserve">,</w:t>
        </w:r>
      </w:ins>
      <w:ins w:id="4986" w:author="PR Preview" w:date="2026-01-01T00:00:00Z">
        <w:r>
          <w:t xml:space="preserve"> </w:t>
        </w:r>
      </w:ins>
      <w:ins w:id="4987" w:author="PR Preview" w:date="2026-01-01T00:00:00Z">
        <w:r>
          <w:t xml:space="preserve">such as a</w:t>
        </w:r>
      </w:ins>
      <w:ins w:id="4988" w:author="PR Preview" w:date="2026-01-01T00:00:00Z">
        <w:r>
          <w:t xml:space="preserve"> </w:t>
        </w:r>
      </w:ins>
      <w:hyperlink w:anchor="def-test-set">
        <w:ins w:id="4989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4990" w:author="PR Preview" w:date="2026-01-01T00:00:00Z">
        <w:r>
          <w:t xml:space="preserve">,</w:t>
        </w:r>
      </w:ins>
      <w:ins w:id="4991" w:author="PR Preview" w:date="2026-01-01T00:00:00Z">
        <w:r>
          <w:t xml:space="preserve"> </w:t>
        </w:r>
      </w:ins>
      <w:ins w:id="4992" w:author="PR Preview" w:date="2026-01-01T00:00:00Z">
        <w:r>
          <w:t xml:space="preserve">or the outer folds of</w:t>
        </w:r>
      </w:ins>
      <w:ins w:id="4993" w:author="PR Preview" w:date="2026-01-01T00:00:00Z">
        <w:r>
          <w:t xml:space="preserve"> </w:t>
        </w:r>
      </w:ins>
      <w:hyperlink w:anchor="def-nested-cv">
        <w:ins w:id="4994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4995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7"/>
    <w:bookmarkStart w:id="310" w:name="def-cv-se"/>
    <w:p>
      <w:pPr>
        <w:pStyle w:val="BodyText"/>
      </w:pPr>
      <w:ins w:id="4996" w:author="PR Preview" w:date="2026-01-01T00:00:00Z">
        <w:r>
          <w:rPr>
            <w:b/>
            <w:bCs/>
          </w:rPr>
          <w:t xml:space="preserve">Definition 59 (Fold-based standard error)</w:t>
        </w:r>
      </w:ins>
      <w:ins w:id="4997" w:author="PR Preview" w:date="2026-01-01T00:00:00Z">
        <w:r>
          <w:t xml:space="preserve"> </w:t>
        </w:r>
      </w:ins>
      <w:ins w:id="4998" w:author="PR Preview" w:date="2026-01-01T00:00:00Z">
        <w:r>
          <w:t xml:space="preserve">The</w:t>
        </w:r>
      </w:ins>
      <w:ins w:id="4999" w:author="PR Preview" w:date="2026-01-01T00:00:00Z">
        <w:r>
          <w:t xml:space="preserve"> </w:t>
        </w:r>
      </w:ins>
      <w:ins w:id="5000" w:author="PR Preview" w:date="2026-01-01T00:00:00Z">
        <w:r>
          <w:rPr>
            <w:b/>
            <w:bCs/>
          </w:rPr>
          <w:t xml:space="preserve">fold-based standard error</w:t>
        </w:r>
      </w:ins>
      <w:ins w:id="500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002" w:author="PR Preview" w:date="2026-01-01T00:00:00Z">
        <w:r>
          <w:t xml:space="preserve"> </w:t>
        </w:r>
      </w:ins>
      <w:ins w:id="5003" w:author="PR Preview" w:date="2026-01-01T00:00:00Z">
        <w:r>
          <w:t xml:space="preserve">of a</w:t>
        </w:r>
      </w:ins>
      <w:ins w:id="5004" w:author="PR Preview" w:date="2026-01-01T00:00:00Z">
        <w:r>
          <w:t xml:space="preserve"> </w:t>
        </w:r>
      </w:ins>
      <m:oMath>
        <m:r>
          <m:t>k</m:t>
        </m:r>
      </m:oMath>
      <w:ins w:id="5005" w:author="PR Preview" w:date="2026-01-01T00:00:00Z">
        <w:r>
          <w:t xml:space="preserve">-fold</w:t>
        </w:r>
      </w:ins>
      <w:ins w:id="5006" w:author="PR Preview" w:date="2026-01-01T00:00:00Z">
        <w:r>
          <w:t xml:space="preserve"> </w:t>
        </w:r>
      </w:ins>
      <w:hyperlink w:anchor="def-cv-estimate">
        <w:ins w:id="5007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5008" w:author="PR Preview" w:date="2026-01-01T00:00:00Z">
        <w:r>
          <w:t xml:space="preserve"> </w:t>
        </w:r>
      </w:ins>
      <w:ins w:id="5009" w:author="PR Preview" w:date="2026-01-01T00:00:00Z">
        <w:r>
          <w:t xml:space="preserve">is the</w:t>
        </w:r>
      </w:ins>
      <w:ins w:id="5010" w:author="PR Preview" w:date="2026-01-01T00:00:00Z">
        <w:r>
          <w:t xml:space="preserve"> </w:t>
        </w:r>
      </w:ins>
      <w:hyperlink r:id="rId308">
        <w:ins w:id="5011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5012" w:author="PR Preview" w:date="2026-01-01T00:00:00Z">
        <w:r>
          <w:t xml:space="preserve"> </w:t>
        </w:r>
      </w:ins>
      <w:ins w:id="5013" w:author="PR Preview" w:date="2026-01-01T00:00:00Z">
        <w:r>
          <w:t xml:space="preserve">of the</w:t>
        </w:r>
      </w:ins>
      <w:ins w:id="5014" w:author="PR Preview" w:date="2026-01-01T00:00:00Z">
        <w:r>
          <w:t xml:space="preserve"> </w:t>
        </w:r>
      </w:ins>
      <m:oMath>
        <m:r>
          <m:t>k</m:t>
        </m:r>
      </m:oMath>
      <w:ins w:id="5015" w:author="PR Preview" w:date="2026-01-01T00:00:00Z">
        <w:r>
          <w:t xml:space="preserve"> </w:t>
        </w:r>
      </w:ins>
      <w:hyperlink w:anchor="def-fold-mse">
        <w:ins w:id="5016" w:author="PR Preview" w:date="2026-01-01T00:00:00Z">
          <w:r>
            <w:rPr>
              <w:rStyle w:val="Hyperlink"/>
            </w:rPr>
            <w:t xml:space="preserve">fold sMSEs</w:t>
          </w:r>
        </w:ins>
      </w:hyperlink>
      <w:ins w:id="5017" w:author="PR Preview" w:date="2026-01-01T00:00:00Z">
        <w:r>
          <w:t xml:space="preserve">,</w:t>
        </w:r>
      </w:ins>
      <w:ins w:id="5018" w:author="PR Preview" w:date="2026-01-01T00:00:00Z">
        <w:r>
          <w:t xml:space="preserve"> </w:t>
        </w:r>
      </w:ins>
      <w:ins w:id="5019" w:author="PR Preview" w:date="2026-01-01T00:00:00Z">
        <w:r>
          <w:t xml:space="preserve">divided by</w:t>
        </w:r>
      </w:ins>
      <w:ins w:id="5020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k</m:t>
            </m:r>
          </m:e>
        </m:rad>
      </m:oMath>
      <w:ins w:id="5021" w:author="PR Preview" w:date="2026-01-01T00:00:00Z">
        <w:r>
          <w:t xml:space="preserve">:</w:t>
        </w:r>
      </w:ins>
    </w:p>
    <w:p>
      <w:pPr>
        <w:pStyle w:val="BodyText"/>
      </w:pPr>
      <w:bookmarkStart w:id="30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1" w:name="rem-source-cv-se"/>
    <w:p>
      <w:pPr>
        <w:pStyle w:val="FirstParagraph"/>
      </w:pPr>
      <w:ins w:id="5022" w:author="PR Preview" w:date="2026-01-01T00:00:00Z">
        <w:r>
          <w:rPr>
            <w:i/>
            <w:iCs/>
          </w:rPr>
          <w:t xml:space="preserve">Remark 37</w:t>
        </w:r>
      </w:ins>
      <w:ins w:id="5023" w:author="PR Preview" w:date="2026-01-01T00:00:00Z">
        <w:r>
          <w:t xml:space="preserve"> (Source: Fold-based standard error). </w:t>
        </w:r>
      </w:ins>
      <w:ins w:id="5024" w:author="PR Preview" w:date="2026-01-01T00:00:00Z">
        <w:r>
          <w:t xml:space="preserve">Hastie et al. [3, Sec. 7.10.1]</w:t>
        </w:r>
      </w:ins>
      <w:ins w:id="5025" w:author="PR Preview" w:date="2026-01-01T00:00:00Z">
        <w:r>
          <w:t xml:space="preserve">, who call the result a standard error.</w:t>
        </w:r>
      </w:ins>
    </w:p>
    <w:bookmarkEnd w:id="311"/>
    <w:bookmarkStart w:id="313" w:name="rem-cv-se"/>
    <w:p>
      <w:pPr>
        <w:pStyle w:val="BodyText"/>
      </w:pPr>
      <w:ins w:id="5026" w:author="PR Preview" w:date="2026-01-01T00:00:00Z">
        <w:r>
          <w:rPr>
            <w:i/>
            <w:iCs/>
          </w:rPr>
          <w:t xml:space="preserve">Remark 38</w:t>
        </w:r>
      </w:ins>
      <w:ins w:id="5027" w:author="PR Preview" w:date="2026-01-01T00:00:00Z">
        <w:r>
          <w:t xml:space="preserve"> (The fold-based standard error is only a rough guide). </w:t>
        </w:r>
      </w:ins>
      <w:ins w:id="5028" w:author="PR Preview" w:date="2026-01-01T00:00:00Z">
        <w:r>
          <w:t xml:space="preserve">Hastie et al. [3, Sec. 7.10.1]</w:t>
        </w:r>
      </w:ins>
      <w:ins w:id="5029" w:author="PR Preview" w:date="2026-01-01T00:00:00Z">
        <w:r>
          <w:t xml:space="preserve"> </w:t>
        </w:r>
      </w:ins>
      <w:ins w:id="5030" w:author="PR Preview" w:date="2026-01-01T00:00:00Z">
        <w:r>
          <w:t xml:space="preserve">draw standard-error bars</w:t>
        </w:r>
      </w:ins>
      <w:ins w:id="5031" w:author="PR Preview" w:date="2026-01-01T00:00:00Z">
        <w:r>
          <w:t xml:space="preserve"> </w:t>
        </w:r>
      </w:ins>
      <w:ins w:id="5032" w:author="PR Preview" w:date="2026-01-01T00:00:00Z">
        <w:r>
          <w:t xml:space="preserve">computed from the per-fold errors as in</w:t>
        </w:r>
      </w:ins>
      <w:ins w:id="5033" w:author="PR Preview" w:date="2026-01-01T00:00:00Z">
        <w:r>
          <w:t xml:space="preserve"> </w:t>
        </w:r>
      </w:ins>
      <w:hyperlink w:anchor="eq-cv-se">
        <w:ins w:id="5034" w:author="PR Preview" w:date="2026-01-01T00:00:00Z">
          <w:r>
            <w:rPr>
              <w:rStyle w:val="Hyperlink"/>
            </w:rPr>
            <w:t xml:space="preserve">Equation 59</w:t>
          </w:r>
        </w:ins>
      </w:hyperlink>
      <w:ins w:id="5035" w:author="PR Preview" w:date="2026-01-01T00:00:00Z">
        <w:r>
          <w:t xml:space="preserve">.</w:t>
        </w:r>
      </w:ins>
      <w:ins w:id="5036" w:author="PR Preview" w:date="2026-01-01T00:00:00Z">
        <w:r>
          <w:t xml:space="preserve"> </w:t>
        </w:r>
      </w:ins>
      <w:ins w:id="5037" w:author="PR Preview" w:date="2026-01-01T00:00:00Z">
        <w:r>
          <w:t xml:space="preserve">That formula treats the</w:t>
        </w:r>
      </w:ins>
      <w:ins w:id="5038" w:author="PR Preview" w:date="2026-01-01T00:00:00Z">
        <w:r>
          <w:t xml:space="preserve"> </w:t>
        </w:r>
      </w:ins>
      <m:oMath>
        <m:r>
          <m:t>k</m:t>
        </m:r>
      </m:oMath>
      <w:ins w:id="5039" w:author="PR Preview" w:date="2026-01-01T00:00:00Z">
        <w:r>
          <w:t xml:space="preserve"> </w:t>
        </w:r>
      </w:ins>
      <w:ins w:id="5040" w:author="PR Preview" w:date="2026-01-01T00:00:00Z">
        <w:r>
          <w:t xml:space="preserve">fold errors</w:t>
        </w:r>
      </w:ins>
      <w:ins w:id="5041" w:author="PR Preview" w:date="2026-01-01T00:00:00Z">
        <w:r>
          <w:t xml:space="preserve"> </w:t>
        </w:r>
      </w:ins>
      <w:ins w:id="5042" w:author="PR Preview" w:date="2026-01-01T00:00:00Z">
        <w:r>
          <w:t xml:space="preserve">as if they were independent,</w:t>
        </w:r>
      </w:ins>
      <w:ins w:id="5043" w:author="PR Preview" w:date="2026-01-01T00:00:00Z">
        <w:r>
          <w:t xml:space="preserve"> </w:t>
        </w:r>
      </w:ins>
      <w:ins w:id="5044" w:author="PR Preview" w:date="2026-01-01T00:00:00Z">
        <w:r>
          <w:t xml:space="preserve">which they are not:</w:t>
        </w:r>
      </w:ins>
      <w:ins w:id="5045" w:author="PR Preview" w:date="2026-01-01T00:00:00Z">
        <w:r>
          <w:t xml:space="preserve"> </w:t>
        </w:r>
      </w:ins>
      <w:ins w:id="5046" w:author="PR Preview" w:date="2026-01-01T00:00:00Z">
        <w:r>
          <w:t xml:space="preserve">every pair of folds shares</w:t>
        </w:r>
      </w:ins>
      <w:ins w:id="504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2</m:t>
        </m:r>
      </m:oMath>
      <w:ins w:id="5048" w:author="PR Preview" w:date="2026-01-01T00:00:00Z">
        <w:r>
          <w:t xml:space="preserve"> </w:t>
        </w:r>
      </w:ins>
      <w:ins w:id="5049" w:author="PR Preview" w:date="2026-01-01T00:00:00Z">
        <w:r>
          <w:t xml:space="preserve">folds of training data.</w:t>
        </w:r>
      </w:ins>
      <w:ins w:id="5050" w:author="PR Preview" w:date="2026-01-01T00:00:00Z">
        <w:r>
          <w:t xml:space="preserve"> </w:t>
        </w:r>
      </w:ins>
      <w:ins w:id="5051" w:author="PR Preview" w:date="2026-01-01T00:00:00Z">
        <w:r>
          <w:t xml:space="preserve">So</w:t>
        </w:r>
      </w:ins>
      <w:ins w:id="505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053" w:author="PR Preview" w:date="2026-01-01T00:00:00Z">
        <w:r>
          <w:t xml:space="preserve"> </w:t>
        </w:r>
      </w:ins>
      <w:ins w:id="5054" w:author="PR Preview" w:date="2026-01-01T00:00:00Z">
        <w:r>
          <w:t xml:space="preserve">is a rough indication</w:t>
        </w:r>
      </w:ins>
      <w:ins w:id="5055" w:author="PR Preview" w:date="2026-01-01T00:00:00Z">
        <w:r>
          <w:t xml:space="preserve"> </w:t>
        </w:r>
      </w:ins>
      <w:ins w:id="5056" w:author="PR Preview" w:date="2026-01-01T00:00:00Z">
        <w:r>
          <w:t xml:space="preserve">of how much</w:t>
        </w:r>
      </w:ins>
      <w:ins w:id="505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058" w:author="PR Preview" w:date="2026-01-01T00:00:00Z">
        <w:r>
          <w:t xml:space="preserve"> </w:t>
        </w:r>
      </w:ins>
      <w:ins w:id="5059" w:author="PR Preview" w:date="2026-01-01T00:00:00Z">
        <w:r>
          <w:t xml:space="preserve">might change with a different sample,</w:t>
        </w:r>
      </w:ins>
      <w:ins w:id="5060" w:author="PR Preview" w:date="2026-01-01T00:00:00Z">
        <w:r>
          <w:t xml:space="preserve"> </w:t>
        </w:r>
      </w:ins>
      <w:ins w:id="5061" w:author="PR Preview" w:date="2026-01-01T00:00:00Z">
        <w:r>
          <w:t xml:space="preserve">not a</w:t>
        </w:r>
      </w:ins>
      <w:ins w:id="5062" w:author="PR Preview" w:date="2026-01-01T00:00:00Z">
        <w:r>
          <w:t xml:space="preserve"> </w:t>
        </w:r>
      </w:ins>
      <w:hyperlink r:id="rId312">
        <w:ins w:id="5063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5064" w:author="PR Preview" w:date="2026-01-01T00:00:00Z">
        <w:r>
          <w:t xml:space="preserve"> </w:t>
        </w:r>
      </w:ins>
      <w:ins w:id="5065" w:author="PR Preview" w:date="2026-01-01T00:00:00Z">
        <w:r>
          <w:t xml:space="preserve">of</w:t>
        </w:r>
      </w:ins>
      <w:ins w:id="506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5067" w:author="PR Preview" w:date="2026-01-01T00:00:00Z">
        <w:r>
          <w:t xml:space="preserve">.</w:t>
        </w:r>
      </w:ins>
    </w:p>
    <w:bookmarkEnd w:id="313"/>
    <w:bookmarkStart w:id="315" w:name="def-fold-mse-indexed"/>
    <w:p>
      <w:pPr>
        <w:pStyle w:val="BodyText"/>
      </w:pPr>
      <w:ins w:id="5068" w:author="PR Preview" w:date="2026-01-01T00:00:00Z">
        <w:r>
          <w:rPr>
            <w:b/>
            <w:bCs/>
          </w:rPr>
          <w:t xml:space="preserve">Definition 60 (Fold mean squared error of a named procedure)</w:t>
        </w:r>
      </w:ins>
      <w:ins w:id="5069" w:author="PR Preview" w:date="2026-01-01T00:00:00Z">
        <w:r>
          <w:t xml:space="preserve"> </w:t>
        </w:r>
      </w:ins>
      <w:ins w:id="5070" w:author="PR Preview" w:date="2026-01-01T00:00:00Z">
        <w:r>
          <w:t xml:space="preserve">The</w:t>
        </w:r>
      </w:ins>
      <w:ins w:id="5071" w:author="PR Preview" w:date="2026-01-01T00:00:00Z">
        <w:r>
          <w:t xml:space="preserve"> </w:t>
        </w:r>
      </w:ins>
      <w:ins w:id="5072" w:author="PR Preview" w:date="2026-01-01T00:00:00Z">
        <w:r>
          <w:rPr>
            <w:b/>
            <w:bCs/>
          </w:rPr>
          <w:t xml:space="preserve">fold mean squared error of procedure</w:t>
        </w:r>
      </w:ins>
      <w:ins w:id="5073" w:author="PR Preview" w:date="2026-01-01T00:00:00Z">
        <w:r>
          <w:t xml:space="preserve"> </w:t>
        </w:r>
      </w:ins>
      <m:oMath>
        <m:r>
          <m:t>g</m:t>
        </m:r>
      </m:oMath>
      <w:ins w:id="5074" w:author="PR Preview" w:date="2026-01-01T00:00:00Z">
        <w:r>
          <w:t xml:space="preserve"> </w:t>
        </w:r>
      </w:ins>
      <w:ins w:id="5075" w:author="PR Preview" w:date="2026-01-01T00:00:00Z">
        <w:r>
          <w:t xml:space="preserve">for</w:t>
        </w:r>
      </w:ins>
      <w:ins w:id="5076" w:author="PR Preview" w:date="2026-01-01T00:00:00Z">
        <w:r>
          <w:t xml:space="preserve"> </w:t>
        </w:r>
      </w:ins>
      <w:hyperlink w:anchor="def-folds">
        <w:ins w:id="5077" w:author="PR Preview" w:date="2026-01-01T00:00:00Z">
          <w:r>
            <w:rPr>
              <w:rStyle w:val="Hyperlink"/>
            </w:rPr>
            <w:t xml:space="preserve">fold</w:t>
          </w:r>
        </w:ins>
      </w:hyperlink>
      <w:ins w:id="507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5079" w:author="PR Preview" w:date="2026-01-01T00:00:00Z">
        <w:r>
          <w:t xml:space="preserve"> </w:t>
        </w:r>
      </w:ins>
      <w:ins w:id="5080" w:author="PR Preview" w:date="2026-01-01T00:00:00Z">
        <w:r>
          <w:t xml:space="preserve">of a training set</w:t>
        </w:r>
      </w:ins>
      <w:ins w:id="508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082" w:author="PR Preview" w:date="2026-01-01T00:00:00Z">
        <w:r>
          <w:t xml:space="preserve">, indexed by</w:t>
        </w:r>
      </w:ins>
      <w:ins w:id="5083" w:author="PR Preview" w:date="2026-01-01T00:00:00Z">
        <w:r>
          <w:t xml:space="preserve"> </w:t>
        </w:r>
      </w:ins>
      <m:oMath>
        <m:r>
          <m:t>I</m:t>
        </m:r>
      </m:oMath>
      <w:ins w:id="5084" w:author="PR Preview" w:date="2026-01-01T00:00:00Z">
        <w:r>
          <w:t xml:space="preserve">,</w:t>
        </w:r>
      </w:ins>
      <w:ins w:id="5085" w:author="PR Preview" w:date="2026-01-01T00:00:00Z">
        <w:r>
          <w:t xml:space="preserve"> </w:t>
        </w:r>
      </w:ins>
      <w:ins w:id="5086" w:author="PR Preview" w:date="2026-01-01T00:00:00Z">
        <w:r>
          <w:t xml:space="preserve">is the</w:t>
        </w:r>
      </w:ins>
      <w:ins w:id="5087" w:author="PR Preview" w:date="2026-01-01T00:00:00Z">
        <w:r>
          <w:t xml:space="preserve"> </w:t>
        </w:r>
      </w:ins>
      <w:hyperlink w:anchor="def-fold-mse">
        <w:ins w:id="5088" w:author="PR Preview" w:date="2026-01-01T00:00:00Z">
          <w:r>
            <w:rPr>
              <w:rStyle w:val="Hyperlink"/>
            </w:rPr>
            <w:t xml:space="preserve">fold mean squared error</w:t>
          </w:r>
        </w:ins>
      </w:hyperlink>
      <w:ins w:id="5089" w:author="PR Preview" w:date="2026-01-01T00:00:00Z">
        <w:r>
          <w:t xml:space="preserve"> </w:t>
        </w:r>
      </w:ins>
      <w:ins w:id="5090" w:author="PR Preview" w:date="2026-01-01T00:00:00Z">
        <w:r>
          <w:t xml:space="preserve">computed with the</w:t>
        </w:r>
      </w:ins>
      <w:ins w:id="5091" w:author="PR Preview" w:date="2026-01-01T00:00:00Z">
        <w:r>
          <w:t xml:space="preserve"> </w:t>
        </w:r>
      </w:ins>
      <w:hyperlink w:anchor="def-fold-out-rule">
        <w:ins w:id="5092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5093" w:author="PR Preview" w:date="2026-01-01T00:00:00Z">
        <w:r>
          <w:t xml:space="preserve"> </w:t>
        </w:r>
      </w:ins>
      <w:ins w:id="5094" w:author="PR Preview" w:date="2026-01-01T00:00:00Z">
        <w:r>
          <w:t xml:space="preserve">that</w:t>
        </w:r>
      </w:ins>
      <w:ins w:id="5095" w:author="PR Preview" w:date="2026-01-01T00:00:00Z">
        <w:r>
          <w:t xml:space="preserve"> </w:t>
        </w:r>
      </w:ins>
      <m:oMath>
        <m:r>
          <m:t>g</m:t>
        </m:r>
      </m:oMath>
      <w:ins w:id="5096" w:author="PR Preview" w:date="2026-01-01T00:00:00Z">
        <w:r>
          <w:t xml:space="preserve"> </w:t>
        </w:r>
      </w:ins>
      <w:ins w:id="5097" w:author="PR Preview" w:date="2026-01-01T00:00:00Z">
        <w:r>
          <w:t xml:space="preserve">produces:</w:t>
        </w:r>
      </w:ins>
    </w:p>
    <w:p>
      <w:pPr>
        <w:pStyle w:val="BodyText"/>
      </w:pPr>
      <w:bookmarkStart w:id="314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se-indexed"/>
    <w:p>
      <w:pPr>
        <w:pStyle w:val="FirstParagraph"/>
      </w:pPr>
      <w:ins w:id="5098" w:author="PR Preview" w:date="2026-01-01T00:00:00Z">
        <w:r>
          <w:rPr>
            <w:b/>
            <w:bCs/>
          </w:rPr>
          <w:t xml:space="preserve">Definition 61 (Fold-based standard error of a named procedure)</w:t>
        </w:r>
      </w:ins>
      <w:ins w:id="5099" w:author="PR Preview" w:date="2026-01-01T00:00:00Z">
        <w:r>
          <w:t xml:space="preserve"> </w:t>
        </w:r>
      </w:ins>
      <w:ins w:id="5100" w:author="PR Preview" w:date="2026-01-01T00:00:00Z">
        <w:r>
          <w:t xml:space="preserve">The</w:t>
        </w:r>
      </w:ins>
      <w:ins w:id="5101" w:author="PR Preview" w:date="2026-01-01T00:00:00Z">
        <w:r>
          <w:t xml:space="preserve"> </w:t>
        </w:r>
      </w:ins>
      <w:ins w:id="5102" w:author="PR Preview" w:date="2026-01-01T00:00:00Z">
        <w:r>
          <w:rPr>
            <w:b/>
            <w:bCs/>
          </w:rPr>
          <w:t xml:space="preserve">fold-based standard error of procedure</w:t>
        </w:r>
      </w:ins>
      <w:ins w:id="5103" w:author="PR Preview" w:date="2026-01-01T00:00:00Z">
        <w:r>
          <w:t xml:space="preserve"> </w:t>
        </w:r>
      </w:ins>
      <m:oMath>
        <m:r>
          <m:t>g</m:t>
        </m:r>
      </m:oMath>
      <w:ins w:id="5104" w:author="PR Preview" w:date="2026-01-01T00:00:00Z">
        <w:r>
          <w:t xml:space="preserve"> </w:t>
        </w:r>
      </w:ins>
      <w:ins w:id="5105" w:author="PR Preview" w:date="2026-01-01T00:00:00Z">
        <w:r>
          <w:t xml:space="preserve">on a training set</w:t>
        </w:r>
      </w:ins>
      <w:ins w:id="510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107" w:author="PR Preview" w:date="2026-01-01T00:00:00Z">
        <w:r>
          <w:t xml:space="preserve">,</w:t>
        </w:r>
      </w:ins>
      <w:ins w:id="5108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5109" w:author="PR Preview" w:date="2026-01-01T00:00:00Z">
        <w:r>
          <w:t xml:space="preserve">,</w:t>
        </w:r>
      </w:ins>
      <w:ins w:id="5110" w:author="PR Preview" w:date="2026-01-01T00:00:00Z">
        <w:r>
          <w:t xml:space="preserve"> </w:t>
        </w:r>
      </w:ins>
      <w:ins w:id="5111" w:author="PR Preview" w:date="2026-01-01T00:00:00Z">
        <w:r>
          <w:t xml:space="preserve">is the</w:t>
        </w:r>
      </w:ins>
      <w:ins w:id="5112" w:author="PR Preview" w:date="2026-01-01T00:00:00Z">
        <w:r>
          <w:t xml:space="preserve"> </w:t>
        </w:r>
      </w:ins>
      <w:hyperlink w:anchor="def-cv-se">
        <w:ins w:id="5113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5114" w:author="PR Preview" w:date="2026-01-01T00:00:00Z">
        <w:r>
          <w:t xml:space="preserve"> </w:t>
        </w:r>
      </w:ins>
      <w:ins w:id="5115" w:author="PR Preview" w:date="2026-01-01T00:00:00Z">
        <w:r>
          <w:t xml:space="preserve">computed from the</w:t>
        </w:r>
      </w:ins>
      <w:ins w:id="5116" w:author="PR Preview" w:date="2026-01-01T00:00:00Z">
        <w:r>
          <w:t xml:space="preserve"> </w:t>
        </w:r>
      </w:ins>
      <w:hyperlink w:anchor="def-fold-mse-indexed">
        <w:ins w:id="5117" w:author="PR Preview" w:date="2026-01-01T00:00:00Z">
          <w:r>
            <w:rPr>
              <w:rStyle w:val="Hyperlink"/>
            </w:rPr>
            <w:t xml:space="preserve">fold sMSEs of</w:t>
          </w:r>
        </w:ins>
        <w:ins w:id="5118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g</m:t>
          </m:r>
        </m:oMath>
      </w:hyperlink>
      <w:ins w:id="5119" w:author="PR Preview" w:date="2026-01-01T00:00:00Z">
        <w:r>
          <w:t xml:space="preserve">:</w:t>
        </w:r>
      </w:ins>
    </w:p>
    <w:p>
      <w:pPr>
        <w:pStyle w:val="BodyText"/>
      </w:pPr>
      <w:bookmarkStart w:id="316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9" w:name="def-one-se-rule"/>
    <w:p>
      <w:pPr>
        <w:pStyle w:val="FirstParagraph"/>
      </w:pPr>
      <w:ins w:id="5120" w:author="PR Preview" w:date="2026-01-01T00:00:00Z">
        <w:r>
          <w:rPr>
            <w:b/>
            <w:bCs/>
          </w:rPr>
          <w:t xml:space="preserve">Definition 62 (One-standard-error rule)</w:t>
        </w:r>
      </w:ins>
      <w:ins w:id="5121" w:author="PR Preview" w:date="2026-01-01T00:00:00Z">
        <w:r>
          <w:t xml:space="preserve"> </w:t>
        </w:r>
      </w:ins>
      <w:ins w:id="5122" w:author="PR Preview" w:date="2026-01-01T00:00:00Z">
        <w:r>
          <w:t xml:space="preserve">Let</w:t>
        </w:r>
      </w:ins>
      <w:ins w:id="512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5124" w:author="PR Preview" w:date="2026-01-01T00:00:00Z">
        <w:r>
          <w:t xml:space="preserve"> </w:t>
        </w:r>
      </w:ins>
      <w:ins w:id="5125" w:author="PR Preview" w:date="2026-01-01T00:00:00Z">
        <w:r>
          <w:t xml:space="preserve">be candidate</w:t>
        </w:r>
      </w:ins>
      <w:ins w:id="5126" w:author="PR Preview" w:date="2026-01-01T00:00:00Z">
        <w:r>
          <w:t xml:space="preserve"> </w:t>
        </w:r>
      </w:ins>
      <w:hyperlink w:anchor="def-fitting-procedure">
        <w:ins w:id="5127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5128" w:author="PR Preview" w:date="2026-01-01T00:00:00Z">
        <w:r>
          <w:t xml:space="preserve">,</w:t>
        </w:r>
      </w:ins>
      <w:ins w:id="5129" w:author="PR Preview" w:date="2026-01-01T00:00:00Z">
        <w:r>
          <w:t xml:space="preserve"> </w:t>
        </w:r>
      </w:ins>
      <w:ins w:id="5130" w:author="PR Preview" w:date="2026-01-01T00:00:00Z">
        <w:r>
          <w:t xml:space="preserve">each</w:t>
        </w:r>
      </w:ins>
      <w:ins w:id="5131" w:author="PR Preview" w:date="2026-01-01T00:00:00Z">
        <w:r>
          <w:t xml:space="preserve"> </w:t>
        </w:r>
      </w:ins>
      <w:hyperlink w:anchor="def-flexibility">
        <w:ins w:id="5132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5133" w:author="PR Preview" w:date="2026-01-01T00:00:00Z">
        <w:r>
          <w:t xml:space="preserve"> </w:t>
        </w:r>
      </w:ins>
      <w:ins w:id="5134" w:author="PR Preview" w:date="2026-01-01T00:00:00Z">
        <w:r>
          <w:t xml:space="preserve">as the one before,</w:t>
        </w:r>
      </w:ins>
      <w:ins w:id="5135" w:author="PR Preview" w:date="2026-01-01T00:00:00Z">
        <w:r>
          <w:t xml:space="preserve"> </w:t>
        </w:r>
      </w:ins>
      <w:ins w:id="5136" w:author="PR Preview" w:date="2026-01-01T00:00:00Z">
        <w:r>
          <w:t xml:space="preserve">cross-validated on a training set</w:t>
        </w:r>
      </w:ins>
      <w:ins w:id="513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138" w:author="PR Preview" w:date="2026-01-01T00:00:00Z">
        <w:r>
          <w:t xml:space="preserve"> </w:t>
        </w:r>
      </w:ins>
      <w:ins w:id="5139" w:author="PR Preview" w:date="2026-01-01T00:00:00Z">
        <w:r>
          <w:t xml:space="preserve">with the same folds,</w:t>
        </w:r>
      </w:ins>
      <w:ins w:id="5140" w:author="PR Preview" w:date="2026-01-01T00:00:00Z">
        <w:r>
          <w:t xml:space="preserve"> </w:t>
        </w:r>
      </w:ins>
      <w:ins w:id="5141" w:author="PR Preview" w:date="2026-01-01T00:00:00Z">
        <w:r>
          <w:t xml:space="preserve">and let</w:t>
        </w:r>
      </w:ins>
      <w:ins w:id="514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ins w:id="5143" w:author="PR Preview" w:date="2026-01-01T00:00:00Z">
        <w:r>
          <w:t xml:space="preserve"> </w:t>
        </w:r>
      </w:ins>
      <w:ins w:id="5144" w:author="PR Preview" w:date="2026-01-01T00:00:00Z">
        <w:r>
          <w:t xml:space="preserve">be the one with the smallest</w:t>
        </w:r>
      </w:ins>
      <w:ins w:id="5145" w:author="PR Preview" w:date="2026-01-01T00:00:00Z">
        <w:r>
          <w:t xml:space="preserve"> </w:t>
        </w:r>
      </w:ins>
      <w:hyperlink w:anchor="def-cv-estimate-indexed">
        <w:ins w:id="5146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5147" w:author="PR Preview" w:date="2026-01-01T00:00:00Z">
        <w:r>
          <w:t xml:space="preserve">.</w:t>
        </w:r>
      </w:ins>
      <w:ins w:id="5148" w:author="PR Preview" w:date="2026-01-01T00:00:00Z">
        <w:r>
          <w:t xml:space="preserve"> </w:t>
        </w:r>
      </w:ins>
      <w:ins w:id="5149" w:author="PR Preview" w:date="2026-01-01T00:00:00Z">
        <w:r>
          <w:t xml:space="preserve">The</w:t>
        </w:r>
      </w:ins>
      <w:ins w:id="5150" w:author="PR Preview" w:date="2026-01-01T00:00:00Z">
        <w:r>
          <w:t xml:space="preserve"> </w:t>
        </w:r>
      </w:ins>
      <w:ins w:id="5151" w:author="PR Preview" w:date="2026-01-01T00:00:00Z">
        <w:r>
          <w:rPr>
            <w:b/>
            <w:bCs/>
          </w:rPr>
          <w:t xml:space="preserve">one-standard-error rule</w:t>
        </w:r>
      </w:ins>
      <w:ins w:id="5152" w:author="PR Preview" w:date="2026-01-01T00:00:00Z">
        <w:r>
          <w:t xml:space="preserve"> </w:t>
        </w:r>
      </w:ins>
      <w:ins w:id="5153" w:author="PR Preview" w:date="2026-01-01T00:00:00Z">
        <w:r>
          <w:t xml:space="preserve">chooses the smallest</w:t>
        </w:r>
      </w:ins>
      <w:ins w:id="5154" w:author="PR Preview" w:date="2026-01-01T00:00:00Z">
        <w:r>
          <w:t xml:space="preserve"> </w:t>
        </w:r>
      </w:ins>
      <m:oMath>
        <m:r>
          <m:t>l</m:t>
        </m:r>
      </m:oMath>
      <w:ins w:id="5155" w:author="PR Preview" w:date="2026-01-01T00:00:00Z">
        <w:r>
          <w:t xml:space="preserve"> </w:t>
        </w:r>
      </w:ins>
      <w:ins w:id="5156" w:author="PR Preview" w:date="2026-01-01T00:00:00Z">
        <w:r>
          <w:t xml:space="preserve">whose estimate is within one</w:t>
        </w:r>
      </w:ins>
      <w:ins w:id="5157" w:author="PR Preview" w:date="2026-01-01T00:00:00Z">
        <w:r>
          <w:t xml:space="preserve"> </w:t>
        </w:r>
      </w:ins>
      <w:hyperlink w:anchor="def-cv-se-indexed">
        <w:ins w:id="5158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5159" w:author="PR Preview" w:date="2026-01-01T00:00:00Z">
        <w:r>
          <w:t xml:space="preserve"> </w:t>
        </w:r>
      </w:ins>
      <w:ins w:id="5160" w:author="PR Preview" w:date="2026-01-01T00:00:00Z">
        <w:r>
          <w:t xml:space="preserve">of the smallest:</w:t>
        </w:r>
      </w:ins>
    </w:p>
    <w:p>
      <w:pPr>
        <w:pStyle w:val="BodyText"/>
      </w:pPr>
      <w:bookmarkStart w:id="318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9"/>
    <w:bookmarkStart w:id="324" w:name="exm-one-se-rule"/>
    <w:p>
      <w:pPr>
        <w:pStyle w:val="BodyText"/>
      </w:pPr>
      <w:del w:id="5161" w:author="PR Preview" w:date="2026-01-01T00:00:00Z">
        <w:r>
          <w:rPr>
            <w:b/>
            <w:bCs/>
          </w:rPr>
          <w:delText xml:space="preserve">Example 33 (The one-standard-error rule for the simulated polynomials)</w:delText>
        </w:r>
      </w:del>
      <w:del w:id="5162" w:author="PR Preview" w:date="2026-01-01T00:00:00Z">
        <w:r>
          <w:delText xml:space="preserve"> </w:delText>
        </w:r>
      </w:del>
      <w:del w:id="5163" w:author="PR Preview" w:date="2026-01-01T00:00:00Z">
        <w:r>
          <w:delText xml:space="preserve">This example applies 10-fold cross-validation</w:delText>
        </w:r>
      </w:del>
      <w:del w:id="5164" w:author="PR Preview" w:date="2026-01-01T00:00:00Z">
        <w:r>
          <w:delText xml:space="preserve"> </w:delText>
        </w:r>
      </w:del>
      <w:del w:id="5165" w:author="PR Preview" w:date="2026-01-01T00:00:00Z">
        <w:r>
          <w:delText xml:space="preserve">to the simulated training set of</w:delText>
        </w:r>
      </w:del>
      <w:del w:id="5166" w:author="PR Preview" w:date="2026-01-01T00:00:00Z">
        <w:r>
          <w:delText xml:space="preserve"> </w:delText>
        </w:r>
      </w:del>
      <w:hyperlink w:anchor="exm-train-test-error-simulated">
        <w:del w:id="5167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5168" w:author="PR Preview" w:date="2026-01-01T00:00:00Z">
        <w:r>
          <w:delText xml:space="preserve">,</w:delText>
        </w:r>
      </w:del>
      <w:del w:id="5169" w:author="PR Preview" w:date="2026-01-01T00:00:00Z">
        <w:r>
          <w:delText xml:space="preserve"> </w:delText>
        </w:r>
      </w:del>
      <w:del w:id="5170" w:author="PR Preview" w:date="2026-01-01T00:00:00Z">
        <w:r>
          <w:delText xml:space="preserve">records the sMSE in each fold,</w:delText>
        </w:r>
      </w:del>
      <w:del w:id="5171" w:author="PR Preview" w:date="2026-01-01T00:00:00Z">
        <w:r>
          <w:delText xml:space="preserve"> </w:delText>
        </w:r>
      </w:del>
      <w:del w:id="5172" w:author="PR Preview" w:date="2026-01-01T00:00:00Z">
        <w:r>
          <w:delText xml:space="preserve">and applies</w:delText>
        </w:r>
      </w:del>
      <w:del w:id="5173" w:author="PR Preview" w:date="2026-01-01T00:00:00Z">
        <w:r>
          <w:delText xml:space="preserve"> </w:delText>
        </w:r>
      </w:del>
      <w:hyperlink w:anchor="def-one-se-rule">
        <w:del w:id="5174" w:author="PR Preview" w:date="2026-01-01T00:00:00Z">
          <w:r>
            <w:rPr>
              <w:rStyle w:val="Hyperlink"/>
            </w:rPr>
            <w:delText xml:space="preserve">Definition 63</w:delText>
          </w:r>
        </w:del>
      </w:hyperlink>
      <w:del w:id="5175" w:author="PR Preview" w:date="2026-01-01T00:00:00Z">
        <w:r>
          <w:delText xml:space="preserve"> </w:delText>
        </w:r>
      </w:del>
      <w:del w:id="5176" w:author="PR Preview" w:date="2026-01-01T00:00:00Z">
        <w:r>
          <w:delText xml:space="preserve">to the ten degrees.</w:delText>
        </w:r>
      </w:del>
    </w:p>
    <w:p>
      <w:pPr>
        <w:pStyle w:val="BodyText"/>
      </w:pPr>
      <w:ins w:id="5177" w:author="PR Preview" w:date="2026-01-01T00:00:00Z">
        <w:r>
          <w:rPr>
            <w:b/>
            <w:bCs/>
          </w:rPr>
          <w:t xml:space="preserve">Example 33 (The one-standard-error rule for the simulated polynomials)</w:t>
        </w:r>
      </w:ins>
      <w:ins w:id="5178" w:author="PR Preview" w:date="2026-01-01T00:00:00Z">
        <w:r>
          <w:t xml:space="preserve"> </w:t>
        </w:r>
      </w:ins>
      <w:ins w:id="5179" w:author="PR Preview" w:date="2026-01-01T00:00:00Z">
        <w:r>
          <w:t xml:space="preserve">This example applies 10-fold cross-validation</w:t>
        </w:r>
      </w:ins>
      <w:ins w:id="5180" w:author="PR Preview" w:date="2026-01-01T00:00:00Z">
        <w:r>
          <w:t xml:space="preserve"> </w:t>
        </w:r>
      </w:ins>
      <w:ins w:id="5181" w:author="PR Preview" w:date="2026-01-01T00:00:00Z">
        <w:r>
          <w:t xml:space="preserve">to the simulated training set of</w:t>
        </w:r>
      </w:ins>
      <w:ins w:id="5182" w:author="PR Preview" w:date="2026-01-01T00:00:00Z">
        <w:r>
          <w:t xml:space="preserve"> </w:t>
        </w:r>
      </w:ins>
      <w:hyperlink w:anchor="exm-train-test-error-simulated">
        <w:ins w:id="5183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5184" w:author="PR Preview" w:date="2026-01-01T00:00:00Z">
        <w:r>
          <w:t xml:space="preserve">,</w:t>
        </w:r>
      </w:ins>
      <w:ins w:id="5185" w:author="PR Preview" w:date="2026-01-01T00:00:00Z">
        <w:r>
          <w:t xml:space="preserve"> </w:t>
        </w:r>
      </w:ins>
      <w:ins w:id="5186" w:author="PR Preview" w:date="2026-01-01T00:00:00Z">
        <w:r>
          <w:t xml:space="preserve">records the sMSE in each fold,</w:t>
        </w:r>
      </w:ins>
      <w:ins w:id="5187" w:author="PR Preview" w:date="2026-01-01T00:00:00Z">
        <w:r>
          <w:t xml:space="preserve"> </w:t>
        </w:r>
      </w:ins>
      <w:ins w:id="5188" w:author="PR Preview" w:date="2026-01-01T00:00:00Z">
        <w:r>
          <w:t xml:space="preserve">and applies</w:t>
        </w:r>
      </w:ins>
      <w:ins w:id="5189" w:author="PR Preview" w:date="2026-01-01T00:00:00Z">
        <w:r>
          <w:t xml:space="preserve"> </w:t>
        </w:r>
      </w:ins>
      <w:hyperlink w:anchor="def-one-se-rule">
        <w:ins w:id="5190" w:author="PR Preview" w:date="2026-01-01T00:00:00Z">
          <w:r>
            <w:rPr>
              <w:rStyle w:val="Hyperlink"/>
            </w:rPr>
            <w:t xml:space="preserve">Definition 62</w:t>
          </w:r>
        </w:ins>
      </w:hyperlink>
      <w:ins w:id="5191" w:author="PR Preview" w:date="2026-01-01T00:00:00Z">
        <w:r>
          <w:t xml:space="preserve"> </w:t>
        </w:r>
      </w:ins>
      <w:ins w:id="5192" w:author="PR Preview" w:date="2026-01-01T00:00:00Z">
        <w:r>
          <w:t xml:space="preserve">to the ten degrees.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del w:id="5193" w:author="PR Preview" w:date="2026-01-01T00:00:00Z">
        <w:r>
          <w:delText xml:space="preserve">With 30 observations and 10 folds,</w:delText>
        </w:r>
      </w:del>
      <w:del w:id="5194" w:author="PR Preview" w:date="2026-01-01T00:00:00Z">
        <w:r>
          <w:delText xml:space="preserve"> </w:delText>
        </w:r>
      </w:del>
      <w:del w:id="5195" w:author="PR Preview" w:date="2026-01-01T00:00:00Z">
        <w:r>
          <w:delText xml:space="preserve">each fold holds 3 observations,</w:delText>
        </w:r>
      </w:del>
      <w:del w:id="5196" w:author="PR Preview" w:date="2026-01-01T00:00:00Z">
        <w:r>
          <w:delText xml:space="preserve"> </w:delText>
        </w:r>
      </w:del>
      <w:del w:id="5197" w:author="PR Preview" w:date="2026-01-01T00:00:00Z">
        <w:r>
          <w:delText xml:space="preserve">so all ten folds have equal size</w:delText>
        </w:r>
      </w:del>
      <w:del w:id="5198" w:author="PR Preview" w:date="2026-01-01T00:00:00Z">
        <w:r>
          <w:delText xml:space="preserve"> </w:delText>
        </w:r>
      </w:del>
      <w:del w:id="5199" w:author="PR Preview" w:date="2026-01-01T00:00:00Z">
        <w:r>
          <w:delText xml:space="preserve">and</w:delText>
        </w:r>
      </w:del>
      <w:del w:id="5200" w:author="PR Preview" w:date="2026-01-01T00:00:00Z">
        <w:r>
          <w:delText xml:space="preserve"> </w:delText>
        </w:r>
      </w:del>
      <w:del w:id="5201" w:author="PR Preview" w:date="2026-01-01T00:00:00Z">
        <w:r>
          <w:rPr>
            <w:rStyle w:val="VerbatimChar"/>
          </w:rPr>
          <w:delText xml:space="preserve">cv</w:delText>
        </w:r>
      </w:del>
      <w:del w:id="5202" w:author="PR Preview" w:date="2026-01-01T00:00:00Z">
        <w:r>
          <w:delText xml:space="preserve"> </w:delText>
        </w:r>
      </w:del>
      <w:del w:id="5203" w:author="PR Preview" w:date="2026-01-01T00:00:00Z">
        <w:r>
          <w:delText xml:space="preserve">is</w:delText>
        </w:r>
      </w:del>
      <w:del w:id="520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del w:id="5205" w:author="PR Preview" w:date="2026-01-01T00:00:00Z">
        <w:r>
          <w:delText xml:space="preserve"> </w:delText>
        </w:r>
      </w:del>
      <w:del w:id="5206" w:author="PR Preview" w:date="2026-01-01T00:00:00Z">
        <w:r>
          <w:delText xml:space="preserve">(</w:delText>
        </w:r>
      </w:del>
      <w:hyperlink w:anchor="rem-cv-estimate">
        <w:del w:id="5207" w:author="PR Preview" w:date="2026-01-01T00:00:00Z">
          <w:r>
            <w:rPr>
              <w:rStyle w:val="Hyperlink"/>
            </w:rPr>
            <w:delText xml:space="preserve">Remark 25</w:delText>
          </w:r>
        </w:del>
      </w:hyperlink>
      <w:del w:id="5208" w:author="PR Preview" w:date="2026-01-01T00:00:00Z">
        <w:r>
          <w:delText xml:space="preserve">).</w:delText>
        </w:r>
      </w:del>
    </w:p>
    <w:p>
      <w:pPr>
        <w:pStyle w:val="FirstParagraph"/>
      </w:pPr>
      <w:ins w:id="5209" w:author="PR Preview" w:date="2026-01-01T00:00:00Z">
        <w:r>
          <w:t xml:space="preserve">With 30 observations and 10 folds,</w:t>
        </w:r>
      </w:ins>
      <w:ins w:id="5210" w:author="PR Preview" w:date="2026-01-01T00:00:00Z">
        <w:r>
          <w:t xml:space="preserve"> </w:t>
        </w:r>
      </w:ins>
      <w:ins w:id="5211" w:author="PR Preview" w:date="2026-01-01T00:00:00Z">
        <w:r>
          <w:t xml:space="preserve">each fold holds 3 observations,</w:t>
        </w:r>
      </w:ins>
      <w:ins w:id="5212" w:author="PR Preview" w:date="2026-01-01T00:00:00Z">
        <w:r>
          <w:t xml:space="preserve"> </w:t>
        </w:r>
      </w:ins>
      <w:ins w:id="5213" w:author="PR Preview" w:date="2026-01-01T00:00:00Z">
        <w:r>
          <w:t xml:space="preserve">so all ten folds have equal size</w:t>
        </w:r>
      </w:ins>
      <w:ins w:id="5214" w:author="PR Preview" w:date="2026-01-01T00:00:00Z">
        <w:r>
          <w:t xml:space="preserve"> </w:t>
        </w:r>
      </w:ins>
      <w:ins w:id="5215" w:author="PR Preview" w:date="2026-01-01T00:00:00Z">
        <w:r>
          <w:t xml:space="preserve">and</w:t>
        </w:r>
      </w:ins>
      <w:ins w:id="5216" w:author="PR Preview" w:date="2026-01-01T00:00:00Z">
        <w:r>
          <w:t xml:space="preserve"> </w:t>
        </w:r>
      </w:ins>
      <w:ins w:id="5217" w:author="PR Preview" w:date="2026-01-01T00:00:00Z">
        <w:r>
          <w:rPr>
            <w:rStyle w:val="VerbatimChar"/>
          </w:rPr>
          <w:t xml:space="preserve">cv</w:t>
        </w:r>
      </w:ins>
      <w:ins w:id="5218" w:author="PR Preview" w:date="2026-01-01T00:00:00Z">
        <w:r>
          <w:t xml:space="preserve"> </w:t>
        </w:r>
      </w:ins>
      <w:ins w:id="5219" w:author="PR Preview" w:date="2026-01-01T00:00:00Z">
        <w:r>
          <w:t xml:space="preserve">is</w:t>
        </w:r>
      </w:ins>
      <w:ins w:id="522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ins w:id="5221" w:author="PR Preview" w:date="2026-01-01T00:00:00Z">
        <w:r>
          <w:t xml:space="preserve"> </w:t>
        </w:r>
      </w:ins>
      <w:ins w:id="5222" w:author="PR Preview" w:date="2026-01-01T00:00:00Z">
        <w:r>
          <w:t xml:space="preserve">(</w:t>
        </w:r>
      </w:ins>
      <w:hyperlink w:anchor="rem-cv-estimate">
        <w:ins w:id="5223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5224" w:author="PR Preview" w:date="2026-01-01T00:00:00Z">
        <w:r>
          <w:t xml:space="preserve">).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3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3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4"/>
    <w:bookmarkEnd w:id="325"/>
    <w:bookmarkStart w:id="331" w:name="sec-cv-whole-procedure"/>
    <w:p>
      <w:pPr>
        <w:pStyle w:val="Heading2"/>
      </w:pPr>
      <w:r>
        <w:t xml:space="preserve">9 Cross-validating the whole procedure</w:t>
      </w:r>
    </w:p>
    <w:bookmarkStart w:id="328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8"/>
    <w:bookmarkStart w:id="329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9"/>
    <w:bookmarkStart w:id="330" w:name="rem-cv-every-step"/>
    <w:p>
      <w:pPr>
        <w:pStyle w:val="BodyText"/>
      </w:pPr>
      <w:del w:id="5225" w:author="PR Preview" w:date="2026-01-01T00:00:00Z">
        <w:r>
          <w:rPr>
            <w:i/>
            <w:iCs/>
          </w:rPr>
          <w:delText xml:space="preserve">Remark 38</w:delText>
        </w:r>
      </w:del>
      <w:del w:id="5226" w:author="PR Preview" w:date="2026-01-01T00:00:00Z">
        <w:r>
          <w:delText xml:space="preserve"> (Cross-validate the whole procedure). </w:delText>
        </w:r>
      </w:del>
      <w:del w:id="5227" w:author="PR Preview" w:date="2026-01-01T00:00:00Z">
        <w:r>
          <w:delText xml:space="preserve">Every step that uses the outcome is part of fitting,</w:delText>
        </w:r>
      </w:del>
      <w:del w:id="5228" w:author="PR Preview" w:date="2026-01-01T00:00:00Z">
        <w:r>
          <w:delText xml:space="preserve"> </w:delText>
        </w:r>
      </w:del>
      <w:del w:id="5229" w:author="PR Preview" w:date="2026-01-01T00:00:00Z">
        <w:r>
          <w:delText xml:space="preserve">and must be repeated inside each fold</w:delText>
        </w:r>
      </w:del>
      <w:del w:id="5230" w:author="PR Preview" w:date="2026-01-01T00:00:00Z">
        <w:r>
          <w:delText xml:space="preserve"> </w:delText>
        </w:r>
      </w:del>
      <w:del w:id="5231" w:author="PR Preview" w:date="2026-01-01T00:00:00Z">
        <w:r>
          <w:delText xml:space="preserve">using only that fold’s training observations</w:delText>
        </w:r>
      </w:del>
      <w:del w:id="5232" w:author="PR Preview" w:date="2026-01-01T00:00:00Z">
        <w:r>
          <w:delText xml:space="preserve"> </w:delText>
        </w:r>
      </w:del>
      <w:del w:id="5233" w:author="PR Preview" w:date="2026-01-01T00:00:00Z">
        <w:r>
          <w:delText xml:space="preserve">[3, Sec. 7.10.2]</w:delText>
        </w:r>
      </w:del>
      <w:del w:id="5234" w:author="PR Preview" w:date="2026-01-01T00:00:00Z">
        <w:r>
          <w:delText xml:space="preserve">.</w:delText>
        </w:r>
      </w:del>
      <w:del w:id="5235" w:author="PR Preview" w:date="2026-01-01T00:00:00Z">
        <w:r>
          <w:delText xml:space="preserve"> </w:delText>
        </w:r>
      </w:del>
      <w:del w:id="5236" w:author="PR Preview" w:date="2026-01-01T00:00:00Z">
        <w:r>
          <w:delText xml:space="preserve">Such steps include:</w:delText>
        </w:r>
      </w:del>
    </w:p>
    <w:p>
      <w:pPr>
        <w:pStyle w:val="BodyText"/>
      </w:pPr>
      <w:ins w:id="5237" w:author="PR Preview" w:date="2026-01-01T00:00:00Z">
        <w:r>
          <w:rPr>
            <w:i/>
            <w:iCs/>
          </w:rPr>
          <w:t xml:space="preserve">Remark 39</w:t>
        </w:r>
      </w:ins>
      <w:ins w:id="5238" w:author="PR Preview" w:date="2026-01-01T00:00:00Z">
        <w:r>
          <w:t xml:space="preserve"> (Cross-validate the whole procedure). </w:t>
        </w:r>
      </w:ins>
      <w:ins w:id="5239" w:author="PR Preview" w:date="2026-01-01T00:00:00Z">
        <w:r>
          <w:t xml:space="preserve">Every step that uses the outcome is part of fitting,</w:t>
        </w:r>
      </w:ins>
      <w:ins w:id="5240" w:author="PR Preview" w:date="2026-01-01T00:00:00Z">
        <w:r>
          <w:t xml:space="preserve"> </w:t>
        </w:r>
      </w:ins>
      <w:ins w:id="5241" w:author="PR Preview" w:date="2026-01-01T00:00:00Z">
        <w:r>
          <w:t xml:space="preserve">and must be repeated inside each fold</w:t>
        </w:r>
      </w:ins>
      <w:ins w:id="5242" w:author="PR Preview" w:date="2026-01-01T00:00:00Z">
        <w:r>
          <w:t xml:space="preserve"> </w:t>
        </w:r>
      </w:ins>
      <w:ins w:id="5243" w:author="PR Preview" w:date="2026-01-01T00:00:00Z">
        <w:r>
          <w:t xml:space="preserve">using only that fold’s training observations</w:t>
        </w:r>
      </w:ins>
      <w:ins w:id="5244" w:author="PR Preview" w:date="2026-01-01T00:00:00Z">
        <w:r>
          <w:t xml:space="preserve"> </w:t>
        </w:r>
      </w:ins>
      <w:ins w:id="5245" w:author="PR Preview" w:date="2026-01-01T00:00:00Z">
        <w:r>
          <w:t xml:space="preserve">[3, Sec. 7.10.2]</w:t>
        </w:r>
      </w:ins>
      <w:ins w:id="5246" w:author="PR Preview" w:date="2026-01-01T00:00:00Z">
        <w:r>
          <w:t xml:space="preserve">.</w:t>
        </w:r>
      </w:ins>
      <w:ins w:id="5247" w:author="PR Preview" w:date="2026-01-01T00:00:00Z">
        <w:r>
          <w:t xml:space="preserve"> </w:t>
        </w:r>
      </w:ins>
      <w:ins w:id="5248" w:author="PR Preview" w:date="2026-01-01T00:00:00Z">
        <w:r>
          <w:t xml:space="preserve">Such steps include:</w:t>
        </w:r>
      </w:ins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30"/>
    <w:bookmarkEnd w:id="331"/>
    <w:bookmarkStart w:id="332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2"/>
    <w:bookmarkStart w:id="358" w:name="references"/>
    <w:p>
      <w:pPr>
        <w:pStyle w:val="Heading2"/>
      </w:pPr>
      <w:r>
        <w:t xml:space="preserve">References</w:t>
      </w:r>
    </w:p>
    <w:bookmarkStart w:id="357" w:name="refs"/>
    <w:bookmarkStart w:id="334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https://en.wikipedia.org/wiki/Random_seed</w:t>
        </w:r>
      </w:hyperlink>
    </w:p>
    <w:bookmarkEnd w:id="334"/>
    <w:bookmarkStart w:id="336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6"/>
    <w:bookmarkStart w:id="338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8"/>
    <w:bookmarkStart w:id="340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https://en.wikipedia.org/wiki/Generalization_error</w:t>
        </w:r>
      </w:hyperlink>
    </w:p>
    <w:bookmarkEnd w:id="340"/>
    <w:bookmarkStart w:id="342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2"/>
    <w:bookmarkStart w:id="344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https://en.wikipedia.org/wiki/Overfitting</w:t>
        </w:r>
      </w:hyperlink>
    </w:p>
    <w:bookmarkEnd w:id="344"/>
    <w:bookmarkStart w:id="346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https://en.wikipedia.org/wiki/Bias%E2%80%93variance_tradeoff</w:t>
        </w:r>
      </w:hyperlink>
    </w:p>
    <w:bookmarkEnd w:id="346"/>
    <w:bookmarkStart w:id="348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8"/>
    <w:bookmarkStart w:id="350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https://en.wikipedia.org/wiki/Model_selection</w:t>
        </w:r>
      </w:hyperlink>
    </w:p>
    <w:bookmarkEnd w:id="350"/>
    <w:bookmarkStart w:id="352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https://en.wikipedia.org/wiki/Cross-validation_%28statistics%29</w:t>
        </w:r>
      </w:hyperlink>
    </w:p>
    <w:bookmarkEnd w:id="352"/>
    <w:bookmarkStart w:id="354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3">
        <w:r>
          <w:rPr>
            <w:rStyle w:val="Hyperlink"/>
          </w:rPr>
          <w:t xml:space="preserve">https://www.gastonsanchez.com/matrix4sl/</w:t>
        </w:r>
      </w:hyperlink>
    </w:p>
    <w:bookmarkEnd w:id="354"/>
    <w:bookmarkStart w:id="356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https://en.wikipedia.org/wiki/Leverage_%28statistics%29</w:t>
        </w:r>
      </w:hyperlink>
    </w:p>
    <w:bookmarkEnd w:id="356"/>
    <w:bookmarkEnd w:id="357"/>
    <w:bookmarkEnd w:id="3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7" Type="http://schemas.openxmlformats.org/officeDocument/2006/relationships/image" Target="media/rId227.png"/><Relationship Id="rId259" Type="http://schemas.openxmlformats.org/officeDocument/2006/relationships/image" Target="media/rId259.png"/><Relationship Id="rId320" Type="http://schemas.openxmlformats.org/officeDocument/2006/relationships/image" Target="media/rId320.png"/><Relationship Id="rId177" Type="http://schemas.openxmlformats.org/officeDocument/2006/relationships/image" Target="media/rId177.png"/><Relationship Id="rId209" Type="http://schemas.openxmlformats.org/officeDocument/2006/relationships/image" Target="media/rId209.png"/><Relationship Id="rId213" Type="http://schemas.openxmlformats.org/officeDocument/2006/relationships/image" Target="media/rId213.png"/><Relationship Id="rId217" Type="http://schemas.openxmlformats.org/officeDocument/2006/relationships/image" Target="media/rId217.png"/><Relationship Id="rId221" Type="http://schemas.openxmlformats.org/officeDocument/2006/relationships/image" Target="media/rId221.png"/><Relationship Id="rId31" Type="http://schemas.openxmlformats.org/officeDocument/2006/relationships/hyperlink" Target="correlation-regression.qmd#def-normal-equations" TargetMode="External"/><Relationship Id="rId284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5" Type="http://schemas.openxmlformats.org/officeDocument/2006/relationships/hyperlink" Target="correlation-regression.qmd#def-slr-covariate-vector" TargetMode="External"/><Relationship Id="rId287" Type="http://schemas.openxmlformats.org/officeDocument/2006/relationships/hyperlink" Target="correlation-regression.qmd#thm-ols-slr-vector" TargetMode="External"/><Relationship Id="rId312" Type="http://schemas.openxmlformats.org/officeDocument/2006/relationships/hyperlink" Target="estimation.qmd#def-SE" TargetMode="External"/><Relationship Id="rId152" Type="http://schemas.openxmlformats.org/officeDocument/2006/relationships/hyperlink" Target="estimation.qmd#def-bias" TargetMode="External"/><Relationship Id="rId153" Type="http://schemas.openxmlformats.org/officeDocument/2006/relationships/hyperlink" Target="estimation.qmd#def-estimate" TargetMode="External"/><Relationship Id="rId134" Type="http://schemas.openxmlformats.org/officeDocument/2006/relationships/hyperlink" Target="estimation.qmd#def-estimation-error" TargetMode="External"/><Relationship Id="rId135" Type="http://schemas.openxmlformats.org/officeDocument/2006/relationships/hyperlink" Target="estimation.qmd#def-estimator" TargetMode="External"/><Relationship Id="rId123" Type="http://schemas.openxmlformats.org/officeDocument/2006/relationships/hyperlink" Target="estimation.qmd#def-mse" TargetMode="External"/><Relationship Id="rId151" Type="http://schemas.openxmlformats.org/officeDocument/2006/relationships/hyperlink" Target="exploratory-descriptive.qmd#def-population" TargetMode="External"/><Relationship Id="rId150" Type="http://schemas.openxmlformats.org/officeDocument/2006/relationships/hyperlink" Target="exploratory-descriptive.qmd#def-population-distribution" TargetMode="External"/><Relationship Id="rId308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7" Type="http://schemas.openxmlformats.org/officeDocument/2006/relationships/hyperlink" Target="https://doi.org/10.1007/978-0-387-84858-7" TargetMode="External"/><Relationship Id="rId341" Type="http://schemas.openxmlformats.org/officeDocument/2006/relationships/hyperlink" Target="https://doi.org/10.1007/978-1-0716-1418-1" TargetMode="External"/><Relationship Id="rId345" Type="http://schemas.openxmlformats.org/officeDocument/2006/relationships/hyperlink" Target="https://en.wikipedia.org/wiki/Bias%E2%80%93variance_tradeoff" TargetMode="External"/><Relationship Id="rId351" Type="http://schemas.openxmlformats.org/officeDocument/2006/relationships/hyperlink" Target="https://en.wikipedia.org/wiki/Cross-validation_%28statistics%29" TargetMode="External"/><Relationship Id="rId339" Type="http://schemas.openxmlformats.org/officeDocument/2006/relationships/hyperlink" Target="https://en.wikipedia.org/wiki/Generalization_error" TargetMode="External"/><Relationship Id="rId347" Type="http://schemas.openxmlformats.org/officeDocument/2006/relationships/hyperlink" Target="https://en.wikipedia.org/wiki/Hyperparameter_%28machine_learning%29" TargetMode="External"/><Relationship Id="rId355" Type="http://schemas.openxmlformats.org/officeDocument/2006/relationships/hyperlink" Target="https://en.wikipedia.org/wiki/Leverage_%28statistics%29" TargetMode="External"/><Relationship Id="rId349" Type="http://schemas.openxmlformats.org/officeDocument/2006/relationships/hyperlink" Target="https://en.wikipedia.org/wiki/Model_selection" TargetMode="External"/><Relationship Id="rId343" Type="http://schemas.openxmlformats.org/officeDocument/2006/relationships/hyperlink" Target="https://en.wikipedia.org/wiki/Overfitting" TargetMode="External"/><Relationship Id="rId333" Type="http://schemas.openxmlformats.org/officeDocument/2006/relationships/hyperlink" Target="https://en.wikipedia.org/wiki/Random_seed" TargetMode="External"/><Relationship Id="rId335" Type="http://schemas.openxmlformats.org/officeDocument/2006/relationships/hyperlink" Target="https://en.wikipedia.org/wiki/Training,_validation,_and_test_data_sets" TargetMode="External"/><Relationship Id="rId205" Type="http://schemas.openxmlformats.org/officeDocument/2006/relationships/hyperlink" Target="https://morrison-lab.github.io/lds/chapters/big-ideas.html#def-test-set" TargetMode="External"/><Relationship Id="rId203" Type="http://schemas.openxmlformats.org/officeDocument/2006/relationships/hyperlink" Target="https://morrison-lab.github.io/lds/chapters/big-ideas.html#def-training-set" TargetMode="External"/><Relationship Id="rId204" Type="http://schemas.openxmlformats.org/officeDocument/2006/relationships/hyperlink" Target="https://morrison-lab.github.io/lds/chapters/big-ideas.html#def-validation-set" TargetMode="External"/><Relationship Id="rId41" Type="http://schemas.openxmlformats.org/officeDocument/2006/relationships/hyperlink" Target="https://morrison-lab.github.io/mds/functions.html#def-function" TargetMode="External"/><Relationship Id="rId64" Type="http://schemas.openxmlformats.org/officeDocument/2006/relationships/hyperlink" Target="https://morrison-lab.github.io/pds/expectation.html#def-cond-expectation" TargetMode="External"/><Relationship Id="rId61" Type="http://schemas.openxmlformats.org/officeDocument/2006/relationships/hyperlink" Target="https://morrison-lab.github.io/pds/expectation.html#def-expectation" TargetMode="External"/><Relationship Id="rId67" Type="http://schemas.openxmlformats.org/officeDocument/2006/relationships/hyperlink" Target="https://morrison-lab.github.io/pds/expectation.html#def-loss-function" TargetMode="External"/><Relationship Id="rId53" Type="http://schemas.openxmlformats.org/officeDocument/2006/relationships/hyperlink" Target="https://morrison-lab.github.io/pds/expectation.html#def-new-observation" TargetMode="External"/><Relationship Id="rId54" Type="http://schemas.openxmlformats.org/officeDocument/2006/relationships/hyperlink" Target="https://morrison-lab.github.io/pds/expectation.html#def-prediction" TargetMode="External"/><Relationship Id="rId81" Type="http://schemas.openxmlformats.org/officeDocument/2006/relationships/hyperlink" Target="https://morrison-lab.github.io/pds/expectation.html#def-risk" TargetMode="External"/><Relationship Id="rId127" Type="http://schemas.openxmlformats.org/officeDocument/2006/relationships/hyperlink" Target="https://morrison-lab.github.io/pds/expectation.html#thm-lie" TargetMode="External"/><Relationship Id="rId147" Type="http://schemas.openxmlformats.org/officeDocument/2006/relationships/hyperlink" Target="https://morrison-lab.github.io/pds/expectation.html#thm-linearity-expectation" TargetMode="External"/><Relationship Id="rId52" Type="http://schemas.openxmlformats.org/officeDocument/2006/relationships/hyperlink" Target="https://morrison-lab.github.io/pds/independence.html#def-indpt" TargetMode="External"/><Relationship Id="rId65" Type="http://schemas.openxmlformats.org/officeDocument/2006/relationships/hyperlink" Target="https://morrison-lab.github.io/pds/probability-basics.html#def-probability" TargetMode="External"/><Relationship Id="rId96" Type="http://schemas.openxmlformats.org/officeDocument/2006/relationships/hyperlink" Target="https://morrison-lab.github.io/pds/random-variables.html#def-cdf" TargetMode="External"/><Relationship Id="rId99" Type="http://schemas.openxmlformats.org/officeDocument/2006/relationships/hyperlink" Target="https://morrison-lab.github.io/pds/random-variables.html#def-normal" TargetMode="External"/><Relationship Id="rId57" Type="http://schemas.openxmlformats.org/officeDocument/2006/relationships/hyperlink" Target="https://morrison-lab.github.io/pds/variance-covariance.html#def-deviation-pop-mean" TargetMode="External"/><Relationship Id="rId139" Type="http://schemas.openxmlformats.org/officeDocument/2006/relationships/hyperlink" Target="https://morrison-lab.github.io/pds/variance-covariance.html#def-variance" TargetMode="External"/><Relationship Id="rId148" Type="http://schemas.openxmlformats.org/officeDocument/2006/relationships/hyperlink" Target="https://morrison-lab.github.io/pds/variance-covariance.html#thm-variance" TargetMode="External"/><Relationship Id="rId353" Type="http://schemas.openxmlformats.org/officeDocument/2006/relationships/hyperlink" Target="https://www.gastonsanchez.com/matrix4sl/" TargetMode="External"/><Relationship Id="rId279" Type="http://schemas.openxmlformats.org/officeDocument/2006/relationships/hyperlink" Target="https://www.gastonsanchez.com/matrix4sl/cross-products.html#cross-products" TargetMode="External"/><Relationship Id="rId28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70" Type="http://schemas.openxmlformats.org/officeDocument/2006/relationships/hyperlink" Target="prediction.qmd#def-prediction-error" TargetMode="External"/><Relationship Id="rId78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84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5" Type="http://schemas.openxmlformats.org/officeDocument/2006/relationships/hyperlink" Target="correlation-regression.qmd#def-slr-covariate-vector" TargetMode="External"/><Relationship Id="rId287" Type="http://schemas.openxmlformats.org/officeDocument/2006/relationships/hyperlink" Target="correlation-regression.qmd#thm-ols-slr-vector" TargetMode="External"/><Relationship Id="rId312" Type="http://schemas.openxmlformats.org/officeDocument/2006/relationships/hyperlink" Target="estimation.qmd#def-SE" TargetMode="External"/><Relationship Id="rId152" Type="http://schemas.openxmlformats.org/officeDocument/2006/relationships/hyperlink" Target="estimation.qmd#def-bias" TargetMode="External"/><Relationship Id="rId153" Type="http://schemas.openxmlformats.org/officeDocument/2006/relationships/hyperlink" Target="estimation.qmd#def-estimate" TargetMode="External"/><Relationship Id="rId134" Type="http://schemas.openxmlformats.org/officeDocument/2006/relationships/hyperlink" Target="estimation.qmd#def-estimation-error" TargetMode="External"/><Relationship Id="rId135" Type="http://schemas.openxmlformats.org/officeDocument/2006/relationships/hyperlink" Target="estimation.qmd#def-estimator" TargetMode="External"/><Relationship Id="rId123" Type="http://schemas.openxmlformats.org/officeDocument/2006/relationships/hyperlink" Target="estimation.qmd#def-mse" TargetMode="External"/><Relationship Id="rId151" Type="http://schemas.openxmlformats.org/officeDocument/2006/relationships/hyperlink" Target="exploratory-descriptive.qmd#def-population" TargetMode="External"/><Relationship Id="rId150" Type="http://schemas.openxmlformats.org/officeDocument/2006/relationships/hyperlink" Target="exploratory-descriptive.qmd#def-population-distribution" TargetMode="External"/><Relationship Id="rId308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7" Type="http://schemas.openxmlformats.org/officeDocument/2006/relationships/hyperlink" Target="https://doi.org/10.1007/978-0-387-84858-7" TargetMode="External"/><Relationship Id="rId341" Type="http://schemas.openxmlformats.org/officeDocument/2006/relationships/hyperlink" Target="https://doi.org/10.1007/978-1-0716-1418-1" TargetMode="External"/><Relationship Id="rId345" Type="http://schemas.openxmlformats.org/officeDocument/2006/relationships/hyperlink" Target="https://en.wikipedia.org/wiki/Bias%E2%80%93variance_tradeoff" TargetMode="External"/><Relationship Id="rId351" Type="http://schemas.openxmlformats.org/officeDocument/2006/relationships/hyperlink" Target="https://en.wikipedia.org/wiki/Cross-validation_%28statistics%29" TargetMode="External"/><Relationship Id="rId339" Type="http://schemas.openxmlformats.org/officeDocument/2006/relationships/hyperlink" Target="https://en.wikipedia.org/wiki/Generalization_error" TargetMode="External"/><Relationship Id="rId347" Type="http://schemas.openxmlformats.org/officeDocument/2006/relationships/hyperlink" Target="https://en.wikipedia.org/wiki/Hyperparameter_%28machine_learning%29" TargetMode="External"/><Relationship Id="rId355" Type="http://schemas.openxmlformats.org/officeDocument/2006/relationships/hyperlink" Target="https://en.wikipedia.org/wiki/Leverage_%28statistics%29" TargetMode="External"/><Relationship Id="rId349" Type="http://schemas.openxmlformats.org/officeDocument/2006/relationships/hyperlink" Target="https://en.wikipedia.org/wiki/Model_selection" TargetMode="External"/><Relationship Id="rId343" Type="http://schemas.openxmlformats.org/officeDocument/2006/relationships/hyperlink" Target="https://en.wikipedia.org/wiki/Overfitting" TargetMode="External"/><Relationship Id="rId333" Type="http://schemas.openxmlformats.org/officeDocument/2006/relationships/hyperlink" Target="https://en.wikipedia.org/wiki/Random_seed" TargetMode="External"/><Relationship Id="rId335" Type="http://schemas.openxmlformats.org/officeDocument/2006/relationships/hyperlink" Target="https://en.wikipedia.org/wiki/Training,_validation,_and_test_data_sets" TargetMode="External"/><Relationship Id="rId205" Type="http://schemas.openxmlformats.org/officeDocument/2006/relationships/hyperlink" Target="https://morrison-lab.github.io/lds/chapters/big-ideas.html#def-test-set" TargetMode="External"/><Relationship Id="rId203" Type="http://schemas.openxmlformats.org/officeDocument/2006/relationships/hyperlink" Target="https://morrison-lab.github.io/lds/chapters/big-ideas.html#def-training-set" TargetMode="External"/><Relationship Id="rId204" Type="http://schemas.openxmlformats.org/officeDocument/2006/relationships/hyperlink" Target="https://morrison-lab.github.io/lds/chapters/big-ideas.html#def-validation-set" TargetMode="External"/><Relationship Id="rId41" Type="http://schemas.openxmlformats.org/officeDocument/2006/relationships/hyperlink" Target="https://morrison-lab.github.io/mds/functions.html#def-function" TargetMode="External"/><Relationship Id="rId64" Type="http://schemas.openxmlformats.org/officeDocument/2006/relationships/hyperlink" Target="https://morrison-lab.github.io/pds/expectation.html#def-cond-expectation" TargetMode="External"/><Relationship Id="rId61" Type="http://schemas.openxmlformats.org/officeDocument/2006/relationships/hyperlink" Target="https://morrison-lab.github.io/pds/expectation.html#def-expectation" TargetMode="External"/><Relationship Id="rId67" Type="http://schemas.openxmlformats.org/officeDocument/2006/relationships/hyperlink" Target="https://morrison-lab.github.io/pds/expectation.html#def-loss-function" TargetMode="External"/><Relationship Id="rId53" Type="http://schemas.openxmlformats.org/officeDocument/2006/relationships/hyperlink" Target="https://morrison-lab.github.io/pds/expectation.html#def-new-observation" TargetMode="External"/><Relationship Id="rId54" Type="http://schemas.openxmlformats.org/officeDocument/2006/relationships/hyperlink" Target="https://morrison-lab.github.io/pds/expectation.html#def-prediction" TargetMode="External"/><Relationship Id="rId81" Type="http://schemas.openxmlformats.org/officeDocument/2006/relationships/hyperlink" Target="https://morrison-lab.github.io/pds/expectation.html#def-risk" TargetMode="External"/><Relationship Id="rId127" Type="http://schemas.openxmlformats.org/officeDocument/2006/relationships/hyperlink" Target="https://morrison-lab.github.io/pds/expectation.html#thm-lie" TargetMode="External"/><Relationship Id="rId147" Type="http://schemas.openxmlformats.org/officeDocument/2006/relationships/hyperlink" Target="https://morrison-lab.github.io/pds/expectation.html#thm-linearity-expectation" TargetMode="External"/><Relationship Id="rId52" Type="http://schemas.openxmlformats.org/officeDocument/2006/relationships/hyperlink" Target="https://morrison-lab.github.io/pds/independence.html#def-indpt" TargetMode="External"/><Relationship Id="rId65" Type="http://schemas.openxmlformats.org/officeDocument/2006/relationships/hyperlink" Target="https://morrison-lab.github.io/pds/probability-basics.html#def-probability" TargetMode="External"/><Relationship Id="rId96" Type="http://schemas.openxmlformats.org/officeDocument/2006/relationships/hyperlink" Target="https://morrison-lab.github.io/pds/random-variables.html#def-cdf" TargetMode="External"/><Relationship Id="rId99" Type="http://schemas.openxmlformats.org/officeDocument/2006/relationships/hyperlink" Target="https://morrison-lab.github.io/pds/random-variables.html#def-normal" TargetMode="External"/><Relationship Id="rId57" Type="http://schemas.openxmlformats.org/officeDocument/2006/relationships/hyperlink" Target="https://morrison-lab.github.io/pds/variance-covariance.html#def-deviation-pop-mean" TargetMode="External"/><Relationship Id="rId139" Type="http://schemas.openxmlformats.org/officeDocument/2006/relationships/hyperlink" Target="https://morrison-lab.github.io/pds/variance-covariance.html#def-variance" TargetMode="External"/><Relationship Id="rId148" Type="http://schemas.openxmlformats.org/officeDocument/2006/relationships/hyperlink" Target="https://morrison-lab.github.io/pds/variance-covariance.html#thm-variance" TargetMode="External"/><Relationship Id="rId353" Type="http://schemas.openxmlformats.org/officeDocument/2006/relationships/hyperlink" Target="https://www.gastonsanchez.com/matrix4sl/" TargetMode="External"/><Relationship Id="rId279" Type="http://schemas.openxmlformats.org/officeDocument/2006/relationships/hyperlink" Target="https://www.gastonsanchez.com/matrix4sl/cross-products.html#cross-products" TargetMode="External"/><Relationship Id="rId28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70" Type="http://schemas.openxmlformats.org/officeDocument/2006/relationships/hyperlink" Target="prediction.qmd#def-prediction-error" TargetMode="External"/><Relationship Id="rId78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2026-10-19T08:24:24Z</dcterms:created>
  <dcterms:modified xsi:type="dcterms:W3CDTF">2026-10-19T08:24:24Z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