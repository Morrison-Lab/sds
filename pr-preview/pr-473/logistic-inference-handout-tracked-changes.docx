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del w:id="3" w:author="PR Preview" w:date="2026-01-01T00:00:00Z">
        <w:r>
          <w:delTex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delText>
        </w:r>
      </w:del>
      <w:bookmarkEnd w:id="11"/>
    </w:p>
    <w:p>
      <w:pPr>
        <w:pStyle w:val="BodyText"/>
      </w:pPr>
      <w:bookmarkStart w:id="11" w:name="eq-logistic-model"/>
      <w:ins w:id="4" w:author="PR Preview" w:date="2026-01-01T00:00:00Z">
        <w:r>
  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  </w:r>
      </w:ins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del w:id="5" w:author="PR Preview" w:date="2026-01-01T00:00:00Z">
        <w:r>
          <w:delText xml:space="preserve">where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$\hat\pi_i = {\sigma\mathopen{}\left(\hat{\mathord{\smash[b]{\underset{\raise.3ex\hbox{$\scriptstyle\sim$}}{\beta}}\vphantom{\beta}}} \cdot \mathord{\smash[b]{\underset{\raise.3ex\hbox{$\scriptstyle\sim$}}{x}}\vphantom{x}}_i\right)\mathclose{}}$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fitted probability.</w:delText>
        </w:r>
      </w:del>
    </w:p>
    <w:p>
      <w:pPr>
        <w:pStyle w:val="FirstParagraph"/>
      </w:pPr>
      <w:ins w:id="10" w:author="PR Preview" w:date="2026-01-01T00:00:00Z">
        <w:r>
          <w:t xml:space="preserve">where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the fitted probability.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2026-10-25T01:52:33Z</dcterms:created>
  <dcterms:modified xsi:type="dcterms:W3CDTF">2026-10-25T01:52:33Z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