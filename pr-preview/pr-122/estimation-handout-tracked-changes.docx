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5 (Sampling distribution)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sampling distribution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of an</w:t>
        </w:r>
      </w:ins>
      <w:ins w:id="10" w:author="PR Preview" w:date="2026-01-01T00:00:00Z">
        <w:r>
          <w:t xml:space="preserve"> </w:t>
        </w:r>
      </w:ins>
      <w:hyperlink w:anchor="def-estimator">
        <w:ins w:id="11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the probability distribution of</w:t>
        </w:r>
      </w:ins>
      <w:ins w:id="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over repeated random samples</w:t>
        </w:r>
      </w:ins>
      <w:ins w:id="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from the same population: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distribution of the values the estimator would take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across all the samples we might have drawn.</w:t>
        </w:r>
      </w:ins>
    </w:p>
    <w:bookmarkEnd w:id="32"/>
    <w:bookmarkStart w:id="33" w:name="exm-sampling-distribution"/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Example 5 (Sampling distribution of a sample mean)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Suppose student heights are</w:t>
        </w:r>
      </w:ins>
      <w:ins w:id="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 standard deviation</w:t>
        </w:r>
      </w:ins>
      <w:ins w:id="31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10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cm,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we sample</w:t>
        </w:r>
      </w:ins>
      <w:ins w:id="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25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students.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sample mean</w:t>
        </w:r>
      </w:ins>
      <w:ins w:id="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a linear combination of independent Gaussian variables,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so it is also Gaussian,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with mean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variance</w:t>
        </w:r>
      </w:ins>
      <w:ins w:id="5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Its sampling distribution is therefore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5" w:author="PR Preview" w:date="2026-01-01T00:00:00Z">
        <w:r>
          <w:t xml:space="preserve">which has standard deviation</w:t>
        </w:r>
      </w:ins>
      <w:ins w:id="5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cm.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Across repeated samples of 25 students,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about 95% of the sample means land within</w:t>
        </w:r>
      </w:ins>
      <w:ins w:id="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cm of the true mean</w:t>
        </w:r>
      </w:ins>
      <w:ins w:id="66" w:author="PR Preview" w:date="2026-01-01T00:00:00Z">
        <w:r>
          <w:t xml:space="preserve"> </w:t>
        </w:r>
      </w:ins>
      <m:oMath>
        <m:r>
          <m:t>μ</m:t>
        </m:r>
      </m:oMath>
      <w:ins w:id="67" w:author="PR Preview" w:date="2026-01-01T00:00:00Z">
        <w:r>
          <w:t xml:space="preserve">.</w:t>
        </w:r>
      </w:ins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Definition 5 (Estimation error)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rPr>
            <w:b/>
            <w:bCs/>
          </w:rPr>
          <w:delText xml:space="preserve">estimation error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 an estimate</w:delText>
        </w:r>
      </w:del>
      <w:del w:id="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of a true value</w:delText>
        </w:r>
      </w:del>
      <w:del w:id="78" w:author="PR Preview" w:date="2026-01-01T00:00:00Z">
        <w:r>
          <w:delText xml:space="preserve"> </w:delText>
        </w:r>
      </w:del>
      <m:oMath>
        <m:r>
          <m:t>θ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is the difference between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the estimate and the estimand</w:delText>
        </w:r>
      </w:del>
      <w:del w:id="83" w:author="PR Preview" w:date="2026-01-01T00:00:00Z">
        <w:r>
          <w:delText xml:space="preserve"> </w:delText>
        </w:r>
      </w:del>
      <m:oMath>
        <m:r>
          <m:t>θ</m:t>
        </m:r>
      </m:oMath>
      <w:del w:id="8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Example 5 (Estimation error of a mean height)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Continuing</w:delText>
        </w:r>
      </w:del>
      <w:del w:id="88" w:author="PR Preview" w:date="2026-01-01T00:00:00Z">
        <w:r>
          <w:delText xml:space="preserve"> </w:delText>
        </w:r>
      </w:del>
      <w:hyperlink w:anchor="exm-estimate">
        <w:del w:id="8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suppose the population mean height of students at our school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were actually</w:delText>
        </w:r>
      </w:del>
      <w:del w:id="9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172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cm.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Then the estimate</w:delText>
        </w:r>
      </w:del>
      <w:del w:id="1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cm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would have estimation error:</w:delText>
        </w:r>
      </w:del>
    </w:p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6 (Estimation error)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estimation error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 an estimate</w:t>
        </w:r>
      </w:ins>
      <w:ins w:id="1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of a true value</w:t>
        </w:r>
      </w:ins>
      <w:ins w:id="115" w:author="PR Preview" w:date="2026-01-01T00:00:00Z">
        <w:r>
          <w:t xml:space="preserve"> </w:t>
        </w:r>
      </w:ins>
      <m:oMath>
        <m:r>
          <m:t>θ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the difference between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estimate and the estimand</w:t>
        </w:r>
      </w:ins>
      <w:ins w:id="120" w:author="PR Preview" w:date="2026-01-01T00:00:00Z">
        <w:r>
          <w:t xml:space="preserve"> </w:t>
        </w:r>
      </w:ins>
      <m:oMath>
        <m:r>
          <m:t>θ</m:t>
        </m:r>
      </m:oMath>
      <w:ins w:id="1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ins w:id="122" w:author="PR Preview" w:date="2026-01-01T00:00:00Z">
        <w:r>
          <w:rPr>
            <w:b/>
            <w:bCs/>
          </w:rPr>
          <w:t xml:space="preserve">Example 6 (Estimation error of a mean height)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Continuing</w:t>
        </w:r>
      </w:ins>
      <w:ins w:id="125" w:author="PR Preview" w:date="2026-01-01T00:00:00Z">
        <w:r>
          <w:t xml:space="preserve"> </w:t>
        </w:r>
      </w:ins>
      <w:hyperlink w:anchor="exm-estimate">
        <w:ins w:id="12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suppose the population mean height of students at our school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were actually</w:t>
        </w:r>
      </w:ins>
      <w:ins w:id="13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172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cm.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Then the estimate</w:t>
        </w:r>
      </w:ins>
      <w:ins w:id="13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cm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would have estimation error: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del w:id="142" w:author="PR Preview" w:date="2026-01-01T00:00:00Z">
        <w:r>
          <w:rPr>
            <w:b/>
            <w:bCs/>
          </w:rPr>
          <w:delText xml:space="preserve">Definition 6 (Prediction)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rPr>
            <w:b/>
            <w:bCs/>
          </w:rPr>
          <w:delText xml:space="preserve">prediction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(or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predicted value</w:delText>
        </w:r>
      </w:del>
      <w:del w:id="151" w:author="PR Preview" w:date="2026-01-01T00:00:00Z">
        <w:r>
          <w:delText xml:space="preserve">)</w:delText>
        </w:r>
      </w:del>
      <w:del w:id="15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of an outcome</w:delText>
        </w:r>
      </w:del>
      <w:del w:id="155" w:author="PR Preview" w:date="2026-01-01T00:00:00Z">
        <w:r>
          <w:delText xml:space="preserve"> </w:delText>
        </w:r>
      </w:del>
      <m:oMath>
        <m:r>
          <m:t>Y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with covariate value</w:delText>
        </w:r>
      </w:del>
      <w:del w:id="15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a number computed from</w:delText>
        </w:r>
      </w:del>
      <w:del w:id="161" w:author="PR Preview" w:date="2026-01-01T00:00:00Z">
        <w:r>
          <w:delText xml:space="preserve"> </w:delText>
        </w:r>
      </w:del>
      <m:oMath>
        <m:r>
          <m:t>x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and from data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by a rule</w:delText>
        </w:r>
      </w:del>
      <w:del w:id="167" w:author="PR Preview" w:date="2026-01-01T00:00:00Z">
        <w:r>
          <w:delText xml:space="preserve"> </w:delText>
        </w:r>
      </w:del>
      <m:oMath>
        <m:r>
          <m:t>g</m:t>
        </m:r>
      </m:oMath>
      <w:del w:id="168" w:author="PR Preview" w:date="2026-01-01T00:00:00Z">
        <w:r>
          <w:delText xml:space="preserve">, and used as a guess of</w:delText>
        </w:r>
      </w:del>
      <w:del w:id="169" w:author="PR Preview" w:date="2026-01-01T00:00:00Z">
        <w:r>
          <w:delText xml:space="preserve"> </w:delText>
        </w:r>
      </w:del>
      <m:oMath>
        <m:r>
          <m:t>Y</m:t>
        </m:r>
      </m:oMath>
      <w:del w:id="17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1" w:author="PR Preview" w:date="2026-01-01T00:00:00Z">
        <w:r>
          <w:rPr>
            <w:b/>
            <w:bCs/>
          </w:rPr>
          <w:delText xml:space="preserve">Example 6 (Predicting with an estimated conditional mean)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Suppose a model specifies the conditional mean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as a function</w:delText>
        </w:r>
      </w:del>
      <w:del w:id="17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of a parameter vector</w:delText>
        </w:r>
      </w:del>
      <w:del w:id="1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81" w:author="PR Preview" w:date="2026-01-01T00:00:00Z">
        <w:r>
          <w:delText xml:space="preserve">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</w:delText>
        </w:r>
      </w:del>
      <w:del w:id="1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is an estimate of</w:delText>
        </w:r>
      </w:del>
      <w:del w:id="1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88" w:author="PR Preview" w:date="2026-01-01T00:00:00Z">
        <w:r>
          <w:delText xml:space="preserve">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usual prediction (</w:delText>
        </w:r>
      </w:del>
      <w:hyperlink w:anchor="def-prediction">
        <w:del w:id="19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2" w:author="PR Preview" w:date="2026-01-01T00:00:00Z">
        <w:r>
          <w:delText xml:space="preserve">) of</w:delText>
        </w:r>
      </w:del>
      <w:del w:id="193" w:author="PR Preview" w:date="2026-01-01T00:00:00Z">
        <w:r>
          <w:delText xml:space="preserve"> </w:delText>
        </w:r>
      </w:del>
      <m:oMath>
        <m:r>
          <m:t>Y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at</w:delText>
        </w:r>
      </w:del>
      <w:del w:id="1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the estimated conditional mean: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9" w:author="PR Preview" w:date="2026-01-01T00:00:00Z">
        <w:r>
          <w:rPr>
            <w:b/>
            <w:bCs/>
          </w:rPr>
          <w:delText xml:space="preserve">Definition 7 (Fitted value)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The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rPr>
            <w:b/>
            <w:bCs/>
          </w:rPr>
          <w:delText xml:space="preserve">fitted value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of observation</w:delText>
        </w:r>
      </w:del>
      <w:del w:id="207" w:author="PR Preview" w:date="2026-01-01T00:00:00Z">
        <w:r>
          <w:delText xml:space="preserve"> </w:delText>
        </w:r>
      </w:del>
      <m:oMath>
        <m:r>
          <m:t>i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is the</w:delText>
        </w:r>
      </w:del>
      <w:del w:id="210" w:author="PR Preview" w:date="2026-01-01T00:00:00Z">
        <w:r>
          <w:delText xml:space="preserve"> </w:delText>
        </w:r>
      </w:del>
      <w:hyperlink w:anchor="def-prediction">
        <w:del w:id="21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at its own covariate value</w:delText>
        </w:r>
      </w:del>
      <w:del w:id="2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1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6" w:author="PR Preview" w:date="2026-01-01T00:00:00Z">
        <w:r>
          <w:rPr>
            <w:b/>
            <w:bCs/>
          </w:rPr>
          <w:delText xml:space="preserve">Definition 8 (Residual)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residual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for observation</w:delText>
        </w:r>
      </w:del>
      <w:del w:id="223" w:author="PR Preview" w:date="2026-01-01T00:00:00Z">
        <w:r>
          <w:delText xml:space="preserve"> </w:delText>
        </w:r>
      </w:del>
      <m:oMath>
        <m:r>
          <m:t>i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is its observed outcome minus its</w:delText>
        </w:r>
      </w:del>
      <w:del w:id="226" w:author="PR Preview" w:date="2026-01-01T00:00:00Z">
        <w:r>
          <w:delText xml:space="preserve"> </w:delText>
        </w:r>
      </w:del>
      <w:hyperlink w:anchor="def-fitted-value">
        <w:del w:id="227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2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229" w:author="PR Preview" w:date="2026-01-01T00:00:00Z">
        <w:r>
          <w:rPr>
            <w:b/>
            <w:bCs/>
          </w:rPr>
          <w:delText xml:space="preserve">Definition 9 (Prediction error)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The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rPr>
            <w:b/>
            <w:bCs/>
          </w:rPr>
          <w:delText xml:space="preserve">prediction error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of a</w:delText>
        </w:r>
      </w:del>
      <w:del w:id="236" w:author="PR Preview" w:date="2026-01-01T00:00:00Z">
        <w:r>
          <w:delText xml:space="preserve"> </w:delText>
        </w:r>
      </w:del>
      <w:hyperlink w:anchor="def-prediction">
        <w:del w:id="23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3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(such as</w:delText>
        </w:r>
      </w:del>
      <w:del w:id="2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or a fitted value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245" w:author="PR Preview" w:date="2026-01-01T00:00:00Z">
        <w:r>
          <w:delText xml:space="preserve">)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of an observed outcome</w:delText>
        </w:r>
      </w:del>
      <w:del w:id="248" w:author="PR Preview" w:date="2026-01-01T00:00:00Z">
        <w:r>
          <w:delText xml:space="preserve"> </w:delText>
        </w:r>
      </w:del>
      <m:oMath>
        <m:r>
          <m:t>y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is the prediction minus the outcome:</w:delText>
        </w:r>
      </w:del>
    </w:p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Definition 7 (Prediction)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prediction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(or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b/>
            <w:bCs/>
          </w:rPr>
          <w:t xml:space="preserve">predicted value</w:t>
        </w:r>
      </w:ins>
      <w:ins w:id="260" w:author="PR Preview" w:date="2026-01-01T00:00:00Z">
        <w:r>
          <w:t xml:space="preserve">)</w:t>
        </w:r>
      </w:ins>
      <w:ins w:id="26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 an outcome</w:t>
        </w:r>
      </w:ins>
      <w:ins w:id="264" w:author="PR Preview" w:date="2026-01-01T00:00:00Z">
        <w:r>
          <w:t xml:space="preserve"> </w:t>
        </w:r>
      </w:ins>
      <m:oMath>
        <m:r>
          <m:t>Y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with covariate value</w:t>
        </w:r>
      </w:ins>
      <w:ins w:id="26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is a number computed from</w:t>
        </w:r>
      </w:ins>
      <w:ins w:id="270" w:author="PR Preview" w:date="2026-01-01T00:00:00Z">
        <w:r>
          <w:t xml:space="preserve"> </w:t>
        </w:r>
      </w:ins>
      <m:oMath>
        <m:r>
          <m:t>x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from data</w:t>
        </w:r>
      </w:ins>
      <w:ins w:id="2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by a rule</w:t>
        </w:r>
      </w:ins>
      <w:ins w:id="276" w:author="PR Preview" w:date="2026-01-01T00:00:00Z">
        <w:r>
          <w:t xml:space="preserve"> </w:t>
        </w:r>
      </w:ins>
      <m:oMath>
        <m:r>
          <m:t>g</m:t>
        </m:r>
      </m:oMath>
      <w:ins w:id="277" w:author="PR Preview" w:date="2026-01-01T00:00:00Z">
        <w:r>
          <w:t xml:space="preserve">, and used as a guess of</w:t>
        </w:r>
      </w:ins>
      <w:ins w:id="278" w:author="PR Preview" w:date="2026-01-01T00:00:00Z">
        <w:r>
          <w:t xml:space="preserve"> </w:t>
        </w:r>
      </w:ins>
      <m:oMath>
        <m:r>
          <m:t>Y</m:t>
        </m:r>
      </m:oMath>
      <w:ins w:id="2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Example 7 (Predicting with an estimated conditional mean)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Suppose a model specifies the conditional mean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as a function</w:t>
        </w:r>
      </w:ins>
      <w:ins w:id="2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 a parameter vector</w:t>
        </w:r>
      </w:ins>
      <w:ins w:id="2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290" w:author="PR Preview" w:date="2026-01-01T00:00:00Z">
        <w:r>
          <w:t xml:space="preserve">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</w:t>
        </w:r>
      </w:ins>
      <w:ins w:id="2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an estimate of</w:t>
        </w:r>
      </w:ins>
      <w:ins w:id="2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297" w:author="PR Preview" w:date="2026-01-01T00:00:00Z">
        <w:r>
          <w:t xml:space="preserve">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 usual prediction (</w:t>
        </w:r>
      </w:ins>
      <w:hyperlink w:anchor="def-prediction">
        <w:ins w:id="30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01" w:author="PR Preview" w:date="2026-01-01T00:00:00Z">
        <w:r>
          <w:t xml:space="preserve">) of</w:t>
        </w:r>
      </w:ins>
      <w:ins w:id="302" w:author="PR Preview" w:date="2026-01-01T00:00:00Z">
        <w:r>
          <w:t xml:space="preserve"> </w:t>
        </w:r>
      </w:ins>
      <m:oMath>
        <m:r>
          <m:t>Y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at</w:t>
        </w:r>
      </w:ins>
      <w:ins w:id="3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is the estimated conditional mean: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Definition 8 (Fitted value)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rPr>
            <w:b/>
            <w:bCs/>
          </w:rPr>
          <w:t xml:space="preserve">fitted value</w:t>
        </w:r>
      </w:ins>
      <w:ins w:id="3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 observation</w:t>
        </w:r>
      </w:ins>
      <w:ins w:id="316" w:author="PR Preview" w:date="2026-01-01T00:00:00Z">
        <w:r>
          <w:t xml:space="preserve"> </w:t>
        </w:r>
      </w:ins>
      <m:oMath>
        <m:r>
          <m:t>i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w:anchor="def-prediction">
        <w:ins w:id="32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at its own covariate value</w:t>
        </w:r>
      </w:ins>
      <w:ins w:id="3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ins w:id="325" w:author="PR Preview" w:date="2026-01-01T00:00:00Z">
        <w:r>
          <w:rPr>
            <w:b/>
            <w:bCs/>
          </w:rPr>
          <w:t xml:space="preserve">Definition 9 (Residual)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The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b/>
            <w:bCs/>
          </w:rPr>
          <w:t xml:space="preserve">residual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observation</w:t>
        </w:r>
      </w:ins>
      <w:ins w:id="332" w:author="PR Preview" w:date="2026-01-01T00:00:00Z">
        <w:r>
          <w:t xml:space="preserve"> </w:t>
        </w:r>
      </w:ins>
      <m:oMath>
        <m:r>
          <m:t>i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its observed outcome minus its</w:t>
        </w:r>
      </w:ins>
      <w:ins w:id="335" w:author="PR Preview" w:date="2026-01-01T00:00:00Z">
        <w:r>
          <w:t xml:space="preserve"> </w:t>
        </w:r>
      </w:ins>
      <w:hyperlink w:anchor="def-fitted-value">
        <w:ins w:id="336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3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ins w:id="338" w:author="PR Preview" w:date="2026-01-01T00:00:00Z">
        <w:r>
          <w:rPr>
            <w:b/>
            <w:bCs/>
          </w:rPr>
          <w:t xml:space="preserve">Definition 10 (Prediction error)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b/>
            <w:bCs/>
          </w:rPr>
          <w:t xml:space="preserve">prediction error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of a</w:t>
        </w:r>
      </w:ins>
      <w:ins w:id="345" w:author="PR Preview" w:date="2026-01-01T00:00:00Z">
        <w:r>
          <w:t xml:space="preserve"> </w:t>
        </w:r>
      </w:ins>
      <w:hyperlink w:anchor="def-prediction">
        <w:ins w:id="34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(such as</w:t>
        </w:r>
      </w:ins>
      <w:ins w:id="3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or a fitted value</w:t>
        </w:r>
      </w:ins>
      <w:ins w:id="3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354" w:author="PR Preview" w:date="2026-01-01T00:00:00Z">
        <w:r>
          <w:t xml:space="preserve">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of an observed outcome</w:t>
        </w:r>
      </w:ins>
      <w:ins w:id="357" w:author="PR Preview" w:date="2026-01-01T00:00:00Z">
        <w:r>
          <w:t xml:space="preserve"> </w:t>
        </w:r>
      </w:ins>
      <m:oMath>
        <m:r>
          <m:t>y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the prediction minus the outcome: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del w:id="360" w:author="PR Preview" w:date="2026-01-01T00:00:00Z">
        <w:r>
          <w:rPr>
            <w:b/>
            <w:bCs/>
          </w:rPr>
          <w:delText xml:space="preserve">Example 7 (Residuals and prediction errors for birth weights)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rStyle w:val="VerbatimChar"/>
          </w:rPr>
          <w:delText xml:space="preserve">birthwt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data record the birth weight (grams) of 189 babies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 their mothers’ weight at the last menstrual period (pounds),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from a study at Baystate Medical Center in Springfield, Massachusetts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(Hosmer and Lemeshow 1989)</w:delText>
        </w:r>
      </w:del>
      <w:del w:id="373" w:author="PR Preview" w:date="2026-01-01T00:00:00Z">
        <w:r>
          <w:delText xml:space="preserve">.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They ship with the R package</w:delText>
        </w:r>
      </w:del>
      <w:del w:id="376" w:author="PR Preview" w:date="2026-01-01T00:00:00Z">
        <w:r>
          <w:delText xml:space="preserve"> </w:delText>
        </w:r>
      </w:del>
      <w:hyperlink r:id="rId50">
        <w:del w:id="377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del w:id="380" w:author="PR Preview" w:date="2026-01-01T00:00:00Z">
        <w:r>
          <w:rPr>
            <w:rStyle w:val="VerbatimChar"/>
          </w:rPr>
          <w:delText xml:space="preserve">MASS::birthwt</w:delText>
        </w:r>
      </w:del>
      <w:del w:id="381" w:author="PR Preview" w:date="2026-01-01T00:00:00Z">
        <w:r>
          <w:delText xml:space="preserve">),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and this site has a copy at</w:delText>
        </w:r>
      </w:del>
      <w:del w:id="384" w:author="PR Preview" w:date="2026-01-01T00:00:00Z">
        <w:r>
          <w:delText xml:space="preserve"> </w:delText>
        </w:r>
      </w:del>
      <w:hyperlink r:id="rId51">
        <w:del w:id="385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386" w:author="PR Preview" w:date="2026-01-01T00:00:00Z">
        <w:r>
          <w:delText xml:space="preserve">.</w:delText>
        </w:r>
      </w:del>
    </w:p>
    <w:p>
      <w:pPr>
        <w:pStyle w:val="BodyText"/>
      </w:pPr>
      <w:ins w:id="387" w:author="PR Preview" w:date="2026-01-01T00:00:00Z">
        <w:r>
          <w:rPr>
            <w:b/>
            <w:bCs/>
          </w:rPr>
          <w:t xml:space="preserve">Example 8 (Residuals and prediction errors for birth weights)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rPr>
            <w:rStyle w:val="VerbatimChar"/>
          </w:rPr>
          <w:t xml:space="preserve">birthwt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data record the birth weight (grams) of 189 babies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 their mothers’ weight at the last menstrual period (pounds),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from a study at Baystate Medical Center in Springfield, Massachusetts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(Hosmer and Lemeshow 1989)</w:t>
        </w:r>
      </w:ins>
      <w:ins w:id="400" w:author="PR Preview" w:date="2026-01-01T00:00:00Z">
        <w:r>
          <w:t xml:space="preserve">.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They ship with the R package</w:t>
        </w:r>
      </w:ins>
      <w:ins w:id="403" w:author="PR Preview" w:date="2026-01-01T00:00:00Z">
        <w:r>
          <w:t xml:space="preserve"> </w:t>
        </w:r>
      </w:ins>
      <w:hyperlink r:id="rId50">
        <w:ins w:id="404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</w:t>
        </w:r>
      </w:ins>
      <w:ins w:id="407" w:author="PR Preview" w:date="2026-01-01T00:00:00Z">
        <w:r>
          <w:rPr>
            <w:rStyle w:val="VerbatimChar"/>
          </w:rPr>
          <w:t xml:space="preserve">MASS::birthwt</w:t>
        </w:r>
      </w:ins>
      <w:ins w:id="408" w:author="PR Preview" w:date="2026-01-01T00:00:00Z">
        <w:r>
          <w:t xml:space="preserve">),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 this site has a copy at</w:t>
        </w:r>
      </w:ins>
      <w:ins w:id="411" w:author="PR Preview" w:date="2026-01-01T00:00:00Z">
        <w:r>
          <w:t xml:space="preserve"> </w:t>
        </w:r>
      </w:ins>
      <w:hyperlink r:id="rId51">
        <w:ins w:id="412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41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del w:id="414" w:author="PR Preview" w:date="2026-01-01T00:00:00Z">
        <w:r>
          <w:rPr>
            <w:i/>
            <w:iCs/>
          </w:rPr>
          <w:delText xml:space="preserve">Remark 1</w:delText>
        </w:r>
      </w:del>
      <w:del w:id="415" w:author="PR Preview" w:date="2026-01-01T00:00:00Z">
        <w:r>
          <w:delText xml:space="preserve"> (Prediction errors and residuals). </w:delText>
        </w:r>
      </w:del>
      <w:del w:id="416" w:author="PR Preview" w:date="2026-01-01T00:00:00Z">
        <w:r>
          <w:delText xml:space="preserve">The prediction in</w:delText>
        </w:r>
      </w:del>
      <w:del w:id="417" w:author="PR Preview" w:date="2026-01-01T00:00:00Z">
        <w:r>
          <w:delText xml:space="preserve"> </w:delText>
        </w:r>
      </w:del>
      <w:hyperlink w:anchor="def-prediction-error">
        <w:del w:id="41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can be a</w:delText>
        </w:r>
      </w:del>
      <w:del w:id="421" w:author="PR Preview" w:date="2026-01-01T00:00:00Z">
        <w:r>
          <w:delText xml:space="preserve"> </w:delText>
        </w:r>
      </w:del>
      <w:hyperlink w:anchor="def-fitted-value">
        <w:del w:id="422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for an observation used to fit the model,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or a prediction for an observation that was not used to fit the model.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Prediction error is oriented the same way as</w:delText>
        </w:r>
      </w:del>
      <w:del w:id="430" w:author="PR Preview" w:date="2026-01-01T00:00:00Z">
        <w:r>
          <w:delText xml:space="preserve"> </w:delText>
        </w:r>
      </w:del>
      <w:hyperlink w:anchor="def-estimation-error">
        <w:del w:id="43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432" w:author="PR Preview" w:date="2026-01-01T00:00:00Z">
        <w:r>
          <w:delText xml:space="preserve">: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estimate minus true value.</w:delText>
        </w:r>
      </w:del>
    </w:p>
    <w:p>
      <w:pPr>
        <w:pStyle w:val="BodyText"/>
      </w:pPr>
      <w:ins w:id="435" w:author="PR Preview" w:date="2026-01-01T00:00:00Z">
        <w:r>
          <w:rPr>
            <w:i/>
            <w:iCs/>
          </w:rPr>
          <w:t xml:space="preserve">Remark 1</w:t>
        </w:r>
      </w:ins>
      <w:ins w:id="436" w:author="PR Preview" w:date="2026-01-01T00:00:00Z">
        <w:r>
          <w:t xml:space="preserve"> (Prediction errors and residuals). </w:t>
        </w:r>
      </w:ins>
      <w:ins w:id="437" w:author="PR Preview" w:date="2026-01-01T00:00:00Z">
        <w:r>
          <w:t xml:space="preserve">The prediction in</w:t>
        </w:r>
      </w:ins>
      <w:ins w:id="438" w:author="PR Preview" w:date="2026-01-01T00:00:00Z">
        <w:r>
          <w:t xml:space="preserve"> </w:t>
        </w:r>
      </w:ins>
      <w:hyperlink w:anchor="def-prediction-error">
        <w:ins w:id="43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can be a</w:t>
        </w:r>
      </w:ins>
      <w:ins w:id="442" w:author="PR Preview" w:date="2026-01-01T00:00:00Z">
        <w:r>
          <w:t xml:space="preserve"> </w:t>
        </w:r>
      </w:ins>
      <w:hyperlink w:anchor="def-fitted-value">
        <w:ins w:id="443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444" w:author="PR Preview" w:date="2026-01-01T00:00:00Z">
        <w:r>
          <w:t xml:space="preserve">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for an observation used to fit the model,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or a prediction for an observation that was not used to fit the model.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Prediction error is oriented the same way as</w:t>
        </w:r>
      </w:ins>
      <w:ins w:id="451" w:author="PR Preview" w:date="2026-01-01T00:00:00Z">
        <w:r>
          <w:t xml:space="preserve"> </w:t>
        </w:r>
      </w:ins>
      <w:hyperlink w:anchor="def-estimation-error">
        <w:ins w:id="452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453" w:author="PR Preview" w:date="2026-01-01T00:00:00Z">
        <w:r>
          <w:t xml:space="preserve">: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estimate minus true value.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del w:id="456" w:author="PR Preview" w:date="2026-01-01T00:00:00Z">
        <w:r>
          <w:rPr>
            <w:b/>
            <w:bCs/>
          </w:rPr>
          <w:delText xml:space="preserve">Definition 10 (Mean squared error of predictions)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The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rPr>
            <w:b/>
            <w:bCs/>
          </w:rPr>
          <w:delText xml:space="preserve">mean squared error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of predictions</w:delText>
        </w:r>
      </w:del>
      <w:del w:id="4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of observed outcomes</w:delText>
        </w:r>
      </w:del>
      <w:del w:id="46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mean of their squared</w:delText>
        </w:r>
      </w:del>
      <w:del w:id="469" w:author="PR Preview" w:date="2026-01-01T00:00:00Z">
        <w:r>
          <w:delText xml:space="preserve"> </w:delText>
        </w:r>
      </w:del>
      <w:hyperlink w:anchor="def-prediction-error">
        <w:del w:id="470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47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72" w:author="PR Preview" w:date="2026-01-01T00:00:00Z">
        <w:r>
          <w:rPr>
            <w:i/>
            <w:iCs/>
          </w:rPr>
          <w:delText xml:space="preserve">Remark 2</w:delText>
        </w:r>
      </w:del>
      <w:del w:id="473" w:author="PR Preview" w:date="2026-01-01T00:00:00Z">
        <w:r>
          <w:delText xml:space="preserve"> (Prediction MSE, estimator MSE and RSS). </w:delText>
        </w:r>
      </w:del>
      <w:hyperlink w:anchor="def-prediction-mse">
        <w:del w:id="47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averages squared errors over observations,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where the</w:delText>
        </w:r>
      </w:del>
      <w:del w:id="479" w:author="PR Preview" w:date="2026-01-01T00:00:00Z">
        <w:r>
          <w:delText xml:space="preserve"> </w:delText>
        </w:r>
      </w:del>
      <w:hyperlink w:anchor="def-mse">
        <w:del w:id="480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takes an expectation over repeated samples.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On the data used to fit the model,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 mean squared error of the fitted values is the</w:delText>
        </w:r>
      </w:del>
      <w:del w:id="487" w:author="PR Preview" w:date="2026-01-01T00:00:00Z">
        <w:r>
          <w:delText xml:space="preserve"> </w:delText>
        </w:r>
      </w:del>
      <w:hyperlink r:id="rId55">
        <w:del w:id="488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divided by</w:delText>
        </w:r>
      </w:del>
      <w:del w:id="491" w:author="PR Preview" w:date="2026-01-01T00:00:00Z">
        <w:r>
          <w:delText xml:space="preserve"> </w:delText>
        </w:r>
      </w:del>
      <m:oMath>
        <m:r>
          <m:t>n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(</w:delText>
        </w:r>
      </w:del>
      <w:hyperlink r:id="rId56">
        <w:del w:id="494" w:author="PR Preview" w:date="2026-01-01T00:00:00Z">
          <w:r>
            <w:rPr>
              <w:rStyle w:val="Hyperlink"/>
            </w:rPr>
            <w:delText xml:space="preserve">mean squared error and RSS</w:delText>
          </w:r>
        </w:del>
      </w:hyperlink>
      <w:del w:id="495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96" w:author="PR Preview" w:date="2026-01-01T00:00:00Z">
        <w:r>
          <w:rPr>
            <w:b/>
            <w:bCs/>
          </w:rPr>
          <w:delText xml:space="preserve">Example 8 (Fitted values, residuals, and prediction errors for three points)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Take the points</w:delText>
        </w:r>
      </w:del>
      <w:del w:id="4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00" w:author="PR Preview" w:date="2026-01-01T00:00:00Z">
        <w:r>
          <w:delText xml:space="preserve">,</w:delText>
        </w:r>
      </w:del>
      <w:del w:id="5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02" w:author="PR Preview" w:date="2026-01-01T00:00:00Z">
        <w:r>
          <w:delText xml:space="preserve">,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and the line with</w:delText>
        </w:r>
      </w:del>
      <w:del w:id="50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from</w:delText>
        </w:r>
      </w:del>
      <w:del w:id="512" w:author="PR Preview" w:date="2026-01-01T00:00:00Z">
        <w:r>
          <w:delText xml:space="preserve"> </w:delText>
        </w:r>
      </w:del>
      <w:hyperlink r:id="rId58">
        <w:del w:id="513" w:author="PR Preview" w:date="2026-01-01T00:00:00Z">
          <w:r>
            <w:rPr>
              <w:rStyle w:val="Hyperlink"/>
            </w:rPr>
            <w:delText xml:space="preserve">the residual sum of squares example</w:delText>
          </w:r>
        </w:del>
      </w:hyperlink>
      <w:del w:id="514" w:author="PR Preview" w:date="2026-01-01T00:00:00Z">
        <w:r>
          <w:delText xml:space="preserve">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and treat the line as the fitted model.</w:delText>
        </w:r>
      </w:del>
    </w:p>
    <w:p>
      <w:pPr>
        <w:pStyle w:val="BodyText"/>
      </w:pPr>
      <w:ins w:id="517" w:author="PR Preview" w:date="2026-01-01T00:00:00Z">
        <w:r>
          <w:rPr>
            <w:b/>
            <w:bCs/>
          </w:rPr>
          <w:t xml:space="preserve">Definition 11 (Mean squared error of predictions)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rPr>
            <w:b/>
            <w:bCs/>
          </w:rPr>
          <w:t xml:space="preserve">mean squared error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of predictions</w:t>
        </w:r>
      </w:ins>
      <w:ins w:id="52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of observed outcomes</w:t>
        </w:r>
      </w:ins>
      <w:ins w:id="52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the mean of their squared</w:t>
        </w:r>
      </w:ins>
      <w:ins w:id="530" w:author="PR Preview" w:date="2026-01-01T00:00:00Z">
        <w:r>
          <w:t xml:space="preserve"> </w:t>
        </w:r>
      </w:ins>
      <w:hyperlink w:anchor="def-prediction-error">
        <w:ins w:id="531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5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ins w:id="533" w:author="PR Preview" w:date="2026-01-01T00:00:00Z">
        <w:r>
          <w:rPr>
            <w:i/>
            <w:iCs/>
          </w:rPr>
          <w:t xml:space="preserve">Remark 2</w:t>
        </w:r>
      </w:ins>
      <w:ins w:id="534" w:author="PR Preview" w:date="2026-01-01T00:00:00Z">
        <w:r>
          <w:t xml:space="preserve"> (Prediction MSE, estimator MSE and RSS). </w:t>
        </w:r>
      </w:ins>
      <w:hyperlink w:anchor="def-prediction-mse">
        <w:ins w:id="53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averages squared errors over observations,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where the</w:t>
        </w:r>
      </w:ins>
      <w:ins w:id="540" w:author="PR Preview" w:date="2026-01-01T00:00:00Z">
        <w:r>
          <w:t xml:space="preserve"> </w:t>
        </w:r>
      </w:ins>
      <w:hyperlink w:anchor="def-mse">
        <w:ins w:id="541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takes an expectation over repeated samples.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On the data used to fit the model,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 mean squared error of the fitted values is the</w:t>
        </w:r>
      </w:ins>
      <w:ins w:id="548" w:author="PR Preview" w:date="2026-01-01T00:00:00Z">
        <w:r>
          <w:t xml:space="preserve"> </w:t>
        </w:r>
      </w:ins>
      <w:hyperlink r:id="rId55">
        <w:ins w:id="54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divided by</w:t>
        </w:r>
      </w:ins>
      <w:ins w:id="552" w:author="PR Preview" w:date="2026-01-01T00:00:00Z">
        <w:r>
          <w:t xml:space="preserve"> </w:t>
        </w:r>
      </w:ins>
      <m:oMath>
        <m:r>
          <m:t>n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(</w:t>
        </w:r>
      </w:ins>
      <w:hyperlink r:id="rId56">
        <w:ins w:id="555" w:author="PR Preview" w:date="2026-01-01T00:00:00Z">
          <w:r>
            <w:rPr>
              <w:rStyle w:val="Hyperlink"/>
            </w:rPr>
            <w:t xml:space="preserve">mean squared error and RSS</w:t>
          </w:r>
        </w:ins>
      </w:hyperlink>
      <w:ins w:id="55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ins w:id="557" w:author="PR Preview" w:date="2026-01-01T00:00:00Z">
        <w:r>
          <w:rPr>
            <w:b/>
            <w:bCs/>
          </w:rPr>
          <w:t xml:space="preserve">Example 9 (Fitted values, residuals, and prediction errors for three points)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Take the points</w:t>
        </w:r>
      </w:ins>
      <w:ins w:id="5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 the line with</w:t>
        </w:r>
      </w:ins>
      <w:ins w:id="56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and</w:t>
        </w:r>
      </w:ins>
      <w:ins w:id="57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from</w:t>
        </w:r>
      </w:ins>
      <w:ins w:id="573" w:author="PR Preview" w:date="2026-01-01T00:00:00Z">
        <w:r>
          <w:t xml:space="preserve"> </w:t>
        </w:r>
      </w:ins>
      <w:hyperlink r:id="rId58">
        <w:ins w:id="574" w:author="PR Preview" w:date="2026-01-01T00:00:00Z">
          <w:r>
            <w:rPr>
              <w:rStyle w:val="Hyperlink"/>
            </w:rPr>
            <w:t xml:space="preserve">the residual sum of squares example</w:t>
          </w:r>
        </w:ins>
      </w:hyperlink>
      <w:ins w:id="575" w:author="PR Preview" w:date="2026-01-01T00:00:00Z">
        <w:r>
          <w:t xml:space="preserve">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and treat the line as the fitted model.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del w:id="578" w:author="PR Preview" w:date="2026-01-01T00:00:00Z">
        <w:r>
          <w:rPr>
            <w:b/>
            <w:bCs/>
          </w:rPr>
          <w:delText xml:space="preserve">Definition 11 (Bias)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The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rPr>
            <w:b/>
            <w:bCs/>
          </w:rPr>
          <w:delText xml:space="preserve">bias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of an estimator</w:delText>
        </w:r>
      </w:del>
      <w:del w:id="5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for an estimand</w:delText>
        </w:r>
      </w:del>
      <w:del w:id="588" w:author="PR Preview" w:date="2026-01-01T00:00:00Z">
        <w:r>
          <w:delText xml:space="preserve"> </w:delText>
        </w:r>
      </w:del>
      <m:oMath>
        <m:r>
          <m:t>θ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is the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expected value of the</w:delText>
        </w:r>
      </w:del>
      <w:del w:id="593" w:author="PR Preview" w:date="2026-01-01T00:00:00Z">
        <w:r>
          <w:delText xml:space="preserve"> </w:delText>
        </w:r>
      </w:del>
      <w:hyperlink w:anchor="def-estimation-error">
        <w:del w:id="59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95" w:author="PR Preview" w:date="2026-01-01T00:00:00Z">
        <w:r>
          <w:delText xml:space="preserve">:</w:delText>
        </w:r>
      </w:del>
    </w:p>
    <w:p>
      <w:pPr>
        <w:pStyle w:val="FirstParagraph"/>
      </w:pPr>
      <w:ins w:id="596" w:author="PR Preview" w:date="2026-01-01T00:00:00Z">
        <w:r>
          <w:rPr>
            <w:b/>
            <w:bCs/>
          </w:rPr>
          <w:t xml:space="preserve">Definition 12 (Bias)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The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rPr>
            <w:b/>
            <w:bCs/>
          </w:rPr>
          <w:t xml:space="preserve">bias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of an estimator</w:t>
        </w:r>
      </w:ins>
      <w:ins w:id="6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for an estimand</w:t>
        </w:r>
      </w:ins>
      <w:ins w:id="606" w:author="PR Preview" w:date="2026-01-01T00:00:00Z">
        <w:r>
          <w:t xml:space="preserve"> </w:t>
        </w:r>
      </w:ins>
      <m:oMath>
        <m:r>
          <m:t>θ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is the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expected value of the</w:t>
        </w:r>
      </w:ins>
      <w:ins w:id="611" w:author="PR Preview" w:date="2026-01-01T00:00:00Z">
        <w:r>
          <w:t xml:space="preserve"> </w:t>
        </w:r>
      </w:ins>
      <w:hyperlink w:anchor="def-estimation-error">
        <w:ins w:id="612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613" w:author="PR Preview" w:date="2026-01-01T00:00:00Z">
        <w:r>
          <w:t xml:space="preserve">:</w:t>
        </w:r>
      </w:ins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del w:id="614" w:author="PR Preview" w:date="2026-01-01T00:00:00Z">
        <w:r>
          <w:rPr>
            <w:b/>
            <w:bCs/>
          </w:rPr>
          <w:delText xml:space="preserve">Example 9 (Bias of two estimators of a mean)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Let</w:delText>
        </w:r>
      </w:del>
      <w:del w:id="6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each have expectation</w:delText>
        </w:r>
      </w:del>
      <w:del w:id="62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621" w:author="PR Preview" w:date="2026-01-01T00:00:00Z">
        <w:r>
          <w:delText xml:space="preserve">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as in</w:delText>
        </w:r>
      </w:del>
      <w:del w:id="624" w:author="PR Preview" w:date="2026-01-01T00:00:00Z">
        <w:r>
          <w:delText xml:space="preserve"> </w:delText>
        </w:r>
      </w:del>
      <w:hyperlink w:anchor="exm-estimator">
        <w:del w:id="625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26" w:author="PR Preview" w:date="2026-01-01T00:00:00Z">
        <w:r>
          <w:delText xml:space="preserve">.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By</w:delText>
        </w:r>
      </w:del>
      <w:del w:id="629" w:author="PR Preview" w:date="2026-01-01T00:00:00Z">
        <w:r>
          <w:delText xml:space="preserve"> </w:delText>
        </w:r>
      </w:del>
      <w:hyperlink w:anchor="thm-bias-exprs">
        <w:del w:id="63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 bias of the sample mean</w:delText>
        </w:r>
      </w:del>
      <w:del w:id="63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is:</w:delText>
        </w:r>
      </w:del>
    </w:p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Example 10 (Bias of two estimators of a mean)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Let</w:t>
        </w:r>
      </w:ins>
      <w:ins w:id="6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each have expectation</w:t>
        </w:r>
      </w:ins>
      <w:ins w:id="64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644" w:author="PR Preview" w:date="2026-01-01T00:00:00Z">
        <w:r>
          <w:t xml:space="preserve">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as in</w:t>
        </w:r>
      </w:ins>
      <w:ins w:id="647" w:author="PR Preview" w:date="2026-01-01T00:00:00Z">
        <w:r>
          <w:t xml:space="preserve"> </w:t>
        </w:r>
      </w:ins>
      <w:hyperlink w:anchor="exm-estimator">
        <w:ins w:id="64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49" w:author="PR Preview" w:date="2026-01-01T00:00:00Z">
        <w:r>
          <w:t xml:space="preserve">.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By</w:t>
        </w:r>
      </w:ins>
      <w:ins w:id="652" w:author="PR Preview" w:date="2026-01-01T00:00:00Z">
        <w:r>
          <w:t xml:space="preserve"> </w:t>
        </w:r>
      </w:ins>
      <w:hyperlink w:anchor="thm-bias-exprs">
        <w:ins w:id="65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 bias of the sample mean</w:t>
        </w:r>
      </w:ins>
      <w:ins w:id="6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del w:id="660" w:author="PR Preview" w:date="2026-01-01T00:00:00Z">
        <w:r>
          <w:rPr>
            <w:b/>
            <w:bCs/>
          </w:rPr>
          <w:delText xml:space="preserve">Definition 12 (Mean squared error)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The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rPr>
            <w:b/>
            <w:bCs/>
          </w:rPr>
          <w:delText xml:space="preserve">mean squared error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of an estimator</w:delText>
        </w:r>
      </w:del>
      <w:del w:id="6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68" w:author="PR Preview" w:date="2026-01-01T00:00:00Z">
        <w:r>
          <w:delText xml:space="preserve">, denoted</w:delText>
        </w:r>
      </w:del>
      <w:del w:id="669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70" w:author="PR Preview" w:date="2026-01-01T00:00:00Z">
        <w:r>
          <w:delText xml:space="preserve">, is the expectation of the square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 the</w:delText>
        </w:r>
      </w:del>
      <w:del w:id="673" w:author="PR Preview" w:date="2026-01-01T00:00:00Z">
        <w:r>
          <w:delText xml:space="preserve"> </w:delText>
        </w:r>
      </w:del>
      <w:hyperlink w:anchor="def-estimation-error">
        <w:del w:id="67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675" w:author="PR Preview" w:date="2026-01-01T00:00:00Z">
        <w:r>
          <w:delText xml:space="preserve">:</w:delText>
        </w:r>
      </w:del>
    </w:p>
    <w:p>
      <w:pPr>
        <w:pStyle w:val="FirstParagraph"/>
      </w:pPr>
      <w:ins w:id="676" w:author="PR Preview" w:date="2026-01-01T00:00:00Z">
        <w:r>
          <w:rPr>
            <w:b/>
            <w:bCs/>
          </w:rPr>
          <w:t xml:space="preserve">Definition 13 (Mean squared error)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The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rPr>
            <w:b/>
            <w:bCs/>
          </w:rPr>
          <w:t xml:space="preserve">mean squared error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of an estimator</w:t>
        </w:r>
      </w:ins>
      <w:ins w:id="6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84" w:author="PR Preview" w:date="2026-01-01T00:00:00Z">
        <w:r>
          <w:t xml:space="preserve">, denoted</w:t>
        </w:r>
      </w:ins>
      <w:ins w:id="685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86" w:author="PR Preview" w:date="2026-01-01T00:00:00Z">
        <w:r>
          <w:t xml:space="preserve">, is the expectation of the square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of the</w:t>
        </w:r>
      </w:ins>
      <w:ins w:id="689" w:author="PR Preview" w:date="2026-01-01T00:00:00Z">
        <w:r>
          <w:t xml:space="preserve"> </w:t>
        </w:r>
      </w:ins>
      <w:hyperlink w:anchor="def-estimation-error">
        <w:ins w:id="690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6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del w:id="692" w:author="PR Preview" w:date="2026-01-01T00:00:00Z">
        <w:r>
          <w:rPr>
            <w:b/>
            <w:bCs/>
          </w:rPr>
          <w:delText xml:space="preserve">Example 10 (Mean squared error of two estimators of a mean)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Continuing</w:delText>
        </w:r>
      </w:del>
      <w:del w:id="695" w:author="PR Preview" w:date="2026-01-01T00:00:00Z">
        <w:r>
          <w:delText xml:space="preserve"> </w:delText>
        </w:r>
      </w:del>
      <w:hyperlink w:anchor="exm-bias-sample-mean">
        <w:del w:id="696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697" w:author="PR Preview" w:date="2026-01-01T00:00:00Z">
        <w:r>
          <w:delText xml:space="preserve">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suppose also that</w:delText>
        </w:r>
      </w:del>
      <w:del w:id="7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are mutually independent,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each with variance</w:delText>
        </w:r>
      </w:del>
      <w:del w:id="70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706" w:author="PR Preview" w:date="2026-01-01T00:00:00Z">
        <w:r>
          <w:delText xml:space="preserve">.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Both</w:delText>
        </w:r>
      </w:del>
      <w:del w:id="70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and</w:delText>
        </w:r>
      </w:del>
      <w:del w:id="7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have zero bias,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so by</w:delText>
        </w:r>
      </w:del>
      <w:del w:id="717" w:author="PR Preview" w:date="2026-01-01T00:00:00Z">
        <w:r>
          <w:delText xml:space="preserve"> </w:delText>
        </w:r>
      </w:del>
      <w:hyperlink w:anchor="thm-mse-bias-variance">
        <w:del w:id="71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each estimator’s mean squared error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equals its variance.</w:delText>
        </w:r>
      </w:del>
    </w:p>
    <w:p>
      <w:pPr>
        <w:pStyle w:val="BodyText"/>
      </w:pPr>
      <w:ins w:id="723" w:author="PR Preview" w:date="2026-01-01T00:00:00Z">
        <w:r>
          <w:rPr>
            <w:b/>
            <w:bCs/>
          </w:rPr>
          <w:t xml:space="preserve">Example 11 (Mean squared error of two estimators of a mean)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Continuing</w:t>
        </w:r>
      </w:ins>
      <w:ins w:id="726" w:author="PR Preview" w:date="2026-01-01T00:00:00Z">
        <w:r>
          <w:t xml:space="preserve"> </w:t>
        </w:r>
      </w:ins>
      <w:hyperlink w:anchor="exm-bias-sample-mean">
        <w:ins w:id="72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suppose also that</w:t>
        </w:r>
      </w:ins>
      <w:ins w:id="7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are mutually independent,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each with variance</w:t>
        </w:r>
      </w:ins>
      <w:ins w:id="73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37" w:author="PR Preview" w:date="2026-01-01T00:00:00Z">
        <w:r>
          <w:t xml:space="preserve">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Both</w:t>
        </w:r>
      </w:ins>
      <w:ins w:id="74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and</w:t>
        </w:r>
      </w:ins>
      <w:ins w:id="74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have zero bias,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so by</w:t>
        </w:r>
      </w:ins>
      <w:ins w:id="748" w:author="PR Preview" w:date="2026-01-01T00:00:00Z">
        <w:r>
          <w:t xml:space="preserve"> </w:t>
        </w:r>
      </w:ins>
      <w:hyperlink w:anchor="thm-mse-bias-variance">
        <w:ins w:id="7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each estimator’s mean squared error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del w:id="754" w:author="PR Preview" w:date="2026-01-01T00:00:00Z">
        <w:r>
          <w:rPr>
            <w:b/>
            <w:bCs/>
          </w:rPr>
          <w:delText xml:space="preserve">Definition 13 (Root mean squared error)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The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rPr>
            <w:b/>
            <w:bCs/>
          </w:rPr>
          <w:delText xml:space="preserve">root mean squared error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of an estimator</w:delText>
        </w:r>
      </w:del>
      <w:del w:id="76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is the square root of its</w:delText>
        </w:r>
      </w:del>
      <w:del w:id="764" w:author="PR Preview" w:date="2026-01-01T00:00:00Z">
        <w:r>
          <w:delText xml:space="preserve"> </w:delText>
        </w:r>
      </w:del>
      <w:hyperlink w:anchor="def-mse">
        <w:del w:id="76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6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del w:id="767" w:author="PR Preview" w:date="2026-01-01T00:00:00Z">
        <w:r>
          <w:delText xml:space="preserve">It has the same units as the estimand.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In</w:delText>
        </w:r>
      </w:del>
      <w:del w:id="770" w:author="PR Preview" w:date="2026-01-01T00:00:00Z">
        <w:r>
          <w:delText xml:space="preserve"> </w:delText>
        </w:r>
      </w:del>
      <w:hyperlink w:anchor="exm-mse-sample-mean">
        <w:del w:id="77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the root mean squared error of</w:delText>
        </w:r>
      </w:del>
      <w:del w:id="77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is</w:delText>
        </w:r>
      </w:del>
      <w:del w:id="778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779" w:author="PR Preview" w:date="2026-01-01T00:00:00Z">
        <w:r>
          <w:delText xml:space="preserve">.</w:delText>
        </w:r>
      </w:del>
    </w:p>
    <w:p>
      <w:pPr>
        <w:pStyle w:val="BodyText"/>
      </w:pPr>
      <w:ins w:id="780" w:author="PR Preview" w:date="2026-01-01T00:00:00Z">
        <w:r>
          <w:rPr>
            <w:b/>
            <w:bCs/>
          </w:rPr>
          <w:t xml:space="preserve">Definition 14 (Root mean squared error)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rPr>
            <w:b/>
            <w:bCs/>
          </w:rPr>
          <w:t xml:space="preserve">root mean squared error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of an estimator</w:t>
        </w:r>
      </w:ins>
      <w:ins w:id="7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is the square root of its</w:t>
        </w:r>
      </w:ins>
      <w:ins w:id="790" w:author="PR Preview" w:date="2026-01-01T00:00:00Z">
        <w:r>
          <w:t xml:space="preserve"> </w:t>
        </w:r>
      </w:ins>
      <w:hyperlink w:anchor="def-mse">
        <w:ins w:id="791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ins w:id="793" w:author="PR Preview" w:date="2026-01-01T00:00:00Z">
        <w:r>
          <w:t xml:space="preserve">It has the same units as the estimand.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In</w:t>
        </w:r>
      </w:ins>
      <w:ins w:id="796" w:author="PR Preview" w:date="2026-01-01T00:00:00Z">
        <w:r>
          <w:t xml:space="preserve"> </w:t>
        </w:r>
      </w:ins>
      <w:hyperlink w:anchor="exm-mse-sample-mean">
        <w:ins w:id="79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the root mean squared error of</w:t>
        </w:r>
      </w:ins>
      <w:ins w:id="80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is</w:t>
        </w:r>
      </w:ins>
      <w:ins w:id="804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805" w:author="PR Preview" w:date="2026-01-01T00:00:00Z">
        <w:r>
          <w:t xml:space="preserve">.</w:t>
        </w:r>
      </w:ins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del w:id="806" w:author="PR Preview" w:date="2026-01-01T00:00:00Z">
        <w:r>
          <w:rPr>
            <w:b/>
            <w:bCs/>
          </w:rPr>
          <w:delText xml:space="preserve">Definition 14 (Unbiased estimator)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An estimator</w:delText>
        </w:r>
      </w:del>
      <w:del w:id="8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rPr>
            <w:b/>
            <w:bCs/>
          </w:rPr>
          <w:delText xml:space="preserve">unbiased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if its</w:delText>
        </w:r>
      </w:del>
      <w:del w:id="816" w:author="PR Preview" w:date="2026-01-01T00:00:00Z">
        <w:r>
          <w:delText xml:space="preserve"> </w:delText>
        </w:r>
      </w:del>
      <w:hyperlink w:anchor="def-bias">
        <w:del w:id="81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is zero:</w:delText>
        </w:r>
      </w:del>
    </w:p>
    <w:p>
      <w:pPr>
        <w:pStyle w:val="FirstParagraph"/>
      </w:pPr>
      <w:ins w:id="820" w:author="PR Preview" w:date="2026-01-01T00:00:00Z">
        <w:r>
          <w:rPr>
            <w:b/>
            <w:bCs/>
          </w:rPr>
          <w:t xml:space="preserve">Definition 15 (Unbiased estimator)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 estimator</w:t>
        </w:r>
      </w:ins>
      <w:ins w:id="8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is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rPr>
            <w:b/>
            <w:bCs/>
          </w:rPr>
          <w:t xml:space="preserve">unbiased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if its</w:t>
        </w:r>
      </w:ins>
      <w:ins w:id="830" w:author="PR Preview" w:date="2026-01-01T00:00:00Z">
        <w:r>
          <w:t xml:space="preserve"> </w:t>
        </w:r>
      </w:ins>
      <w:hyperlink w:anchor="def-bias">
        <w:ins w:id="83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del w:id="834" w:author="PR Preview" w:date="2026-01-01T00:00:00Z">
        <w:r>
          <w:rPr>
            <w:b/>
            <w:bCs/>
          </w:rPr>
          <w:delText xml:space="preserve">Example 11 (The sample mean is unbiased)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By</w:delText>
        </w:r>
      </w:del>
      <w:del w:id="837" w:author="PR Preview" w:date="2026-01-01T00:00:00Z">
        <w:r>
          <w:delText xml:space="preserve"> </w:delText>
        </w:r>
      </w:del>
      <w:hyperlink w:anchor="exm-bias-sample-mean">
        <w:del w:id="838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839" w:author="PR Preview" w:date="2026-01-01T00:00:00Z">
        <w:r>
          <w:delText xml:space="preserve">,</w:delText>
        </w:r>
      </w:del>
      <w:del w:id="840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and</w:delText>
        </w:r>
      </w:del>
      <w:del w:id="843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844" w:author="PR Preview" w:date="2026-01-01T00:00:00Z">
        <w:r>
          <w:delText xml:space="preserve">,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so both the sample mean</w:delText>
        </w:r>
      </w:del>
      <w:del w:id="84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and the single-observation estimator</w:delText>
        </w:r>
      </w:del>
      <w:del w:id="85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are</w:delText>
        </w:r>
      </w:del>
      <w:del w:id="853" w:author="PR Preview" w:date="2026-01-01T00:00:00Z">
        <w:r>
          <w:delText xml:space="preserve"> </w:delText>
        </w:r>
      </w:del>
      <w:hyperlink w:anchor="def-unbiased">
        <w:del w:id="85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estimators of</w:delText>
        </w:r>
      </w:del>
      <w:del w:id="857" w:author="PR Preview" w:date="2026-01-01T00:00:00Z">
        <w:r>
          <w:delText xml:space="preserve"> </w:delText>
        </w:r>
      </w:del>
      <m:oMath>
        <m:r>
          <m:t>μ</m:t>
        </m:r>
      </m:oMath>
      <w:del w:id="858" w:author="PR Preview" w:date="2026-01-01T00:00:00Z">
        <w:r>
          <w:delText xml:space="preserve">.</w:delText>
        </w:r>
      </w:del>
    </w:p>
    <w:p>
      <w:pPr>
        <w:pStyle w:val="BodyText"/>
      </w:pPr>
      <w:del w:id="859" w:author="PR Preview" w:date="2026-01-01T00:00:00Z">
        <w:r>
          <w:rPr>
            <w:b/>
            <w:bCs/>
          </w:rPr>
          <w:delText xml:space="preserve">Example 12 (A biased estimator of the variance)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Let</w:delText>
        </w:r>
      </w:del>
      <w:del w:id="8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be mutually independent,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each with expectation</w:delText>
        </w:r>
      </w:del>
      <w:del w:id="867" w:author="PR Preview" w:date="2026-01-01T00:00:00Z">
        <w:r>
          <w:delText xml:space="preserve"> </w:delText>
        </w:r>
      </w:del>
      <m:oMath>
        <m:r>
          <m:t>μ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and variance</w:delText>
        </w:r>
      </w:del>
      <w:del w:id="87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71" w:author="PR Preview" w:date="2026-01-01T00:00:00Z">
        <w:r>
          <w:delText xml:space="preserve">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and let</w:delText>
        </w:r>
      </w:del>
      <w:del w:id="87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875" w:author="PR Preview" w:date="2026-01-01T00:00:00Z">
        <w:r>
          <w:delText xml:space="preserve">.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Consider two estimators of</w:delText>
        </w:r>
      </w:del>
      <w:del w:id="87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79" w:author="PR Preview" w:date="2026-01-01T00:00:00Z">
        <w:r>
          <w:delText xml:space="preserve">:</w:delText>
        </w:r>
      </w:del>
    </w:p>
    <w:p>
      <w:pPr>
        <w:pStyle w:val="BodyText"/>
      </w:pPr>
      <w:ins w:id="880" w:author="PR Preview" w:date="2026-01-01T00:00:00Z">
        <w:r>
          <w:rPr>
            <w:b/>
            <w:bCs/>
          </w:rPr>
          <w:t xml:space="preserve">Example 12 (The sample mean is unbiased)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By</w:t>
        </w:r>
      </w:ins>
      <w:ins w:id="883" w:author="PR Preview" w:date="2026-01-01T00:00:00Z">
        <w:r>
          <w:t xml:space="preserve"> </w:t>
        </w:r>
      </w:ins>
      <w:hyperlink w:anchor="exm-bias-sample-mean">
        <w:ins w:id="884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so both the sample mean</w:t>
        </w:r>
      </w:ins>
      <w:ins w:id="89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and the single-observation estimator</w:t>
        </w:r>
      </w:ins>
      <w:ins w:id="8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are</w:t>
        </w:r>
      </w:ins>
      <w:ins w:id="899" w:author="PR Preview" w:date="2026-01-01T00:00:00Z">
        <w:r>
          <w:t xml:space="preserve"> </w:t>
        </w:r>
      </w:ins>
      <w:hyperlink w:anchor="def-unbiased">
        <w:ins w:id="900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estimators of</w:t>
        </w:r>
      </w:ins>
      <w:ins w:id="903" w:author="PR Preview" w:date="2026-01-01T00:00:00Z">
        <w:r>
          <w:t xml:space="preserve"> </w:t>
        </w:r>
      </w:ins>
      <m:oMath>
        <m:r>
          <m:t>μ</m:t>
        </m:r>
      </m:oMath>
      <w:ins w:id="904" w:author="PR Preview" w:date="2026-01-01T00:00:00Z">
        <w:r>
          <w:t xml:space="preserve">.</w:t>
        </w:r>
      </w:ins>
    </w:p>
    <w:bookmarkEnd w:id="89"/>
    <w:bookmarkStart w:id="91" w:name="exm-biased-variance-mle"/>
    <w:p>
      <w:pPr>
        <w:pStyle w:val="BodyText"/>
      </w:pPr>
      <w:ins w:id="905" w:author="PR Preview" w:date="2026-01-01T00:00:00Z">
        <w:r>
          <w:rPr>
            <w:b/>
            <w:bCs/>
          </w:rPr>
          <w:t xml:space="preserve">Example 13 (A biased estimator of the variance)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Let</w:t>
        </w:r>
      </w:ins>
      <w:ins w:id="9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be mutually independent,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each with expectation</w:t>
        </w:r>
      </w:ins>
      <w:ins w:id="913" w:author="PR Preview" w:date="2026-01-01T00:00:00Z">
        <w:r>
          <w:t xml:space="preserve"> </w:t>
        </w:r>
      </w:ins>
      <m:oMath>
        <m:r>
          <m:t>μ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and variance</w:t>
        </w:r>
      </w:ins>
      <w:ins w:id="91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 let</w:t>
        </w:r>
      </w:ins>
      <w:ins w:id="9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921" w:author="PR Preview" w:date="2026-01-01T00:00:00Z">
        <w:r>
          <w:t xml:space="preserve">.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Consider two estimators of</w:t>
        </w:r>
      </w:ins>
      <w:ins w:id="92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2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del w:id="926" w:author="PR Preview" w:date="2026-01-01T00:00:00Z">
        <w:r>
          <w:delText xml:space="preserve">(by</w:delText>
        </w:r>
      </w:del>
      <w:del w:id="927" w:author="PR Preview" w:date="2026-01-01T00:00:00Z">
        <w:r>
          <w:delText xml:space="preserve"> </w:delText>
        </w:r>
      </w:del>
      <w:hyperlink w:anchor="exm-mse-sample-mean">
        <w:del w:id="928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and</w:delText>
        </w:r>
      </w:del>
      <w:del w:id="931" w:author="PR Preview" w:date="2026-01-01T00:00:00Z">
        <w:r>
          <w:delText xml:space="preserve"> </w:delText>
        </w:r>
      </w:del>
      <w:hyperlink w:anchor="exm-bias-sample-mean">
        <w:del w:id="932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933" w:author="PR Preview" w:date="2026-01-01T00:00:00Z">
        <w:r>
          <w:delText xml:space="preserve">):</w:delText>
        </w:r>
      </w:del>
    </w:p>
    <w:p>
      <w:pPr>
        <w:pStyle w:val="FirstParagraph"/>
      </w:pPr>
      <w:ins w:id="934" w:author="PR Preview" w:date="2026-01-01T00:00:00Z">
        <w:r>
          <w:t xml:space="preserve">(by</w:t>
        </w:r>
      </w:ins>
      <w:ins w:id="935" w:author="PR Preview" w:date="2026-01-01T00:00:00Z">
        <w:r>
          <w:t xml:space="preserve"> </w:t>
        </w:r>
      </w:ins>
      <w:hyperlink w:anchor="exm-mse-sample-mean">
        <w:ins w:id="936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and</w:t>
        </w:r>
      </w:ins>
      <w:ins w:id="939" w:author="PR Preview" w:date="2026-01-01T00:00:00Z">
        <w:r>
          <w:t xml:space="preserve"> </w:t>
        </w:r>
      </w:ins>
      <w:hyperlink w:anchor="exm-bias-sample-mean">
        <w:ins w:id="94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94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del w:id="942" w:author="PR Preview" w:date="2026-01-01T00:00:00Z">
        <w:r>
          <w:rPr>
            <w:b/>
            <w:bCs/>
          </w:rPr>
          <w:delText xml:space="preserve">Definition 15 (Mean absolute error)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The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rPr>
            <w:b/>
            <w:bCs/>
          </w:rPr>
          <w:delText xml:space="preserve">mean absolute error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of an estimator is the expectation of the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absolute value of the</w:delText>
        </w:r>
      </w:del>
      <w:del w:id="951" w:author="PR Preview" w:date="2026-01-01T00:00:00Z">
        <w:r>
          <w:delText xml:space="preserve"> </w:delText>
        </w:r>
      </w:del>
      <w:hyperlink w:anchor="def-estimation-error">
        <w:del w:id="952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95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954" w:author="PR Preview" w:date="2026-01-01T00:00:00Z">
        <w:r>
          <w:rPr>
            <w:b/>
            <w:bCs/>
          </w:rPr>
          <w:delText xml:space="preserve">Example 13 (Mean absolute error of a Gaussian estimator)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Suppose an estimator</w:delText>
        </w:r>
      </w:del>
      <w:del w:id="9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has a Gaussian distribution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with mean</w:delText>
        </w:r>
      </w:del>
      <w:del w:id="962" w:author="PR Preview" w:date="2026-01-01T00:00:00Z">
        <w:r>
          <w:delText xml:space="preserve"> </w:delText>
        </w:r>
      </w:del>
      <m:oMath>
        <m:r>
          <m:t>θ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and standard deviation</w:delText>
        </w:r>
      </w:del>
      <w:del w:id="965" w:author="PR Preview" w:date="2026-01-01T00:00:00Z">
        <w:r>
          <w:delText xml:space="preserve"> </w:delText>
        </w:r>
      </w:del>
      <m:oMath>
        <m:r>
          <m:t>τ</m:t>
        </m:r>
      </m:oMath>
      <w:del w:id="966" w:author="PR Preview" w:date="2026-01-01T00:00:00Z">
        <w:r>
          <w:delText xml:space="preserve">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so that its estimation error</w:delText>
        </w:r>
      </w:del>
      <w:del w:id="969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has the same distribution as</w:delText>
        </w:r>
      </w:del>
      <w:del w:id="972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where</w:delText>
        </w:r>
      </w:del>
      <w:del w:id="976" w:author="PR Preview" w:date="2026-01-01T00:00:00Z">
        <w:r>
          <w:delText xml:space="preserve"> </w:delText>
        </w:r>
      </w:del>
      <m:oMath>
        <m:r>
          <m:t>Z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has a standard Gaussian distribution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with density</w:delText>
        </w:r>
      </w:del>
      <w:del w:id="981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982" w:author="PR Preview" w:date="2026-01-01T00:00:00Z">
        <w:r>
          <w:delText xml:space="preserve">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Then:</w:delText>
        </w:r>
      </w:del>
    </w:p>
    <w:p>
      <w:pPr>
        <w:pStyle w:val="FirstParagraph"/>
      </w:pPr>
      <w:ins w:id="985" w:author="PR Preview" w:date="2026-01-01T00:00:00Z">
        <w:r>
          <w:rPr>
            <w:b/>
            <w:bCs/>
          </w:rPr>
          <w:t xml:space="preserve">Definition 16 (Mean absolute error)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The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rPr>
            <w:b/>
            <w:bCs/>
          </w:rPr>
          <w:t xml:space="preserve">mean absolute error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of an estimator is the expectation of the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absolute value of the</w:t>
        </w:r>
      </w:ins>
      <w:ins w:id="994" w:author="PR Preview" w:date="2026-01-01T00:00:00Z">
        <w:r>
          <w:t xml:space="preserve"> </w:t>
        </w:r>
      </w:ins>
      <w:hyperlink w:anchor="def-estimation-error">
        <w:ins w:id="995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9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ins w:id="997" w:author="PR Preview" w:date="2026-01-01T00:00:00Z">
        <w:r>
          <w:rPr>
            <w:b/>
            <w:bCs/>
          </w:rPr>
          <w:t xml:space="preserve">Example 14 (Mean absolute error of a Gaussian estimator)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Suppose an estimator</w:t>
        </w:r>
      </w:ins>
      <w:ins w:id="100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has a Gaussian distribution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with mean</w:t>
        </w:r>
      </w:ins>
      <w:ins w:id="1005" w:author="PR Preview" w:date="2026-01-01T00:00:00Z">
        <w:r>
          <w:t xml:space="preserve"> </w:t>
        </w:r>
      </w:ins>
      <m:oMath>
        <m:r>
          <m:t>θ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and standard deviation</w:t>
        </w:r>
      </w:ins>
      <w:ins w:id="1008" w:author="PR Preview" w:date="2026-01-01T00:00:00Z">
        <w:r>
          <w:t xml:space="preserve"> </w:t>
        </w:r>
      </w:ins>
      <m:oMath>
        <m:r>
          <m:t>τ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so that its estimation error</w:t>
        </w:r>
      </w:ins>
      <w:ins w:id="1012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has the same distribution as</w:t>
        </w:r>
      </w:ins>
      <w:ins w:id="1015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1016" w:author="PR Preview" w:date="2026-01-01T00:00:00Z">
        <w:r>
          <w:t xml:space="preserve">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where</w:t>
        </w:r>
      </w:ins>
      <w:ins w:id="1019" w:author="PR Preview" w:date="2026-01-01T00:00:00Z">
        <w:r>
          <w:t xml:space="preserve"> </w:t>
        </w:r>
      </w:ins>
      <m:oMath>
        <m:r>
          <m:t>Z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has a standard Gaussian distribution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with density</w:t>
        </w:r>
      </w:ins>
      <w:ins w:id="1024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025" w:author="PR Preview" w:date="2026-01-01T00:00:00Z">
        <w:r>
          <w:t xml:space="preserve">.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del w:id="1028" w:author="PR Preview" w:date="2026-01-01T00:00:00Z">
        <w:r>
          <w:rPr>
            <w:b/>
            <w:bCs/>
          </w:rPr>
          <w:delText xml:space="preserve">Definition 16 (Standard error)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The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rPr>
            <w:b/>
            <w:bCs/>
          </w:rPr>
          <w:delText xml:space="preserve">standard error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of an estimator</w:delText>
        </w:r>
      </w:del>
      <w:del w:id="10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is the</w:delText>
        </w:r>
      </w:del>
      <w:del w:id="1038" w:author="PR Preview" w:date="2026-01-01T00:00:00Z">
        <w:r>
          <w:delText xml:space="preserve"> </w:delText>
        </w:r>
      </w:del>
      <w:hyperlink r:id="rId104">
        <w:del w:id="1039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of</w:delText>
        </w:r>
      </w:del>
      <w:del w:id="10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4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1044" w:author="PR Preview" w:date="2026-01-01T00:00:00Z">
        <w:r>
          <w:rPr>
            <w:b/>
            <w:bCs/>
          </w:rPr>
          <w:delText xml:space="preserve">Example 14 (Standard error of the sample mean)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In</w:delText>
        </w:r>
      </w:del>
      <w:del w:id="1047" w:author="PR Preview" w:date="2026-01-01T00:00:00Z">
        <w:r>
          <w:delText xml:space="preserve"> </w:delText>
        </w:r>
      </w:del>
      <w:hyperlink w:anchor="exm-mse-sample-mean">
        <w:del w:id="1048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49" w:author="PR Preview" w:date="2026-01-01T00:00:00Z">
        <w:r>
          <w:delText xml:space="preserve">,</w:delText>
        </w:r>
      </w:del>
      <w:del w:id="105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051" w:author="PR Preview" w:date="2026-01-01T00:00:00Z">
        <w:r>
          <w:delText xml:space="preserve">,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so</w:delText>
        </w:r>
      </w:del>
    </w:p>
    <w:p>
      <w:pPr>
        <w:pStyle w:val="FirstParagraph"/>
      </w:pPr>
      <w:ins w:id="1054" w:author="PR Preview" w:date="2026-01-01T00:00:00Z">
        <w:r>
          <w:rPr>
            <w:b/>
            <w:bCs/>
          </w:rPr>
          <w:t xml:space="preserve">Definition 17 (Standard error)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The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rPr>
            <w:b/>
            <w:bCs/>
          </w:rPr>
          <w:t xml:space="preserve">standard error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of an estimator</w:t>
        </w:r>
      </w:ins>
      <w:ins w:id="106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is the</w:t>
        </w:r>
      </w:ins>
      <w:ins w:id="1064" w:author="PR Preview" w:date="2026-01-01T00:00:00Z">
        <w:r>
          <w:t xml:space="preserve"> </w:t>
        </w:r>
      </w:ins>
      <w:hyperlink r:id="rId104">
        <w:ins w:id="1065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of</w:t>
        </w:r>
      </w:ins>
      <w:ins w:id="10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ins w:id="1070" w:author="PR Preview" w:date="2026-01-01T00:00:00Z">
        <w:r>
          <w:rPr>
            <w:b/>
            <w:bCs/>
          </w:rPr>
          <w:t xml:space="preserve">Example 15 (Standard error of the sample mean)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In</w:t>
        </w:r>
      </w:ins>
      <w:ins w:id="1073" w:author="PR Preview" w:date="2026-01-01T00:00:00Z">
        <w:r>
          <w:t xml:space="preserve"> </w:t>
        </w:r>
      </w:ins>
      <w:hyperlink w:anchor="exm-mse-sample-mean">
        <w:ins w:id="1074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077" w:author="PR Preview" w:date="2026-01-01T00:00:00Z">
        <w:r>
          <w:t xml:space="preserve">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2026-10-13T07:38:17Z</dcterms:created>
  <dcterms:modified xsi:type="dcterms:W3CDTF">2026-10-13T07:38:17Z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