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10 (Observed information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observed information matrix</w:delText>
        </w:r>
      </w:del>
      <w:del w:id="8" w:author="PR Preview" w:date="2026-01-01T00:00:00Z">
        <w:r>
          <w:delText xml:space="preserve">, written</w:delText>
        </w:r>
      </w:del>
      <w:del w:id="9" w:author="PR Preview" w:date="2026-01-01T00:00:00Z">
        <w:r>
          <w:delText xml:space="preserve"> </w:delText>
        </w:r>
      </w:del>
      <m:oMath>
        <m:r>
          <m:t>I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the negative of the</w:delText>
        </w:r>
      </w:del>
      <w:del w:id="13" w:author="PR Preview" w:date="2026-01-01T00:00:00Z">
        <w:r>
          <w:delText xml:space="preserve"> </w:delText>
        </w:r>
      </w:del>
      <w:hyperlink w:anchor="def-hessian">
        <w:del w:id="1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 the log-likelihood:</w:delText>
        </w:r>
      </w:del>
    </w:p>
    <w:p>
      <w:pPr>
        <w:pStyle w:val="BodyText"/>
      </w:pPr>
      <w:bookmarkStart w:id="81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del w:id="17" w:author="PR Preview" w:date="2026-01-01T00:00:00Z">
        <w:r>
          <w:rPr>
            <w:b/>
            <w:bCs/>
          </w:rPr>
          <w:delText xml:space="preserve">Definition 11 (Expected information)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expected information matrix</w:delText>
        </w:r>
      </w:del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also called the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Fisher information matrix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or just the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information matrix</w:delText>
        </w:r>
      </w:del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written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 is the expected value of the</w:delText>
        </w:r>
      </w:del>
      <w:del w:id="38" w:author="PR Preview" w:date="2026-01-01T00:00:00Z">
        <w:r>
          <w:delText xml:space="preserve"> </w:delText>
        </w:r>
      </w:del>
      <w:hyperlink w:anchor="def-oinf">
        <w:del w:id="39" w:author="PR Preview" w:date="2026-01-01T00:00:00Z">
          <w:r>
            <w:rPr>
              <w:rStyle w:val="Hyperlink"/>
            </w:rPr>
            <w:delText xml:space="preserve">observed information matrix</w:delText>
          </w:r>
        </w:del>
      </w:hyperlink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 the data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treated as random: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Definition 10 (Expected information)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expected information matrix</w:t>
        </w:r>
      </w:ins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also called the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Fisher information matrix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or just 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information matrix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written</w:t>
        </w:r>
      </w:ins>
      <w:ins w:id="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is the expected value of the negative</w:t>
        </w:r>
      </w:ins>
      <w:ins w:id="67" w:author="PR Preview" w:date="2026-01-01T00:00:00Z">
        <w:r>
          <w:t xml:space="preserve"> </w:t>
        </w:r>
      </w:ins>
      <w:hyperlink w:anchor="def-hessian">
        <w:ins w:id="6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of the log-likelihood,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with the data</w:t>
        </w:r>
      </w:ins>
      <w:ins w:id="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treated as random:</w:t>
        </w:r>
      </w:ins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ins w:id="76" w:author="PR Preview" w:date="2026-01-01T00:00:00Z">
        <w:r>
          <w:t xml:space="preserve">It is a function of the parameter alone,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 it is the quantity that the</w:t>
        </w:r>
      </w:ins>
      <w:ins w:id="79" w:author="PR Preview" w:date="2026-01-01T00:00:00Z">
        <w:r>
          <w:t xml:space="preserve"> </w:t>
        </w:r>
      </w:ins>
      <w:hyperlink w:anchor="def-oinf">
        <w:ins w:id="80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estimates from one data set.</w:t>
        </w:r>
      </w:ins>
    </w:p>
    <w:bookmarkEnd w:id="82"/>
    <w:bookmarkStart w:id="84" w:name="def-oinf"/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11 (Observed information matrix)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b/>
            <w:bCs/>
          </w:rPr>
          <w:t xml:space="preserve">observed information matrix</w:t>
        </w:r>
      </w:ins>
      <w:ins w:id="88" w:author="PR Preview" w:date="2026-01-01T00:00:00Z">
        <w:r>
          <w:t xml:space="preserve">, written</w:t>
        </w:r>
      </w:ins>
      <w:ins w:id="89" w:author="PR Preview" w:date="2026-01-01T00:00:00Z">
        <w:r>
          <w:t xml:space="preserve"> </w:t>
        </w:r>
      </w:ins>
      <m:oMath>
        <m:r>
          <m:t>I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the negative of the</w:t>
        </w:r>
      </w:ins>
      <w:ins w:id="93" w:author="PR Preview" w:date="2026-01-01T00:00:00Z">
        <w:r>
          <w:t xml:space="preserve"> </w:t>
        </w:r>
      </w:ins>
      <w:hyperlink w:anchor="def-hessian">
        <w:ins w:id="9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of the log-likelihood,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evaluated at the observed data.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It is the sample counterpart of the</w:t>
        </w:r>
      </w:ins>
      <w:ins w:id="101" w:author="PR Preview" w:date="2026-01-01T00:00:00Z">
        <w:r>
          <w:t xml:space="preserve"> </w:t>
        </w:r>
      </w:ins>
      <w:hyperlink w:anchor="def-einf">
        <w:ins w:id="102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which averages the same quantity over possible data sets:</w:t>
        </w:r>
      </w:ins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2026-10-13T07:40:31Z</dcterms:created>
  <dcterms:modified xsi:type="dcterms:W3CDTF">2026-10-13T07:40:31Z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