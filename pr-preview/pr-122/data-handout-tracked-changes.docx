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Types of Variables</w:t>
      </w:r>
    </w:p>
    <w:p>
      <w:pPr>
        <w:pStyle w:val="Date"/>
      </w:pPr>
      <w:del w:id="1" w:author="PR Preview" w:date="2026-01-01T00:00:00Z">
        <w:r>
          <w:delText xml:space="preserve">Last modified: 2026-10-12 23:11:59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00:20:40 (PDT)</w:t>
        </w:r>
      </w:ins>
    </w:p>
    <w:bookmarkStart w:id="27" w:name="types-of-variables"/>
    <w:p>
      <w:pPr>
        <w:pStyle w:val="Heading2"/>
      </w:pPr>
      <w:r>
        <w:t xml:space="preserve">1 Types of variables</w:t>
      </w:r>
    </w:p>
    <w:p>
      <w:pPr>
        <w:pStyle w:val="FirstParagraph"/>
      </w:pPr>
      <w:r>
        <w:t xml:space="preserve">Before summarizing data,</w:t>
      </w:r>
      <w:r>
        <w:t xml:space="preserve"> </w:t>
      </w:r>
      <w:r>
        <w:t xml:space="preserve">it helps to identify the</w:t>
      </w:r>
      <w:r>
        <w:t xml:space="preserve"> </w:t>
      </w:r>
      <w:r>
        <w:rPr>
          <w:b/>
          <w:bCs/>
        </w:rPr>
        <w:t xml:space="preserve">type</w:t>
      </w:r>
      <w:r>
        <w:t xml:space="preserve"> </w:t>
      </w:r>
      <w:r>
        <w:t xml:space="preserve">of each variable,</w:t>
      </w:r>
      <w:r>
        <w:t xml:space="preserve"> </w:t>
      </w:r>
      <w:r>
        <w:t xml:space="preserve">since the appropriate descriptive methods depend on the type.</w:t>
      </w:r>
      <w:r>
        <w:t xml:space="preserve"> </w:t>
      </w:r>
      <w:r>
        <w:t xml:space="preserve">Variables are broadly classified as either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categorical</w:t>
      </w:r>
      <w:r>
        <w:t xml:space="preserve">,</w:t>
      </w:r>
      <w:r>
        <w:t xml:space="preserve"> </w:t>
      </w:r>
      <w:r>
        <w:t xml:space="preserve">and within each class there are important subtypes.</w:t>
      </w:r>
    </w:p>
    <w:bookmarkStart w:id="9" w:name="def-numerical-var"/>
    <w:p>
      <w:pPr>
        <w:pStyle w:val="BodyText"/>
      </w:pPr>
      <w:r>
        <w:rPr>
          <w:b/>
          <w:bCs/>
        </w:rPr>
        <w:t xml:space="preserve">Definition 1 (Numerical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quantitative</w:t>
      </w:r>
      <w:r>
        <w:t xml:space="preserve">) variable is a variable that takes</w:t>
      </w:r>
      <w:r>
        <w:t xml:space="preserve"> </w:t>
      </w:r>
      <w:r>
        <w:t xml:space="preserve">values on a numeric scale,</w:t>
      </w:r>
      <w:r>
        <w:t xml:space="preserve"> </w:t>
      </w:r>
      <w:r>
        <w:t xml:space="preserve">where arithmetic operations such as subtraction (and possibly division)</w:t>
      </w:r>
      <w:r>
        <w:t xml:space="preserve"> </w:t>
      </w:r>
      <w:r>
        <w:t xml:space="preserve">are meaningful.</w:t>
      </w:r>
      <w:r>
        <w:t xml:space="preserve"> </w:t>
      </w:r>
      <w:r>
        <w:t xml:space="preserve">Numerical variables may be further classified as</w:t>
      </w:r>
      <w:r>
        <w:t xml:space="preserve"> </w:t>
      </w:r>
      <w:hyperlink w:anchor="def-interval-var">
        <w:r>
          <w:rPr>
            <w:rStyle w:val="Hyperlink"/>
          </w:rPr>
          <w:t xml:space="preserve">interval</w:t>
        </w:r>
      </w:hyperlink>
      <w:r>
        <w:t xml:space="preserve"> </w:t>
      </w:r>
      <w:r>
        <w:t xml:space="preserve">or</w:t>
      </w:r>
      <w:r>
        <w:t xml:space="preserve"> </w:t>
      </w:r>
      <w:hyperlink w:anchor="def-ratio-var">
        <w:r>
          <w:rPr>
            <w:rStyle w:val="Hyperlink"/>
          </w:rPr>
          <w:t xml:space="preserve">ratio</w:t>
        </w:r>
      </w:hyperlink>
      <w:r>
        <w:t xml:space="preserve"> </w:t>
      </w:r>
      <w:r>
        <w:t xml:space="preserve">variables,</w:t>
      </w:r>
      <w:r>
        <w:t xml:space="preserve"> </w:t>
      </w:r>
      <w:r>
        <w:t xml:space="preserve">and as</w:t>
      </w:r>
      <w:r>
        <w:t xml:space="preserve"> </w:t>
      </w:r>
      <w:hyperlink w:anchor="def-continuous-var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or</w:t>
      </w:r>
      <w:r>
        <w:t xml:space="preserve"> </w:t>
      </w:r>
      <w:hyperlink w:anchor="def-discrete-var">
        <w:r>
          <w:rPr>
            <w:rStyle w:val="Hyperlink"/>
          </w:rPr>
          <w:t xml:space="preserve">discrete</w:t>
        </w:r>
      </w:hyperlink>
      <w:r>
        <w:t xml:space="preserve">.</w:t>
      </w:r>
    </w:p>
    <w:bookmarkEnd w:id="9"/>
    <w:bookmarkStart w:id="10" w:name="exm-numerical-var"/>
    <w:p>
      <w:pPr>
        <w:pStyle w:val="BodyText"/>
      </w:pPr>
      <w:r>
        <w:rPr>
          <w:b/>
          <w:bCs/>
        </w:rPr>
        <w:t xml:space="preserve">Example 1 (Numerical variables in the WCGS)</w:t>
      </w:r>
      <w:r>
        <w:t xml:space="preserve"> </w:t>
      </w:r>
      <w:r>
        <w:t xml:space="preserve">Age, systolic blood pressure, total cholesterol, and number of cigarettes</w:t>
      </w:r>
      <w:r>
        <w:t xml:space="preserve"> </w:t>
      </w:r>
      <w:r>
        <w:t xml:space="preserve">smoked per day are numerical variables in the WCGS dataset.</w:t>
      </w:r>
    </w:p>
    <w:bookmarkEnd w:id="10"/>
    <w:bookmarkStart w:id="11" w:name="def-interval-var"/>
    <w:p>
      <w:pPr>
        <w:pStyle w:val="BodyText"/>
      </w:pPr>
      <w:r>
        <w:rPr>
          <w:b/>
          <w:bCs/>
        </w:rPr>
        <w:t xml:space="preserve">Definition 2 (Interval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interval variable</w:t>
      </w:r>
      <w:r>
        <w:t xml:space="preserve"> </w:t>
      </w:r>
      <w:r>
        <w:t xml:space="preserve">is a numerical variable for which</w:t>
      </w:r>
      <w:r>
        <w:t xml:space="preserve"> </w:t>
      </w:r>
      <w:r>
        <w:t xml:space="preserve">differences between values are meaningful,</w:t>
      </w:r>
      <w:r>
        <w:t xml:space="preserve"> </w:t>
      </w:r>
      <w:r>
        <w:t xml:space="preserve">but there is no natural zero point</w:t>
      </w:r>
      <w:r>
        <w:t xml:space="preserve"> </w:t>
      </w:r>
      <w:r>
        <w:t xml:space="preserve">(so ratios of values are not meaningful).</w:t>
      </w:r>
    </w:p>
    <w:bookmarkEnd w:id="11"/>
    <w:bookmarkStart w:id="12" w:name="exm-interval-var"/>
    <w:p>
      <w:pPr>
        <w:pStyle w:val="BodyText"/>
      </w:pPr>
      <w:r>
        <w:rPr>
          <w:b/>
          <w:bCs/>
        </w:rPr>
        <w:t xml:space="preserve">Example 2 (Temperature in degrees Celsius)</w:t>
      </w:r>
      <w:r>
        <w:t xml:space="preserve"> </w:t>
      </w:r>
      <w:r>
        <w:t xml:space="preserve">Temperature in degrees Celsius is an interval variable:</w:t>
      </w:r>
      <w:r>
        <w:t xml:space="preserve"> </w:t>
      </w:r>
      <w:r>
        <w:t xml:space="preserve">a difference of 10 deg C is meaningful,</w:t>
      </w:r>
      <w:r>
        <w:t xml:space="preserve"> </w:t>
      </w:r>
      <w:r>
        <w:t xml:space="preserve">but 30 deg C is not</w:t>
      </w:r>
      <w:r>
        <w:t xml:space="preserve"> </w:t>
      </w:r>
      <w:r>
        <w:t xml:space="preserve">“twice as hot”</w:t>
      </w:r>
      <w:r>
        <w:t xml:space="preserve"> </w:t>
      </w:r>
      <w:r>
        <w:t xml:space="preserve">as 15 deg C</w:t>
      </w:r>
      <w:r>
        <w:t xml:space="preserve"> </w:t>
      </w:r>
      <w:r>
        <w:t xml:space="preserve">because 0 deg C is an arbitrary zero point (the freezing point of water)</w:t>
      </w:r>
      <w:r>
        <w:t xml:space="preserve"> </w:t>
      </w:r>
      <w:r>
        <w:t xml:space="preserve">rather than the complete absence of heat.</w:t>
      </w:r>
    </w:p>
    <w:bookmarkEnd w:id="12"/>
    <w:bookmarkStart w:id="13" w:name="def-ratio-var"/>
    <w:p>
      <w:pPr>
        <w:pStyle w:val="BodyText"/>
      </w:pPr>
      <w:r>
        <w:rPr>
          <w:b/>
          <w:bCs/>
        </w:rPr>
        <w:t xml:space="preserve">Definition 3 (Ratio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 variable</w:t>
      </w:r>
      <w:r>
        <w:t xml:space="preserve"> </w:t>
      </w:r>
      <w:r>
        <w:t xml:space="preserve">is a numerical variable with a natural zero point,</w:t>
      </w:r>
      <w:r>
        <w:t xml:space="preserve"> </w:t>
      </w:r>
      <w:r>
        <w:t xml:space="preserve">so that both differences and ratios of values are meaningful.</w:t>
      </w:r>
    </w:p>
    <w:bookmarkEnd w:id="13"/>
    <w:bookmarkStart w:id="14" w:name="exm-ratio-var"/>
    <w:p>
      <w:pPr>
        <w:pStyle w:val="BodyText"/>
      </w:pPr>
      <w:r>
        <w:rPr>
          <w:b/>
          <w:bCs/>
        </w:rPr>
        <w:t xml:space="preserve">Example 3 (Ratio variables in the WCGS)</w:t>
      </w:r>
      <w:r>
        <w:t xml:space="preserve"> </w:t>
      </w:r>
      <w:r>
        <w:t xml:space="preserve">Age, weight, cholesterol, blood pressure, and number of cigarettes per day</w:t>
      </w:r>
      <w:r>
        <w:t xml:space="preserve"> </w:t>
      </w:r>
      <w:r>
        <w:t xml:space="preserve">are ratio variables:</w:t>
      </w:r>
      <w:r>
        <w:t xml:space="preserve"> </w:t>
      </w:r>
      <w:r>
        <w:t xml:space="preserve">a value of 0 represents the complete absence of the quantity,</w:t>
      </w:r>
      <w:r>
        <w:t xml:space="preserve"> </w:t>
      </w:r>
      <w:r>
        <w:t xml:space="preserve">so ratios of values are meaningful.</w:t>
      </w:r>
    </w:p>
    <w:bookmarkEnd w:id="14"/>
    <w:bookmarkStart w:id="15" w:name="def-continuous-var"/>
    <w:p>
      <w:pPr>
        <w:pStyle w:val="BodyText"/>
      </w:pPr>
      <w:r>
        <w:rPr>
          <w:b/>
          <w:bCs/>
        </w:rPr>
        <w:t xml:space="preserve">Definition 4 (Continuous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continuous variable</w:t>
      </w:r>
      <w:r>
        <w:t xml:space="preserve"> </w:t>
      </w:r>
      <w:r>
        <w:t xml:space="preserve">is a numerical variable whose possible values form an</w:t>
      </w:r>
      <w:r>
        <w:t xml:space="preserve"> </w:t>
      </w:r>
      <w:r>
        <w:t xml:space="preserve">interval (or union of intervals) of real numbers.</w:t>
      </w:r>
      <w:r>
        <w:t xml:space="preserve"> </w:t>
      </w:r>
      <w:r>
        <w:t xml:space="preserve">A continuous variable is always numerical.</w:t>
      </w:r>
    </w:p>
    <w:bookmarkEnd w:id="15"/>
    <w:bookmarkStart w:id="16" w:name="exm-continuous-var"/>
    <w:p>
      <w:pPr>
        <w:pStyle w:val="BodyText"/>
      </w:pPr>
      <w:r>
        <w:rPr>
          <w:b/>
          <w:bCs/>
        </w:rPr>
        <w:t xml:space="preserve">Example 4 (Continuous variables in the WCGS)</w:t>
      </w:r>
      <w:r>
        <w:t xml:space="preserve"> </w:t>
      </w:r>
      <w:r>
        <w:t xml:space="preserve">Age, systolic blood pressure, total cholesterol, and body mass index (BMI)</w:t>
      </w:r>
      <w:r>
        <w:t xml:space="preserve"> </w:t>
      </w:r>
      <w:r>
        <w:t xml:space="preserve">are continuous variables:</w:t>
      </w:r>
      <w:r>
        <w:t xml:space="preserve"> </w:t>
      </w:r>
      <w:r>
        <w:t xml:space="preserve">their possible values form a continuum of real numbers.</w:t>
      </w:r>
    </w:p>
    <w:bookmarkEnd w:id="16"/>
    <w:bookmarkStart w:id="17" w:name="def-discrete-var"/>
    <w:p>
      <w:pPr>
        <w:pStyle w:val="BodyText"/>
      </w:pPr>
      <w:r>
        <w:rPr>
          <w:b/>
          <w:bCs/>
        </w:rPr>
        <w:t xml:space="preserve">Definition 5 (Discrete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discrete variable</w:t>
      </w:r>
      <w:r>
        <w:t xml:space="preserve"> </w:t>
      </w:r>
      <w:r>
        <w:t xml:space="preserve">is a variable whose possible values form a</w:t>
      </w:r>
      <w:r>
        <w:t xml:space="preserve"> </w:t>
      </w:r>
      <w:r>
        <w:t xml:space="preserve">countable set.</w:t>
      </w:r>
      <w:r>
        <w:t xml:space="preserve"> </w:t>
      </w:r>
      <w:r>
        <w:t xml:space="preserve">Discrete variables include both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types</w:t>
      </w:r>
      <w:r>
        <w:t xml:space="preserve"> </w:t>
      </w:r>
      <w:r>
        <w:t xml:space="preserve">(such as</w:t>
      </w:r>
      <w:r>
        <w:t xml:space="preserve"> </w:t>
      </w:r>
      <w:hyperlink w:anchor="def-count">
        <w:r>
          <w:rPr>
            <w:rStyle w:val="Hyperlink"/>
          </w:rPr>
          <w:t xml:space="preserve">count variables</w:t>
        </w:r>
      </w:hyperlink>
      <w:r>
        <w:t xml:space="preserve">) and</w:t>
      </w:r>
      <w:r>
        <w:t xml:space="preserve"> </w:t>
      </w:r>
      <w:r>
        <w:rPr>
          <w:b/>
          <w:bCs/>
        </w:rPr>
        <w:t xml:space="preserve">categorical</w:t>
      </w:r>
      <w:r>
        <w:t xml:space="preserve"> </w:t>
      </w:r>
      <w:r>
        <w:t xml:space="preserve">types</w:t>
      </w:r>
      <w:r>
        <w:t xml:space="preserve"> </w:t>
      </w:r>
      <w:r>
        <w:t xml:space="preserve">(such as binary, nominal, and ordinal variables).</w:t>
      </w:r>
      <w:r>
        <w:t xml:space="preserve"> </w:t>
      </w:r>
      <w:r>
        <w:t xml:space="preserve">In contrast, continuous variables are always numerical.</w:t>
      </w:r>
    </w:p>
    <w:bookmarkEnd w:id="17"/>
    <w:bookmarkStart w:id="18" w:name="exm-discrete-var"/>
    <w:p>
      <w:pPr>
        <w:pStyle w:val="BodyText"/>
      </w:pPr>
      <w:r>
        <w:rPr>
          <w:b/>
          <w:bCs/>
        </w:rPr>
        <w:t xml:space="preserve">Example 5 (Discrete variables in the WCGS)</w:t>
      </w:r>
      <w:r>
        <w:t xml:space="preserve"> </w:t>
      </w:r>
      <w:r>
        <w:t xml:space="preserve">In the WCGS dataset:</w:t>
      </w:r>
    </w:p>
    <w:p>
      <w:pPr>
        <w:pStyle w:val="Compact"/>
        <w:numPr>
          <w:ilvl w:val="0"/>
          <w:numId w:val="1001"/>
        </w:numPr>
      </w:pPr>
      <w:r>
        <w:t xml:space="preserve">number of cigarettes per day is a discrete numerical variable (count);</w:t>
      </w:r>
    </w:p>
    <w:p>
      <w:pPr>
        <w:pStyle w:val="Compact"/>
        <w:numPr>
          <w:ilvl w:val="0"/>
          <w:numId w:val="1001"/>
        </w:numPr>
      </w:pPr>
      <w:r>
        <w:t xml:space="preserve">coronary heart disease event status is a discrete categorical variable (binary).</w:t>
      </w:r>
    </w:p>
    <w:bookmarkEnd w:id="18"/>
    <w:bookmarkStart w:id="19" w:name="def-categorical-var"/>
    <w:p>
      <w:pPr>
        <w:pStyle w:val="FirstParagraph"/>
      </w:pPr>
      <w:r>
        <w:rPr>
          <w:b/>
          <w:bCs/>
        </w:rPr>
        <w:t xml:space="preserve">Definition 6 (Categorical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categorical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qualitative</w:t>
      </w:r>
      <w:r>
        <w:t xml:space="preserve">) variable is a variable that takes</w:t>
      </w:r>
      <w:r>
        <w:t xml:space="preserve"> </w:t>
      </w:r>
      <w:r>
        <w:t xml:space="preserve">values in a finite set of categories,</w:t>
      </w:r>
      <w:r>
        <w:t xml:space="preserve"> </w:t>
      </w:r>
      <w:r>
        <w:t xml:space="preserve">where arithmetic operations such as differences are not meaningful.</w:t>
      </w:r>
      <w:r>
        <w:t xml:space="preserve"> </w:t>
      </w:r>
      <w:r>
        <w:t xml:space="preserve">Categorical variables may be</w:t>
      </w:r>
      <w:r>
        <w:t xml:space="preserve"> </w:t>
      </w:r>
      <w:r>
        <w:rPr>
          <w:b/>
          <w:bCs/>
        </w:rPr>
        <w:t xml:space="preserve">nominal</w:t>
      </w:r>
      <w:r>
        <w:t xml:space="preserve"> </w:t>
      </w:r>
      <w:r>
        <w:t xml:space="preserve">(unordered) or</w:t>
      </w:r>
      <w:r>
        <w:t xml:space="preserve"> </w:t>
      </w:r>
      <w:r>
        <w:rPr>
          <w:b/>
          <w:bCs/>
        </w:rPr>
        <w:t xml:space="preserve">ordinal</w:t>
      </w:r>
      <w:r>
        <w:t xml:space="preserve"> </w:t>
      </w:r>
      <w:r>
        <w:t xml:space="preserve">(ordered),</w:t>
      </w:r>
      <w:r>
        <w:t xml:space="preserve"> </w:t>
      </w:r>
      <w:r>
        <w:t xml:space="preserve">and are always discrete.</w:t>
      </w:r>
    </w:p>
    <w:bookmarkEnd w:id="19"/>
    <w:bookmarkStart w:id="20" w:name="exm-categorical-var"/>
    <w:p>
      <w:pPr>
        <w:pStyle w:val="BodyText"/>
      </w:pPr>
      <w:r>
        <w:rPr>
          <w:b/>
          <w:bCs/>
        </w:rPr>
        <w:t xml:space="preserve">Example 6 (Categorical variables in the WCGS)</w:t>
      </w:r>
      <w:r>
        <w:t xml:space="preserve"> </w:t>
      </w:r>
      <w:r>
        <w:t xml:space="preserve">Behavioral pattern (Type A1, A2, B3, B4), smoking status (yes/no), and</w:t>
      </w:r>
      <w:r>
        <w:t xml:space="preserve"> </w:t>
      </w:r>
      <w:r>
        <w:t xml:space="preserve">weight category are categorical variables in the WCGS dataset.</w:t>
      </w:r>
    </w:p>
    <w:bookmarkEnd w:id="20"/>
    <w:bookmarkStart w:id="21" w:name="def-nominal-var"/>
    <w:p>
      <w:pPr>
        <w:pStyle w:val="BodyText"/>
      </w:pPr>
      <w:r>
        <w:rPr>
          <w:b/>
          <w:bCs/>
        </w:rPr>
        <w:t xml:space="preserve">Definition 7 (Nominal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nominal variable</w:t>
      </w:r>
      <w:r>
        <w:t xml:space="preserve"> </w:t>
      </w:r>
      <w:r>
        <w:t xml:space="preserve">is a categorical variable whose categories have</w:t>
      </w:r>
      <w:r>
        <w:t xml:space="preserve"> </w:t>
      </w:r>
      <w:r>
        <w:t xml:space="preserve">no natural ordering.</w:t>
      </w:r>
    </w:p>
    <w:bookmarkEnd w:id="21"/>
    <w:bookmarkStart w:id="22" w:name="exm-nominal-var"/>
    <w:p>
      <w:pPr>
        <w:pStyle w:val="BodyText"/>
      </w:pPr>
      <w:r>
        <w:rPr>
          <w:b/>
          <w:bCs/>
        </w:rPr>
        <w:t xml:space="preserve">Example 7 (Nominal variables in the WCGS)</w:t>
      </w:r>
      <w:r>
        <w:t xml:space="preserve"> </w:t>
      </w:r>
      <w:r>
        <w:t xml:space="preserve">Behavioral pattern (Type A1, A2, B3, B4), arcus senilis (present/absent),</w:t>
      </w:r>
      <w:r>
        <w:t xml:space="preserve"> </w:t>
      </w:r>
      <w:r>
        <w:t xml:space="preserve">and ABO blood type are nominal variables:</w:t>
      </w:r>
      <w:r>
        <w:t xml:space="preserve"> </w:t>
      </w:r>
      <w:r>
        <w:t xml:space="preserve">there is no natural numerical ordering among the categories.</w:t>
      </w:r>
    </w:p>
    <w:bookmarkEnd w:id="22"/>
    <w:bookmarkStart w:id="23" w:name="def-ordinal-var"/>
    <w:p>
      <w:pPr>
        <w:pStyle w:val="BodyText"/>
      </w:pPr>
      <w:r>
        <w:rPr>
          <w:b/>
          <w:bCs/>
        </w:rPr>
        <w:t xml:space="preserve">Definition 8 (Ordinal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ordinal variable</w:t>
      </w:r>
      <w:r>
        <w:t xml:space="preserve"> </w:t>
      </w:r>
      <w:r>
        <w:t xml:space="preserve">is a categorical variable whose categories have a</w:t>
      </w:r>
      <w:r>
        <w:t xml:space="preserve"> </w:t>
      </w:r>
      <w:r>
        <w:t xml:space="preserve">natural ordering.</w:t>
      </w:r>
    </w:p>
    <w:bookmarkEnd w:id="23"/>
    <w:bookmarkStart w:id="24" w:name="exm-ordinal-var"/>
    <w:p>
      <w:pPr>
        <w:pStyle w:val="BodyText"/>
      </w:pPr>
      <w:r>
        <w:rPr>
          <w:b/>
          <w:bCs/>
        </w:rPr>
        <w:t xml:space="preserve">Example 8 (Ordinal variables in the WCGS)</w:t>
      </w:r>
      <w:r>
        <w:t xml:space="preserve"> </w:t>
      </w:r>
      <w:r>
        <w:t xml:space="preserve">Weight category and age group are ordinal variables:</w:t>
      </w:r>
      <w:r>
        <w:t xml:space="preserve"> </w:t>
      </w:r>
      <w:r>
        <w:t xml:space="preserve">their categories have a natural ordering,</w:t>
      </w:r>
      <w:r>
        <w:t xml:space="preserve"> </w:t>
      </w:r>
      <w:r>
        <w:t xml:space="preserve">though the distances between categories are not measured on a numeric scale.</w:t>
      </w:r>
    </w:p>
    <w:bookmarkEnd w:id="24"/>
    <w:bookmarkStart w:id="25" w:name="def-binary-var"/>
    <w:p>
      <w:pPr>
        <w:pStyle w:val="BodyText"/>
      </w:pPr>
      <w:r>
        <w:rPr>
          <w:b/>
          <w:bCs/>
        </w:rPr>
        <w:t xml:space="preserve">Definition 9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takes only two possible values,</w:t>
      </w:r>
      <w:r>
        <w:t xml:space="preserve"> </w:t>
      </w:r>
      <w:r>
        <w:t xml:space="preserve">often coded 0 (absence) and 1 (presence).</w:t>
      </w:r>
      <w:r>
        <w:t xml:space="preserve"> </w:t>
      </w:r>
      <w:r>
        <w:t xml:space="preserve">A binary variable is a special case of a nominal variable.</w:t>
      </w:r>
    </w:p>
    <w:bookmarkEnd w:id="25"/>
    <w:bookmarkStart w:id="26" w:name="exm-binary-var"/>
    <w:p>
      <w:pPr>
        <w:pStyle w:val="BodyText"/>
      </w:pPr>
      <w:r>
        <w:rPr>
          <w:b/>
          <w:bCs/>
        </w:rPr>
        <w:t xml:space="preserve">Example 9 (Binary variables in the WCGS)</w:t>
      </w:r>
      <w:r>
        <w:t xml:space="preserve"> </w:t>
      </w:r>
      <w:r>
        <w:t xml:space="preserve">Coronary heart disease event status (</w:t>
      </w:r>
      <w:r>
        <w:rPr>
          <w:rStyle w:val="VerbatimChar"/>
        </w:rPr>
        <w:t xml:space="preserve">chd69</w:t>
      </w:r>
      <w:r>
        <w:t xml:space="preserve">, yes/no) and current smoking</w:t>
      </w:r>
      <w:r>
        <w:t xml:space="preserve"> </w:t>
      </w:r>
      <w:r>
        <w:t xml:space="preserve">status (</w:t>
      </w:r>
      <w:r>
        <w:rPr>
          <w:rStyle w:val="VerbatimChar"/>
        </w:rPr>
        <w:t xml:space="preserve">smoke</w:t>
      </w:r>
      <w:r>
        <w:t xml:space="preserve">, yes/no) are binary variables.</w:t>
      </w:r>
    </w:p>
    <w:bookmarkEnd w:id="26"/>
    <w:bookmarkEnd w:id="27"/>
    <w:bookmarkStart w:id="45" w:name="sec-dummy-coding"/>
    <w:p>
      <w:pPr>
        <w:pStyle w:val="Heading2"/>
      </w:pPr>
      <w:r>
        <w:t xml:space="preserve">2 Coding a categorical variable with numbers</w:t>
      </w:r>
    </w:p>
    <w:bookmarkStart w:id="28" w:name="exr-dummy-coding"/>
    <w:p>
      <w:pPr>
        <w:pStyle w:val="FirstParagraph"/>
      </w:pPr>
      <w:r>
        <w:rPr>
          <w:b/>
          <w:bCs/>
        </w:rPr>
        <w:t xml:space="preserve">Exercise 1 (Dummy coding)</w:t>
      </w:r>
      <w:r>
        <w:t xml:space="preserve"> </w:t>
      </w:r>
      <w:r>
        <w:t xml:space="preserve">The Western Collaborative Group Study (WCGS) variable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(behavioral pattern) has four categories:</w:t>
      </w:r>
      <w:r>
        <w:t xml:space="preserve"> </w:t>
      </w:r>
      <w:r>
        <w:t xml:space="preserve">A1, A2, B3, and B4.</w:t>
      </w:r>
    </w:p>
    <w:p>
      <w:pPr>
        <w:pStyle w:val="Compact"/>
        <w:numPr>
          <w:ilvl w:val="0"/>
          <w:numId w:val="1002"/>
        </w:numPr>
      </w:pPr>
      <w:r>
        <w:t xml:space="preserve">How many indicator variables are needed to represent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if A1 is the reference level?</w:t>
      </w:r>
    </w:p>
    <w:p>
      <w:pPr>
        <w:pStyle w:val="Compact"/>
        <w:numPr>
          <w:ilvl w:val="0"/>
          <w:numId w:val="1002"/>
        </w:numPr>
      </w:pPr>
      <w:r>
        <w:t xml:space="preserve">Write the values of those indicator variables,</w:t>
      </w:r>
      <w:r>
        <w:t xml:space="preserve"> </w:t>
      </w:r>
      <w:r>
        <w:t xml:space="preserve">in the order A2, B3, B4,</w:t>
      </w:r>
      <w:r>
        <w:t xml:space="preserve"> </w:t>
      </w:r>
      <w:r>
        <w:t xml:space="preserve">for a person in category B3,</w:t>
      </w:r>
      <w:r>
        <w:t xml:space="preserve"> </w:t>
      </w:r>
      <w:r>
        <w:t xml:space="preserve">and for a person in category A1.</w:t>
      </w:r>
    </w:p>
    <w:bookmarkEnd w:id="28"/>
    <w:bookmarkStart w:id="29" w:name="sol-dummy-cod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3"/>
        </w:numPr>
      </w:pPr>
      <w:r>
        <w:t xml:space="preserve">3 indicator variables,</w:t>
      </w:r>
      <w:r>
        <w:t xml:space="preserve"> </w:t>
      </w:r>
      <w:r>
        <w:t xml:space="preserve">one for each non-reference category:</w:t>
      </w:r>
      <w:r>
        <w:t xml:space="preserve"> </w:t>
      </w:r>
      <w:r>
        <w:t xml:space="preserve">A2, B3, and B4.</w:t>
      </w:r>
    </w:p>
    <w:p>
      <w:pPr>
        <w:numPr>
          <w:ilvl w:val="0"/>
          <w:numId w:val="1003"/>
        </w:numPr>
      </w:pPr>
      <w:r>
        <w:t xml:space="preserve">In the order (A2, B3, B4):</w:t>
      </w:r>
      <w:r>
        <w:t xml:space="preserve"> </w:t>
      </w:r>
      <w:r>
        <w:t xml:space="preserve">for B3, the values are (0, 1, 0);</w:t>
      </w:r>
      <w:r>
        <w:t xml:space="preserve"> </w:t>
      </w:r>
      <w:r>
        <w:t xml:space="preserve">for A1, the values are (0, 0, 0).</w:t>
      </w:r>
    </w:p>
    <w:p>
      <w:pPr>
        <w:pStyle w:val="FirstParagraph"/>
      </w:pPr>
      <w:r>
        <w:t xml:space="preserve">The reference level is the case where all indicators are 0.</w:t>
      </w:r>
    </w:p>
    <w:bookmarkEnd w:id="29"/>
    <w:bookmarkStart w:id="33" w:name="def-dummy-variable"/>
    <w:p>
      <w:pPr>
        <w:pStyle w:val="BodyText"/>
      </w:pPr>
      <w:r>
        <w:rPr>
          <w:b/>
          <w:bCs/>
        </w:rPr>
        <w:t xml:space="preserve">Definition 10 (Dummy variables)</w:t>
      </w:r>
      <w:r>
        <w:t xml:space="preserve"> </w:t>
      </w:r>
      <w:r>
        <w:rPr>
          <w:b/>
          <w:bCs/>
        </w:rPr>
        <w:t xml:space="preserve">Dummy variables</w:t>
      </w:r>
      <w:r>
        <w:t xml:space="preserve"> </w:t>
      </w:r>
      <w:r>
        <w:t xml:space="preserve">are numeric variables that, together,</w:t>
      </w:r>
      <w:r>
        <w:t xml:space="preserve"> </w:t>
      </w:r>
      <w:r>
        <w:t xml:space="preserve">are a numeric representation of a categorical variable.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2.4)</w:t>
            </w:r>
            <w:r>
              <w:t xml:space="preserve">.</w:t>
            </w:r>
          </w:p>
          <w:p/>
        </w:tc>
      </w:tr>
    </w:tbl>
    <w:bookmarkEnd w:id="33"/>
    <w:bookmarkStart w:id="34" w:name="exm-dummy-sex"/>
    <w:p>
      <w:pPr>
        <w:pStyle w:val="BodyText"/>
      </w:pPr>
      <w:r>
        <w:rPr>
          <w:b/>
          <w:bCs/>
        </w:rPr>
        <w:t xml:space="preserve">Example 10 (Dummy variables for chromosomal sex)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chromosomal sex of a newborn,</w:t>
      </w:r>
      <w:r>
        <w:t xml:space="preserve"> </w:t>
      </w:r>
      <w:r>
        <w:t xml:space="preserve">a categorical variable with the categories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dummy variables for</w:t>
      </w:r>
      <w:r>
        <w:t xml:space="preserve"> </w:t>
      </w:r>
      <m:oMath>
        <m:r>
          <m:t>S</m:t>
        </m:r>
      </m:oMath>
      <w:r>
        <w:t xml:space="preserve">.</w:t>
      </w:r>
    </w:p>
    <w:bookmarkEnd w:id="34"/>
    <w:bookmarkStart w:id="35" w:name="rem-dummy-other-codings"/>
    <w:p>
      <w:pPr>
        <w:pStyle w:val="BodyText"/>
      </w:pPr>
      <w:r>
        <w:rPr>
          <w:i/>
          <w:iCs/>
        </w:rPr>
        <w:t xml:space="preserve">Remark 1</w:t>
      </w:r>
      <w:r>
        <w:t xml:space="preserve"> (Other ways to code dummy variables). </w:t>
      </w:r>
      <w:r>
        <w:t xml:space="preserve">There are other ways to construct dummy variables.</w:t>
      </w:r>
      <w:r>
        <w:t xml:space="preserve"> </w:t>
      </w:r>
      <w:r>
        <w:t xml:space="preserve">One is to use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See</w:t>
      </w:r>
      <w:r>
        <w:t xml:space="preserve"> </w:t>
      </w:r>
      <w:r>
        <w:t xml:space="preserve">Dobson and Barnett (2018)</w:t>
      </w:r>
      <w:r>
        <w:t xml:space="preserve">, section 2.4, for details.</w:t>
      </w:r>
    </w:p>
    <w:bookmarkEnd w:id="35"/>
    <w:bookmarkStart w:id="38" w:name="def-indicator-variable"/>
    <w:p>
      <w:pPr>
        <w:pStyle w:val="BodyText"/>
      </w:pPr>
      <w:r>
        <w:rPr>
          <w:b/>
          <w:bCs/>
        </w:rPr>
        <w:t xml:space="preserve">Definition 11 (Indicator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indicator variable</w:t>
      </w:r>
      <w:r>
        <w:t xml:space="preserve"> </w:t>
      </w:r>
      <w:r>
        <w:t xml:space="preserve">is a</w:t>
      </w:r>
      <w:r>
        <w:t xml:space="preserve"> </w:t>
      </w:r>
      <w:hyperlink w:anchor="def-dummy-variable">
        <w:r>
          <w:rPr>
            <w:rStyle w:val="Hyperlink"/>
          </w:rPr>
          <w:t xml:space="preserve">dummy variable</w:t>
        </w:r>
      </w:hyperlink>
      <w:r>
        <w:t xml:space="preserve"> </w:t>
      </w:r>
      <w:r>
        <w:t xml:space="preserve">whose only values are 0 and 1.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2.4)</w:t>
            </w:r>
            <w:r>
              <w:t xml:space="preserve">.</w:t>
            </w:r>
          </w:p>
          <w:p/>
        </w:tc>
      </w:tr>
    </w:tbl>
    <w:bookmarkEnd w:id="38"/>
    <w:bookmarkStart w:id="39" w:name="exm-indicator-sex"/>
    <w:p>
      <w:pPr>
        <w:pStyle w:val="BodyText"/>
      </w:pPr>
      <w:r>
        <w:rPr>
          <w:b/>
          <w:bCs/>
        </w:rPr>
        <w:t xml:space="preserve">Example 11 (Indicator variables for chromosomal sex)</w:t>
      </w:r>
      <w:r>
        <w:t xml:space="preserve"> </w:t>
      </w:r>
      <w:r>
        <w:t xml:space="preserve">In</w:t>
      </w:r>
      <w:r>
        <w:t xml:space="preserve"> 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indicator variables:</w:t>
      </w:r>
      <w:r>
        <w:t xml:space="preserve"> </w:t>
      </w:r>
      <w:r>
        <w:t xml:space="preserve">each takes only the values 0 and 1.</w:t>
      </w:r>
      <w:r>
        <w:t xml:space="preserve"> </w:t>
      </w:r>
      <w:r>
        <w:t xml:space="preserve">A dummy variable that uses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rem-dummy-other-codings">
        <w:r>
          <w:rPr>
            <w:rStyle w:val="Hyperlink"/>
          </w:rPr>
          <w:t xml:space="preserve">Remark 1</w:t>
        </w:r>
      </w:hyperlink>
      <w:r>
        <w:t xml:space="preserve">) is not an indicator variable.</w:t>
      </w:r>
    </w:p>
    <w:bookmarkEnd w:id="39"/>
    <w:bookmarkStart w:id="42" w:name="def-reference-level"/>
    <w:p>
      <w:pPr>
        <w:pStyle w:val="BodyText"/>
      </w:pPr>
      <w:r>
        <w:rPr>
          <w:b/>
          <w:bCs/>
        </w:rPr>
        <w:t xml:space="preserve">Definition 12 (Reference level)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reference level</w:t>
      </w:r>
      <w:r>
        <w:t xml:space="preserve"> </w:t>
      </w:r>
      <w:r>
        <w:t xml:space="preserve">of a categorical variable</w:t>
      </w:r>
      <w:r>
        <w:t xml:space="preserve"> </w:t>
      </w:r>
      <w:r>
        <w:t xml:space="preserve">is the category that does not have its own</w:t>
      </w:r>
      <w:r>
        <w:t xml:space="preserve"> </w:t>
      </w:r>
      <w:hyperlink w:anchor="def-indicator-variable">
        <w:r>
          <w:rPr>
            <w:rStyle w:val="Hyperlink"/>
          </w:rPr>
          <w:t xml:space="preserve">indicator variable</w:t>
        </w:r>
      </w:hyperlink>
      <w:r>
        <w:t xml:space="preserve">.</w:t>
      </w:r>
      <w:r>
        <w:t xml:space="preserve"> </w:t>
      </w:r>
      <w:r>
        <w:t xml:space="preserve">An observation in the reference level has the value 0</w:t>
      </w:r>
      <w:r>
        <w:t xml:space="preserve"> </w:t>
      </w:r>
      <w:r>
        <w:t xml:space="preserve">for every indicator variable of that categorical variable.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2.4)</w:t>
            </w:r>
            <w:r>
              <w:t xml:space="preserve">, who call this the corner point parameterization.</w:t>
            </w:r>
          </w:p>
          <w:p/>
        </w:tc>
      </w:tr>
    </w:tbl>
    <w:bookmarkEnd w:id="42"/>
    <w:bookmarkStart w:id="43" w:name="exm-reference-level-sex"/>
    <w:p>
      <w:pPr>
        <w:pStyle w:val="BodyText"/>
      </w:pPr>
      <w:r>
        <w:rPr>
          <w:b/>
          <w:bCs/>
        </w:rPr>
        <w:t xml:space="preserve">Example 12 (The reference level for chromosomal sex)</w:t>
      </w:r>
      <w:r>
        <w:t xml:space="preserve"> </w:t>
      </w:r>
      <w:r>
        <w:t xml:space="preserve">Take chromosomal sex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the indicator variable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 </w:t>
      </w:r>
      <w:r>
        <w:t xml:space="preserve">(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).</w:t>
      </w:r>
      <w:r>
        <w:t xml:space="preserve"> </w:t>
      </w:r>
      <w:r>
        <w:t xml:space="preserve">The category</w:t>
      </w:r>
      <w:r>
        <w:t xml:space="preserve"> </w:t>
      </w:r>
      <w:r>
        <w:t xml:space="preserve">“female”</w:t>
      </w:r>
      <w:r>
        <w:t xml:space="preserve"> </w:t>
      </w:r>
      <w:r>
        <w:t xml:space="preserve">has no indicator variable,</w:t>
      </w:r>
      <w:r>
        <w:t xml:space="preserve"> </w:t>
      </w:r>
      <w:r>
        <w:t xml:space="preserve">so</w:t>
      </w:r>
      <w:r>
        <w:t xml:space="preserve"> </w:t>
      </w:r>
      <w:r>
        <w:t xml:space="preserve">“female”</w:t>
      </w:r>
      <w:r>
        <w:t xml:space="preserve"> </w:t>
      </w:r>
      <w:r>
        <w:t xml:space="preserve">is the reference level, and a female newborn has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dummy-cod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category A1 of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is the reference level.</w:t>
      </w:r>
    </w:p>
    <w:bookmarkEnd w:id="43"/>
    <w:bookmarkStart w:id="44" w:name="rem-reference-level-choice"/>
    <w:p>
      <w:pPr>
        <w:pStyle w:val="BodyText"/>
      </w:pPr>
      <w:r>
        <w:rPr>
          <w:i/>
          <w:iCs/>
        </w:rPr>
        <w:t xml:space="preserve">Remark 2</w:t>
      </w:r>
      <w:r>
        <w:t xml:space="preserve"> (Any category can be the reference level). </w:t>
      </w:r>
      <w:r>
        <w:t xml:space="preserve">The choice of reference level changes how we code the categories.</w:t>
      </w:r>
      <w:r>
        <w:t xml:space="preserve"> </w:t>
      </w:r>
      <w:r>
        <w:t xml:space="preserve">It does not change what the data say.</w:t>
      </w:r>
      <w:r>
        <w:t xml:space="preserve"> </w:t>
      </w:r>
      <w:r>
        <w:t xml:space="preserve">For example, in</w:t>
      </w:r>
      <w:r>
        <w:t xml:space="preserve"> </w:t>
      </w:r>
      <w:hyperlink w:anchor="exm-reference-level-sex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we could instead use</w:t>
      </w:r>
      <w:r>
        <w:t xml:space="preserve"> </w:t>
      </w:r>
      <w:r>
        <w:t xml:space="preserve">“male”</w:t>
      </w:r>
      <w:r>
        <w:t xml:space="preserve"> </w:t>
      </w:r>
      <w:r>
        <w:t xml:space="preserve">as the reference level</w:t>
      </w:r>
      <w:r>
        <w:t xml:space="preserve"> </w:t>
      </w:r>
      <w:r>
        <w:t xml:space="preserve">and the indicator variable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.</w:t>
      </w:r>
      <w:r>
        <w:t xml:space="preserve"> </w:t>
      </w:r>
      <w:r>
        <w:t xml:space="preserve">Both choices describe the same two groups.</w:t>
      </w:r>
    </w:p>
    <w:bookmarkEnd w:id="44"/>
    <w:bookmarkEnd w:id="45"/>
    <w:bookmarkStart w:id="52" w:name="taxonomy-of-variable-types"/>
    <w:p>
      <w:pPr>
        <w:pStyle w:val="Heading2"/>
      </w:pPr>
      <w:r>
        <w:t xml:space="preserve">3 Taxonomy of variable types</w:t>
      </w:r>
    </w:p>
    <w:p>
      <w:pPr>
        <w:pStyle w:val="FirstParagraph"/>
      </w:pPr>
      <w:hyperlink w:anchor="fig-var-taxonom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illustrates the relationships among these variable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9" w:name="fig-var-taxonom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nodes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id,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x, 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y,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label,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4.5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"Variables"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"Numerical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(quantitative)"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7.5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"Categorical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(qualitative)"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"Interval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(no 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temp. in deg 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"Ratio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weight"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 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"Continuous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BMI"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"Count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(discrete)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cigs/day"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"Nominal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(unordered)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blood type"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8.5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"Ordinal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wt. category"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"Binary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(2 categories)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CHD event"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edges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from,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to,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"from"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x_from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y_from =</w:t>
            </w:r>
            <w:r>
              <w:rPr>
                <w:rStyle w:val="NormalTok"/>
              </w:rPr>
              <w:t xml:space="preserve"> y)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"to"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x_to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y_to =</w:t>
            </w:r>
            <w:r>
              <w:rPr>
                <w:rStyle w:val="NormalTok"/>
              </w:rPr>
              <w:t xml:space="preserve"> y)</w:t>
            </w:r>
            <w:r>
              <w:br/>
            </w:r>
            <w:r>
              <w:rPr>
                <w:rStyle w:val="NormalTok"/>
              </w:rPr>
              <w:t xml:space="preserve">fill_colors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"#f0f0f0"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"#d0e8ff"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"#ffe8d0"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"#ffd0a0"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edges,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x_from,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y_from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x_to,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y_to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"grey50"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geom_tile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id),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"grey40"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show.legend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FALSE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geom_text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label),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2.8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scale_fill_manual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fill_colors)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5.1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theme_void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data_files/figure-docx/unnamed-chunk-1-1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Taxonomy of variable types.</w:t>
            </w:r>
            <w:r>
              <w:t xml:space="preserve"> </w:t>
            </w:r>
            <w:r>
              <w:t xml:space="preserve">Count variables are discrete and numerical;</w:t>
            </w:r>
            <w:r>
              <w:t xml:space="preserve"> </w:t>
            </w:r>
            <w:r>
              <w:t xml:space="preserve">binary, nominal, and ordinal variables are discrete and categorical.</w:t>
            </w:r>
          </w:p>
          <w:bookmarkEnd w:id="49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continuous/discrete distinction cuts across the</w:t>
            </w:r>
            <w:r>
              <w:t xml:space="preserve"> </w:t>
            </w:r>
            <w:r>
              <w:t xml:space="preserve">numerical/categorical distinction.</w:t>
            </w:r>
            <w:r>
              <w:t xml:space="preserve"> </w:t>
            </w:r>
            <w:r>
              <w:t xml:space="preserve">Continuous variables are always numerical.</w:t>
            </w:r>
            <w:r>
              <w:t xml:space="preserve"> </w:t>
            </w:r>
            <w:r>
              <w:t xml:space="preserve">Discrete variables include both numerical types (such as count variables)</w:t>
            </w:r>
            <w:r>
              <w:t xml:space="preserve"> </w:t>
            </w:r>
            <w:r>
              <w:t xml:space="preserve">and categorical types (such as binary, nominal, and ordinal variables).</w:t>
            </w:r>
          </w:p>
          <w:p/>
        </w:tc>
      </w:tr>
    </w:tbl>
    <w:bookmarkEnd w:id="52"/>
    <w:bookmarkStart w:id="54" w:name="variables-in-the-wcgs-dataset"/>
    <w:p>
      <w:pPr>
        <w:pStyle w:val="Heading2"/>
      </w:pPr>
      <w:r>
        <w:t xml:space="preserve">4 Variables in the WCGS dataset</w:t>
      </w:r>
    </w:p>
    <w:p>
      <w:pPr>
        <w:pStyle w:val="FirstParagraph"/>
      </w:pPr>
      <w:hyperlink w:anchor="tbl-wcgs-vartyp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shows selected variables from the Western Collaborative</w:t>
      </w:r>
      <w:r>
        <w:t xml:space="preserve"> </w:t>
      </w:r>
      <w:r>
        <w:t xml:space="preserve">Group Study (WCGS) dataset and their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tbl-wcgs-vartyp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Selected WCGS variables and their types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Variable,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Description,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Type,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Scale,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"`chol`"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"Total cholesterol"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"`sbp`"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"Systolic blood pressure"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"`bmi`"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"Body mass index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"`weight`"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(lbs)"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"`ncigs`"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"Cigarettes per day"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"Count (discrete)"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"`chd69`"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"CHD event by 1969"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"`smoke`"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"Current smoking"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"`arcus`"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"Arcus senilis"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"`dibpat`"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(A/B)"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"`behpat`"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(A1/A2/B3/B4)"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"`wghtcat`"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category"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"`agec`"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group"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p>
            <w:pPr>
              <w:pStyle w:val="Compact"/>
              <w:jc w:val="center"/>
            </w:pPr>
            <w:r>
              <w:t xml:space="preserve">Selected WCGS variables and their types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  <w:tblCaption w:val="Selected WCGS variables and their types"/>
            </w:tblPr>
            <w:tblGrid>
              <w:gridCol w:w="1164"/>
              <w:gridCol w:w="3843"/>
              <w:gridCol w:w="1980"/>
              <w:gridCol w:w="93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Variable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Description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Scale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(years)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 cholesterol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sbp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Systolic blood pressure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bmi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Body mass index (kg/m^2)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weight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(lbs)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ncigs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Cigarettes per day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Count (discrete)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chd69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CHD event by 1969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smoke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Current smoking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arcus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Arcus senilis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dibpat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(A/B)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behpat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(A1/A2/B3/B4)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wghtcat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category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group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</w:tbl>
          <w:bookmarkEnd w:id="53"/>
          <w:p/>
        </w:tc>
      </w:tr>
    </w:tbl>
    <w:bookmarkEnd w:id="54"/>
    <w:bookmarkStart w:id="66" w:name="random-variables"/>
    <w:p>
      <w:pPr>
        <w:pStyle w:val="Heading2"/>
      </w:pPr>
      <w:r>
        <w:t xml:space="preserve">5 Random variables</w:t>
      </w:r>
    </w:p>
    <w:bookmarkStart w:id="58" w:name="sec-binary-vars"/>
    <w:p>
      <w:pPr>
        <w:pStyle w:val="Heading3"/>
      </w:pPr>
      <w:r>
        <w:t xml:space="preserve">5.1 Binary variables</w:t>
      </w:r>
    </w:p>
    <w:bookmarkStart w:id="55" w:name="def-binary"/>
    <w:p>
      <w:pPr>
        <w:pStyle w:val="FirstParagraph"/>
      </w:pPr>
      <w:r>
        <w:rPr>
          <w:b/>
          <w:bCs/>
        </w:rPr>
        <w:t xml:space="preserve">Definition 13 (Binary 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random variable which has only two possible values in its range.</w:t>
      </w:r>
    </w:p>
    <w:bookmarkEnd w:id="55"/>
    <w:bookmarkStart w:id="56" w:name="exr-binary-examples"/>
    <w:p>
      <w:pPr>
        <w:pStyle w:val="BodyText"/>
      </w:pPr>
      <w:r>
        <w:rPr>
          <w:b/>
          <w:bCs/>
        </w:rPr>
        <w:t xml:space="preserve">Exercise 2 (Examples of binary variables)</w:t>
      </w:r>
      <w:r>
        <w:t xml:space="preserve"> </w:t>
      </w:r>
      <w:r>
        <w:t xml:space="preserve">What are some examples of binary variables in health sciences and data science?</w:t>
      </w:r>
    </w:p>
    <w:bookmarkEnd w:id="56"/>
    <w:bookmarkStart w:id="57" w:name="sol-binary-example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Examples of binary outcomes include:</w:t>
      </w:r>
    </w:p>
    <w:p>
      <w:pPr>
        <w:pStyle w:val="Compact"/>
        <w:numPr>
          <w:ilvl w:val="0"/>
          <w:numId w:val="1004"/>
        </w:numPr>
      </w:pPr>
      <w:r>
        <w:t xml:space="preserve">exposure (exposed vs unexposed)</w:t>
      </w:r>
    </w:p>
    <w:p>
      <w:pPr>
        <w:pStyle w:val="Compact"/>
        <w:numPr>
          <w:ilvl w:val="0"/>
          <w:numId w:val="1004"/>
        </w:numPr>
      </w:pPr>
      <w:r>
        <w:t xml:space="preserve">disease status (diseased vs healthy)</w:t>
      </w:r>
    </w:p>
    <w:p>
      <w:pPr>
        <w:pStyle w:val="Compact"/>
        <w:numPr>
          <w:ilvl w:val="0"/>
          <w:numId w:val="1004"/>
        </w:numPr>
      </w:pPr>
      <w:r>
        <w:t xml:space="preserve">recovery (recovered vs unrecovered)</w:t>
      </w:r>
    </w:p>
    <w:p>
      <w:pPr>
        <w:pStyle w:val="Compact"/>
        <w:numPr>
          <w:ilvl w:val="0"/>
          <w:numId w:val="1004"/>
        </w:numPr>
      </w:pPr>
      <w:r>
        <w:t xml:space="preserve">relapse (relapse vs remission)</w:t>
      </w:r>
    </w:p>
    <w:p>
      <w:pPr>
        <w:pStyle w:val="Compact"/>
        <w:numPr>
          <w:ilvl w:val="0"/>
          <w:numId w:val="1004"/>
        </w:numPr>
      </w:pPr>
      <w:r>
        <w:t xml:space="preserve">return to hospital (returned vs not returned)</w:t>
      </w:r>
    </w:p>
    <w:p>
      <w:pPr>
        <w:pStyle w:val="Compact"/>
        <w:numPr>
          <w:ilvl w:val="0"/>
          <w:numId w:val="1004"/>
        </w:numPr>
      </w:pPr>
      <w:r>
        <w:t xml:space="preserve">vital status (dead vs alive)</w:t>
      </w:r>
    </w:p>
    <w:bookmarkEnd w:id="57"/>
    <w:bookmarkEnd w:id="58"/>
    <w:bookmarkStart w:id="65" w:name="sec-count-vars"/>
    <w:p>
      <w:pPr>
        <w:pStyle w:val="Heading3"/>
      </w:pPr>
      <w:r>
        <w:t xml:space="preserve">5.2 Count variables</w:t>
      </w:r>
    </w:p>
    <w:bookmarkStart w:id="59" w:name="def-count"/>
    <w:p>
      <w:pPr>
        <w:pStyle w:val="FirstParagraph"/>
      </w:pPr>
      <w:r>
        <w:rPr>
          <w:b/>
          <w:bCs/>
        </w:rPr>
        <w:t xml:space="preserve">Definition 14 (Count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 variable</w:t>
      </w:r>
      <w:r>
        <w:t xml:space="preserve"> </w:t>
      </w:r>
      <w:r>
        <w:t xml:space="preserve">is a random variable whose possible values are some subset</w:t>
      </w:r>
      <w:r>
        <w:t xml:space="preserve"> </w:t>
      </w:r>
      <w:r>
        <w:t xml:space="preserve">of the non-negative integers;</w:t>
      </w:r>
      <w:r>
        <w:t xml:space="preserve"> </w:t>
      </w:r>
      <w:r>
        <w:t xml:space="preserve">specifically,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⊆</m:t>
          </m:r>
          <m:r>
            <m:rPr>
              <m:scr m:val="double-struck"/>
              <m:sty m:val="p"/>
            </m:rPr>
            <m:t>N</m:t>
          </m:r>
        </m:oMath>
      </m:oMathPara>
    </w:p>
    <w:bookmarkEnd w:id="59"/>
    <w:bookmarkStart w:id="60" w:name="exr-count-examples"/>
    <w:p>
      <w:pPr>
        <w:pStyle w:val="FirstParagraph"/>
      </w:pPr>
      <w:r>
        <w:rPr>
          <w:b/>
          <w:bCs/>
        </w:rPr>
        <w:t xml:space="preserve">Exercise 3 (Examples of count variables)</w:t>
      </w:r>
      <w:r>
        <w:t xml:space="preserve"> </w:t>
      </w:r>
      <w:r>
        <w:t xml:space="preserve">What are some examples of count variables?</w:t>
      </w:r>
    </w:p>
    <w:bookmarkEnd w:id="60"/>
    <w:bookmarkStart w:id="61" w:name="sol-count-example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Examples of count variables include:</w:t>
      </w:r>
    </w:p>
    <w:p>
      <w:pPr>
        <w:pStyle w:val="Compact"/>
        <w:numPr>
          <w:ilvl w:val="0"/>
          <w:numId w:val="1005"/>
        </w:numPr>
      </w:pPr>
      <w:r>
        <w:t xml:space="preserve">number of fish in a pond</w:t>
      </w:r>
    </w:p>
    <w:p>
      <w:pPr>
        <w:pStyle w:val="Compact"/>
        <w:numPr>
          <w:ilvl w:val="0"/>
          <w:numId w:val="1005"/>
        </w:numPr>
      </w:pPr>
      <w:r>
        <w:t xml:space="preserve">number of cyclones per season</w:t>
      </w:r>
    </w:p>
    <w:p>
      <w:pPr>
        <w:pStyle w:val="Compact"/>
        <w:numPr>
          <w:ilvl w:val="0"/>
          <w:numId w:val="1005"/>
        </w:numPr>
      </w:pPr>
      <w:r>
        <w:t xml:space="preserve">seconds of tooth-brushing per session (when rounded)</w:t>
      </w:r>
    </w:p>
    <w:p>
      <w:pPr>
        <w:pStyle w:val="Compact"/>
        <w:numPr>
          <w:ilvl w:val="0"/>
          <w:numId w:val="1005"/>
        </w:numPr>
      </w:pPr>
      <w:r>
        <w:t xml:space="preserve">infections per person-year</w:t>
      </w:r>
    </w:p>
    <w:p>
      <w:pPr>
        <w:pStyle w:val="Compact"/>
        <w:numPr>
          <w:ilvl w:val="0"/>
          <w:numId w:val="1005"/>
        </w:numPr>
      </w:pPr>
      <w:r>
        <w:t xml:space="preserve">visits to an emergency room per person-month</w:t>
      </w:r>
    </w:p>
    <w:p>
      <w:pPr>
        <w:pStyle w:val="Compact"/>
        <w:numPr>
          <w:ilvl w:val="0"/>
          <w:numId w:val="1005"/>
        </w:numPr>
      </w:pPr>
      <w:r>
        <w:t xml:space="preserve">car accidents per 1,000 miles driven</w:t>
      </w:r>
    </w:p>
    <w:bookmarkEnd w:id="61"/>
    <w:bookmarkStart w:id="64" w:name="X6b0346f757a1c2a16c9954023d63d8ec54b03e4"/>
    <w:p>
      <w:pPr>
        <w:pStyle w:val="Heading4"/>
      </w:pPr>
      <w:r>
        <w:t xml:space="preserve">5.2.1 Probability distributions for count outcomes</w:t>
      </w:r>
    </w:p>
    <w:p>
      <w:pPr>
        <w:pStyle w:val="FirstParagraph"/>
      </w:pPr>
      <w:r>
        <w:t xml:space="preserve">Standard probability distributions for count outcomes include:</w:t>
      </w:r>
    </w:p>
    <w:p>
      <w:pPr>
        <w:pStyle w:val="Compact"/>
        <w:numPr>
          <w:ilvl w:val="0"/>
          <w:numId w:val="1006"/>
        </w:numPr>
      </w:pPr>
      <w:hyperlink r:id="rId62">
        <w:r>
          <w:rPr>
            <w:rStyle w:val="Hyperlink"/>
          </w:rPr>
          <w:t xml:space="preserve">Poisson distribution</w:t>
        </w:r>
      </w:hyperlink>
    </w:p>
    <w:p>
      <w:pPr>
        <w:pStyle w:val="Compact"/>
        <w:numPr>
          <w:ilvl w:val="0"/>
          <w:numId w:val="1006"/>
        </w:numPr>
      </w:pPr>
      <w:hyperlink r:id="rId63">
        <w:r>
          <w:rPr>
            <w:rStyle w:val="Hyperlink"/>
          </w:rPr>
          <w:t xml:space="preserve">Negative binomial distribution</w:t>
        </w:r>
      </w:hyperlink>
    </w:p>
    <w:bookmarkEnd w:id="64"/>
    <w:bookmarkEnd w:id="65"/>
    <w:bookmarkEnd w:id="66"/>
    <w:bookmarkStart w:id="70" w:name="references"/>
    <w:p>
      <w:pPr>
        <w:pStyle w:val="Heading2"/>
      </w:pPr>
      <w:r>
        <w:t xml:space="preserve">References</w:t>
      </w:r>
    </w:p>
    <w:bookmarkStart w:id="69" w:name="refs"/>
    <w:bookmarkStart w:id="68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67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68"/>
    <w:bookmarkEnd w:id="69"/>
    <w:bookmarkEnd w:id="7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0" Type="http://schemas.openxmlformats.org/officeDocument/2006/relationships/image" Target="media/rId30.png"/><Relationship Id="rId46" Type="http://schemas.openxmlformats.org/officeDocument/2006/relationships/image" Target="media/rId46.png"/><Relationship Id="rId67" Type="http://schemas.openxmlformats.org/officeDocument/2006/relationships/hyperlink" Target="https://doi.org/10.1201/9781315182780" TargetMode="External"/><Relationship Id="rId63" Type="http://schemas.openxmlformats.org/officeDocument/2006/relationships/hyperlink" Target="https://morrison-lab.github.io/pds/distributions.html#sec-nb-dist" TargetMode="External"/><Relationship Id="rId62" Type="http://schemas.openxmlformats.org/officeDocument/2006/relationships/hyperlink" Target="https://morrison-lab.github.io/pds/distributions.html#sec-poisson-dist" TargetMode="External"/></Relationships>
</file>

<file path=word/_rels/footnotes.xml.rels><?xml version='1.0' encoding='UTF-8' standalone='yes'?>
<Relationships xmlns="http://schemas.openxmlformats.org/package/2006/relationships"><Relationship Id="rId67" Type="http://schemas.openxmlformats.org/officeDocument/2006/relationships/hyperlink" Target="https://doi.org/10.1201/9781315182780" TargetMode="External"/><Relationship Id="rId63" Type="http://schemas.openxmlformats.org/officeDocument/2006/relationships/hyperlink" Target="https://morrison-lab.github.io/pds/distributions.html#sec-nb-dist" TargetMode="External"/><Relationship Id="rId62" Type="http://schemas.openxmlformats.org/officeDocument/2006/relationships/hyperlink" Target="https://morrison-lab.github.io/pds/distributions.html#sec-poisson-dis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Types of Variables</dc:title>
  <dc:creator/>
  <cp:keywords/>
  <dcterms:created xsi:type="dcterms:W3CDTF">2026-10-13T07:37:46Z</dcterms:created>
  <dcterms:modified xsi:type="dcterms:W3CDTF">2026-10-13T07:37:46Z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00:20:40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