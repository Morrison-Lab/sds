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Exponential Families</w:t>
        </w:r>
      </w:ins>
    </w:p>
    <w:p>
      <w:pPr>
        <w:pStyle w:val="Date"/>
      </w:pPr>
      <w:ins w:id="2" w:author="PR Preview" w:date="2026-01-01T00:00:00Z">
        <w:r>
          <w:t xml:space="preserve">Last modified: 2026-10-23 16:12:35 (PDT)</w:t>
        </w:r>
      </w:ins>
    </w:p>
    <w:p>
      <w:pPr>
        <w:pStyle w:val="FirstParagraph"/>
      </w:pPr>
      <w:ins w:id="3" w:author="PR Preview" w:date="2026-01-01T00:00:00Z">
        <w:r>
          <w:t xml:space="preserve">Many of the distributions in this course,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such as the</w:t>
        </w:r>
      </w:ins>
      <w:ins w:id="6" w:author="PR Preview" w:date="2026-01-01T00:00:00Z">
        <w:r>
          <w:t xml:space="preserve"> </w:t>
        </w:r>
      </w:ins>
      <w:hyperlink r:id="rId9">
        <w:ins w:id="7" w:author="PR Preview" w:date="2026-01-01T00:00:00Z">
          <w:r>
            <w:rPr>
              <w:rStyle w:val="Hyperlink"/>
            </w:rPr>
            <w:t xml:space="preserve">Bernoulli</w:t>
          </w:r>
        </w:ins>
      </w:hyperlink>
      <w:ins w:id="8" w:author="PR Preview" w:date="2026-01-01T00:00:00Z">
        <w:r>
          <w:t xml:space="preserve">,</w:t>
        </w:r>
      </w:ins>
      <w:ins w:id="9" w:author="PR Preview" w:date="2026-01-01T00:00:00Z">
        <w:r>
          <w:t xml:space="preserve"> </w:t>
        </w:r>
      </w:ins>
      <w:hyperlink r:id="rId10">
        <w:ins w:id="10" w:author="PR Preview" w:date="2026-01-01T00:00:00Z">
          <w:r>
            <w:rPr>
              <w:rStyle w:val="Hyperlink"/>
            </w:rPr>
            <w:t xml:space="preserve">Poisson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and</w:t>
        </w:r>
      </w:ins>
      <w:ins w:id="13" w:author="PR Preview" w:date="2026-01-01T00:00:00Z">
        <w:r>
          <w:t xml:space="preserve"> </w:t>
        </w:r>
      </w:ins>
      <w:hyperlink r:id="rId11">
        <w:ins w:id="14" w:author="PR Preview" w:date="2026-01-01T00:00:00Z">
          <w:r>
            <w:rPr>
              <w:rStyle w:val="Hyperlink"/>
            </w:rPr>
            <w:t xml:space="preserve">Normal</w:t>
          </w:r>
        </w:ins>
      </w:hyperlink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distributions,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share one algebraic form for their</w:t>
        </w:r>
      </w:ins>
      <w:ins w:id="19" w:author="PR Preview" w:date="2026-01-01T00:00:00Z">
        <w:r>
          <w:t xml:space="preserve"> </w:t>
        </w:r>
      </w:ins>
      <w:hyperlink r:id="rId12">
        <w:ins w:id="20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or</w:t>
        </w:r>
      </w:ins>
      <w:ins w:id="23" w:author="PR Preview" w:date="2026-01-01T00:00:00Z">
        <w:r>
          <w:t xml:space="preserve"> </w:t>
        </w:r>
      </w:ins>
      <w:hyperlink r:id="rId13">
        <w:ins w:id="24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25" w:author="PR Preview" w:date="2026-01-01T00:00:00Z">
        <w:r>
          <w:t xml:space="preserve">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Distributions with that form are called an</w:t>
        </w:r>
      </w:ins>
      <w:ins w:id="28" w:author="PR Preview" w:date="2026-01-01T00:00:00Z">
        <w:r>
          <w:t xml:space="preserve"> </w:t>
        </w:r>
      </w:ins>
      <w:hyperlink w:anchor="def-exponential-family">
        <w:ins w:id="29" w:author="PR Preview" w:date="2026-01-01T00:00:00Z">
          <w:r>
            <w:rPr>
              <w:rStyle w:val="Hyperlink"/>
            </w:rPr>
            <w:t xml:space="preserve">exponential family</w:t>
          </w:r>
        </w:ins>
      </w:hyperlink>
      <w:ins w:id="30" w:author="PR Preview" w:date="2026-01-01T00:00:00Z">
        <w:r>
          <w:t xml:space="preserve">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 they share properties that make estimation easier.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This page defines the form and its</w:t>
        </w:r>
      </w:ins>
      <w:ins w:id="35" w:author="PR Preview" w:date="2026-01-01T00:00:00Z">
        <w:r>
          <w:t xml:space="preserve"> </w:t>
        </w:r>
      </w:ins>
      <w:hyperlink w:anchor="def-natural-parameter">
        <w:ins w:id="36" w:author="PR Preview" w:date="2026-01-01T00:00:00Z">
          <w:r>
            <w:rPr>
              <w:rStyle w:val="Hyperlink"/>
            </w:rPr>
            <w:t xml:space="preserve">natural parameter</w:t>
          </w:r>
        </w:ins>
      </w:hyperlink>
      <w:ins w:id="37" w:author="PR Preview" w:date="2026-01-01T00:00:00Z">
        <w:r>
          <w:t xml:space="preserve">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and checks the form for the</w:t>
        </w:r>
      </w:ins>
      <w:ins w:id="40" w:author="PR Preview" w:date="2026-01-01T00:00:00Z">
        <w:r>
          <w:t xml:space="preserve"> </w:t>
        </w:r>
      </w:ins>
      <w:hyperlink r:id="rId10">
        <w:ins w:id="41" w:author="PR Preview" w:date="2026-01-01T00:00:00Z">
          <w:r>
            <w:rPr>
              <w:rStyle w:val="Hyperlink"/>
            </w:rPr>
            <w:t xml:space="preserve">Poisson distribution</w:t>
          </w:r>
        </w:ins>
      </w:hyperlink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on data.</w:t>
        </w:r>
      </w:ins>
    </w:p>
    <w:bookmarkStart w:id="24" w:name="sec-exponential-family"/>
    <w:p>
      <w:pPr>
        <w:pStyle w:val="Heading2"/>
      </w:pPr>
      <w:ins w:id="44" w:author="PR Preview" w:date="2026-01-01T00:00:00Z">
        <w:r>
          <w:t xml:space="preserve">1 The exponential family form</w:t>
        </w:r>
      </w:ins>
    </w:p>
    <w:bookmarkStart w:id="16" w:name="def-exponential-family"/>
    <w:p>
      <w:pPr>
        <w:pStyle w:val="FirstParagraph"/>
      </w:pPr>
      <w:ins w:id="45" w:author="PR Preview" w:date="2026-01-01T00:00:00Z">
        <w:r>
          <w:rPr>
            <w:b/>
            <w:bCs/>
          </w:rPr>
          <w:t xml:space="preserve">Definition 1 (Exponential family)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Let</w:t>
        </w:r>
      </w:ins>
      <w:ins w:id="48" w:author="PR Preview" w:date="2026-01-01T00:00:00Z">
        <w:r>
          <w:t xml:space="preserve"> </w:t>
        </w:r>
      </w:ins>
      <m:oMath>
        <m:r>
          <m:t>X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be a random variable whose distribution depends on one parameter</w:t>
        </w:r>
      </w:ins>
      <w:ins w:id="51" w:author="PR Preview" w:date="2026-01-01T00:00:00Z">
        <w:r>
          <w:t xml:space="preserve"> </w:t>
        </w:r>
      </w:ins>
      <m:oMath>
        <m:r>
          <m:t>η</m:t>
        </m:r>
      </m:oMath>
      <w:ins w:id="52" w:author="PR Preview" w:date="2026-01-01T00:00:00Z">
        <w:r>
          <w:t xml:space="preserve">,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and let</w:t>
        </w:r>
      </w:ins>
      <w:ins w:id="55" w:author="PR Preview" w:date="2026-01-01T00:00:00Z">
        <w:r>
          <w:t xml:space="preserve"> </w:t>
        </w:r>
      </w:ins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be its</w:t>
        </w:r>
      </w:ins>
      <w:ins w:id="58" w:author="PR Preview" w:date="2026-01-01T00:00:00Z">
        <w:r>
          <w:t xml:space="preserve"> </w:t>
        </w:r>
      </w:ins>
      <w:hyperlink r:id="rId12">
        <w:ins w:id="59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or</w:t>
        </w:r>
      </w:ins>
      <w:ins w:id="62" w:author="PR Preview" w:date="2026-01-01T00:00:00Z">
        <w:r>
          <w:t xml:space="preserve"> </w:t>
        </w:r>
      </w:ins>
      <w:hyperlink r:id="rId13">
        <w:ins w:id="63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64" w:author="PR Preview" w:date="2026-01-01T00:00:00Z">
        <w:r>
          <w:t xml:space="preserve">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The distributions of</w:t>
        </w:r>
      </w:ins>
      <w:ins w:id="67" w:author="PR Preview" w:date="2026-01-01T00:00:00Z">
        <w:r>
          <w:t xml:space="preserve"> </w:t>
        </w:r>
      </w:ins>
      <m:oMath>
        <m:r>
          <m:t>X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form an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b/>
            <w:bCs/>
          </w:rPr>
          <w:t xml:space="preserve">exponential family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if there are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 nonnegative</w:t>
        </w:r>
      </w:ins>
      <w:ins w:id="76" w:author="PR Preview" w:date="2026-01-01T00:00:00Z">
        <w:r>
          <w:t xml:space="preserve"> </w:t>
        </w:r>
      </w:ins>
      <w:hyperlink r:id="rId14">
        <w:ins w:id="7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78" w:author="PR Preview" w:date="2026-01-01T00:00:00Z">
        <w:r>
          <w:t xml:space="preserve"> </w:t>
        </w:r>
      </w:ins>
      <m:oMath>
        <m:r>
          <m:t>h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 a function</w:t>
        </w:r>
      </w:ins>
      <w:ins w:id="81" w:author="PR Preview" w:date="2026-01-01T00:00:00Z">
        <w:r>
          <w:t xml:space="preserve"> </w:t>
        </w:r>
      </w:ins>
      <m:oMath>
        <m:r>
          <m:t>T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of</w:t>
        </w:r>
      </w:ins>
      <w:ins w:id="84" w:author="PR Preview" w:date="2026-01-01T00:00:00Z">
        <w:r>
          <w:t xml:space="preserve"> </w:t>
        </w:r>
      </w:ins>
      <m:oMath>
        <m:r>
          <m:t>x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alone,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and a function</w:t>
        </w:r>
      </w:ins>
      <w:ins w:id="89" w:author="PR Preview" w:date="2026-01-01T00:00:00Z">
        <w:r>
          <w:t xml:space="preserve"> </w:t>
        </w:r>
      </w:ins>
      <m:oMath>
        <m:r>
          <m:t>A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of</w:t>
        </w:r>
      </w:ins>
      <w:ins w:id="92" w:author="PR Preview" w:date="2026-01-01T00:00:00Z">
        <w:r>
          <w:t xml:space="preserve"> </w:t>
        </w:r>
      </w:ins>
      <m:oMath>
        <m:r>
          <m:t>η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alone, such that</w:t>
        </w:r>
      </w:ins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ins w:id="95" w:author="PR Preview" w:date="2026-01-01T00:00:00Z">
        <w:r>
          <w:t xml:space="preserve">for every value</w:t>
        </w:r>
      </w:ins>
      <w:ins w:id="96" w:author="PR Preview" w:date="2026-01-01T00:00:00Z">
        <w:r>
          <w:t xml:space="preserve"> </w:t>
        </w:r>
      </w:ins>
      <m:oMath>
        <m:r>
          <m:t>x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 every allowed</w:t>
        </w:r>
      </w:ins>
      <w:ins w:id="99" w:author="PR Preview" w:date="2026-01-01T00:00:00Z">
        <w:r>
          <w:t xml:space="preserve"> </w:t>
        </w:r>
      </w:ins>
      <m:oMath>
        <m:r>
          <m:t>η</m:t>
        </m:r>
      </m:oMath>
      <w:ins w:id="100" w:author="PR Preview" w:date="2026-01-01T00:00:00Z">
        <w:r>
          <w:t xml:space="preserve">.</w:t>
        </w:r>
      </w:ins>
    </w:p>
    <w:bookmarkEnd w:id="16"/>
    <w:bookmarkStart w:id="18" w:name="rem-source-exponential-family"/>
    <w:p>
      <w:pPr>
        <w:pStyle w:val="BodyText"/>
      </w:pPr>
      <w:ins w:id="101" w:author="PR Preview" w:date="2026-01-01T00:00:00Z">
        <w:r>
          <w:rPr>
            <w:i/>
            <w:iCs/>
          </w:rPr>
          <w:t xml:space="preserve">Remark 1</w:t>
        </w:r>
      </w:ins>
      <w:ins w:id="102" w:author="PR Preview" w:date="2026-01-01T00:00:00Z">
        <w:r>
          <w:t xml:space="preserve"> (Source: Exponential family). </w:t>
        </w:r>
      </w:ins>
      <w:ins w:id="103" w:author="PR Preview" w:date="2026-01-01T00:00:00Z">
        <w:r>
          <w:t xml:space="preserve">Casella and Berger [1, Sec. 3.4], Eq. 3.4.1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write the family as a sum of</w:t>
        </w:r>
      </w:ins>
      <w:ins w:id="106" w:author="PR Preview" w:date="2026-01-01T00:00:00Z">
        <w:r>
          <w:t xml:space="preserve"> </w:t>
        </w:r>
      </w:ins>
      <m:oMath>
        <m:r>
          <m:t>k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terms inside the exponential,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each a</w:t>
        </w:r>
      </w:ins>
      <w:ins w:id="111" w:author="PR Preview" w:date="2026-01-01T00:00:00Z">
        <w:r>
          <w:t xml:space="preserve"> </w:t>
        </w:r>
      </w:ins>
      <w:hyperlink r:id="rId14">
        <w:ins w:id="11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of the parameter times a function of</w:t>
        </w:r>
      </w:ins>
      <w:ins w:id="115" w:author="PR Preview" w:date="2026-01-01T00:00:00Z">
        <w:r>
          <w:t xml:space="preserve"> </w:t>
        </w:r>
      </w:ins>
      <m:oMath>
        <m:r>
          <m:t>x</m:t>
        </m:r>
      </m:oMath>
      <w:ins w:id="116" w:author="PR Preview" w:date="2026-01-01T00:00:00Z">
        <w:r>
          <w:t xml:space="preserve">;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Dobson and Barnett [2, Sec. 3.2], Eq. 3.3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write it in the form</w:t>
        </w:r>
      </w:ins>
      <w:ins w:id="121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22" w:author="PR Preview" w:date="2026-01-01T00:00:00Z">
        <w:r>
          <w:t xml:space="preserve">.</w:t>
        </w:r>
      </w:ins>
      <w:ins w:id="123" w:author="PR Preview" w:date="2026-01-01T00:00:00Z">
        <w:r>
          <w:t xml:space="preserve"> </w:t>
        </w:r>
      </w:ins>
      <w:hyperlink w:anchor="eq-exponential-family">
        <w:ins w:id="124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is the case of one term.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It is Dobson and Barnett’s canonical form when</w:t>
        </w:r>
      </w:ins>
      <w:ins w:id="129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ins w:id="130" w:author="PR Preview" w:date="2026-01-01T00:00:00Z">
        <w:r>
          <w:t xml:space="preserve">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and the</w:t>
        </w:r>
      </w:ins>
      <w:ins w:id="133" w:author="PR Preview" w:date="2026-01-01T00:00:00Z">
        <w:r>
          <w:t xml:space="preserve"> </w:t>
        </w:r>
      </w:ins>
      <w:hyperlink w:anchor="def-natural-parameter">
        <w:ins w:id="134" w:author="PR Preview" w:date="2026-01-01T00:00:00Z">
          <w:r>
            <w:rPr>
              <w:rStyle w:val="Hyperlink"/>
            </w:rPr>
            <w:t xml:space="preserve">natural parameter</w:t>
          </w:r>
        </w:ins>
      </w:hyperlink>
      <w:ins w:id="135" w:author="PR Preview" w:date="2026-01-01T00:00:00Z">
        <w:r>
          <w:t xml:space="preserve"> </w:t>
        </w:r>
      </w:ins>
      <m:oMath>
        <m:r>
          <m:t>η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plays the role of their</w:t>
        </w:r>
      </w:ins>
      <w:ins w:id="13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139" w:author="PR Preview" w:date="2026-01-01T00:00:00Z">
        <w:r>
          <w:t xml:space="preserve">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See the</w:t>
        </w:r>
      </w:ins>
      <w:ins w:id="142" w:author="PR Preview" w:date="2026-01-01T00:00:00Z">
        <w:r>
          <w:t xml:space="preserve"> </w:t>
        </w:r>
      </w:ins>
      <w:hyperlink r:id="rId17">
        <w:ins w:id="143" w:author="PR Preview" w:date="2026-01-01T00:00:00Z">
          <w:r>
            <w:rPr>
              <w:rStyle w:val="Hyperlink"/>
            </w:rPr>
            <w:t xml:space="preserve">notation choices</w:t>
          </w:r>
        </w:ins>
      </w:hyperlink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for how the symbols line up.</w:t>
        </w:r>
      </w:ins>
    </w:p>
    <w:bookmarkEnd w:id="18"/>
    <w:bookmarkStart w:id="20" w:name="exm-poisson-exponential-family"/>
    <w:p>
      <w:pPr>
        <w:pStyle w:val="BodyText"/>
      </w:pPr>
      <w:ins w:id="146" w:author="PR Preview" w:date="2026-01-01T00:00:00Z">
        <w:r>
          <w:rPr>
            <w:b/>
            <w:bCs/>
          </w:rPr>
          <w:t xml:space="preserve">Example 1 (The Poisson distribution is an exponential family)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Let</w:t>
        </w:r>
      </w:ins>
      <w:ins w:id="14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50" w:author="PR Preview" w:date="2026-01-01T00:00:00Z">
        <w:r>
          <w:t xml:space="preserve">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the</w:t>
        </w:r>
      </w:ins>
      <w:ins w:id="153" w:author="PR Preview" w:date="2026-01-01T00:00:00Z">
        <w:r>
          <w:t xml:space="preserve"> </w:t>
        </w:r>
      </w:ins>
      <w:hyperlink r:id="rId10">
        <w:ins w:id="154" w:author="PR Preview" w:date="2026-01-01T00:00:00Z">
          <w:r>
            <w:rPr>
              <w:rStyle w:val="Hyperlink"/>
            </w:rPr>
            <w:t xml:space="preserve">Poisson distribution</w:t>
          </w:r>
        </w:ins>
      </w:hyperlink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with rate</w:t>
        </w:r>
      </w:ins>
      <w:ins w:id="15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158" w:author="PR Preview" w:date="2026-01-01T00:00:00Z">
        <w:r>
          <w:t xml:space="preserve">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Its</w:t>
        </w:r>
      </w:ins>
      <w:ins w:id="161" w:author="PR Preview" w:date="2026-01-01T00:00:00Z">
        <w:r>
          <w:t xml:space="preserve"> </w:t>
        </w:r>
      </w:ins>
      <w:hyperlink r:id="rId12">
        <w:ins w:id="162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has one factor free of</w:t>
        </w:r>
      </w:ins>
      <w:ins w:id="165" w:author="PR Preview" w:date="2026-01-01T00:00:00Z">
        <w:r>
          <w:t xml:space="preserve"> </w:t>
        </w:r>
      </w:ins>
      <m:oMath>
        <m:r>
          <m:t>λ</m:t>
        </m:r>
      </m:oMath>
      <w:ins w:id="166" w:author="PR Preview" w:date="2026-01-01T00:00:00Z">
        <w:r>
          <w:t xml:space="preserve">, and the factors</w:t>
        </w:r>
      </w:ins>
      <w:ins w:id="167" w:author="PR Preview" w:date="2026-01-01T00:00:00Z">
        <w:r>
          <w:t xml:space="preserve"> </w:t>
        </w:r>
      </w:ins>
      <m:oMath>
        <m:sSup>
          <m:e>
            <m:r>
              <m:t>λ</m:t>
            </m:r>
          </m:e>
          <m:sup>
            <m:r>
              <m:t>x</m:t>
            </m:r>
          </m:sup>
        </m:sSup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and</w:t>
        </w:r>
      </w:ins>
      <w:ins w:id="17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ins w:id="171" w:author="PR Preview" w:date="2026-01-01T00:00:00Z">
        <w:r>
          <w:t xml:space="preserve">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We rewrite it in the form of</w:t>
        </w:r>
      </w:ins>
      <w:ins w:id="174" w:author="PR Preview" w:date="2026-01-01T00:00:00Z">
        <w:r>
          <w:t xml:space="preserve"> </w:t>
        </w:r>
      </w:ins>
      <w:hyperlink w:anchor="eq-exponential-family">
        <w:ins w:id="175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by writing</w:t>
        </w:r>
      </w:ins>
      <w:ins w:id="178" w:author="PR Preview" w:date="2026-01-01T00:00:00Z">
        <w:r>
          <w:t xml:space="preserve"> </w:t>
        </w:r>
      </w:ins>
      <m:oMath>
        <m:sSup>
          <m:e>
            <m:r>
              <m:t>λ</m:t>
            </m:r>
          </m:e>
          <m:sup>
            <m:r>
              <m:t>x</m:t>
            </m:r>
          </m:sup>
        </m:sSup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as an exponential of a logarithm: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ins w:id="181" w:author="PR Preview" w:date="2026-01-01T00:00:00Z">
        <w:r>
          <w:t xml:space="preserve">So the Poisson distributions are an</w:t>
        </w:r>
      </w:ins>
      <w:ins w:id="182" w:author="PR Preview" w:date="2026-01-01T00:00:00Z">
        <w:r>
          <w:t xml:space="preserve"> </w:t>
        </w:r>
      </w:ins>
      <w:hyperlink w:anchor="def-exponential-family">
        <w:ins w:id="183" w:author="PR Preview" w:date="2026-01-01T00:00:00Z">
          <w:r>
            <w:rPr>
              <w:rStyle w:val="Hyperlink"/>
            </w:rPr>
            <w:t xml:space="preserve">exponential family</w:t>
          </w:r>
        </w:ins>
      </w:hyperlink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with</w:t>
        </w:r>
      </w:ins>
      <w:ins w:id="186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ins w:id="187" w:author="PR Preview" w:date="2026-01-01T00:00:00Z">
        <w:r>
          <w:t xml:space="preserve">,</w:t>
        </w:r>
      </w:ins>
      <w:ins w:id="188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ins w:id="189" w:author="PR Preview" w:date="2026-01-01T00:00:00Z">
        <w:r>
          <w:t xml:space="preserve">,</w:t>
        </w:r>
      </w:ins>
      <w:ins w:id="190" w:author="PR Preview" w:date="2026-01-01T00:00:00Z">
        <w:r>
          <w:t xml:space="preserve"> </w:t>
        </w:r>
      </w:ins>
      <w:hyperlink w:anchor="def-natural-parameter">
        <w:ins w:id="191" w:author="PR Preview" w:date="2026-01-01T00:00:00Z">
          <w:r>
            <w:rPr>
              <w:rStyle w:val="Hyperlink"/>
            </w:rPr>
            <w:t xml:space="preserve">natural parameter</w:t>
          </w:r>
        </w:ins>
      </w:hyperlink>
      <w:ins w:id="192" w:author="PR Preview" w:date="2026-01-01T00:00:00Z">
        <w:r>
          <w:t xml:space="preserve"> </w:t>
        </w:r>
      </w:ins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ins w:id="193" w:author="PR Preview" w:date="2026-01-01T00:00:00Z">
        <w:r>
          <w:t xml:space="preserve">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and</w:t>
        </w:r>
      </w:ins>
      <w:ins w:id="196" w:author="PR Preview" w:date="2026-01-01T00:00:00Z">
        <w:r>
          <w:t xml:space="preserve"> </w:t>
        </w:r>
      </w:ins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ins w:id="197" w:author="PR Preview" w:date="2026-01-01T00:00:00Z">
        <w:r>
          <w:t xml:space="preserve">.</w:t>
        </w:r>
      </w:ins>
    </w:p>
    <w:p>
      <w:pPr>
        <w:pStyle w:val="BodyText"/>
      </w:pPr>
      <w:ins w:id="198" w:author="PR Preview" w:date="2026-01-01T00:00:00Z">
        <w:r>
          <w:t xml:space="preserve">To check the algebra on data,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we use the number of tropical cyclones in northeastern Australia in each of 13 seasons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[2, Sec. 1.6.5]</w:t>
        </w:r>
      </w:ins>
      <w:ins w:id="203" w:author="PR Preview" w:date="2026-01-01T00:00:00Z">
        <w:r>
          <w:t xml:space="preserve">,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with the rate set to the</w:t>
        </w:r>
      </w:ins>
      <w:ins w:id="206" w:author="PR Preview" w:date="2026-01-01T00:00:00Z">
        <w:r>
          <w:t xml:space="preserve"> </w:t>
        </w:r>
      </w:ins>
      <w:hyperlink r:id="rId19">
        <w:ins w:id="207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208" w:author="PR Preview" w:date="2026-01-01T00:00:00Z">
        <w:r>
          <w:t xml:space="preserve">.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We evaluate both sides of</w:t>
        </w:r>
      </w:ins>
      <w:ins w:id="211" w:author="PR Preview" w:date="2026-01-01T00:00:00Z">
        <w:r>
          <w:t xml:space="preserve"> </w:t>
        </w:r>
      </w:ins>
      <w:hyperlink w:anchor="eq-exponential-family">
        <w:ins w:id="212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at every observed count.</w:t>
        </w:r>
      </w:ins>
    </w:p>
    <w:p>
      <w:pPr>
        <w:pStyle w:val="Heading4"/>
      </w:pPr>
      <w:ins w:id="215" w:author="PR Preview" w:date="2026-01-01T00:00:00Z">
        <w:r>
          <w:t xml:space="preserve">R</w:t>
        </w:r>
      </w:ins>
    </w:p>
    <w:p>
      <w:pPr>
        <w:pStyle w:val="SourceCode"/>
      </w:pPr>
      <w:ins w:id="216" w:author="PR Preview" w:date="2026-01-01T00:00:00Z">
        <w:r>
          <w:rPr>
            <w:rStyle w:val="NormalTok"/>
          </w:rPr>
          <w:t xml:space="preserve">cyclones </w:t>
        </w:r>
      </w:ins>
      <w:ins w:id="217" w:author="PR Preview" w:date="2026-01-01T00:00:00Z">
        <w:r>
          <w:rPr>
            <w:rStyle w:val="OtherTok"/>
          </w:rPr>
          <w:t xml:space="preserve">&lt;-</w:t>
        </w:r>
      </w:ins>
      <w:ins w:id="218" w:author="PR Preview" w:date="2026-01-01T00:00:00Z">
        <w:r>
          <w:rPr>
            <w:rStyle w:val="NormalTok"/>
          </w:rPr>
          <w:t xml:space="preserve"> </w:t>
        </w:r>
      </w:ins>
      <w:ins w:id="219" w:author="PR Preview" w:date="2026-01-01T00:00:00Z">
        <w:r>
          <w:rPr>
            <w:rStyle w:val="FunctionTok"/>
          </w:rPr>
          <w:t xml:space="preserve">c</w:t>
        </w:r>
      </w:ins>
      <w:ins w:id="220" w:author="PR Preview" w:date="2026-01-01T00:00:00Z">
        <w:r>
          <w:rPr>
            <w:rStyle w:val="NormalTok"/>
          </w:rPr>
          <w:t xml:space="preserve">(</w:t>
        </w:r>
      </w:ins>
      <w:ins w:id="221" w:author="PR Preview" w:date="2026-01-01T00:00:00Z">
        <w:r>
          <w:rPr>
            <w:rStyle w:val="DecValTok"/>
          </w:rPr>
          <w:t xml:space="preserve">6</w:t>
        </w:r>
      </w:ins>
      <w:ins w:id="222" w:author="PR Preview" w:date="2026-01-01T00:00:00Z">
        <w:r>
          <w:rPr>
            <w:rStyle w:val="NormalTok"/>
          </w:rPr>
          <w:t xml:space="preserve">, </w:t>
        </w:r>
      </w:ins>
      <w:ins w:id="223" w:author="PR Preview" w:date="2026-01-01T00:00:00Z">
        <w:r>
          <w:rPr>
            <w:rStyle w:val="DecValTok"/>
          </w:rPr>
          <w:t xml:space="preserve">5</w:t>
        </w:r>
      </w:ins>
      <w:ins w:id="224" w:author="PR Preview" w:date="2026-01-01T00:00:00Z">
        <w:r>
          <w:rPr>
            <w:rStyle w:val="NormalTok"/>
          </w:rPr>
          <w:t xml:space="preserve">, </w:t>
        </w:r>
      </w:ins>
      <w:ins w:id="225" w:author="PR Preview" w:date="2026-01-01T00:00:00Z">
        <w:r>
          <w:rPr>
            <w:rStyle w:val="DecValTok"/>
          </w:rPr>
          <w:t xml:space="preserve">4</w:t>
        </w:r>
      </w:ins>
      <w:ins w:id="226" w:author="PR Preview" w:date="2026-01-01T00:00:00Z">
        <w:r>
          <w:rPr>
            <w:rStyle w:val="NormalTok"/>
          </w:rPr>
          <w:t xml:space="preserve">, </w:t>
        </w:r>
      </w:ins>
      <w:ins w:id="227" w:author="PR Preview" w:date="2026-01-01T00:00:00Z">
        <w:r>
          <w:rPr>
            <w:rStyle w:val="DecValTok"/>
          </w:rPr>
          <w:t xml:space="preserve">6</w:t>
        </w:r>
      </w:ins>
      <w:ins w:id="228" w:author="PR Preview" w:date="2026-01-01T00:00:00Z">
        <w:r>
          <w:rPr>
            <w:rStyle w:val="NormalTok"/>
          </w:rPr>
          <w:t xml:space="preserve">, </w:t>
        </w:r>
      </w:ins>
      <w:ins w:id="229" w:author="PR Preview" w:date="2026-01-01T00:00:00Z">
        <w:r>
          <w:rPr>
            <w:rStyle w:val="DecValTok"/>
          </w:rPr>
          <w:t xml:space="preserve">6</w:t>
        </w:r>
      </w:ins>
      <w:ins w:id="230" w:author="PR Preview" w:date="2026-01-01T00:00:00Z">
        <w:r>
          <w:rPr>
            <w:rStyle w:val="NormalTok"/>
          </w:rPr>
          <w:t xml:space="preserve">, </w:t>
        </w:r>
      </w:ins>
      <w:ins w:id="231" w:author="PR Preview" w:date="2026-01-01T00:00:00Z">
        <w:r>
          <w:rPr>
            <w:rStyle w:val="DecValTok"/>
          </w:rPr>
          <w:t xml:space="preserve">3</w:t>
        </w:r>
      </w:ins>
      <w:ins w:id="232" w:author="PR Preview" w:date="2026-01-01T00:00:00Z">
        <w:r>
          <w:rPr>
            <w:rStyle w:val="NormalTok"/>
          </w:rPr>
          <w:t xml:space="preserve">, </w:t>
        </w:r>
      </w:ins>
      <w:ins w:id="233" w:author="PR Preview" w:date="2026-01-01T00:00:00Z">
        <w:r>
          <w:rPr>
            <w:rStyle w:val="DecValTok"/>
          </w:rPr>
          <w:t xml:space="preserve">12</w:t>
        </w:r>
      </w:ins>
      <w:ins w:id="234" w:author="PR Preview" w:date="2026-01-01T00:00:00Z">
        <w:r>
          <w:rPr>
            <w:rStyle w:val="NormalTok"/>
          </w:rPr>
          <w:t xml:space="preserve">, </w:t>
        </w:r>
      </w:ins>
      <w:ins w:id="235" w:author="PR Preview" w:date="2026-01-01T00:00:00Z">
        <w:r>
          <w:rPr>
            <w:rStyle w:val="DecValTok"/>
          </w:rPr>
          <w:t xml:space="preserve">7</w:t>
        </w:r>
      </w:ins>
      <w:ins w:id="236" w:author="PR Preview" w:date="2026-01-01T00:00:00Z">
        <w:r>
          <w:rPr>
            <w:rStyle w:val="NormalTok"/>
          </w:rPr>
          <w:t xml:space="preserve">, </w:t>
        </w:r>
      </w:ins>
      <w:ins w:id="237" w:author="PR Preview" w:date="2026-01-01T00:00:00Z">
        <w:r>
          <w:rPr>
            <w:rStyle w:val="DecValTok"/>
          </w:rPr>
          <w:t xml:space="preserve">4</w:t>
        </w:r>
      </w:ins>
      <w:ins w:id="238" w:author="PR Preview" w:date="2026-01-01T00:00:00Z">
        <w:r>
          <w:rPr>
            <w:rStyle w:val="NormalTok"/>
          </w:rPr>
          <w:t xml:space="preserve">, </w:t>
        </w:r>
      </w:ins>
      <w:ins w:id="239" w:author="PR Preview" w:date="2026-01-01T00:00:00Z">
        <w:r>
          <w:rPr>
            <w:rStyle w:val="DecValTok"/>
          </w:rPr>
          <w:t xml:space="preserve">2</w:t>
        </w:r>
      </w:ins>
      <w:ins w:id="240" w:author="PR Preview" w:date="2026-01-01T00:00:00Z">
        <w:r>
          <w:rPr>
            <w:rStyle w:val="NormalTok"/>
          </w:rPr>
          <w:t xml:space="preserve">, </w:t>
        </w:r>
      </w:ins>
      <w:ins w:id="241" w:author="PR Preview" w:date="2026-01-01T00:00:00Z">
        <w:r>
          <w:rPr>
            <w:rStyle w:val="DecValTok"/>
          </w:rPr>
          <w:t xml:space="preserve">6</w:t>
        </w:r>
      </w:ins>
      <w:ins w:id="242" w:author="PR Preview" w:date="2026-01-01T00:00:00Z">
        <w:r>
          <w:rPr>
            <w:rStyle w:val="NormalTok"/>
          </w:rPr>
          <w:t xml:space="preserve">, </w:t>
        </w:r>
      </w:ins>
      <w:ins w:id="243" w:author="PR Preview" w:date="2026-01-01T00:00:00Z">
        <w:r>
          <w:rPr>
            <w:rStyle w:val="DecValTok"/>
          </w:rPr>
          <w:t xml:space="preserve">7</w:t>
        </w:r>
      </w:ins>
      <w:ins w:id="244" w:author="PR Preview" w:date="2026-01-01T00:00:00Z">
        <w:r>
          <w:rPr>
            <w:rStyle w:val="NormalTok"/>
          </w:rPr>
          <w:t xml:space="preserve">, </w:t>
        </w:r>
      </w:ins>
      <w:ins w:id="245" w:author="PR Preview" w:date="2026-01-01T00:00:00Z">
        <w:r>
          <w:rPr>
            <w:rStyle w:val="DecValTok"/>
          </w:rPr>
          <w:t xml:space="preserve">4</w:t>
        </w:r>
      </w:ins>
      <w:ins w:id="246" w:author="PR Preview" w:date="2026-01-01T00:00:00Z">
        <w:r>
          <w:rPr>
            <w:rStyle w:val="NormalTok"/>
          </w:rPr>
          <w:t xml:space="preserve">)</w:t>
        </w:r>
      </w:ins>
      <w:ins w:id="247" w:author="PR Preview" w:date="2026-01-01T00:00:00Z">
        <w:r>
          <w:br/>
        </w:r>
      </w:ins>
      <w:ins w:id="248" w:author="PR Preview" w:date="2026-01-01T00:00:00Z">
        <w:r>
          <w:rPr>
            <w:rStyle w:val="NormalTok"/>
          </w:rPr>
          <w:t xml:space="preserve">rate </w:t>
        </w:r>
      </w:ins>
      <w:ins w:id="249" w:author="PR Preview" w:date="2026-01-01T00:00:00Z">
        <w:r>
          <w:rPr>
            <w:rStyle w:val="OtherTok"/>
          </w:rPr>
          <w:t xml:space="preserve">&lt;-</w:t>
        </w:r>
      </w:ins>
      <w:ins w:id="250" w:author="PR Preview" w:date="2026-01-01T00:00:00Z">
        <w:r>
          <w:rPr>
            <w:rStyle w:val="NormalTok"/>
          </w:rPr>
          <w:t xml:space="preserve"> </w:t>
        </w:r>
      </w:ins>
      <w:ins w:id="251" w:author="PR Preview" w:date="2026-01-01T00:00:00Z">
        <w:r>
          <w:rPr>
            <w:rStyle w:val="FunctionTok"/>
          </w:rPr>
          <w:t xml:space="preserve">mean</w:t>
        </w:r>
      </w:ins>
      <w:ins w:id="252" w:author="PR Preview" w:date="2026-01-01T00:00:00Z">
        <w:r>
          <w:rPr>
            <w:rStyle w:val="NormalTok"/>
          </w:rPr>
          <w:t xml:space="preserve">(cyclones)</w:t>
        </w:r>
      </w:ins>
      <w:ins w:id="253" w:author="PR Preview" w:date="2026-01-01T00:00:00Z">
        <w:r>
          <w:br/>
        </w:r>
      </w:ins>
      <w:ins w:id="254" w:author="PR Preview" w:date="2026-01-01T00:00:00Z">
        <w:r>
          <w:br/>
        </w:r>
      </w:ins>
      <w:ins w:id="255" w:author="PR Preview" w:date="2026-01-01T00:00:00Z">
        <w:r>
          <w:rPr>
            <w:rStyle w:val="NormalTok"/>
          </w:rPr>
          <w:t xml:space="preserve">base_measure </w:t>
        </w:r>
      </w:ins>
      <w:ins w:id="256" w:author="PR Preview" w:date="2026-01-01T00:00:00Z">
        <w:r>
          <w:rPr>
            <w:rStyle w:val="OtherTok"/>
          </w:rPr>
          <w:t xml:space="preserve">&lt;-</w:t>
        </w:r>
      </w:ins>
      <w:ins w:id="257" w:author="PR Preview" w:date="2026-01-01T00:00:00Z">
        <w:r>
          <w:rPr>
            <w:rStyle w:val="NormalTok"/>
          </w:rPr>
          <w:t xml:space="preserve"> </w:t>
        </w:r>
      </w:ins>
      <w:ins w:id="258" w:author="PR Preview" w:date="2026-01-01T00:00:00Z">
        <w:r>
          <w:rPr>
            <w:rStyle w:val="ControlFlowTok"/>
          </w:rPr>
          <w:t xml:space="preserve">function</w:t>
        </w:r>
      </w:ins>
      <w:ins w:id="259" w:author="PR Preview" w:date="2026-01-01T00:00:00Z">
        <w:r>
          <w:rPr>
            <w:rStyle w:val="NormalTok"/>
          </w:rPr>
          <w:t xml:space="preserve">(x) </w:t>
        </w:r>
      </w:ins>
      <w:ins w:id="260" w:author="PR Preview" w:date="2026-01-01T00:00:00Z">
        <w:r>
          <w:rPr>
            <w:rStyle w:val="DecValTok"/>
          </w:rPr>
          <w:t xml:space="preserve">1</w:t>
        </w:r>
      </w:ins>
      <w:ins w:id="261" w:author="PR Preview" w:date="2026-01-01T00:00:00Z">
        <w:r>
          <w:rPr>
            <w:rStyle w:val="NormalTok"/>
          </w:rPr>
          <w:t xml:space="preserve"> </w:t>
        </w:r>
      </w:ins>
      <w:ins w:id="262" w:author="PR Preview" w:date="2026-01-01T00:00:00Z">
        <w:r>
          <w:rPr>
            <w:rStyle w:val="SpecialCharTok"/>
          </w:rPr>
          <w:t xml:space="preserve">/</w:t>
        </w:r>
      </w:ins>
      <w:ins w:id="263" w:author="PR Preview" w:date="2026-01-01T00:00:00Z">
        <w:r>
          <w:rPr>
            <w:rStyle w:val="NormalTok"/>
          </w:rPr>
          <w:t xml:space="preserve"> </w:t>
        </w:r>
      </w:ins>
      <w:ins w:id="264" w:author="PR Preview" w:date="2026-01-01T00:00:00Z">
        <w:r>
          <w:rPr>
            <w:rStyle w:val="FunctionTok"/>
          </w:rPr>
          <w:t xml:space="preserve">factorial</w:t>
        </w:r>
      </w:ins>
      <w:ins w:id="265" w:author="PR Preview" w:date="2026-01-01T00:00:00Z">
        <w:r>
          <w:rPr>
            <w:rStyle w:val="NormalTok"/>
          </w:rPr>
          <w:t xml:space="preserve">(x)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NormalTok"/>
          </w:rPr>
          <w:t xml:space="preserve">natural_parameter </w:t>
        </w:r>
      </w:ins>
      <w:ins w:id="268" w:author="PR Preview" w:date="2026-01-01T00:00:00Z">
        <w:r>
          <w:rPr>
            <w:rStyle w:val="OtherTok"/>
          </w:rPr>
          <w:t xml:space="preserve">&lt;-</w:t>
        </w:r>
      </w:ins>
      <w:ins w:id="269" w:author="PR Preview" w:date="2026-01-01T00:00:00Z">
        <w:r>
          <w:rPr>
            <w:rStyle w:val="NormalTok"/>
          </w:rPr>
          <w:t xml:space="preserve"> </w:t>
        </w:r>
      </w:ins>
      <w:ins w:id="270" w:author="PR Preview" w:date="2026-01-01T00:00:00Z">
        <w:r>
          <w:rPr>
            <w:rStyle w:val="FunctionTok"/>
          </w:rPr>
          <w:t xml:space="preserve">log</w:t>
        </w:r>
      </w:ins>
      <w:ins w:id="271" w:author="PR Preview" w:date="2026-01-01T00:00:00Z">
        <w:r>
          <w:rPr>
            <w:rStyle w:val="NormalTok"/>
          </w:rPr>
          <w:t xml:space="preserve">(rate)</w:t>
        </w:r>
      </w:ins>
      <w:ins w:id="272" w:author="PR Preview" w:date="2026-01-01T00:00:00Z">
        <w:r>
          <w:br/>
        </w:r>
      </w:ins>
      <w:ins w:id="273" w:author="PR Preview" w:date="2026-01-01T00:00:00Z">
        <w:r>
          <w:rPr>
            <w:rStyle w:val="NormalTok"/>
          </w:rPr>
          <w:t xml:space="preserve">log_partition </w:t>
        </w:r>
      </w:ins>
      <w:ins w:id="274" w:author="PR Preview" w:date="2026-01-01T00:00:00Z">
        <w:r>
          <w:rPr>
            <w:rStyle w:val="OtherTok"/>
          </w:rPr>
          <w:t xml:space="preserve">&lt;-</w:t>
        </w:r>
      </w:ins>
      <w:ins w:id="275" w:author="PR Preview" w:date="2026-01-01T00:00:00Z">
        <w:r>
          <w:rPr>
            <w:rStyle w:val="NormalTok"/>
          </w:rPr>
          <w:t xml:space="preserve"> </w:t>
        </w:r>
      </w:ins>
      <w:ins w:id="276" w:author="PR Preview" w:date="2026-01-01T00:00:00Z">
        <w:r>
          <w:rPr>
            <w:rStyle w:val="ControlFlowTok"/>
          </w:rPr>
          <w:t xml:space="preserve">function</w:t>
        </w:r>
      </w:ins>
      <w:ins w:id="277" w:author="PR Preview" w:date="2026-01-01T00:00:00Z">
        <w:r>
          <w:rPr>
            <w:rStyle w:val="NormalTok"/>
          </w:rPr>
          <w:t xml:space="preserve">(eta) </w:t>
        </w:r>
      </w:ins>
      <w:ins w:id="278" w:author="PR Preview" w:date="2026-01-01T00:00:00Z">
        <w:r>
          <w:rPr>
            <w:rStyle w:val="FunctionTok"/>
          </w:rPr>
          <w:t xml:space="preserve">exp</w:t>
        </w:r>
      </w:ins>
      <w:ins w:id="279" w:author="PR Preview" w:date="2026-01-01T00:00:00Z">
        <w:r>
          <w:rPr>
            <w:rStyle w:val="NormalTok"/>
          </w:rPr>
          <w:t xml:space="preserve">(eta)</w:t>
        </w:r>
      </w:ins>
      <w:ins w:id="280" w:author="PR Preview" w:date="2026-01-01T00:00:00Z">
        <w:r>
          <w:br/>
        </w:r>
      </w:ins>
      <w:ins w:id="281" w:author="PR Preview" w:date="2026-01-01T00:00:00Z">
        <w:r>
          <w:br/>
        </w:r>
      </w:ins>
      <w:ins w:id="282" w:author="PR Preview" w:date="2026-01-01T00:00:00Z">
        <w:r>
          <w:rPr>
            <w:rStyle w:val="NormalTok"/>
          </w:rPr>
          <w:t xml:space="preserve">exponential_form </w:t>
        </w:r>
      </w:ins>
      <w:ins w:id="283" w:author="PR Preview" w:date="2026-01-01T00:00:00Z">
        <w:r>
          <w:rPr>
            <w:rStyle w:val="OtherTok"/>
          </w:rPr>
          <w:t xml:space="preserve">&lt;-</w:t>
        </w:r>
      </w:ins>
      <w:ins w:id="284" w:author="PR Preview" w:date="2026-01-01T00:00:00Z">
        <w:r>
          <w:rPr>
            <w:rStyle w:val="NormalTok"/>
          </w:rPr>
          <w:t xml:space="preserve"> </w:t>
        </w:r>
      </w:ins>
      <w:ins w:id="285" w:author="PR Preview" w:date="2026-01-01T00:00:00Z">
        <w:r>
          <w:rPr>
            <w:rStyle w:val="FunctionTok"/>
          </w:rPr>
          <w:t xml:space="preserve">base_measure</w:t>
        </w:r>
      </w:ins>
      <w:ins w:id="286" w:author="PR Preview" w:date="2026-01-01T00:00:00Z">
        <w:r>
          <w:rPr>
            <w:rStyle w:val="NormalTok"/>
          </w:rPr>
          <w:t xml:space="preserve">(cyclones) </w:t>
        </w:r>
      </w:ins>
      <w:ins w:id="287" w:author="PR Preview" w:date="2026-01-01T00:00:00Z">
        <w:r>
          <w:rPr>
            <w:rStyle w:val="SpecialCharTok"/>
          </w:rPr>
          <w:t xml:space="preserve">*</w:t>
        </w:r>
      </w:ins>
      <w:ins w:id="288" w:author="PR Preview" w:date="2026-01-01T00:00:00Z">
        <w:r>
          <w:br/>
        </w:r>
      </w:ins>
      <w:ins w:id="289" w:author="PR Preview" w:date="2026-01-01T00:00:00Z">
        <w:r>
          <w:rPr>
            <w:rStyle w:val="NormalTok"/>
          </w:rPr>
          <w:t xml:space="preserve">  </w:t>
        </w:r>
      </w:ins>
      <w:ins w:id="290" w:author="PR Preview" w:date="2026-01-01T00:00:00Z">
        <w:r>
          <w:rPr>
            <w:rStyle w:val="FunctionTok"/>
          </w:rPr>
          <w:t xml:space="preserve">exp</w:t>
        </w:r>
      </w:ins>
      <w:ins w:id="291" w:author="PR Preview" w:date="2026-01-01T00:00:00Z">
        <w:r>
          <w:rPr>
            <w:rStyle w:val="NormalTok"/>
          </w:rPr>
          <w:t xml:space="preserve">(natural_parameter </w:t>
        </w:r>
      </w:ins>
      <w:ins w:id="292" w:author="PR Preview" w:date="2026-01-01T00:00:00Z">
        <w:r>
          <w:rPr>
            <w:rStyle w:val="SpecialCharTok"/>
          </w:rPr>
          <w:t xml:space="preserve">*</w:t>
        </w:r>
      </w:ins>
      <w:ins w:id="293" w:author="PR Preview" w:date="2026-01-01T00:00:00Z">
        <w:r>
          <w:rPr>
            <w:rStyle w:val="NormalTok"/>
          </w:rPr>
          <w:t xml:space="preserve"> cyclones </w:t>
        </w:r>
      </w:ins>
      <w:ins w:id="294" w:author="PR Preview" w:date="2026-01-01T00:00:00Z">
        <w:r>
          <w:rPr>
            <w:rStyle w:val="SpecialCharTok"/>
          </w:rPr>
          <w:t xml:space="preserve">-</w:t>
        </w:r>
      </w:ins>
      <w:ins w:id="295" w:author="PR Preview" w:date="2026-01-01T00:00:00Z">
        <w:r>
          <w:rPr>
            <w:rStyle w:val="NormalTok"/>
          </w:rPr>
          <w:t xml:space="preserve"> </w:t>
        </w:r>
      </w:ins>
      <w:ins w:id="296" w:author="PR Preview" w:date="2026-01-01T00:00:00Z">
        <w:r>
          <w:rPr>
            <w:rStyle w:val="FunctionTok"/>
          </w:rPr>
          <w:t xml:space="preserve">log_partition</w:t>
        </w:r>
      </w:ins>
      <w:ins w:id="297" w:author="PR Preview" w:date="2026-01-01T00:00:00Z">
        <w:r>
          <w:rPr>
            <w:rStyle w:val="NormalTok"/>
          </w:rPr>
          <w:t xml:space="preserve">(natural_parameter))</w:t>
        </w:r>
      </w:ins>
      <w:ins w:id="298" w:author="PR Preview" w:date="2026-01-01T00:00:00Z">
        <w:r>
          <w:br/>
        </w:r>
      </w:ins>
      <w:ins w:id="299" w:author="PR Preview" w:date="2026-01-01T00:00:00Z">
        <w:r>
          <w:br/>
        </w:r>
      </w:ins>
      <w:ins w:id="300" w:author="PR Preview" w:date="2026-01-01T00:00:00Z">
        <w:r>
          <w:rPr>
            <w:rStyle w:val="FunctionTok"/>
          </w:rPr>
          <w:t xml:space="preserve">data.frame</w:t>
        </w:r>
      </w:ins>
      <w:ins w:id="301" w:author="PR Preview" w:date="2026-01-01T00:00:00Z">
        <w:r>
          <w:rPr>
            <w:rStyle w:val="NormalTok"/>
          </w:rPr>
          <w:t xml:space="preserve">(</w:t>
        </w:r>
      </w:ins>
      <w:ins w:id="302" w:author="PR Preview" w:date="2026-01-01T00:00:00Z">
        <w:r>
          <w:br/>
        </w:r>
      </w:ins>
      <w:ins w:id="303" w:author="PR Preview" w:date="2026-01-01T00:00:00Z">
        <w:r>
          <w:rPr>
            <w:rStyle w:val="NormalTok"/>
          </w:rPr>
          <w:t xml:space="preserve">  </w:t>
        </w:r>
      </w:ins>
      <w:ins w:id="304" w:author="PR Preview" w:date="2026-01-01T00:00:00Z">
        <w:r>
          <w:rPr>
            <w:rStyle w:val="AttributeTok"/>
          </w:rPr>
          <w:t xml:space="preserve">count =</w:t>
        </w:r>
      </w:ins>
      <w:ins w:id="305" w:author="PR Preview" w:date="2026-01-01T00:00:00Z">
        <w:r>
          <w:rPr>
            <w:rStyle w:val="NormalTok"/>
          </w:rPr>
          <w:t xml:space="preserve"> cyclones,</w:t>
        </w:r>
      </w:ins>
      <w:ins w:id="306" w:author="PR Preview" w:date="2026-01-01T00:00:00Z">
        <w:r>
          <w:br/>
        </w:r>
      </w:ins>
      <w:ins w:id="307" w:author="PR Preview" w:date="2026-01-01T00:00:00Z">
        <w:r>
          <w:rPr>
            <w:rStyle w:val="NormalTok"/>
          </w:rPr>
          <w:t xml:space="preserve">  </w:t>
        </w:r>
      </w:ins>
      <w:ins w:id="308" w:author="PR Preview" w:date="2026-01-01T00:00:00Z">
        <w:r>
          <w:rPr>
            <w:rStyle w:val="AttributeTok"/>
          </w:rPr>
          <w:t xml:space="preserve">poisson =</w:t>
        </w:r>
      </w:ins>
      <w:ins w:id="309" w:author="PR Preview" w:date="2026-01-01T00:00:00Z">
        <w:r>
          <w:rPr>
            <w:rStyle w:val="NormalTok"/>
          </w:rPr>
          <w:t xml:space="preserve"> </w:t>
        </w:r>
      </w:ins>
      <w:ins w:id="310" w:author="PR Preview" w:date="2026-01-01T00:00:00Z">
        <w:r>
          <w:rPr>
            <w:rStyle w:val="FunctionTok"/>
          </w:rPr>
          <w:t xml:space="preserve">dpois</w:t>
        </w:r>
      </w:ins>
      <w:ins w:id="311" w:author="PR Preview" w:date="2026-01-01T00:00:00Z">
        <w:r>
          <w:rPr>
            <w:rStyle w:val="NormalTok"/>
          </w:rPr>
          <w:t xml:space="preserve">(cyclones, rate),</w:t>
        </w:r>
      </w:ins>
      <w:ins w:id="312" w:author="PR Preview" w:date="2026-01-01T00:00:00Z">
        <w:r>
          <w:br/>
        </w:r>
      </w:ins>
      <w:ins w:id="313" w:author="PR Preview" w:date="2026-01-01T00:00:00Z">
        <w:r>
          <w:rPr>
            <w:rStyle w:val="NormalTok"/>
          </w:rPr>
          <w:t xml:space="preserve">  </w:t>
        </w:r>
      </w:ins>
      <w:ins w:id="314" w:author="PR Preview" w:date="2026-01-01T00:00:00Z">
        <w:r>
          <w:rPr>
            <w:rStyle w:val="AttributeTok"/>
          </w:rPr>
          <w:t xml:space="preserve">exponential_form =</w:t>
        </w:r>
      </w:ins>
      <w:ins w:id="315" w:author="PR Preview" w:date="2026-01-01T00:00:00Z">
        <w:r>
          <w:rPr>
            <w:rStyle w:val="NormalTok"/>
          </w:rPr>
          <w:t xml:space="preserve"> exponential_form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NormalTok"/>
          </w:rPr>
          <w:t xml:space="preserve">)</w:t>
        </w:r>
      </w:ins>
      <w:ins w:id="318" w:author="PR Preview" w:date="2026-01-01T00:00:00Z">
        <w:r>
          <w:br/>
        </w:r>
      </w:ins>
      <w:ins w:id="319" w:author="PR Preview" w:date="2026-01-01T00:00:00Z">
        <w:r>
          <w:rPr>
            <w:rStyle w:val="CommentTok"/>
          </w:rPr>
          <w:t xml:space="preserve">#&gt; # A tibble: 13 × 3</w:t>
        </w:r>
      </w:ins>
      <w:ins w:id="320" w:author="PR Preview" w:date="2026-01-01T00:00:00Z">
        <w:r>
          <w:br/>
        </w:r>
      </w:ins>
      <w:ins w:id="321" w:author="PR Preview" w:date="2026-01-01T00:00:00Z">
        <w:r>
          <w:rPr>
            <w:rStyle w:val="CommentTok"/>
          </w:rPr>
          <w:t xml:space="preserve">#&gt;    count poisson exponential_form</w:t>
        </w:r>
      </w:ins>
      <w:ins w:id="322" w:author="PR Preview" w:date="2026-01-01T00:00:00Z">
        <w:r>
          <w:br/>
        </w:r>
      </w:ins>
      <w:ins w:id="323" w:author="PR Preview" w:date="2026-01-01T00:00:00Z">
        <w:r>
          <w:rPr>
            <w:rStyle w:val="CommentTok"/>
          </w:rPr>
          <w:t xml:space="preserve">#&gt;    &lt;dbl&gt;   &lt;dbl&gt;            &lt;dbl&gt;</w:t>
        </w:r>
      </w:ins>
      <w:ins w:id="324" w:author="PR Preview" w:date="2026-01-01T00:00:00Z">
        <w:r>
          <w:br/>
        </w:r>
      </w:ins>
      <w:ins w:id="325" w:author="PR Preview" w:date="2026-01-01T00:00:00Z">
        <w:r>
          <w:rPr>
            <w:rStyle w:val="CommentTok"/>
          </w:rPr>
          <w:t xml:space="preserve">#&gt;  1     6 0.158            0.158  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rPr>
            <w:rStyle w:val="CommentTok"/>
          </w:rPr>
          <w:t xml:space="preserve">#&gt;  2     5 0.171            0.171  </w:t>
        </w:r>
      </w:ins>
      <w:ins w:id="328" w:author="PR Preview" w:date="2026-01-01T00:00:00Z">
        <w:r>
          <w:br/>
        </w:r>
      </w:ins>
      <w:ins w:id="329" w:author="PR Preview" w:date="2026-01-01T00:00:00Z">
        <w:r>
          <w:rPr>
            <w:rStyle w:val="CommentTok"/>
          </w:rPr>
          <w:t xml:space="preserve">#&gt;  3     4 0.154            0.154  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CommentTok"/>
          </w:rPr>
          <w:t xml:space="preserve">#&gt;  4     6 0.158            0.158  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CommentTok"/>
          </w:rPr>
          <w:t xml:space="preserve">#&gt;  5     6 0.158            0.158  </w:t>
        </w:r>
      </w:ins>
      <w:ins w:id="334" w:author="PR Preview" w:date="2026-01-01T00:00:00Z">
        <w:r>
          <w:br/>
        </w:r>
      </w:ins>
      <w:ins w:id="335" w:author="PR Preview" w:date="2026-01-01T00:00:00Z">
        <w:r>
          <w:rPr>
            <w:rStyle w:val="CommentTok"/>
          </w:rPr>
          <w:t xml:space="preserve">#&gt;  6     3 0.111            0.111  </w:t>
        </w:r>
      </w:ins>
      <w:ins w:id="336" w:author="PR Preview" w:date="2026-01-01T00:00:00Z">
        <w:r>
          <w:br/>
        </w:r>
      </w:ins>
      <w:ins w:id="337" w:author="PR Preview" w:date="2026-01-01T00:00:00Z">
        <w:r>
          <w:rPr>
            <w:rStyle w:val="CommentTok"/>
          </w:rPr>
          <w:t xml:space="preserve">#&gt;  7    12 0.00684          0.00684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rPr>
            <w:rStyle w:val="CommentTok"/>
          </w:rPr>
          <w:t xml:space="preserve">#&gt;  8     7 0.125            0.125  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CommentTok"/>
          </w:rPr>
          <w:t xml:space="preserve">#&gt;  9     4 0.154            0.154  </w:t>
        </w:r>
      </w:ins>
      <w:ins w:id="342" w:author="PR Preview" w:date="2026-01-01T00:00:00Z">
        <w:r>
          <w:br/>
        </w:r>
      </w:ins>
      <w:ins w:id="343" w:author="PR Preview" w:date="2026-01-01T00:00:00Z">
        <w:r>
          <w:rPr>
            <w:rStyle w:val="CommentTok"/>
          </w:rPr>
          <w:t xml:space="preserve">#&gt; 10     2 0.0603           0.0603 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CommentTok"/>
          </w:rPr>
          <w:t xml:space="preserve">#&gt; 11     6 0.158            0.158  </w:t>
        </w:r>
      </w:ins>
      <w:ins w:id="346" w:author="PR Preview" w:date="2026-01-01T00:00:00Z">
        <w:r>
          <w:br/>
        </w:r>
      </w:ins>
      <w:ins w:id="347" w:author="PR Preview" w:date="2026-01-01T00:00:00Z">
        <w:r>
          <w:rPr>
            <w:rStyle w:val="CommentTok"/>
          </w:rPr>
          <w:t xml:space="preserve">#&gt; 12     7 0.125            0.125  </w:t>
        </w:r>
      </w:ins>
      <w:ins w:id="348" w:author="PR Preview" w:date="2026-01-01T00:00:00Z">
        <w:r>
          <w:br/>
        </w:r>
      </w:ins>
      <w:ins w:id="349" w:author="PR Preview" w:date="2026-01-01T00:00:00Z">
        <w:r>
          <w:rPr>
            <w:rStyle w:val="CommentTok"/>
          </w:rPr>
          <w:t xml:space="preserve">#&gt; 13     4 0.154            0.154</w:t>
        </w:r>
      </w:ins>
      <w:ins w:id="350" w:author="PR Preview" w:date="2026-01-01T00:00:00Z">
        <w:r>
          <w:br/>
        </w:r>
      </w:ins>
      <w:ins w:id="351" w:author="PR Preview" w:date="2026-01-01T00:00:00Z">
        <w:r>
          <w:rPr>
            <w:rStyle w:val="FunctionTok"/>
          </w:rPr>
          <w:t xml:space="preserve">max</w:t>
        </w:r>
      </w:ins>
      <w:ins w:id="352" w:author="PR Preview" w:date="2026-01-01T00:00:00Z">
        <w:r>
          <w:rPr>
            <w:rStyle w:val="NormalTok"/>
          </w:rPr>
          <w:t xml:space="preserve">(</w:t>
        </w:r>
      </w:ins>
      <w:ins w:id="353" w:author="PR Preview" w:date="2026-01-01T00:00:00Z">
        <w:r>
          <w:rPr>
            <w:rStyle w:val="FunctionTok"/>
          </w:rPr>
          <w:t xml:space="preserve">abs</w:t>
        </w:r>
      </w:ins>
      <w:ins w:id="354" w:author="PR Preview" w:date="2026-01-01T00:00:00Z">
        <w:r>
          <w:rPr>
            <w:rStyle w:val="NormalTok"/>
          </w:rPr>
          <w:t xml:space="preserve">(</w:t>
        </w:r>
      </w:ins>
      <w:ins w:id="355" w:author="PR Preview" w:date="2026-01-01T00:00:00Z">
        <w:r>
          <w:rPr>
            <w:rStyle w:val="FunctionTok"/>
          </w:rPr>
          <w:t xml:space="preserve">dpois</w:t>
        </w:r>
      </w:ins>
      <w:ins w:id="356" w:author="PR Preview" w:date="2026-01-01T00:00:00Z">
        <w:r>
          <w:rPr>
            <w:rStyle w:val="NormalTok"/>
          </w:rPr>
          <w:t xml:space="preserve">(cyclones, rate) </w:t>
        </w:r>
      </w:ins>
      <w:ins w:id="357" w:author="PR Preview" w:date="2026-01-01T00:00:00Z">
        <w:r>
          <w:rPr>
            <w:rStyle w:val="SpecialCharTok"/>
          </w:rPr>
          <w:t xml:space="preserve">-</w:t>
        </w:r>
      </w:ins>
      <w:ins w:id="358" w:author="PR Preview" w:date="2026-01-01T00:00:00Z">
        <w:r>
          <w:rPr>
            <w:rStyle w:val="NormalTok"/>
          </w:rPr>
          <w:t xml:space="preserve"> exponential_form))</w:t>
        </w:r>
      </w:ins>
      <w:ins w:id="359" w:author="PR Preview" w:date="2026-01-01T00:00:00Z">
        <w:r>
          <w:br/>
        </w:r>
      </w:ins>
      <w:ins w:id="360" w:author="PR Preview" w:date="2026-01-01T00:00:00Z">
        <w:r>
          <w:rPr>
            <w:rStyle w:val="CommentTok"/>
          </w:rPr>
          <w:t xml:space="preserve">#&gt; [1] 1.11022e-16</w:t>
        </w:r>
      </w:ins>
    </w:p>
    <w:p>
      <w:pPr>
        <w:pStyle w:val="Heading4"/>
      </w:pPr>
      <w:ins w:id="361" w:author="PR Preview" w:date="2026-01-01T00:00:00Z">
        <w:r>
          <w:t xml:space="preserve">Python</w:t>
        </w:r>
      </w:ins>
    </w:p>
    <w:p>
      <w:pPr>
        <w:pStyle w:val="SourceCode"/>
      </w:pPr>
      <w:ins w:id="362" w:author="PR Preview" w:date="2026-01-01T00:00:00Z">
        <w:r>
          <w:rPr>
            <w:rStyle w:val="ImportTok"/>
          </w:rPr>
          <w:t xml:space="preserve">import</w:t>
        </w:r>
      </w:ins>
      <w:ins w:id="363" w:author="PR Preview" w:date="2026-01-01T00:00:00Z">
        <w:r>
          <w:rPr>
            <w:rStyle w:val="NormalTok"/>
          </w:rPr>
          <w:t xml:space="preserve"> numpy </w:t>
        </w:r>
      </w:ins>
      <w:ins w:id="364" w:author="PR Preview" w:date="2026-01-01T00:00:00Z">
        <w:r>
          <w:rPr>
            <w:rStyle w:val="ImportTok"/>
          </w:rPr>
          <w:t xml:space="preserve">as</w:t>
        </w:r>
      </w:ins>
      <w:ins w:id="365" w:author="PR Preview" w:date="2026-01-01T00:00:00Z">
        <w:r>
          <w:rPr>
            <w:rStyle w:val="NormalTok"/>
          </w:rPr>
          <w:t xml:space="preserve"> np</w:t>
        </w:r>
      </w:ins>
      <w:ins w:id="366" w:author="PR Preview" w:date="2026-01-01T00:00:00Z">
        <w:r>
          <w:br/>
        </w:r>
      </w:ins>
      <w:ins w:id="367" w:author="PR Preview" w:date="2026-01-01T00:00:00Z">
        <w:r>
          <w:rPr>
            <w:rStyle w:val="ImportTok"/>
          </w:rPr>
          <w:t xml:space="preserve">import</w:t>
        </w:r>
      </w:ins>
      <w:ins w:id="368" w:author="PR Preview" w:date="2026-01-01T00:00:00Z">
        <w:r>
          <w:rPr>
            <w:rStyle w:val="NormalTok"/>
          </w:rPr>
          <w:t xml:space="preserve"> pandas </w:t>
        </w:r>
      </w:ins>
      <w:ins w:id="369" w:author="PR Preview" w:date="2026-01-01T00:00:00Z">
        <w:r>
          <w:rPr>
            <w:rStyle w:val="ImportTok"/>
          </w:rPr>
          <w:t xml:space="preserve">as</w:t>
        </w:r>
      </w:ins>
      <w:ins w:id="370" w:author="PR Preview" w:date="2026-01-01T00:00:00Z">
        <w:r>
          <w:rPr>
            <w:rStyle w:val="NormalTok"/>
          </w:rPr>
          <w:t xml:space="preserve"> pd</w:t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ImportTok"/>
          </w:rPr>
          <w:t xml:space="preserve">from</w:t>
        </w:r>
      </w:ins>
      <w:ins w:id="373" w:author="PR Preview" w:date="2026-01-01T00:00:00Z">
        <w:r>
          <w:rPr>
            <w:rStyle w:val="NormalTok"/>
          </w:rPr>
          <w:t xml:space="preserve"> scipy.special </w:t>
        </w:r>
      </w:ins>
      <w:ins w:id="374" w:author="PR Preview" w:date="2026-01-01T00:00:00Z">
        <w:r>
          <w:rPr>
            <w:rStyle w:val="ImportTok"/>
          </w:rPr>
          <w:t xml:space="preserve">import</w:t>
        </w:r>
      </w:ins>
      <w:ins w:id="375" w:author="PR Preview" w:date="2026-01-01T00:00:00Z">
        <w:r>
          <w:rPr>
            <w:rStyle w:val="NormalTok"/>
          </w:rPr>
          <w:t xml:space="preserve"> factorial</w:t>
        </w:r>
      </w:ins>
      <w:ins w:id="376" w:author="PR Preview" w:date="2026-01-01T00:00:00Z">
        <w:r>
          <w:br/>
        </w:r>
      </w:ins>
      <w:ins w:id="377" w:author="PR Preview" w:date="2026-01-01T00:00:00Z">
        <w:r>
          <w:rPr>
            <w:rStyle w:val="ImportTok"/>
          </w:rPr>
          <w:t xml:space="preserve">from</w:t>
        </w:r>
      </w:ins>
      <w:ins w:id="378" w:author="PR Preview" w:date="2026-01-01T00:00:00Z">
        <w:r>
          <w:rPr>
            <w:rStyle w:val="NormalTok"/>
          </w:rPr>
          <w:t xml:space="preserve"> scipy.stats </w:t>
        </w:r>
      </w:ins>
      <w:ins w:id="379" w:author="PR Preview" w:date="2026-01-01T00:00:00Z">
        <w:r>
          <w:rPr>
            <w:rStyle w:val="ImportTok"/>
          </w:rPr>
          <w:t xml:space="preserve">import</w:t>
        </w:r>
      </w:ins>
      <w:ins w:id="380" w:author="PR Preview" w:date="2026-01-01T00:00:00Z">
        <w:r>
          <w:rPr>
            <w:rStyle w:val="NormalTok"/>
          </w:rPr>
          <w:t xml:space="preserve"> poisson</w:t>
        </w:r>
      </w:ins>
      <w:ins w:id="381" w:author="PR Preview" w:date="2026-01-01T00:00:00Z">
        <w:r>
          <w:br/>
        </w:r>
      </w:ins>
      <w:ins w:id="382" w:author="PR Preview" w:date="2026-01-01T00:00:00Z">
        <w:r>
          <w:br/>
        </w:r>
      </w:ins>
      <w:ins w:id="383" w:author="PR Preview" w:date="2026-01-01T00:00:00Z">
        <w:r>
          <w:rPr>
            <w:rStyle w:val="NormalTok"/>
          </w:rPr>
          <w:t xml:space="preserve">cyclones </w:t>
        </w:r>
      </w:ins>
      <w:ins w:id="384" w:author="PR Preview" w:date="2026-01-01T00:00:00Z">
        <w:r>
          <w:rPr>
            <w:rStyle w:val="OperatorTok"/>
          </w:rPr>
          <w:t xml:space="preserve">=</w:t>
        </w:r>
      </w:ins>
      <w:ins w:id="385" w:author="PR Preview" w:date="2026-01-01T00:00:00Z">
        <w:r>
          <w:rPr>
            <w:rStyle w:val="NormalTok"/>
          </w:rPr>
          <w:t xml:space="preserve"> np.array([</w:t>
        </w:r>
      </w:ins>
      <w:ins w:id="386" w:author="PR Preview" w:date="2026-01-01T00:00:00Z">
        <w:r>
          <w:rPr>
            <w:rStyle w:val="DecValTok"/>
          </w:rPr>
          <w:t xml:space="preserve">6</w:t>
        </w:r>
      </w:ins>
      <w:ins w:id="387" w:author="PR Preview" w:date="2026-01-01T00:00:00Z">
        <w:r>
          <w:rPr>
            <w:rStyle w:val="NormalTok"/>
          </w:rPr>
          <w:t xml:space="preserve">, </w:t>
        </w:r>
      </w:ins>
      <w:ins w:id="388" w:author="PR Preview" w:date="2026-01-01T00:00:00Z">
        <w:r>
          <w:rPr>
            <w:rStyle w:val="DecValTok"/>
          </w:rPr>
          <w:t xml:space="preserve">5</w:t>
        </w:r>
      </w:ins>
      <w:ins w:id="389" w:author="PR Preview" w:date="2026-01-01T00:00:00Z">
        <w:r>
          <w:rPr>
            <w:rStyle w:val="NormalTok"/>
          </w:rPr>
          <w:t xml:space="preserve">, </w:t>
        </w:r>
      </w:ins>
      <w:ins w:id="390" w:author="PR Preview" w:date="2026-01-01T00:00:00Z">
        <w:r>
          <w:rPr>
            <w:rStyle w:val="DecValTok"/>
          </w:rPr>
          <w:t xml:space="preserve">4</w:t>
        </w:r>
      </w:ins>
      <w:ins w:id="391" w:author="PR Preview" w:date="2026-01-01T00:00:00Z">
        <w:r>
          <w:rPr>
            <w:rStyle w:val="NormalTok"/>
          </w:rPr>
          <w:t xml:space="preserve">, </w:t>
        </w:r>
      </w:ins>
      <w:ins w:id="392" w:author="PR Preview" w:date="2026-01-01T00:00:00Z">
        <w:r>
          <w:rPr>
            <w:rStyle w:val="DecValTok"/>
          </w:rPr>
          <w:t xml:space="preserve">6</w:t>
        </w:r>
      </w:ins>
      <w:ins w:id="393" w:author="PR Preview" w:date="2026-01-01T00:00:00Z">
        <w:r>
          <w:rPr>
            <w:rStyle w:val="NormalTok"/>
          </w:rPr>
          <w:t xml:space="preserve">, </w:t>
        </w:r>
      </w:ins>
      <w:ins w:id="394" w:author="PR Preview" w:date="2026-01-01T00:00:00Z">
        <w:r>
          <w:rPr>
            <w:rStyle w:val="DecValTok"/>
          </w:rPr>
          <w:t xml:space="preserve">6</w:t>
        </w:r>
      </w:ins>
      <w:ins w:id="395" w:author="PR Preview" w:date="2026-01-01T00:00:00Z">
        <w:r>
          <w:rPr>
            <w:rStyle w:val="NormalTok"/>
          </w:rPr>
          <w:t xml:space="preserve">, </w:t>
        </w:r>
      </w:ins>
      <w:ins w:id="396" w:author="PR Preview" w:date="2026-01-01T00:00:00Z">
        <w:r>
          <w:rPr>
            <w:rStyle w:val="DecValTok"/>
          </w:rPr>
          <w:t xml:space="preserve">3</w:t>
        </w:r>
      </w:ins>
      <w:ins w:id="397" w:author="PR Preview" w:date="2026-01-01T00:00:00Z">
        <w:r>
          <w:rPr>
            <w:rStyle w:val="NormalTok"/>
          </w:rPr>
          <w:t xml:space="preserve">, </w:t>
        </w:r>
      </w:ins>
      <w:ins w:id="398" w:author="PR Preview" w:date="2026-01-01T00:00:00Z">
        <w:r>
          <w:rPr>
            <w:rStyle w:val="DecValTok"/>
          </w:rPr>
          <w:t xml:space="preserve">12</w:t>
        </w:r>
      </w:ins>
      <w:ins w:id="399" w:author="PR Preview" w:date="2026-01-01T00:00:00Z">
        <w:r>
          <w:rPr>
            <w:rStyle w:val="NormalTok"/>
          </w:rPr>
          <w:t xml:space="preserve">, </w:t>
        </w:r>
      </w:ins>
      <w:ins w:id="400" w:author="PR Preview" w:date="2026-01-01T00:00:00Z">
        <w:r>
          <w:rPr>
            <w:rStyle w:val="DecValTok"/>
          </w:rPr>
          <w:t xml:space="preserve">7</w:t>
        </w:r>
      </w:ins>
      <w:ins w:id="401" w:author="PR Preview" w:date="2026-01-01T00:00:00Z">
        <w:r>
          <w:rPr>
            <w:rStyle w:val="NormalTok"/>
          </w:rPr>
          <w:t xml:space="preserve">, </w:t>
        </w:r>
      </w:ins>
      <w:ins w:id="402" w:author="PR Preview" w:date="2026-01-01T00:00:00Z">
        <w:r>
          <w:rPr>
            <w:rStyle w:val="DecValTok"/>
          </w:rPr>
          <w:t xml:space="preserve">4</w:t>
        </w:r>
      </w:ins>
      <w:ins w:id="403" w:author="PR Preview" w:date="2026-01-01T00:00:00Z">
        <w:r>
          <w:rPr>
            <w:rStyle w:val="NormalTok"/>
          </w:rPr>
          <w:t xml:space="preserve">, </w:t>
        </w:r>
      </w:ins>
      <w:ins w:id="404" w:author="PR Preview" w:date="2026-01-01T00:00:00Z">
        <w:r>
          <w:rPr>
            <w:rStyle w:val="DecValTok"/>
          </w:rPr>
          <w:t xml:space="preserve">2</w:t>
        </w:r>
      </w:ins>
      <w:ins w:id="405" w:author="PR Preview" w:date="2026-01-01T00:00:00Z">
        <w:r>
          <w:rPr>
            <w:rStyle w:val="NormalTok"/>
          </w:rPr>
          <w:t xml:space="preserve">, </w:t>
        </w:r>
      </w:ins>
      <w:ins w:id="406" w:author="PR Preview" w:date="2026-01-01T00:00:00Z">
        <w:r>
          <w:rPr>
            <w:rStyle w:val="DecValTok"/>
          </w:rPr>
          <w:t xml:space="preserve">6</w:t>
        </w:r>
      </w:ins>
      <w:ins w:id="407" w:author="PR Preview" w:date="2026-01-01T00:00:00Z">
        <w:r>
          <w:rPr>
            <w:rStyle w:val="NormalTok"/>
          </w:rPr>
          <w:t xml:space="preserve">, </w:t>
        </w:r>
      </w:ins>
      <w:ins w:id="408" w:author="PR Preview" w:date="2026-01-01T00:00:00Z">
        <w:r>
          <w:rPr>
            <w:rStyle w:val="DecValTok"/>
          </w:rPr>
          <w:t xml:space="preserve">7</w:t>
        </w:r>
      </w:ins>
      <w:ins w:id="409" w:author="PR Preview" w:date="2026-01-01T00:00:00Z">
        <w:r>
          <w:rPr>
            <w:rStyle w:val="NormalTok"/>
          </w:rPr>
          <w:t xml:space="preserve">, </w:t>
        </w:r>
      </w:ins>
      <w:ins w:id="410" w:author="PR Preview" w:date="2026-01-01T00:00:00Z">
        <w:r>
          <w:rPr>
            <w:rStyle w:val="DecValTok"/>
          </w:rPr>
          <w:t xml:space="preserve">4</w:t>
        </w:r>
      </w:ins>
      <w:ins w:id="411" w:author="PR Preview" w:date="2026-01-01T00:00:00Z">
        <w:r>
          <w:rPr>
            <w:rStyle w:val="NormalTok"/>
          </w:rPr>
          <w:t xml:space="preserve">])</w:t>
        </w:r>
      </w:ins>
      <w:ins w:id="412" w:author="PR Preview" w:date="2026-01-01T00:00:00Z">
        <w:r>
          <w:br/>
        </w:r>
      </w:ins>
      <w:ins w:id="413" w:author="PR Preview" w:date="2026-01-01T00:00:00Z">
        <w:r>
          <w:rPr>
            <w:rStyle w:val="NormalTok"/>
          </w:rPr>
          <w:t xml:space="preserve">rate </w:t>
        </w:r>
      </w:ins>
      <w:ins w:id="414" w:author="PR Preview" w:date="2026-01-01T00:00:00Z">
        <w:r>
          <w:rPr>
            <w:rStyle w:val="OperatorTok"/>
          </w:rPr>
          <w:t xml:space="preserve">=</w:t>
        </w:r>
      </w:ins>
      <w:ins w:id="415" w:author="PR Preview" w:date="2026-01-01T00:00:00Z">
        <w:r>
          <w:rPr>
            <w:rStyle w:val="NormalTok"/>
          </w:rPr>
          <w:t xml:space="preserve"> cyclones.mean()</w:t>
        </w:r>
      </w:ins>
      <w:ins w:id="416" w:author="PR Preview" w:date="2026-01-01T00:00:00Z">
        <w:r>
          <w:br/>
        </w:r>
      </w:ins>
      <w:ins w:id="417" w:author="PR Preview" w:date="2026-01-01T00:00:00Z">
        <w:r>
          <w:br/>
        </w:r>
      </w:ins>
      <w:ins w:id="418" w:author="PR Preview" w:date="2026-01-01T00:00:00Z">
        <w:r>
          <w:rPr>
            <w:rStyle w:val="NormalTok"/>
          </w:rPr>
          <w:t xml:space="preserve">natural_parameter </w:t>
        </w:r>
      </w:ins>
      <w:ins w:id="419" w:author="PR Preview" w:date="2026-01-01T00:00:00Z">
        <w:r>
          <w:rPr>
            <w:rStyle w:val="OperatorTok"/>
          </w:rPr>
          <w:t xml:space="preserve">=</w:t>
        </w:r>
      </w:ins>
      <w:ins w:id="420" w:author="PR Preview" w:date="2026-01-01T00:00:00Z">
        <w:r>
          <w:rPr>
            <w:rStyle w:val="NormalTok"/>
          </w:rPr>
          <w:t xml:space="preserve"> np.log(rate)</w:t>
        </w:r>
      </w:ins>
      <w:ins w:id="421" w:author="PR Preview" w:date="2026-01-01T00:00:00Z">
        <w:r>
          <w:br/>
        </w:r>
      </w:ins>
      <w:ins w:id="422" w:author="PR Preview" w:date="2026-01-01T00:00:00Z">
        <w:r>
          <w:rPr>
            <w:rStyle w:val="NormalTok"/>
          </w:rPr>
          <w:t xml:space="preserve">exponential_form </w:t>
        </w:r>
      </w:ins>
      <w:ins w:id="423" w:author="PR Preview" w:date="2026-01-01T00:00:00Z">
        <w:r>
          <w:rPr>
            <w:rStyle w:val="OperatorTok"/>
          </w:rPr>
          <w:t xml:space="preserve">=</w:t>
        </w:r>
      </w:ins>
      <w:ins w:id="424" w:author="PR Preview" w:date="2026-01-01T00:00:00Z">
        <w:r>
          <w:rPr>
            <w:rStyle w:val="NormalTok"/>
          </w:rPr>
          <w:t xml:space="preserve"> (</w:t>
        </w:r>
      </w:ins>
      <w:ins w:id="425" w:author="PR Preview" w:date="2026-01-01T00:00:00Z">
        <w:r>
          <w:rPr>
            <w:rStyle w:val="DecValTok"/>
          </w:rPr>
          <w:t xml:space="preserve">1</w:t>
        </w:r>
      </w:ins>
      <w:ins w:id="426" w:author="PR Preview" w:date="2026-01-01T00:00:00Z">
        <w:r>
          <w:rPr>
            <w:rStyle w:val="NormalTok"/>
          </w:rPr>
          <w:t xml:space="preserve"> </w:t>
        </w:r>
      </w:ins>
      <w:ins w:id="427" w:author="PR Preview" w:date="2026-01-01T00:00:00Z">
        <w:r>
          <w:rPr>
            <w:rStyle w:val="OperatorTok"/>
          </w:rPr>
          <w:t xml:space="preserve">/</w:t>
        </w:r>
      </w:ins>
      <w:ins w:id="428" w:author="PR Preview" w:date="2026-01-01T00:00:00Z">
        <w:r>
          <w:rPr>
            <w:rStyle w:val="NormalTok"/>
          </w:rPr>
          <w:t xml:space="preserve"> factorial(cyclones)) </w:t>
        </w:r>
      </w:ins>
      <w:ins w:id="429" w:author="PR Preview" w:date="2026-01-01T00:00:00Z">
        <w:r>
          <w:rPr>
            <w:rStyle w:val="OperatorTok"/>
          </w:rPr>
          <w:t xml:space="preserve">*</w:t>
        </w:r>
      </w:ins>
      <w:ins w:id="430" w:author="PR Preview" w:date="2026-01-01T00:00:00Z">
        <w:r>
          <w:rPr>
            <w:rStyle w:val="NormalTok"/>
          </w:rPr>
          <w:t xml:space="preserve"> np.exp(</w:t>
        </w:r>
      </w:ins>
      <w:ins w:id="431" w:author="PR Preview" w:date="2026-01-01T00:00:00Z">
        <w:r>
          <w:br/>
        </w:r>
      </w:ins>
      <w:ins w:id="432" w:author="PR Preview" w:date="2026-01-01T00:00:00Z">
        <w:r>
          <w:rPr>
            <w:rStyle w:val="NormalTok"/>
          </w:rPr>
          <w:t xml:space="preserve">    natural_parameter </w:t>
        </w:r>
      </w:ins>
      <w:ins w:id="433" w:author="PR Preview" w:date="2026-01-01T00:00:00Z">
        <w:r>
          <w:rPr>
            <w:rStyle w:val="OperatorTok"/>
          </w:rPr>
          <w:t xml:space="preserve">*</w:t>
        </w:r>
      </w:ins>
      <w:ins w:id="434" w:author="PR Preview" w:date="2026-01-01T00:00:00Z">
        <w:r>
          <w:rPr>
            <w:rStyle w:val="NormalTok"/>
          </w:rPr>
          <w:t xml:space="preserve"> cyclones </w:t>
        </w:r>
      </w:ins>
      <w:ins w:id="435" w:author="PR Preview" w:date="2026-01-01T00:00:00Z">
        <w:r>
          <w:rPr>
            <w:rStyle w:val="OperatorTok"/>
          </w:rPr>
          <w:t xml:space="preserve">-</w:t>
        </w:r>
      </w:ins>
      <w:ins w:id="436" w:author="PR Preview" w:date="2026-01-01T00:00:00Z">
        <w:r>
          <w:rPr>
            <w:rStyle w:val="NormalTok"/>
          </w:rPr>
          <w:t xml:space="preserve"> np.exp(natural_parameter)</w:t>
        </w:r>
      </w:ins>
      <w:ins w:id="437" w:author="PR Preview" w:date="2026-01-01T00:00:00Z">
        <w:r>
          <w:br/>
        </w:r>
      </w:ins>
      <w:ins w:id="438" w:author="PR Preview" w:date="2026-01-01T00:00:00Z">
        <w:r>
          <w:rPr>
            <w:rStyle w:val="NormalTok"/>
          </w:rPr>
          <w:t xml:space="preserve">)</w:t>
        </w:r>
      </w:ins>
      <w:ins w:id="439" w:author="PR Preview" w:date="2026-01-01T00:00:00Z">
        <w:r>
          <w:br/>
        </w:r>
      </w:ins>
      <w:ins w:id="440" w:author="PR Preview" w:date="2026-01-01T00:00:00Z">
        <w:r>
          <w:br/>
        </w:r>
      </w:ins>
      <w:ins w:id="441" w:author="PR Preview" w:date="2026-01-01T00:00:00Z">
        <w:r>
          <w:rPr>
            <w:rStyle w:val="NormalTok"/>
          </w:rPr>
          <w:t xml:space="preserve">table </w:t>
        </w:r>
      </w:ins>
      <w:ins w:id="442" w:author="PR Preview" w:date="2026-01-01T00:00:00Z">
        <w:r>
          <w:rPr>
            <w:rStyle w:val="OperatorTok"/>
          </w:rPr>
          <w:t xml:space="preserve">=</w:t>
        </w:r>
      </w:ins>
      <w:ins w:id="443" w:author="PR Preview" w:date="2026-01-01T00:00:00Z">
        <w:r>
          <w:rPr>
            <w:rStyle w:val="NormalTok"/>
          </w:rPr>
          <w:t xml:space="preserve"> pd.DataFrame(</w:t>
        </w:r>
      </w:ins>
      <w:ins w:id="444" w:author="PR Preview" w:date="2026-01-01T00:00:00Z">
        <w:r>
          <w:br/>
        </w:r>
      </w:ins>
      <w:ins w:id="445" w:author="PR Preview" w:date="2026-01-01T00:00:00Z">
        <w:r>
          <w:rPr>
            <w:rStyle w:val="NormalTok"/>
          </w:rPr>
          <w:t xml:space="preserve">    {</w:t>
        </w:r>
      </w:ins>
      <w:ins w:id="446" w:author="PR Preview" w:date="2026-01-01T00:00:00Z">
        <w:r>
          <w:br/>
        </w:r>
      </w:ins>
      <w:ins w:id="447" w:author="PR Preview" w:date="2026-01-01T00:00:00Z">
        <w:r>
          <w:rPr>
            <w:rStyle w:val="NormalTok"/>
          </w:rPr>
          <w:t xml:space="preserve">        </w:t>
        </w:r>
      </w:ins>
      <w:ins w:id="448" w:author="PR Preview" w:date="2026-01-01T00:00:00Z">
        <w:r>
          <w:rPr>
            <w:rStyle w:val="StringTok"/>
          </w:rPr>
          <w:t xml:space="preserve">"count"</w:t>
        </w:r>
      </w:ins>
      <w:ins w:id="449" w:author="PR Preview" w:date="2026-01-01T00:00:00Z">
        <w:r>
          <w:rPr>
            <w:rStyle w:val="NormalTok"/>
          </w:rPr>
          <w:t xml:space="preserve">: cyclones,</w:t>
        </w:r>
      </w:ins>
      <w:ins w:id="450" w:author="PR Preview" w:date="2026-01-01T00:00:00Z">
        <w:r>
          <w:br/>
        </w:r>
      </w:ins>
      <w:ins w:id="451" w:author="PR Preview" w:date="2026-01-01T00:00:00Z">
        <w:r>
          <w:rPr>
            <w:rStyle w:val="NormalTok"/>
          </w:rPr>
          <w:t xml:space="preserve">        </w:t>
        </w:r>
      </w:ins>
      <w:ins w:id="452" w:author="PR Preview" w:date="2026-01-01T00:00:00Z">
        <w:r>
          <w:rPr>
            <w:rStyle w:val="StringTok"/>
          </w:rPr>
          <w:t xml:space="preserve">"poisson"</w:t>
        </w:r>
      </w:ins>
      <w:ins w:id="453" w:author="PR Preview" w:date="2026-01-01T00:00:00Z">
        <w:r>
          <w:rPr>
            <w:rStyle w:val="NormalTok"/>
          </w:rPr>
          <w:t xml:space="preserve">: poisson.pmf(cyclones, rate),</w:t>
        </w:r>
      </w:ins>
      <w:ins w:id="454" w:author="PR Preview" w:date="2026-01-01T00:00:00Z">
        <w:r>
          <w:br/>
        </w:r>
      </w:ins>
      <w:ins w:id="455" w:author="PR Preview" w:date="2026-01-01T00:00:00Z">
        <w:r>
          <w:rPr>
            <w:rStyle w:val="NormalTok"/>
          </w:rPr>
          <w:t xml:space="preserve">        </w:t>
        </w:r>
      </w:ins>
      <w:ins w:id="456" w:author="PR Preview" w:date="2026-01-01T00:00:00Z">
        <w:r>
          <w:rPr>
            <w:rStyle w:val="StringTok"/>
          </w:rPr>
          <w:t xml:space="preserve">"exponential_form"</w:t>
        </w:r>
      </w:ins>
      <w:ins w:id="457" w:author="PR Preview" w:date="2026-01-01T00:00:00Z">
        <w:r>
          <w:rPr>
            <w:rStyle w:val="NormalTok"/>
          </w:rPr>
          <w:t xml:space="preserve">: exponential_form,</w:t>
        </w:r>
      </w:ins>
      <w:ins w:id="458" w:author="PR Preview" w:date="2026-01-01T00:00:00Z">
        <w:r>
          <w:br/>
        </w:r>
      </w:ins>
      <w:ins w:id="459" w:author="PR Preview" w:date="2026-01-01T00:00:00Z">
        <w:r>
          <w:rPr>
            <w:rStyle w:val="NormalTok"/>
          </w:rPr>
          <w:t xml:space="preserve">    }</w:t>
        </w:r>
      </w:ins>
      <w:ins w:id="460" w:author="PR Preview" w:date="2026-01-01T00:00:00Z">
        <w:r>
          <w:br/>
        </w:r>
      </w:ins>
      <w:ins w:id="461" w:author="PR Preview" w:date="2026-01-01T00:00:00Z">
        <w:r>
          <w:rPr>
            <w:rStyle w:val="NormalTok"/>
          </w:rPr>
          <w:t xml:space="preserve">)</w:t>
        </w:r>
      </w:ins>
      <w:ins w:id="462" w:author="PR Preview" w:date="2026-01-01T00:00:00Z">
        <w:r>
          <w:br/>
        </w:r>
      </w:ins>
      <w:ins w:id="463" w:author="PR Preview" w:date="2026-01-01T00:00:00Z">
        <w:r>
          <w:rPr>
            <w:rStyle w:val="BuiltInTok"/>
          </w:rPr>
          <w:t xml:space="preserve">print</w:t>
        </w:r>
      </w:ins>
      <w:ins w:id="464" w:author="PR Preview" w:date="2026-01-01T00:00:00Z">
        <w:r>
          <w:rPr>
            <w:rStyle w:val="NormalTok"/>
          </w:rPr>
          <w:t xml:space="preserve">(table)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    count   poisson  exponential_form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0       6  0.157645          0.157645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1       5  0.170782          0.170782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2       4  0.154178          0.154178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3       6  0.157645          0.157645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4       6  0.157645          0.157645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5       3  0.111351          0.111351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6      12  0.006839          0.006839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7       7  0.124730          0.124730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8       4  0.154178          0.154178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9       2  0.060315          0.060315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10      6  0.157645          0.157645</w:t>
        </w:r>
      </w:ins>
      <w:ins w:id="489" w:author="PR Preview" w:date="2026-01-01T00:00:00Z">
        <w:r>
          <w:br/>
        </w:r>
      </w:ins>
      <w:ins w:id="490" w:author="PR Preview" w:date="2026-01-01T00:00:00Z">
        <w:r>
          <w:rPr>
            <w:rStyle w:val="CommentTok"/>
          </w:rPr>
          <w:t xml:space="preserve">#&gt; 11      7  0.124730          0.124730</w:t>
        </w:r>
      </w:ins>
      <w:ins w:id="491" w:author="PR Preview" w:date="2026-01-01T00:00:00Z">
        <w:r>
          <w:br/>
        </w:r>
      </w:ins>
      <w:ins w:id="492" w:author="PR Preview" w:date="2026-01-01T00:00:00Z">
        <w:r>
          <w:rPr>
            <w:rStyle w:val="CommentTok"/>
          </w:rPr>
          <w:t xml:space="preserve">#&gt; 12      4  0.154178          0.154178</w:t>
        </w:r>
      </w:ins>
      <w:ins w:id="493" w:author="PR Preview" w:date="2026-01-01T00:00:00Z">
        <w:r>
          <w:br/>
        </w:r>
      </w:ins>
      <w:ins w:id="494" w:author="PR Preview" w:date="2026-01-01T00:00:00Z">
        <w:r>
          <w:rPr>
            <w:rStyle w:val="BuiltInTok"/>
          </w:rPr>
          <w:t xml:space="preserve">print</w:t>
        </w:r>
      </w:ins>
      <w:ins w:id="495" w:author="PR Preview" w:date="2026-01-01T00:00:00Z">
        <w:r>
          <w:rPr>
            <w:rStyle w:val="NormalTok"/>
          </w:rPr>
          <w:t xml:space="preserve">(np.</w:t>
        </w:r>
      </w:ins>
      <w:ins w:id="496" w:author="PR Preview" w:date="2026-01-01T00:00:00Z">
        <w:r>
          <w:rPr>
            <w:rStyle w:val="BuiltInTok"/>
          </w:rPr>
          <w:t xml:space="preserve">max</w:t>
        </w:r>
      </w:ins>
      <w:ins w:id="497" w:author="PR Preview" w:date="2026-01-01T00:00:00Z">
        <w:r>
          <w:rPr>
            <w:rStyle w:val="NormalTok"/>
          </w:rPr>
          <w:t xml:space="preserve">(np.</w:t>
        </w:r>
      </w:ins>
      <w:ins w:id="498" w:author="PR Preview" w:date="2026-01-01T00:00:00Z">
        <w:r>
          <w:rPr>
            <w:rStyle w:val="BuiltInTok"/>
          </w:rPr>
          <w:t xml:space="preserve">abs</w:t>
        </w:r>
      </w:ins>
      <w:ins w:id="499" w:author="PR Preview" w:date="2026-01-01T00:00:00Z">
        <w:r>
          <w:rPr>
            <w:rStyle w:val="NormalTok"/>
          </w:rPr>
          <w:t xml:space="preserve">(poisson.pmf(cyclones, rate) </w:t>
        </w:r>
      </w:ins>
      <w:ins w:id="500" w:author="PR Preview" w:date="2026-01-01T00:00:00Z">
        <w:r>
          <w:rPr>
            <w:rStyle w:val="OperatorTok"/>
          </w:rPr>
          <w:t xml:space="preserve">-</w:t>
        </w:r>
      </w:ins>
      <w:ins w:id="501" w:author="PR Preview" w:date="2026-01-01T00:00:00Z">
        <w:r>
          <w:rPr>
            <w:rStyle w:val="NormalTok"/>
          </w:rPr>
          <w:t xml:space="preserve"> exponential_form)))</w:t>
        </w:r>
      </w:ins>
      <w:ins w:id="502" w:author="PR Preview" w:date="2026-01-01T00:00:00Z">
        <w:r>
          <w:br/>
        </w:r>
      </w:ins>
      <w:ins w:id="503" w:author="PR Preview" w:date="2026-01-01T00:00:00Z">
        <w:r>
          <w:rPr>
            <w:rStyle w:val="CommentTok"/>
          </w:rPr>
          <w:t xml:space="preserve">#&gt; 5.551115123125783e-17</w:t>
        </w:r>
      </w:ins>
    </w:p>
    <w:p>
      <w:pPr>
        <w:pStyle w:val="FirstParagraph"/>
      </w:pPr>
      <w:ins w:id="504" w:author="PR Preview" w:date="2026-01-01T00:00:00Z">
        <w:r>
          <w:t xml:space="preserve">The two columns agree to within rounding error: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the largest difference is 1.1e-16.</w:t>
        </w:r>
      </w:ins>
    </w:p>
    <w:bookmarkEnd w:id="20"/>
    <w:bookmarkStart w:id="22" w:name="def-natural-parameter"/>
    <w:p>
      <w:pPr>
        <w:pStyle w:val="BodyText"/>
      </w:pPr>
      <w:ins w:id="507" w:author="PR Preview" w:date="2026-01-01T00:00:00Z">
        <w:r>
          <w:rPr>
            <w:b/>
            <w:bCs/>
          </w:rPr>
          <w:t xml:space="preserve">Definition 2 (Natural parameter)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In the form of</w:t>
        </w:r>
      </w:ins>
      <w:ins w:id="510" w:author="PR Preview" w:date="2026-01-01T00:00:00Z">
        <w:r>
          <w:t xml:space="preserve"> </w:t>
        </w:r>
      </w:ins>
      <w:hyperlink w:anchor="eq-exponential-family">
        <w:ins w:id="511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of an</w:t>
        </w:r>
      </w:ins>
      <w:ins w:id="514" w:author="PR Preview" w:date="2026-01-01T00:00:00Z">
        <w:r>
          <w:t xml:space="preserve"> </w:t>
        </w:r>
      </w:ins>
      <w:hyperlink w:anchor="def-exponential-family">
        <w:ins w:id="515" w:author="PR Preview" w:date="2026-01-01T00:00:00Z">
          <w:r>
            <w:rPr>
              <w:rStyle w:val="Hyperlink"/>
            </w:rPr>
            <w:t xml:space="preserve">exponential family</w:t>
          </w:r>
        </w:ins>
      </w:hyperlink>
      <w:ins w:id="516" w:author="PR Preview" w:date="2026-01-01T00:00:00Z">
        <w:r>
          <w:t xml:space="preserve">,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parameter</w:t>
        </w:r>
      </w:ins>
      <w:ins w:id="519" w:author="PR Preview" w:date="2026-01-01T00:00:00Z">
        <w:r>
          <w:t xml:space="preserve"> </w:t>
        </w:r>
      </w:ins>
      <m:oMath>
        <m:r>
          <m:t>η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that multiplies the</w:t>
        </w:r>
      </w:ins>
      <w:ins w:id="522" w:author="PR Preview" w:date="2026-01-01T00:00:00Z">
        <w:r>
          <w:t xml:space="preserve"> </w:t>
        </w:r>
      </w:ins>
      <w:hyperlink r:id="rId21">
        <w:ins w:id="523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524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inside the exponential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is the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rPr>
            <w:b/>
            <w:bCs/>
          </w:rPr>
          <w:t xml:space="preserve">natural parameter</w:t>
        </w:r>
      </w:ins>
      <w:ins w:id="531" w:author="PR Preview" w:date="2026-01-01T00:00:00Z">
        <w:r>
          <w:t xml:space="preserve">,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also called the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rPr>
            <w:b/>
            <w:bCs/>
          </w:rPr>
          <w:t xml:space="preserve">canonical parameter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[2, Sec. 3.2]</w:t>
        </w:r>
      </w:ins>
      <w:ins w:id="538" w:author="PR Preview" w:date="2026-01-01T00:00:00Z">
        <w:r>
          <w:t xml:space="preserve">.</w:t>
        </w:r>
      </w:ins>
    </w:p>
    <w:bookmarkEnd w:id="22"/>
    <w:bookmarkStart w:id="23" w:name="exm-poisson-natural-parameter"/>
    <w:p>
      <w:pPr>
        <w:pStyle w:val="BodyText"/>
      </w:pPr>
      <w:ins w:id="539" w:author="PR Preview" w:date="2026-01-01T00:00:00Z">
        <w:r>
          <w:rPr>
            <w:b/>
            <w:bCs/>
          </w:rPr>
          <w:t xml:space="preserve">Example 2 (The natural parameter of the Poisson distribution is the log rate)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In</w:t>
        </w:r>
      </w:ins>
      <w:ins w:id="542" w:author="PR Preview" w:date="2026-01-01T00:00:00Z">
        <w:r>
          <w:t xml:space="preserve"> </w:t>
        </w:r>
      </w:ins>
      <w:hyperlink w:anchor="exm-poisson-exponential-family">
        <w:ins w:id="543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544" w:author="PR Preview" w:date="2026-01-01T00:00:00Z">
        <w:r>
          <w:t xml:space="preserve">,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the</w:t>
        </w:r>
      </w:ins>
      <w:ins w:id="547" w:author="PR Preview" w:date="2026-01-01T00:00:00Z">
        <w:r>
          <w:t xml:space="preserve"> </w:t>
        </w:r>
      </w:ins>
      <w:hyperlink r:id="rId10">
        <w:ins w:id="548" w:author="PR Preview" w:date="2026-01-01T00:00:00Z">
          <w:r>
            <w:rPr>
              <w:rStyle w:val="Hyperlink"/>
            </w:rPr>
            <w:t xml:space="preserve">Poisson</w:t>
          </w:r>
        </w:ins>
      </w:hyperlink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rate</w:t>
        </w:r>
      </w:ins>
      <w:ins w:id="551" w:author="PR Preview" w:date="2026-01-01T00:00:00Z">
        <w:r>
          <w:t xml:space="preserve"> </w:t>
        </w:r>
      </w:ins>
      <m:oMath>
        <m:r>
          <m:t>λ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and the</w:t>
        </w:r>
      </w:ins>
      <w:ins w:id="554" w:author="PR Preview" w:date="2026-01-01T00:00:00Z">
        <w:r>
          <w:t xml:space="preserve"> </w:t>
        </w:r>
      </w:ins>
      <w:hyperlink w:anchor="def-natural-parameter">
        <w:ins w:id="555" w:author="PR Preview" w:date="2026-01-01T00:00:00Z">
          <w:r>
            <w:rPr>
              <w:rStyle w:val="Hyperlink"/>
            </w:rPr>
            <w:t xml:space="preserve">natural parameter</w:t>
          </w:r>
        </w:ins>
      </w:hyperlink>
      <w:ins w:id="556" w:author="PR Preview" w:date="2026-01-01T00:00:00Z">
        <w:r>
          <w:t xml:space="preserve"> </w:t>
        </w:r>
      </w:ins>
      <m:oMath>
        <m:r>
          <m:t>η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are related by</w:t>
        </w:r>
      </w:ins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ins w:id="559" w:author="PR Preview" w:date="2026-01-01T00:00:00Z">
        <w:r>
          <w:t xml:space="preserve">For the cyclone data, the rate set to the</w:t>
        </w:r>
      </w:ins>
      <w:ins w:id="560" w:author="PR Preview" w:date="2026-01-01T00:00:00Z">
        <w:r>
          <w:t xml:space="preserve"> </w:t>
        </w:r>
      </w:ins>
      <w:hyperlink r:id="rId19">
        <w:ins w:id="561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is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5.538 cyclones per season,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so the natural parameter is</w:t>
        </w:r>
      </w:ins>
      <w:ins w:id="568" w:author="PR Preview" w:date="2026-01-01T00:00:00Z">
        <w:r>
          <w:t xml:space="preserve"> </w:t>
        </w:r>
      </w:ins>
      <m:oMath>
        <m:r>
          <m:t>η</m:t>
        </m:r>
        <m:r>
          <m:rPr>
            <m:sty m:val="p"/>
          </m:rPr>
          <m:t>=</m:t>
        </m:r>
        <m:r>
          <m:t>1.712</m:t>
        </m:r>
      </m:oMath>
      <w:ins w:id="569" w:author="PR Preview" w:date="2026-01-01T00:00:00Z">
        <w:r>
          <w:t xml:space="preserve">.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The natural parameter can be any real number,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while the rate must be greater than zero.</w:t>
        </w:r>
      </w:ins>
    </w:p>
    <w:bookmarkEnd w:id="23"/>
    <w:bookmarkEnd w:id="24"/>
    <w:bookmarkStart w:id="27" w:name="sec-exponential-families-reading"/>
    <w:p>
      <w:pPr>
        <w:pStyle w:val="Heading2"/>
      </w:pPr>
      <w:ins w:id="574" w:author="PR Preview" w:date="2026-01-01T00:00:00Z">
        <w:r>
          <w:t xml:space="preserve">2 Further reading</w:t>
        </w:r>
      </w:ins>
    </w:p>
    <w:p>
      <w:pPr>
        <w:pStyle w:val="Compact"/>
        <w:numPr>
          <w:ilvl w:val="0"/>
          <w:numId w:val="1001"/>
        </w:numPr>
      </w:pPr>
      <w:ins w:id="575" w:author="PR Preview" w:date="2026-01-01T00:00:00Z">
        <w:r>
          <w:t xml:space="preserve">The</w:t>
        </w:r>
      </w:ins>
      <w:ins w:id="576" w:author="PR Preview" w:date="2026-01-01T00:00:00Z">
        <w:r>
          <w:t xml:space="preserve"> </w:t>
        </w:r>
      </w:ins>
      <w:hyperlink r:id="rId25">
        <w:ins w:id="577" w:author="PR Preview" w:date="2026-01-01T00:00:00Z">
          <w:r>
            <w:rPr>
              <w:rStyle w:val="Hyperlink"/>
            </w:rPr>
            <w:t xml:space="preserve">Fall 2024 course site for UC Berkeley’s Stat 210A,</w:t>
          </w:r>
        </w:ins>
        <w:ins w:id="578" w:author="PR Preview" w:date="2026-01-01T00:00:00Z">
          <w:r>
            <w:rPr>
              <w:rStyle w:val="Hyperlink"/>
            </w:rPr>
            <w:t xml:space="preserve"> </w:t>
          </w:r>
        </w:ins>
        <w:ins w:id="579" w:author="PR Preview" w:date="2026-01-01T00:00:00Z">
          <w:r>
            <w:rPr>
              <w:rStyle w:val="Hyperlink"/>
              <w:i/>
              <w:iCs/>
            </w:rPr>
            <w:t xml:space="preserve">Theoretical Statistics</w:t>
          </w:r>
        </w:ins>
      </w:hyperlink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(Will Fithian) has a course reader on exponential families, sufficiency, completeness and</w:t>
        </w:r>
      </w:ins>
      <w:ins w:id="582" w:author="PR Preview" w:date="2026-01-01T00:00:00Z">
        <w:r>
          <w:t xml:space="preserve"> </w:t>
        </w:r>
      </w:ins>
      <w:hyperlink r:id="rId26">
        <w:ins w:id="583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estimation.</w:t>
        </w:r>
      </w:ins>
    </w:p>
    <w:bookmarkEnd w:id="27"/>
    <w:bookmarkStart w:id="33" w:name="references"/>
    <w:p>
      <w:pPr>
        <w:pStyle w:val="Heading2"/>
      </w:pPr>
      <w:ins w:id="586" w:author="PR Preview" w:date="2026-01-01T00:00:00Z">
        <w:r>
          <w:t xml:space="preserve">References</w:t>
        </w:r>
      </w:ins>
    </w:p>
    <w:bookmarkStart w:id="32" w:name="refs"/>
    <w:bookmarkStart w:id="29" w:name="ref-CaseBerg01"/>
    <w:p>
      <w:pPr>
        <w:pStyle w:val="Bibliography"/>
      </w:pPr>
      <w:ins w:id="587" w:author="PR Preview" w:date="2026-01-01T00:00:00Z">
        <w:r>
          <w:t xml:space="preserve">[1]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	</w:t>
        </w:r>
      </w:ins>
      <w:ins w:id="590" w:author="PR Preview" w:date="2026-01-01T00:00:00Z">
        <w:r>
          <w:t xml:space="preserve">G. Casella and R. Berger,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rPr>
            <w:i/>
            <w:iCs/>
          </w:rPr>
          <w:t xml:space="preserve">Statistical inference</w:t>
        </w:r>
      </w:ins>
      <w:ins w:id="593" w:author="PR Preview" w:date="2026-01-01T00:00:00Z">
        <w:r>
          <w:t xml:space="preserve">, 2nd ed. Cengage Learning, 2002. Available:</w:t>
        </w:r>
      </w:ins>
      <w:ins w:id="594" w:author="PR Preview" w:date="2026-01-01T00:00:00Z">
        <w:r>
          <w:t xml:space="preserve"> </w:t>
        </w:r>
      </w:ins>
      <w:hyperlink r:id="rId28">
        <w:ins w:id="595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29"/>
    <w:bookmarkStart w:id="31" w:name="ref-dobson4e"/>
    <w:p>
      <w:pPr>
        <w:pStyle w:val="Bibliography"/>
      </w:pPr>
      <w:ins w:id="596" w:author="PR Preview" w:date="2026-01-01T00:00:00Z">
        <w:r>
          <w:t xml:space="preserve">[2]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	</w:t>
        </w:r>
      </w:ins>
      <w:ins w:id="599" w:author="PR Preview" w:date="2026-01-01T00:00:00Z">
        <w:r>
          <w:t xml:space="preserve">A. J. Dobson and A. G. Barnett,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602" w:author="PR Preview" w:date="2026-01-01T00:00:00Z">
        <w:r>
          <w:t xml:space="preserve">, 4th ed. CRC press, 2018. doi:</w:t>
        </w:r>
      </w:ins>
      <w:ins w:id="603" w:author="PR Preview" w:date="2026-01-01T00:00:00Z">
        <w:r>
          <w:t xml:space="preserve"> </w:t>
        </w:r>
      </w:ins>
      <w:hyperlink r:id="rId30">
        <w:ins w:id="604" w:author="PR Preview" w:date="2026-01-01T00:00:00Z">
          <w:r>
            <w:rPr>
              <w:rStyle w:val="Hyperlink"/>
            </w:rPr>
            <w:t xml:space="preserve">10.1201/9781315182780</w:t>
          </w:r>
        </w:ins>
      </w:hyperlink>
      <w:ins w:id="605" w:author="PR Preview" w:date="2026-01-01T00:00:00Z">
        <w:r>
          <w:t xml:space="preserve">.</w:t>
        </w:r>
      </w:ins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2026-10-23T23:19:30Z</dcterms:created>
  <dcterms:modified xsi:type="dcterms:W3CDTF">2026-10-23T23:19:30Z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