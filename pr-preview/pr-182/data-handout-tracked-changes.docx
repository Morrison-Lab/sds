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02:39:46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 (Numerical variable)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numerical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(or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b/>
            <w:bCs/>
          </w:rPr>
          <w:delText xml:space="preserve">quantitative</w:delText>
        </w:r>
      </w:del>
      <w:del w:id="12" w:author="PR Preview" w:date="2026-01-01T00:00:00Z">
        <w:r>
          <w:delText xml:space="preserve">) variable is a variable that takes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values on a numeric scale,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where arithmetic operations such as subtraction (and possibly division)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are meaningful.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Numerical variables may be further classified as</w:delText>
        </w:r>
      </w:del>
      <w:del w:id="21" w:author="PR Preview" w:date="2026-01-01T00:00:00Z">
        <w:r>
          <w:delText xml:space="preserve"> </w:delText>
        </w:r>
      </w:del>
      <w:hyperlink w:anchor="def-interval-var">
        <w:del w:id="22" w:author="PR Preview" w:date="2026-01-01T00:00:00Z">
          <w:r>
            <w:rPr>
              <w:rStyle w:val="Hyperlink"/>
            </w:rPr>
            <w:delText xml:space="preserve">interval</w:delText>
          </w:r>
        </w:del>
      </w:hyperlink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or</w:delText>
        </w:r>
      </w:del>
      <w:del w:id="25" w:author="PR Preview" w:date="2026-01-01T00:00:00Z">
        <w:r>
          <w:delText xml:space="preserve"> </w:delText>
        </w:r>
      </w:del>
      <w:hyperlink w:anchor="def-ratio-var">
        <w:del w:id="26" w:author="PR Preview" w:date="2026-01-01T00:00:00Z">
          <w:r>
            <w:rPr>
              <w:rStyle w:val="Hyperlink"/>
            </w:rPr>
            <w:delText xml:space="preserve">ratio</w:delText>
          </w:r>
        </w:del>
      </w:hyperlink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variables,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and as</w:delText>
        </w:r>
      </w:del>
      <w:del w:id="31" w:author="PR Preview" w:date="2026-01-01T00:00:00Z">
        <w:r>
          <w:delText xml:space="preserve"> </w:delText>
        </w:r>
      </w:del>
      <w:hyperlink w:anchor="def-continuous-var">
        <w:del w:id="32" w:author="PR Preview" w:date="2026-01-01T00:00:00Z">
          <w:r>
            <w:rPr>
              <w:rStyle w:val="Hyperlink"/>
            </w:rPr>
            <w:delText xml:space="preserve">continuous</w:delText>
          </w:r>
        </w:del>
      </w:hyperlink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or</w:delText>
        </w:r>
      </w:del>
      <w:del w:id="35" w:author="PR Preview" w:date="2026-01-01T00:00:00Z">
        <w:r>
          <w:delText xml:space="preserve"> </w:delText>
        </w:r>
      </w:del>
      <w:hyperlink w:anchor="def-discrete-var">
        <w:del w:id="36" w:author="PR Preview" w:date="2026-01-01T00:00:00Z">
          <w:r>
            <w:rPr>
              <w:rStyle w:val="Hyperlink"/>
            </w:rPr>
            <w:delText xml:space="preserve">discrete</w:delText>
          </w:r>
        </w:del>
      </w:hyperlink>
      <w:del w:id="37" w:author="PR Preview" w:date="2026-01-01T00:00:00Z">
        <w:r>
          <w:delText xml:space="preserve">.</w:delText>
        </w:r>
      </w:del>
    </w:p>
    <w:p>
      <w:pPr>
        <w:pStyle w:val="BodyText"/>
      </w:pPr>
      <w:ins w:id="38" w:author="PR Preview" w:date="2026-01-01T00:00:00Z">
        <w:r>
          <w:rPr>
            <w:b/>
            <w:bCs/>
          </w:rPr>
          <w:t xml:space="preserve">Definition 1 (Numerical variable (quantitative variable))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rPr>
            <w:b/>
            <w:bCs/>
          </w:rPr>
          <w:t xml:space="preserve">numerical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(or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rPr>
            <w:b/>
            <w:bCs/>
          </w:rPr>
          <w:t xml:space="preserve">quantitative</w:t>
        </w:r>
      </w:ins>
      <w:ins w:id="47" w:author="PR Preview" w:date="2026-01-01T00:00:00Z">
        <w:r>
          <w:t xml:space="preserve">) variable is a variable that takes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values on a numeric scale,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where arithmetic operations such as subtraction (and possibly division)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are meaningful.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Numerical variables may be further classified as</w:t>
        </w:r>
      </w:ins>
      <w:ins w:id="56" w:author="PR Preview" w:date="2026-01-01T00:00:00Z">
        <w:r>
          <w:t xml:space="preserve"> </w:t>
        </w:r>
      </w:ins>
      <w:hyperlink w:anchor="def-interval-var">
        <w:ins w:id="57" w:author="PR Preview" w:date="2026-01-01T00:00:00Z">
          <w:r>
            <w:rPr>
              <w:rStyle w:val="Hyperlink"/>
            </w:rPr>
            <w:t xml:space="preserve">interval</w:t>
          </w:r>
        </w:ins>
      </w:hyperlink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or</w:t>
        </w:r>
      </w:ins>
      <w:ins w:id="60" w:author="PR Preview" w:date="2026-01-01T00:00:00Z">
        <w:r>
          <w:t xml:space="preserve"> </w:t>
        </w:r>
      </w:ins>
      <w:hyperlink w:anchor="def-ratio-var">
        <w:ins w:id="61" w:author="PR Preview" w:date="2026-01-01T00:00:00Z">
          <w:r>
            <w:rPr>
              <w:rStyle w:val="Hyperlink"/>
            </w:rPr>
            <w:t xml:space="preserve">ratio</w:t>
          </w:r>
        </w:ins>
      </w:hyperlink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variables,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and as</w:t>
        </w:r>
      </w:ins>
      <w:ins w:id="66" w:author="PR Preview" w:date="2026-01-01T00:00:00Z">
        <w:r>
          <w:t xml:space="preserve"> </w:t>
        </w:r>
      </w:ins>
      <w:hyperlink w:anchor="def-continuous-var">
        <w:ins w:id="67" w:author="PR Preview" w:date="2026-01-01T00:00:00Z">
          <w:r>
            <w:rPr>
              <w:rStyle w:val="Hyperlink"/>
            </w:rPr>
            <w:t xml:space="preserve">continuous</w:t>
          </w:r>
        </w:ins>
      </w:hyperlink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or</w:t>
        </w:r>
      </w:ins>
      <w:ins w:id="70" w:author="PR Preview" w:date="2026-01-01T00:00:00Z">
        <w:r>
          <w:t xml:space="preserve"> </w:t>
        </w:r>
      </w:ins>
      <w:hyperlink w:anchor="def-discrete-var">
        <w:ins w:id="71" w:author="PR Preview" w:date="2026-01-01T00:00:00Z">
          <w:r>
            <w:rPr>
              <w:rStyle w:val="Hyperlink"/>
            </w:rPr>
            <w:t xml:space="preserve">discrete</w:t>
          </w:r>
        </w:ins>
      </w:hyperlink>
      <w:ins w:id="72" w:author="PR Preview" w:date="2026-01-01T00:00:00Z">
        <w:r>
          <w:t xml:space="preserve">.</w:t>
        </w:r>
      </w:ins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del w:id="73" w:author="PR Preview" w:date="2026-01-01T00:00:00Z">
        <w:r>
          <w:rPr>
            <w:b/>
            <w:bCs/>
          </w:rPr>
          <w:delText xml:space="preserve">Definition 6 (Categorical variable)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A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rPr>
            <w:b/>
            <w:bCs/>
          </w:rPr>
          <w:delText xml:space="preserve">categorical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(or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rPr>
            <w:b/>
            <w:bCs/>
          </w:rPr>
          <w:delText xml:space="preserve">qualitative</w:delText>
        </w:r>
      </w:del>
      <w:del w:id="82" w:author="PR Preview" w:date="2026-01-01T00:00:00Z">
        <w:r>
          <w:delText xml:space="preserve">) variable is a variable that takes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values in a finite set of categories,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where arithmetic operations such as differences are not meaningful.</w:delText>
        </w:r>
      </w:del>
    </w:p>
    <w:p>
      <w:pPr>
        <w:pStyle w:val="BodyText"/>
      </w:pPr>
      <w:ins w:id="87" w:author="PR Preview" w:date="2026-01-01T00:00:00Z">
        <w:r>
          <w:rPr>
            <w:b/>
            <w:bCs/>
          </w:rPr>
          <w:t xml:space="preserve">Definition 6 (Categorical variable (qualitative variable))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A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rPr>
            <w:b/>
            <w:bCs/>
          </w:rPr>
          <w:t xml:space="preserve">categorical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(or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rPr>
            <w:b/>
            <w:bCs/>
          </w:rPr>
          <w:t xml:space="preserve">qualitative</w:t>
        </w:r>
      </w:ins>
      <w:ins w:id="96" w:author="PR Preview" w:date="2026-01-01T00:00:00Z">
        <w:r>
          <w:t xml:space="preserve">) variable is a variable that takes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values in a finite set of categories,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where arithmetic operations such as differences are not meaningful.</w:t>
        </w:r>
      </w:ins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2026-10-15T09:45:54Z</dcterms:created>
  <dcterms:modified xsi:type="dcterms:W3CDTF">2026-10-15T09:45:54Z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