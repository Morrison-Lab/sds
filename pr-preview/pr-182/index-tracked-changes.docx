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02:39:46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del w:id="3" w:author="PR Preview" w:date="2026-01-01T00:00:00Z">
          <w:r>
            <w:rPr>
              <w:rStyle w:val="Hyperlink"/>
            </w:rPr>
            <w:delText xml:space="preserve">Maximum likelihood inference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likelihood, score, information, the asymptotic distribution of MLEs,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Wald and likelihood ratio tests, and Newton-Raphson,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with worked examples.</w:delText>
        </w:r>
      </w:del>
    </w:p>
    <w:p>
      <w:pPr>
        <w:pStyle w:val="Compact"/>
        <w:numPr>
          <w:ilvl w:val="0"/>
          <w:numId w:val="1002"/>
        </w:numPr>
      </w:pPr>
      <w:hyperlink r:id="rId14">
        <w:ins w:id="11" w:author="PR Preview" w:date="2026-01-01T00:00:00Z">
          <w:r>
            <w:rPr>
              <w:rStyle w:val="Hyperlink"/>
            </w:rPr>
            <w:t xml:space="preserve">Maximum likelihood inference</w:t>
          </w:r>
        </w:ins>
      </w:hyperlink>
      <w:ins w:id="12" w:author="PR Preview" w:date="2026-01-01T00:00:00Z">
        <w:r>
          <w:t xml:space="preserve">: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likelihood, score, information, the asymptotic distribution of MLEs,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Wald and likelihood ratio tests, and Newton-Raphson,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with worked examples;</w:t>
        </w:r>
      </w:ins>
    </w:p>
    <w:p>
      <w:pPr>
        <w:pStyle w:val="Compact"/>
        <w:numPr>
          <w:ilvl w:val="0"/>
          <w:numId w:val="1002"/>
        </w:numPr>
      </w:pPr>
      <w:hyperlink r:id="rId15">
        <w:ins w:id="19" w:author="PR Preview" w:date="2026-01-01T00:00:00Z">
          <w:r>
            <w:rPr>
              <w:rStyle w:val="Hyperlink"/>
            </w:rPr>
            <w:t xml:space="preserve">Properties of estimators</w:t>
          </w:r>
        </w:ins>
      </w:hyperlink>
      <w:ins w:id="20" w:author="PR Preview" w:date="2026-01-01T00:00:00Z">
        <w:r>
          <w:t xml:space="preserve">: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consistency, relative efficiency, and the Cramér–Rao lower bound.</w:t>
        </w:r>
      </w:ins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2026-10-15T09:47:19Z</dcterms:created>
  <dcterms:modified xsi:type="dcterms:W3CDTF">2026-10-15T09:47:19Z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