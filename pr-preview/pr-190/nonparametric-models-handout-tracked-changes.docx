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4 (Sample quantile function)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Given an</w:delText>
        </w:r>
      </w:del>
      <w:del w:id="6" w:author="PR Preview" w:date="2026-01-01T00:00:00Z">
        <w:r>
          <w:delText xml:space="preserve"> </w:delText>
        </w:r>
      </w:del>
      <w:hyperlink w:anchor="def-empirical-cdf">
        <w:del w:id="7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sample quantile function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(also called 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empirical quantile function</w:delText>
        </w:r>
      </w:del>
      <w:del w:id="18" w:author="PR Preview" w:date="2026-01-01T00:00:00Z">
        <w:r>
          <w:delText xml:space="preserve">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</w:delText>
        </w:r>
      </w:del>
    </w:p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4 (Sample quantile function (empirical quantile function))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Given an</w:t>
        </w:r>
      </w:ins>
      <w:ins w:id="24" w:author="PR Preview" w:date="2026-01-01T00:00:00Z">
        <w:r>
          <w:t xml:space="preserve"> </w:t>
        </w:r>
      </w:ins>
      <w:hyperlink w:anchor="def-empirical-cdf">
        <w:ins w:id="25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sample quantile function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(also called 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empirical quantile function</w:t>
        </w:r>
      </w:ins>
      <w:ins w:id="36" w:author="PR Preview" w:date="2026-01-01T00:00:00Z">
        <w: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del w:id="39" w:author="PR Preview" w:date="2026-01-01T00:00:00Z">
        <w:r>
          <w:rPr>
            <w:b/>
            <w:bCs/>
          </w:rPr>
          <w:delText xml:space="preserve">Definition 5 (Sample quantile)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For a given</w:delText>
        </w:r>
      </w:del>
      <w:del w:id="42" w:author="PR Preview" w:date="2026-01-01T00:00:00Z">
        <w:r>
          <w:delText xml:space="preserve"> </w:delText>
        </w:r>
      </w:del>
      <m:oMath>
        <m:r>
          <m:t>p</m:t>
        </m:r>
      </m:oMath>
      <w:del w:id="43" w:author="PR Preview" w:date="2026-01-01T00:00:00Z">
        <w:r>
          <w:delText xml:space="preserve">, the value</w:delText>
        </w:r>
      </w:del>
      <w:del w:id="4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 the</w:delText>
        </w:r>
      </w:del>
      <w:del w:id="47" w:author="PR Preview" w:date="2026-01-01T00:00:00Z">
        <w:r>
          <w:delText xml:space="preserve"> </w:delText>
        </w:r>
      </w:del>
      <w:hyperlink w:anchor="def-sample-quantile">
        <w:del w:id="48" w:author="PR Preview" w:date="2026-01-01T00:00:00Z">
          <w:r>
            <w:rPr>
              <w:rStyle w:val="Hyperlink"/>
            </w:rPr>
            <w:delText xml:space="preserve">sample quantile function</w:delText>
          </w:r>
        </w:del>
      </w:hyperlink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 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sample</w:delText>
        </w:r>
      </w:del>
      <w:del w:id="53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54" w:author="PR Preview" w:date="2026-01-01T00:00:00Z">
        <w:r>
          <w:rPr>
            <w:b/>
            <w:bCs/>
          </w:rPr>
          <w:delText xml:space="preserve"> </w:delText>
        </w:r>
      </w:del>
      <w:del w:id="55" w:author="PR Preview" w:date="2026-01-01T00:00:00Z">
        <w:r>
          <w:rPr>
            <w:b/>
            <w:bCs/>
          </w:rPr>
          <w:delText xml:space="preserve">quantile</w:delText>
        </w:r>
      </w:del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also called the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sample</w:delText>
        </w:r>
      </w:del>
      <w:del w:id="61" w:author="PR Preview" w:date="2026-01-01T00:00:00Z">
        <w:r>
          <w:rPr>
            <w:b/>
            <w:bCs/>
          </w:rPr>
          <w:delText xml:space="preserve"> </w:delText>
        </w:r>
      </w:del>
      <m:oMath>
        <m:r>
          <m:t>100</m:t>
        </m:r>
        <m:r>
          <m:t>p</m:t>
        </m:r>
      </m:oMath>
      <w:del w:id="62" w:author="PR Preview" w:date="2026-01-01T00:00:00Z">
        <w:r>
          <w:rPr>
            <w:b/>
            <w:bCs/>
          </w:rPr>
          <w:delText xml:space="preserve">th percentile</w:delText>
        </w:r>
      </w:del>
      <w:del w:id="63" w:author="PR Preview" w:date="2026-01-01T00:00:00Z">
        <w:r>
          <w:delText xml:space="preserve">.</w:delText>
        </w:r>
      </w:del>
    </w:p>
    <w:p>
      <w:pPr>
        <w:pStyle w:val="FirstParagraph"/>
      </w:pPr>
      <w:ins w:id="64" w:author="PR Preview" w:date="2026-01-01T00:00:00Z">
        <w:r>
          <w:rPr>
            <w:b/>
            <w:bCs/>
          </w:rPr>
          <w:t xml:space="preserve">Definition 5 (Sample quantile (sample</w:t>
        </w:r>
      </w:ins>
      <w:ins w:id="65" w:author="PR Preview" w:date="2026-01-01T00:00:00Z">
        <w:r>
          <w:rPr>
            <w:b/>
            <w:bCs/>
          </w:rPr>
          <w:t xml:space="preserve"> </w:t>
        </w:r>
      </w:ins>
      <m:oMath>
        <m:r>
          <m:t>100</m:t>
        </m:r>
        <m:r>
          <m:t>p</m:t>
        </m:r>
      </m:oMath>
      <w:ins w:id="66" w:author="PR Preview" w:date="2026-01-01T00:00:00Z">
        <w:r>
          <w:rPr>
            <w:b/>
            <w:bCs/>
          </w:rPr>
          <w:t xml:space="preserve">th percentile))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For a given</w:t>
        </w:r>
      </w:ins>
      <w:ins w:id="69" w:author="PR Preview" w:date="2026-01-01T00:00:00Z">
        <w:r>
          <w:t xml:space="preserve"> </w:t>
        </w:r>
      </w:ins>
      <m:oMath>
        <m:r>
          <m:t>p</m:t>
        </m:r>
      </m:oMath>
      <w:ins w:id="70" w:author="PR Preview" w:date="2026-01-01T00:00:00Z">
        <w:r>
          <w:t xml:space="preserve">, the value</w:t>
        </w:r>
      </w:ins>
      <w:ins w:id="7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 the</w:t>
        </w:r>
      </w:ins>
      <w:ins w:id="74" w:author="PR Preview" w:date="2026-01-01T00:00:00Z">
        <w:r>
          <w:t xml:space="preserve"> </w:t>
        </w:r>
      </w:ins>
      <w:hyperlink w:anchor="def-sample-quantile">
        <w:ins w:id="75" w:author="PR Preview" w:date="2026-01-01T00:00:00Z">
          <w:r>
            <w:rPr>
              <w:rStyle w:val="Hyperlink"/>
            </w:rPr>
            <w:t xml:space="preserve">sample quantile function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 the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rPr>
            <w:b/>
            <w:bCs/>
          </w:rPr>
          <w:t xml:space="preserve">sample</w:t>
        </w:r>
      </w:ins>
      <w:ins w:id="80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81" w:author="PR Preview" w:date="2026-01-01T00:00:00Z">
        <w:r>
          <w:rPr>
            <w:b/>
            <w:bCs/>
          </w:rP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quantile</w:t>
        </w:r>
      </w:ins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also called the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sample</w:t>
        </w:r>
      </w:ins>
      <w:ins w:id="88" w:author="PR Preview" w:date="2026-01-01T00:00:00Z">
        <w:r>
          <w:rPr>
            <w:b/>
            <w:bCs/>
          </w:rPr>
          <w:t xml:space="preserve"> </w:t>
        </w:r>
      </w:ins>
      <m:oMath>
        <m:r>
          <m:t>100</m:t>
        </m:r>
        <m:r>
          <m:t>p</m:t>
        </m:r>
      </m:oMath>
      <w:ins w:id="89" w:author="PR Preview" w:date="2026-01-01T00:00:00Z">
        <w:r>
          <w:rPr>
            <w:b/>
            <w:bCs/>
          </w:rPr>
          <w:t xml:space="preserve">th percentile</w:t>
        </w:r>
      </w:ins>
      <w:ins w:id="90" w:author="PR Preview" w:date="2026-01-01T00:00:00Z">
        <w:r>
          <w:t xml:space="preserve">.</w:t>
        </w:r>
      </w:ins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2026-10-15T09:56:08Z</dcterms:created>
  <dcterms:modified xsi:type="dcterms:W3CDTF">2026-10-15T09:56:08Z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