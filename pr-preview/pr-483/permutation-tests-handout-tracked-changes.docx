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t xml:space="preserve">Section 24.2 of Lange’s textbook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[10]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covers permutation tests,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with an emphasis on computation.</w:t>
        </w:r>
      </w:ins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ins w:id="10" w:author="PR Preview" w:date="2026-01-01T00:00:00Z">
        <w:r>
          <w:t xml:space="preserve">[10]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	</w:t>
        </w:r>
      </w:ins>
      <w:ins w:id="13" w:author="PR Preview" w:date="2026-01-01T00:00:00Z">
        <w:r>
          <w:t xml:space="preserve">K. Lange,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i/>
            <w:iCs/>
          </w:rPr>
          <w:t xml:space="preserve">Numerical analysis for statisticians</w:t>
        </w:r>
      </w:ins>
      <w:ins w:id="16" w:author="PR Preview" w:date="2026-01-01T00:00:00Z">
        <w:r>
          <w:t xml:space="preserve">, 2nd ed. in Statistics and computing. Springer, 2010. doi:</w:t>
        </w:r>
      </w:ins>
      <w:ins w:id="17" w:author="PR Preview" w:date="2026-01-01T00:00:00Z">
        <w:r>
          <w:t xml:space="preserve"> </w:t>
        </w:r>
      </w:ins>
      <w:hyperlink r:id="rId70">
        <w:ins w:id="18" w:author="PR Preview" w:date="2026-01-01T00:00:00Z">
          <w:r>
            <w:rPr>
              <w:rStyle w:val="Hyperlink"/>
            </w:rPr>
            <w:t xml:space="preserve">10.1007/978-1-4419-5945-4</w:t>
          </w:r>
        </w:ins>
      </w:hyperlink>
      <w:ins w:id="19" w:author="PR Preview" w:date="2026-01-01T00:00:00Z">
        <w:r>
          <w:t xml:space="preserve">.</w:t>
        </w:r>
      </w:ins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2026-10-26T16:39:23Z</dcterms:created>
  <dcterms:modified xsi:type="dcterms:W3CDTF">2026-10-26T16:39:23Z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