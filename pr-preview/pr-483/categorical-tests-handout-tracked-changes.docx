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This is the result of</w:delText>
        </w:r>
      </w:del>
      <w:del w:id="6" w:author="PR Preview" w:date="2026-01-01T00:00:00Z">
        <w:r>
          <w:delText xml:space="preserve"> </w:delText>
        </w:r>
      </w:del>
      <w:hyperlink w:anchor="sol-risk-difference-switch-ref">
        <w:del w:id="7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8" w:author="PR Preview" w:date="2026-01-01T00:00:00Z">
        <w:r>
          <w:delText xml:space="preserve">.</w:delText>
        </w:r>
      </w:del>
    </w:p>
    <w:p>
      <w:pPr>
        <w:pStyle w:val="FirstParagraph"/>
      </w:pPr>
      <w:ins w:id="9" w:author="PR Preview" w:date="2026-01-01T00:00:00Z">
        <w:r>
          <w:rPr>
            <w:i/>
            <w:iCs/>
          </w:rPr>
          <w:t xml:space="preserve">Proof</w:t>
        </w:r>
      </w:ins>
      <w:ins w:id="10" w:author="PR Preview" w:date="2026-01-01T00:00:00Z">
        <w:r>
          <w:t xml:space="preserve">. </w:t>
        </w:r>
      </w:ins>
      <w:ins w:id="11" w:author="PR Preview" w:date="2026-01-01T00:00:00Z">
        <w:r>
          <w:t xml:space="preserve">This is the result of</w:t>
        </w:r>
      </w:ins>
      <w:ins w:id="12" w:author="PR Preview" w:date="2026-01-01T00:00:00Z">
        <w:r>
          <w:t xml:space="preserve"> </w:t>
        </w:r>
      </w:ins>
      <w:hyperlink w:anchor="sol-risk-difference-switch-ref">
        <w:ins w:id="13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del w:id="16" w:author="PR Preview" w:date="2026-01-01T00:00:00Z">
        <w:r>
          <w:rPr>
            <w:i/>
            <w:iCs/>
          </w:rPr>
          <w:delText xml:space="preserve">Proof</w:delText>
        </w:r>
      </w:del>
      <w:del w:id="17" w:author="PR Preview" w:date="2026-01-01T00:00:00Z">
        <w:r>
          <w:delText xml:space="preserve">. </w:delText>
        </w:r>
      </w:del>
      <w:del w:id="18" w:author="PR Preview" w:date="2026-01-01T00:00:00Z">
        <w:r>
          <w:delText xml:space="preserve">This is the result of</w:delText>
        </w:r>
      </w:del>
      <w:del w:id="19" w:author="PR Preview" w:date="2026-01-01T00:00:00Z">
        <w:r>
          <w:delText xml:space="preserve"> </w:delText>
        </w:r>
      </w:del>
      <w:hyperlink w:anchor="sol-risk-ratio-switch-ref">
        <w:del w:id="20" w:author="PR Preview" w:date="2026-01-01T00:00:00Z">
          <w:r>
            <w:rPr>
              <w:rStyle w:val="Hyperlink"/>
            </w:rPr>
            <w:delText xml:space="preserve">Solution 2</w:delText>
          </w:r>
        </w:del>
      </w:hyperlink>
      <w:del w:id="21" w:author="PR Preview" w:date="2026-01-01T00:00:00Z">
        <w:r>
          <w:delText xml:space="preserve">.</w:delText>
        </w:r>
      </w:del>
    </w:p>
    <w:p>
      <w:pPr>
        <w:pStyle w:val="FirstParagraph"/>
      </w:pPr>
      <w:ins w:id="22" w:author="PR Preview" w:date="2026-01-01T00:00:00Z">
        <w:r>
          <w:rPr>
            <w:i/>
            <w:iCs/>
          </w:rPr>
          <w:t xml:space="preserve">Proof</w:t>
        </w:r>
      </w:ins>
      <w:ins w:id="23" w:author="PR Preview" w:date="2026-01-01T00:00:00Z">
        <w:r>
          <w:t xml:space="preserve">. </w:t>
        </w:r>
      </w:ins>
      <w:ins w:id="24" w:author="PR Preview" w:date="2026-01-01T00:00:00Z">
        <w:r>
          <w:t xml:space="preserve">This is the result of</w:t>
        </w:r>
      </w:ins>
      <w:ins w:id="25" w:author="PR Preview" w:date="2026-01-01T00:00:00Z">
        <w:r>
          <w:t xml:space="preserve"> </w:t>
        </w:r>
      </w:ins>
      <w:hyperlink w:anchor="sol-risk-ratio-switch-ref">
        <w:ins w:id="26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del w:id="29" w:author="PR Preview" w:date="2026-01-01T00:00:00Z">
        <w:r>
          <w:rPr>
            <w:i/>
            <w:iCs/>
          </w:rPr>
          <w:delText xml:space="preserve">Proof</w:delText>
        </w:r>
      </w:del>
      <w:del w:id="30" w:author="PR Preview" w:date="2026-01-01T00:00:00Z">
        <w:r>
          <w:delText xml:space="preserve">. </w:delText>
        </w:r>
      </w:del>
      <w:del w:id="31" w:author="PR Preview" w:date="2026-01-01T00:00:00Z">
        <w:r>
          <w:delText xml:space="preserve">By</w:delText>
        </w:r>
      </w:del>
      <w:del w:id="32" w:author="PR Preview" w:date="2026-01-01T00:00:00Z">
        <w:r>
          <w:delText xml:space="preserve"> </w:delText>
        </w:r>
      </w:del>
      <w:hyperlink w:anchor="sol-odds-from-joint-probs">
        <w:del w:id="33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34" w:author="PR Preview" w:date="2026-01-01T00:00:00Z">
        <w:r>
          <w:delText xml:space="preserve">, the</w:delText>
        </w:r>
      </w:del>
      <w:del w:id="35" w:author="PR Preview" w:date="2026-01-01T00:00:00Z">
        <w:r>
          <w:delText xml:space="preserve"> </w:delText>
        </w:r>
      </w:del>
      <w:hyperlink r:id="rId54">
        <w:del w:id="36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of</w:delText>
        </w:r>
      </w:del>
      <w:del w:id="3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in the group</w:delText>
        </w:r>
      </w:del>
      <w:del w:id="4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are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46" w:author="PR Preview" w:date="2026-01-01T00:00:00Z">
        <w:r>
          <w:delText xml:space="preserve">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By the same solution, the odds of</w:delText>
        </w:r>
      </w:del>
      <w:del w:id="4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in the group</w:delText>
        </w:r>
      </w:del>
      <w:del w:id="5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are</w:delText>
        </w:r>
      </w:del>
      <w:del w:id="5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56" w:author="PR Preview" w:date="2026-01-01T00:00:00Z">
        <w:r>
          <w:delText xml:space="preserve">.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The</w:delText>
        </w:r>
      </w:del>
      <w:del w:id="59" w:author="PR Preview" w:date="2026-01-01T00:00:00Z">
        <w:r>
          <w:delText xml:space="preserve"> </w:delText>
        </w:r>
      </w:del>
      <w:hyperlink w:anchor="def-odds-ratio">
        <w:del w:id="60" w:author="PR Preview" w:date="2026-01-01T00:00:00Z">
          <w:r>
            <w:rPr>
              <w:rStyle w:val="Hyperlink"/>
            </w:rPr>
            <w:delText xml:space="preserve">odds ratio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the first odds divided by the second.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Dividing by a fraction is multiplying by its reciprocal, which gives the stated product of the four joint probabilities.</w:delText>
        </w:r>
      </w:del>
    </w:p>
    <w:p>
      <w:pPr>
        <w:pStyle w:val="FirstParagraph"/>
      </w:pPr>
      <w:ins w:id="65" w:author="PR Preview" w:date="2026-01-01T00:00:00Z">
        <w:r>
          <w:rPr>
            <w:i/>
            <w:iCs/>
          </w:rPr>
          <w:t xml:space="preserve">Proof</w:t>
        </w:r>
      </w:ins>
      <w:ins w:id="66" w:author="PR Preview" w:date="2026-01-01T00:00:00Z">
        <w:r>
          <w:t xml:space="preserve">. </w:t>
        </w:r>
      </w:ins>
      <w:ins w:id="67" w:author="PR Preview" w:date="2026-01-01T00:00:00Z">
        <w:r>
          <w:t xml:space="preserve">In the group</w:t>
        </w:r>
      </w:ins>
      <w:ins w:id="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69" w:author="PR Preview" w:date="2026-01-01T00:00:00Z">
        <w:r>
          <w:t xml:space="preserve">, the</w:t>
        </w:r>
      </w:ins>
      <w:ins w:id="70" w:author="PR Preview" w:date="2026-01-01T00:00:00Z">
        <w:r>
          <w:t xml:space="preserve"> </w:t>
        </w:r>
      </w:ins>
      <w:hyperlink r:id="rId54">
        <w:ins w:id="71" w:author="PR Preview" w:date="2026-01-01T00:00:00Z">
          <w:r>
            <w:rPr>
              <w:rStyle w:val="Hyperlink"/>
            </w:rPr>
            <w:t xml:space="preserve">odds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</w:t>
        </w:r>
      </w:ins>
      <w:ins w:id="7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are</w:t>
        </w:r>
      </w:ins>
      <w:ins w:id="7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78" w:author="PR Preview" w:date="2026-01-01T00:00:00Z">
        <w:r>
          <w:t xml:space="preserve">, because the two</w:t>
        </w:r>
      </w:ins>
      <w:ins w:id="79" w:author="PR Preview" w:date="2026-01-01T00:00:00Z">
        <w:r>
          <w:t xml:space="preserve"> </w:t>
        </w:r>
      </w:ins>
      <w:hyperlink r:id="rId60">
        <w:ins w:id="80" w:author="PR Preview" w:date="2026-01-01T00:00:00Z">
          <w:r>
            <w:rPr>
              <w:rStyle w:val="Hyperlink"/>
            </w:rPr>
            <w:t xml:space="preserve">conditional probabilities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sum to 1.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Writing each</w:t>
        </w:r>
      </w:ins>
      <w:ins w:id="85" w:author="PR Preview" w:date="2026-01-01T00:00:00Z">
        <w:r>
          <w:t xml:space="preserve"> </w:t>
        </w:r>
      </w:ins>
      <w:hyperlink r:id="rId60">
        <w:ins w:id="86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as a joint</w:t>
        </w:r>
      </w:ins>
      <w:ins w:id="89" w:author="PR Preview" w:date="2026-01-01T00:00:00Z">
        <w:r>
          <w:t xml:space="preserve"> </w:t>
        </w:r>
      </w:ins>
      <w:hyperlink r:id="rId31">
        <w:ins w:id="9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over</w:t>
        </w:r>
      </w:ins>
      <w:ins w:id="9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94" w:author="PR Preview" w:date="2026-01-01T00:00:00Z">
        <w:r>
          <w:t xml:space="preserve">, which is nonzero, gives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95" w:author="PR Preview" w:date="2026-01-01T00:00:00Z">
        <w:r>
          <w:t xml:space="preserve">where the last step multiplies the numerator and denominator by the same nonzero factor</w:t>
        </w:r>
      </w:ins>
      <w:ins w:id="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So the odds of</w:t>
        </w:r>
      </w:ins>
      <w:ins w:id="10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in the group</w:t>
        </w:r>
      </w:ins>
      <w:ins w:id="1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are</w:t>
        </w:r>
      </w:ins>
      <w:ins w:id="10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07" w:author="PR Preview" w:date="2026-01-01T00:00:00Z">
        <w:r>
          <w:t xml:space="preserve">, and in the group</w:t>
        </w:r>
      </w:ins>
      <w:ins w:id="1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 odds are</w:t>
        </w:r>
      </w:ins>
      <w:ins w:id="1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</w:t>
        </w:r>
      </w:ins>
      <w:ins w:id="115" w:author="PR Preview" w:date="2026-01-01T00:00:00Z">
        <w:r>
          <w:t xml:space="preserve"> </w:t>
        </w:r>
      </w:ins>
      <w:hyperlink w:anchor="def-odds-ratio">
        <w:ins w:id="116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the first odds divided by the second.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Dividing by a fraction is multiplying by its reciprocal, which gives the stated product of the four joint probabilities.</w:t>
        </w:r>
      </w:ins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ins w:id="121" w:author="PR Preview" w:date="2026-01-01T00:00:00Z">
        <w:r>
          <w:t xml:space="preserve">3 Further reading</w:t>
        </w:r>
      </w:ins>
    </w:p>
    <w:p>
      <w:pPr>
        <w:pStyle w:val="Compact"/>
        <w:numPr>
          <w:ilvl w:val="0"/>
          <w:numId w:val="1014"/>
        </w:numPr>
      </w:pPr>
      <w:ins w:id="122" w:author="PR Preview" w:date="2026-01-01T00:00:00Z">
        <w:r>
          <w:t xml:space="preserve">Sections 4.6 to 4.8 of Lange’s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rPr>
            <w:i/>
            <w:iCs/>
          </w:rPr>
          <w:t xml:space="preserve">Mathematical and Statistical Methods for Genetic Analysis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[11]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cover exact tests of independence, case-control association tests,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and the transmission/disequilibrium test,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with genetic examples.</w:t>
        </w:r>
      </w:ins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ins w:id="133" w:author="PR Preview" w:date="2026-01-01T00:00:00Z">
        <w:r>
          <w:t xml:space="preserve">[11]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	</w:t>
        </w:r>
      </w:ins>
      <w:ins w:id="136" w:author="PR Preview" w:date="2026-01-01T00:00:00Z">
        <w:r>
          <w:t xml:space="preserve">K. Lange,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i/>
            <w:iCs/>
          </w:rPr>
          <w:t xml:space="preserve">Mathematical and statistical methods for genetic analysis</w:t>
        </w:r>
      </w:ins>
      <w:ins w:id="139" w:author="PR Preview" w:date="2026-01-01T00:00:00Z">
        <w:r>
          <w:t xml:space="preserve">, 2nd ed. in Statistics for biology and health. Springer, 2002. doi:</w:t>
        </w:r>
      </w:ins>
      <w:ins w:id="140" w:author="PR Preview" w:date="2026-01-01T00:00:00Z">
        <w:r>
          <w:t xml:space="preserve"> </w:t>
        </w:r>
      </w:ins>
      <w:hyperlink r:id="rId92">
        <w:ins w:id="141" w:author="PR Preview" w:date="2026-01-01T00:00:00Z">
          <w:r>
            <w:rPr>
              <w:rStyle w:val="Hyperlink"/>
            </w:rPr>
            <w:t xml:space="preserve">10.1007/978-0-387-21750-5</w:t>
          </w:r>
        </w:ins>
      </w:hyperlink>
      <w:ins w:id="142" w:author="PR Preview" w:date="2026-01-01T00:00:00Z">
        <w:r>
          <w:t xml:space="preserve">.</w:t>
        </w:r>
      </w:ins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2026-10-26T16:31:12Z</dcterms:created>
  <dcterms:modified xsi:type="dcterms:W3CDTF">2026-10-26T16:31:12Z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