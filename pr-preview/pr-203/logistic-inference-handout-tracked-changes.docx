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Inference for Logistic Regression</w:t>
        </w:r>
      </w:ins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bookmarkStart w:id="13" w:name="introduction"/>
    <w:p>
      <w:pPr>
        <w:pStyle w:val="Heading2"/>
      </w:pPr>
      <w:ins w:id="3" w:author="PR Preview" w:date="2026-01-01T00:00:00Z">
        <w:r>
          <w:t xml:space="preserve">1 Introduction</w:t>
        </w:r>
      </w:ins>
    </w:p>
    <w:p>
      <w:pPr>
        <w:pStyle w:val="FirstParagraph"/>
      </w:pPr>
      <w:ins w:id="4" w:author="PR Preview" w:date="2026-01-01T00:00:00Z">
        <w:r>
          <w:t xml:space="preserve">Logistic regression models a binary outcome, such as whether a patient recovers, from one or more predictors.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Its fitted coefficients are maximum likelihood estimates,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so the likelihood theory of</w:t>
        </w:r>
      </w:ins>
      <w:ins w:id="9" w:author="PR Preview" w:date="2026-01-01T00:00:00Z">
        <w:r>
          <w:t xml:space="preserve"> </w:t>
        </w:r>
      </w:ins>
      <w:hyperlink r:id="rId9">
        <w:ins w:id="10" w:author="PR Preview" w:date="2026-01-01T00:00:00Z">
          <w:r>
            <w:rPr>
              <w:rStyle w:val="Hyperlink"/>
            </w:rPr>
            <w:t xml:space="preserve">Introduction to maximum likelihood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gives them standard errors, confidence intervals and tests.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This page specializes that theory to the logistic model and introduces the deviance,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measure of fit that the likelihood ratio test of a logistic model is built from.</w:t>
        </w:r>
      </w:ins>
    </w:p>
    <w:bookmarkStart w:id="11" w:name="def-logistic-regression"/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Definition 1 (Logistic regression)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logistic regression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model for binary outcomes</w:t>
        </w:r>
      </w:ins>
      <w:ins w:id="2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with predictor vectors</w:t>
        </w:r>
      </w:ins>
      <w:ins w:id="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says that the outcomes are independent and that</w:t>
        </w:r>
      </w:ins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ins w:id="30" w:author="PR Preview" w:date="2026-01-01T00:00:00Z">
        <w:r>
          <w:t xml:space="preserve">where</w:t>
        </w:r>
      </w:ins>
      <w:ins w:id="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leading</w:t>
        </w:r>
      </w:ins>
      <w:ins w:id="38" w:author="PR Preview" w:date="2026-01-01T00:00:00Z">
        <w:r>
          <w:t xml:space="preserve"> </w:t>
        </w:r>
      </w:ins>
      <m:oMath>
        <m:r>
          <m:t>1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in</w:t>
        </w:r>
      </w:ins>
      <w:ins w:id="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makes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intercept, and</w:t>
        </w:r>
      </w:ins>
      <w:ins w:id="4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for</w:t>
        </w:r>
      </w:ins>
      <w:ins w:id="5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≥</m:t>
        </m:r>
        <m:r>
          <m:t>1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the slope for the</w:t>
        </w:r>
      </w:ins>
      <w:ins w:id="53" w:author="PR Preview" w:date="2026-01-01T00:00:00Z">
        <w:r>
          <w:t xml:space="preserve"> </w:t>
        </w:r>
      </w:ins>
      <m:oMath>
        <m:r>
          <m:t>j</m:t>
        </m:r>
      </m:oMath>
      <w:ins w:id="54" w:author="PR Preview" w:date="2026-01-01T00:00:00Z">
        <w:r>
          <w:t xml:space="preserve">th predictor.</w:t>
        </w:r>
      </w:ins>
    </w:p>
    <w:bookmarkEnd w:id="11"/>
    <w:bookmarkStart w:id="12" w:name="exm-logistic-regression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Example 1 (A six-patient trial)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Six patients are split into a control group, coded</w:t>
        </w:r>
      </w:ins>
      <w:ins w:id="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9" w:author="PR Preview" w:date="2026-01-01T00:00:00Z">
        <w:r>
          <w:t xml:space="preserve">, and a treatment group, coded</w:t>
        </w:r>
      </w:ins>
      <w:ins w:id="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outcome is</w:t>
        </w:r>
      </w:ins>
      <w:ins w:id="6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if the patient recovered.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Fitting the model of</w:t>
        </w:r>
      </w:ins>
      <w:ins w:id="69" w:author="PR Preview" w:date="2026-01-01T00:00:00Z">
        <w:r>
          <w:t xml:space="preserve"> </w:t>
        </w:r>
      </w:ins>
      <w:hyperlink w:anchor="eq-logistic-model">
        <w:ins w:id="7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by maximum likelihood gives the coefficients below.</w:t>
        </w:r>
      </w:ins>
    </w:p>
    <w:p>
      <w:pPr>
        <w:pStyle w:val="SourceCode"/>
      </w:pPr>
      <w:ins w:id="73" w:author="PR Preview" w:date="2026-01-01T00:00:00Z">
        <w:r>
          <w:rPr>
            <w:rStyle w:val="CommentTok"/>
          </w:rPr>
          <w:t xml:space="preserve"># group coded -1 (control) and +1 (treatment); y = 1 means recovered</w:t>
        </w:r>
      </w:ins>
      <w:ins w:id="74" w:author="PR Preview" w:date="2026-01-01T00:00:00Z">
        <w:r>
          <w:br/>
        </w:r>
      </w:ins>
      <w:ins w:id="75" w:author="PR Preview" w:date="2026-01-01T00:00:00Z">
        <w:r>
          <w:rPr>
            <w:rStyle w:val="NormalTok"/>
          </w:rPr>
          <w:t xml:space="preserve">wf_x </w:t>
        </w:r>
      </w:ins>
      <w:ins w:id="76" w:author="PR Preview" w:date="2026-01-01T00:00:00Z">
        <w:r>
          <w:rPr>
            <w:rStyle w:val="OtherTok"/>
          </w:rPr>
          <w:t xml:space="preserve">&lt;-</w:t>
        </w:r>
      </w:ins>
      <w:ins w:id="77" w:author="PR Preview" w:date="2026-01-01T00:00:00Z">
        <w:r>
          <w:rPr>
            <w:rStyle w:val="NormalTok"/>
          </w:rPr>
          <w:t xml:space="preserve"> </w:t>
        </w:r>
      </w:ins>
      <w:ins w:id="78" w:author="PR Preview" w:date="2026-01-01T00:00:00Z">
        <w:r>
          <w:rPr>
            <w:rStyle w:val="FunctionTok"/>
          </w:rPr>
          <w:t xml:space="preserve">rep</w:t>
        </w:r>
      </w:ins>
      <w:ins w:id="79" w:author="PR Preview" w:date="2026-01-01T00:00:00Z">
        <w:r>
          <w:rPr>
            <w:rStyle w:val="NormalTok"/>
          </w:rPr>
          <w:t xml:space="preserve">(</w:t>
        </w:r>
      </w:ins>
      <w:ins w:id="80" w:author="PR Preview" w:date="2026-01-01T00:00:00Z">
        <w:r>
          <w:rPr>
            <w:rStyle w:val="FunctionTok"/>
          </w:rPr>
          <w:t xml:space="preserve">c</w:t>
        </w:r>
      </w:ins>
      <w:ins w:id="81" w:author="PR Preview" w:date="2026-01-01T00:00:00Z">
        <w:r>
          <w:rPr>
            <w:rStyle w:val="NormalTok"/>
          </w:rPr>
          <w:t xml:space="preserve">(</w:t>
        </w:r>
      </w:ins>
      <w:ins w:id="82" w:author="PR Preview" w:date="2026-01-01T00:00:00Z">
        <w:r>
          <w:rPr>
            <w:rStyle w:val="SpecialCharTok"/>
          </w:rPr>
          <w:t xml:space="preserve">-</w:t>
        </w:r>
      </w:ins>
      <w:ins w:id="83" w:author="PR Preview" w:date="2026-01-01T00:00:00Z">
        <w:r>
          <w:rPr>
            <w:rStyle w:val="DecValTok"/>
          </w:rPr>
          <w:t xml:space="preserve">1</w:t>
        </w:r>
      </w:ins>
      <w:ins w:id="84" w:author="PR Preview" w:date="2026-01-01T00:00:00Z">
        <w:r>
          <w:rPr>
            <w:rStyle w:val="NormalTok"/>
          </w:rPr>
          <w:t xml:space="preserve">, </w:t>
        </w:r>
      </w:ins>
      <w:ins w:id="85" w:author="PR Preview" w:date="2026-01-01T00:00:00Z">
        <w:r>
          <w:rPr>
            <w:rStyle w:val="DecValTok"/>
          </w:rPr>
          <w:t xml:space="preserve">1</w:t>
        </w:r>
      </w:ins>
      <w:ins w:id="86" w:author="PR Preview" w:date="2026-01-01T00:00:00Z">
        <w:r>
          <w:rPr>
            <w:rStyle w:val="NormalTok"/>
          </w:rPr>
          <w:t xml:space="preserve">), </w:t>
        </w:r>
      </w:ins>
      <w:ins w:id="87" w:author="PR Preview" w:date="2026-01-01T00:00:00Z">
        <w:r>
          <w:rPr>
            <w:rStyle w:val="AttributeTok"/>
          </w:rPr>
          <w:t xml:space="preserve">each =</w:t>
        </w:r>
      </w:ins>
      <w:ins w:id="88" w:author="PR Preview" w:date="2026-01-01T00:00:00Z">
        <w:r>
          <w:rPr>
            <w:rStyle w:val="NormalTok"/>
          </w:rPr>
          <w:t xml:space="preserve"> </w:t>
        </w:r>
      </w:ins>
      <w:ins w:id="89" w:author="PR Preview" w:date="2026-01-01T00:00:00Z">
        <w:r>
          <w:rPr>
            <w:rStyle w:val="DecValTok"/>
          </w:rPr>
          <w:t xml:space="preserve">3</w:t>
        </w:r>
      </w:ins>
      <w:ins w:id="90" w:author="PR Preview" w:date="2026-01-01T00:00:00Z">
        <w:r>
          <w:rPr>
            <w:rStyle w:val="NormalTok"/>
          </w:rPr>
          <w:t xml:space="preserve">)</w:t>
        </w:r>
      </w:ins>
      <w:ins w:id="91" w:author="PR Preview" w:date="2026-01-01T00:00:00Z">
        <w:r>
          <w:br/>
        </w:r>
      </w:ins>
      <w:ins w:id="92" w:author="PR Preview" w:date="2026-01-01T00:00:00Z">
        <w:r>
          <w:rPr>
            <w:rStyle w:val="NormalTok"/>
          </w:rPr>
          <w:t xml:space="preserve">wf_y </w:t>
        </w:r>
      </w:ins>
      <w:ins w:id="93" w:author="PR Preview" w:date="2026-01-01T00:00:00Z">
        <w:r>
          <w:rPr>
            <w:rStyle w:val="OtherTok"/>
          </w:rPr>
          <w:t xml:space="preserve">&lt;-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FunctionTok"/>
          </w:rPr>
          <w:t xml:space="preserve">c</w:t>
        </w:r>
      </w:ins>
      <w:ins w:id="96" w:author="PR Preview" w:date="2026-01-01T00:00:00Z">
        <w:r>
          <w:rPr>
            <w:rStyle w:val="NormalTok"/>
          </w:rPr>
          <w:t xml:space="preserve">(</w:t>
        </w:r>
      </w:ins>
      <w:ins w:id="97" w:author="PR Preview" w:date="2026-01-01T00:00:00Z">
        <w:r>
          <w:rPr>
            <w:rStyle w:val="DecValTok"/>
          </w:rPr>
          <w:t xml:space="preserve">0</w:t>
        </w:r>
      </w:ins>
      <w:ins w:id="98" w:author="PR Preview" w:date="2026-01-01T00:00:00Z">
        <w:r>
          <w:rPr>
            <w:rStyle w:val="NormalTok"/>
          </w:rPr>
          <w:t xml:space="preserve">, </w:t>
        </w:r>
      </w:ins>
      <w:ins w:id="99" w:author="PR Preview" w:date="2026-01-01T00:00:00Z">
        <w:r>
          <w:rPr>
            <w:rStyle w:val="DecValTok"/>
          </w:rPr>
          <w:t xml:space="preserve">0</w:t>
        </w:r>
      </w:ins>
      <w:ins w:id="100" w:author="PR Preview" w:date="2026-01-01T00:00:00Z">
        <w:r>
          <w:rPr>
            <w:rStyle w:val="NormalTok"/>
          </w:rPr>
          <w:t xml:space="preserve">, </w:t>
        </w:r>
      </w:ins>
      <w:ins w:id="101" w:author="PR Preview" w:date="2026-01-01T00:00:00Z">
        <w:r>
          <w:rPr>
            <w:rStyle w:val="DecValTok"/>
          </w:rPr>
          <w:t xml:space="preserve">1</w:t>
        </w:r>
      </w:ins>
      <w:ins w:id="102" w:author="PR Preview" w:date="2026-01-01T00:00:00Z">
        <w:r>
          <w:rPr>
            <w:rStyle w:val="NormalTok"/>
          </w:rPr>
          <w:t xml:space="preserve">, </w:t>
        </w:r>
      </w:ins>
      <w:ins w:id="103" w:author="PR Preview" w:date="2026-01-01T00:00:00Z">
        <w:r>
          <w:rPr>
            <w:rStyle w:val="DecValTok"/>
          </w:rPr>
          <w:t xml:space="preserve">0</w:t>
        </w:r>
      </w:ins>
      <w:ins w:id="104" w:author="PR Preview" w:date="2026-01-01T00:00:00Z">
        <w:r>
          <w:rPr>
            <w:rStyle w:val="NormalTok"/>
          </w:rPr>
          <w:t xml:space="preserve">, </w:t>
        </w:r>
      </w:ins>
      <w:ins w:id="105" w:author="PR Preview" w:date="2026-01-01T00:00:00Z">
        <w:r>
          <w:rPr>
            <w:rStyle w:val="DecValTok"/>
          </w:rPr>
          <w:t xml:space="preserve">1</w:t>
        </w:r>
      </w:ins>
      <w:ins w:id="106" w:author="PR Preview" w:date="2026-01-01T00:00:00Z">
        <w:r>
          <w:rPr>
            <w:rStyle w:val="NormalTok"/>
          </w:rPr>
          <w:t xml:space="preserve">, </w:t>
        </w:r>
      </w:ins>
      <w:ins w:id="107" w:author="PR Preview" w:date="2026-01-01T00:00:00Z">
        <w:r>
          <w:rPr>
            <w:rStyle w:val="DecValTok"/>
          </w:rPr>
          <w:t xml:space="preserve">1</w:t>
        </w:r>
      </w:ins>
      <w:ins w:id="108" w:author="PR Preview" w:date="2026-01-01T00:00:00Z">
        <w:r>
          <w:rPr>
            <w:rStyle w:val="NormalTok"/>
          </w:rPr>
          <w:t xml:space="preserve">)</w:t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CommentTok"/>
          </w:rPr>
          <w:t xml:space="preserve"># maximum likelihood fit of the logistic model</w:t>
        </w:r>
      </w:ins>
      <w:ins w:id="111" w:author="PR Preview" w:date="2026-01-01T00:00:00Z">
        <w:r>
          <w:br/>
        </w:r>
      </w:ins>
      <w:ins w:id="112" w:author="PR Preview" w:date="2026-01-01T00:00:00Z">
        <w:r>
          <w:rPr>
            <w:rStyle w:val="NormalTok"/>
          </w:rPr>
          <w:t xml:space="preserve">wf_fit </w:t>
        </w:r>
      </w:ins>
      <w:ins w:id="113" w:author="PR Preview" w:date="2026-01-01T00:00:00Z">
        <w:r>
          <w:rPr>
            <w:rStyle w:val="OtherTok"/>
          </w:rPr>
          <w:t xml:space="preserve">&lt;-</w:t>
        </w:r>
      </w:ins>
      <w:ins w:id="114" w:author="PR Preview" w:date="2026-01-01T00:00:00Z">
        <w:r>
          <w:rPr>
            <w:rStyle w:val="NormalTok"/>
          </w:rPr>
          <w:t xml:space="preserve"> </w:t>
        </w:r>
      </w:ins>
      <w:ins w:id="115" w:author="PR Preview" w:date="2026-01-01T00:00:00Z">
        <w:r>
          <w:rPr>
            <w:rStyle w:val="FunctionTok"/>
          </w:rPr>
          <w:t xml:space="preserve">glm</w:t>
        </w:r>
      </w:ins>
      <w:ins w:id="116" w:author="PR Preview" w:date="2026-01-01T00:00:00Z">
        <w:r>
          <w:rPr>
            <w:rStyle w:val="NormalTok"/>
          </w:rPr>
          <w:t xml:space="preserve">(wf_y </w:t>
        </w:r>
      </w:ins>
      <w:ins w:id="117" w:author="PR Preview" w:date="2026-01-01T00:00:00Z">
        <w:r>
          <w:rPr>
            <w:rStyle w:val="SpecialCharTok"/>
          </w:rPr>
          <w:t xml:space="preserve">~</w:t>
        </w:r>
      </w:ins>
      <w:ins w:id="118" w:author="PR Preview" w:date="2026-01-01T00:00:00Z">
        <w:r>
          <w:rPr>
            <w:rStyle w:val="NormalTok"/>
          </w:rPr>
          <w:t xml:space="preserve"> wf_x, </w:t>
        </w:r>
      </w:ins>
      <w:ins w:id="119" w:author="PR Preview" w:date="2026-01-01T00:00:00Z">
        <w:r>
          <w:rPr>
            <w:rStyle w:val="AttributeTok"/>
          </w:rPr>
          <w:t xml:space="preserve">family =</w:t>
        </w:r>
      </w:ins>
      <w:ins w:id="120" w:author="PR Preview" w:date="2026-01-01T00:00:00Z">
        <w:r>
          <w:rPr>
            <w:rStyle w:val="NormalTok"/>
          </w:rPr>
          <w:t xml:space="preserve"> binomial)</w:t>
        </w:r>
      </w:ins>
      <w:ins w:id="121" w:author="PR Preview" w:date="2026-01-01T00:00:00Z">
        <w:r>
          <w:br/>
        </w:r>
      </w:ins>
      <w:ins w:id="122" w:author="PR Preview" w:date="2026-01-01T00:00:00Z">
        <w:r>
          <w:rPr>
            <w:rStyle w:val="CommentTok"/>
          </w:rPr>
          <w:t xml:space="preserve"># the fitted intercept and slope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FunctionTok"/>
          </w:rPr>
          <w:t xml:space="preserve">round</w:t>
        </w:r>
      </w:ins>
      <w:ins w:id="125" w:author="PR Preview" w:date="2026-01-01T00:00:00Z">
        <w:r>
          <w:rPr>
            <w:rStyle w:val="NormalTok"/>
          </w:rPr>
          <w:t xml:space="preserve">(</w:t>
        </w:r>
      </w:ins>
      <w:ins w:id="126" w:author="PR Preview" w:date="2026-01-01T00:00:00Z">
        <w:r>
          <w:rPr>
            <w:rStyle w:val="FunctionTok"/>
          </w:rPr>
          <w:t xml:space="preserve">coef</w:t>
        </w:r>
      </w:ins>
      <w:ins w:id="127" w:author="PR Preview" w:date="2026-01-01T00:00:00Z">
        <w:r>
          <w:rPr>
            <w:rStyle w:val="NormalTok"/>
          </w:rPr>
          <w:t xml:space="preserve">(wf_fit), </w:t>
        </w:r>
      </w:ins>
      <w:ins w:id="128" w:author="PR Preview" w:date="2026-01-01T00:00:00Z">
        <w:r>
          <w:rPr>
            <w:rStyle w:val="DecValTok"/>
          </w:rPr>
          <w:t xml:space="preserve">3</w:t>
        </w:r>
      </w:ins>
      <w:ins w:id="129" w:author="PR Preview" w:date="2026-01-01T00:00:00Z">
        <w:r>
          <w:rPr>
            <w:rStyle w:val="NormalTok"/>
          </w:rPr>
          <w:t xml:space="preserve">)</w:t>
        </w:r>
      </w:ins>
      <w:ins w:id="130" w:author="PR Preview" w:date="2026-01-01T00:00:00Z">
        <w:r>
          <w:br/>
        </w:r>
      </w:ins>
      <w:ins w:id="131" w:author="PR Preview" w:date="2026-01-01T00:00:00Z">
        <w:r>
          <w:rPr>
            <w:rStyle w:val="CommentTok"/>
          </w:rPr>
          <w:t xml:space="preserve">#&gt; (Intercept)        wf_x </w:t>
        </w:r>
      </w:ins>
      <w:ins w:id="132" w:author="PR Preview" w:date="2026-01-01T00:00:00Z">
        <w:r>
          <w:br/>
        </w:r>
      </w:ins>
      <w:ins w:id="133" w:author="PR Preview" w:date="2026-01-01T00:00:00Z">
        <w:r>
          <w:rPr>
            <w:rStyle w:val="CommentTok"/>
          </w:rPr>
          <w:t xml:space="preserve">#&gt;       0.000       0.693</w:t>
        </w:r>
      </w:ins>
    </w:p>
    <w:p>
      <w:pPr>
        <w:pStyle w:val="FirstParagraph"/>
      </w:pPr>
      <w:ins w:id="134" w:author="PR Preview" w:date="2026-01-01T00:00:00Z">
        <w:r>
          <w:t xml:space="preserve">The fitted slope is</w:t>
        </w:r>
      </w:ins>
      <w:ins w:id="1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The control group recovered at rate</w:t>
        </w:r>
      </w:ins>
      <w:ins w:id="13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the treatment group at</w:t>
        </w:r>
      </w:ins>
      <w:ins w:id="14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so the model fits both group proportions exactly.</w:t>
        </w:r>
      </w:ins>
    </w:p>
    <w:bookmarkEnd w:id="12"/>
    <w:bookmarkEnd w:id="13"/>
    <w:bookmarkStart w:id="29" w:name="deviance"/>
    <w:p>
      <w:pPr>
        <w:pStyle w:val="Heading2"/>
      </w:pPr>
      <w:ins w:id="146" w:author="PR Preview" w:date="2026-01-01T00:00:00Z">
        <w:r>
          <w:t xml:space="preserve">2 Deviance</w:t>
        </w:r>
      </w:ins>
    </w:p>
    <w:bookmarkStart w:id="15" w:name="def-deviance"/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Definition 2 (Deviance)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rPr>
            <w:b/>
            <w:bCs/>
          </w:rPr>
          <w:t xml:space="preserve">deviance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a fitted logistic regression is twice the amount by which its maximized log-likelihood falls short of the largest log-likelihood any model could reach on the same labels.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For labels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 largest log-likelihood is</w:t>
        </w:r>
      </w:ins>
      <w:ins w:id="159" w:author="PR Preview" w:date="2026-01-01T00:00:00Z">
        <w:r>
          <w:t xml:space="preserve"> </w:t>
        </w:r>
      </w:ins>
      <m:oMath>
        <m:r>
          <m:t>0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reached by a model that gives each label probability</w:t>
        </w:r>
      </w:ins>
      <w:ins w:id="163" w:author="PR Preview" w:date="2026-01-01T00:00:00Z">
        <w:r>
          <w:t xml:space="preserve"> </w:t>
        </w:r>
      </w:ins>
      <m:oMath>
        <m:r>
          <m:t>1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so the deviance is</w:t>
        </w:r>
      </w:ins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ins w:id="167" w:author="PR Preview" w:date="2026-01-01T00:00:00Z">
        <w:r>
          <w:t xml:space="preserve">where</w:t>
        </w:r>
      </w:ins>
      <w:ins w:id="1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the fitted probability.</w:t>
        </w:r>
      </w:ins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Example 2 (The deviance of the six-patient trial)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the fit of</w:t>
        </w:r>
      </w:ins>
      <w:ins w:id="174" w:author="PR Preview" w:date="2026-01-01T00:00:00Z">
        <w:r>
          <w:t xml:space="preserve"> </w:t>
        </w:r>
      </w:ins>
      <w:hyperlink w:anchor="exm-logistic-regression">
        <w:ins w:id="17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76" w:author="PR Preview" w:date="2026-01-01T00:00:00Z">
        <w:r>
          <w:t xml:space="preserve">, R’s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rPr>
            <w:rStyle w:val="VerbatimChar"/>
          </w:rPr>
          <w:t xml:space="preserve">glm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reports the deviance.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We check it against</w:t>
        </w:r>
      </w:ins>
      <w:ins w:id="183" w:author="PR Preview" w:date="2026-01-01T00:00:00Z">
        <w:r>
          <w:t xml:space="preserve"> </w:t>
        </w:r>
      </w:ins>
      <w:hyperlink w:anchor="eq-deviance">
        <w:ins w:id="184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computed by hand.</w:t>
        </w:r>
      </w:ins>
    </w:p>
    <w:p>
      <w:pPr>
        <w:pStyle w:val="SourceCode"/>
      </w:pPr>
      <w:ins w:id="187" w:author="PR Preview" w:date="2026-01-01T00:00:00Z">
        <w:r>
          <w:rPr>
            <w:rStyle w:val="CommentTok"/>
          </w:rPr>
          <w:t xml:space="preserve"># fitted probabilities of recovery</w:t>
        </w:r>
      </w:ins>
      <w:ins w:id="188" w:author="PR Preview" w:date="2026-01-01T00:00:00Z">
        <w:r>
          <w:br/>
        </w:r>
      </w:ins>
      <w:ins w:id="189" w:author="PR Preview" w:date="2026-01-01T00:00:00Z">
        <w:r>
          <w:rPr>
            <w:rStyle w:val="NormalTok"/>
          </w:rPr>
          <w:t xml:space="preserve">wf_p </w:t>
        </w:r>
      </w:ins>
      <w:ins w:id="190" w:author="PR Preview" w:date="2026-01-01T00:00:00Z">
        <w:r>
          <w:rPr>
            <w:rStyle w:val="OtherTok"/>
          </w:rPr>
          <w:t xml:space="preserve">&lt;-</w:t>
        </w:r>
      </w:ins>
      <w:ins w:id="191" w:author="PR Preview" w:date="2026-01-01T00:00:00Z">
        <w:r>
          <w:rPr>
            <w:rStyle w:val="NormalTok"/>
          </w:rPr>
          <w:t xml:space="preserve"> </w:t>
        </w:r>
      </w:ins>
      <w:ins w:id="192" w:author="PR Preview" w:date="2026-01-01T00:00:00Z">
        <w:r>
          <w:rPr>
            <w:rStyle w:val="FunctionTok"/>
          </w:rPr>
          <w:t xml:space="preserve">fitted</w:t>
        </w:r>
      </w:ins>
      <w:ins w:id="193" w:author="PR Preview" w:date="2026-01-01T00:00:00Z">
        <w:r>
          <w:rPr>
            <w:rStyle w:val="NormalTok"/>
          </w:rPr>
          <w:t xml:space="preserve">(wf_fit)</w:t>
        </w:r>
      </w:ins>
      <w:ins w:id="194" w:author="PR Preview" w:date="2026-01-01T00:00:00Z">
        <w:r>
          <w:br/>
        </w:r>
      </w:ins>
      <w:ins w:id="195" w:author="PR Preview" w:date="2026-01-01T00:00:00Z">
        <w:r>
          <w:rPr>
            <w:rStyle w:val="CommentTok"/>
          </w:rPr>
          <w:t xml:space="preserve"># minus twice the log-likelihood, from the formula</w:t>
        </w:r>
      </w:ins>
      <w:ins w:id="196" w:author="PR Preview" w:date="2026-01-01T00:00:00Z">
        <w:r>
          <w:br/>
        </w:r>
      </w:ins>
      <w:ins w:id="197" w:author="PR Preview" w:date="2026-01-01T00:00:00Z">
        <w:r>
          <w:rPr>
            <w:rStyle w:val="NormalTok"/>
          </w:rPr>
          <w:t xml:space="preserve">wf_dev_hand </w:t>
        </w:r>
      </w:ins>
      <w:ins w:id="198" w:author="PR Preview" w:date="2026-01-01T00:00:00Z">
        <w:r>
          <w:rPr>
            <w:rStyle w:val="OtherTok"/>
          </w:rPr>
          <w:t xml:space="preserve">&lt;-</w:t>
        </w:r>
      </w:ins>
      <w:ins w:id="199" w:author="PR Preview" w:date="2026-01-01T00:00:00Z">
        <w:r>
          <w:rPr>
            <w:rStyle w:val="NormalTok"/>
          </w:rPr>
          <w:t xml:space="preserve"> </w:t>
        </w:r>
      </w:ins>
      <w:ins w:id="200" w:author="PR Preview" w:date="2026-01-01T00:00:00Z">
        <w:r>
          <w:rPr>
            <w:rStyle w:val="SpecialCharTok"/>
          </w:rPr>
          <w:t xml:space="preserve">-</w:t>
        </w:r>
      </w:ins>
      <w:ins w:id="201" w:author="PR Preview" w:date="2026-01-01T00:00:00Z">
        <w:r>
          <w:rPr>
            <w:rStyle w:val="DecValTok"/>
          </w:rPr>
          <w:t xml:space="preserve">2</w:t>
        </w:r>
      </w:ins>
      <w:ins w:id="202" w:author="PR Preview" w:date="2026-01-01T00:00:00Z">
        <w:r>
          <w:rPr>
            <w:rStyle w:val="NormalTok"/>
          </w:rPr>
          <w:t xml:space="preserve"> </w:t>
        </w:r>
      </w:ins>
      <w:ins w:id="203" w:author="PR Preview" w:date="2026-01-01T00:00:00Z">
        <w:r>
          <w:rPr>
            <w:rStyle w:val="SpecialCharTok"/>
          </w:rPr>
          <w:t xml:space="preserve">*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FunctionTok"/>
          </w:rPr>
          <w:t xml:space="preserve">sum</w:t>
        </w:r>
      </w:ins>
      <w:ins w:id="206" w:author="PR Preview" w:date="2026-01-01T00:00:00Z">
        <w:r>
          <w:rPr>
            <w:rStyle w:val="NormalTok"/>
          </w:rPr>
          <w:t xml:space="preserve">(wf_y </w:t>
        </w:r>
      </w:ins>
      <w:ins w:id="207" w:author="PR Preview" w:date="2026-01-01T00:00:00Z">
        <w:r>
          <w:rPr>
            <w:rStyle w:val="SpecialCharTok"/>
          </w:rPr>
          <w:t xml:space="preserve">*</w:t>
        </w:r>
      </w:ins>
      <w:ins w:id="208" w:author="PR Preview" w:date="2026-01-01T00:00:00Z">
        <w:r>
          <w:rPr>
            <w:rStyle w:val="NormalTok"/>
          </w:rPr>
          <w:t xml:space="preserve"> </w:t>
        </w:r>
      </w:ins>
      <w:ins w:id="209" w:author="PR Preview" w:date="2026-01-01T00:00:00Z">
        <w:r>
          <w:rPr>
            <w:rStyle w:val="FunctionTok"/>
          </w:rPr>
          <w:t xml:space="preserve">log</w:t>
        </w:r>
      </w:ins>
      <w:ins w:id="210" w:author="PR Preview" w:date="2026-01-01T00:00:00Z">
        <w:r>
          <w:rPr>
            <w:rStyle w:val="NormalTok"/>
          </w:rPr>
          <w:t xml:space="preserve">(wf_p) </w:t>
        </w:r>
      </w:ins>
      <w:ins w:id="211" w:author="PR Preview" w:date="2026-01-01T00:00:00Z">
        <w:r>
          <w:rPr>
            <w:rStyle w:val="SpecialCharTok"/>
          </w:rPr>
          <w:t xml:space="preserve">+</w:t>
        </w:r>
      </w:ins>
      <w:ins w:id="212" w:author="PR Preview" w:date="2026-01-01T00:00:00Z">
        <w:r>
          <w:rPr>
            <w:rStyle w:val="NormalTok"/>
          </w:rPr>
          <w:t xml:space="preserve"> (</w:t>
        </w:r>
      </w:ins>
      <w:ins w:id="213" w:author="PR Preview" w:date="2026-01-01T00:00:00Z">
        <w:r>
          <w:rPr>
            <w:rStyle w:val="DecValTok"/>
          </w:rPr>
          <w:t xml:space="preserve">1</w:t>
        </w:r>
      </w:ins>
      <w:ins w:id="214" w:author="PR Preview" w:date="2026-01-01T00:00:00Z">
        <w:r>
          <w:rPr>
            <w:rStyle w:val="NormalTok"/>
          </w:rPr>
          <w:t xml:space="preserve"> </w:t>
        </w:r>
      </w:ins>
      <w:ins w:id="215" w:author="PR Preview" w:date="2026-01-01T00:00:00Z">
        <w:r>
          <w:rPr>
            <w:rStyle w:val="SpecialCharTok"/>
          </w:rPr>
          <w:t xml:space="preserve">-</w:t>
        </w:r>
      </w:ins>
      <w:ins w:id="216" w:author="PR Preview" w:date="2026-01-01T00:00:00Z">
        <w:r>
          <w:rPr>
            <w:rStyle w:val="NormalTok"/>
          </w:rPr>
          <w:t xml:space="preserve"> wf_y) </w:t>
        </w:r>
      </w:ins>
      <w:ins w:id="217" w:author="PR Preview" w:date="2026-01-01T00:00:00Z">
        <w:r>
          <w:rPr>
            <w:rStyle w:val="SpecialCharTok"/>
          </w:rPr>
          <w:t xml:space="preserve">*</w:t>
        </w:r>
      </w:ins>
      <w:ins w:id="218" w:author="PR Preview" w:date="2026-01-01T00:00:00Z">
        <w:r>
          <w:rPr>
            <w:rStyle w:val="NormalTok"/>
          </w:rPr>
          <w:t xml:space="preserve"> </w:t>
        </w:r>
      </w:ins>
      <w:ins w:id="219" w:author="PR Preview" w:date="2026-01-01T00:00:00Z">
        <w:r>
          <w:rPr>
            <w:rStyle w:val="FunctionTok"/>
          </w:rPr>
          <w:t xml:space="preserve">log</w:t>
        </w:r>
      </w:ins>
      <w:ins w:id="220" w:author="PR Preview" w:date="2026-01-01T00:00:00Z">
        <w:r>
          <w:rPr>
            <w:rStyle w:val="NormalTok"/>
          </w:rPr>
          <w:t xml:space="preserve">(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 </w:t>
        </w:r>
      </w:ins>
      <w:ins w:id="223" w:author="PR Preview" w:date="2026-01-01T00:00:00Z">
        <w:r>
          <w:rPr>
            <w:rStyle w:val="SpecialCharTok"/>
          </w:rPr>
          <w:t xml:space="preserve">-</w:t>
        </w:r>
      </w:ins>
      <w:ins w:id="224" w:author="PR Preview" w:date="2026-01-01T00:00:00Z">
        <w:r>
          <w:rPr>
            <w:rStyle w:val="NormalTok"/>
          </w:rPr>
          <w:t xml:space="preserve"> wf_p))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the deviance that glm reports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wf_dev_glm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deviance</w:t>
        </w:r>
      </w:ins>
      <w:ins w:id="232" w:author="PR Preview" w:date="2026-01-01T00:00:00Z">
        <w:r>
          <w:rPr>
            <w:rStyle w:val="NormalTok"/>
          </w:rPr>
          <w:t xml:space="preserve">(wf_fit)</w:t>
        </w:r>
      </w:ins>
      <w:ins w:id="233" w:author="PR Preview" w:date="2026-01-01T00:00:00Z">
        <w:r>
          <w:br/>
        </w:r>
      </w:ins>
      <w:ins w:id="234" w:author="PR Preview" w:date="2026-01-01T00:00:00Z">
        <w:r>
          <w:rPr>
            <w:rStyle w:val="FunctionTok"/>
          </w:rPr>
          <w:t xml:space="preserve">c</w:t>
        </w:r>
      </w:ins>
      <w:ins w:id="235" w:author="PR Preview" w:date="2026-01-01T00:00:00Z">
        <w:r>
          <w:rPr>
            <w:rStyle w:val="NormalTok"/>
          </w:rPr>
          <w:t xml:space="preserve">(</w:t>
        </w:r>
      </w:ins>
      <w:ins w:id="236" w:author="PR Preview" w:date="2026-01-01T00:00:00Z">
        <w:r>
          <w:rPr>
            <w:rStyle w:val="AttributeTok"/>
          </w:rPr>
          <w:t xml:space="preserve">by_hand =</w:t>
        </w:r>
      </w:ins>
      <w:ins w:id="237" w:author="PR Preview" w:date="2026-01-01T00:00:00Z">
        <w:r>
          <w:rPr>
            <w:rStyle w:val="NormalTok"/>
          </w:rPr>
          <w:t xml:space="preserve"> wf_dev_hand, </w:t>
        </w:r>
      </w:ins>
      <w:ins w:id="238" w:author="PR Preview" w:date="2026-01-01T00:00:00Z">
        <w:r>
          <w:rPr>
            <w:rStyle w:val="AttributeTok"/>
          </w:rPr>
          <w:t xml:space="preserve">glm =</w:t>
        </w:r>
      </w:ins>
      <w:ins w:id="239" w:author="PR Preview" w:date="2026-01-01T00:00:00Z">
        <w:r>
          <w:rPr>
            <w:rStyle w:val="NormalTok"/>
          </w:rPr>
          <w:t xml:space="preserve"> wf_dev_glm)</w:t>
        </w:r>
      </w:ins>
      <w:ins w:id="240" w:author="PR Preview" w:date="2026-01-01T00:00:00Z">
        <w:r>
          <w:br/>
        </w:r>
      </w:ins>
      <w:ins w:id="241" w:author="PR Preview" w:date="2026-01-01T00:00:00Z">
        <w:r>
          <w:rPr>
            <w:rStyle w:val="CommentTok"/>
          </w:rPr>
          <w:t xml:space="preserve">#&gt; by_hand     glm </w:t>
        </w:r>
      </w:ins>
      <w:ins w:id="242" w:author="PR Preview" w:date="2026-01-01T00:00:00Z">
        <w:r>
          <w:br/>
        </w:r>
      </w:ins>
      <w:ins w:id="243" w:author="PR Preview" w:date="2026-01-01T00:00:00Z">
        <w:r>
          <w:rPr>
            <w:rStyle w:val="CommentTok"/>
          </w:rPr>
          <w:t xml:space="preserve">#&gt; 7.63817 7.63817</w:t>
        </w:r>
      </w:ins>
    </w:p>
    <w:p>
      <w:pPr>
        <w:pStyle w:val="FirstParagraph"/>
      </w:pPr>
      <w:ins w:id="244" w:author="PR Preview" w:date="2026-01-01T00:00:00Z">
        <w:r>
          <w:t xml:space="preserve">Both give</w:t>
        </w:r>
      </w:ins>
      <w:ins w:id="24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7.638</m:t>
        </m:r>
      </m:oMath>
      <w:ins w:id="246" w:author="PR Preview" w:date="2026-01-01T00:00:00Z">
        <w:r>
          <w:t xml:space="preserve">.</w:t>
        </w:r>
      </w:ins>
    </w:p>
    <w:bookmarkEnd w:id="19"/>
    <w:bookmarkStart w:id="21" w:name="def-null-deviance"/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3 (Null deviance)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null deviance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the</w:t>
        </w:r>
      </w:ins>
      <w:ins w:id="254" w:author="PR Preview" w:date="2026-01-01T00:00:00Z">
        <w:r>
          <w:t xml:space="preserve"> </w:t>
        </w:r>
      </w:ins>
      <w:hyperlink w:anchor="def-deviance">
        <w:ins w:id="255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of the model with an intercept and no other predictors.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Its fitted probability is the overall fraction</w:t>
        </w:r>
      </w:ins>
      <w:ins w:id="26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of labels equal to</w:t>
        </w:r>
      </w:ins>
      <w:ins w:id="263" w:author="PR Preview" w:date="2026-01-01T00:00:00Z">
        <w:r>
          <w:t xml:space="preserve"> </w:t>
        </w:r>
      </w:ins>
      <m:oMath>
        <m:r>
          <m:t>1</m:t>
        </m:r>
      </m:oMath>
      <w:ins w:id="264" w:author="PR Preview" w:date="2026-01-01T00:00:00Z">
        <w:r>
          <w:t xml:space="preserve">, so</w:t>
        </w:r>
      </w:ins>
    </w:p>
    <w:p>
      <w:pPr>
        <w:pStyle w:val="BodyText"/>
      </w:pPr>
      <w:bookmarkStart w:id="20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2" w:name="exm-null-deviance"/>
    <w:p>
      <w:pPr>
        <w:pStyle w:val="FirstParagraph"/>
      </w:pPr>
      <w:ins w:id="265" w:author="PR Preview" w:date="2026-01-01T00:00:00Z">
        <w:r>
          <w:rPr>
            <w:b/>
            <w:bCs/>
          </w:rPr>
          <w:t xml:space="preserve">Example 3 (The null deviance of the six-patient trial)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Three of the six patients recovered, so</w:t>
        </w:r>
      </w:ins>
      <w:ins w:id="26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</w:t>
        </w:r>
      </w:ins>
      <w:ins w:id="271" w:author="PR Preview" w:date="2026-01-01T00:00:00Z">
        <w:r>
          <w:t xml:space="preserve"> </w:t>
        </w:r>
      </w:ins>
      <w:hyperlink w:anchor="eq-null-deviance">
        <w:ins w:id="272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gives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ins w:id="276" w:author="PR Preview" w:date="2026-01-01T00:00:00Z">
        <w:r>
          <w:t xml:space="preserve">.</w:t>
        </w:r>
      </w:ins>
    </w:p>
    <w:p>
      <w:pPr>
        <w:pStyle w:val="SourceCode"/>
      </w:pPr>
      <w:ins w:id="277" w:author="PR Preview" w:date="2026-01-01T00:00:00Z">
        <w:r>
          <w:rPr>
            <w:rStyle w:val="CommentTok"/>
          </w:rPr>
          <w:t xml:space="preserve"># null deviance from the formula with ybar = 1/2</w:t>
        </w:r>
      </w:ins>
      <w:ins w:id="278" w:author="PR Preview" w:date="2026-01-01T00:00:00Z">
        <w:r>
          <w:br/>
        </w:r>
      </w:ins>
      <w:ins w:id="279" w:author="PR Preview" w:date="2026-01-01T00:00:00Z">
        <w:r>
          <w:rPr>
            <w:rStyle w:val="NormalTok"/>
          </w:rPr>
          <w:t xml:space="preserve">wf_null_hand </w:t>
        </w:r>
      </w:ins>
      <w:ins w:id="280" w:author="PR Preview" w:date="2026-01-01T00:00:00Z">
        <w:r>
          <w:rPr>
            <w:rStyle w:val="OtherTok"/>
          </w:rPr>
          <w:t xml:space="preserve">&lt;-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DecValTok"/>
          </w:rPr>
          <w:t xml:space="preserve">2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SpecialCharTok"/>
          </w:rPr>
          <w:t xml:space="preserve">*</w:t>
        </w:r>
      </w:ins>
      <w:ins w:id="285" w:author="PR Preview" w:date="2026-01-01T00:00:00Z">
        <w:r>
          <w:rPr>
            <w:rStyle w:val="NormalTok"/>
          </w:rPr>
          <w:t xml:space="preserve"> </w:t>
        </w:r>
      </w:ins>
      <w:ins w:id="286" w:author="PR Preview" w:date="2026-01-01T00:00:00Z">
        <w:r>
          <w:rPr>
            <w:rStyle w:val="DecValTok"/>
          </w:rPr>
          <w:t xml:space="preserve">6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SpecialCharTok"/>
          </w:rPr>
          <w:t xml:space="preserve">*</w:t>
        </w:r>
      </w:ins>
      <w:ins w:id="289" w:author="PR Preview" w:date="2026-01-01T00:00:00Z">
        <w:r>
          <w:rPr>
            <w:rStyle w:val="NormalTok"/>
          </w:rPr>
          <w:t xml:space="preserve"> </w:t>
        </w:r>
      </w:ins>
      <w:ins w:id="290" w:author="PR Preview" w:date="2026-01-01T00:00:00Z">
        <w:r>
          <w:rPr>
            <w:rStyle w:val="FunctionTok"/>
          </w:rPr>
          <w:t xml:space="preserve">log</w:t>
        </w:r>
      </w:ins>
      <w:ins w:id="291" w:author="PR Preview" w:date="2026-01-01T00:00:00Z">
        <w:r>
          <w:rPr>
            <w:rStyle w:val="NormalTok"/>
          </w:rPr>
          <w:t xml:space="preserve">(</w:t>
        </w:r>
      </w:ins>
      <w:ins w:id="292" w:author="PR Preview" w:date="2026-01-01T00:00:00Z">
        <w:r>
          <w:rPr>
            <w:rStyle w:val="DecValTok"/>
          </w:rPr>
          <w:t xml:space="preserve">2</w:t>
        </w:r>
      </w:ins>
      <w:ins w:id="293" w:author="PR Preview" w:date="2026-01-01T00:00:00Z">
        <w:r>
          <w:rPr>
            <w:rStyle w:val="NormalTok"/>
          </w:rPr>
          <w:t xml:space="preserve">)</w:t>
        </w:r>
      </w:ins>
      <w:ins w:id="294" w:author="PR Preview" w:date="2026-01-01T00:00:00Z">
        <w:r>
          <w:br/>
        </w:r>
      </w:ins>
      <w:ins w:id="295" w:author="PR Preview" w:date="2026-01-01T00:00:00Z">
        <w:r>
          <w:rPr>
            <w:rStyle w:val="CommentTok"/>
          </w:rPr>
          <w:t xml:space="preserve"># the null deviance that glm reports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NormalTok"/>
          </w:rPr>
          <w:t xml:space="preserve">wf_null_glm </w:t>
        </w:r>
      </w:ins>
      <w:ins w:id="298" w:author="PR Preview" w:date="2026-01-01T00:00:00Z">
        <w:r>
          <w:rPr>
            <w:rStyle w:val="OtherTok"/>
          </w:rPr>
          <w:t xml:space="preserve">&lt;-</w:t>
        </w:r>
      </w:ins>
      <w:ins w:id="299" w:author="PR Preview" w:date="2026-01-01T00:00:00Z">
        <w:r>
          <w:rPr>
            <w:rStyle w:val="NormalTok"/>
          </w:rPr>
          <w:t xml:space="preserve"> wf_fit</w:t>
        </w:r>
      </w:ins>
      <w:ins w:id="300" w:author="PR Preview" w:date="2026-01-01T00:00:00Z">
        <w:r>
          <w:rPr>
            <w:rStyle w:val="SpecialCharTok"/>
          </w:rPr>
          <w:t xml:space="preserve">$</w:t>
        </w:r>
      </w:ins>
      <w:ins w:id="301" w:author="PR Preview" w:date="2026-01-01T00:00:00Z">
        <w:r>
          <w:rPr>
            <w:rStyle w:val="NormalTok"/>
          </w:rPr>
          <w:t xml:space="preserve">null.deviance</w:t>
        </w:r>
      </w:ins>
      <w:ins w:id="302" w:author="PR Preview" w:date="2026-01-01T00:00:00Z">
        <w:r>
          <w:br/>
        </w:r>
      </w:ins>
      <w:ins w:id="303" w:author="PR Preview" w:date="2026-01-01T00:00:00Z">
        <w:r>
          <w:rPr>
            <w:rStyle w:val="FunctionTok"/>
          </w:rPr>
          <w:t xml:space="preserve">c</w:t>
        </w:r>
      </w:ins>
      <w:ins w:id="304" w:author="PR Preview" w:date="2026-01-01T00:00:00Z">
        <w:r>
          <w:rPr>
            <w:rStyle w:val="NormalTok"/>
          </w:rPr>
          <w:t xml:space="preserve">(</w:t>
        </w:r>
      </w:ins>
      <w:ins w:id="305" w:author="PR Preview" w:date="2026-01-01T00:00:00Z">
        <w:r>
          <w:rPr>
            <w:rStyle w:val="AttributeTok"/>
          </w:rPr>
          <w:t xml:space="preserve">by_hand =</w:t>
        </w:r>
      </w:ins>
      <w:ins w:id="306" w:author="PR Preview" w:date="2026-01-01T00:00:00Z">
        <w:r>
          <w:rPr>
            <w:rStyle w:val="NormalTok"/>
          </w:rPr>
          <w:t xml:space="preserve"> wf_null_hand, </w:t>
        </w:r>
      </w:ins>
      <w:ins w:id="307" w:author="PR Preview" w:date="2026-01-01T00:00:00Z">
        <w:r>
          <w:rPr>
            <w:rStyle w:val="AttributeTok"/>
          </w:rPr>
          <w:t xml:space="preserve">glm =</w:t>
        </w:r>
      </w:ins>
      <w:ins w:id="308" w:author="PR Preview" w:date="2026-01-01T00:00:00Z">
        <w:r>
          <w:rPr>
            <w:rStyle w:val="NormalTok"/>
          </w:rPr>
          <w:t xml:space="preserve"> wf_null_glm)</w:t>
        </w:r>
      </w:ins>
      <w:ins w:id="309" w:author="PR Preview" w:date="2026-01-01T00:00:00Z">
        <w:r>
          <w:br/>
        </w:r>
      </w:ins>
      <w:ins w:id="310" w:author="PR Preview" w:date="2026-01-01T00:00:00Z">
        <w:r>
          <w:rPr>
            <w:rStyle w:val="CommentTok"/>
          </w:rPr>
          <w:t xml:space="preserve">#&gt; by_hand     glm 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rPr>
            <w:rStyle w:val="CommentTok"/>
          </w:rPr>
          <w:t xml:space="preserve">#&gt; 8.31777 8.31777</w:t>
        </w:r>
      </w:ins>
    </w:p>
    <w:p>
      <w:pPr>
        <w:pStyle w:val="FirstParagraph"/>
      </w:pPr>
      <w:ins w:id="313" w:author="PR Preview" w:date="2026-01-01T00:00:00Z">
        <w:r>
          <w:t xml:space="preserve">Both give</w:t>
        </w:r>
      </w:ins>
      <w:ins w:id="31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ins w:id="315" w:author="PR Preview" w:date="2026-01-01T00:00:00Z">
        <w:r>
          <w:t xml:space="preserve">.</w:t>
        </w:r>
      </w:ins>
    </w:p>
    <w:bookmarkEnd w:id="22"/>
    <w:bookmarkStart w:id="24" w:name="thm-deviance-drop"/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Theorem 1 (The drop in deviance is the likelihood ratio statistic)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Let</w:t>
        </w:r>
      </w:ins>
      <w:ins w:id="31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0</m:t>
            </m:r>
          </m:sub>
        </m:sSub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be the</w:t>
        </w:r>
      </w:ins>
      <w:ins w:id="322" w:author="PR Preview" w:date="2026-01-01T00:00:00Z">
        <w:r>
          <w:t xml:space="preserve"> </w:t>
        </w:r>
      </w:ins>
      <w:hyperlink w:anchor="def-null-deviance">
        <w:ins w:id="323" w:author="PR Preview" w:date="2026-01-01T00:00:00Z">
          <w:r>
            <w:rPr>
              <w:rStyle w:val="Hyperlink"/>
            </w:rPr>
            <w:t xml:space="preserve">null deviance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t>D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hyperlink w:anchor="def-deviance">
        <w:ins w:id="330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 a logistic regression with</w:t>
        </w:r>
      </w:ins>
      <w:ins w:id="333" w:author="PR Preview" w:date="2026-01-01T00:00:00Z">
        <w:r>
          <w:t xml:space="preserve"> </w:t>
        </w:r>
      </w:ins>
      <m:oMath>
        <m:r>
          <m:t>q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predictors besides the intercept.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Then the</w:t>
        </w:r>
      </w:ins>
      <w:ins w:id="338" w:author="PR Preview" w:date="2026-01-01T00:00:00Z">
        <w:r>
          <w:t xml:space="preserve"> </w:t>
        </w:r>
      </w:ins>
      <w:hyperlink r:id="rId23">
        <w:ins w:id="339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of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43" w:author="PR Preview" w:date="2026-01-01T00:00:00Z">
        <w:r>
          <w:t xml:space="preserve">: all</w:t>
        </w:r>
      </w:ins>
      <w:ins w:id="344" w:author="PR Preview" w:date="2026-01-01T00:00:00Z">
        <w:r>
          <w:t xml:space="preserve"> </w:t>
        </w:r>
      </w:ins>
      <m:oMath>
        <m:r>
          <m:t>q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slopes are zero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ins w:id="347" w:author="PR Preview" w:date="2026-01-01T00:00:00Z">
        <w:r>
          <w:rPr>
            <w:i/>
            <w:iCs/>
          </w:rPr>
          <w:t xml:space="preserve">Proof</w:t>
        </w:r>
      </w:ins>
      <w:ins w:id="348" w:author="PR Preview" w:date="2026-01-01T00:00:00Z">
        <w:r>
          <w:t xml:space="preserve">. </w:t>
        </w:r>
      </w:ins>
      <w:ins w:id="349" w:author="PR Preview" w:date="2026-01-01T00:00:00Z">
        <w:r>
          <w:t xml:space="preserve">In the notation of the</w:t>
        </w:r>
      </w:ins>
      <w:ins w:id="350" w:author="PR Preview" w:date="2026-01-01T00:00:00Z">
        <w:r>
          <w:t xml:space="preserve"> </w:t>
        </w:r>
      </w:ins>
      <w:hyperlink r:id="rId23">
        <w:ins w:id="351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352" w:author="PR Preview" w:date="2026-01-01T00:00:00Z">
        <w:r>
          <w:t xml:space="preserve">, the unrestricted MLE</w:t>
        </w:r>
      </w:ins>
      <w:ins w:id="3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the fitted coefficient vector</w:t>
        </w:r>
      </w:ins>
      <w:ins w:id="3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ins w:id="357" w:author="PR Preview" w:date="2026-01-01T00:00:00Z">
        <w:r>
          <w:t xml:space="preserve">, and</w:t>
        </w:r>
      </w:ins>
      <w:ins w:id="3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the fit of the intercept-only model that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imposes.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Then</w:t>
        </w:r>
      </w:ins>
      <w:ins w:id="366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and</w:t>
        </w:r>
      </w:ins>
      <w:ins w:id="369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Substituting both into the definition gives</w:t>
        </w:r>
      </w:ins>
      <w:ins w:id="373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ins w:id="374" w:author="PR Preview" w:date="2026-01-01T00:00:00Z">
        <w:r>
          <w:t xml:space="preserve">.</w:t>
        </w:r>
      </w:ins>
    </w:p>
    <w:bookmarkStart w:id="25" w:name="exm-deviance-drop"/>
    <w:p>
      <w:pPr>
        <w:pStyle w:val="BodyText"/>
      </w:pPr>
      <w:ins w:id="375" w:author="PR Preview" w:date="2026-01-01T00:00:00Z">
        <w:r>
          <w:rPr>
            <w:b/>
            <w:bCs/>
          </w:rPr>
          <w:t xml:space="preserve">Example 4 (The likelihood ratio statistic of the treatment effect)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In the six-patient trial,</w:t>
        </w:r>
      </w:ins>
      <w:ins w:id="37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379" w:author="PR Preview" w:date="2026-01-01T00:00:00Z">
        <w:r>
          <w:t xml:space="preserve">.</w:t>
        </w:r>
      </w:ins>
    </w:p>
    <w:p>
      <w:pPr>
        <w:pStyle w:val="SourceCode"/>
      </w:pPr>
      <w:ins w:id="380" w:author="PR Preview" w:date="2026-01-01T00:00:00Z">
        <w:r>
          <w:rPr>
            <w:rStyle w:val="CommentTok"/>
          </w:rPr>
          <w:t xml:space="preserve"># drop in deviance, the likelihood ratio statistic</w:t>
        </w:r>
      </w:ins>
      <w:ins w:id="381" w:author="PR Preview" w:date="2026-01-01T00:00:00Z">
        <w:r>
          <w:br/>
        </w:r>
      </w:ins>
      <w:ins w:id="382" w:author="PR Preview" w:date="2026-01-01T00:00:00Z">
        <w:r>
          <w:rPr>
            <w:rStyle w:val="NormalTok"/>
          </w:rPr>
          <w:t xml:space="preserve">wf_g2 </w:t>
        </w:r>
      </w:ins>
      <w:ins w:id="383" w:author="PR Preview" w:date="2026-01-01T00:00:00Z">
        <w:r>
          <w:rPr>
            <w:rStyle w:val="OtherTok"/>
          </w:rPr>
          <w:t xml:space="preserve">&lt;-</w:t>
        </w:r>
      </w:ins>
      <w:ins w:id="384" w:author="PR Preview" w:date="2026-01-01T00:00:00Z">
        <w:r>
          <w:rPr>
            <w:rStyle w:val="NormalTok"/>
          </w:rPr>
          <w:t xml:space="preserve"> wf_fit</w:t>
        </w:r>
      </w:ins>
      <w:ins w:id="385" w:author="PR Preview" w:date="2026-01-01T00:00:00Z">
        <w:r>
          <w:rPr>
            <w:rStyle w:val="SpecialCharTok"/>
          </w:rPr>
          <w:t xml:space="preserve">$</w:t>
        </w:r>
      </w:ins>
      <w:ins w:id="386" w:author="PR Preview" w:date="2026-01-01T00:00:00Z">
        <w:r>
          <w:rPr>
            <w:rStyle w:val="NormalTok"/>
          </w:rPr>
          <w:t xml:space="preserve">null.deviance </w:t>
        </w:r>
      </w:ins>
      <w:ins w:id="387" w:author="PR Preview" w:date="2026-01-01T00:00:00Z">
        <w:r>
          <w:rPr>
            <w:rStyle w:val="SpecialCharTok"/>
          </w:rPr>
          <w:t xml:space="preserve">-</w:t>
        </w:r>
      </w:ins>
      <w:ins w:id="388" w:author="PR Preview" w:date="2026-01-01T00:00:00Z">
        <w:r>
          <w:rPr>
            <w:rStyle w:val="NormalTok"/>
          </w:rPr>
          <w:t xml:space="preserve"> </w:t>
        </w:r>
      </w:ins>
      <w:ins w:id="389" w:author="PR Preview" w:date="2026-01-01T00:00:00Z">
        <w:r>
          <w:rPr>
            <w:rStyle w:val="FunctionTok"/>
          </w:rPr>
          <w:t xml:space="preserve">deviance</w:t>
        </w:r>
      </w:ins>
      <w:ins w:id="390" w:author="PR Preview" w:date="2026-01-01T00:00:00Z">
        <w:r>
          <w:rPr>
            <w:rStyle w:val="NormalTok"/>
          </w:rPr>
          <w:t xml:space="preserve">(wf_fit)</w:t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wf_g2</w:t>
        </w:r>
      </w:ins>
      <w:ins w:id="393" w:author="PR Preview" w:date="2026-01-01T00:00:00Z">
        <w:r>
          <w:br/>
        </w:r>
      </w:ins>
      <w:ins w:id="394" w:author="PR Preview" w:date="2026-01-01T00:00:00Z">
        <w:r>
          <w:rPr>
            <w:rStyle w:val="CommentTok"/>
          </w:rPr>
          <w:t xml:space="preserve">#&gt; [1] 0.679596</w:t>
        </w:r>
      </w:ins>
    </w:p>
    <w:p>
      <w:pPr>
        <w:pStyle w:val="FirstParagraph"/>
      </w:pPr>
      <w:ins w:id="395" w:author="PR Preview" w:date="2026-01-01T00:00:00Z">
        <w:r>
          <w:t xml:space="preserve">The statistic is</w:t>
        </w:r>
      </w:ins>
      <w:ins w:id="396" w:author="PR Preview" w:date="2026-01-01T00:00:00Z">
        <w:r>
          <w:t xml:space="preserve"> </w:t>
        </w:r>
      </w:ins>
      <m:oMath>
        <m:r>
          <m:t>0.68</m:t>
        </m:r>
      </m:oMath>
      <w:ins w:id="397" w:author="PR Preview" w:date="2026-01-01T00:00:00Z">
        <w:r>
          <w:t xml:space="preserve">.</w:t>
        </w:r>
      </w:ins>
    </w:p>
    <w:bookmarkEnd w:id="25"/>
    <w:bookmarkStart w:id="27" w:name="cor-deviance-drop-distribution"/>
    <w:p>
      <w:pPr>
        <w:pStyle w:val="BodyText"/>
      </w:pPr>
      <w:ins w:id="398" w:author="PR Preview" w:date="2026-01-01T00:00:00Z">
        <w:r>
          <w:rPr>
            <w:b/>
            <w:bCs/>
          </w:rPr>
          <w:t xml:space="preserve">Corollary 1 (Distribution of the drop in deviance)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Suppose the regularity conditions of</w:t>
        </w:r>
      </w:ins>
      <w:ins w:id="401" w:author="PR Preview" w:date="2026-01-01T00:00:00Z">
        <w:r>
          <w:t xml:space="preserve"> </w:t>
        </w:r>
      </w:ins>
      <w:hyperlink r:id="rId26">
        <w:ins w:id="402" w:author="PR Preview" w:date="2026-01-01T00:00:00Z">
          <w:r>
            <w:rPr>
              <w:rStyle w:val="Hyperlink"/>
            </w:rPr>
            <w:t xml:space="preserve">Wilks’ theorem</w:t>
          </w:r>
        </w:ins>
      </w:hyperlink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hold for the logistic regression model. Then for a large sample the drop in deviance</w:t>
        </w:r>
      </w:ins>
      <w:ins w:id="405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has approximately a</w:t>
        </w:r>
      </w:ins>
      <w:ins w:id="408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distribution when</w:t>
        </w:r>
      </w:ins>
      <w:ins w:id="41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holds.</w:t>
        </w:r>
      </w:ins>
    </w:p>
    <w:bookmarkEnd w:id="27"/>
    <w:p>
      <w:pPr>
        <w:pStyle w:val="BodyText"/>
      </w:pPr>
      <w:ins w:id="414" w:author="PR Preview" w:date="2026-01-01T00:00:00Z">
        <w:r>
          <w:rPr>
            <w:i/>
            <w:iCs/>
          </w:rPr>
          <w:t xml:space="preserve">Proof</w:t>
        </w:r>
      </w:ins>
      <w:ins w:id="415" w:author="PR Preview" w:date="2026-01-01T00:00:00Z">
        <w:r>
          <w:t xml:space="preserve">. </w:t>
        </w:r>
      </w:ins>
      <w:ins w:id="416" w:author="PR Preview" w:date="2026-01-01T00:00:00Z">
        <w:r>
          <w:t xml:space="preserve">By</w:t>
        </w:r>
      </w:ins>
      <w:ins w:id="417" w:author="PR Preview" w:date="2026-01-01T00:00:00Z">
        <w:r>
          <w:t xml:space="preserve"> </w:t>
        </w:r>
      </w:ins>
      <w:hyperlink w:anchor="thm-deviance-drop">
        <w:ins w:id="41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the drop in deviance is the likelihood ratio statistic of</w:t>
        </w:r>
      </w:ins>
      <w:ins w:id="421" w:author="PR Preview" w:date="2026-01-01T00:00:00Z">
        <w:r>
          <w:t xml:space="preserve"> </w:t>
        </w:r>
      </w:ins>
      <m:oMath>
        <m:r>
          <m:t>q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constraints, and</w:t>
        </w:r>
      </w:ins>
      <w:ins w:id="424" w:author="PR Preview" w:date="2026-01-01T00:00:00Z">
        <w:r>
          <w:t xml:space="preserve"> </w:t>
        </w:r>
      </w:ins>
      <w:hyperlink r:id="rId26">
        <w:ins w:id="425" w:author="PR Preview" w:date="2026-01-01T00:00:00Z">
          <w:r>
            <w:rPr>
              <w:rStyle w:val="Hyperlink"/>
            </w:rPr>
            <w:t xml:space="preserve">Wilks’ theorem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gives its approximate distribution.</w:t>
        </w:r>
      </w:ins>
    </w:p>
    <w:bookmarkStart w:id="28" w:name="exm-deviance-drop-distribution"/>
    <w:p>
      <w:pPr>
        <w:pStyle w:val="BodyText"/>
      </w:pPr>
      <w:ins w:id="428" w:author="PR Preview" w:date="2026-01-01T00:00:00Z">
        <w:r>
          <w:rPr>
            <w:b/>
            <w:bCs/>
          </w:rPr>
          <w:t xml:space="preserve">Example 5 (Testing the treatment effect)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the statistic of</w:t>
        </w:r>
      </w:ins>
      <w:ins w:id="431" w:author="PR Preview" w:date="2026-01-01T00:00:00Z">
        <w:r>
          <w:t xml:space="preserve"> </w:t>
        </w:r>
      </w:ins>
      <w:hyperlink w:anchor="exm-deviance-drop">
        <w:ins w:id="43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33" w:author="PR Preview" w:date="2026-01-01T00:00:00Z">
        <w:r>
          <w:t xml:space="preserve">, the p-value comes from the chi-square distribution with</w:t>
        </w:r>
      </w:ins>
      <w:ins w:id="43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degree of freedom.</w:t>
        </w:r>
      </w:ins>
    </w:p>
    <w:p>
      <w:pPr>
        <w:pStyle w:val="SourceCode"/>
      </w:pPr>
      <w:ins w:id="437" w:author="PR Preview" w:date="2026-01-01T00:00:00Z">
        <w:r>
          <w:rPr>
            <w:rStyle w:val="CommentTok"/>
          </w:rPr>
          <w:t xml:space="preserve"># upper tail of the chi-square distribution with 1 degree of freedom</w:t>
        </w:r>
      </w:ins>
      <w:ins w:id="438" w:author="PR Preview" w:date="2026-01-01T00:00:00Z">
        <w:r>
          <w:br/>
        </w:r>
      </w:ins>
      <w:ins w:id="439" w:author="PR Preview" w:date="2026-01-01T00:00:00Z">
        <w:r>
          <w:rPr>
            <w:rStyle w:val="NormalTok"/>
          </w:rPr>
          <w:t xml:space="preserve">wf_g2_p </w:t>
        </w:r>
      </w:ins>
      <w:ins w:id="440" w:author="PR Preview" w:date="2026-01-01T00:00:00Z">
        <w:r>
          <w:rPr>
            <w:rStyle w:val="OtherTok"/>
          </w:rPr>
          <w:t xml:space="preserve">&lt;-</w:t>
        </w:r>
      </w:ins>
      <w:ins w:id="441" w:author="PR Preview" w:date="2026-01-01T00:00:00Z">
        <w:r>
          <w:rPr>
            <w:rStyle w:val="NormalTok"/>
          </w:rPr>
          <w:t xml:space="preserve"> </w:t>
        </w:r>
      </w:ins>
      <w:ins w:id="442" w:author="PR Preview" w:date="2026-01-01T00:00:00Z">
        <w:r>
          <w:rPr>
            <w:rStyle w:val="FunctionTok"/>
          </w:rPr>
          <w:t xml:space="preserve">pchisq</w:t>
        </w:r>
      </w:ins>
      <w:ins w:id="443" w:author="PR Preview" w:date="2026-01-01T00:00:00Z">
        <w:r>
          <w:rPr>
            <w:rStyle w:val="NormalTok"/>
          </w:rPr>
          <w:t xml:space="preserve">(wf_g2, </w:t>
        </w:r>
      </w:ins>
      <w:ins w:id="444" w:author="PR Preview" w:date="2026-01-01T00:00:00Z">
        <w:r>
          <w:rPr>
            <w:rStyle w:val="AttributeTok"/>
          </w:rPr>
          <w:t xml:space="preserve">df =</w:t>
        </w:r>
      </w:ins>
      <w:ins w:id="445" w:author="PR Preview" w:date="2026-01-01T00:00:00Z">
        <w:r>
          <w:rPr>
            <w:rStyle w:val="NormalTok"/>
          </w:rPr>
          <w:t xml:space="preserve"> </w:t>
        </w:r>
      </w:ins>
      <w:ins w:id="446" w:author="PR Preview" w:date="2026-01-01T00:00:00Z">
        <w:r>
          <w:rPr>
            <w:rStyle w:val="DecValTok"/>
          </w:rPr>
          <w:t xml:space="preserve">1</w:t>
        </w:r>
      </w:ins>
      <w:ins w:id="447" w:author="PR Preview" w:date="2026-01-01T00:00:00Z">
        <w:r>
          <w:rPr>
            <w:rStyle w:val="NormalTok"/>
          </w:rPr>
          <w:t xml:space="preserve">, </w:t>
        </w:r>
      </w:ins>
      <w:ins w:id="448" w:author="PR Preview" w:date="2026-01-01T00:00:00Z">
        <w:r>
          <w:rPr>
            <w:rStyle w:val="AttributeTok"/>
          </w:rPr>
          <w:t xml:space="preserve">lower.tail =</w:t>
        </w:r>
      </w:ins>
      <w:ins w:id="449" w:author="PR Preview" w:date="2026-01-01T00:00:00Z">
        <w:r>
          <w:rPr>
            <w:rStyle w:val="NormalTok"/>
          </w:rPr>
          <w:t xml:space="preserve"> </w:t>
        </w:r>
      </w:ins>
      <w:ins w:id="450" w:author="PR Preview" w:date="2026-01-01T00:00:00Z">
        <w:r>
          <w:rPr>
            <w:rStyle w:val="ConstantTok"/>
          </w:rPr>
          <w:t xml:space="preserve">FALSE</w:t>
        </w:r>
      </w:ins>
      <w:ins w:id="451" w:author="PR Preview" w:date="2026-01-01T00:00:00Z">
        <w:r>
          <w:rPr>
            <w:rStyle w:val="NormalTok"/>
          </w:rPr>
          <w:t xml:space="preserve">)</w:t>
        </w:r>
      </w:ins>
      <w:ins w:id="452" w:author="PR Preview" w:date="2026-01-01T00:00:00Z">
        <w:r>
          <w:br/>
        </w:r>
      </w:ins>
      <w:ins w:id="453" w:author="PR Preview" w:date="2026-01-01T00:00:00Z">
        <w:r>
          <w:rPr>
            <w:rStyle w:val="NormalTok"/>
          </w:rPr>
          <w:t xml:space="preserve">wf_g2_p</w:t>
        </w:r>
      </w:ins>
      <w:ins w:id="454" w:author="PR Preview" w:date="2026-01-01T00:00:00Z">
        <w:r>
          <w:br/>
        </w:r>
      </w:ins>
      <w:ins w:id="455" w:author="PR Preview" w:date="2026-01-01T00:00:00Z">
        <w:r>
          <w:rPr>
            <w:rStyle w:val="CommentTok"/>
          </w:rPr>
          <w:t xml:space="preserve">#&gt; [1] 0.409726</w:t>
        </w:r>
      </w:ins>
    </w:p>
    <w:p>
      <w:pPr>
        <w:pStyle w:val="FirstParagraph"/>
      </w:pPr>
      <w:ins w:id="456" w:author="PR Preview" w:date="2026-01-01T00:00:00Z">
        <w:r>
          <w:t xml:space="preserve">The p-value is</w:t>
        </w:r>
      </w:ins>
      <w:ins w:id="457" w:author="PR Preview" w:date="2026-01-01T00:00:00Z">
        <w:r>
          <w:t xml:space="preserve"> </w:t>
        </w:r>
      </w:ins>
      <m:oMath>
        <m:r>
          <m:t>0.41</m:t>
        </m:r>
      </m:oMath>
      <w:ins w:id="458" w:author="PR Preview" w:date="2026-01-01T00:00:00Z">
        <w:r>
          <w:t xml:space="preserve">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so six patients give no evidence of a treatment effect.</w:t>
        </w:r>
      </w:ins>
    </w:p>
    <w:bookmarkEnd w:id="28"/>
    <w:bookmarkEnd w:id="29"/>
    <w:bookmarkStart w:id="38" w:name="X840099c27253be6d59b8623dccfe2e383b0f72c"/>
    <w:p>
      <w:pPr>
        <w:pStyle w:val="Heading2"/>
      </w:pPr>
      <w:ins w:id="461" w:author="PR Preview" w:date="2026-01-01T00:00:00Z">
        <w:r>
          <w:t xml:space="preserve">3 Confidence intervals for the coefficients</w:t>
        </w:r>
      </w:ins>
    </w:p>
    <w:bookmarkStart w:id="31" w:name="thm-logistic-mle-distribution"/>
    <w:p>
      <w:pPr>
        <w:pStyle w:val="FirstParagraph"/>
      </w:pPr>
      <w:ins w:id="462" w:author="PR Preview" w:date="2026-01-01T00:00:00Z">
        <w:r>
          <w:rPr>
            <w:b/>
            <w:bCs/>
          </w:rPr>
          <w:t xml:space="preserve">Theorem 2 (Approximate distribution of the fitted coefficients)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Suppose the outcomes follow the</w:t>
        </w:r>
      </w:ins>
      <w:ins w:id="465" w:author="PR Preview" w:date="2026-01-01T00:00:00Z">
        <w:r>
          <w:t xml:space="preserve"> </w:t>
        </w:r>
      </w:ins>
      <w:hyperlink w:anchor="def-logistic-regression">
        <w:ins w:id="466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467" w:author="PR Preview" w:date="2026-01-01T00:00:00Z">
        <w:r>
          <w:t xml:space="preserve">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Let</w:t>
        </w:r>
      </w:ins>
      <w:ins w:id="470" w:author="PR Preview" w:date="2026-01-01T00:00:00Z">
        <w:r>
          <w:t xml:space="preserve"> </w:t>
        </w:r>
      </w:ins>
      <m:oMath>
        <m:r>
          <m:t>X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be the matrix whose rows are</w:t>
        </w:r>
      </w:ins>
      <w:ins w:id="473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and let</w:t>
        </w:r>
      </w:ins>
      <w:ins w:id="477" w:author="PR Preview" w:date="2026-01-01T00:00:00Z">
        <w:r>
          <w:t xml:space="preserve"> </w:t>
        </w:r>
      </w:ins>
      <m:oMath>
        <m:r>
          <m:t>W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be the diagonal matrix with entries</w:t>
        </w:r>
      </w:ins>
      <w:ins w:id="480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481" w:author="PR Preview" w:date="2026-01-01T00:00:00Z">
        <w:r>
          <w:t xml:space="preserve">.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Under regularity conditions, for a large sample the fitted coefficients are approximately Gaussian,</w:t>
        </w:r>
      </w:ins>
    </w:p>
    <w:p>
      <w:pPr>
        <w:pStyle w:val="BodyText"/>
      </w:pPr>
      <w:bookmarkStart w:id="30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ins w:id="484" w:author="PR Preview" w:date="2026-01-01T00:00:00Z">
        <w:r>
          <w:rPr>
            <w:i/>
            <w:iCs/>
          </w:rPr>
          <w:t xml:space="preserve">Proof</w:t>
        </w:r>
      </w:ins>
      <w:ins w:id="485" w:author="PR Preview" w:date="2026-01-01T00:00:00Z">
        <w:r>
          <w:t xml:space="preserve">. </w:t>
        </w:r>
      </w:ins>
      <w:ins w:id="486" w:author="PR Preview" w:date="2026-01-01T00:00:00Z">
        <w:r>
          <w:t xml:space="preserve">The log-likelihood has score</w:t>
        </w:r>
      </w:ins>
      <w:ins w:id="48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 its Hessian is</w:t>
        </w:r>
      </w:ins>
      <w:ins w:id="4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492" w:author="PR Preview" w:date="2026-01-01T00:00:00Z">
        <w:r>
          <w:t xml:space="preserve">, which does not involve the outcomes.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observed and expected information are therefore both</w:t>
        </w:r>
      </w:ins>
      <w:ins w:id="49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496" w:author="PR Preview" w:date="2026-01-01T00:00:00Z">
        <w:r>
          <w:t xml:space="preserve">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The claim is the Gaussian approximation of the</w:t>
        </w:r>
      </w:ins>
      <w:ins w:id="499" w:author="PR Preview" w:date="2026-01-01T00:00:00Z">
        <w:r>
          <w:t xml:space="preserve"> </w:t>
        </w:r>
      </w:ins>
      <w:hyperlink r:id="rId32">
        <w:ins w:id="500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501" w:author="PR Preview" w:date="2026-01-01T00:00:00Z">
        <w:r>
          <w:t xml:space="preserve">, with this information in place of the inverse covariance.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The result is stated for logistic regression by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Hastie et al. (2009, sec. 4.4.3)</w:t>
        </w:r>
      </w:ins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For independent but non-identically distributed outcomes it holds under conditions on the predictors that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Fahrmeir and Kaufmann (1985)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give.</w:t>
        </w:r>
      </w:ins>
    </w:p>
    <w:bookmarkStart w:id="34" w:name="cor-logistic-wald"/>
    <w:p>
      <w:pPr>
        <w:pStyle w:val="BodyText"/>
      </w:pPr>
      <w:ins w:id="513" w:author="PR Preview" w:date="2026-01-01T00:00:00Z">
        <w:r>
          <w:rPr>
            <w:b/>
            <w:bCs/>
          </w:rPr>
          <w:t xml:space="preserve">Corollary 2 (Wald interval for a logistic coefficient)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Let</w:t>
        </w:r>
      </w:ins>
      <w:ins w:id="5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W</m:t>
            </m:r>
          </m:e>
        </m:acc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be</w:t>
        </w:r>
      </w:ins>
      <w:ins w:id="519" w:author="PR Preview" w:date="2026-01-01T00:00:00Z">
        <w:r>
          <w:t xml:space="preserve"> </w:t>
        </w:r>
      </w:ins>
      <m:oMath>
        <m:r>
          <m:t>W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with each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replaced by its fitted value.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estimated standard error of</w:t>
        </w:r>
      </w:ins>
      <w:ins w:id="5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the square root of the diagonal entry of</w:t>
        </w:r>
      </w:ins>
      <w:ins w:id="53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in the row and column of</w:t>
        </w:r>
      </w:ins>
      <w:ins w:id="53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534" w:author="PR Preview" w:date="2026-01-01T00:00:00Z">
        <w:r>
          <w:t xml:space="preserve">; because</w:t>
        </w:r>
      </w:ins>
      <w:ins w:id="53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comes first, that is the</w:t>
        </w:r>
      </w:ins>
      <w:ins w:id="5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39" w:author="PR Preview" w:date="2026-01-01T00:00:00Z">
        <w:r>
          <w:t xml:space="preserve">th diagonal entry counting from</w:t>
        </w:r>
      </w:ins>
      <w:ins w:id="540" w:author="PR Preview" w:date="2026-01-01T00:00:00Z">
        <w:r>
          <w:t xml:space="preserve"> </w:t>
        </w:r>
      </w:ins>
      <m:oMath>
        <m:r>
          <m:t>1</m:t>
        </m:r>
      </m:oMath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a</w:t>
        </w:r>
      </w:ins>
      <w:ins w:id="544" w:author="PR Preview" w:date="2026-01-01T00:00:00Z">
        <w:r>
          <w:t xml:space="preserve"> </w:t>
        </w:r>
      </w:ins>
      <w:hyperlink r:id="rId33">
        <w:ins w:id="545" w:author="PR Preview" w:date="2026-01-01T00:00:00Z">
          <w:r>
            <w:rPr>
              <w:rStyle w:val="Hyperlink"/>
            </w:rPr>
            <w:t xml:space="preserve">Wald confidence interval</w:t>
          </w:r>
        </w:ins>
      </w:hyperlink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with level</w:t>
        </w:r>
      </w:ins>
      <w:ins w:id="54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for</w:t>
        </w:r>
      </w:ins>
      <w:ins w:id="55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exm-logistic-wald"/>
    <w:p>
      <w:pPr>
        <w:pStyle w:val="FirstParagraph"/>
      </w:pPr>
      <w:ins w:id="554" w:author="PR Preview" w:date="2026-01-01T00:00:00Z">
        <w:r>
          <w:rPr>
            <w:b/>
            <w:bCs/>
          </w:rPr>
          <w:t xml:space="preserve">Example 6 (A Wald interval from six patients)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For the fit of</w:t>
        </w:r>
      </w:ins>
      <w:ins w:id="557" w:author="PR Preview" w:date="2026-01-01T00:00:00Z">
        <w:r>
          <w:t xml:space="preserve"> </w:t>
        </w:r>
      </w:ins>
      <w:hyperlink w:anchor="exm-logistic-regression">
        <w:ins w:id="55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rPr>
            <w:rStyle w:val="VerbatimChar"/>
          </w:rPr>
          <w:t xml:space="preserve">vcov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returns</w:t>
        </w:r>
      </w:ins>
      <w:ins w:id="564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65" w:author="PR Preview" w:date="2026-01-01T00:00:00Z">
        <w:r>
          <w:t xml:space="preserve">.</w:t>
        </w:r>
      </w:ins>
    </w:p>
    <w:p>
      <w:pPr>
        <w:pStyle w:val="SourceCode"/>
      </w:pPr>
      <w:ins w:id="566" w:author="PR Preview" w:date="2026-01-01T00:00:00Z">
        <w:r>
          <w:rPr>
            <w:rStyle w:val="CommentTok"/>
          </w:rPr>
          <w:t xml:space="preserve"># standard errors: square roots of the diagonal of (X'WX)^-1</w:t>
        </w:r>
      </w:ins>
      <w:ins w:id="567" w:author="PR Preview" w:date="2026-01-01T00:00:00Z">
        <w:r>
          <w:br/>
        </w:r>
      </w:ins>
      <w:ins w:id="568" w:author="PR Preview" w:date="2026-01-01T00:00:00Z">
        <w:r>
          <w:rPr>
            <w:rStyle w:val="NormalTok"/>
          </w:rPr>
          <w:t xml:space="preserve">wf_se </w:t>
        </w:r>
      </w:ins>
      <w:ins w:id="569" w:author="PR Preview" w:date="2026-01-01T00:00:00Z">
        <w:r>
          <w:rPr>
            <w:rStyle w:val="OtherTok"/>
          </w:rPr>
          <w:t xml:space="preserve">&lt;-</w:t>
        </w:r>
      </w:ins>
      <w:ins w:id="570" w:author="PR Preview" w:date="2026-01-01T00:00:00Z">
        <w:r>
          <w:rPr>
            <w:rStyle w:val="NormalTok"/>
          </w:rPr>
          <w:t xml:space="preserve"> </w:t>
        </w:r>
      </w:ins>
      <w:ins w:id="571" w:author="PR Preview" w:date="2026-01-01T00:00:00Z">
        <w:r>
          <w:rPr>
            <w:rStyle w:val="FunctionTok"/>
          </w:rPr>
          <w:t xml:space="preserve">sqrt</w:t>
        </w:r>
      </w:ins>
      <w:ins w:id="572" w:author="PR Preview" w:date="2026-01-01T00:00:00Z">
        <w:r>
          <w:rPr>
            <w:rStyle w:val="NormalTok"/>
          </w:rPr>
          <w:t xml:space="preserve">(</w:t>
        </w:r>
      </w:ins>
      <w:ins w:id="573" w:author="PR Preview" w:date="2026-01-01T00:00:00Z">
        <w:r>
          <w:rPr>
            <w:rStyle w:val="FunctionTok"/>
          </w:rPr>
          <w:t xml:space="preserve">diag</w:t>
        </w:r>
      </w:ins>
      <w:ins w:id="574" w:author="PR Preview" w:date="2026-01-01T00:00:00Z">
        <w:r>
          <w:rPr>
            <w:rStyle w:val="NormalTok"/>
          </w:rPr>
          <w:t xml:space="preserve">(</w:t>
        </w:r>
      </w:ins>
      <w:ins w:id="575" w:author="PR Preview" w:date="2026-01-01T00:00:00Z">
        <w:r>
          <w:rPr>
            <w:rStyle w:val="FunctionTok"/>
          </w:rPr>
          <w:t xml:space="preserve">vcov</w:t>
        </w:r>
      </w:ins>
      <w:ins w:id="576" w:author="PR Preview" w:date="2026-01-01T00:00:00Z">
        <w:r>
          <w:rPr>
            <w:rStyle w:val="NormalTok"/>
          </w:rPr>
          <w:t xml:space="preserve">(wf_fit)))</w:t>
        </w:r>
      </w:ins>
      <w:ins w:id="577" w:author="PR Preview" w:date="2026-01-01T00:00:00Z">
        <w:r>
          <w:br/>
        </w:r>
      </w:ins>
      <w:ins w:id="578" w:author="PR Preview" w:date="2026-01-01T00:00:00Z">
        <w:r>
          <w:rPr>
            <w:rStyle w:val="NormalTok"/>
          </w:rPr>
          <w:t xml:space="preserve">wf_slope </w:t>
        </w:r>
      </w:ins>
      <w:ins w:id="579" w:author="PR Preview" w:date="2026-01-01T00:00:00Z">
        <w:r>
          <w:rPr>
            <w:rStyle w:val="OtherTok"/>
          </w:rPr>
          <w:t xml:space="preserve">&lt;-</w:t>
        </w:r>
      </w:ins>
      <w:ins w:id="580" w:author="PR Preview" w:date="2026-01-01T00:00:00Z">
        <w:r>
          <w:rPr>
            <w:rStyle w:val="NormalTok"/>
          </w:rPr>
          <w:t xml:space="preserve"> </w:t>
        </w:r>
      </w:ins>
      <w:ins w:id="581" w:author="PR Preview" w:date="2026-01-01T00:00:00Z">
        <w:r>
          <w:rPr>
            <w:rStyle w:val="FunctionTok"/>
          </w:rPr>
          <w:t xml:space="preserve">coef</w:t>
        </w:r>
      </w:ins>
      <w:ins w:id="582" w:author="PR Preview" w:date="2026-01-01T00:00:00Z">
        <w:r>
          <w:rPr>
            <w:rStyle w:val="NormalTok"/>
          </w:rPr>
          <w:t xml:space="preserve">(wf_fit)[[</w:t>
        </w:r>
      </w:ins>
      <w:ins w:id="583" w:author="PR Preview" w:date="2026-01-01T00:00:00Z">
        <w:r>
          <w:rPr>
            <w:rStyle w:val="StringTok"/>
          </w:rPr>
          <w:t xml:space="preserve">"wf_x"</w:t>
        </w:r>
      </w:ins>
      <w:ins w:id="584" w:author="PR Preview" w:date="2026-01-01T00:00:00Z">
        <w:r>
          <w:rPr>
            <w:rStyle w:val="NormalTok"/>
          </w:rPr>
          <w:t xml:space="preserve">]]</w:t>
        </w:r>
      </w:ins>
      <w:ins w:id="585" w:author="PR Preview" w:date="2026-01-01T00:00:00Z">
        <w:r>
          <w:br/>
        </w:r>
      </w:ins>
      <w:ins w:id="586" w:author="PR Preview" w:date="2026-01-01T00:00:00Z">
        <w:r>
          <w:rPr>
            <w:rStyle w:val="CommentTok"/>
          </w:rPr>
          <w:t xml:space="preserve"># 95% Wald interval for the slope</w:t>
        </w:r>
      </w:ins>
      <w:ins w:id="587" w:author="PR Preview" w:date="2026-01-01T00:00:00Z">
        <w:r>
          <w:br/>
        </w:r>
      </w:ins>
      <w:ins w:id="588" w:author="PR Preview" w:date="2026-01-01T00:00:00Z">
        <w:r>
          <w:rPr>
            <w:rStyle w:val="NormalTok"/>
          </w:rPr>
          <w:t xml:space="preserve">wf_ci </w:t>
        </w:r>
      </w:ins>
      <w:ins w:id="589" w:author="PR Preview" w:date="2026-01-01T00:00:00Z">
        <w:r>
          <w:rPr>
            <w:rStyle w:val="OtherTok"/>
          </w:rPr>
          <w:t xml:space="preserve">&lt;-</w:t>
        </w:r>
      </w:ins>
      <w:ins w:id="590" w:author="PR Preview" w:date="2026-01-01T00:00:00Z">
        <w:r>
          <w:rPr>
            <w:rStyle w:val="NormalTok"/>
          </w:rPr>
          <w:t xml:space="preserve"> wf_slope </w:t>
        </w:r>
      </w:ins>
      <w:ins w:id="591" w:author="PR Preview" w:date="2026-01-01T00:00:00Z">
        <w:r>
          <w:rPr>
            <w:rStyle w:val="SpecialCharTok"/>
          </w:rPr>
          <w:t xml:space="preserve">+</w:t>
        </w:r>
      </w:ins>
      <w:ins w:id="592" w:author="PR Preview" w:date="2026-01-01T00:00:00Z">
        <w:r>
          <w:rPr>
            <w:rStyle w:val="NormalTok"/>
          </w:rPr>
          <w:t xml:space="preserve"> </w:t>
        </w:r>
      </w:ins>
      <w:ins w:id="593" w:author="PR Preview" w:date="2026-01-01T00:00:00Z">
        <w:r>
          <w:rPr>
            <w:rStyle w:val="FunctionTok"/>
          </w:rPr>
          <w:t xml:space="preserve">c</w:t>
        </w:r>
      </w:ins>
      <w:ins w:id="594" w:author="PR Preview" w:date="2026-01-01T00:00:00Z">
        <w:r>
          <w:rPr>
            <w:rStyle w:val="NormalTok"/>
          </w:rPr>
          <w:t xml:space="preserve">(</w:t>
        </w:r>
      </w:ins>
      <w:ins w:id="595" w:author="PR Preview" w:date="2026-01-01T00:00:00Z">
        <w:r>
          <w:rPr>
            <w:rStyle w:val="SpecialCharTok"/>
          </w:rPr>
          <w:t xml:space="preserve">-</w:t>
        </w:r>
      </w:ins>
      <w:ins w:id="596" w:author="PR Preview" w:date="2026-01-01T00:00:00Z">
        <w:r>
          <w:rPr>
            <w:rStyle w:val="DecValTok"/>
          </w:rPr>
          <w:t xml:space="preserve">1</w:t>
        </w:r>
      </w:ins>
      <w:ins w:id="597" w:author="PR Preview" w:date="2026-01-01T00:00:00Z">
        <w:r>
          <w:rPr>
            <w:rStyle w:val="NormalTok"/>
          </w:rPr>
          <w:t xml:space="preserve">, </w:t>
        </w:r>
      </w:ins>
      <w:ins w:id="598" w:author="PR Preview" w:date="2026-01-01T00:00:00Z">
        <w:r>
          <w:rPr>
            <w:rStyle w:val="DecValTok"/>
          </w:rPr>
          <w:t xml:space="preserve">1</w:t>
        </w:r>
      </w:ins>
      <w:ins w:id="599" w:author="PR Preview" w:date="2026-01-01T00:00:00Z">
        <w:r>
          <w:rPr>
            <w:rStyle w:val="NormalTok"/>
          </w:rPr>
          <w:t xml:space="preserve">) </w:t>
        </w:r>
      </w:ins>
      <w:ins w:id="600" w:author="PR Preview" w:date="2026-01-01T00:00:00Z">
        <w:r>
          <w:rPr>
            <w:rStyle w:val="SpecialCharTok"/>
          </w:rPr>
          <w:t xml:space="preserve">*</w:t>
        </w:r>
      </w:ins>
      <w:ins w:id="601" w:author="PR Preview" w:date="2026-01-01T00:00:00Z">
        <w:r>
          <w:rPr>
            <w:rStyle w:val="NormalTok"/>
          </w:rPr>
          <w:t xml:space="preserve"> </w:t>
        </w:r>
      </w:ins>
      <w:ins w:id="602" w:author="PR Preview" w:date="2026-01-01T00:00:00Z">
        <w:r>
          <w:rPr>
            <w:rStyle w:val="FunctionTok"/>
          </w:rPr>
          <w:t xml:space="preserve">qnorm</w:t>
        </w:r>
      </w:ins>
      <w:ins w:id="603" w:author="PR Preview" w:date="2026-01-01T00:00:00Z">
        <w:r>
          <w:rPr>
            <w:rStyle w:val="NormalTok"/>
          </w:rPr>
          <w:t xml:space="preserve">(</w:t>
        </w:r>
      </w:ins>
      <w:ins w:id="604" w:author="PR Preview" w:date="2026-01-01T00:00:00Z">
        <w:r>
          <w:rPr>
            <w:rStyle w:val="FloatTok"/>
          </w:rPr>
          <w:t xml:space="preserve">0.975</w:t>
        </w:r>
      </w:ins>
      <w:ins w:id="605" w:author="PR Preview" w:date="2026-01-01T00:00:00Z">
        <w:r>
          <w:rPr>
            <w:rStyle w:val="NormalTok"/>
          </w:rPr>
          <w:t xml:space="preserve">) </w:t>
        </w:r>
      </w:ins>
      <w:ins w:id="606" w:author="PR Preview" w:date="2026-01-01T00:00:00Z">
        <w:r>
          <w:rPr>
            <w:rStyle w:val="SpecialCharTok"/>
          </w:rPr>
          <w:t xml:space="preserve">*</w:t>
        </w:r>
      </w:ins>
      <w:ins w:id="607" w:author="PR Preview" w:date="2026-01-01T00:00:00Z">
        <w:r>
          <w:rPr>
            <w:rStyle w:val="NormalTok"/>
          </w:rPr>
          <w:t xml:space="preserve"> wf_se[[</w:t>
        </w:r>
      </w:ins>
      <w:ins w:id="608" w:author="PR Preview" w:date="2026-01-01T00:00:00Z">
        <w:r>
          <w:rPr>
            <w:rStyle w:val="StringTok"/>
          </w:rPr>
          <w:t xml:space="preserve">"wf_x"</w:t>
        </w:r>
      </w:ins>
      <w:ins w:id="609" w:author="PR Preview" w:date="2026-01-01T00:00:00Z">
        <w:r>
          <w:rPr>
            <w:rStyle w:val="NormalTok"/>
          </w:rPr>
          <w:t xml:space="preserve">]]</w:t>
        </w:r>
      </w:ins>
      <w:ins w:id="610" w:author="PR Preview" w:date="2026-01-01T00:00:00Z">
        <w:r>
          <w:br/>
        </w:r>
      </w:ins>
      <w:ins w:id="611" w:author="PR Preview" w:date="2026-01-01T00:00:00Z">
        <w:r>
          <w:rPr>
            <w:rStyle w:val="NormalTok"/>
          </w:rPr>
          <w:t xml:space="preserve">wf_summary </w:t>
        </w:r>
      </w:ins>
      <w:ins w:id="612" w:author="PR Preview" w:date="2026-01-01T00:00:00Z">
        <w:r>
          <w:rPr>
            <w:rStyle w:val="OtherTok"/>
          </w:rPr>
          <w:t xml:space="preserve">&lt;-</w:t>
        </w:r>
      </w:ins>
      <w:ins w:id="613" w:author="PR Preview" w:date="2026-01-01T00:00:00Z">
        <w:r>
          <w:rPr>
            <w:rStyle w:val="NormalTok"/>
          </w:rPr>
          <w:t xml:space="preserve"> </w:t>
        </w:r>
      </w:ins>
      <w:ins w:id="614" w:author="PR Preview" w:date="2026-01-01T00:00:00Z">
        <w:r>
          <w:rPr>
            <w:rStyle w:val="FunctionTok"/>
          </w:rPr>
          <w:t xml:space="preserve">c</w:t>
        </w:r>
      </w:ins>
      <w:ins w:id="615" w:author="PR Preview" w:date="2026-01-01T00:00:00Z">
        <w:r>
          <w:rPr>
            <w:rStyle w:val="NormalTok"/>
          </w:rPr>
          <w:t xml:space="preserve">(</w:t>
        </w:r>
      </w:ins>
      <w:ins w:id="616" w:author="PR Preview" w:date="2026-01-01T00:00:00Z">
        <w:r>
          <w:br/>
        </w:r>
      </w:ins>
      <w:ins w:id="617" w:author="PR Preview" w:date="2026-01-01T00:00:00Z">
        <w:r>
          <w:rPr>
            <w:rStyle w:val="NormalTok"/>
          </w:rPr>
          <w:t xml:space="preserve">  </w:t>
        </w:r>
      </w:ins>
      <w:ins w:id="618" w:author="PR Preview" w:date="2026-01-01T00:00:00Z">
        <w:r>
          <w:rPr>
            <w:rStyle w:val="AttributeTok"/>
          </w:rPr>
          <w:t xml:space="preserve">slope =</w:t>
        </w:r>
      </w:ins>
      <w:ins w:id="619" w:author="PR Preview" w:date="2026-01-01T00:00:00Z">
        <w:r>
          <w:rPr>
            <w:rStyle w:val="NormalTok"/>
          </w:rPr>
          <w:t xml:space="preserve"> wf_slope, </w:t>
        </w:r>
      </w:ins>
      <w:ins w:id="620" w:author="PR Preview" w:date="2026-01-01T00:00:00Z">
        <w:r>
          <w:rPr>
            <w:rStyle w:val="AttributeTok"/>
          </w:rPr>
          <w:t xml:space="preserve">se =</w:t>
        </w:r>
      </w:ins>
      <w:ins w:id="621" w:author="PR Preview" w:date="2026-01-01T00:00:00Z">
        <w:r>
          <w:rPr>
            <w:rStyle w:val="NormalTok"/>
          </w:rPr>
          <w:t xml:space="preserve"> wf_se[[</w:t>
        </w:r>
      </w:ins>
      <w:ins w:id="622" w:author="PR Preview" w:date="2026-01-01T00:00:00Z">
        <w:r>
          <w:rPr>
            <w:rStyle w:val="StringTok"/>
          </w:rPr>
          <w:t xml:space="preserve">"wf_x"</w:t>
        </w:r>
      </w:ins>
      <w:ins w:id="623" w:author="PR Preview" w:date="2026-01-01T00:00:00Z">
        <w:r>
          <w:rPr>
            <w:rStyle w:val="NormalTok"/>
          </w:rPr>
          <w:t xml:space="preserve">]], </w:t>
        </w:r>
      </w:ins>
      <w:ins w:id="624" w:author="PR Preview" w:date="2026-01-01T00:00:00Z">
        <w:r>
          <w:rPr>
            <w:rStyle w:val="AttributeTok"/>
          </w:rPr>
          <w:t xml:space="preserve">lower =</w:t>
        </w:r>
      </w:ins>
      <w:ins w:id="625" w:author="PR Preview" w:date="2026-01-01T00:00:00Z">
        <w:r>
          <w:rPr>
            <w:rStyle w:val="NormalTok"/>
          </w:rPr>
          <w:t xml:space="preserve"> wf_ci[</w:t>
        </w:r>
      </w:ins>
      <w:ins w:id="626" w:author="PR Preview" w:date="2026-01-01T00:00:00Z">
        <w:r>
          <w:rPr>
            <w:rStyle w:val="DecValTok"/>
          </w:rPr>
          <w:t xml:space="preserve">1</w:t>
        </w:r>
      </w:ins>
      <w:ins w:id="627" w:author="PR Preview" w:date="2026-01-01T00:00:00Z">
        <w:r>
          <w:rPr>
            <w:rStyle w:val="NormalTok"/>
          </w:rPr>
          <w:t xml:space="preserve">], </w:t>
        </w:r>
      </w:ins>
      <w:ins w:id="628" w:author="PR Preview" w:date="2026-01-01T00:00:00Z">
        <w:r>
          <w:rPr>
            <w:rStyle w:val="AttributeTok"/>
          </w:rPr>
          <w:t xml:space="preserve">upper =</w:t>
        </w:r>
      </w:ins>
      <w:ins w:id="629" w:author="PR Preview" w:date="2026-01-01T00:00:00Z">
        <w:r>
          <w:rPr>
            <w:rStyle w:val="NormalTok"/>
          </w:rPr>
          <w:t xml:space="preserve"> wf_ci[</w:t>
        </w:r>
      </w:ins>
      <w:ins w:id="630" w:author="PR Preview" w:date="2026-01-01T00:00:00Z">
        <w:r>
          <w:rPr>
            <w:rStyle w:val="DecValTok"/>
          </w:rPr>
          <w:t xml:space="preserve">2</w:t>
        </w:r>
      </w:ins>
      <w:ins w:id="631" w:author="PR Preview" w:date="2026-01-01T00:00:00Z">
        <w:r>
          <w:rPr>
            <w:rStyle w:val="NormalTok"/>
          </w:rPr>
          <w:t xml:space="preserve">]</w:t>
        </w:r>
      </w:ins>
      <w:ins w:id="632" w:author="PR Preview" w:date="2026-01-01T00:00:00Z">
        <w:r>
          <w:br/>
        </w:r>
      </w:ins>
      <w:ins w:id="633" w:author="PR Preview" w:date="2026-01-01T00:00:00Z">
        <w:r>
          <w:rPr>
            <w:rStyle w:val="NormalTok"/>
          </w:rPr>
          <w:t xml:space="preserve">)</w:t>
        </w:r>
      </w:ins>
      <w:ins w:id="634" w:author="PR Preview" w:date="2026-01-01T00:00:00Z">
        <w:r>
          <w:br/>
        </w:r>
      </w:ins>
      <w:ins w:id="635" w:author="PR Preview" w:date="2026-01-01T00:00:00Z">
        <w:r>
          <w:rPr>
            <w:rStyle w:val="FunctionTok"/>
          </w:rPr>
          <w:t xml:space="preserve">round</w:t>
        </w:r>
      </w:ins>
      <w:ins w:id="636" w:author="PR Preview" w:date="2026-01-01T00:00:00Z">
        <w:r>
          <w:rPr>
            <w:rStyle w:val="NormalTok"/>
          </w:rPr>
          <w:t xml:space="preserve">(wf_summary, </w:t>
        </w:r>
      </w:ins>
      <w:ins w:id="637" w:author="PR Preview" w:date="2026-01-01T00:00:00Z">
        <w:r>
          <w:rPr>
            <w:rStyle w:val="DecValTok"/>
          </w:rPr>
          <w:t xml:space="preserve">3</w:t>
        </w:r>
      </w:ins>
      <w:ins w:id="638" w:author="PR Preview" w:date="2026-01-01T00:00:00Z">
        <w:r>
          <w:rPr>
            <w:rStyle w:val="NormalTok"/>
          </w:rPr>
          <w:t xml:space="preserve">)</w:t>
        </w:r>
      </w:ins>
      <w:ins w:id="639" w:author="PR Preview" w:date="2026-01-01T00:00:00Z">
        <w:r>
          <w:br/>
        </w:r>
      </w:ins>
      <w:ins w:id="640" w:author="PR Preview" w:date="2026-01-01T00:00:00Z">
        <w:r>
          <w:rPr>
            <w:rStyle w:val="CommentTok"/>
          </w:rPr>
          <w:t xml:space="preserve">#&gt;  slope     se  lower  upper </w:t>
        </w:r>
      </w:ins>
      <w:ins w:id="641" w:author="PR Preview" w:date="2026-01-01T00:00:00Z">
        <w:r>
          <w:br/>
        </w:r>
      </w:ins>
      <w:ins w:id="642" w:author="PR Preview" w:date="2026-01-01T00:00:00Z">
        <w:r>
          <w:rPr>
            <w:rStyle w:val="CommentTok"/>
          </w:rPr>
          <w:t xml:space="preserve">#&gt;  0.693  0.866 -1.004  2.391</w:t>
        </w:r>
      </w:ins>
    </w:p>
    <w:p>
      <w:pPr>
        <w:pStyle w:val="FirstParagraph"/>
      </w:pPr>
      <w:ins w:id="643" w:author="PR Preview" w:date="2026-01-01T00:00:00Z">
        <w:r>
          <w:t xml:space="preserve">The interval for</w:t>
        </w:r>
      </w:ins>
      <w:ins w:id="64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is</w:t>
        </w:r>
      </w:ins>
      <w:ins w:id="6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ins w:id="648" w:author="PR Preview" w:date="2026-01-01T00:00:00Z">
        <w:r>
          <w:t xml:space="preserve">.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It contains</w:t>
        </w:r>
      </w:ins>
      <w:ins w:id="651" w:author="PR Preview" w:date="2026-01-01T00:00:00Z">
        <w:r>
          <w:t xml:space="preserve"> </w:t>
        </w:r>
      </w:ins>
      <m:oMath>
        <m:r>
          <m:t>0</m:t>
        </m:r>
      </m:oMath>
      <w:ins w:id="652" w:author="PR Preview" w:date="2026-01-01T00:00:00Z">
        <w:r>
          <w:t xml:space="preserve">, consistent with the test of</w:t>
        </w:r>
      </w:ins>
      <w:ins w:id="653" w:author="PR Preview" w:date="2026-01-01T00:00:00Z">
        <w:r>
          <w:t xml:space="preserve"> </w:t>
        </w:r>
      </w:ins>
      <w:hyperlink w:anchor="exm-deviance-drop-distribution">
        <w:ins w:id="65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655" w:author="PR Preview" w:date="2026-01-01T00:00:00Z">
        <w:r>
          <w:t xml:space="preserve">.</w:t>
        </w:r>
      </w:ins>
    </w:p>
    <w:bookmarkEnd w:id="35"/>
    <w:bookmarkStart w:id="36" w:name="cor-logistic-odds-interval"/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Corollary 3 (Interval for the odds factor of a logistic coefficient)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If</w:t>
        </w:r>
      </w:ins>
      <w:ins w:id="65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a confidence interval for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from</w:t>
        </w:r>
      </w:ins>
      <w:ins w:id="665" w:author="PR Preview" w:date="2026-01-01T00:00:00Z">
        <w:r>
          <w:t xml:space="preserve"> </w:t>
        </w:r>
      </w:ins>
      <w:hyperlink w:anchor="cor-logistic-wald">
        <w:ins w:id="666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67" w:author="PR Preview" w:date="2026-01-01T00:00:00Z">
        <w:r>
          <w:t xml:space="preserve">, then</w:t>
        </w:r>
      </w:ins>
      <w:ins w:id="66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a confidence interval with the same level for</w:t>
        </w:r>
      </w:ins>
      <w:ins w:id="671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ins w:id="672" w:author="PR Preview" w:date="2026-01-01T00:00:00Z">
        <w:r>
          <w:t xml:space="preserve">, the factor by which a one-unit increase in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674" w:author="PR Preview" w:date="2026-01-01T00:00:00Z">
        <w:r>
          <w:t xml:space="preserve">, holding the other predictors fixed, multiplies the odds of</w:t>
        </w:r>
      </w:ins>
      <w:ins w:id="67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676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677" w:author="PR Preview" w:date="2026-01-01T00:00:00Z">
        <w:r>
          <w:rPr>
            <w:i/>
            <w:iCs/>
          </w:rPr>
          <w:t xml:space="preserve">Proof</w:t>
        </w:r>
      </w:ins>
      <w:ins w:id="678" w:author="PR Preview" w:date="2026-01-01T00:00:00Z">
        <w:r>
          <w:t xml:space="preserve">. </w:t>
        </w:r>
      </w:ins>
      <w:ins w:id="679" w:author="PR Preview" w:date="2026-01-01T00:00:00Z">
        <w:r>
          <w:t xml:space="preserve">The exponential function is increasing, so</w:t>
        </w:r>
      </w:ins>
      <w:ins w:id="68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holds exactly when</w:t>
        </w:r>
      </w:ins>
      <w:ins w:id="683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ins w:id="684" w:author="PR Preview" w:date="2026-01-01T00:00:00Z">
        <w:r>
          <w:t xml:space="preserve">.</w:t>
        </w:r>
      </w:ins>
    </w:p>
    <w:bookmarkStart w:id="37" w:name="exm-logistic-odds-interval"/>
    <w:p>
      <w:pPr>
        <w:pStyle w:val="BodyText"/>
      </w:pPr>
      <w:ins w:id="685" w:author="PR Preview" w:date="2026-01-01T00:00:00Z">
        <w:r>
          <w:rPr>
            <w:b/>
            <w:bCs/>
          </w:rPr>
          <w:t xml:space="preserve">Example 7 (How little six patients tell us)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The two groups of</w:t>
        </w:r>
      </w:ins>
      <w:ins w:id="688" w:author="PR Preview" w:date="2026-01-01T00:00:00Z">
        <w:r>
          <w:t xml:space="preserve"> </w:t>
        </w:r>
      </w:ins>
      <w:hyperlink w:anchor="exm-logistic-regression">
        <w:ins w:id="68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sit two units apart on the</w:t>
        </w:r>
      </w:ins>
      <w:ins w:id="692" w:author="PR Preview" w:date="2026-01-01T00:00:00Z">
        <w:r>
          <w:t xml:space="preserve"> </w:t>
        </w:r>
      </w:ins>
      <m:oMath>
        <m:r>
          <m:t>x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scale, so the odds ratio between them is</w:t>
        </w:r>
      </w:ins>
      <w:ins w:id="695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ins w:id="696" w:author="PR Preview" w:date="2026-01-01T00:00:00Z">
        <w:r>
          <w:t xml:space="preserve">.</w:t>
        </w:r>
      </w:ins>
    </w:p>
    <w:p>
      <w:pPr>
        <w:pStyle w:val="SourceCode"/>
      </w:pPr>
      <w:ins w:id="697" w:author="PR Preview" w:date="2026-01-01T00:00:00Z">
        <w:r>
          <w:rPr>
            <w:rStyle w:val="CommentTok"/>
          </w:rPr>
          <w:t xml:space="preserve"># fitted group odds ratio, and its interval: exponentiate twice the slope</w:t>
        </w:r>
      </w:ins>
      <w:ins w:id="698" w:author="PR Preview" w:date="2026-01-01T00:00:00Z">
        <w:r>
          <w:br/>
        </w:r>
      </w:ins>
      <w:ins w:id="699" w:author="PR Preview" w:date="2026-01-01T00:00:00Z">
        <w:r>
          <w:rPr>
            <w:rStyle w:val="NormalTok"/>
          </w:rPr>
          <w:t xml:space="preserve">wf_group_or_hat </w:t>
        </w:r>
      </w:ins>
      <w:ins w:id="700" w:author="PR Preview" w:date="2026-01-01T00:00:00Z">
        <w:r>
          <w:rPr>
            <w:rStyle w:val="OtherTok"/>
          </w:rPr>
          <w:t xml:space="preserve">&lt;-</w:t>
        </w:r>
      </w:ins>
      <w:ins w:id="701" w:author="PR Preview" w:date="2026-01-01T00:00:00Z">
        <w:r>
          <w:rPr>
            <w:rStyle w:val="NormalTok"/>
          </w:rPr>
          <w:t xml:space="preserve"> </w:t>
        </w:r>
      </w:ins>
      <w:ins w:id="702" w:author="PR Preview" w:date="2026-01-01T00:00:00Z">
        <w:r>
          <w:rPr>
            <w:rStyle w:val="FunctionTok"/>
          </w:rPr>
          <w:t xml:space="preserve">exp</w:t>
        </w:r>
      </w:ins>
      <w:ins w:id="703" w:author="PR Preview" w:date="2026-01-01T00:00:00Z">
        <w:r>
          <w:rPr>
            <w:rStyle w:val="NormalTok"/>
          </w:rPr>
          <w:t xml:space="preserve">(</w:t>
        </w:r>
      </w:ins>
      <w:ins w:id="704" w:author="PR Preview" w:date="2026-01-01T00:00:00Z">
        <w:r>
          <w:rPr>
            <w:rStyle w:val="DecValTok"/>
          </w:rPr>
          <w:t xml:space="preserve">2</w:t>
        </w:r>
      </w:ins>
      <w:ins w:id="705" w:author="PR Preview" w:date="2026-01-01T00:00:00Z">
        <w:r>
          <w:rPr>
            <w:rStyle w:val="NormalTok"/>
          </w:rPr>
          <w:t xml:space="preserve"> </w:t>
        </w:r>
      </w:ins>
      <w:ins w:id="706" w:author="PR Preview" w:date="2026-01-01T00:00:00Z">
        <w:r>
          <w:rPr>
            <w:rStyle w:val="SpecialCharTok"/>
          </w:rPr>
          <w:t xml:space="preserve">*</w:t>
        </w:r>
      </w:ins>
      <w:ins w:id="707" w:author="PR Preview" w:date="2026-01-01T00:00:00Z">
        <w:r>
          <w:rPr>
            <w:rStyle w:val="NormalTok"/>
          </w:rPr>
          <w:t xml:space="preserve"> wf_slope)</w:t>
        </w:r>
      </w:ins>
      <w:ins w:id="708" w:author="PR Preview" w:date="2026-01-01T00:00:00Z">
        <w:r>
          <w:br/>
        </w:r>
      </w:ins>
      <w:ins w:id="709" w:author="PR Preview" w:date="2026-01-01T00:00:00Z">
        <w:r>
          <w:rPr>
            <w:rStyle w:val="NormalTok"/>
          </w:rPr>
          <w:t xml:space="preserve">wf_group_or </w:t>
        </w:r>
      </w:ins>
      <w:ins w:id="710" w:author="PR Preview" w:date="2026-01-01T00:00:00Z">
        <w:r>
          <w:rPr>
            <w:rStyle w:val="OtherTok"/>
          </w:rPr>
          <w:t xml:space="preserve">&lt;-</w:t>
        </w:r>
      </w:ins>
      <w:ins w:id="711" w:author="PR Preview" w:date="2026-01-01T00:00:00Z">
        <w:r>
          <w:rPr>
            <w:rStyle w:val="NormalTok"/>
          </w:rPr>
          <w:t xml:space="preserve"> </w:t>
        </w:r>
      </w:ins>
      <w:ins w:id="712" w:author="PR Preview" w:date="2026-01-01T00:00:00Z">
        <w:r>
          <w:rPr>
            <w:rStyle w:val="FunctionTok"/>
          </w:rPr>
          <w:t xml:space="preserve">exp</w:t>
        </w:r>
      </w:ins>
      <w:ins w:id="713" w:author="PR Preview" w:date="2026-01-01T00:00:00Z">
        <w:r>
          <w:rPr>
            <w:rStyle w:val="NormalTok"/>
          </w:rPr>
          <w:t xml:space="preserve">(</w:t>
        </w:r>
      </w:ins>
      <w:ins w:id="714" w:author="PR Preview" w:date="2026-01-01T00:00:00Z">
        <w:r>
          <w:rPr>
            <w:rStyle w:val="DecValTok"/>
          </w:rPr>
          <w:t xml:space="preserve">2</w:t>
        </w:r>
      </w:ins>
      <w:ins w:id="715" w:author="PR Preview" w:date="2026-01-01T00:00:00Z">
        <w:r>
          <w:rPr>
            <w:rStyle w:val="NormalTok"/>
          </w:rPr>
          <w:t xml:space="preserve"> </w:t>
        </w:r>
      </w:ins>
      <w:ins w:id="716" w:author="PR Preview" w:date="2026-01-01T00:00:00Z">
        <w:r>
          <w:rPr>
            <w:rStyle w:val="SpecialCharTok"/>
          </w:rPr>
          <w:t xml:space="preserve">*</w:t>
        </w:r>
      </w:ins>
      <w:ins w:id="717" w:author="PR Preview" w:date="2026-01-01T00:00:00Z">
        <w:r>
          <w:rPr>
            <w:rStyle w:val="NormalTok"/>
          </w:rPr>
          <w:t xml:space="preserve"> wf_ci)</w:t>
        </w:r>
      </w:ins>
      <w:ins w:id="718" w:author="PR Preview" w:date="2026-01-01T00:00:00Z">
        <w:r>
          <w:br/>
        </w:r>
      </w:ins>
      <w:ins w:id="719" w:author="PR Preview" w:date="2026-01-01T00:00:00Z">
        <w:r>
          <w:rPr>
            <w:rStyle w:val="FunctionTok"/>
          </w:rPr>
          <w:t xml:space="preserve">c</w:t>
        </w:r>
      </w:ins>
      <w:ins w:id="720" w:author="PR Preview" w:date="2026-01-01T00:00:00Z">
        <w:r>
          <w:rPr>
            <w:rStyle w:val="NormalTok"/>
          </w:rPr>
          <w:t xml:space="preserve">(</w:t>
        </w:r>
      </w:ins>
      <w:ins w:id="721" w:author="PR Preview" w:date="2026-01-01T00:00:00Z">
        <w:r>
          <w:rPr>
            <w:rStyle w:val="AttributeTok"/>
          </w:rPr>
          <w:t xml:space="preserve">estimate =</w:t>
        </w:r>
      </w:ins>
      <w:ins w:id="722" w:author="PR Preview" w:date="2026-01-01T00:00:00Z">
        <w:r>
          <w:rPr>
            <w:rStyle w:val="NormalTok"/>
          </w:rPr>
          <w:t xml:space="preserve"> wf_group_or_hat, </w:t>
        </w:r>
      </w:ins>
      <w:ins w:id="723" w:author="PR Preview" w:date="2026-01-01T00:00:00Z">
        <w:r>
          <w:rPr>
            <w:rStyle w:val="AttributeTok"/>
          </w:rPr>
          <w:t xml:space="preserve">lower =</w:t>
        </w:r>
      </w:ins>
      <w:ins w:id="724" w:author="PR Preview" w:date="2026-01-01T00:00:00Z">
        <w:r>
          <w:rPr>
            <w:rStyle w:val="NormalTok"/>
          </w:rPr>
          <w:t xml:space="preserve"> wf_group_or[</w:t>
        </w:r>
      </w:ins>
      <w:ins w:id="725" w:author="PR Preview" w:date="2026-01-01T00:00:00Z">
        <w:r>
          <w:rPr>
            <w:rStyle w:val="DecValTok"/>
          </w:rPr>
          <w:t xml:space="preserve">1</w:t>
        </w:r>
      </w:ins>
      <w:ins w:id="726" w:author="PR Preview" w:date="2026-01-01T00:00:00Z">
        <w:r>
          <w:rPr>
            <w:rStyle w:val="NormalTok"/>
          </w:rPr>
          <w:t xml:space="preserve">], </w:t>
        </w:r>
      </w:ins>
      <w:ins w:id="727" w:author="PR Preview" w:date="2026-01-01T00:00:00Z">
        <w:r>
          <w:rPr>
            <w:rStyle w:val="AttributeTok"/>
          </w:rPr>
          <w:t xml:space="preserve">upper =</w:t>
        </w:r>
      </w:ins>
      <w:ins w:id="728" w:author="PR Preview" w:date="2026-01-01T00:00:00Z">
        <w:r>
          <w:rPr>
            <w:rStyle w:val="NormalTok"/>
          </w:rPr>
          <w:t xml:space="preserve"> wf_group_or[</w:t>
        </w:r>
      </w:ins>
      <w:ins w:id="729" w:author="PR Preview" w:date="2026-01-01T00:00:00Z">
        <w:r>
          <w:rPr>
            <w:rStyle w:val="DecValTok"/>
          </w:rPr>
          <w:t xml:space="preserve">2</w:t>
        </w:r>
      </w:ins>
      <w:ins w:id="730" w:author="PR Preview" w:date="2026-01-01T00:00:00Z">
        <w:r>
          <w:rPr>
            <w:rStyle w:val="NormalTok"/>
          </w:rPr>
          <w:t xml:space="preserve">])</w:t>
        </w:r>
      </w:ins>
      <w:ins w:id="731" w:author="PR Preview" w:date="2026-01-01T00:00:00Z">
        <w:r>
          <w:br/>
        </w:r>
      </w:ins>
      <w:ins w:id="732" w:author="PR Preview" w:date="2026-01-01T00:00:00Z">
        <w:r>
          <w:rPr>
            <w:rStyle w:val="CommentTok"/>
          </w:rPr>
          <w:t xml:space="preserve">#&gt;   estimate      lower      upper </w:t>
        </w:r>
      </w:ins>
      <w:ins w:id="733" w:author="PR Preview" w:date="2026-01-01T00:00:00Z">
        <w:r>
          <w:br/>
        </w:r>
      </w:ins>
      <w:ins w:id="734" w:author="PR Preview" w:date="2026-01-01T00:00:00Z">
        <w:r>
          <w:rPr>
            <w:rStyle w:val="CommentTok"/>
          </w:rPr>
          <w:t xml:space="preserve">#&gt;   4.000000   0.134195 119.229587</w:t>
        </w:r>
      </w:ins>
    </w:p>
    <w:p>
      <w:pPr>
        <w:pStyle w:val="FirstParagraph"/>
      </w:pPr>
      <w:ins w:id="735" w:author="PR Preview" w:date="2026-01-01T00:00:00Z">
        <w:r>
          <w:t xml:space="preserve">The fitted odds of recovery in the treatment group are</w:t>
        </w:r>
      </w:ins>
      <w:ins w:id="736" w:author="PR Preview" w:date="2026-01-01T00:00:00Z">
        <w:r>
          <w:t xml:space="preserve"> </w:t>
        </w:r>
      </w:ins>
      <m:oMath>
        <m:r>
          <m:t>4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times those in the control group,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with interval</w:t>
        </w:r>
      </w:ins>
      <w:ins w:id="7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ins w:id="742" w:author="PR Preview" w:date="2026-01-01T00:00:00Z">
        <w:r>
          <w:t xml:space="preserve">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The interval runs from a strong harm to a large benefit.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Its width shows how little information six observations carry about the slope.</w:t>
        </w:r>
      </w:ins>
    </w:p>
    <w:bookmarkEnd w:id="37"/>
    <w:bookmarkEnd w:id="38"/>
    <w:bookmarkStart w:id="46" w:name="references"/>
    <w:p>
      <w:pPr>
        <w:pStyle w:val="Heading2"/>
      </w:pPr>
      <w:ins w:id="747" w:author="PR Preview" w:date="2026-01-01T00:00:00Z">
        <w:r>
          <w:t xml:space="preserve">References</w:t>
        </w:r>
      </w:ins>
    </w:p>
    <w:bookmarkStart w:id="45" w:name="refs"/>
    <w:bookmarkStart w:id="40" w:name="ref-fahrmeir1985consistency"/>
    <w:p>
      <w:pPr>
        <w:pStyle w:val="Bibliography"/>
      </w:pPr>
      <w:ins w:id="748" w:author="PR Preview" w:date="2026-01-01T00:00:00Z">
        <w:r>
          <w:t xml:space="preserve">Fahrmeir, Ludwig, and Heinz Kaufmann. 1985.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“Consistency and Asymptotic Normality of the Maximum Likelihood Estimator in Generalized Linear Models.”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rPr>
            <w:i/>
            <w:iCs/>
          </w:rPr>
          <w:t xml:space="preserve">The Annals of Statistics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13 (1): 342–68.</w:t>
        </w:r>
      </w:ins>
      <w:ins w:id="755" w:author="PR Preview" w:date="2026-01-01T00:00:00Z">
        <w:r>
          <w:t xml:space="preserve"> </w:t>
        </w:r>
      </w:ins>
      <w:hyperlink r:id="rId39">
        <w:ins w:id="756" w:author="PR Preview" w:date="2026-01-01T00:00:00Z">
          <w:r>
            <w:rPr>
              <w:rStyle w:val="Hyperlink"/>
            </w:rPr>
            <w:t xml:space="preserve">https://doi.org/10.1214/aos/1176346597</w:t>
          </w:r>
        </w:ins>
      </w:hyperlink>
      <w:ins w:id="757" w:author="PR Preview" w:date="2026-01-01T00:00:00Z">
        <w:r>
          <w:t xml:space="preserve">.</w:t>
        </w:r>
      </w:ins>
    </w:p>
    <w:bookmarkEnd w:id="40"/>
    <w:bookmarkStart w:id="42" w:name="ref-hastie2009elements"/>
    <w:p>
      <w:pPr>
        <w:pStyle w:val="Bibliography"/>
      </w:pPr>
      <w:ins w:id="758" w:author="PR Preview" w:date="2026-01-01T00:00:00Z">
        <w:r>
          <w:t xml:space="preserve">Hastie, Trevor, Robert Tibshirani, and Jerome Friedman. 2009.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761" w:author="PR Preview" w:date="2026-01-01T00:00:00Z">
        <w:r>
          <w:t xml:space="preserve">. 2nd ed. Springer.</w:t>
        </w:r>
      </w:ins>
      <w:ins w:id="762" w:author="PR Preview" w:date="2026-01-01T00:00:00Z">
        <w:r>
          <w:t xml:space="preserve"> </w:t>
        </w:r>
      </w:ins>
      <w:hyperlink r:id="rId41">
        <w:ins w:id="763" w:author="PR Preview" w:date="2026-01-01T00:00:00Z">
          <w:r>
            <w:rPr>
              <w:rStyle w:val="Hyperlink"/>
            </w:rPr>
            <w:t xml:space="preserve">https://doi.org/10.1007/978-0-387-84858-7</w:t>
          </w:r>
        </w:ins>
      </w:hyperlink>
      <w:ins w:id="764" w:author="PR Preview" w:date="2026-01-01T00:00:00Z">
        <w:r>
          <w:t xml:space="preserve">.</w:t>
        </w:r>
      </w:ins>
    </w:p>
    <w:bookmarkEnd w:id="42"/>
    <w:bookmarkStart w:id="44" w:name="ref-nelder1972generalized"/>
    <w:p>
      <w:pPr>
        <w:pStyle w:val="Bibliography"/>
      </w:pPr>
      <w:ins w:id="765" w:author="PR Preview" w:date="2026-01-01T00:00:00Z">
        <w:r>
          <w:t xml:space="preserve">Nelder, John A., and Robert W. M. Wedderburn. 1972.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“Generalized Linear Models.”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rPr>
            <w:i/>
            <w:iCs/>
          </w:rPr>
          <w:t xml:space="preserve">Journal of the Royal Statistical Society: Series A (General)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135 (3): 370–84.</w:t>
        </w:r>
      </w:ins>
      <w:ins w:id="772" w:author="PR Preview" w:date="2026-01-01T00:00:00Z">
        <w:r>
          <w:t xml:space="preserve"> </w:t>
        </w:r>
      </w:ins>
      <w:hyperlink r:id="rId43">
        <w:ins w:id="773" w:author="PR Preview" w:date="2026-01-01T00:00:00Z">
          <w:r>
            <w:rPr>
              <w:rStyle w:val="Hyperlink"/>
            </w:rPr>
            <w:t xml:space="preserve">https://doi.org/10.2307/2344614</w:t>
          </w:r>
        </w:ins>
      </w:hyperlink>
      <w:ins w:id="774" w:author="PR Preview" w:date="2026-01-01T00:00:00Z">
        <w:r>
          <w:t xml:space="preserve">.</w:t>
        </w:r>
      </w:ins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1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214/aos/1176346597" TargetMode="External"/><Relationship Id="rId43" Type="http://schemas.openxmlformats.org/officeDocument/2006/relationships/hyperlink" Target="https://doi.org/10.2307/2344614" TargetMode="External"/><Relationship Id="rId23" Type="http://schemas.openxmlformats.org/officeDocument/2006/relationships/hyperlink" Target="intro-MLEs.qmd#def-lrt-stat" TargetMode="External"/><Relationship Id="rId33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2" Type="http://schemas.openxmlformats.org/officeDocument/2006/relationships/hyperlink" Target="intro-MLEs.qmd#thm-dist-mle" TargetMode="External"/><Relationship Id="rId26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214/aos/1176346597" TargetMode="External"/><Relationship Id="rId43" Type="http://schemas.openxmlformats.org/officeDocument/2006/relationships/hyperlink" Target="https://doi.org/10.2307/2344614" TargetMode="External"/><Relationship Id="rId23" Type="http://schemas.openxmlformats.org/officeDocument/2006/relationships/hyperlink" Target="intro-MLEs.qmd#def-lrt-stat" TargetMode="External"/><Relationship Id="rId33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2" Type="http://schemas.openxmlformats.org/officeDocument/2006/relationships/hyperlink" Target="intro-MLEs.qmd#thm-dist-mle" TargetMode="External"/><Relationship Id="rId26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2026-10-15T09:46:20Z</dcterms:created>
  <dcterms:modified xsi:type="dcterms:W3CDTF">2026-10-15T09:46:20Z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