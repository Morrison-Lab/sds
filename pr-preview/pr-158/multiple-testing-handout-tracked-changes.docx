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del w:id="3" w:author="PR Preview" w:date="2026-01-01T00:00:00Z">
        <w:r>
          <w:delText xml:space="preserve">The estimated FWER, 0.043,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is below the bound, up to simulation error.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Bonferroni correction pays for this with power: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it finds 15% of the 100 false null hypotheses,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against 85% for unadjusted testing.</w:delText>
        </w:r>
      </w:del>
    </w:p>
    <w:p>
      <w:pPr>
        <w:pStyle w:val="FirstParagraph"/>
      </w:pPr>
      <w:ins w:id="12" w:author="PR Preview" w:date="2026-01-01T00:00:00Z">
        <w:r>
          <w:t xml:space="preserve">The estimated FWER, 0.043,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below the bound, up to simulation error.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 Bonferroni correction loses power in exchange: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it finds 15% of the 100 false null hypotheses,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against 85% for unadjusted testing.</w:t>
        </w:r>
      </w:ins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2026-10-14T18:39:29Z</dcterms:created>
  <dcterms:modified xsi:type="dcterms:W3CDTF">2026-10-14T18:39:29Z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