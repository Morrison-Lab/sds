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(Source: False discovery rate). </w:t>
        </w:r>
      </w:ins>
      <w:ins w:id="5" w:author="PR Preview" w:date="2026-01-01T00:00:00Z">
        <w:r>
          <w:t xml:space="preserve">The false discovery rate was introduced by Benjamini and Hochberg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(1995)</w:t>
        </w:r>
      </w:ins>
      <w:ins w:id="8" w:author="PR Preview" w:date="2026-01-01T00:00:00Z">
        <w:r>
          <w:t xml:space="preserve">;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the notation</w:t>
        </w:r>
      </w:ins>
      <w:ins w:id="11" w:author="PR Preview" w:date="2026-01-01T00:00:00Z">
        <w:r>
          <w:t xml:space="preserve"> </w:t>
        </w:r>
      </w:ins>
      <m:oMath>
        <m:r>
          <m:t>V</m:t>
        </m:r>
      </m:oMath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m:oMath>
        <m:r>
          <m:t>S</m:t>
        </m:r>
      </m:oMath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m:oMath>
        <m:r>
          <m:t>U</m:t>
        </m:r>
      </m:oMath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m:oMath>
        <m:r>
          <m:t>T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</w:t>
        </w:r>
      </w:ins>
      <w:ins w:id="20" w:author="PR Preview" w:date="2026-01-01T00:00:00Z">
        <w:r>
          <w:t xml:space="preserve"> </w:t>
        </w:r>
      </w:ins>
      <m:oMath>
        <m:r>
          <m:t>R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follows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James et al. (2021, ch. 13)</w:t>
        </w:r>
      </w:ins>
      <w:ins w:id="25" w:author="PR Preview" w:date="2026-01-01T00:00:00Z">
        <w:r>
          <w:t xml:space="preserve">.</w:t>
        </w:r>
      </w:ins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del w:id="26" w:author="PR Preview" w:date="2026-01-01T00:00:00Z">
        <w:r>
          <w:rPr>
            <w:i/>
            <w:iCs/>
          </w:rPr>
          <w:delText xml:space="preserve">Remark 2</w:delText>
        </w:r>
      </w:del>
      <w:del w:id="27" w:author="PR Preview" w:date="2026-01-01T00:00:00Z">
        <w:r>
          <w:delText xml:space="preserve"> (The FDR is never larger than the FWER). </w:delText>
        </w:r>
      </w:del>
      <w:del w:id="28" w:author="PR Preview" w:date="2026-01-01T00:00:00Z">
        <w:r>
          <w:delText xml:space="preserve">If</w:delText>
        </w:r>
      </w:del>
      <w:del w:id="29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≥</m:t>
        </m:r>
        <m:r>
          <m:t>1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then</w:delText>
        </w:r>
      </w:del>
      <w:del w:id="32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because</w:delText>
        </w:r>
      </w:del>
      <w:del w:id="35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≤</m:t>
        </m:r>
        <m:r>
          <m:t>R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if</w:delText>
        </w:r>
      </w:del>
      <w:del w:id="39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=</m:t>
        </m:r>
        <m:r>
          <m:t>0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then</w:delText>
        </w:r>
      </w:del>
      <w:del w:id="42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So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taking expectations gives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 procedure that controls the FWER at level</w:delText>
        </w:r>
      </w:del>
      <w:del w:id="54" w:author="PR Preview" w:date="2026-01-01T00:00:00Z">
        <w:r>
          <w:delText xml:space="preserve"> </w:delText>
        </w:r>
      </w:del>
      <m:oMath>
        <m:r>
          <m:t>α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therefore controls the FDR at level</w:delText>
        </w:r>
      </w:del>
      <w:del w:id="57" w:author="PR Preview" w:date="2026-01-01T00:00:00Z">
        <w:r>
          <w:delText xml:space="preserve"> </w:delText>
        </w:r>
      </w:del>
      <m:oMath>
        <m:r>
          <m:t>α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too,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but the FDR can be controlled with many more rejections,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which is why it suits exploratory screens such as the Khan genes,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where a few false positives are an acceptable price for more discoveries.</w:delText>
        </w:r>
      </w:del>
    </w:p>
    <w:p>
      <w:pPr>
        <w:pStyle w:val="BodyText"/>
      </w:pPr>
      <w:ins w:id="66" w:author="PR Preview" w:date="2026-01-01T00:00:00Z">
        <w:r>
          <w:rPr>
            <w:i/>
            <w:iCs/>
          </w:rPr>
          <w:t xml:space="preserve">Remark 3</w:t>
        </w:r>
      </w:ins>
      <w:ins w:id="67" w:author="PR Preview" w:date="2026-01-01T00:00:00Z">
        <w:r>
          <w:t xml:space="preserve"> (The FDR is never larger than the FWER). </w:t>
        </w:r>
      </w:ins>
      <w:ins w:id="68" w:author="PR Preview" w:date="2026-01-01T00:00:00Z">
        <w:r>
          <w:t xml:space="preserve">If</w:t>
        </w:r>
      </w:ins>
      <w:ins w:id="6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≥</m:t>
        </m:r>
        <m:r>
          <m:t>1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then</w:t>
        </w:r>
      </w:ins>
      <w:ins w:id="72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because</w:t>
        </w:r>
      </w:ins>
      <w:ins w:id="75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≤</m:t>
        </m:r>
        <m:r>
          <m:t>R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if</w:t>
        </w:r>
      </w:ins>
      <w:ins w:id="7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0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then</w:t>
        </w:r>
      </w:ins>
      <w:ins w:id="82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So</w:t>
        </w:r>
      </w:ins>
      <w:ins w:id="86" w:author="PR Preview" w:date="2026-01-01T00:00:00Z">
        <w:r>
          <w:t xml:space="preserve"> </w:t>
        </w:r>
      </w:ins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taking expectations gives</w:t>
        </w:r>
      </w:ins>
      <w:ins w:id="90" w:author="PR Preview" w:date="2026-01-01T00:00:00Z">
        <w:r>
          <w:t xml:space="preserve"> </w:t>
        </w:r>
      </w:ins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 procedure that controls the FWER at level</w:t>
        </w:r>
      </w:ins>
      <w:ins w:id="94" w:author="PR Preview" w:date="2026-01-01T00:00:00Z">
        <w:r>
          <w:t xml:space="preserve"> </w:t>
        </w:r>
      </w:ins>
      <m:oMath>
        <m:r>
          <m:t>α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therefore controls the FDR at level</w:t>
        </w:r>
      </w:ins>
      <w:ins w:id="97" w:author="PR Preview" w:date="2026-01-01T00:00:00Z">
        <w:r>
          <w:t xml:space="preserve"> </w:t>
        </w:r>
      </w:ins>
      <m:oMath>
        <m:r>
          <m:t>α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too,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but the FDR can be controlled with many more rejections,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which is why it suits exploratory screens such as the Khan genes,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where a few false positives are an acceptable price for more discoveries.</w:t>
        </w:r>
      </w:ins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del w:id="106" w:author="PR Preview" w:date="2026-01-01T00:00:00Z">
        <w:r>
          <w:rPr>
            <w:i/>
            <w:iCs/>
          </w:rPr>
          <w:delText xml:space="preserve">Remark 3</w:delText>
        </w:r>
      </w:del>
      <w:del w:id="107" w:author="PR Preview" w:date="2026-01-01T00:00:00Z">
        <w:r>
          <w:delText xml:space="preserve"> (Uniform p-values). </w:delText>
        </w:r>
      </w:del>
      <w:del w:id="108" w:author="PR Preview" w:date="2026-01-01T00:00:00Z">
        <w:r>
          <w:delText xml:space="preserve">If the inequality in the definition of a valid p-value is an equality,</w:delText>
        </w:r>
      </w:del>
      <w:del w:id="109" w:author="PR Preview" w:date="2026-01-01T00:00:00Z">
        <w:r>
          <w:delText xml:space="preserve"> </w:delText>
        </w:r>
      </w:del>
      <m:oMath>
        <m:r>
          <m:t>p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is uniform on</w:delText>
        </w:r>
      </w:del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under</w:delText>
        </w:r>
      </w:del>
      <w:del w:id="11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16" w:author="PR Preview" w:date="2026-01-01T00:00:00Z">
        <w:r>
          <w:delText xml:space="preserve">.</w:delText>
        </w:r>
      </w:del>
    </w:p>
    <w:p>
      <w:pPr>
        <w:pStyle w:val="FirstParagraph"/>
      </w:pPr>
      <w:ins w:id="117" w:author="PR Preview" w:date="2026-01-01T00:00:00Z">
        <w:r>
          <w:rPr>
            <w:i/>
            <w:iCs/>
          </w:rPr>
          <w:t xml:space="preserve">Remark 4</w:t>
        </w:r>
      </w:ins>
      <w:ins w:id="118" w:author="PR Preview" w:date="2026-01-01T00:00:00Z">
        <w:r>
          <w:t xml:space="preserve"> (Uniform p-values). </w:t>
        </w:r>
      </w:ins>
      <w:ins w:id="119" w:author="PR Preview" w:date="2026-01-01T00:00:00Z">
        <w:r>
          <w:t xml:space="preserve">If the inequality in the definition of a valid p-value is an equality,</w:t>
        </w:r>
      </w:ins>
      <w:ins w:id="120" w:author="PR Preview" w:date="2026-01-01T00:00:00Z">
        <w:r>
          <w:t xml:space="preserve"> </w:t>
        </w:r>
      </w:ins>
      <m:oMath>
        <m:r>
          <m:t>p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uniform on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under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27" w:author="PR Preview" w:date="2026-01-01T00:00:00Z">
        <w:r>
          <w:t xml:space="preserve">.</w:t>
        </w:r>
      </w:ins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del w:id="128" w:author="PR Preview" w:date="2026-01-01T00:00:00Z">
        <w:r>
          <w:rPr>
            <w:i/>
            <w:iCs/>
          </w:rPr>
          <w:delText xml:space="preserve">Remark 4</w:delText>
        </w:r>
      </w:del>
      <w:del w:id="129" w:author="PR Preview" w:date="2026-01-01T00:00:00Z">
        <w:r>
          <w:delText xml:space="preserve"> (Discrete statistics give conservative p-values). </w:delText>
        </w:r>
      </w:del>
      <w:del w:id="130" w:author="PR Preview" w:date="2026-01-01T00:00:00Z">
        <w:r>
          <w:delText xml:space="preserve">When the test statistic is discrete, as in</w:delText>
        </w:r>
      </w:del>
      <w:del w:id="131" w:author="PR Preview" w:date="2026-01-01T00:00:00Z">
        <w:r>
          <w:delText xml:space="preserve"> </w:delText>
        </w:r>
      </w:del>
      <w:hyperlink r:id="rId48">
        <w:del w:id="132" w:author="PR Preview" w:date="2026-01-01T00:00:00Z">
          <w:r>
            <w:rPr>
              <w:rStyle w:val="Hyperlink"/>
            </w:rPr>
            <w:delText xml:space="preserve">Fisher’s exact test</w:delText>
          </w:r>
        </w:del>
      </w:hyperlink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 p-value can satisfy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for some</w:delText>
        </w:r>
      </w:del>
      <w:del w:id="139" w:author="PR Preview" w:date="2026-01-01T00:00:00Z">
        <w:r>
          <w:delText xml:space="preserve"> </w:delText>
        </w:r>
      </w:del>
      <m:oMath>
        <m:r>
          <m:t>u</m:t>
        </m:r>
      </m:oMath>
      <w:del w:id="140" w:author="PR Preview" w:date="2026-01-01T00:00:00Z">
        <w:r>
          <w:delText xml:space="preserve">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It is still valid, but conservative: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it rejects a true null hypothesis less often than its nominal level.</w:delText>
        </w:r>
      </w:del>
    </w:p>
    <w:p>
      <w:pPr>
        <w:pStyle w:val="BodyText"/>
      </w:pPr>
      <w:ins w:id="145" w:author="PR Preview" w:date="2026-01-01T00:00:00Z">
        <w:r>
          <w:rPr>
            <w:i/>
            <w:iCs/>
          </w:rPr>
          <w:t xml:space="preserve">Remark 5</w:t>
        </w:r>
      </w:ins>
      <w:ins w:id="146" w:author="PR Preview" w:date="2026-01-01T00:00:00Z">
        <w:r>
          <w:t xml:space="preserve"> (Discrete statistics give conservative p-values). </w:t>
        </w:r>
      </w:ins>
      <w:ins w:id="147" w:author="PR Preview" w:date="2026-01-01T00:00:00Z">
        <w:r>
          <w:t xml:space="preserve">When the test statistic is discrete, as in</w:t>
        </w:r>
      </w:ins>
      <w:ins w:id="148" w:author="PR Preview" w:date="2026-01-01T00:00:00Z">
        <w:r>
          <w:t xml:space="preserve"> </w:t>
        </w:r>
      </w:ins>
      <w:hyperlink r:id="rId48">
        <w:ins w:id="149" w:author="PR Preview" w:date="2026-01-01T00:00:00Z">
          <w:r>
            <w:rPr>
              <w:rStyle w:val="Hyperlink"/>
            </w:rPr>
            <w:t xml:space="preserve">Fisher’s exact test</w:t>
          </w:r>
        </w:ins>
      </w:hyperlink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 p-value can satisfy</w:t>
        </w:r>
      </w:ins>
      <w:ins w:id="1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for some</w:t>
        </w:r>
      </w:ins>
      <w:ins w:id="156" w:author="PR Preview" w:date="2026-01-01T00:00:00Z">
        <w:r>
          <w:t xml:space="preserve"> </w:t>
        </w:r>
      </w:ins>
      <m:oMath>
        <m:r>
          <m:t>u</m:t>
        </m:r>
      </m:oMath>
      <w:ins w:id="157" w:author="PR Preview" w:date="2026-01-01T00:00:00Z">
        <w:r>
          <w:t xml:space="preserve">.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It is still valid, but conservative: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it rejects a true null hypothesis less often than its nominal level.</w:t>
        </w:r>
      </w:ins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ins w:id="162" w:author="PR Preview" w:date="2026-01-01T00:00:00Z">
        <w:r>
          <w:rPr>
            <w:i/>
            <w:iCs/>
          </w:rPr>
          <w:t xml:space="preserve">Remark 6</w:t>
        </w:r>
      </w:ins>
      <w:ins w:id="163" w:author="PR Preview" w:date="2026-01-01T00:00:00Z">
        <w:r>
          <w:t xml:space="preserve"> (Source: Bonferroni correction). </w:t>
        </w:r>
      </w:ins>
      <w:ins w:id="164" w:author="PR Preview" w:date="2026-01-01T00:00:00Z">
        <w:r>
          <w:t xml:space="preserve">James et al. (2021, ch. 13)</w:t>
        </w:r>
      </w:ins>
      <w:ins w:id="165" w:author="PR Preview" w:date="2026-01-01T00:00:00Z">
        <w:r>
          <w:t xml:space="preserve">.</w:t>
        </w:r>
      </w:ins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ins w:id="166" w:author="PR Preview" w:date="2026-01-01T00:00:00Z">
        <w:r>
          <w:rPr>
            <w:i/>
            <w:iCs/>
          </w:rPr>
          <w:t xml:space="preserve">Remark 7</w:t>
        </w:r>
      </w:ins>
      <w:ins w:id="167" w:author="PR Preview" w:date="2026-01-01T00:00:00Z">
        <w:r>
          <w:t xml:space="preserve"> (Source: Holm’s step-down procedure). </w:t>
        </w:r>
      </w:ins>
      <w:ins w:id="168" w:author="PR Preview" w:date="2026-01-01T00:00:00Z">
        <w:r>
          <w:t xml:space="preserve">Holm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(1979)</w:t>
        </w:r>
      </w:ins>
      <w:ins w:id="171" w:author="PR Preview" w:date="2026-01-01T00:00:00Z">
        <w:r>
          <w:t xml:space="preserve">.</w:t>
        </w:r>
      </w:ins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del w:id="172" w:author="PR Preview" w:date="2026-01-01T00:00:00Z">
        <w:r>
          <w:rPr>
            <w:i/>
            <w:iCs/>
          </w:rPr>
          <w:delText xml:space="preserve">Remark 5</w:delText>
        </w:r>
      </w:del>
      <w:del w:id="173" w:author="PR Preview" w:date="2026-01-01T00:00:00Z">
        <w:r>
          <w:delText xml:space="preserve"> (BH is a step-up procedure). </w:delText>
        </w:r>
      </w:del>
      <w:del w:id="174" w:author="PR Preview" w:date="2026-01-01T00:00:00Z">
        <w:r>
          <w:delText xml:space="preserve">Holm’s procedure starts at the smallest p-value and stops at the first failure.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BH starts at the largest p-value and works down until one passes its threshold</w:delText>
        </w:r>
      </w:del>
      <w:del w:id="177" w:author="PR Preview" w:date="2026-01-01T00:00:00Z">
        <w:r>
          <w:delText xml:space="preserve"> </w:delText>
        </w:r>
      </w:del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del w:id="178" w:author="PR Preview" w:date="2026-01-01T00:00:00Z">
        <w:r>
          <w:delText xml:space="preserve">.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Every hypothesis ranked at or below</w:delText>
        </w:r>
      </w:del>
      <w:del w:id="1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k</m:t>
            </m:r>
          </m:e>
        </m:acc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is rejected,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including those with p-values above their own thresholds.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 thresholds</w:delText>
        </w:r>
      </w:del>
      <w:del w:id="188" w:author="PR Preview" w:date="2026-01-01T00:00:00Z">
        <w:r>
          <w:delText xml:space="preserve"> </w:delText>
        </w:r>
      </w:del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grow with the rank</w:delText>
        </w:r>
      </w:del>
      <w:del w:id="191" w:author="PR Preview" w:date="2026-01-01T00:00:00Z">
        <w:r>
          <w:delText xml:space="preserve"> </w:delText>
        </w:r>
      </w:del>
      <m:oMath>
        <m:r>
          <m:t>k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 the smallest,</w:delText>
        </w:r>
      </w:del>
      <w:del w:id="19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r>
          <m:t>m</m:t>
        </m:r>
      </m:oMath>
      <w:del w:id="196" w:author="PR Preview" w:date="2026-01-01T00:00:00Z">
        <w:r>
          <w:delText xml:space="preserve">, equals the Bonferroni threshold,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so BH rejects every hypothesis that the Bonferroni correction rejects at level</w:delText>
        </w:r>
      </w:del>
      <w:del w:id="199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q</m:t>
        </m:r>
      </m:oMath>
      <w:del w:id="200" w:author="PR Preview" w:date="2026-01-01T00:00:00Z">
        <w:r>
          <w:delText xml:space="preserve">.</w:delText>
        </w:r>
      </w:del>
    </w:p>
    <w:p>
      <w:pPr>
        <w:pStyle w:val="BodyText"/>
      </w:pPr>
      <w:ins w:id="201" w:author="PR Preview" w:date="2026-01-01T00:00:00Z">
        <w:r>
          <w:rPr>
            <w:i/>
            <w:iCs/>
          </w:rPr>
          <w:t xml:space="preserve">Remark 8</w:t>
        </w:r>
      </w:ins>
      <w:ins w:id="202" w:author="PR Preview" w:date="2026-01-01T00:00:00Z">
        <w:r>
          <w:t xml:space="preserve"> (Source: Benjamini–Hochberg procedure). </w:t>
        </w:r>
      </w:ins>
      <w:ins w:id="203" w:author="PR Preview" w:date="2026-01-01T00:00:00Z">
        <w:r>
          <w:t xml:space="preserve">Benjamini and Hochberg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(1995)</w:t>
        </w:r>
      </w:ins>
      <w:ins w:id="206" w:author="PR Preview" w:date="2026-01-01T00:00:00Z">
        <w:r>
          <w:t xml:space="preserve">.</w:t>
        </w:r>
      </w:ins>
    </w:p>
    <w:bookmarkEnd w:id="77"/>
    <w:bookmarkStart w:id="78" w:name="rem-bh-step-up"/>
    <w:p>
      <w:pPr>
        <w:pStyle w:val="BodyText"/>
      </w:pPr>
      <w:ins w:id="207" w:author="PR Preview" w:date="2026-01-01T00:00:00Z">
        <w:r>
          <w:rPr>
            <w:i/>
            <w:iCs/>
          </w:rPr>
          <w:t xml:space="preserve">Remark 9</w:t>
        </w:r>
      </w:ins>
      <w:ins w:id="208" w:author="PR Preview" w:date="2026-01-01T00:00:00Z">
        <w:r>
          <w:t xml:space="preserve"> (BH is a step-up procedure). </w:t>
        </w:r>
      </w:ins>
      <w:ins w:id="209" w:author="PR Preview" w:date="2026-01-01T00:00:00Z">
        <w:r>
          <w:t xml:space="preserve">Holm’s procedure starts at the smallest p-value and stops at the first failure.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BH starts at the largest p-value and works down until one passes its threshold</w:t>
        </w:r>
      </w:ins>
      <w:ins w:id="212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Every hypothesis ranked at or below</w:t>
        </w:r>
      </w:ins>
      <w:ins w:id="2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k</m:t>
            </m:r>
          </m:e>
        </m:acc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is rejected,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including those with p-values above their own thresholds.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 thresholds</w:t>
        </w:r>
      </w:ins>
      <w:ins w:id="223" w:author="PR Preview" w:date="2026-01-01T00:00:00Z">
        <w:r>
          <w:t xml:space="preserve"> </w:t>
        </w:r>
      </w:ins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grow with the rank</w:t>
        </w:r>
      </w:ins>
      <w:ins w:id="226" w:author="PR Preview" w:date="2026-01-01T00:00:00Z">
        <w:r>
          <w:t xml:space="preserve"> </w:t>
        </w:r>
      </w:ins>
      <m:oMath>
        <m:r>
          <m:t>k</m:t>
        </m:r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the smallest,</w:t>
        </w:r>
      </w:ins>
      <w:ins w:id="23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r>
          <m:t>m</m:t>
        </m:r>
      </m:oMath>
      <w:ins w:id="231" w:author="PR Preview" w:date="2026-01-01T00:00:00Z">
        <w:r>
          <w:t xml:space="preserve">, equals the Bonferroni threshold,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so BH rejects every hypothesis that the Bonferroni correction rejects at level</w:t>
        </w:r>
      </w:ins>
      <w:ins w:id="23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q</m:t>
        </m:r>
      </m:oMath>
      <w:ins w:id="235" w:author="PR Preview" w:date="2026-01-01T00:00:00Z">
        <w:r>
          <w:t xml:space="preserve">.</w:t>
        </w:r>
      </w:ins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ins w:id="236" w:author="PR Preview" w:date="2026-01-01T00:00:00Z">
        <w:r>
          <w:rPr>
            <w:i/>
            <w:iCs/>
          </w:rPr>
          <w:t xml:space="preserve">Remark 10</w:t>
        </w:r>
      </w:ins>
      <w:ins w:id="237" w:author="PR Preview" w:date="2026-01-01T00:00:00Z">
        <w:r>
          <w:t xml:space="preserve"> (Source: The BH procedure controls the FDR under independence). </w:t>
        </w:r>
      </w:ins>
      <w:ins w:id="238" w:author="PR Preview" w:date="2026-01-01T00:00:00Z">
        <w:r>
          <w:t xml:space="preserve">Benjamini and Hochberg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(1995)</w:t>
        </w:r>
      </w:ins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which proves the result for any configuration of false null hypotheses.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 proof is omitted here.</w:t>
        </w:r>
      </w:ins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del w:id="246" w:author="PR Preview" w:date="2026-01-01T00:00:00Z">
        <w:r>
          <w:rPr>
            <w:i/>
            <w:iCs/>
          </w:rPr>
          <w:delText xml:space="preserve">Remark 6</w:delText>
        </w:r>
      </w:del>
      <w:del w:id="247" w:author="PR Preview" w:date="2026-01-01T00:00:00Z">
        <w:r>
          <w:delText xml:space="preserve"> (BH under dependence). </w:delText>
        </w:r>
      </w:del>
      <w:del w:id="248" w:author="PR Preview" w:date="2026-01-01T00:00:00Z">
        <w:r>
          <w:delText xml:space="preserve">Gene expression levels are usually correlated,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and</w:delText>
        </w:r>
      </w:del>
      <w:del w:id="251" w:author="PR Preview" w:date="2026-01-01T00:00:00Z">
        <w:r>
          <w:delText xml:space="preserve"> </w:delText>
        </w:r>
      </w:del>
      <w:hyperlink w:anchor="thm-bh-fdr">
        <w:del w:id="25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assumes independence.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Benjamini and Yekutieli (2001)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proved that BH still controls the FDR at level</w:delText>
        </w:r>
      </w:del>
      <w:del w:id="259" w:author="PR Preview" w:date="2026-01-01T00:00:00Z">
        <w:r>
          <w:delText xml:space="preserve"> </w:delText>
        </w:r>
      </w:del>
      <m:oMath>
        <m:r>
          <m:t>q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under a form of positive dependence among the p-values,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and that the procedure run at level</w:delText>
        </w:r>
      </w:del>
      <w:del w:id="26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controls it under any dependence.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James et al. (2021, ch. 13)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and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Efron and Hastie (2016, ch. 15)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discuss the procedure in practice.</w:delText>
        </w:r>
      </w:del>
    </w:p>
    <w:p>
      <w:pPr>
        <w:pStyle w:val="BodyText"/>
      </w:pPr>
      <w:ins w:id="275" w:author="PR Preview" w:date="2026-01-01T00:00:00Z">
        <w:r>
          <w:rPr>
            <w:i/>
            <w:iCs/>
          </w:rPr>
          <w:t xml:space="preserve">Remark 11</w:t>
        </w:r>
      </w:ins>
      <w:ins w:id="276" w:author="PR Preview" w:date="2026-01-01T00:00:00Z">
        <w:r>
          <w:t xml:space="preserve"> (BH under dependence). </w:t>
        </w:r>
      </w:ins>
      <w:ins w:id="277" w:author="PR Preview" w:date="2026-01-01T00:00:00Z">
        <w:r>
          <w:t xml:space="preserve">Gene expression levels are usually correlated,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and</w:t>
        </w:r>
      </w:ins>
      <w:ins w:id="280" w:author="PR Preview" w:date="2026-01-01T00:00:00Z">
        <w:r>
          <w:t xml:space="preserve"> </w:t>
        </w:r>
      </w:ins>
      <w:hyperlink w:anchor="thm-bh-fdr">
        <w:ins w:id="28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assumes independence.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Benjamini and Yekutieli (2001)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proved that BH still controls the FDR at level</w:t>
        </w:r>
      </w:ins>
      <w:ins w:id="288" w:author="PR Preview" w:date="2026-01-01T00:00:00Z">
        <w:r>
          <w:t xml:space="preserve"> </w:t>
        </w:r>
      </w:ins>
      <m:oMath>
        <m:r>
          <m:t>q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under a form of positive dependence among the p-values,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that the procedure run at level</w:t>
        </w:r>
      </w:ins>
      <w:ins w:id="2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controls it under any dependence.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James et al. (2021, ch. 13)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Efron and Hastie (2016, ch. 15)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discuss the procedure in practice.</w:t>
        </w:r>
      </w:ins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del w:id="304" w:author="PR Preview" w:date="2026-01-01T00:00:00Z">
        <w:r>
          <w:rPr>
            <w:i/>
            <w:iCs/>
          </w:rPr>
          <w:delText xml:space="preserve">Remark 7</w:delText>
        </w:r>
      </w:del>
      <w:del w:id="305" w:author="PR Preview" w:date="2026-01-01T00:00:00Z">
        <w:r>
          <w:delText xml:space="preserve"> (Applying any level to adjusted p-values). </w:delText>
        </w:r>
      </w:del>
      <w:del w:id="306" w:author="PR Preview" w:date="2026-01-01T00:00:00Z">
        <w:r>
          <w:delText xml:space="preserve">If the rejection set only grows as the level grows, as it does for the procedures on this page,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procedure at level</w:delText>
        </w:r>
      </w:del>
      <w:del w:id="309" w:author="PR Preview" w:date="2026-01-01T00:00:00Z">
        <w:r>
          <w:delText xml:space="preserve"> </w:delText>
        </w:r>
      </w:del>
      <m:oMath>
        <m:r>
          <m:t>c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rejects exactly the hypotheses with</w:delText>
        </w:r>
      </w:del>
      <w:del w:id="3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del w:id="313" w:author="PR Preview" w:date="2026-01-01T00:00:00Z">
        <w:r>
          <w:delText xml:space="preserve">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so a reader can apply any level to a list of adjusted p-values without redoing the procedure.</w:delText>
        </w:r>
      </w:del>
    </w:p>
    <w:p>
      <w:pPr>
        <w:pStyle w:val="FirstParagraph"/>
      </w:pPr>
      <w:ins w:id="316" w:author="PR Preview" w:date="2026-01-01T00:00:00Z">
        <w:r>
          <w:rPr>
            <w:i/>
            <w:iCs/>
          </w:rPr>
          <w:t xml:space="preserve">Remark 12</w:t>
        </w:r>
      </w:ins>
      <w:ins w:id="317" w:author="PR Preview" w:date="2026-01-01T00:00:00Z">
        <w:r>
          <w:t xml:space="preserve"> (Applying any level to adjusted p-values). </w:t>
        </w:r>
      </w:ins>
      <w:ins w:id="318" w:author="PR Preview" w:date="2026-01-01T00:00:00Z">
        <w:r>
          <w:t xml:space="preserve">If the rejection set only grows as the level grows, as it does for the procedures on this page,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 procedure at level</w:t>
        </w:r>
      </w:ins>
      <w:ins w:id="321" w:author="PR Preview" w:date="2026-01-01T00:00:00Z">
        <w:r>
          <w:t xml:space="preserve"> </w:t>
        </w:r>
      </w:ins>
      <m:oMath>
        <m:r>
          <m:t>c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rejects exactly the hypotheses with</w:t>
        </w:r>
      </w:ins>
      <w:ins w:id="3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so a reader can apply any level to a list of adjusted p-values without redoing the procedure.</w:t>
        </w:r>
      </w:ins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del w:id="328" w:author="PR Preview" w:date="2026-01-01T00:00:00Z">
        <w:r>
          <w:rPr>
            <w:i/>
            <w:iCs/>
          </w:rPr>
          <w:delText xml:space="preserve">Remark 8</w:delText>
        </w:r>
      </w:del>
      <w:del w:id="329" w:author="PR Preview" w:date="2026-01-01T00:00:00Z">
        <w:r>
          <w:delText xml:space="preserve"> (q-values). </w:delText>
        </w:r>
      </w:del>
      <w:del w:id="330" w:author="PR Preview" w:date="2026-01-01T00:00:00Z">
        <w:r>
          <w:delText xml:space="preserve">The BH adjusted p-value of a hypothesis is the smallest FDR level</w:delText>
        </w:r>
      </w:del>
      <w:del w:id="331" w:author="PR Preview" w:date="2026-01-01T00:00:00Z">
        <w:r>
          <w:delText xml:space="preserve"> </w:delText>
        </w:r>
      </w:del>
      <m:oMath>
        <m:r>
          <m:t>q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at which BH rejects it.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Some authors call this a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i/>
            <w:iCs/>
          </w:rPr>
          <w:delText xml:space="preserve">q-value</w:delText>
        </w:r>
      </w:del>
      <w:del w:id="338" w:author="PR Preview" w:date="2026-01-01T00:00:00Z">
        <w:r>
          <w:delText xml:space="preserve">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Storey (2002)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defines the q-value with the same meaning,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but estimates the fraction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of true null hypotheses from the p-values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and multiplies by the estimate,</w:delText>
        </w:r>
      </w:del>
      <w:del w:id="3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del w:id="351" w:author="PR Preview" w:date="2026-01-01T00:00:00Z">
        <w:r>
          <w:delText xml:space="preserve">, which is usually below 1.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BH is the case</w:delText>
        </w:r>
      </w:del>
      <w:del w:id="3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355" w:author="PR Preview" w:date="2026-01-01T00:00:00Z">
        <w:r>
          <w:delText xml:space="preserve">, so Storey’s q-values are smaller, and reject more, when many null hypotheses are false.</w:delText>
        </w:r>
      </w:del>
    </w:p>
    <w:p>
      <w:pPr>
        <w:pStyle w:val="BodyText"/>
      </w:pPr>
      <w:ins w:id="356" w:author="PR Preview" w:date="2026-01-01T00:00:00Z">
        <w:r>
          <w:rPr>
            <w:i/>
            <w:iCs/>
          </w:rPr>
          <w:t xml:space="preserve">Remark 13</w:t>
        </w:r>
      </w:ins>
      <w:ins w:id="357" w:author="PR Preview" w:date="2026-01-01T00:00:00Z">
        <w:r>
          <w:t xml:space="preserve"> (q-values). </w:t>
        </w:r>
      </w:ins>
      <w:ins w:id="358" w:author="PR Preview" w:date="2026-01-01T00:00:00Z">
        <w:r>
          <w:t xml:space="preserve">The BH adjusted p-value of a hypothesis is the smallest FDR level</w:t>
        </w:r>
      </w:ins>
      <w:ins w:id="359" w:author="PR Preview" w:date="2026-01-01T00:00:00Z">
        <w:r>
          <w:t xml:space="preserve"> </w:t>
        </w:r>
      </w:ins>
      <m:oMath>
        <m:r>
          <m:t>q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at which BH rejects it.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Some authors call this a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i/>
            <w:iCs/>
          </w:rPr>
          <w:t xml:space="preserve">q-value</w:t>
        </w:r>
      </w:ins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Storey (2002)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defines the q-value with the same meaning,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but estimates the fraction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of true null hypotheses from the p-values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 multiplies by the estimate,</w:t>
        </w:r>
      </w:ins>
      <w:ins w:id="3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379" w:author="PR Preview" w:date="2026-01-01T00:00:00Z">
        <w:r>
          <w:t xml:space="preserve">, which is usually below 1.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BH is the case</w:t>
        </w:r>
      </w:ins>
      <w:ins w:id="3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83" w:author="PR Preview" w:date="2026-01-01T00:00:00Z">
        <w:r>
          <w:t xml:space="preserve">, so Storey’s q-values are smaller, and reject more, when many null hypotheses are false.</w:t>
        </w:r>
      </w:ins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del w:id="384" w:author="PR Preview" w:date="2026-01-01T00:00:00Z">
        <w:r>
          <w:rPr>
            <w:i/>
            <w:iCs/>
          </w:rPr>
          <w:delText xml:space="preserve">Remark 9</w:delText>
        </w:r>
      </w:del>
      <w:del w:id="385" w:author="PR Preview" w:date="2026-01-01T00:00:00Z">
        <w:r>
          <w:delText xml:space="preserve"> (Choosing an error rate). </w:delText>
        </w:r>
      </w:del>
      <w:del w:id="386" w:author="PR Preview" w:date="2026-01-01T00:00:00Z">
        <w:r>
          <w:delText xml:space="preserve">Control the FWER when a single false positive is costly,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as in a confirmatory trial that tests a handful of outcomes.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Control the FDR when the rejections are leads to follow up,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as in a screen of thousands of genes,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where a small fraction of false leads is acceptable.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The choice should be made before looking at the data.</w:delText>
        </w:r>
      </w:del>
    </w:p>
    <w:p>
      <w:pPr>
        <w:pStyle w:val="BodyText"/>
      </w:pPr>
      <w:ins w:id="397" w:author="PR Preview" w:date="2026-01-01T00:00:00Z">
        <w:r>
          <w:rPr>
            <w:i/>
            <w:iCs/>
          </w:rPr>
          <w:t xml:space="preserve">Remark 14</w:t>
        </w:r>
      </w:ins>
      <w:ins w:id="398" w:author="PR Preview" w:date="2026-01-01T00:00:00Z">
        <w:r>
          <w:t xml:space="preserve"> (Choosing an error rate). </w:t>
        </w:r>
      </w:ins>
      <w:ins w:id="399" w:author="PR Preview" w:date="2026-01-01T00:00:00Z">
        <w:r>
          <w:t xml:space="preserve">Control the FWER when a single false positive is costly,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as in a confirmatory trial that tests a handful of outcomes.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Control the FDR when the rejections are leads to follow up,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as in a screen of thousands of genes,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where a small fraction of false leads is acceptable.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 choice should be made before looking at the data.</w:t>
        </w:r>
      </w:ins>
    </w:p>
    <w:bookmarkEnd w:id="92"/>
    <w:bookmarkEnd w:id="93"/>
    <w:bookmarkStart w:id="109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8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9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0"/>
    <w:bookmarkStart w:id="101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1"/>
    <w:bookmarkStart w:id="10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4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5"/>
    <w:bookmarkStart w:id="107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6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99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06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99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06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4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2026-10-15T16:47:54Z</dcterms:created>
  <dcterms:modified xsi:type="dcterms:W3CDTF">2026-10-15T16:47:54Z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