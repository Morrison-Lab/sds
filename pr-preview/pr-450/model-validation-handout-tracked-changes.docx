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2026-10-22 22:33:09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00:10:33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6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0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40"/>
    <w:bookmarkStart w:id="41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1"/>
    <w:bookmarkStart w:id="42" w:name="def-prediction-rule"/>
    <w:p>
      <w:pPr>
        <w:pStyle w:val="BodyText"/>
      </w:pPr>
      <w:r>
        <w:rPr>
          <w:b/>
          <w:bCs/>
        </w:rPr>
        <w:t xml:space="preserve">Definition 12 (Prediction rule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that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w:r>
        <w:t xml:space="preserve">at a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words,</w:t>
      </w:r>
      <w:r>
        <w:t xml:space="preserve"> </w:t>
      </w:r>
      <w:r>
        <w:t xml:space="preserve">the prediction rule takes a new covariate value</w:t>
      </w:r>
      <w:r>
        <w:t xml:space="preserve"> </w:t>
      </w:r>
      <w:r>
        <w:t xml:space="preserve">and returns the fitted model’s value there.</w:t>
      </w:r>
    </w:p>
    <w:bookmarkEnd w:id="42"/>
    <w:bookmarkStart w:id="43" w:name="exm-prediction-rule"/>
    <w:p>
      <w:pPr>
        <w:pStyle w:val="BodyText"/>
      </w:pPr>
      <w:r>
        <w:rPr>
          <w:b/>
          <w:bCs/>
        </w:rPr>
        <w:t xml:space="preserve">Example 9 (A fitted line used to predict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Take the line from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  <w:r>
        <w:t xml:space="preserve"> </w:t>
      </w:r>
      <w:r>
        <w:t xml:space="preserve"> </w:t>
      </w:r>
      <w:r>
        <w:t xml:space="preserve">Using it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fuel economy of a car that is not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makes it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.</w:t>
      </w:r>
      <w:r>
        <w:t xml:space="preserve"> </w:t>
      </w:r>
      <w:r>
        <w:t xml:space="preserve">Using it only to describe the cars in the data set makes no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  <w:r>
        <w:t xml:space="preserve"> </w:t>
      </w:r>
      <w:r>
        <w:t xml:space="preserve">so there it 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and not a prediction rule.</w:t>
      </w:r>
    </w:p>
    <w:bookmarkEnd w:id="43"/>
    <w:bookmarkStart w:id="46" w:name="def-fitting-procedure"/>
    <w:p>
      <w:pPr>
        <w:pStyle w:val="BodyText"/>
      </w:pPr>
      <w:r>
        <w:rPr>
          <w:b/>
          <w:bCs/>
        </w:rPr>
        <w:t xml:space="preserve">Definition 13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.</w:t>
      </w:r>
    </w:p>
    <w:bookmarkEnd w:id="46"/>
    <w:bookmarkStart w:id="47" w:name="exm-fitting-procedure"/>
    <w:p>
      <w:pPr>
        <w:pStyle w:val="FirstParagraph"/>
      </w:pPr>
      <w:r>
        <w:rPr>
          <w:b/>
          <w:bCs/>
        </w:rPr>
        <w:t xml:space="preserve">Example 10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47"/>
    <w:bookmarkStart w:id="49" w:name="def-training-set"/>
    <w:p>
      <w:pPr>
        <w:pStyle w:val="FirstParagraph"/>
      </w:pPr>
      <w:r>
        <w:rPr>
          <w:b/>
          <w:bCs/>
        </w:rPr>
        <w:t xml:space="preserve">Definition 14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8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9"/>
    <w:bookmarkStart w:id="50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50"/>
    <w:bookmarkStart w:id="52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1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3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3"/>
    <w:bookmarkStart w:id="54" w:name="exm-prediction-function-family"/>
    <w:p>
      <w:pPr>
        <w:pStyle w:val="BodyText"/>
      </w:pPr>
      <w:r>
        <w:rPr>
          <w:b/>
          <w:bCs/>
        </w:rPr>
        <w:t xml:space="preserve">Example 11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4"/>
    <w:bookmarkStart w:id="57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6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7"/>
    <w:bookmarkStart w:id="58" w:name="exm-new-observation"/>
    <w:p>
      <w:pPr>
        <w:pStyle w:val="BodyText"/>
      </w:pPr>
      <w:r>
        <w:rPr>
          <w:b/>
          <w:bCs/>
        </w:rPr>
        <w:t xml:space="preserve">Example 12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8"/>
    <w:bookmarkStart w:id="60" w:name="def-predictive-model"/>
    <w:p>
      <w:pPr>
        <w:pStyle w:val="BodyText"/>
      </w:pPr>
      <w:r>
        <w:rPr>
          <w:b/>
          <w:bCs/>
        </w:rPr>
        <w:t xml:space="preserve">Definition 17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60"/>
    <w:bookmarkStart w:id="62" w:name="exm-predictive-model"/>
    <w:p>
      <w:pPr>
        <w:pStyle w:val="BodyText"/>
      </w:pPr>
      <w:r>
        <w:rPr>
          <w:b/>
          <w:bCs/>
        </w:rPr>
        <w:t xml:space="preserve">Example 13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1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2"/>
    <w:bookmarkStart w:id="66" w:name="def-noise"/>
    <w:p>
      <w:pPr>
        <w:pStyle w:val="BodyText"/>
      </w:pPr>
      <w:r>
        <w:rPr>
          <w:b/>
          <w:bCs/>
        </w:rPr>
        <w:t xml:space="preserve">Definition 18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5" w:name="eq-noise"/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m-noise"/>
    <w:p>
      <w:pPr>
        <w:pStyle w:val="FirstParagraph"/>
      </w:pPr>
      <w:r>
        <w:rPr>
          <w:b/>
          <w:bCs/>
        </w:rPr>
        <w:t xml:space="preserve">Example 14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7"/>
    <w:bookmarkStart w:id="70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9" w:name="eq-noise-mean-zero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1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noise-mean-zero"/>
    <w:p>
      <w:pPr>
        <w:pStyle w:val="FirstParagraph"/>
      </w:pPr>
      <w:r>
        <w:rPr>
          <w:b/>
          <w:bCs/>
        </w:rPr>
        <w:t xml:space="preserve">Example 15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3"/>
    <w:bookmarkStart w:id="76" w:name="def-observation-loss"/>
    <w:p>
      <w:pPr>
        <w:pStyle w:val="BodyText"/>
      </w:pPr>
      <w:r>
        <w:rPr>
          <w:b/>
          <w:bCs/>
        </w:rPr>
        <w:t xml:space="preserve">Definition 19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4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5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6"/>
    <w:bookmarkStart w:id="77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7"/>
    <w:bookmarkStart w:id="79" w:name="def-generalization-error"/>
    <w:p>
      <w:pPr>
        <w:pStyle w:val="BodyText"/>
      </w:pPr>
      <w:r>
        <w:rPr>
          <w:b/>
          <w:bCs/>
        </w:rPr>
        <w:t xml:space="preserve">Definition 20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9"/>
    <w:bookmarkStart w:id="80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80"/>
    <w:bookmarkStart w:id="82" w:name="def-held-out-set"/>
    <w:p>
      <w:pPr>
        <w:pStyle w:val="BodyText"/>
      </w:pPr>
      <w:r>
        <w:rPr>
          <w:b/>
          <w:bCs/>
        </w:rPr>
        <w:t xml:space="preserve">Definition 21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3"/>
    <w:bookmarkStart w:id="86" w:name="def-prediction-rmse"/>
    <w:p>
      <w:pPr>
        <w:pStyle w:val="BodyText"/>
      </w:pPr>
      <w:r>
        <w:rPr>
          <w:b/>
          <w:bCs/>
        </w:rPr>
        <w:t xml:space="preserve">Definition 22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5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5"/>
    </w:p>
    <w:bookmarkEnd w:id="86"/>
    <w:bookmarkStart w:id="90" w:name="def-empirical-risk"/>
    <w:p>
      <w:pPr>
        <w:pStyle w:val="FirstParagraph"/>
      </w:pPr>
      <w:r>
        <w:rPr>
          <w:b/>
          <w:bCs/>
        </w:rPr>
        <w:t xml:space="preserve">Definition 23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9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0"/>
    <w:bookmarkStart w:id="92" w:name="exm-empirical-risk"/>
    <w:p>
      <w:pPr>
        <w:pStyle w:val="BodyText"/>
      </w:pPr>
      <w:r>
        <w:rPr>
          <w:b/>
          <w:bCs/>
        </w:rPr>
        <w:t xml:space="preserve">Example 16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1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np.float64(488364.99564830225), 'held_out': np.float64(503648.7535191132)}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2"/>
    <w:bookmarkStart w:id="94" w:name="def-training-mse"/>
    <w:p>
      <w:pPr>
        <w:pStyle w:val="BodyText"/>
      </w:pPr>
      <w:r>
        <w:rPr>
          <w:b/>
          <w:bCs/>
        </w:rPr>
        <w:t xml:space="preserve">Definition 24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3"/>
    </w:p>
    <w:bookmarkEnd w:id="94"/>
    <w:bookmarkStart w:id="95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5"/>
    <w:bookmarkEnd w:id="96"/>
    <w:bookmarkStart w:id="102" w:name="overfitting"/>
    <w:p>
      <w:pPr>
        <w:pStyle w:val="Heading2"/>
      </w:pPr>
      <w:r>
        <w:t xml:space="preserve">3 Overfitting</w:t>
      </w:r>
    </w:p>
    <w:bookmarkStart w:id="97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7"/>
    <w:bookmarkStart w:id="98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8"/>
    <w:bookmarkStart w:id="99" w:name="def-overfitting"/>
    <w:p>
      <w:pPr>
        <w:pStyle w:val="FirstParagraph"/>
      </w:pPr>
      <w:r>
        <w:rPr>
          <w:b/>
          <w:bCs/>
        </w:rPr>
        <w:t xml:space="preserve">Definition 25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9"/>
    <w:bookmarkStart w:id="100" w:name="exm-overfitting-polynomial-cars"/>
    <w:p>
      <w:pPr>
        <w:pStyle w:val="BodyText"/>
      </w:pPr>
      <w:r>
        <w:rPr>
          <w:b/>
          <w:bCs/>
        </w:rPr>
        <w:t xml:space="preserve">Example 17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100"/>
    <w:bookmarkStart w:id="101" w:name="exm-tuning-parameter"/>
    <w:p>
      <w:pPr>
        <w:pStyle w:val="BodyText"/>
      </w:pPr>
      <w:r>
        <w:rPr>
          <w:b/>
          <w:bCs/>
        </w:rPr>
        <w:t xml:space="preserve">Example 18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1"/>
    <w:bookmarkEnd w:id="102"/>
    <w:bookmarkStart w:id="210" w:name="sec-generalization-error"/>
    <w:p>
      <w:pPr>
        <w:pStyle w:val="Heading2"/>
      </w:pPr>
      <w:r>
        <w:t xml:space="preserve">4 Generalization error</w:t>
      </w:r>
    </w:p>
    <w:bookmarkStart w:id="10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3"/>
    <w:bookmarkStart w:id="10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5"/>
    <w:bookmarkStart w:id="107" w:name="def-expected-generalization-error"/>
    <w:p>
      <w:pPr>
        <w:pStyle w:val="FirstParagraph"/>
      </w:pPr>
      <w:r>
        <w:rPr>
          <w:b/>
          <w:bCs/>
        </w:rPr>
        <w:t xml:space="preserve">Definition 26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8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8"/>
    <w:bookmarkStart w:id="111" w:name="def-distribution-model"/>
    <w:p>
      <w:pPr>
        <w:pStyle w:val="BodyText"/>
      </w:pPr>
      <w:r>
        <w:rPr>
          <w:b/>
          <w:bCs/>
        </w:rPr>
        <w:t xml:space="preserve">Definition 27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5" w:name="exm-distribution-model"/>
    <w:p>
      <w:pPr>
        <w:pStyle w:val="FirstParagraph"/>
      </w:pPr>
      <w:r>
        <w:rPr>
          <w:b/>
          <w:bCs/>
        </w:rPr>
        <w:t xml:space="preserve">Example 19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5"/>
    <w:bookmarkStart w:id="117" w:name="def-distribution-model-family"/>
    <w:p>
      <w:pPr>
        <w:pStyle w:val="BodyText"/>
      </w:pPr>
      <w:r>
        <w:rPr>
          <w:b/>
          <w:bCs/>
        </w:rPr>
        <w:t xml:space="preserve">Definition 28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exm-distribution-model-family"/>
    <w:p>
      <w:pPr>
        <w:pStyle w:val="FirstParagraph"/>
      </w:pPr>
      <w:r>
        <w:rPr>
          <w:b/>
          <w:bCs/>
        </w:rPr>
        <w:t xml:space="preserve">Example 20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8"/>
    <w:bookmarkStart w:id="119" w:name="def-fitted-distribution-model"/>
    <w:p>
      <w:pPr>
        <w:pStyle w:val="BodyText"/>
      </w:pPr>
      <w:r>
        <w:rPr>
          <w:b/>
          <w:bCs/>
        </w:rPr>
        <w:t xml:space="preserve">Definition 29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9"/>
    <w:bookmarkStart w:id="120" w:name="exm-fitted-distribution-model"/>
    <w:p>
      <w:pPr>
        <w:pStyle w:val="BodyText"/>
      </w:pPr>
      <w:r>
        <w:rPr>
          <w:b/>
          <w:bCs/>
        </w:rPr>
        <w:t xml:space="preserve">Example 21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0"/>
    <w:bookmarkStart w:id="122" w:name="def-distribution-model"/>
    <w:p>
      <w:pPr>
        <w:pStyle w:val="BodyText"/>
      </w:pPr>
      <w:r>
        <w:rPr>
          <w:b/>
          <w:bCs/>
        </w:rPr>
        <w:t xml:space="preserve">Definition 30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1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bookmarkStart w:id="125" w:name="exm-distribution-model"/>
    <w:p>
      <w:pPr>
        <w:pStyle w:val="FirstParagraph"/>
      </w:pPr>
      <w:r>
        <w:rPr>
          <w:b/>
          <w:bCs/>
        </w:rPr>
        <w:t xml:space="preserve">Example 22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5"/>
    <w:bookmarkStart w:id="127" w:name="def-distribution-model-family"/>
    <w:p>
      <w:pPr>
        <w:pStyle w:val="BodyText"/>
      </w:pPr>
      <w:r>
        <w:rPr>
          <w:b/>
          <w:bCs/>
        </w:rPr>
        <w:t xml:space="preserve">Definition 31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8" w:name="exm-distribution-model-family"/>
    <w:p>
      <w:pPr>
        <w:pStyle w:val="FirstParagraph"/>
      </w:pPr>
      <w:r>
        <w:rPr>
          <w:b/>
          <w:bCs/>
        </w:rPr>
        <w:t xml:space="preserve">Example 23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8"/>
    <w:bookmarkStart w:id="129" w:name="def-fitted-distribution-model"/>
    <w:p>
      <w:pPr>
        <w:pStyle w:val="BodyText"/>
      </w:pPr>
      <w:r>
        <w:rPr>
          <w:b/>
          <w:bCs/>
        </w:rPr>
        <w:t xml:space="preserve">Definition 32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9"/>
    <w:bookmarkStart w:id="130" w:name="exm-fitted-distribution-model"/>
    <w:p>
      <w:pPr>
        <w:pStyle w:val="BodyText"/>
      </w:pPr>
      <w:r>
        <w:rPr>
          <w:b/>
          <w:bCs/>
        </w:rPr>
        <w:t xml:space="preserve">Example 24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30"/>
    <w:bookmarkStart w:id="132" w:name="def-epl"/>
    <w:p>
      <w:pPr>
        <w:pStyle w:val="BodyText"/>
      </w:pPr>
      <w:r>
        <w:rPr>
          <w:b/>
          <w:bCs/>
        </w:rPr>
        <w:t xml:space="preserve">Definition 33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1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3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3"/>
    <w:bookmarkStart w:id="135" w:name="def-epe"/>
    <w:p>
      <w:pPr>
        <w:pStyle w:val="BodyText"/>
      </w:pPr>
      <w:r>
        <w:rPr>
          <w:b/>
          <w:bCs/>
        </w:rPr>
        <w:t xml:space="preserve">Definition 34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bookmarkStart w:id="137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7"/>
    <w:bookmarkStart w:id="138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8"/>
    <w:bookmarkStart w:id="139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9"/>
    <w:bookmarkStart w:id="141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requires.</w:t>
      </w:r>
    </w:p>
    <w:bookmarkEnd w:id="141"/>
    <w:bookmarkStart w:id="143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2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2"/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5" w:name="def-average-fit"/>
    <w:p>
      <w:pPr>
        <w:pStyle w:val="BodyText"/>
      </w:pPr>
      <w:r>
        <w:rPr>
          <w:b/>
          <w:bCs/>
        </w:rPr>
        <w:t xml:space="preserve">Definition 35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4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4"/>
    </w:p>
    <w:bookmarkEnd w:id="1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6" w:name="exm-average-fit"/>
    <w:p>
      <w:pPr>
        <w:pStyle w:val="BodyText"/>
      </w:pPr>
      <w:r>
        <w:rPr>
          <w:b/>
          <w:bCs/>
        </w:rPr>
        <w:t xml:space="preserve">Example 25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58" w:name="exm-average-fit-auto"/>
    <w:p>
      <w:pPr>
        <w:pStyle w:val="FirstParagraph"/>
      </w:pPr>
      <w:r>
        <w:rPr>
          <w:b/>
          <w:bCs/>
        </w:rPr>
        <w:t xml:space="preserve">Example 26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7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8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9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50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4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8"/>
    <w:bookmarkStart w:id="162" w:name="def-prediction-bias"/>
    <w:p>
      <w:pPr>
        <w:pStyle w:val="BodyText"/>
      </w:pPr>
      <w:r>
        <w:rPr>
          <w:b/>
          <w:bCs/>
        </w:rPr>
        <w:t xml:space="preserve">Definition 36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59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6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61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1"/>
    </w:p>
    <w:bookmarkEnd w:id="16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63" w:name="exm-prediction-bias"/>
    <w:p>
      <w:pPr>
        <w:pStyle w:val="BodyText"/>
      </w:pPr>
      <w:r>
        <w:rPr>
          <w:b/>
          <w:bCs/>
        </w:rPr>
        <w:t xml:space="preserve">Example 27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63"/>
    <w:bookmarkStart w:id="166" w:name="def-irreducible-error"/>
    <w:p>
      <w:pPr>
        <w:pStyle w:val="BodyText"/>
      </w:pPr>
      <w:r>
        <w:rPr>
          <w:b/>
          <w:bCs/>
        </w:rPr>
        <w:t xml:space="preserve">Definition 37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4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65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66"/>
    <w:bookmarkStart w:id="167" w:name="exm-irreducible-error"/>
    <w:p>
      <w:pPr>
        <w:pStyle w:val="BodyText"/>
      </w:pPr>
      <w:r>
        <w:rPr>
          <w:b/>
          <w:bCs/>
        </w:rPr>
        <w:t xml:space="preserve">Example 28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64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67"/>
    <w:bookmarkStart w:id="169" w:name="rem-irreducible-error"/>
    <w:p>
      <w:pPr>
        <w:pStyle w:val="BodyText"/>
      </w:pPr>
      <w:r>
        <w:rPr>
          <w:i/>
          <w:iCs/>
        </w:rPr>
        <w:t xml:space="preserve">Remark 12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69"/>
    <w:bookmarkStart w:id="170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8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70"/>
    <w:bookmarkStart w:id="171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1"/>
    <w:bookmarkStart w:id="172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2"/>
    <w:bookmarkStart w:id="173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68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73"/>
    <w:bookmarkStart w:id="174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68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74"/>
    <w:bookmarkStart w:id="175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175"/>
    <w:bookmarkStart w:id="176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8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76"/>
    <w:bookmarkStart w:id="182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6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del w:id="3" w:author="PR Preview" w:date="2026-01-01T00:00:00Z">
        <w:r>
          <w:delText xml:space="preserve">Take the expectation of each term in turn, using</w:delText>
        </w:r>
      </w:del>
      <w:del w:id="4" w:author="PR Preview" w:date="2026-01-01T00:00:00Z">
        <w:r>
          <w:delText xml:space="preserve"> </w:delText>
        </w:r>
      </w:del>
      <w:hyperlink r:id="rId177">
        <w:del w:id="5" w:author="PR Preview" w:date="2026-01-01T00:00:00Z">
          <w:r>
            <w:rPr>
              <w:rStyle w:val="Hyperlink"/>
            </w:rPr>
            <w:delText xml:space="preserve">linearity of expectation</w:delText>
          </w:r>
        </w:del>
      </w:hyperlink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to split the sum.</w:delText>
        </w:r>
      </w:del>
    </w:p>
    <w:p>
      <w:pPr>
        <w:pStyle w:val="FirstParagraph"/>
      </w:pPr>
      <w:ins w:id="8" w:author="PR Preview" w:date="2026-01-01T00:00:00Z">
        <w:r>
          <w:t xml:space="preserve">Take the expectation of each term in turn, using</w:t>
        </w:r>
      </w:ins>
      <w:ins w:id="9" w:author="PR Preview" w:date="2026-01-01T00:00:00Z">
        <w:r>
          <w:t xml:space="preserve"> </w:t>
        </w:r>
      </w:ins>
      <w:hyperlink r:id="rId177">
        <w:ins w:id="10" w:author="PR Preview" w:date="2026-01-01T00:00:00Z">
          <w:r>
            <w:rPr>
              <w:rStyle w:val="Hyperlink"/>
            </w:rPr>
            <w:t xml:space="preserve">linearity of expectation</w:t>
          </w:r>
        </w:ins>
      </w:hyperlink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to distribute the expectation over the sum.</w:t>
        </w:r>
      </w:ins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78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79" w:name="eq-epe-after-noi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79"/>
    </w:p>
    <w:p>
      <w:pPr>
        <w:pStyle w:val="FirstParagraph"/>
      </w:pPr>
      <w:r>
        <w:t xml:space="preserve">The noise 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80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59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8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82"/>
    <w:bookmarkStart w:id="184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8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6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6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83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83"/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85" w:name="exm-epe-split-noise"/>
    <w:p>
      <w:pPr>
        <w:pStyle w:val="BodyText"/>
      </w:pPr>
      <w:r>
        <w:rPr>
          <w:b/>
          <w:bCs/>
        </w:rPr>
        <w:t xml:space="preserve">Example 29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85"/>
    <w:bookmarkStart w:id="186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86"/>
    <w:bookmarkStart w:id="188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7" w:name="eq-epe-after-bia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87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88"/>
    <w:bookmarkStart w:id="190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8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6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89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9"/>
    </w:p>
    <w:bookmarkEnd w:id="1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6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91" w:name="rem-generalization-error"/>
    <w:p>
      <w:pPr>
        <w:pStyle w:val="FirstParagraph"/>
      </w:pPr>
      <w:r>
        <w:rPr>
          <w:i/>
          <w:iCs/>
        </w:rPr>
        <w:t xml:space="preserve">Remark 13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4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91"/>
    <w:bookmarkStart w:id="193" w:name="def-flexibility"/>
    <w:p>
      <w:pPr>
        <w:pStyle w:val="BodyText"/>
      </w:pPr>
      <w:r>
        <w:rPr>
          <w:b/>
          <w:bCs/>
        </w:rPr>
        <w:t xml:space="preserve">Definition 38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4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92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2"/>
    </w:p>
    <w:bookmarkEnd w:id="193"/>
    <w:bookmarkStart w:id="194" w:name="rem-source-flexibility"/>
    <w:p>
      <w:pPr>
        <w:pStyle w:val="FirstParagraph"/>
      </w:pPr>
      <w:r>
        <w:rPr>
          <w:i/>
          <w:iCs/>
        </w:rPr>
        <w:t xml:space="preserve">Remark 14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194"/>
    <w:bookmarkStart w:id="195" w:name="rem-flexibility"/>
    <w:p>
      <w:pPr>
        <w:pStyle w:val="BodyText"/>
      </w:pPr>
      <w:r>
        <w:rPr>
          <w:i/>
          <w:iCs/>
        </w:rPr>
        <w:t xml:space="preserve">Remark 15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195"/>
    <w:bookmarkStart w:id="197" w:name="def-bias-variance-tradeoff"/>
    <w:p>
      <w:pPr>
        <w:pStyle w:val="BodyText"/>
      </w:pPr>
      <w:r>
        <w:rPr>
          <w:b/>
          <w:bCs/>
        </w:rPr>
        <w:t xml:space="preserve">Definition 39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6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96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197"/>
    <w:bookmarkStart w:id="198" w:name="rem-overfitting-tradeoff"/>
    <w:p>
      <w:pPr>
        <w:pStyle w:val="BodyText"/>
      </w:pPr>
      <w:r>
        <w:rPr>
          <w:i/>
          <w:iCs/>
        </w:rPr>
        <w:t xml:space="preserve">Remark 16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98"/>
    <w:bookmarkStart w:id="199" w:name="rem-overfitting-causes"/>
    <w:p>
      <w:pPr>
        <w:pStyle w:val="BodyText"/>
      </w:pPr>
      <w:r>
        <w:rPr>
          <w:i/>
          <w:iCs/>
        </w:rPr>
        <w:t xml:space="preserve">Remark 17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99"/>
    <w:bookmarkStart w:id="200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00"/>
    <w:bookmarkStart w:id="201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01"/>
    <w:bookmarkStart w:id="202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03" w:name="rem-training-mse-optimistic"/>
    <w:p>
      <w:pPr>
        <w:pStyle w:val="BodyText"/>
      </w:pPr>
      <w:r>
        <w:rPr>
          <w:i/>
          <w:iCs/>
        </w:rPr>
        <w:t xml:space="preserve">Remark 18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03"/>
    <w:bookmarkStart w:id="209" w:name="exm-train-test-error-simulated"/>
    <w:p>
      <w:pPr>
        <w:pStyle w:val="BodyText"/>
      </w:pPr>
      <w:r>
        <w:rPr>
          <w:b/>
          <w:bCs/>
        </w:rPr>
        <w:t xml:space="preserve">Example 30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7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07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08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09"/>
    <w:bookmarkEnd w:id="210"/>
    <w:bookmarkStart w:id="262" w:name="sec-data-splits"/>
    <w:p>
      <w:pPr>
        <w:pStyle w:val="Heading2"/>
      </w:pPr>
      <w:r>
        <w:t xml:space="preserve">5 Training, validation, and test sets</w:t>
      </w:r>
    </w:p>
    <w:bookmarkStart w:id="211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11"/>
    <w:bookmarkStart w:id="212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12"/>
    <w:bookmarkStart w:id="214" w:name="def-data-splits"/>
    <w:p>
      <w:pPr>
        <w:pStyle w:val="BodyText"/>
      </w:pPr>
      <w:r>
        <w:rPr>
          <w:b/>
          <w:bCs/>
        </w:rPr>
        <w:t xml:space="preserve">Definition 40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1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4"/>
    <w:bookmarkStart w:id="215" w:name="exm-data-splits-sizes"/>
    <w:p>
      <w:pPr>
        <w:pStyle w:val="BodyText"/>
      </w:pPr>
      <w:r>
        <w:rPr>
          <w:b/>
          <w:bCs/>
        </w:rPr>
        <w:t xml:space="preserve">Example 31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15"/>
    <w:bookmarkStart w:id="216" w:name="def-model-selection"/>
    <w:p>
      <w:pPr>
        <w:pStyle w:val="BodyText"/>
      </w:pPr>
      <w:r>
        <w:rPr>
          <w:b/>
          <w:bCs/>
        </w:rPr>
        <w:t xml:space="preserve">Definition 41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16"/>
    <w:bookmarkStart w:id="217" w:name="exm-model-selection"/>
    <w:p>
      <w:pPr>
        <w:pStyle w:val="BodyText"/>
      </w:pPr>
      <w:r>
        <w:rPr>
          <w:b/>
          <w:bCs/>
        </w:rPr>
        <w:t xml:space="preserve">Example 32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17"/>
    <w:bookmarkStart w:id="219" w:name="def-validation-set"/>
    <w:p>
      <w:pPr>
        <w:pStyle w:val="BodyText"/>
      </w:pPr>
      <w:r>
        <w:rPr>
          <w:b/>
          <w:bCs/>
        </w:rPr>
        <w:t xml:space="preserve">Definition 42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18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1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9"/>
    <w:bookmarkStart w:id="221" w:name="def-validation-error"/>
    <w:p>
      <w:pPr>
        <w:pStyle w:val="BodyText"/>
      </w:pPr>
      <w:r>
        <w:rPr>
          <w:b/>
          <w:bCs/>
        </w:rPr>
        <w:t xml:space="preserve">Definition 43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20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20"/>
    </w:p>
    <w:bookmarkEnd w:id="221"/>
    <w:bookmarkStart w:id="223" w:name="def-validation-choice"/>
    <w:p>
      <w:pPr>
        <w:pStyle w:val="FirstParagraph"/>
      </w:pPr>
      <w:r>
        <w:rPr>
          <w:b/>
          <w:bCs/>
        </w:rPr>
        <w:t xml:space="preserve">Definition 44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22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2"/>
    </w:p>
    <w:bookmarkEnd w:id="223"/>
    <w:bookmarkStart w:id="225" w:name="def-test-set"/>
    <w:p>
      <w:pPr>
        <w:pStyle w:val="FirstParagraph"/>
      </w:pPr>
      <w:r>
        <w:rPr>
          <w:b/>
          <w:bCs/>
        </w:rPr>
        <w:t xml:space="preserve">Definition 45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24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5"/>
    <w:bookmarkStart w:id="227" w:name="def-test-error"/>
    <w:p>
      <w:pPr>
        <w:pStyle w:val="BodyText"/>
      </w:pPr>
      <w:r>
        <w:rPr>
          <w:b/>
          <w:bCs/>
        </w:rPr>
        <w:t xml:space="preserve">Definition 46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26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6"/>
    </w:p>
    <w:bookmarkEnd w:id="227"/>
    <w:bookmarkStart w:id="229" w:name="def-error-rate"/>
    <w:p>
      <w:pPr>
        <w:pStyle w:val="FirstParagraph"/>
      </w:pPr>
      <w:r>
        <w:rPr>
          <w:b/>
          <w:bCs/>
        </w:rPr>
        <w:t xml:space="preserve">Definition 47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28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29"/>
    <w:bookmarkStart w:id="230" w:name="def-training-error-rate"/>
    <w:p>
      <w:pPr>
        <w:pStyle w:val="BodyText"/>
      </w:pPr>
      <w:r>
        <w:rPr>
          <w:b/>
          <w:bCs/>
        </w:rPr>
        <w:t xml:space="preserve">Definition 48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0"/>
    <w:bookmarkStart w:id="231" w:name="def-test-error-rate"/>
    <w:p>
      <w:pPr>
        <w:pStyle w:val="BodyText"/>
      </w:pPr>
      <w:r>
        <w:rPr>
          <w:b/>
          <w:bCs/>
        </w:rPr>
        <w:t xml:space="preserve">Definition 49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1"/>
    <w:bookmarkStart w:id="233" w:name="exm-error-rate"/>
    <w:p>
      <w:pPr>
        <w:pStyle w:val="BodyText"/>
      </w:pPr>
      <w:r>
        <w:rPr>
          <w:b/>
          <w:bCs/>
        </w:rPr>
        <w:t xml:space="preserve">Example 33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32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33"/>
    <w:bookmarkStart w:id="237" w:name="rem-data-splits"/>
    <w:p>
      <w:pPr>
        <w:pStyle w:val="BodyText"/>
      </w:pPr>
      <w:r>
        <w:rPr>
          <w:i/>
          <w:iCs/>
        </w:rPr>
        <w:t xml:space="preserve">Remark 19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34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35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36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37"/>
    <w:bookmarkStart w:id="238" w:name="rem-validation-test-error"/>
    <w:p>
      <w:pPr>
        <w:pStyle w:val="BodyText"/>
      </w:pPr>
      <w:r>
        <w:rPr>
          <w:i/>
          <w:iCs/>
        </w:rPr>
        <w:t xml:space="preserve">Remark 20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38"/>
    <w:bookmarkStart w:id="261" w:name="exm-train-validation-test-split"/>
    <w:p>
      <w:pPr>
        <w:pStyle w:val="BodyText"/>
      </w:pPr>
      <w:r>
        <w:rPr>
          <w:b/>
          <w:bCs/>
        </w:rPr>
        <w:t xml:space="preserve">Example 34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34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39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5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56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5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61"/>
    <w:bookmarkEnd w:id="262"/>
    <w:bookmarkStart w:id="298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63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63"/>
    <w:bookmarkStart w:id="264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64"/>
    <w:bookmarkStart w:id="266" w:name="def-folds"/>
    <w:p>
      <w:pPr>
        <w:pStyle w:val="FirstParagraph"/>
      </w:pPr>
      <w:r>
        <w:rPr>
          <w:b/>
          <w:bCs/>
        </w:rPr>
        <w:t xml:space="preserve">Definition 50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65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65"/>
    </w:p>
    <w:bookmarkEnd w:id="266"/>
    <w:bookmarkStart w:id="267" w:name="rem-source-folds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67"/>
    <w:bookmarkStart w:id="269" w:name="def-fold-size"/>
    <w:p>
      <w:pPr>
        <w:pStyle w:val="BodyText"/>
      </w:pPr>
      <w:r>
        <w:rPr>
          <w:b/>
          <w:bCs/>
        </w:rPr>
        <w:t xml:space="preserve">Definition 51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68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68"/>
    </w:p>
    <w:bookmarkEnd w:id="269"/>
    <w:bookmarkStart w:id="271" w:name="def-fold-assignment"/>
    <w:p>
      <w:pPr>
        <w:pStyle w:val="FirstParagraph"/>
      </w:pPr>
      <w:r>
        <w:rPr>
          <w:b/>
          <w:bCs/>
        </w:rPr>
        <w:t xml:space="preserve">Definition 52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70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70"/>
    </w:p>
    <w:bookmarkEnd w:id="271"/>
    <w:bookmarkStart w:id="272" w:name="rem-source-fold-assignment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72"/>
    <w:p>
      <w:pPr>
        <w:pStyle w:val="BodyText"/>
      </w:pPr>
      <w:r>
        <w:t xml:space="preserve"> </w:t>
      </w:r>
    </w:p>
    <w:bookmarkStart w:id="274" w:name="def-fold-out-fitted-model"/>
    <w:p>
      <w:pPr>
        <w:pStyle w:val="BodyText"/>
      </w:pPr>
      <w:r>
        <w:rPr>
          <w:b/>
          <w:bCs/>
        </w:rPr>
        <w:t xml:space="preserve">Definition 53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73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3"/>
    </w:p>
    <w:bookmarkEnd w:id="274"/>
    <w:bookmarkStart w:id="275" w:name="rem-source-fold-out-fitted-model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75"/>
    <w:bookmarkStart w:id="276" w:name="def-kfold"/>
    <w:p>
      <w:pPr>
        <w:pStyle w:val="BodyText"/>
      </w:pPr>
      <w:r>
        <w:rPr>
          <w:b/>
          <w:bCs/>
        </w:rPr>
        <w:t xml:space="preserve">Definition 54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76"/>
    <w:bookmarkStart w:id="277" w:name="rem-kfold-vs-validation-set"/>
    <w:p>
      <w:pPr>
        <w:pStyle w:val="BodyText"/>
      </w:pPr>
      <w:r>
        <w:rPr>
          <w:i/>
          <w:iCs/>
        </w:rPr>
        <w:t xml:space="preserve">Remark 24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77"/>
    <w:bookmarkStart w:id="279" w:name="def-cv-estimate"/>
    <w:p>
      <w:pPr>
        <w:pStyle w:val="BodyText"/>
      </w:pPr>
      <w:r>
        <w:rPr>
          <w:b/>
          <w:bCs/>
        </w:rPr>
        <w:t xml:space="preserve">Definition 55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78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8"/>
    </w:p>
    <w:bookmarkEnd w:id="279"/>
    <w:bookmarkStart w:id="280" w:name="rem-source-cv-estimat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0"/>
    <w:bookmarkStart w:id="281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1"/>
    <w:bookmarkStart w:id="282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50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82"/>
    <w:bookmarkStart w:id="284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83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83"/>
    </w:p>
    <w:bookmarkEnd w:id="2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86" w:name="def-fold-mse"/>
    <w:p>
      <w:pPr>
        <w:pStyle w:val="BodyText"/>
      </w:pPr>
      <w:r>
        <w:rPr>
          <w:b/>
          <w:bCs/>
        </w:rPr>
        <w:t xml:space="preserve">Definition 56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85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5"/>
    </w:p>
    <w:bookmarkEnd w:id="286"/>
    <w:bookmarkStart w:id="287" w:name="rem-source-fold-mse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87"/>
    <w:bookmarkStart w:id="288" w:name="rem-cv-estimate"/>
    <w:p>
      <w:pPr>
        <w:pStyle w:val="BodyText"/>
      </w:pPr>
      <w:r>
        <w:rPr>
          <w:i/>
          <w:iCs/>
        </w:rPr>
        <w:t xml:space="preserve">Remark 27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88"/>
    <w:bookmarkStart w:id="289" w:name="rem-choosing-k"/>
    <w:p>
      <w:pPr>
        <w:pStyle w:val="BodyText"/>
      </w:pPr>
      <w:r>
        <w:rPr>
          <w:i/>
          <w:iCs/>
        </w:rPr>
        <w:t xml:space="preserve">Remark 28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89"/>
    <w:bookmarkStart w:id="294" w:name="exm-kfold-simulated"/>
    <w:p>
      <w:pPr>
        <w:pStyle w:val="BodyText"/>
      </w:pPr>
      <w:r>
        <w:rPr>
          <w:b/>
          <w:bCs/>
        </w:rPr>
        <w:t xml:space="preserve">Example 35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93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94"/>
    <w:bookmarkStart w:id="297" w:name="exm-kfold-mtcars"/>
    <w:p>
      <w:pPr>
        <w:pStyle w:val="BodyText"/>
      </w:pPr>
      <w:r>
        <w:rPr>
          <w:b/>
          <w:bCs/>
        </w:rPr>
        <w:t xml:space="preserve">Example 36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35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5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9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6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96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97"/>
    <w:bookmarkEnd w:id="298"/>
    <w:bookmarkStart w:id="326" w:name="sec-loocv"/>
    <w:p>
      <w:pPr>
        <w:pStyle w:val="Heading2"/>
      </w:pPr>
      <w:r>
        <w:t xml:space="preserve">7 Leave-one-out cross-validation</w:t>
      </w:r>
    </w:p>
    <w:bookmarkStart w:id="299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differ?</w:t>
      </w:r>
    </w:p>
    <w:bookmarkEnd w:id="299"/>
    <w:bookmarkStart w:id="300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300"/>
    <w:bookmarkStart w:id="302" w:name="def-loocv"/>
    <w:p>
      <w:pPr>
        <w:pStyle w:val="FirstParagraph"/>
      </w:pPr>
      <w:r>
        <w:rPr>
          <w:b/>
          <w:bCs/>
        </w:rPr>
        <w:t xml:space="preserve">Definition 57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01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30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02"/>
    <w:bookmarkStart w:id="303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05" w:name="def-term-vector"/>
    <w:p>
      <w:pPr>
        <w:pStyle w:val="FirstParagraph"/>
      </w:pPr>
      <w:r>
        <w:rPr>
          <w:b/>
          <w:bCs/>
        </w:rPr>
        <w:t xml:space="preserve">Definition 58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04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\qquad(53)$$</w:t>
      </w:r>
      <w:bookmarkEnd w:id="304"/>
    </w:p>
    <w:bookmarkEnd w:id="305"/>
    <w:bookmarkStart w:id="307" w:name="rem-term-vector"/>
    <w:p>
      <w:pPr>
        <w:pStyle w:val="FirstParagraph"/>
      </w:pPr>
      <w:r>
        <w:rPr>
          <w:i/>
          <w:iCs/>
        </w:rPr>
        <w:t xml:space="preserve">Remark 29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06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07"/>
    <w:bookmarkStart w:id="309" w:name="def-cross-product-matrix"/>
    <w:p>
      <w:pPr>
        <w:pStyle w:val="BodyText"/>
      </w:pPr>
      <w:r>
        <w:rPr>
          <w:b/>
          <w:bCs/>
        </w:rPr>
        <w:t xml:space="preserve">Definition 59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08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\qquad(54)$$</w:t>
      </w:r>
      <w:bookmarkEnd w:id="308"/>
    </w:p>
    <w:bookmarkEnd w:id="309"/>
    <w:bookmarkStart w:id="311" w:name="rem-source-cross-product-matrix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10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11"/>
    <w:bookmarkStart w:id="314" w:name="rem-cross-product-matrix"/>
    <w:p>
      <w:pPr>
        <w:pStyle w:val="BodyText"/>
      </w:pPr>
      <w:r>
        <w:rPr>
          <w:i/>
          <w:iCs/>
        </w:rPr>
        <w:t xml:space="preserve">Remark 31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10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14"/>
    <w:bookmarkStart w:id="317" w:name="def-leverage"/>
    <w:p>
      <w:pPr>
        <w:pStyle w:val="BodyText"/>
      </w:pPr>
      <w:r>
        <w:rPr>
          <w:b/>
          <w:bCs/>
        </w:rPr>
        <w:t xml:space="preserve">Definition 60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15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16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\qquad(55)$$</w:t>
      </w:r>
      <w:bookmarkEnd w:id="31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17"/>
    <w:bookmarkStart w:id="319" w:name="rem-source-leverage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18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19"/>
    <w:bookmarkStart w:id="322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15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20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21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sSub>
                                <m:e>
                                  <m:r>
                                    <m:t>ε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pred</m:t>
                                  </m:r>
                                </m:sub>
                              </m:sSub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321"/>
    </w:p>
    <w:bookmarkEnd w:id="3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23" w:name="rem-source-loocv-shortcut"/>
    <w:p>
      <w:pPr>
        <w:pStyle w:val="BodyText"/>
      </w:pPr>
      <w:r>
        <w:rPr>
          <w:i/>
          <w:iCs/>
        </w:rPr>
        <w:t xml:space="preserve">Remark 33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23"/>
    <w:bookmarkStart w:id="324" w:name="exm-loocv-shortcut"/>
    <w:p>
      <w:pPr>
        <w:pStyle w:val="BodyText"/>
      </w:pPr>
      <w:r>
        <w:rPr>
          <w:b/>
          <w:bCs/>
        </w:rPr>
        <w:t xml:space="preserve">Example 37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24"/>
    <w:bookmarkStart w:id="325" w:name="rem-loocv"/>
    <w:p>
      <w:pPr>
        <w:pStyle w:val="BodyText"/>
      </w:pPr>
      <w:r>
        <w:rPr>
          <w:i/>
          <w:iCs/>
        </w:rPr>
        <w:t xml:space="preserve">Remark 34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28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25"/>
    <w:bookmarkEnd w:id="326"/>
    <w:bookmarkStart w:id="355" w:name="sec-cv-model-choice"/>
    <w:p>
      <w:pPr>
        <w:pStyle w:val="Heading2"/>
      </w:pPr>
      <w:r>
        <w:t xml:space="preserve">8 Choosing a model by cross-validation</w:t>
      </w:r>
    </w:p>
    <w:bookmarkStart w:id="328" w:name="def-cv-estimate-indexed"/>
    <w:p>
      <w:pPr>
        <w:pStyle w:val="FirstParagraph"/>
      </w:pPr>
      <w:r>
        <w:rPr>
          <w:b/>
          <w:bCs/>
        </w:rPr>
        <w:t xml:space="preserve">Definition 61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27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27"/>
    </w:p>
    <w:bookmarkEnd w:id="328"/>
    <w:bookmarkStart w:id="330" w:name="def-cv-choice"/>
    <w:p>
      <w:pPr>
        <w:pStyle w:val="FirstParagraph"/>
      </w:pPr>
      <w:r>
        <w:rPr>
          <w:b/>
          <w:bCs/>
        </w:rPr>
        <w:t xml:space="preserve">Definition 62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29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29"/>
    </w:p>
    <w:bookmarkEnd w:id="330"/>
    <w:bookmarkStart w:id="331" w:name="exm-cv-choice-inputs"/>
    <w:p>
      <w:pPr>
        <w:pStyle w:val="FirstParagraph"/>
      </w:pPr>
      <w:r>
        <w:rPr>
          <w:b/>
          <w:bCs/>
        </w:rPr>
        <w:t xml:space="preserve">Example 38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331"/>
    <w:bookmarkStart w:id="333" w:name="def-nested-cv"/>
    <w:p>
      <w:pPr>
        <w:pStyle w:val="FirstParagraph"/>
      </w:pPr>
      <w:r>
        <w:rPr>
          <w:b/>
          <w:bCs/>
        </w:rPr>
        <w:t xml:space="preserve">Definition 63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32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2"/>
    </w:p>
    <w:bookmarkEnd w:id="333"/>
    <w:bookmarkStart w:id="334" w:name="rem-source-nested-cv"/>
    <w:p>
      <w:pPr>
        <w:pStyle w:val="FirstParagraph"/>
      </w:pPr>
      <w:r>
        <w:rPr>
          <w:i/>
          <w:iCs/>
        </w:rPr>
        <w:t xml:space="preserve">Remark 35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34"/>
    <w:bookmarkStart w:id="335" w:name="rem-nested-cv"/>
    <w:p>
      <w:pPr>
        <w:pStyle w:val="BodyText"/>
      </w:pPr>
      <w:r>
        <w:rPr>
          <w:i/>
          <w:iCs/>
        </w:rPr>
        <w:t xml:space="preserve">Remark 36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35"/>
    <w:bookmarkStart w:id="338" w:name="rem-cv-winner-optimistic"/>
    <w:p>
      <w:pPr>
        <w:pStyle w:val="BodyText"/>
      </w:pPr>
      <w:r>
        <w:rPr>
          <w:i/>
          <w:iCs/>
        </w:rPr>
        <w:t xml:space="preserve">Remark 37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38"/>
    <w:bookmarkStart w:id="341" w:name="def-cv-se"/>
    <w:p>
      <w:pPr>
        <w:pStyle w:val="BodyText"/>
      </w:pPr>
      <w:r>
        <w:rPr>
          <w:b/>
          <w:bCs/>
        </w:rPr>
        <w:t xml:space="preserve">Definition 64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39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40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40"/>
    </w:p>
    <w:bookmarkEnd w:id="341"/>
    <w:bookmarkStart w:id="342" w:name="rem-source-cv-s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42"/>
    <w:bookmarkStart w:id="343" w:name="rem-cv-se"/>
    <w:p>
      <w:pPr>
        <w:pStyle w:val="BodyText"/>
      </w:pPr>
      <w:r>
        <w:rPr>
          <w:i/>
          <w:iCs/>
        </w:rPr>
        <w:t xml:space="preserve">Remark 39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60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50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43"/>
    <w:bookmarkStart w:id="345" w:name="def-fold-mse-indexed"/>
    <w:p>
      <w:pPr>
        <w:pStyle w:val="BodyText"/>
      </w:pPr>
      <w:r>
        <w:rPr>
          <w:b/>
          <w:bCs/>
        </w:rPr>
        <w:t xml:space="preserve">Definition 65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44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44"/>
    </w:p>
    <w:bookmarkEnd w:id="345"/>
    <w:bookmarkStart w:id="347" w:name="def-cv-se-indexed"/>
    <w:p>
      <w:pPr>
        <w:pStyle w:val="FirstParagraph"/>
      </w:pPr>
      <w:r>
        <w:rPr>
          <w:b/>
          <w:bCs/>
        </w:rPr>
        <w:t xml:space="preserve">Definition 66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46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6"/>
    </w:p>
    <w:bookmarkEnd w:id="347"/>
    <w:bookmarkStart w:id="349" w:name="def-one-se-rule"/>
    <w:p>
      <w:pPr>
        <w:pStyle w:val="FirstParagraph"/>
      </w:pPr>
      <w:r>
        <w:rPr>
          <w:b/>
          <w:bCs/>
        </w:rPr>
        <w:t xml:space="preserve">Definition 67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48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49"/>
    <w:bookmarkStart w:id="354" w:name="exm-one-se-rule"/>
    <w:p>
      <w:pPr>
        <w:pStyle w:val="BodyText"/>
      </w:pPr>
      <w:r>
        <w:rPr>
          <w:b/>
          <w:bCs/>
        </w:rPr>
        <w:t xml:space="preserve">Example 39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3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60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53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54"/>
    <w:bookmarkEnd w:id="355"/>
    <w:bookmarkStart w:id="371" w:name="sec-information-criteria"/>
    <w:p>
      <w:pPr>
        <w:pStyle w:val="Heading2"/>
      </w:pPr>
      <w:r>
        <w:t xml:space="preserve">9 Criteria that adjust the training error</w:t>
      </w:r>
    </w:p>
    <w:bookmarkStart w:id="357" w:name="def-adjusted-r-squared"/>
    <w:p>
      <w:pPr>
        <w:pStyle w:val="FirstParagraph"/>
      </w:pPr>
      <w:r>
        <w:rPr>
          <w:b/>
          <w:bCs/>
        </w:rPr>
        <w:t xml:space="preserve">Definition 68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56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57"/>
    <w:bookmarkStart w:id="360" w:name="exm-adjusted-r-squared"/>
    <w:p>
      <w:pPr>
        <w:pStyle w:val="BodyText"/>
      </w:pPr>
      <w:r>
        <w:rPr>
          <w:b/>
          <w:bCs/>
        </w:rPr>
        <w:t xml:space="preserve">Example 40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58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59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60"/>
    <w:bookmarkStart w:id="362" w:name="def-mallows-cp"/>
    <w:p>
      <w:pPr>
        <w:pStyle w:val="BodyText"/>
      </w:pPr>
      <w:r>
        <w:rPr>
          <w:b/>
          <w:bCs/>
        </w:rPr>
        <w:t xml:space="preserve">Definition 69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6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2"/>
    <w:bookmarkStart w:id="363" w:name="exm-mallows-cp"/>
    <w:p>
      <w:pPr>
        <w:pStyle w:val="BodyText"/>
      </w:pPr>
      <w:r>
        <w:rPr>
          <w:b/>
          <w:bCs/>
        </w:rPr>
        <w:t xml:space="preserve">Example 41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6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63"/>
    <w:bookmarkStart w:id="366" w:name="def-aic"/>
    <w:p>
      <w:pPr>
        <w:pStyle w:val="BodyText"/>
      </w:pPr>
      <w:r>
        <w:rPr>
          <w:b/>
          <w:bCs/>
        </w:rPr>
        <w:t xml:space="preserve">Definition 70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4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4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66"/>
    <w:bookmarkStart w:id="367" w:name="exm-aic"/>
    <w:p>
      <w:pPr>
        <w:pStyle w:val="BodyText"/>
      </w:pPr>
      <w:r>
        <w:rPr>
          <w:b/>
          <w:bCs/>
        </w:rPr>
        <w:t xml:space="preserve">Example 42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64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67"/>
    <w:bookmarkStart w:id="368" w:name="def-bic"/>
    <w:p>
      <w:pPr>
        <w:pStyle w:val="BodyText"/>
      </w:pPr>
      <w:r>
        <w:rPr>
          <w:b/>
          <w:bCs/>
        </w:rPr>
        <w:t xml:space="preserve">Definition 71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4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4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68"/>
    <w:bookmarkStart w:id="369" w:name="exm-bic"/>
    <w:p>
      <w:pPr>
        <w:pStyle w:val="BodyText"/>
      </w:pPr>
      <w:r>
        <w:rPr>
          <w:b/>
          <w:bCs/>
        </w:rPr>
        <w:t xml:space="preserve">Example 43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69"/>
    <w:bookmarkStart w:id="370" w:name="rem-criteria-training-error"/>
    <w:p>
      <w:pPr>
        <w:pStyle w:val="BodyText"/>
      </w:pPr>
      <w:r>
        <w:rPr>
          <w:i/>
          <w:iCs/>
        </w:rPr>
        <w:t xml:space="preserve">Remark 40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70"/>
    <w:bookmarkEnd w:id="371"/>
    <w:bookmarkStart w:id="377" w:name="sec-cv-whole-procedure"/>
    <w:p>
      <w:pPr>
        <w:pStyle w:val="Heading2"/>
      </w:pPr>
      <w:r>
        <w:t xml:space="preserve">10 Cross-validating the whole procedure</w:t>
      </w:r>
    </w:p>
    <w:bookmarkStart w:id="374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74"/>
    <w:bookmarkStart w:id="375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75"/>
    <w:bookmarkStart w:id="376" w:name="rem-cv-every-step"/>
    <w:p>
      <w:pPr>
        <w:pStyle w:val="BodyText"/>
      </w:pPr>
      <w:r>
        <w:rPr>
          <w:i/>
          <w:iCs/>
        </w:rPr>
        <w:t xml:space="preserve">Remark 41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76"/>
    <w:bookmarkEnd w:id="377"/>
    <w:bookmarkStart w:id="378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78"/>
    <w:bookmarkStart w:id="415" w:name="references"/>
    <w:p>
      <w:pPr>
        <w:pStyle w:val="Heading2"/>
      </w:pPr>
      <w:r>
        <w:t xml:space="preserve">References</w:t>
      </w:r>
    </w:p>
    <w:bookmarkStart w:id="414" w:name="refs"/>
    <w:bookmarkStart w:id="380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9">
        <w:r>
          <w:rPr>
            <w:rStyle w:val="Hyperlink"/>
          </w:rPr>
          <w:t xml:space="preserve">https://en.wikipedia.org/wiki/Random_seed</w:t>
        </w:r>
      </w:hyperlink>
    </w:p>
    <w:bookmarkEnd w:id="380"/>
    <w:bookmarkStart w:id="382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1">
        <w:r>
          <w:rPr>
            <w:rStyle w:val="Hyperlink"/>
          </w:rPr>
          <w:t xml:space="preserve">https://en.wikipedia.org/wiki/Hyperparameter_%28machine_learning%29</w:t>
        </w:r>
      </w:hyperlink>
    </w:p>
    <w:bookmarkEnd w:id="382"/>
    <w:bookmarkStart w:id="384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3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84"/>
    <w:bookmarkStart w:id="386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8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86"/>
    <w:bookmarkStart w:id="388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7">
        <w:r>
          <w:rPr>
            <w:rStyle w:val="Hyperlink"/>
          </w:rPr>
          <w:t xml:space="preserve">https://en.wikipedia.org/wiki/Generalization_error</w:t>
        </w:r>
      </w:hyperlink>
    </w:p>
    <w:bookmarkEnd w:id="388"/>
    <w:bookmarkStart w:id="390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8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90"/>
    <w:bookmarkStart w:id="391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391"/>
    <w:bookmarkStart w:id="393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392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393"/>
    <w:bookmarkStart w:id="395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https://en.wikipedia.org/wiki/Overfitting</w:t>
        </w:r>
      </w:hyperlink>
    </w:p>
    <w:bookmarkEnd w:id="395"/>
    <w:bookmarkStart w:id="397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396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397"/>
    <w:bookmarkStart w:id="399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https://en.wikipedia.org/wiki/Bias%E2%80%93variance_tradeoff</w:t>
        </w:r>
      </w:hyperlink>
    </w:p>
    <w:bookmarkEnd w:id="399"/>
    <w:bookmarkStart w:id="401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0">
        <w:r>
          <w:rPr>
            <w:rStyle w:val="Hyperlink"/>
          </w:rPr>
          <w:t xml:space="preserve">https://en.wikipedia.org/wiki/Model_selection</w:t>
        </w:r>
      </w:hyperlink>
    </w:p>
    <w:bookmarkEnd w:id="401"/>
    <w:bookmarkStart w:id="403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2">
        <w:r>
          <w:rPr>
            <w:rStyle w:val="Hyperlink"/>
          </w:rPr>
          <w:t xml:space="preserve">https://en.wikipedia.org/wiki/Cross-validation_%28statistics%29</w:t>
        </w:r>
      </w:hyperlink>
    </w:p>
    <w:bookmarkEnd w:id="403"/>
    <w:bookmarkStart w:id="405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04">
        <w:r>
          <w:rPr>
            <w:rStyle w:val="Hyperlink"/>
          </w:rPr>
          <w:t xml:space="preserve">https://www.gastonsanchez.com/matrix4sl/</w:t>
        </w:r>
      </w:hyperlink>
    </w:p>
    <w:bookmarkEnd w:id="405"/>
    <w:bookmarkStart w:id="407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6">
        <w:r>
          <w:rPr>
            <w:rStyle w:val="Hyperlink"/>
          </w:rPr>
          <w:t xml:space="preserve">https://en.wikipedia.org/wiki/Leverage_%28statistics%29</w:t>
        </w:r>
      </w:hyperlink>
    </w:p>
    <w:bookmarkEnd w:id="407"/>
    <w:bookmarkStart w:id="409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08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09"/>
    <w:bookmarkStart w:id="411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10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11"/>
    <w:bookmarkStart w:id="413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12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13"/>
    <w:bookmarkEnd w:id="414"/>
    <w:bookmarkEnd w:id="4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8" Type="http://schemas.openxmlformats.org/officeDocument/2006/relationships/image" Target="media/rId258.png"/><Relationship Id="rId290" Type="http://schemas.openxmlformats.org/officeDocument/2006/relationships/image" Target="media/rId290.png"/><Relationship Id="rId151" Type="http://schemas.openxmlformats.org/officeDocument/2006/relationships/image" Target="media/rId151.png"/><Relationship Id="rId350" Type="http://schemas.openxmlformats.org/officeDocument/2006/relationships/image" Target="media/rId350.png"/><Relationship Id="rId204" Type="http://schemas.openxmlformats.org/officeDocument/2006/relationships/image" Target="media/rId204.png"/><Relationship Id="rId155" Type="http://schemas.openxmlformats.org/officeDocument/2006/relationships/image" Target="media/rId155.png"/><Relationship Id="rId240" Type="http://schemas.openxmlformats.org/officeDocument/2006/relationships/image" Target="media/rId240.png"/><Relationship Id="rId244" Type="http://schemas.openxmlformats.org/officeDocument/2006/relationships/image" Target="media/rId244.png"/><Relationship Id="rId248" Type="http://schemas.openxmlformats.org/officeDocument/2006/relationships/image" Target="media/rId248.png"/><Relationship Id="rId252" Type="http://schemas.openxmlformats.org/officeDocument/2006/relationships/image" Target="media/rId252.png"/><Relationship Id="rId91" Type="http://schemas.openxmlformats.org/officeDocument/2006/relationships/hyperlink" Target="basic-statistical-methods.qmd#def-linear-regression" TargetMode="External"/><Relationship Id="rId358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15" Type="http://schemas.openxmlformats.org/officeDocument/2006/relationships/hyperlink" Target="correlation-regression.qmd#def-ols" TargetMode="External"/><Relationship Id="rId359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06" Type="http://schemas.openxmlformats.org/officeDocument/2006/relationships/hyperlink" Target="correlation-regression.qmd#def-slr-covariate-vector" TargetMode="External"/><Relationship Id="rId147" Type="http://schemas.openxmlformats.org/officeDocument/2006/relationships/hyperlink" Target="correlation-regression.qmd#def-slr-intercept" TargetMode="External"/><Relationship Id="rId148" Type="http://schemas.openxmlformats.org/officeDocument/2006/relationships/hyperlink" Target="correlation-regression.qmd#def-slr-slope" TargetMode="External"/><Relationship Id="rId356" Type="http://schemas.openxmlformats.org/officeDocument/2006/relationships/hyperlink" Target="correlation-regression.qmd#def-tss" TargetMode="External"/><Relationship Id="rId318" Type="http://schemas.openxmlformats.org/officeDocument/2006/relationships/hyperlink" Target="correlation-regression.qmd#thm-ols-slr-vector" TargetMode="External"/><Relationship Id="rId228" Type="http://schemas.openxmlformats.org/officeDocument/2006/relationships/hyperlink" Target="data.qmd#def-categorical-var" TargetMode="External"/><Relationship Id="rId150" Type="http://schemas.openxmlformats.org/officeDocument/2006/relationships/hyperlink" Target="estimation.qmd#def-SE" TargetMode="External"/><Relationship Id="rId181" Type="http://schemas.openxmlformats.org/officeDocument/2006/relationships/hyperlink" Target="estimation.qmd#def-bias" TargetMode="External"/><Relationship Id="rId104" Type="http://schemas.openxmlformats.org/officeDocument/2006/relationships/hyperlink" Target="estimation.qmd#def-estimate" TargetMode="External"/><Relationship Id="rId159" Type="http://schemas.openxmlformats.org/officeDocument/2006/relationships/hyperlink" Target="estimation.qmd#def-estimation-error" TargetMode="External"/><Relationship Id="rId160" Type="http://schemas.openxmlformats.org/officeDocument/2006/relationships/hyperlink" Target="estimation.qmd#def-estimator" TargetMode="External"/><Relationship Id="rId136" Type="http://schemas.openxmlformats.org/officeDocument/2006/relationships/hyperlink" Target="estimation.qmd#def-mse" TargetMode="External"/><Relationship Id="rId208" Type="http://schemas.openxmlformats.org/officeDocument/2006/relationships/hyperlink" Target="estimation.qmd#def-rmse" TargetMode="External"/><Relationship Id="rId61" Type="http://schemas.openxmlformats.org/officeDocument/2006/relationships/hyperlink" Target="estimation.qmd#def-scientific-model" TargetMode="External"/><Relationship Id="rId63" Type="http://schemas.openxmlformats.org/officeDocument/2006/relationships/hyperlink" Target="exploratory-descriptive.qmd#def-population" TargetMode="External"/><Relationship Id="rId180" Type="http://schemas.openxmlformats.org/officeDocument/2006/relationships/hyperlink" Target="exploratory-descriptive.qmd#def-population-distribution" TargetMode="External"/><Relationship Id="rId87" Type="http://schemas.openxmlformats.org/officeDocument/2006/relationships/hyperlink" Target="exploratory-descriptive.qmd#def-sample-mean" TargetMode="External"/><Relationship Id="rId339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392" Type="http://schemas.openxmlformats.org/officeDocument/2006/relationships/hyperlink" Target="https://doi.org/10.1007/978-0-387-21706-2" TargetMode="External"/><Relationship Id="rId385" Type="http://schemas.openxmlformats.org/officeDocument/2006/relationships/hyperlink" Target="https://doi.org/10.1007/978-0-387-84858-7" TargetMode="External"/><Relationship Id="rId389" Type="http://schemas.openxmlformats.org/officeDocument/2006/relationships/hyperlink" Target="https://doi.org/10.1007/978-1-0716-1418-1" TargetMode="External"/><Relationship Id="rId408" Type="http://schemas.openxmlformats.org/officeDocument/2006/relationships/hyperlink" Target="https://doi.org/10.1080/00401706.1973.10489103" TargetMode="External"/><Relationship Id="rId410" Type="http://schemas.openxmlformats.org/officeDocument/2006/relationships/hyperlink" Target="https://doi.org/10.1109/TAC.1974.1100705" TargetMode="External"/><Relationship Id="rId412" Type="http://schemas.openxmlformats.org/officeDocument/2006/relationships/hyperlink" Target="https://doi.org/10.1214/aos/1176344136" TargetMode="External"/><Relationship Id="rId396" Type="http://schemas.openxmlformats.org/officeDocument/2006/relationships/hyperlink" Target="https://doi.org/10.32614/CRAN.package.SyncRNG" TargetMode="External"/><Relationship Id="rId398" Type="http://schemas.openxmlformats.org/officeDocument/2006/relationships/hyperlink" Target="https://en.wikipedia.org/wiki/Bias%E2%80%93variance_tradeoff" TargetMode="External"/><Relationship Id="rId402" Type="http://schemas.openxmlformats.org/officeDocument/2006/relationships/hyperlink" Target="https://en.wikipedia.org/wiki/Cross-validation_%28statistics%29" TargetMode="External"/><Relationship Id="rId387" Type="http://schemas.openxmlformats.org/officeDocument/2006/relationships/hyperlink" Target="https://en.wikipedia.org/wiki/Generalization_error" TargetMode="External"/><Relationship Id="rId381" Type="http://schemas.openxmlformats.org/officeDocument/2006/relationships/hyperlink" Target="https://en.wikipedia.org/wiki/Hyperparameter_%28machine_learning%29" TargetMode="External"/><Relationship Id="rId406" Type="http://schemas.openxmlformats.org/officeDocument/2006/relationships/hyperlink" Target="https://en.wikipedia.org/wiki/Leverage_%28statistics%29" TargetMode="External"/><Relationship Id="rId400" Type="http://schemas.openxmlformats.org/officeDocument/2006/relationships/hyperlink" Target="https://en.wikipedia.org/wiki/Model_selection" TargetMode="External"/><Relationship Id="rId394" Type="http://schemas.openxmlformats.org/officeDocument/2006/relationships/hyperlink" Target="https://en.wikipedia.org/wiki/Overfitting" TargetMode="External"/><Relationship Id="rId379" Type="http://schemas.openxmlformats.org/officeDocument/2006/relationships/hyperlink" Target="https://en.wikipedia.org/wiki/Random_seed" TargetMode="External"/><Relationship Id="rId383" Type="http://schemas.openxmlformats.org/officeDocument/2006/relationships/hyperlink" Target="https://en.wikipedia.org/wiki/Training,_validation,_and_test_data_sets" TargetMode="External"/><Relationship Id="rId236" Type="http://schemas.openxmlformats.org/officeDocument/2006/relationships/hyperlink" Target="https://morrison-lab.github.io/lds/chapters/big-ideas.html#def-test-set" TargetMode="External"/><Relationship Id="rId234" Type="http://schemas.openxmlformats.org/officeDocument/2006/relationships/hyperlink" Target="https://morrison-lab.github.io/lds/chapters/big-ideas.html#def-training-set" TargetMode="External"/><Relationship Id="rId235" Type="http://schemas.openxmlformats.org/officeDocument/2006/relationships/hyperlink" Target="https://morrison-lab.github.io/lds/chapters/big-ideas.html#def-validation-set" TargetMode="External"/><Relationship Id="rId44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1" Type="http://schemas.openxmlformats.org/officeDocument/2006/relationships/hyperlink" Target="https://morrison-lab.github.io/pds/expectation.html#def-cond-expectation" TargetMode="External"/><Relationship Id="rId68" Type="http://schemas.openxmlformats.org/officeDocument/2006/relationships/hyperlink" Target="https://morrison-lab.github.io/pds/expectation.html#def-expectation" TargetMode="External"/><Relationship Id="rId74" Type="http://schemas.openxmlformats.org/officeDocument/2006/relationships/hyperlink" Target="https://morrison-lab.github.io/pds/expectation.html#def-loss-function" TargetMode="External"/><Relationship Id="rId56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8" Type="http://schemas.openxmlformats.org/officeDocument/2006/relationships/hyperlink" Target="https://morrison-lab.github.io/pds/expectation.html#def-risk" TargetMode="External"/><Relationship Id="rId140" Type="http://schemas.openxmlformats.org/officeDocument/2006/relationships/hyperlink" Target="https://morrison-lab.github.io/pds/expectation.html#thm-lie" TargetMode="External"/><Relationship Id="rId177" Type="http://schemas.openxmlformats.org/officeDocument/2006/relationships/hyperlink" Target="https://morrison-lab.github.io/pds/expectation.html#thm-linearity-expectation" TargetMode="External"/><Relationship Id="rId55" Type="http://schemas.openxmlformats.org/officeDocument/2006/relationships/hyperlink" Target="https://morrison-lab.github.io/pds/independence.html#def-indpt" TargetMode="External"/><Relationship Id="rId72" Type="http://schemas.openxmlformats.org/officeDocument/2006/relationships/hyperlink" Target="https://morrison-lab.github.io/pds/probability-basics.html#def-probability" TargetMode="External"/><Relationship Id="rId109" Type="http://schemas.openxmlformats.org/officeDocument/2006/relationships/hyperlink" Target="https://morrison-lab.github.io/pds/random-variables.html#def-cdf" TargetMode="External"/><Relationship Id="rId112" Type="http://schemas.openxmlformats.org/officeDocument/2006/relationships/hyperlink" Target="https://morrison-lab.github.io/pds/random-variables.html#def-normal" TargetMode="External"/><Relationship Id="rId164" Type="http://schemas.openxmlformats.org/officeDocument/2006/relationships/hyperlink" Target="https://morrison-lab.github.io/pds/variance-covariance.html#def-cond-variance" TargetMode="External"/><Relationship Id="rId64" Type="http://schemas.openxmlformats.org/officeDocument/2006/relationships/hyperlink" Target="https://morrison-lab.github.io/pds/variance-covariance.html#def-deviation-pop-mean" TargetMode="External"/><Relationship Id="rId168" Type="http://schemas.openxmlformats.org/officeDocument/2006/relationships/hyperlink" Target="https://morrison-lab.github.io/pds/variance-covariance.html#def-variance" TargetMode="External"/><Relationship Id="rId178" Type="http://schemas.openxmlformats.org/officeDocument/2006/relationships/hyperlink" Target="https://morrison-lab.github.io/pds/variance-covariance.html#thm-variance" TargetMode="External"/><Relationship Id="rId404" Type="http://schemas.openxmlformats.org/officeDocument/2006/relationships/hyperlink" Target="https://www.gastonsanchez.com/matrix4sl/" TargetMode="External"/><Relationship Id="rId310" Type="http://schemas.openxmlformats.org/officeDocument/2006/relationships/hyperlink" Target="https://www.gastonsanchez.com/matrix4sl/cross-products.html#cross-products" TargetMode="External"/><Relationship Id="rId149" Type="http://schemas.openxmlformats.org/officeDocument/2006/relationships/hyperlink" Target="inference.qmd#def-confidence-interval" TargetMode="External"/><Relationship Id="rId365" Type="http://schemas.openxmlformats.org/officeDocument/2006/relationships/hyperlink" Target="intro-MLEs.qmd#def-loglik" TargetMode="External"/><Relationship Id="rId364" Type="http://schemas.openxmlformats.org/officeDocument/2006/relationships/hyperlink" Target="intro-MLEs.qmd#def-mle" TargetMode="External"/><Relationship Id="rId232" Type="http://schemas.openxmlformats.org/officeDocument/2006/relationships/hyperlink" Target="logistic-inference.qmd#def-logistic-regression" TargetMode="External"/><Relationship Id="rId320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9" Type="http://schemas.openxmlformats.org/officeDocument/2006/relationships/hyperlink" Target="prediction.qmd#def-prediction-error" TargetMode="External"/><Relationship Id="rId84" Type="http://schemas.openxmlformats.org/officeDocument/2006/relationships/hyperlink" Target="prediction.qmd#def-prediction-mse" TargetMode="External"/><Relationship Id="rId361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91" Type="http://schemas.openxmlformats.org/officeDocument/2006/relationships/hyperlink" Target="basic-statistical-methods.qmd#def-linear-regression" TargetMode="External"/><Relationship Id="rId358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15" Type="http://schemas.openxmlformats.org/officeDocument/2006/relationships/hyperlink" Target="correlation-regression.qmd#def-ols" TargetMode="External"/><Relationship Id="rId359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06" Type="http://schemas.openxmlformats.org/officeDocument/2006/relationships/hyperlink" Target="correlation-regression.qmd#def-slr-covariate-vector" TargetMode="External"/><Relationship Id="rId147" Type="http://schemas.openxmlformats.org/officeDocument/2006/relationships/hyperlink" Target="correlation-regression.qmd#def-slr-intercept" TargetMode="External"/><Relationship Id="rId148" Type="http://schemas.openxmlformats.org/officeDocument/2006/relationships/hyperlink" Target="correlation-regression.qmd#def-slr-slope" TargetMode="External"/><Relationship Id="rId356" Type="http://schemas.openxmlformats.org/officeDocument/2006/relationships/hyperlink" Target="correlation-regression.qmd#def-tss" TargetMode="External"/><Relationship Id="rId318" Type="http://schemas.openxmlformats.org/officeDocument/2006/relationships/hyperlink" Target="correlation-regression.qmd#thm-ols-slr-vector" TargetMode="External"/><Relationship Id="rId228" Type="http://schemas.openxmlformats.org/officeDocument/2006/relationships/hyperlink" Target="data.qmd#def-categorical-var" TargetMode="External"/><Relationship Id="rId150" Type="http://schemas.openxmlformats.org/officeDocument/2006/relationships/hyperlink" Target="estimation.qmd#def-SE" TargetMode="External"/><Relationship Id="rId181" Type="http://schemas.openxmlformats.org/officeDocument/2006/relationships/hyperlink" Target="estimation.qmd#def-bias" TargetMode="External"/><Relationship Id="rId104" Type="http://schemas.openxmlformats.org/officeDocument/2006/relationships/hyperlink" Target="estimation.qmd#def-estimate" TargetMode="External"/><Relationship Id="rId159" Type="http://schemas.openxmlformats.org/officeDocument/2006/relationships/hyperlink" Target="estimation.qmd#def-estimation-error" TargetMode="External"/><Relationship Id="rId160" Type="http://schemas.openxmlformats.org/officeDocument/2006/relationships/hyperlink" Target="estimation.qmd#def-estimator" TargetMode="External"/><Relationship Id="rId136" Type="http://schemas.openxmlformats.org/officeDocument/2006/relationships/hyperlink" Target="estimation.qmd#def-mse" TargetMode="External"/><Relationship Id="rId208" Type="http://schemas.openxmlformats.org/officeDocument/2006/relationships/hyperlink" Target="estimation.qmd#def-rmse" TargetMode="External"/><Relationship Id="rId61" Type="http://schemas.openxmlformats.org/officeDocument/2006/relationships/hyperlink" Target="estimation.qmd#def-scientific-model" TargetMode="External"/><Relationship Id="rId63" Type="http://schemas.openxmlformats.org/officeDocument/2006/relationships/hyperlink" Target="exploratory-descriptive.qmd#def-population" TargetMode="External"/><Relationship Id="rId180" Type="http://schemas.openxmlformats.org/officeDocument/2006/relationships/hyperlink" Target="exploratory-descriptive.qmd#def-population-distribution" TargetMode="External"/><Relationship Id="rId87" Type="http://schemas.openxmlformats.org/officeDocument/2006/relationships/hyperlink" Target="exploratory-descriptive.qmd#def-sample-mean" TargetMode="External"/><Relationship Id="rId339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392" Type="http://schemas.openxmlformats.org/officeDocument/2006/relationships/hyperlink" Target="https://doi.org/10.1007/978-0-387-21706-2" TargetMode="External"/><Relationship Id="rId385" Type="http://schemas.openxmlformats.org/officeDocument/2006/relationships/hyperlink" Target="https://doi.org/10.1007/978-0-387-84858-7" TargetMode="External"/><Relationship Id="rId389" Type="http://schemas.openxmlformats.org/officeDocument/2006/relationships/hyperlink" Target="https://doi.org/10.1007/978-1-0716-1418-1" TargetMode="External"/><Relationship Id="rId408" Type="http://schemas.openxmlformats.org/officeDocument/2006/relationships/hyperlink" Target="https://doi.org/10.1080/00401706.1973.10489103" TargetMode="External"/><Relationship Id="rId410" Type="http://schemas.openxmlformats.org/officeDocument/2006/relationships/hyperlink" Target="https://doi.org/10.1109/TAC.1974.1100705" TargetMode="External"/><Relationship Id="rId412" Type="http://schemas.openxmlformats.org/officeDocument/2006/relationships/hyperlink" Target="https://doi.org/10.1214/aos/1176344136" TargetMode="External"/><Relationship Id="rId396" Type="http://schemas.openxmlformats.org/officeDocument/2006/relationships/hyperlink" Target="https://doi.org/10.32614/CRAN.package.SyncRNG" TargetMode="External"/><Relationship Id="rId398" Type="http://schemas.openxmlformats.org/officeDocument/2006/relationships/hyperlink" Target="https://en.wikipedia.org/wiki/Bias%E2%80%93variance_tradeoff" TargetMode="External"/><Relationship Id="rId402" Type="http://schemas.openxmlformats.org/officeDocument/2006/relationships/hyperlink" Target="https://en.wikipedia.org/wiki/Cross-validation_%28statistics%29" TargetMode="External"/><Relationship Id="rId387" Type="http://schemas.openxmlformats.org/officeDocument/2006/relationships/hyperlink" Target="https://en.wikipedia.org/wiki/Generalization_error" TargetMode="External"/><Relationship Id="rId381" Type="http://schemas.openxmlformats.org/officeDocument/2006/relationships/hyperlink" Target="https://en.wikipedia.org/wiki/Hyperparameter_%28machine_learning%29" TargetMode="External"/><Relationship Id="rId406" Type="http://schemas.openxmlformats.org/officeDocument/2006/relationships/hyperlink" Target="https://en.wikipedia.org/wiki/Leverage_%28statistics%29" TargetMode="External"/><Relationship Id="rId400" Type="http://schemas.openxmlformats.org/officeDocument/2006/relationships/hyperlink" Target="https://en.wikipedia.org/wiki/Model_selection" TargetMode="External"/><Relationship Id="rId394" Type="http://schemas.openxmlformats.org/officeDocument/2006/relationships/hyperlink" Target="https://en.wikipedia.org/wiki/Overfitting" TargetMode="External"/><Relationship Id="rId379" Type="http://schemas.openxmlformats.org/officeDocument/2006/relationships/hyperlink" Target="https://en.wikipedia.org/wiki/Random_seed" TargetMode="External"/><Relationship Id="rId383" Type="http://schemas.openxmlformats.org/officeDocument/2006/relationships/hyperlink" Target="https://en.wikipedia.org/wiki/Training,_validation,_and_test_data_sets" TargetMode="External"/><Relationship Id="rId236" Type="http://schemas.openxmlformats.org/officeDocument/2006/relationships/hyperlink" Target="https://morrison-lab.github.io/lds/chapters/big-ideas.html#def-test-set" TargetMode="External"/><Relationship Id="rId234" Type="http://schemas.openxmlformats.org/officeDocument/2006/relationships/hyperlink" Target="https://morrison-lab.github.io/lds/chapters/big-ideas.html#def-training-set" TargetMode="External"/><Relationship Id="rId235" Type="http://schemas.openxmlformats.org/officeDocument/2006/relationships/hyperlink" Target="https://morrison-lab.github.io/lds/chapters/big-ideas.html#def-validation-set" TargetMode="External"/><Relationship Id="rId44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1" Type="http://schemas.openxmlformats.org/officeDocument/2006/relationships/hyperlink" Target="https://morrison-lab.github.io/pds/expectation.html#def-cond-expectation" TargetMode="External"/><Relationship Id="rId68" Type="http://schemas.openxmlformats.org/officeDocument/2006/relationships/hyperlink" Target="https://morrison-lab.github.io/pds/expectation.html#def-expectation" TargetMode="External"/><Relationship Id="rId74" Type="http://schemas.openxmlformats.org/officeDocument/2006/relationships/hyperlink" Target="https://morrison-lab.github.io/pds/expectation.html#def-loss-function" TargetMode="External"/><Relationship Id="rId56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8" Type="http://schemas.openxmlformats.org/officeDocument/2006/relationships/hyperlink" Target="https://morrison-lab.github.io/pds/expectation.html#def-risk" TargetMode="External"/><Relationship Id="rId140" Type="http://schemas.openxmlformats.org/officeDocument/2006/relationships/hyperlink" Target="https://morrison-lab.github.io/pds/expectation.html#thm-lie" TargetMode="External"/><Relationship Id="rId177" Type="http://schemas.openxmlformats.org/officeDocument/2006/relationships/hyperlink" Target="https://morrison-lab.github.io/pds/expectation.html#thm-linearity-expectation" TargetMode="External"/><Relationship Id="rId55" Type="http://schemas.openxmlformats.org/officeDocument/2006/relationships/hyperlink" Target="https://morrison-lab.github.io/pds/independence.html#def-indpt" TargetMode="External"/><Relationship Id="rId72" Type="http://schemas.openxmlformats.org/officeDocument/2006/relationships/hyperlink" Target="https://morrison-lab.github.io/pds/probability-basics.html#def-probability" TargetMode="External"/><Relationship Id="rId109" Type="http://schemas.openxmlformats.org/officeDocument/2006/relationships/hyperlink" Target="https://morrison-lab.github.io/pds/random-variables.html#def-cdf" TargetMode="External"/><Relationship Id="rId112" Type="http://schemas.openxmlformats.org/officeDocument/2006/relationships/hyperlink" Target="https://morrison-lab.github.io/pds/random-variables.html#def-normal" TargetMode="External"/><Relationship Id="rId164" Type="http://schemas.openxmlformats.org/officeDocument/2006/relationships/hyperlink" Target="https://morrison-lab.github.io/pds/variance-covariance.html#def-cond-variance" TargetMode="External"/><Relationship Id="rId64" Type="http://schemas.openxmlformats.org/officeDocument/2006/relationships/hyperlink" Target="https://morrison-lab.github.io/pds/variance-covariance.html#def-deviation-pop-mean" TargetMode="External"/><Relationship Id="rId168" Type="http://schemas.openxmlformats.org/officeDocument/2006/relationships/hyperlink" Target="https://morrison-lab.github.io/pds/variance-covariance.html#def-variance" TargetMode="External"/><Relationship Id="rId178" Type="http://schemas.openxmlformats.org/officeDocument/2006/relationships/hyperlink" Target="https://morrison-lab.github.io/pds/variance-covariance.html#thm-variance" TargetMode="External"/><Relationship Id="rId404" Type="http://schemas.openxmlformats.org/officeDocument/2006/relationships/hyperlink" Target="https://www.gastonsanchez.com/matrix4sl/" TargetMode="External"/><Relationship Id="rId310" Type="http://schemas.openxmlformats.org/officeDocument/2006/relationships/hyperlink" Target="https://www.gastonsanchez.com/matrix4sl/cross-products.html#cross-products" TargetMode="External"/><Relationship Id="rId149" Type="http://schemas.openxmlformats.org/officeDocument/2006/relationships/hyperlink" Target="inference.qmd#def-confidence-interval" TargetMode="External"/><Relationship Id="rId365" Type="http://schemas.openxmlformats.org/officeDocument/2006/relationships/hyperlink" Target="intro-MLEs.qmd#def-loglik" TargetMode="External"/><Relationship Id="rId364" Type="http://schemas.openxmlformats.org/officeDocument/2006/relationships/hyperlink" Target="intro-MLEs.qmd#def-mle" TargetMode="External"/><Relationship Id="rId232" Type="http://schemas.openxmlformats.org/officeDocument/2006/relationships/hyperlink" Target="logistic-inference.qmd#def-logistic-regression" TargetMode="External"/><Relationship Id="rId320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9" Type="http://schemas.openxmlformats.org/officeDocument/2006/relationships/hyperlink" Target="prediction.qmd#def-prediction-error" TargetMode="External"/><Relationship Id="rId84" Type="http://schemas.openxmlformats.org/officeDocument/2006/relationships/hyperlink" Target="prediction.qmd#def-prediction-mse" TargetMode="External"/><Relationship Id="rId361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2026-10-23T07:21:33Z</dcterms:created>
  <dcterms:modified xsi:type="dcterms:W3CDTF">2026-10-23T07:21:33Z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00:10:33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