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23:10:15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41 (Score function of a binary 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setting of</w:delText>
        </w:r>
      </w:del>
      <w:del w:id="6" w:author="PR Preview" w:date="2026-01-01T00:00:00Z">
        <w:r>
          <w:delText xml:space="preserve"> </w:delText>
        </w:r>
      </w:del>
      <w:hyperlink w:anchor="exr-bernoulli-score-contribution">
        <w:del w:id="7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 the</w:delText>
        </w:r>
      </w:del>
      <w:del w:id="14" w:author="PR Preview" w:date="2026-01-01T00:00:00Z">
        <w:r>
          <w:delText xml:space="preserve"> </w:delText>
        </w:r>
      </w:del>
      <w:hyperlink r:id="rId290">
        <w:del w:id="15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 observed outcomes,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let</w:delText>
        </w:r>
      </w:del>
      <w:del w:id="2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be the</w:delText>
        </w:r>
      </w:del>
      <w:del w:id="23" w:author="PR Preview" w:date="2026-01-01T00:00:00Z">
        <w:r>
          <w:delText xml:space="preserve"> </w:delText>
        </w:r>
      </w:del>
      <w:hyperlink r:id="rId277">
        <w:del w:id="24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of</w:delText>
        </w:r>
      </w:del>
      <w:del w:id="2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from its mean</w:delText>
        </w:r>
      </w:del>
      <w:del w:id="30" w:author="PR Preview" w:date="2026-01-01T00:00:00Z">
        <w:r>
          <w:delText xml:space="preserve"> </w:delText>
        </w:r>
      </w:del>
      <m:oMath>
        <m:r>
          <m:t>π</m:t>
        </m:r>
      </m:oMath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Assemble the</w:delText>
        </w:r>
      </w:del>
      <w:del w:id="34" w:author="PR Preview" w:date="2026-01-01T00:00:00Z">
        <w:r>
          <w:delText xml:space="preserve"> </w:delText>
        </w:r>
      </w:del>
      <w:hyperlink w:anchor="def-score">
        <w:del w:id="35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3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 the whole</w:delText>
        </w:r>
      </w:del>
      <w:del w:id="39" w:author="PR Preview" w:date="2026-01-01T00:00:00Z">
        <w:r>
          <w:delText xml:space="preserve"> </w:delText>
        </w:r>
      </w:del>
      <w:hyperlink r:id="rId293">
        <w:del w:id="40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from the</w:delText>
        </w:r>
      </w:del>
      <w:del w:id="43" w:author="PR Preview" w:date="2026-01-01T00:00:00Z">
        <w:r>
          <w:delText xml:space="preserve"> </w:delText>
        </w:r>
      </w:del>
      <w:hyperlink w:anchor="def-score">
        <w:del w:id="4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contributions.</w:delText>
        </w:r>
      </w:del>
    </w:p>
    <w:p>
      <w:pPr>
        <w:pStyle w:val="FirstParagraph"/>
      </w:pPr>
      <w:ins w:id="47" w:author="PR Preview" w:date="2026-01-01T00:00:00Z">
        <w:r>
          <w:rPr>
            <w:b/>
            <w:bCs/>
          </w:rPr>
          <w:t xml:space="preserve">Exercise 41 (Sample mean of the deviations of a binary sample)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In the setting of</w:t>
        </w:r>
      </w:ins>
      <w:ins w:id="50" w:author="PR Preview" w:date="2026-01-01T00:00:00Z">
        <w:r>
          <w:t xml:space="preserve"> </w:t>
        </w:r>
      </w:ins>
      <w:hyperlink w:anchor="exr-bernoulli-score-contribution">
        <w:ins w:id="5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52" w:author="PR Preview" w:date="2026-01-01T00:00:00Z">
        <w:r>
          <w:t xml:space="preserve">, let:</w:t>
        </w:r>
      </w:ins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the</w:t>
        </w:r>
      </w:ins>
      <w:ins w:id="55" w:author="PR Preview" w:date="2026-01-01T00:00:00Z">
        <w:r>
          <w:t xml:space="preserve"> </w:t>
        </w:r>
      </w:ins>
      <w:hyperlink r:id="rId290">
        <w:ins w:id="56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 the observed outcomes;</w:t>
        </w:r>
      </w:ins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 the sample mean of the</w:t>
        </w:r>
      </w:ins>
      <w:ins w:id="61" w:author="PR Preview" w:date="2026-01-01T00:00:00Z">
        <w:r>
          <w:t xml:space="preserve"> </w:t>
        </w:r>
      </w:ins>
      <w:hyperlink r:id="rId277">
        <w:ins w:id="62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63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64" w:author="PR Preview" w:date="2026-01-01T00:00:00Z">
        <w:r>
          <w:t xml:space="preserve">.</w:t>
        </w:r>
      </w:ins>
    </w:p>
    <w:p>
      <w:pPr>
        <w:pStyle w:val="FirstParagraph"/>
      </w:pPr>
      <w:ins w:id="65" w:author="PR Preview" w:date="2026-01-01T00:00:00Z">
        <w:r>
          <w:t xml:space="preserve">Write</w:t>
        </w:r>
      </w:ins>
      <w:ins w:id="6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using</w:t>
        </w:r>
      </w:ins>
      <w:ins w:id="6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π</m:t>
        </m:r>
      </m:oMath>
      <w:ins w:id="73" w:author="PR Preview" w:date="2026-01-01T00:00:00Z">
        <w:r>
          <w:t xml:space="preserve">.</w:t>
        </w:r>
      </w:ins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74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delText>
        </w:r>
      </w:del>
    </w:p>
    <w:p>
      <w:pPr>
        <w:pStyle w:val="FirstParagraph"/>
      </w:pPr>
      <w:del w:id="75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</w:delText>
        </w:r>
      </w:del>
      <w:del w:id="8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with observed</w:delText>
        </w:r>
      </w:del>
      <w:del w:id="85" w:author="PR Preview" w:date="2026-01-01T00:00:00Z">
        <w:r>
          <w:delText xml:space="preserve"> </w:delText>
        </w:r>
      </w:del>
      <w:hyperlink r:id="rId290">
        <w:del w:id="86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8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hyperlink r:id="rId277">
        <w:del w:id="90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9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of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from its mean</w:delText>
        </w:r>
      </w:del>
      <w:del w:id="97" w:author="PR Preview" w:date="2026-01-01T00:00:00Z">
        <w:r>
          <w:delText xml:space="preserve"> </w:delText>
        </w:r>
      </w:del>
      <m:oMath>
        <m:r>
          <m:t>π</m:t>
        </m:r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</w:delText>
        </w:r>
      </w:del>
      <w:del w:id="101" w:author="PR Preview" w:date="2026-01-01T00:00:00Z">
        <w:r>
          <w:delText xml:space="preserve"> </w:delText>
        </w:r>
      </w:del>
      <w:hyperlink r:id="rId275">
        <w:del w:id="102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03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04" w:author="PR Preview" w:date="2026-01-01T00:00:00Z">
        <w:r>
          <w:delText xml:space="preserve">,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</w:delText>
        </w:r>
      </w:del>
      <w:del w:id="107" w:author="PR Preview" w:date="2026-01-01T00:00:00Z">
        <w:r>
          <w:delText xml:space="preserve"> </w:delText>
        </w:r>
      </w:del>
      <w:hyperlink w:anchor="def-score">
        <w:del w:id="108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p>
      <w:pPr>
        <w:pStyle w:val="FirstParagraph"/>
      </w:pPr>
      <w:del w:id="111" w:author="PR Preview" w:date="2026-01-01T00:00:00Z">
        <w:r>
          <w:rPr>
            <w:i/>
            <w:iCs/>
          </w:rPr>
          <w:delText xml:space="preserve">Proof</w:delText>
        </w:r>
      </w:del>
      <w:del w:id="112" w:author="PR Preview" w:date="2026-01-01T00:00:00Z">
        <w:r>
          <w:delText xml:space="preserve">. </w:delText>
        </w:r>
      </w:del>
      <w:del w:id="113" w:author="PR Preview" w:date="2026-01-01T00:00:00Z">
        <w:r>
          <w:delText xml:space="preserve">This is the solution to</w:delText>
        </w:r>
      </w:del>
      <w:del w:id="114" w:author="PR Preview" w:date="2026-01-01T00:00:00Z">
        <w:r>
          <w:delText xml:space="preserve"> </w:delText>
        </w:r>
      </w:del>
      <w:hyperlink w:anchor="exr-bernoulli-score-sum">
        <w:del w:id="11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116" w:author="PR Preview" w:date="2026-01-01T00:00:00Z">
        <w:r>
          <w:delText xml:space="preserve">, worked in</w:delText>
        </w:r>
      </w:del>
      <w:del w:id="117" w:author="PR Preview" w:date="2026-01-01T00:00:00Z">
        <w:r>
          <w:delText xml:space="preserve"> </w:delText>
        </w:r>
      </w:del>
      <w:hyperlink w:anchor="sol-bernoulli-score-sum">
        <w:del w:id="118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119" w:author="PR Preview" w:date="2026-01-01T00:00:00Z">
        <w:r>
          <w:delText xml:space="preserve">.</w:delText>
        </w:r>
      </w:del>
    </w:p>
    <w:p>
      <w:pPr>
        <w:pStyle w:val="BodyText"/>
      </w:pPr>
      <w:ins w:id="120" w:author="PR Preview" w:date="2026-01-01T00:00:00Z">
        <w:r>
  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  </w:r>
      </w:ins>
    </w:p>
    <w:bookmarkEnd w:id="292"/>
    <w:bookmarkStart w:id="294" w:name="exr-bernoulli-score-sum"/>
    <w:p>
      <w:pPr>
        <w:pStyle w:val="FirstParagraph"/>
      </w:pPr>
      <w:ins w:id="121" w:author="PR Preview" w:date="2026-01-01T00:00:00Z">
        <w:r>
          <w:rPr>
            <w:b/>
            <w:bCs/>
          </w:rPr>
          <w:t xml:space="preserve">Exercise 42 (Score function of a binary sample)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In the setting of</w:t>
        </w:r>
      </w:ins>
      <w:ins w:id="124" w:author="PR Preview" w:date="2026-01-01T00:00:00Z">
        <w:r>
          <w:t xml:space="preserve"> </w:t>
        </w:r>
      </w:ins>
      <w:hyperlink w:anchor="exr-bernoulli-sample-mean-deviation">
        <w:ins w:id="125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assemble the</w:t>
        </w:r>
      </w:ins>
      <w:ins w:id="129" w:author="PR Preview" w:date="2026-01-01T00:00:00Z">
        <w:r>
          <w:t xml:space="preserve"> </w:t>
        </w:r>
      </w:ins>
      <w:hyperlink w:anchor="def-score">
        <w:ins w:id="130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3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of the whole</w:t>
        </w:r>
      </w:ins>
      <w:ins w:id="134" w:author="PR Preview" w:date="2026-01-01T00:00:00Z">
        <w:r>
          <w:t xml:space="preserve"> </w:t>
        </w:r>
      </w:ins>
      <w:hyperlink r:id="rId293">
        <w:ins w:id="135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from the</w:t>
        </w:r>
      </w:ins>
      <w:ins w:id="138" w:author="PR Preview" w:date="2026-01-01T00:00:00Z">
        <w:r>
          <w:t xml:space="preserve"> </w:t>
        </w:r>
      </w:ins>
      <w:hyperlink w:anchor="def-score">
        <w:ins w:id="139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contributions,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 write it using</w:t>
        </w:r>
      </w:ins>
      <w:ins w:id="14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t>τ</m:t>
        </m:r>
      </m:oMath>
      <w:ins w:id="148" w:author="PR Preview" w:date="2026-01-01T00:00:00Z">
        <w:r>
          <w:t xml:space="preserve">.</w:t>
        </w:r>
      </w:ins>
    </w:p>
    <w:bookmarkEnd w:id="294"/>
    <w:bookmarkStart w:id="295" w:name="sol-bernoulli-score-sum"/>
    <w:p>
      <w:pPr>
        <w:pStyle w:val="BodyText"/>
      </w:pPr>
      <w:ins w:id="149" w:author="PR Preview" w:date="2026-01-01T00:00:00Z">
        <w:r>
          <w:rPr>
            <w:i/>
            <w:iCs/>
          </w:rPr>
          <w:t xml:space="preserve">Solution 42</w:t>
        </w:r>
      </w:ins>
      <w:ins w:id="15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ins w:id="151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If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</w:t>
        </w:r>
      </w:ins>
      <w:ins w:id="1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with observed</w:t>
        </w:r>
      </w:ins>
      <w:ins w:id="161" w:author="PR Preview" w:date="2026-01-01T00:00:00Z">
        <w:r>
          <w:t xml:space="preserve"> </w:t>
        </w:r>
      </w:ins>
      <w:hyperlink r:id="rId290">
        <w:ins w:id="162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6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hyperlink r:id="rId275">
        <w:ins w:id="166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16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 sample mean</w:t>
        </w:r>
      </w:ins>
      <w:ins w:id="17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of the</w:t>
        </w:r>
      </w:ins>
      <w:ins w:id="174" w:author="PR Preview" w:date="2026-01-01T00:00:00Z">
        <w:r>
          <w:t xml:space="preserve"> </w:t>
        </w:r>
      </w:ins>
      <w:hyperlink r:id="rId277">
        <w:ins w:id="175" w:author="PR Preview" w:date="2026-01-01T00:00:00Z">
          <w:r>
            <w:rPr>
              <w:rStyle w:val="Hyperlink"/>
            </w:rPr>
            <w:t xml:space="preserve">deviations</w:t>
          </w:r>
        </w:ins>
      </w:hyperlink>
      <w:ins w:id="176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</w:t>
        </w:r>
      </w:ins>
      <w:ins w:id="180" w:author="PR Preview" w:date="2026-01-01T00:00:00Z">
        <w:r>
          <w:t xml:space="preserve"> </w:t>
        </w:r>
      </w:ins>
      <w:hyperlink w:anchor="def-score">
        <w:ins w:id="181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ins w:id="184" w:author="PR Preview" w:date="2026-01-01T00:00:00Z">
        <w:r>
          <w:rPr>
            <w:i/>
            <w:iCs/>
          </w:rPr>
          <w:t xml:space="preserve">Proof</w:t>
        </w:r>
      </w:ins>
      <w:ins w:id="185" w:author="PR Preview" w:date="2026-01-01T00:00:00Z">
        <w:r>
          <w:t xml:space="preserve">. </w:t>
        </w:r>
      </w:ins>
      <w:ins w:id="186" w:author="PR Preview" w:date="2026-01-01T00:00:00Z">
        <w:r>
          <w:t xml:space="preserve">The first equality is the solution to</w:t>
        </w:r>
      </w:ins>
      <w:ins w:id="187" w:author="PR Preview" w:date="2026-01-01T00:00:00Z">
        <w:r>
          <w:t xml:space="preserve"> </w:t>
        </w:r>
      </w:ins>
      <w:hyperlink w:anchor="exr-bernoulli-score-sum">
        <w:ins w:id="188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189" w:author="PR Preview" w:date="2026-01-01T00:00:00Z">
        <w:r>
          <w:t xml:space="preserve">, worked in</w:t>
        </w:r>
      </w:ins>
      <w:ins w:id="190" w:author="PR Preview" w:date="2026-01-01T00:00:00Z">
        <w:r>
          <w:t xml:space="preserve"> </w:t>
        </w:r>
      </w:ins>
      <w:hyperlink w:anchor="sol-bernoulli-score-sum">
        <w:ins w:id="191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 second is the solution to</w:t>
        </w:r>
      </w:ins>
      <w:ins w:id="195" w:author="PR Preview" w:date="2026-01-01T00:00:00Z">
        <w:r>
          <w:t xml:space="preserve"> </w:t>
        </w:r>
      </w:ins>
      <w:hyperlink w:anchor="exr-bernoulli-sample-mean-deviation">
        <w:ins w:id="196" w:author="PR Preview" w:date="2026-01-01T00:00:00Z">
          <w:r>
            <w:rPr>
              <w:rStyle w:val="Hyperlink"/>
            </w:rPr>
            <w:t xml:space="preserve">Exercise 41</w:t>
          </w:r>
        </w:ins>
      </w:hyperlink>
      <w:ins w:id="197" w:author="PR Preview" w:date="2026-01-01T00:00:00Z">
        <w:r>
          <w:t xml:space="preserve">, worked in</w:t>
        </w:r>
      </w:ins>
      <w:ins w:id="198" w:author="PR Preview" w:date="2026-01-01T00:00:00Z">
        <w:r>
          <w:t xml:space="preserve"> </w:t>
        </w:r>
      </w:ins>
      <w:hyperlink w:anchor="sol-bernoulli-sample-mean-deviation">
        <w:ins w:id="199" w:author="PR Preview" w:date="2026-01-01T00:00:00Z">
          <w:r>
            <w:rPr>
              <w:rStyle w:val="Hyperlink"/>
            </w:rPr>
            <w:t xml:space="preserve">Solution 41</w:t>
          </w:r>
        </w:ins>
      </w:hyperlink>
      <w:ins w:id="200" w:author="PR Preview" w:date="2026-01-01T00:00:00Z">
        <w:r>
          <w:t xml:space="preserve">.</w:t>
        </w:r>
      </w:ins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del w:id="201" w:author="PR Preview" w:date="2026-01-01T00:00:00Z">
        <w:r>
          <w:rPr>
            <w:b/>
            <w:bCs/>
          </w:rPr>
          <w:delText xml:space="preserve">Exercise 42 (Solving the score equation of a binary sample)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In the setting of</w:delText>
        </w:r>
      </w:del>
      <w:del w:id="204" w:author="PR Preview" w:date="2026-01-01T00:00:00Z">
        <w:r>
          <w:delText xml:space="preserve"> </w:delText>
        </w:r>
      </w:del>
      <w:hyperlink w:anchor="exr-bernoulli-score-sum">
        <w:del w:id="20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206" w:author="PR Preview" w:date="2026-01-01T00:00:00Z">
        <w:r>
          <w:delText xml:space="preserve">, assume</w:delText>
        </w:r>
      </w:del>
      <w:del w:id="20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208" w:author="PR Preview" w:date="2026-01-01T00:00:00Z">
        <w:r>
          <w:delText xml:space="preserve">: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</w:delText>
        </w:r>
      </w:del>
      <w:del w:id="211" w:author="PR Preview" w:date="2026-01-01T00:00:00Z">
        <w:r>
          <w:delText xml:space="preserve"> </w:delText>
        </w:r>
      </w:del>
      <w:hyperlink r:id="rId293">
        <w:del w:id="212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has at least one</w:delText>
        </w:r>
      </w:del>
      <w:del w:id="215" w:author="PR Preview" w:date="2026-01-01T00:00:00Z">
        <w:r>
          <w:delText xml:space="preserve"> </w:delText>
        </w:r>
      </w:del>
      <w:hyperlink r:id="rId278">
        <w:del w:id="21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and at least one non-event.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Solve the</w:delText>
        </w:r>
      </w:del>
      <w:del w:id="221" w:author="PR Preview" w:date="2026-01-01T00:00:00Z">
        <w:r>
          <w:delText xml:space="preserve"> </w:delText>
        </w:r>
      </w:del>
      <w:hyperlink w:anchor="def-score-equation">
        <w:del w:id="222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22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for</w:delText>
        </w:r>
      </w:del>
      <w:del w:id="22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7" w:author="PR Preview" w:date="2026-01-01T00:00:00Z">
        <w:r>
          <w:delText xml:space="preserve">.</w:delText>
        </w:r>
      </w:del>
    </w:p>
    <w:p>
      <w:pPr>
        <w:pStyle w:val="BodyText"/>
      </w:pPr>
      <w:del w:id="228" w:author="PR Preview" w:date="2026-01-01T00:00:00Z">
        <w:r>
          <w:rPr>
            <w:i/>
            <w:iCs/>
          </w:rPr>
          <w:delText xml:space="preserve">Solution 42</w:delText>
        </w:r>
      </w:del>
      <w:del w:id="229" w:author="PR Preview" w:date="2026-01-01T00:00:00Z">
        <w:r>
          <w:delText xml:space="preserve">. </w:delText>
        </w:r>
      </w:del>
      <w:del w:id="230" w:author="PR Preview" w:date="2026-01-01T00:00:00Z">
        <w:r>
          <w:delText xml:space="preserve">For</w:delText>
        </w:r>
      </w:del>
      <w:del w:id="23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is finite and positive,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and</w:delText>
        </w:r>
      </w:del>
      <w:del w:id="2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240" w:author="PR Preview" w:date="2026-01-01T00:00:00Z">
        <w:r>
          <w:delText xml:space="preserve">, so</w:delText>
        </w:r>
      </w:del>
      <w:del w:id="241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242" w:author="PR Preview" w:date="2026-01-01T00:00:00Z">
        <w:r>
          <w:delText xml:space="preserve">.</w:delText>
        </w:r>
      </w:del>
    </w:p>
    <w:p>
      <w:pPr>
        <w:pStyle w:val="FirstParagraph"/>
      </w:pPr>
      <w:ins w:id="243" w:author="PR Preview" w:date="2026-01-01T00:00:00Z">
        <w:r>
          <w:rPr>
            <w:b/>
            <w:bCs/>
          </w:rPr>
          <w:t xml:space="preserve">Exercise 43 (Solving the score equation of a binary sample)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In the setting of</w:t>
        </w:r>
      </w:ins>
      <w:ins w:id="246" w:author="PR Preview" w:date="2026-01-01T00:00:00Z">
        <w:r>
          <w:t xml:space="preserve"> </w:t>
        </w:r>
      </w:ins>
      <w:hyperlink w:anchor="exr-bernoulli-score-sum">
        <w:ins w:id="247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248" w:author="PR Preview" w:date="2026-01-01T00:00:00Z">
        <w:r>
          <w:t xml:space="preserve">, assume</w:t>
        </w:r>
      </w:ins>
      <w:ins w:id="2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250" w:author="PR Preview" w:date="2026-01-01T00:00:00Z">
        <w:r>
          <w:t xml:space="preserve">: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</w:t>
        </w:r>
      </w:ins>
      <w:ins w:id="253" w:author="PR Preview" w:date="2026-01-01T00:00:00Z">
        <w:r>
          <w:t xml:space="preserve"> </w:t>
        </w:r>
      </w:ins>
      <w:hyperlink r:id="rId293">
        <w:ins w:id="254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has at least one</w:t>
        </w:r>
      </w:ins>
      <w:ins w:id="257" w:author="PR Preview" w:date="2026-01-01T00:00:00Z">
        <w:r>
          <w:t xml:space="preserve"> </w:t>
        </w:r>
      </w:ins>
      <w:hyperlink r:id="rId278">
        <w:ins w:id="258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and at least one non-event.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Solve the</w:t>
        </w:r>
      </w:ins>
      <w:ins w:id="263" w:author="PR Preview" w:date="2026-01-01T00:00:00Z">
        <w:r>
          <w:t xml:space="preserve"> </w:t>
        </w:r>
      </w:ins>
      <w:hyperlink w:anchor="def-score-equation">
        <w:ins w:id="264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26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</w:t>
        </w:r>
      </w:ins>
      <w:ins w:id="26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.</w:t>
        </w:r>
      </w:ins>
    </w:p>
    <w:bookmarkEnd w:id="298"/>
    <w:bookmarkStart w:id="299" w:name="sol-bernoulli-score-equation"/>
    <w:p>
      <w:pPr>
        <w:pStyle w:val="BodyText"/>
      </w:pPr>
      <w:ins w:id="270" w:author="PR Preview" w:date="2026-01-01T00:00:00Z">
        <w:r>
          <w:rPr>
            <w:i/>
            <w:iCs/>
          </w:rPr>
          <w:t xml:space="preserve">Solution 43</w:t>
        </w:r>
      </w:ins>
      <w:ins w:id="271" w:author="PR Preview" w:date="2026-01-01T00:00:00Z">
        <w:r>
          <w:t xml:space="preserve">. </w:t>
        </w:r>
      </w:ins>
      <w:ins w:id="272" w:author="PR Preview" w:date="2026-01-01T00:00:00Z">
        <w:r>
          <w:t xml:space="preserve">For</w:t>
        </w:r>
      </w:ins>
      <w:ins w:id="27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finite and positive,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</w:t>
        </w:r>
      </w:ins>
      <w:ins w:id="2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282" w:author="PR Preview" w:date="2026-01-01T00:00:00Z">
        <w:r>
          <w:t xml:space="preserve">, so</w:t>
        </w:r>
      </w:ins>
      <w:ins w:id="283" w:author="PR Preview" w:date="2026-01-01T00:00:00Z">
        <w:r>
          <w:t xml:space="preserve"> </w:t>
        </w:r>
      </w:ins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ins w:id="284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del w:id="285" w:author="PR Preview" w:date="2026-01-01T00:00:00Z">
        <w:r>
          <w:rPr>
            <w:i/>
            <w:iCs/>
          </w:rPr>
          <w:delText xml:space="preserve">Proof</w:delText>
        </w:r>
      </w:del>
      <w:del w:id="286" w:author="PR Preview" w:date="2026-01-01T00:00:00Z">
        <w:r>
          <w:delText xml:space="preserve">. </w:delText>
        </w:r>
      </w:del>
      <w:del w:id="287" w:author="PR Preview" w:date="2026-01-01T00:00:00Z">
        <w:r>
          <w:delText xml:space="preserve">This is the solution to</w:delText>
        </w:r>
      </w:del>
      <w:del w:id="288" w:author="PR Preview" w:date="2026-01-01T00:00:00Z">
        <w:r>
          <w:delText xml:space="preserve"> </w:delText>
        </w:r>
      </w:del>
      <w:hyperlink w:anchor="exr-bernoulli-score-equation">
        <w:del w:id="289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290" w:author="PR Preview" w:date="2026-01-01T00:00:00Z">
        <w:r>
          <w:delText xml:space="preserve">, worked in</w:delText>
        </w:r>
      </w:del>
      <w:del w:id="291" w:author="PR Preview" w:date="2026-01-01T00:00:00Z">
        <w:r>
          <w:delText xml:space="preserve"> </w:delText>
        </w:r>
      </w:del>
      <w:hyperlink w:anchor="sol-bernoulli-score-equation">
        <w:del w:id="292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293" w:author="PR Preview" w:date="2026-01-01T00:00:00Z">
        <w:r>
          <w:delText xml:space="preserve">.</w:delText>
        </w:r>
      </w:del>
    </w:p>
    <w:p>
      <w:pPr>
        <w:pStyle w:val="BodyText"/>
      </w:pPr>
      <w:ins w:id="294" w:author="PR Preview" w:date="2026-01-01T00:00:00Z">
        <w:r>
          <w:rPr>
            <w:i/>
            <w:iCs/>
          </w:rPr>
          <w:t xml:space="preserve">Proof</w:t>
        </w:r>
      </w:ins>
      <w:ins w:id="295" w:author="PR Preview" w:date="2026-01-01T00:00:00Z">
        <w:r>
          <w:t xml:space="preserve">. </w:t>
        </w:r>
      </w:ins>
      <w:ins w:id="296" w:author="PR Preview" w:date="2026-01-01T00:00:00Z">
        <w:r>
          <w:t xml:space="preserve">This is the solution to</w:t>
        </w:r>
      </w:ins>
      <w:ins w:id="297" w:author="PR Preview" w:date="2026-01-01T00:00:00Z">
        <w:r>
          <w:t xml:space="preserve"> </w:t>
        </w:r>
      </w:ins>
      <w:hyperlink w:anchor="exr-bernoulli-score-equation">
        <w:ins w:id="298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299" w:author="PR Preview" w:date="2026-01-01T00:00:00Z">
        <w:r>
          <w:t xml:space="preserve">, worked in</w:t>
        </w:r>
      </w:ins>
      <w:ins w:id="300" w:author="PR Preview" w:date="2026-01-01T00:00:00Z">
        <w:r>
          <w:t xml:space="preserve"> </w:t>
        </w:r>
      </w:ins>
      <w:hyperlink w:anchor="sol-bernoulli-score-equation">
        <w:ins w:id="301" w:author="PR Preview" w:date="2026-01-01T00:00:00Z">
          <w:r>
            <w:rPr>
              <w:rStyle w:val="Hyperlink"/>
            </w:rPr>
            <w:t xml:space="preserve">Solution 43</w:t>
          </w:r>
        </w:ins>
      </w:hyperlink>
      <w:ins w:id="302" w:author="PR Preview" w:date="2026-01-01T00:00:00Z">
        <w:r>
          <w:t xml:space="preserve">.</w:t>
        </w:r>
      </w:ins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del w:id="303" w:author="PR Preview" w:date="2026-01-01T00:00:00Z">
        <w:r>
          <w:rPr>
            <w:b/>
            <w:bCs/>
          </w:rPr>
          <w:delText xml:space="preserve">Exercise 43 (Hessian contribution of one binary outcome)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In the setting of</w:delText>
        </w:r>
      </w:del>
      <w:del w:id="306" w:author="PR Preview" w:date="2026-01-01T00:00:00Z">
        <w:r>
          <w:delText xml:space="preserve"> </w:delText>
        </w:r>
      </w:del>
      <w:hyperlink w:anchor="exr-bernoulli-score-contribution">
        <w:del w:id="307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308" w:author="PR Preview" w:date="2026-01-01T00:00:00Z">
        <w:r>
          <w:delText xml:space="preserve">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derive the</w:delText>
        </w:r>
      </w:del>
      <w:del w:id="311" w:author="PR Preview" w:date="2026-01-01T00:00:00Z">
        <w:r>
          <w:delText xml:space="preserve"> </w:delText>
        </w:r>
      </w:del>
      <w:hyperlink w:anchor="def-hessian">
        <w:del w:id="31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contribution</w:delText>
        </w:r>
      </w:del>
      <w:del w:id="31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of observation</w:delText>
        </w:r>
      </w:del>
      <w:del w:id="318" w:author="PR Preview" w:date="2026-01-01T00:00:00Z">
        <w:r>
          <w:delText xml:space="preserve"> </w:delText>
        </w:r>
      </w:del>
      <m:oMath>
        <m:r>
          <m:t>i</m:t>
        </m:r>
      </m:oMath>
      <w:del w:id="319" w:author="PR Preview" w:date="2026-01-01T00:00:00Z">
        <w:r>
          <w:delText xml:space="preserve">.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Start from the</w:delText>
        </w:r>
      </w:del>
      <w:del w:id="322" w:author="PR Preview" w:date="2026-01-01T00:00:00Z">
        <w:r>
          <w:delText xml:space="preserve"> </w:delText>
        </w:r>
      </w:del>
      <w:hyperlink w:anchor="def-score">
        <w:del w:id="323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contribution written as a difference of two fractions,</w:delText>
        </w:r>
      </w:del>
      <w:del w:id="326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327" w:author="PR Preview" w:date="2026-01-01T00:00:00Z">
        <w:r>
          <w:delText xml:space="preserve">,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the form in</w:delText>
        </w:r>
      </w:del>
      <w:del w:id="330" w:author="PR Preview" w:date="2026-01-01T00:00:00Z">
        <w:r>
          <w:delText xml:space="preserve"> </w:delText>
        </w:r>
      </w:del>
      <w:hyperlink w:anchor="sol-derive-bernoulli-score">
        <w:del w:id="331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334" w:author="PR Preview" w:date="2026-01-01T00:00:00Z">
        <w:r>
          <w:rPr>
            <w:i/>
            <w:iCs/>
          </w:rPr>
          <w:delText xml:space="preserve">Solution 43</w:delText>
        </w:r>
      </w:del>
      <w:del w:id="335" w:author="PR Preview" w:date="2026-01-01T00:00:00Z">
        <w:r>
          <w:delText xml:space="preserve">. </w:delText>
        </w:r>
      </w:del>
    </w:p>
    <w:p>
      <w:pPr>
        <w:pStyle w:val="FirstParagraph"/>
      </w:pPr>
      <w:ins w:id="336" w:author="PR Preview" w:date="2026-01-01T00:00:00Z">
        <w:r>
          <w:rPr>
            <w:b/>
            <w:bCs/>
          </w:rPr>
          <w:t xml:space="preserve">Exercise 44 (Hessian contribution of one binary outcome)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In the setting of</w:t>
        </w:r>
      </w:ins>
      <w:ins w:id="339" w:author="PR Preview" w:date="2026-01-01T00:00:00Z">
        <w:r>
          <w:t xml:space="preserve"> </w:t>
        </w:r>
      </w:ins>
      <w:hyperlink w:anchor="exr-bernoulli-score-contribution">
        <w:ins w:id="340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derive the</w:t>
        </w:r>
      </w:ins>
      <w:ins w:id="344" w:author="PR Preview" w:date="2026-01-01T00:00:00Z">
        <w:r>
          <w:t xml:space="preserve"> </w:t>
        </w:r>
      </w:ins>
      <w:hyperlink w:anchor="def-hessian">
        <w:ins w:id="34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contribution</w:t>
        </w:r>
      </w:ins>
      <w:ins w:id="348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of observation</w:t>
        </w:r>
      </w:ins>
      <w:ins w:id="351" w:author="PR Preview" w:date="2026-01-01T00:00:00Z">
        <w:r>
          <w:t xml:space="preserve"> </w:t>
        </w:r>
      </w:ins>
      <m:oMath>
        <m:r>
          <m:t>i</m:t>
        </m:r>
      </m:oMath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Start from the</w:t>
        </w:r>
      </w:ins>
      <w:ins w:id="355" w:author="PR Preview" w:date="2026-01-01T00:00:00Z">
        <w:r>
          <w:t xml:space="preserve"> </w:t>
        </w:r>
      </w:ins>
      <w:hyperlink w:anchor="def-score">
        <w:ins w:id="35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contribution written as a difference of two fractions,</w:t>
        </w:r>
      </w:ins>
      <w:ins w:id="359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the form in</w:t>
        </w:r>
      </w:ins>
      <w:ins w:id="363" w:author="PR Preview" w:date="2026-01-01T00:00:00Z">
        <w:r>
          <w:t xml:space="preserve"> </w:t>
        </w:r>
      </w:ins>
      <w:hyperlink w:anchor="sol-derive-bernoulli-score">
        <w:ins w:id="364" w:author="PR Preview" w:date="2026-01-01T00:00:00Z">
          <w:r>
            <w:rPr>
              <w:rStyle w:val="Hyperlink"/>
            </w:rPr>
            <w:t xml:space="preserve">Solution 39</w:t>
          </w:r>
        </w:ins>
      </w:hyperlink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before its fractions are combined.</w:t>
        </w:r>
      </w:ins>
    </w:p>
    <w:bookmarkEnd w:id="303"/>
    <w:bookmarkStart w:id="304" w:name="sol-bernoulli-hessian-contribution"/>
    <w:p>
      <w:pPr>
        <w:pStyle w:val="BodyText"/>
      </w:pPr>
      <w:ins w:id="367" w:author="PR Preview" w:date="2026-01-01T00:00:00Z">
        <w:r>
          <w:rPr>
            <w:i/>
            <w:iCs/>
          </w:rPr>
          <w:t xml:space="preserve">Solution 44</w:t>
        </w:r>
      </w:ins>
      <w:ins w:id="36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del w:id="369" w:author="PR Preview" w:date="2026-01-01T00:00:00Z">
        <w:r>
          <w:rPr>
            <w:i/>
            <w:iCs/>
          </w:rPr>
          <w:delText xml:space="preserve">Proof</w:delText>
        </w:r>
      </w:del>
      <w:del w:id="370" w:author="PR Preview" w:date="2026-01-01T00:00:00Z">
        <w:r>
          <w:delText xml:space="preserve">. </w:delText>
        </w:r>
      </w:del>
      <w:del w:id="371" w:author="PR Preview" w:date="2026-01-01T00:00:00Z">
        <w:r>
          <w:delText xml:space="preserve">This is the solution to</w:delText>
        </w:r>
      </w:del>
      <w:del w:id="372" w:author="PR Preview" w:date="2026-01-01T00:00:00Z">
        <w:r>
          <w:delText xml:space="preserve"> </w:delText>
        </w:r>
      </w:del>
      <w:hyperlink w:anchor="exr-bernoulli-hessian-contribution">
        <w:del w:id="373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74" w:author="PR Preview" w:date="2026-01-01T00:00:00Z">
        <w:r>
          <w:delText xml:space="preserve">, worked in</w:delText>
        </w:r>
      </w:del>
      <w:del w:id="375" w:author="PR Preview" w:date="2026-01-01T00:00:00Z">
        <w:r>
          <w:delText xml:space="preserve"> </w:delText>
        </w:r>
      </w:del>
      <w:hyperlink w:anchor="sol-bernoulli-hessian-contribution">
        <w:del w:id="376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377" w:author="PR Preview" w:date="2026-01-01T00:00:00Z">
        <w:r>
          <w:delText xml:space="preserve">.</w:delText>
        </w:r>
      </w:del>
    </w:p>
    <w:p>
      <w:pPr>
        <w:pStyle w:val="BodyText"/>
      </w:pPr>
      <w:del w:id="378" w:author="PR Preview" w:date="2026-01-01T00:00:00Z">
        <w:r>
          <w:rPr>
            <w:b/>
            <w:bCs/>
          </w:rPr>
          <w:delText xml:space="preserve">Exercise 44 (Hessian contribution of one binary outcome over a common denominator)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In the setting of</w:delText>
        </w:r>
      </w:del>
      <w:del w:id="381" w:author="PR Preview" w:date="2026-01-01T00:00:00Z">
        <w:r>
          <w:delText xml:space="preserve"> </w:delText>
        </w:r>
      </w:del>
      <w:hyperlink w:anchor="exr-bernoulli-hessian-contribution">
        <w:del w:id="382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write the</w:delText>
        </w:r>
      </w:del>
      <w:del w:id="386" w:author="PR Preview" w:date="2026-01-01T00:00:00Z">
        <w:r>
          <w:delText xml:space="preserve"> </w:delText>
        </w:r>
      </w:del>
      <w:hyperlink w:anchor="def-hessian">
        <w:del w:id="38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contribution</w:delText>
        </w:r>
      </w:del>
      <w:del w:id="390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as one term, by finding a common denominator for its two terms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and then writing the denominator with the</w:delText>
        </w:r>
      </w:del>
      <w:del w:id="395" w:author="PR Preview" w:date="2026-01-01T00:00:00Z">
        <w:r>
          <w:delText xml:space="preserve"> </w:delText>
        </w:r>
      </w:del>
      <w:hyperlink r:id="rId275">
        <w:del w:id="396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97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98" w:author="PR Preview" w:date="2026-01-01T00:00:00Z">
        <w:r>
          <w:delText xml:space="preserve">.</w:delText>
        </w:r>
      </w:del>
    </w:p>
    <w:p>
      <w:pPr>
        <w:pStyle w:val="BodyText"/>
      </w:pPr>
      <w:del w:id="399" w:author="PR Preview" w:date="2026-01-01T00:00:00Z">
        <w:r>
          <w:rPr>
            <w:i/>
            <w:iCs/>
          </w:rPr>
          <w:delText xml:space="preserve">Solution 44</w:delText>
        </w:r>
      </w:del>
      <w:del w:id="400" w:author="PR Preview" w:date="2026-01-01T00:00:00Z">
        <w:r>
          <w:delText xml:space="preserve">. </w:delText>
        </w:r>
      </w:del>
      <w:del w:id="401" w:author="PR Preview" w:date="2026-01-01T00:00:00Z">
        <w:r>
          <w:delText xml:space="preserve">Starting from</w:delText>
        </w:r>
      </w:del>
      <w:del w:id="402" w:author="PR Preview" w:date="2026-01-01T00:00:00Z">
        <w:r>
          <w:delText xml:space="preserve"> </w:delText>
        </w:r>
      </w:del>
      <w:hyperlink w:anchor="thm-bernoulli-hessian-contribution">
        <w:del w:id="403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404" w:author="PR Preview" w:date="2026-01-01T00:00:00Z">
        <w:r>
          <w:delText xml:space="preserve">:</w:delText>
        </w:r>
      </w:del>
    </w:p>
    <w:p>
      <w:pPr>
        <w:pStyle w:val="FirstParagraph"/>
      </w:pPr>
      <w:ins w:id="405" w:author="PR Preview" w:date="2026-01-01T00:00:00Z">
        <w:r>
          <w:rPr>
            <w:i/>
            <w:iCs/>
          </w:rPr>
          <w:t xml:space="preserve">Proof</w:t>
        </w:r>
      </w:ins>
      <w:ins w:id="406" w:author="PR Preview" w:date="2026-01-01T00:00:00Z">
        <w:r>
          <w:t xml:space="preserve">. </w:t>
        </w:r>
      </w:ins>
      <w:ins w:id="407" w:author="PR Preview" w:date="2026-01-01T00:00:00Z">
        <w:r>
          <w:t xml:space="preserve">This is the solution to</w:t>
        </w:r>
      </w:ins>
      <w:ins w:id="408" w:author="PR Preview" w:date="2026-01-01T00:00:00Z">
        <w:r>
          <w:t xml:space="preserve"> </w:t>
        </w:r>
      </w:ins>
      <w:hyperlink w:anchor="exr-bernoulli-hessian-contribution">
        <w:ins w:id="409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410" w:author="PR Preview" w:date="2026-01-01T00:00:00Z">
        <w:r>
          <w:t xml:space="preserve">, worked in</w:t>
        </w:r>
      </w:ins>
      <w:ins w:id="411" w:author="PR Preview" w:date="2026-01-01T00:00:00Z">
        <w:r>
          <w:t xml:space="preserve"> </w:t>
        </w:r>
      </w:ins>
      <w:hyperlink w:anchor="sol-bernoulli-hessian-contribution">
        <w:ins w:id="412" w:author="PR Preview" w:date="2026-01-01T00:00:00Z">
          <w:r>
            <w:rPr>
              <w:rStyle w:val="Hyperlink"/>
            </w:rPr>
            <w:t xml:space="preserve">Solution 44</w:t>
          </w:r>
        </w:ins>
      </w:hyperlink>
      <w:ins w:id="413" w:author="PR Preview" w:date="2026-01-01T00:00:00Z">
        <w:r>
          <w:t xml:space="preserve">.</w:t>
        </w:r>
      </w:ins>
    </w:p>
    <w:bookmarkStart w:id="306" w:name="X8c8339af2ad425670c84e8179c3a59730e06db9"/>
    <w:p>
      <w:pPr>
        <w:pStyle w:val="BodyText"/>
      </w:pPr>
      <w:ins w:id="414" w:author="PR Preview" w:date="2026-01-01T00:00:00Z">
        <w:r>
          <w:rPr>
            <w:b/>
            <w:bCs/>
          </w:rPr>
          <w:t xml:space="preserve">Exercise 45 (Hessian contribution of one binary outcome over a common denominator)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In the setting of</w:t>
        </w:r>
      </w:ins>
      <w:ins w:id="417" w:author="PR Preview" w:date="2026-01-01T00:00:00Z">
        <w:r>
          <w:t xml:space="preserve"> </w:t>
        </w:r>
      </w:ins>
      <w:hyperlink w:anchor="exr-bernoulli-hessian-contribution">
        <w:ins w:id="418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write the</w:t>
        </w:r>
      </w:ins>
      <w:ins w:id="422" w:author="PR Preview" w:date="2026-01-01T00:00:00Z">
        <w:r>
          <w:t xml:space="preserve"> </w:t>
        </w:r>
      </w:ins>
      <w:hyperlink w:anchor="def-hessian">
        <w:ins w:id="42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contribution</w:t>
        </w:r>
      </w:ins>
      <w:ins w:id="426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as one term, by finding a common denominator for its two terms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then writing the denominator with the</w:t>
        </w:r>
      </w:ins>
      <w:ins w:id="431" w:author="PR Preview" w:date="2026-01-01T00:00:00Z">
        <w:r>
          <w:t xml:space="preserve"> </w:t>
        </w:r>
      </w:ins>
      <w:hyperlink r:id="rId275">
        <w:ins w:id="432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433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34" w:author="PR Preview" w:date="2026-01-01T00:00:00Z">
        <w:r>
          <w:t xml:space="preserve">.</w:t>
        </w:r>
      </w:ins>
    </w:p>
    <w:bookmarkEnd w:id="306"/>
    <w:bookmarkStart w:id="307" w:name="Xc7f390b0769be377b820923facf14192eed854f"/>
    <w:p>
      <w:pPr>
        <w:pStyle w:val="BodyText"/>
      </w:pPr>
      <w:ins w:id="435" w:author="PR Preview" w:date="2026-01-01T00:00:00Z">
        <w:r>
          <w:rPr>
            <w:i/>
            <w:iCs/>
          </w:rPr>
          <w:t xml:space="preserve">Solution 45</w:t>
        </w:r>
      </w:ins>
      <w:ins w:id="436" w:author="PR Preview" w:date="2026-01-01T00:00:00Z">
        <w:r>
          <w:t xml:space="preserve">. </w:t>
        </w:r>
      </w:ins>
      <w:ins w:id="437" w:author="PR Preview" w:date="2026-01-01T00:00:00Z">
        <w:r>
          <w:t xml:space="preserve">Starting from</w:t>
        </w:r>
      </w:ins>
      <w:ins w:id="438" w:author="PR Preview" w:date="2026-01-01T00:00:00Z">
        <w:r>
          <w:t xml:space="preserve"> </w:t>
        </w:r>
      </w:ins>
      <w:hyperlink w:anchor="thm-bernoulli-hessian-contribution">
        <w:ins w:id="439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4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del w:id="441" w:author="PR Preview" w:date="2026-01-01T00:00:00Z">
        <w:r>
          <w:rPr>
            <w:i/>
            <w:iCs/>
          </w:rPr>
          <w:delText xml:space="preserve">Proof</w:delText>
        </w:r>
      </w:del>
      <w:del w:id="442" w:author="PR Preview" w:date="2026-01-01T00:00:00Z">
        <w:r>
          <w:delText xml:space="preserve">. </w:delText>
        </w:r>
      </w:del>
      <w:del w:id="443" w:author="PR Preview" w:date="2026-01-01T00:00:00Z">
        <w:r>
          <w:delText xml:space="preserve">This is the solution to</w:delText>
        </w:r>
      </w:del>
      <w:del w:id="444" w:author="PR Preview" w:date="2026-01-01T00:00:00Z">
        <w:r>
          <w:delText xml:space="preserve"> </w:delText>
        </w:r>
      </w:del>
      <w:hyperlink w:anchor="X8c8339af2ad425670c84e8179c3a59730e06db9">
        <w:del w:id="445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446" w:author="PR Preview" w:date="2026-01-01T00:00:00Z">
        <w:r>
          <w:delText xml:space="preserve">, worked in</w:delText>
        </w:r>
      </w:del>
      <w:del w:id="447" w:author="PR Preview" w:date="2026-01-01T00:00:00Z">
        <w:r>
          <w:delText xml:space="preserve"> </w:delText>
        </w:r>
      </w:del>
      <w:hyperlink w:anchor="Xc7f390b0769be377b820923facf14192eed854f">
        <w:del w:id="448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449" w:author="PR Preview" w:date="2026-01-01T00:00:00Z">
        <w:r>
          <w:delText xml:space="preserve">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It follows from</w:delText>
        </w:r>
      </w:del>
      <w:del w:id="452" w:author="PR Preview" w:date="2026-01-01T00:00:00Z">
        <w:r>
          <w:delText xml:space="preserve"> </w:delText>
        </w:r>
      </w:del>
      <w:hyperlink w:anchor="thm-bernoulli-hessian-contribution">
        <w:del w:id="453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454" w:author="PR Preview" w:date="2026-01-01T00:00:00Z">
        <w:r>
          <w:delText xml:space="preserve">.</w:delText>
        </w:r>
      </w:del>
    </w:p>
    <w:p>
      <w:pPr>
        <w:pStyle w:val="BodyText"/>
      </w:pPr>
      <w:del w:id="455" w:author="PR Preview" w:date="2026-01-01T00:00:00Z">
        <w:r>
          <w:rPr>
            <w:b/>
            <w:bCs/>
          </w:rPr>
          <w:delText xml:space="preserve">Exercise 45 (Hessian contribution of one binary outcome in terms of the precision and deviation)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In the setting of</w:delText>
        </w:r>
      </w:del>
      <w:del w:id="458" w:author="PR Preview" w:date="2026-01-01T00:00:00Z">
        <w:r>
          <w:delText xml:space="preserve"> </w:delText>
        </w:r>
      </w:del>
      <w:hyperlink w:anchor="exr-bernoulli-hessian-contribution">
        <w:del w:id="459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460" w:author="PR Preview" w:date="2026-01-01T00:00:00Z">
        <w:r>
          <w:delText xml:space="preserve">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derive the</w:delText>
        </w:r>
      </w:del>
      <w:del w:id="463" w:author="PR Preview" w:date="2026-01-01T00:00:00Z">
        <w:r>
          <w:delText xml:space="preserve"> </w:delText>
        </w:r>
      </w:del>
      <w:hyperlink w:anchor="def-hessian">
        <w:del w:id="46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contribution</w:delText>
        </w:r>
      </w:del>
      <w:del w:id="467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starting from the simplified</w:delText>
        </w:r>
      </w:del>
      <w:del w:id="470" w:author="PR Preview" w:date="2026-01-01T00:00:00Z">
        <w:r>
          <w:delText xml:space="preserve"> </w:delText>
        </w:r>
      </w:del>
      <w:hyperlink w:anchor="def-score">
        <w:del w:id="47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contribution</w:delText>
        </w:r>
      </w:del>
      <w:del w:id="474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in</w:delText>
        </w:r>
      </w:del>
      <w:del w:id="477" w:author="PR Preview" w:date="2026-01-01T00:00:00Z">
        <w:r>
          <w:delText xml:space="preserve"> </w:delText>
        </w:r>
      </w:del>
      <w:hyperlink w:anchor="thm-bernoulli-score-contribution">
        <w:del w:id="478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with the</w:delText>
        </w:r>
      </w:del>
      <w:del w:id="482" w:author="PR Preview" w:date="2026-01-01T00:00:00Z">
        <w:r>
          <w:delText xml:space="preserve"> </w:delText>
        </w:r>
      </w:del>
      <w:hyperlink r:id="rId275">
        <w:del w:id="483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484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and the</w:delText>
        </w:r>
      </w:del>
      <w:del w:id="487" w:author="PR Preview" w:date="2026-01-01T00:00:00Z">
        <w:r>
          <w:delText xml:space="preserve"> </w:delText>
        </w:r>
      </w:del>
      <w:hyperlink r:id="rId277">
        <w:del w:id="488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48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del w:id="490" w:author="PR Preview" w:date="2026-01-01T00:00:00Z">
        <w:r>
          <w:delText xml:space="preserve">.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Both</w:delText>
        </w:r>
      </w:del>
      <w:del w:id="493" w:author="PR Preview" w:date="2026-01-01T00:00:00Z">
        <w:r>
          <w:delText xml:space="preserve"> </w:delText>
        </w:r>
      </w:del>
      <m:oMath>
        <m:r>
          <m:t>τ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and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</m:sub>
        </m:sSub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depend on</w:delText>
        </w:r>
      </w:del>
      <w:del w:id="499" w:author="PR Preview" w:date="2026-01-01T00:00:00Z">
        <w:r>
          <w:delText xml:space="preserve"> </w:delText>
        </w:r>
      </w:del>
      <m:oMath>
        <m:r>
          <m:t>π</m:t>
        </m:r>
      </m:oMath>
      <w:del w:id="500" w:author="PR Preview" w:date="2026-01-01T00:00:00Z">
        <w:r>
          <w:delText xml:space="preserve">, while the observed value</w:delText>
        </w:r>
      </w:del>
      <w:del w:id="50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does not.</w:delText>
        </w:r>
      </w:del>
    </w:p>
    <w:p>
      <w:pPr>
        <w:pStyle w:val="BodyText"/>
      </w:pPr>
      <w:del w:id="504" w:author="PR Preview" w:date="2026-01-01T00:00:00Z">
        <w:r>
          <w:rPr>
            <w:i/>
            <w:iCs/>
          </w:rPr>
          <w:delText xml:space="preserve">Solution 45</w:delText>
        </w:r>
      </w:del>
      <w:del w:id="505" w:author="PR Preview" w:date="2026-01-01T00:00:00Z">
        <w:r>
          <w:delText xml:space="preserve">. </w:delText>
        </w:r>
      </w:del>
    </w:p>
    <w:p>
      <w:pPr>
        <w:pStyle w:val="FirstParagraph"/>
      </w:pPr>
      <w:ins w:id="506" w:author="PR Preview" w:date="2026-01-01T00:00:00Z">
        <w:r>
          <w:rPr>
            <w:i/>
            <w:iCs/>
          </w:rPr>
          <w:t xml:space="preserve">Proof</w:t>
        </w:r>
      </w:ins>
      <w:ins w:id="507" w:author="PR Preview" w:date="2026-01-01T00:00:00Z">
        <w:r>
          <w:t xml:space="preserve">. </w:t>
        </w:r>
      </w:ins>
      <w:ins w:id="508" w:author="PR Preview" w:date="2026-01-01T00:00:00Z">
        <w:r>
          <w:t xml:space="preserve">This is the solution to</w:t>
        </w:r>
      </w:ins>
      <w:ins w:id="509" w:author="PR Preview" w:date="2026-01-01T00:00:00Z">
        <w:r>
          <w:t xml:space="preserve"> </w:t>
        </w:r>
      </w:ins>
      <w:hyperlink w:anchor="X8c8339af2ad425670c84e8179c3a59730e06db9">
        <w:ins w:id="510" w:author="PR Preview" w:date="2026-01-01T00:00:00Z">
          <w:r>
            <w:rPr>
              <w:rStyle w:val="Hyperlink"/>
            </w:rPr>
            <w:t xml:space="preserve">Exercise 45</w:t>
          </w:r>
        </w:ins>
      </w:hyperlink>
      <w:ins w:id="511" w:author="PR Preview" w:date="2026-01-01T00:00:00Z">
        <w:r>
          <w:t xml:space="preserve">, worked in</w:t>
        </w:r>
      </w:ins>
      <w:ins w:id="512" w:author="PR Preview" w:date="2026-01-01T00:00:00Z">
        <w:r>
          <w:t xml:space="preserve"> </w:t>
        </w:r>
      </w:ins>
      <w:hyperlink w:anchor="Xc7f390b0769be377b820923facf14192eed854f">
        <w:ins w:id="513" w:author="PR Preview" w:date="2026-01-01T00:00:00Z">
          <w:r>
            <w:rPr>
              <w:rStyle w:val="Hyperlink"/>
            </w:rPr>
            <w:t xml:space="preserve">Solution 45</w:t>
          </w:r>
        </w:ins>
      </w:hyperlink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It follows from</w:t>
        </w:r>
      </w:ins>
      <w:ins w:id="517" w:author="PR Preview" w:date="2026-01-01T00:00:00Z">
        <w:r>
          <w:t xml:space="preserve"> </w:t>
        </w:r>
      </w:ins>
      <w:hyperlink w:anchor="thm-bernoulli-hessian-contribution">
        <w:ins w:id="518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519" w:author="PR Preview" w:date="2026-01-01T00:00:00Z">
        <w:r>
          <w:t xml:space="preserve">.</w:t>
        </w:r>
      </w:ins>
    </w:p>
    <w:bookmarkStart w:id="309" w:name="X62b4b2896bcdb95623773131c5c4760be812280"/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Exercise 46 (Hessian contribution of one binary outcome in terms of the precision and deviation)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In the setting of</w:t>
        </w:r>
      </w:ins>
      <w:ins w:id="523" w:author="PR Preview" w:date="2026-01-01T00:00:00Z">
        <w:r>
          <w:t xml:space="preserve"> </w:t>
        </w:r>
      </w:ins>
      <w:hyperlink w:anchor="exr-bernoulli-hessian-contribution">
        <w:ins w:id="524" w:author="PR Preview" w:date="2026-01-01T00:00:00Z">
          <w:r>
            <w:rPr>
              <w:rStyle w:val="Hyperlink"/>
            </w:rPr>
            <w:t xml:space="preserve">Exercise 44</w:t>
          </w:r>
        </w:ins>
      </w:hyperlink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derive the</w:t>
        </w:r>
      </w:ins>
      <w:ins w:id="528" w:author="PR Preview" w:date="2026-01-01T00:00:00Z">
        <w:r>
          <w:t xml:space="preserve"> </w:t>
        </w:r>
      </w:ins>
      <w:hyperlink w:anchor="def-hessian">
        <w:ins w:id="52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contribution</w:t>
        </w:r>
      </w:ins>
      <w:ins w:id="532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starting from the simplified</w:t>
        </w:r>
      </w:ins>
      <w:ins w:id="535" w:author="PR Preview" w:date="2026-01-01T00:00:00Z">
        <w:r>
          <w:t xml:space="preserve"> </w:t>
        </w:r>
      </w:ins>
      <w:hyperlink w:anchor="def-score">
        <w:ins w:id="536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contribution</w:t>
        </w:r>
      </w:ins>
      <w:ins w:id="539" w:author="PR Preview" w:date="2026-01-01T00:00:00Z">
        <w:r>
          <w:t xml:space="preserve"> </w:t>
        </w:r>
      </w:ins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in</w:t>
        </w:r>
      </w:ins>
      <w:ins w:id="542" w:author="PR Preview" w:date="2026-01-01T00:00:00Z">
        <w:r>
          <w:t xml:space="preserve"> </w:t>
        </w:r>
      </w:ins>
      <w:hyperlink w:anchor="thm-bernoulli-score-contribution">
        <w:ins w:id="543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44" w:author="PR Preview" w:date="2026-01-01T00:00:00Z">
        <w:r>
          <w:t xml:space="preserve">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with the</w:t>
        </w:r>
      </w:ins>
      <w:ins w:id="547" w:author="PR Preview" w:date="2026-01-01T00:00:00Z">
        <w:r>
          <w:t xml:space="preserve"> </w:t>
        </w:r>
      </w:ins>
      <w:hyperlink r:id="rId275">
        <w:ins w:id="548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549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and the</w:t>
        </w:r>
      </w:ins>
      <w:ins w:id="552" w:author="PR Preview" w:date="2026-01-01T00:00:00Z">
        <w:r>
          <w:t xml:space="preserve"> </w:t>
        </w:r>
      </w:ins>
      <w:hyperlink r:id="rId277">
        <w:ins w:id="55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5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Both</w:t>
        </w:r>
      </w:ins>
      <w:ins w:id="558" w:author="PR Preview" w:date="2026-01-01T00:00:00Z">
        <w:r>
          <w:t xml:space="preserve"> </w:t>
        </w:r>
      </w:ins>
      <m:oMath>
        <m:r>
          <m:t>τ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and</w:t>
        </w:r>
      </w:ins>
      <w:ins w:id="56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</m:sub>
        </m:sSub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depend on</w:t>
        </w:r>
      </w:ins>
      <w:ins w:id="564" w:author="PR Preview" w:date="2026-01-01T00:00:00Z">
        <w:r>
          <w:t xml:space="preserve"> </w:t>
        </w:r>
      </w:ins>
      <m:oMath>
        <m:r>
          <m:t>π</m:t>
        </m:r>
      </m:oMath>
      <w:ins w:id="565" w:author="PR Preview" w:date="2026-01-01T00:00:00Z">
        <w:r>
          <w:t xml:space="preserve">, while the observed value</w:t>
        </w:r>
      </w:ins>
      <w:ins w:id="5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does not.</w:t>
        </w:r>
      </w:ins>
    </w:p>
    <w:bookmarkEnd w:id="309"/>
    <w:bookmarkStart w:id="310" w:name="X118ca6f08cfa84ccfca2ff5adbe3e35389be024"/>
    <w:p>
      <w:pPr>
        <w:pStyle w:val="BodyText"/>
      </w:pPr>
      <w:ins w:id="569" w:author="PR Preview" w:date="2026-01-01T00:00:00Z">
        <w:r>
          <w:rPr>
            <w:i/>
            <w:iCs/>
          </w:rPr>
          <w:t xml:space="preserve">Solution 46</w:t>
        </w:r>
      </w:ins>
      <w:ins w:id="57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del w:id="571" w:author="PR Preview" w:date="2026-01-01T00:00:00Z">
        <w:r>
          <w:rPr>
            <w:i/>
            <w:iCs/>
          </w:rPr>
          <w:delText xml:space="preserve">Proof</w:delText>
        </w:r>
      </w:del>
      <w:del w:id="572" w:author="PR Preview" w:date="2026-01-01T00:00:00Z">
        <w:r>
          <w:delText xml:space="preserve">. </w:delText>
        </w:r>
      </w:del>
      <w:del w:id="573" w:author="PR Preview" w:date="2026-01-01T00:00:00Z">
        <w:r>
          <w:delText xml:space="preserve">This is the solution to</w:delText>
        </w:r>
      </w:del>
      <w:del w:id="574" w:author="PR Preview" w:date="2026-01-01T00:00:00Z">
        <w:r>
          <w:delText xml:space="preserve"> </w:delText>
        </w:r>
      </w:del>
      <w:hyperlink w:anchor="X62b4b2896bcdb95623773131c5c4760be812280">
        <w:del w:id="575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576" w:author="PR Preview" w:date="2026-01-01T00:00:00Z">
        <w:r>
          <w:delText xml:space="preserve">, worked in</w:delText>
        </w:r>
      </w:del>
      <w:del w:id="577" w:author="PR Preview" w:date="2026-01-01T00:00:00Z">
        <w:r>
          <w:delText xml:space="preserve"> </w:delText>
        </w:r>
      </w:del>
      <w:hyperlink w:anchor="X118ca6f08cfa84ccfca2ff5adbe3e35389be024">
        <w:del w:id="578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579" w:author="PR Preview" w:date="2026-01-01T00:00:00Z">
        <w:r>
          <w:delText xml:space="preserve">.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It follows from</w:delText>
        </w:r>
      </w:del>
      <w:del w:id="582" w:author="PR Preview" w:date="2026-01-01T00:00:00Z">
        <w:r>
          <w:delText xml:space="preserve"> </w:delText>
        </w:r>
      </w:del>
      <w:hyperlink w:anchor="thm-bernoulli-hessian-contribution">
        <w:del w:id="583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584" w:author="PR Preview" w:date="2026-01-01T00:00:00Z">
        <w:r>
          <w:delText xml:space="preserve">.</w:delText>
        </w:r>
      </w:del>
    </w:p>
    <w:p>
      <w:pPr>
        <w:pStyle w:val="FirstParagraph"/>
      </w:pPr>
      <w:ins w:id="585" w:author="PR Preview" w:date="2026-01-01T00:00:00Z">
        <w:r>
          <w:rPr>
            <w:i/>
            <w:iCs/>
          </w:rPr>
          <w:t xml:space="preserve">Proof</w:t>
        </w:r>
      </w:ins>
      <w:ins w:id="586" w:author="PR Preview" w:date="2026-01-01T00:00:00Z">
        <w:r>
          <w:t xml:space="preserve">. </w:t>
        </w:r>
      </w:ins>
      <w:ins w:id="587" w:author="PR Preview" w:date="2026-01-01T00:00:00Z">
        <w:r>
          <w:t xml:space="preserve">This is the solution to</w:t>
        </w:r>
      </w:ins>
      <w:ins w:id="588" w:author="PR Preview" w:date="2026-01-01T00:00:00Z">
        <w:r>
          <w:t xml:space="preserve"> </w:t>
        </w:r>
      </w:ins>
      <w:hyperlink w:anchor="X62b4b2896bcdb95623773131c5c4760be812280">
        <w:ins w:id="589" w:author="PR Preview" w:date="2026-01-01T00:00:00Z">
          <w:r>
            <w:rPr>
              <w:rStyle w:val="Hyperlink"/>
            </w:rPr>
            <w:t xml:space="preserve">Exercise 46</w:t>
          </w:r>
        </w:ins>
      </w:hyperlink>
      <w:ins w:id="590" w:author="PR Preview" w:date="2026-01-01T00:00:00Z">
        <w:r>
          <w:t xml:space="preserve">, worked in</w:t>
        </w:r>
      </w:ins>
      <w:ins w:id="591" w:author="PR Preview" w:date="2026-01-01T00:00:00Z">
        <w:r>
          <w:t xml:space="preserve"> </w:t>
        </w:r>
      </w:ins>
      <w:hyperlink w:anchor="X118ca6f08cfa84ccfca2ff5adbe3e35389be024">
        <w:ins w:id="592" w:author="PR Preview" w:date="2026-01-01T00:00:00Z">
          <w:r>
            <w:rPr>
              <w:rStyle w:val="Hyperlink"/>
            </w:rPr>
            <w:t xml:space="preserve">Solution 46</w:t>
          </w:r>
        </w:ins>
      </w:hyperlink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It follows from</w:t>
        </w:r>
      </w:ins>
      <w:ins w:id="596" w:author="PR Preview" w:date="2026-01-01T00:00:00Z">
        <w:r>
          <w:t xml:space="preserve"> </w:t>
        </w:r>
      </w:ins>
      <w:hyperlink w:anchor="thm-bernoulli-hessian-contribution">
        <w:ins w:id="597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598" w:author="PR Preview" w:date="2026-01-01T00:00:00Z">
        <w:r>
          <w:t xml:space="preserve">.</w:t>
        </w:r>
      </w:ins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del w:id="599" w:author="PR Preview" w:date="2026-01-01T00:00:00Z">
        <w:r>
          <w:rPr>
            <w:b/>
            <w:bCs/>
          </w:rPr>
          <w:delText xml:space="preserve">Exercise 46 (Hessian of a binary sample)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In the setting of</w:delText>
        </w:r>
      </w:del>
      <w:del w:id="602" w:author="PR Preview" w:date="2026-01-01T00:00:00Z">
        <w:r>
          <w:delText xml:space="preserve"> </w:delText>
        </w:r>
      </w:del>
      <w:hyperlink w:anchor="exr-bernoulli-score-sum">
        <w:del w:id="603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604" w:author="PR Preview" w:date="2026-01-01T00:00:00Z">
        <w:r>
          <w:delText xml:space="preserve">,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assemble the</w:delText>
        </w:r>
      </w:del>
      <w:del w:id="607" w:author="PR Preview" w:date="2026-01-01T00:00:00Z">
        <w:r>
          <w:delText xml:space="preserve"> </w:delText>
        </w:r>
      </w:del>
      <w:hyperlink w:anchor="def-hessian">
        <w:del w:id="60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0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of the whole</w:delText>
        </w:r>
      </w:del>
      <w:del w:id="612" w:author="PR Preview" w:date="2026-01-01T00:00:00Z">
        <w:r>
          <w:delText xml:space="preserve"> </w:delText>
        </w:r>
      </w:del>
      <w:hyperlink r:id="rId293">
        <w:del w:id="613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616" w:author="PR Preview" w:date="2026-01-01T00:00:00Z">
        <w:r>
          <w:rPr>
            <w:i/>
            <w:iCs/>
          </w:rPr>
          <w:delText xml:space="preserve">Solution 46</w:delText>
        </w:r>
      </w:del>
      <w:del w:id="617" w:author="PR Preview" w:date="2026-01-01T00:00:00Z">
        <w:r>
          <w:delText xml:space="preserve">. </w:delText>
        </w:r>
      </w:del>
    </w:p>
    <w:p>
      <w:pPr>
        <w:pStyle w:val="FirstParagraph"/>
      </w:pPr>
      <w:ins w:id="618" w:author="PR Preview" w:date="2026-01-01T00:00:00Z">
        <w:r>
          <w:rPr>
            <w:b/>
            <w:bCs/>
          </w:rPr>
          <w:t xml:space="preserve">Exercise 47 (Hessian of a binary sample)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In the setting of</w:t>
        </w:r>
      </w:ins>
      <w:ins w:id="621" w:author="PR Preview" w:date="2026-01-01T00:00:00Z">
        <w:r>
          <w:t xml:space="preserve"> </w:t>
        </w:r>
      </w:ins>
      <w:hyperlink w:anchor="exr-bernoulli-score-sum">
        <w:ins w:id="622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assemble the</w:t>
        </w:r>
      </w:ins>
      <w:ins w:id="626" w:author="PR Preview" w:date="2026-01-01T00:00:00Z">
        <w:r>
          <w:t xml:space="preserve"> </w:t>
        </w:r>
      </w:ins>
      <w:hyperlink w:anchor="def-hessian">
        <w:ins w:id="62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28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of the whole</w:t>
        </w:r>
      </w:ins>
      <w:ins w:id="631" w:author="PR Preview" w:date="2026-01-01T00:00:00Z">
        <w:r>
          <w:t xml:space="preserve"> </w:t>
        </w:r>
      </w:ins>
      <w:hyperlink r:id="rId293">
        <w:ins w:id="632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from the Hessian contributions.</w:t>
        </w:r>
      </w:ins>
    </w:p>
    <w:bookmarkEnd w:id="313"/>
    <w:bookmarkStart w:id="314" w:name="sol-bernoulli-hessian-sum"/>
    <w:p>
      <w:pPr>
        <w:pStyle w:val="BodyText"/>
      </w:pPr>
      <w:ins w:id="635" w:author="PR Preview" w:date="2026-01-01T00:00:00Z">
        <w:r>
          <w:rPr>
            <w:i/>
            <w:iCs/>
          </w:rPr>
          <w:t xml:space="preserve">Solution 47</w:t>
        </w:r>
      </w:ins>
      <w:ins w:id="636" w:author="PR Preview" w:date="2026-01-01T00:00:00Z">
        <w:r>
          <w:t xml:space="preserve">. </w:t>
        </w:r>
      </w:ins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del w:id="637" w:author="PR Preview" w:date="2026-01-01T00:00:00Z">
        <w:r>
          <w:rPr>
            <w:i/>
            <w:iCs/>
          </w:rPr>
          <w:delText xml:space="preserve">Proof</w:delText>
        </w:r>
      </w:del>
      <w:del w:id="638" w:author="PR Preview" w:date="2026-01-01T00:00:00Z">
        <w:r>
          <w:delText xml:space="preserve">. </w:delText>
        </w:r>
      </w:del>
      <w:del w:id="639" w:author="PR Preview" w:date="2026-01-01T00:00:00Z">
        <w:r>
          <w:delText xml:space="preserve">This is the solution to</w:delText>
        </w:r>
      </w:del>
      <w:del w:id="640" w:author="PR Preview" w:date="2026-01-01T00:00:00Z">
        <w:r>
          <w:delText xml:space="preserve"> </w:delText>
        </w:r>
      </w:del>
      <w:hyperlink w:anchor="exr-bernoulli-hessian-sum">
        <w:del w:id="641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642" w:author="PR Preview" w:date="2026-01-01T00:00:00Z">
        <w:r>
          <w:delText xml:space="preserve">, worked in</w:delText>
        </w:r>
      </w:del>
      <w:del w:id="643" w:author="PR Preview" w:date="2026-01-01T00:00:00Z">
        <w:r>
          <w:delText xml:space="preserve"> </w:delText>
        </w:r>
      </w:del>
      <w:hyperlink w:anchor="sol-bernoulli-hessian-sum">
        <w:del w:id="644" w:author="PR Preview" w:date="2026-01-01T00:00:00Z">
          <w:r>
            <w:rPr>
              <w:rStyle w:val="Hyperlink"/>
            </w:rPr>
            <w:delText xml:space="preserve">Solution 46</w:delText>
          </w:r>
        </w:del>
      </w:hyperlink>
      <w:del w:id="645" w:author="PR Preview" w:date="2026-01-01T00:00:00Z">
        <w:r>
          <w:delText xml:space="preserve">.</w:delText>
        </w:r>
      </w:del>
    </w:p>
    <w:p>
      <w:pPr>
        <w:pStyle w:val="FirstParagraph"/>
      </w:pPr>
      <w:ins w:id="646" w:author="PR Preview" w:date="2026-01-01T00:00:00Z">
        <w:r>
          <w:rPr>
            <w:i/>
            <w:iCs/>
          </w:rPr>
          <w:t xml:space="preserve">Proof</w:t>
        </w:r>
      </w:ins>
      <w:ins w:id="647" w:author="PR Preview" w:date="2026-01-01T00:00:00Z">
        <w:r>
          <w:t xml:space="preserve">. </w:t>
        </w:r>
      </w:ins>
      <w:ins w:id="648" w:author="PR Preview" w:date="2026-01-01T00:00:00Z">
        <w:r>
          <w:t xml:space="preserve">This is the solution to</w:t>
        </w:r>
      </w:ins>
      <w:ins w:id="649" w:author="PR Preview" w:date="2026-01-01T00:00:00Z">
        <w:r>
          <w:t xml:space="preserve"> </w:t>
        </w:r>
      </w:ins>
      <w:hyperlink w:anchor="exr-bernoulli-hessian-sum">
        <w:ins w:id="650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651" w:author="PR Preview" w:date="2026-01-01T00:00:00Z">
        <w:r>
          <w:t xml:space="preserve">, worked in</w:t>
        </w:r>
      </w:ins>
      <w:ins w:id="652" w:author="PR Preview" w:date="2026-01-01T00:00:00Z">
        <w:r>
          <w:t xml:space="preserve"> </w:t>
        </w:r>
      </w:ins>
      <w:hyperlink w:anchor="sol-bernoulli-hessian-sum">
        <w:ins w:id="653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654" w:author="PR Preview" w:date="2026-01-01T00:00:00Z">
        <w:r>
          <w:t xml:space="preserve">.</w:t>
        </w:r>
      </w:ins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del w:id="655" w:author="PR Preview" w:date="2026-01-01T00:00:00Z">
        <w:r>
          <w:rPr>
            <w:b/>
            <w:bCs/>
          </w:rPr>
          <w:delText xml:space="preserve">Exercise 47 (Negative definiteness of the Hessian of a binary sample)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In the setting of</w:delText>
        </w:r>
      </w:del>
      <w:del w:id="658" w:author="PR Preview" w:date="2026-01-01T00:00:00Z">
        <w:r>
          <w:delText xml:space="preserve"> </w:delText>
        </w:r>
      </w:del>
      <w:hyperlink w:anchor="exr-bernoulli-hessian-sum">
        <w:del w:id="659" w:author="PR Preview" w:date="2026-01-01T00:00:00Z">
          <w:r>
            <w:rPr>
              <w:rStyle w:val="Hyperlink"/>
            </w:rPr>
            <w:delText xml:space="preserve">Exercise 46</w:delText>
          </w:r>
        </w:del>
      </w:hyperlink>
      <w:del w:id="660" w:author="PR Preview" w:date="2026-01-01T00:00:00Z">
        <w:r>
          <w:delText xml:space="preserve">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show that the</w:delText>
        </w:r>
      </w:del>
      <w:del w:id="663" w:author="PR Preview" w:date="2026-01-01T00:00:00Z">
        <w:r>
          <w:delText xml:space="preserve"> </w:delText>
        </w:r>
      </w:del>
      <w:hyperlink w:anchor="def-hessian">
        <w:del w:id="66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6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is negative definite for every</w:delText>
        </w:r>
      </w:del>
      <w:del w:id="66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</w:p>
    <w:p>
      <w:pPr>
        <w:pStyle w:val="BodyText"/>
      </w:pPr>
      <w:del w:id="671" w:author="PR Preview" w:date="2026-01-01T00:00:00Z">
        <w:r>
          <w:rPr>
            <w:i/>
            <w:iCs/>
          </w:rPr>
          <w:delText xml:space="preserve">Solution 47</w:delText>
        </w:r>
      </w:del>
      <w:del w:id="672" w:author="PR Preview" w:date="2026-01-01T00:00:00Z">
        <w:r>
          <w:delText xml:space="preserve">. </w:delText>
        </w:r>
      </w:del>
      <w:del w:id="673" w:author="PR Preview" w:date="2026-01-01T00:00:00Z">
        <w:r>
          <w:delText xml:space="preserve">A</w:delText>
        </w:r>
      </w:del>
      <w:del w:id="67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matrix is negative definite exactly when its only entry is negative,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so it is enough to show</w:delText>
        </w:r>
      </w:del>
      <w:del w:id="68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681" w:author="PR Preview" w:date="2026-01-01T00:00:00Z">
        <w:r>
          <w:delText xml:space="preserve">.</w:delText>
        </w:r>
      </w:del>
    </w:p>
    <w:p>
      <w:pPr>
        <w:pStyle w:val="FirstParagraph"/>
      </w:pPr>
      <w:ins w:id="682" w:author="PR Preview" w:date="2026-01-01T00:00:00Z">
        <w:r>
          <w:rPr>
            <w:b/>
            <w:bCs/>
          </w:rPr>
          <w:t xml:space="preserve">Exercise 48 (Negative definiteness of the Hessian of a binary sample)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In the setting of</w:t>
        </w:r>
      </w:ins>
      <w:ins w:id="685" w:author="PR Preview" w:date="2026-01-01T00:00:00Z">
        <w:r>
          <w:t xml:space="preserve"> </w:t>
        </w:r>
      </w:ins>
      <w:hyperlink w:anchor="exr-bernoulli-hessian-sum">
        <w:ins w:id="686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show that the</w:t>
        </w:r>
      </w:ins>
      <w:ins w:id="690" w:author="PR Preview" w:date="2026-01-01T00:00:00Z">
        <w:r>
          <w:t xml:space="preserve"> </w:t>
        </w:r>
      </w:ins>
      <w:hyperlink w:anchor="def-hessian">
        <w:ins w:id="69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9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 negative definite for every</w:t>
        </w:r>
      </w:ins>
      <w:ins w:id="69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96" w:author="PR Preview" w:date="2026-01-01T00:00:00Z">
        <w:r>
          <w:t xml:space="preserve">.</w:t>
        </w:r>
      </w:ins>
      <w:ins w:id="697" w:author="PR Preview" w:date="2026-01-01T00:00:00Z">
        <w:r>
          <w:t xml:space="preserve"> </w:t>
        </w:r>
      </w:ins>
    </w:p>
    <w:bookmarkEnd w:id="317"/>
    <w:bookmarkStart w:id="318" w:name="sol-bernoulli-hessian-nd"/>
    <w:p>
      <w:pPr>
        <w:pStyle w:val="BodyText"/>
      </w:pPr>
      <w:ins w:id="698" w:author="PR Preview" w:date="2026-01-01T00:00:00Z">
        <w:r>
          <w:rPr>
            <w:i/>
            <w:iCs/>
          </w:rPr>
          <w:t xml:space="preserve">Solution 48</w:t>
        </w:r>
      </w:ins>
      <w:ins w:id="699" w:author="PR Preview" w:date="2026-01-01T00:00:00Z">
        <w:r>
          <w:t xml:space="preserve">. </w:t>
        </w:r>
      </w:ins>
      <w:ins w:id="700" w:author="PR Preview" w:date="2026-01-01T00:00:00Z">
        <w:r>
          <w:t xml:space="preserve">A</w:t>
        </w:r>
      </w:ins>
      <w:ins w:id="7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matrix is negative definite exactly when its only entry is negative,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so it is enough to show</w:t>
        </w:r>
      </w:ins>
      <w:ins w:id="70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708" w:author="PR Preview" w:date="2026-01-01T00:00:00Z">
        <w:r>
          <w:t xml:space="preserve">.</w:t>
        </w:r>
      </w:ins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del w:id="709" w:author="PR Preview" w:date="2026-01-01T00:00:00Z">
        <w:r>
          <w:rPr>
            <w:i/>
            <w:iCs/>
          </w:rPr>
          <w:delText xml:space="preserve">Proof</w:delText>
        </w:r>
      </w:del>
      <w:del w:id="710" w:author="PR Preview" w:date="2026-01-01T00:00:00Z">
        <w:r>
          <w:delText xml:space="preserve">. </w:delText>
        </w:r>
      </w:del>
      <w:del w:id="711" w:author="PR Preview" w:date="2026-01-01T00:00:00Z">
        <w:r>
          <w:delText xml:space="preserve">This is the solution to</w:delText>
        </w:r>
      </w:del>
      <w:del w:id="712" w:author="PR Preview" w:date="2026-01-01T00:00:00Z">
        <w:r>
          <w:delText xml:space="preserve"> </w:delText>
        </w:r>
      </w:del>
      <w:hyperlink w:anchor="exr-bernoulli-hessian-nd">
        <w:del w:id="713" w:author="PR Preview" w:date="2026-01-01T00:00:00Z">
          <w:r>
            <w:rPr>
              <w:rStyle w:val="Hyperlink"/>
            </w:rPr>
            <w:delText xml:space="preserve">Exercise 47</w:delText>
          </w:r>
        </w:del>
      </w:hyperlink>
      <w:del w:id="714" w:author="PR Preview" w:date="2026-01-01T00:00:00Z">
        <w:r>
          <w:delText xml:space="preserve">, worked in</w:delText>
        </w:r>
      </w:del>
      <w:del w:id="715" w:author="PR Preview" w:date="2026-01-01T00:00:00Z">
        <w:r>
          <w:delText xml:space="preserve"> </w:delText>
        </w:r>
      </w:del>
      <w:hyperlink w:anchor="sol-bernoulli-hessian-nd">
        <w:del w:id="716" w:author="PR Preview" w:date="2026-01-01T00:00:00Z">
          <w:r>
            <w:rPr>
              <w:rStyle w:val="Hyperlink"/>
            </w:rPr>
            <w:delText xml:space="preserve">Solution 47</w:delText>
          </w:r>
        </w:del>
      </w:hyperlink>
      <w:del w:id="717" w:author="PR Preview" w:date="2026-01-01T00:00:00Z">
        <w:r>
          <w:delText xml:space="preserve">.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It builds on</w:delText>
        </w:r>
      </w:del>
      <w:del w:id="720" w:author="PR Preview" w:date="2026-01-01T00:00:00Z">
        <w:r>
          <w:delText xml:space="preserve"> </w:delText>
        </w:r>
      </w:del>
      <w:hyperlink w:anchor="thm-bernoulli-hessian-sum">
        <w:del w:id="721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722" w:author="PR Preview" w:date="2026-01-01T00:00:00Z">
        <w:r>
          <w:delText xml:space="preserve">.</w:delText>
        </w:r>
      </w:del>
    </w:p>
    <w:p>
      <w:pPr>
        <w:pStyle w:val="BodyText"/>
      </w:pPr>
      <w:ins w:id="723" w:author="PR Preview" w:date="2026-01-01T00:00:00Z">
        <w:r>
          <w:rPr>
            <w:i/>
            <w:iCs/>
          </w:rPr>
          <w:t xml:space="preserve">Proof</w:t>
        </w:r>
      </w:ins>
      <w:ins w:id="724" w:author="PR Preview" w:date="2026-01-01T00:00:00Z">
        <w:r>
          <w:t xml:space="preserve">. </w:t>
        </w:r>
      </w:ins>
      <w:ins w:id="725" w:author="PR Preview" w:date="2026-01-01T00:00:00Z">
        <w:r>
          <w:t xml:space="preserve">This is the solution to</w:t>
        </w:r>
      </w:ins>
      <w:ins w:id="726" w:author="PR Preview" w:date="2026-01-01T00:00:00Z">
        <w:r>
          <w:t xml:space="preserve"> </w:t>
        </w:r>
      </w:ins>
      <w:hyperlink w:anchor="exr-bernoulli-hessian-nd">
        <w:ins w:id="727" w:author="PR Preview" w:date="2026-01-01T00:00:00Z">
          <w:r>
            <w:rPr>
              <w:rStyle w:val="Hyperlink"/>
            </w:rPr>
            <w:t xml:space="preserve">Exercise 48</w:t>
          </w:r>
        </w:ins>
      </w:hyperlink>
      <w:ins w:id="728" w:author="PR Preview" w:date="2026-01-01T00:00:00Z">
        <w:r>
          <w:t xml:space="preserve">, worked in</w:t>
        </w:r>
      </w:ins>
      <w:ins w:id="729" w:author="PR Preview" w:date="2026-01-01T00:00:00Z">
        <w:r>
          <w:t xml:space="preserve"> </w:t>
        </w:r>
      </w:ins>
      <w:hyperlink w:anchor="sol-bernoulli-hessian-nd">
        <w:ins w:id="730" w:author="PR Preview" w:date="2026-01-01T00:00:00Z">
          <w:r>
            <w:rPr>
              <w:rStyle w:val="Hyperlink"/>
            </w:rPr>
            <w:t xml:space="preserve">Solution 48</w:t>
          </w:r>
        </w:ins>
      </w:hyperlink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It builds on</w:t>
        </w:r>
      </w:ins>
      <w:ins w:id="734" w:author="PR Preview" w:date="2026-01-01T00:00:00Z">
        <w:r>
          <w:t xml:space="preserve"> </w:t>
        </w:r>
      </w:ins>
      <w:hyperlink w:anchor="thm-bernoulli-hessian-sum">
        <w:ins w:id="735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736" w:author="PR Preview" w:date="2026-01-01T00:00:00Z">
        <w:r>
          <w:t xml:space="preserve">.</w:t>
        </w:r>
      </w:ins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del w:id="737" w:author="PR Preview" w:date="2026-01-01T00:00:00Z">
        <w:r>
          <w:rPr>
            <w:b/>
            <w:bCs/>
          </w:rPr>
          <w:delText xml:space="preserve">Exercise 48 (Maximum likelihood estimate of a binary sample)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In the setting of</w:delText>
        </w:r>
      </w:del>
      <w:del w:id="740" w:author="PR Preview" w:date="2026-01-01T00:00:00Z">
        <w:r>
          <w:delText xml:space="preserve"> </w:delText>
        </w:r>
      </w:del>
      <w:hyperlink w:anchor="exr-bernoulli-score-equation">
        <w:del w:id="741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742" w:author="PR Preview" w:date="2026-01-01T00:00:00Z">
        <w:r>
          <w:delText xml:space="preserve">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use</w:delText>
        </w:r>
      </w:del>
      <w:del w:id="745" w:author="PR Preview" w:date="2026-01-01T00:00:00Z">
        <w:r>
          <w:delText xml:space="preserve"> </w:delText>
        </w:r>
      </w:del>
      <w:hyperlink w:anchor="thm-bernoulli-hessian-nd">
        <w:del w:id="746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to find the</w:delText>
        </w:r>
      </w:del>
      <w:del w:id="749" w:author="PR Preview" w:date="2026-01-01T00:00:00Z">
        <w:r>
          <w:delText xml:space="preserve"> </w:delText>
        </w:r>
      </w:del>
      <w:hyperlink w:anchor="def-mle">
        <w:del w:id="75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7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of</w:delText>
        </w:r>
      </w:del>
      <w:del w:id="754" w:author="PR Preview" w:date="2026-01-01T00:00:00Z">
        <w:r>
          <w:delText xml:space="preserve"> </w:delText>
        </w:r>
      </w:del>
      <m:oMath>
        <m:r>
          <m:t>π</m:t>
        </m:r>
      </m:oMath>
      <w:del w:id="755" w:author="PR Preview" w:date="2026-01-01T00:00:00Z">
        <w:r>
          <w:delText xml:space="preserve">.</w:delText>
        </w:r>
      </w:del>
    </w:p>
    <w:p>
      <w:pPr>
        <w:pStyle w:val="BodyText"/>
      </w:pPr>
      <w:del w:id="756" w:author="PR Preview" w:date="2026-01-01T00:00:00Z">
        <w:r>
          <w:rPr>
            <w:i/>
            <w:iCs/>
          </w:rPr>
          <w:delText xml:space="preserve">Solution 48</w:delText>
        </w:r>
      </w:del>
      <w:del w:id="757" w:author="PR Preview" w:date="2026-01-01T00:00:00Z">
        <w:r>
          <w:delText xml:space="preserve">. </w:delText>
        </w:r>
      </w:del>
      <w:del w:id="758" w:author="PR Preview" w:date="2026-01-01T00:00:00Z">
        <w:r>
          <w:delText xml:space="preserve">By</w:delText>
        </w:r>
      </w:del>
      <w:del w:id="759" w:author="PR Preview" w:date="2026-01-01T00:00:00Z">
        <w:r>
          <w:delText xml:space="preserve"> </w:delText>
        </w:r>
      </w:del>
      <w:hyperlink w:anchor="thm-bernoulli-hessian-nd">
        <w:del w:id="760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m:oMath>
        <m:r>
          <m:t>ℓ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strictly concave on</w:delText>
        </w:r>
      </w:del>
      <w:del w:id="7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66" w:author="PR Preview" w:date="2026-01-01T00:00:00Z">
        <w:r>
          <w:delText xml:space="preserve">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A strictly concave</w:delText>
        </w:r>
      </w:del>
      <w:del w:id="769" w:author="PR Preview" w:date="2026-01-01T00:00:00Z">
        <w:r>
          <w:delText xml:space="preserve"> </w:delText>
        </w:r>
      </w:del>
      <w:hyperlink r:id="rId322">
        <w:del w:id="77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that has a</w:delText>
        </w:r>
      </w:del>
      <w:del w:id="773" w:author="PR Preview" w:date="2026-01-01T00:00:00Z">
        <w:r>
          <w:delText xml:space="preserve"> </w:delText>
        </w:r>
      </w:del>
      <w:hyperlink w:anchor="def-critical-point">
        <w:del w:id="774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is maximized there, and nowhere else.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With</w:delText>
        </w:r>
      </w:del>
      <w:del w:id="77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hyperlink w:anchor="thm-bernoulli-score-equation">
        <w:del w:id="782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says the only critical point of</w:delText>
        </w:r>
      </w:del>
      <w:del w:id="785" w:author="PR Preview" w:date="2026-01-01T00:00:00Z">
        <w:r>
          <w:delText xml:space="preserve"> </w:delText>
        </w:r>
      </w:del>
      <m:oMath>
        <m:r>
          <m:t>ℓ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in</w:delText>
        </w:r>
      </w:del>
      <w:del w:id="7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is</w:delText>
        </w:r>
      </w:del>
      <w:del w:id="79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792" w:author="PR Preview" w:date="2026-01-01T00:00:00Z">
        <w:r>
          <w:delText xml:space="preserve">.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So</w:delText>
        </w:r>
      </w:del>
      <w:del w:id="795" w:author="PR Preview" w:date="2026-01-01T00:00:00Z">
        <w:r>
          <w:delText xml:space="preserve"> </w:delText>
        </w:r>
      </w:del>
      <m:oMath>
        <m:r>
          <m:t>ℓ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is maximized at</w:delText>
        </w:r>
      </w:del>
      <w:del w:id="79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799" w:author="PR Preview" w:date="2026-01-01T00:00:00Z">
        <w:r>
          <w:delText xml:space="preserve">.</w:delText>
        </w:r>
      </w:del>
    </w:p>
    <w:p>
      <w:pPr>
        <w:pStyle w:val="FirstParagraph"/>
      </w:pPr>
      <w:ins w:id="800" w:author="PR Preview" w:date="2026-01-01T00:00:00Z">
        <w:r>
          <w:rPr>
            <w:b/>
            <w:bCs/>
          </w:rPr>
          <w:t xml:space="preserve">Exercise 49 (Maximum likelihood estimate of a binary sample)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In the setting of</w:t>
        </w:r>
      </w:ins>
      <w:ins w:id="803" w:author="PR Preview" w:date="2026-01-01T00:00:00Z">
        <w:r>
          <w:t xml:space="preserve"> </w:t>
        </w:r>
      </w:ins>
      <w:hyperlink w:anchor="exr-bernoulli-score-equation">
        <w:ins w:id="804" w:author="PR Preview" w:date="2026-01-01T00:00:00Z">
          <w:r>
            <w:rPr>
              <w:rStyle w:val="Hyperlink"/>
            </w:rPr>
            <w:t xml:space="preserve">Exercise 43</w:t>
          </w:r>
        </w:ins>
      </w:hyperlink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use</w:t>
        </w:r>
      </w:ins>
      <w:ins w:id="808" w:author="PR Preview" w:date="2026-01-01T00:00:00Z">
        <w:r>
          <w:t xml:space="preserve"> </w:t>
        </w:r>
      </w:ins>
      <w:hyperlink w:anchor="thm-bernoulli-hessian-nd">
        <w:ins w:id="809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to find the</w:t>
        </w:r>
      </w:ins>
      <w:ins w:id="812" w:author="PR Preview" w:date="2026-01-01T00:00:00Z">
        <w:r>
          <w:t xml:space="preserve"> </w:t>
        </w:r>
      </w:ins>
      <w:hyperlink w:anchor="def-mle">
        <w:ins w:id="813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8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of</w:t>
        </w:r>
      </w:ins>
      <w:ins w:id="817" w:author="PR Preview" w:date="2026-01-01T00:00:00Z">
        <w:r>
          <w:t xml:space="preserve"> </w:t>
        </w:r>
      </w:ins>
      <m:oMath>
        <m:r>
          <m:t>π</m:t>
        </m:r>
      </m:oMath>
      <w:ins w:id="818" w:author="PR Preview" w:date="2026-01-01T00:00:00Z">
        <w:r>
          <w:t xml:space="preserve">.</w:t>
        </w:r>
      </w:ins>
    </w:p>
    <w:bookmarkEnd w:id="321"/>
    <w:bookmarkStart w:id="323" w:name="sol-bernoulli-mle"/>
    <w:p>
      <w:pPr>
        <w:pStyle w:val="BodyText"/>
      </w:pPr>
      <w:ins w:id="819" w:author="PR Preview" w:date="2026-01-01T00:00:00Z">
        <w:r>
          <w:rPr>
            <w:i/>
            <w:iCs/>
          </w:rPr>
          <w:t xml:space="preserve">Solution 49</w:t>
        </w:r>
      </w:ins>
      <w:ins w:id="820" w:author="PR Preview" w:date="2026-01-01T00:00:00Z">
        <w:r>
          <w:t xml:space="preserve">. </w:t>
        </w:r>
      </w:ins>
      <w:ins w:id="821" w:author="PR Preview" w:date="2026-01-01T00:00:00Z">
        <w:r>
          <w:t xml:space="preserve">By</w:t>
        </w:r>
      </w:ins>
      <w:ins w:id="822" w:author="PR Preview" w:date="2026-01-01T00:00:00Z">
        <w:r>
          <w:t xml:space="preserve"> </w:t>
        </w:r>
      </w:ins>
      <w:hyperlink w:anchor="thm-bernoulli-hessian-nd">
        <w:ins w:id="82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24" w:author="PR Preview" w:date="2026-01-01T00:00:00Z">
        <w:r>
          <w:t xml:space="preserve">,</w:t>
        </w:r>
      </w:ins>
      <w:ins w:id="825" w:author="PR Preview" w:date="2026-01-01T00:00:00Z">
        <w:r>
          <w:t xml:space="preserve"> </w:t>
        </w:r>
      </w:ins>
      <m:oMath>
        <m:r>
          <m:t>ℓ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strictly concave on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29" w:author="PR Preview" w:date="2026-01-01T00:00:00Z">
        <w:r>
          <w:t xml:space="preserve">.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A strictly concave</w:t>
        </w:r>
      </w:ins>
      <w:ins w:id="832" w:author="PR Preview" w:date="2026-01-01T00:00:00Z">
        <w:r>
          <w:t xml:space="preserve"> </w:t>
        </w:r>
      </w:ins>
      <w:hyperlink r:id="rId322">
        <w:ins w:id="8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that has a</w:t>
        </w:r>
      </w:ins>
      <w:ins w:id="836" w:author="PR Preview" w:date="2026-01-01T00:00:00Z">
        <w:r>
          <w:t xml:space="preserve"> </w:t>
        </w:r>
      </w:ins>
      <w:hyperlink w:anchor="def-critical-point">
        <w:ins w:id="837" w:author="PR Preview" w:date="2026-01-01T00:00:00Z">
          <w:r>
            <w:rPr>
              <w:rStyle w:val="Hyperlink"/>
            </w:rPr>
            <w:t xml:space="preserve">critical point</w:t>
          </w:r>
        </w:ins>
      </w:hyperlink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maximized there, and nowhere else.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With</w:t>
        </w:r>
      </w:ins>
      <w:ins w:id="84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hyperlink w:anchor="thm-bernoulli-score-equation">
        <w:ins w:id="845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says the only critical point of</w:t>
        </w:r>
      </w:ins>
      <w:ins w:id="848" w:author="PR Preview" w:date="2026-01-01T00:00:00Z">
        <w:r>
          <w:t xml:space="preserve"> </w:t>
        </w:r>
      </w:ins>
      <m:oMath>
        <m:r>
          <m:t>ℓ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in</w:t>
        </w:r>
      </w:ins>
      <w:ins w:id="8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is</w:t>
        </w:r>
      </w:ins>
      <w:ins w:id="85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So</w:t>
        </w:r>
      </w:ins>
      <w:ins w:id="858" w:author="PR Preview" w:date="2026-01-01T00:00:00Z">
        <w:r>
          <w:t xml:space="preserve"> </w:t>
        </w:r>
      </w:ins>
      <m:oMath>
        <m:r>
          <m:t>ℓ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is maximized at</w:t>
        </w:r>
      </w:ins>
      <w:ins w:id="86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ins w:id="862" w:author="PR Preview" w:date="2026-01-01T00:00:00Z">
        <w:r>
          <w:t xml:space="preserve">.</w:t>
        </w:r>
      </w:ins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del w:id="863" w:author="PR Preview" w:date="2026-01-01T00:00:00Z">
        <w:r>
          <w:rPr>
            <w:i/>
            <w:iCs/>
          </w:rPr>
          <w:delText xml:space="preserve">Proof</w:delText>
        </w:r>
      </w:del>
      <w:del w:id="864" w:author="PR Preview" w:date="2026-01-01T00:00:00Z">
        <w:r>
          <w:delText xml:space="preserve">. </w:delText>
        </w:r>
      </w:del>
      <w:del w:id="865" w:author="PR Preview" w:date="2026-01-01T00:00:00Z">
        <w:r>
          <w:delText xml:space="preserve">This is the solution to</w:delText>
        </w:r>
      </w:del>
      <w:del w:id="866" w:author="PR Preview" w:date="2026-01-01T00:00:00Z">
        <w:r>
          <w:delText xml:space="preserve"> </w:delText>
        </w:r>
      </w:del>
      <w:hyperlink w:anchor="exr-bernoulli-mle">
        <w:del w:id="867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868" w:author="PR Preview" w:date="2026-01-01T00:00:00Z">
        <w:r>
          <w:delText xml:space="preserve">, worked in</w:delText>
        </w:r>
      </w:del>
      <w:del w:id="869" w:author="PR Preview" w:date="2026-01-01T00:00:00Z">
        <w:r>
          <w:delText xml:space="preserve"> </w:delText>
        </w:r>
      </w:del>
      <w:hyperlink w:anchor="sol-bernoulli-mle">
        <w:del w:id="870" w:author="PR Preview" w:date="2026-01-01T00:00:00Z">
          <w:r>
            <w:rPr>
              <w:rStyle w:val="Hyperlink"/>
            </w:rPr>
            <w:delText xml:space="preserve">Solution 48</w:delText>
          </w:r>
        </w:del>
      </w:hyperlink>
      <w:del w:id="871" w:author="PR Preview" w:date="2026-01-01T00:00:00Z">
        <w:r>
          <w:delText xml:space="preserve">.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It builds on</w:delText>
        </w:r>
      </w:del>
      <w:del w:id="874" w:author="PR Preview" w:date="2026-01-01T00:00:00Z">
        <w:r>
          <w:delText xml:space="preserve"> </w:delText>
        </w:r>
      </w:del>
      <w:hyperlink w:anchor="thm-bernoulli-score-equation">
        <w:del w:id="875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and</w:delText>
        </w:r>
      </w:del>
      <w:del w:id="878" w:author="PR Preview" w:date="2026-01-01T00:00:00Z">
        <w:r>
          <w:delText xml:space="preserve"> </w:delText>
        </w:r>
      </w:del>
      <w:hyperlink w:anchor="thm-bernoulli-hessian-nd">
        <w:del w:id="879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880" w:author="PR Preview" w:date="2026-01-01T00:00:00Z">
        <w:r>
          <w:delText xml:space="preserve">.</w:delText>
        </w:r>
      </w:del>
    </w:p>
    <w:p>
      <w:pPr>
        <w:pStyle w:val="FirstParagraph"/>
      </w:pPr>
      <w:ins w:id="881" w:author="PR Preview" w:date="2026-01-01T00:00:00Z">
        <w:r>
          <w:rPr>
            <w:i/>
            <w:iCs/>
          </w:rPr>
          <w:t xml:space="preserve">Proof</w:t>
        </w:r>
      </w:ins>
      <w:ins w:id="882" w:author="PR Preview" w:date="2026-01-01T00:00:00Z">
        <w:r>
          <w:t xml:space="preserve">. </w:t>
        </w:r>
      </w:ins>
      <w:ins w:id="883" w:author="PR Preview" w:date="2026-01-01T00:00:00Z">
        <w:r>
          <w:t xml:space="preserve">This is the solution to</w:t>
        </w:r>
      </w:ins>
      <w:ins w:id="884" w:author="PR Preview" w:date="2026-01-01T00:00:00Z">
        <w:r>
          <w:t xml:space="preserve"> </w:t>
        </w:r>
      </w:ins>
      <w:hyperlink w:anchor="exr-bernoulli-mle">
        <w:ins w:id="885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886" w:author="PR Preview" w:date="2026-01-01T00:00:00Z">
        <w:r>
          <w:t xml:space="preserve">, worked in</w:t>
        </w:r>
      </w:ins>
      <w:ins w:id="887" w:author="PR Preview" w:date="2026-01-01T00:00:00Z">
        <w:r>
          <w:t xml:space="preserve"> </w:t>
        </w:r>
      </w:ins>
      <w:hyperlink w:anchor="sol-bernoulli-mle">
        <w:ins w:id="888" w:author="PR Preview" w:date="2026-01-01T00:00:00Z">
          <w:r>
            <w:rPr>
              <w:rStyle w:val="Hyperlink"/>
            </w:rPr>
            <w:t xml:space="preserve">Solution 49</w:t>
          </w:r>
        </w:ins>
      </w:hyperlink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It builds on</w:t>
        </w:r>
      </w:ins>
      <w:ins w:id="892" w:author="PR Preview" w:date="2026-01-01T00:00:00Z">
        <w:r>
          <w:t xml:space="preserve"> </w:t>
        </w:r>
      </w:ins>
      <w:hyperlink w:anchor="thm-bernoulli-score-equation">
        <w:ins w:id="893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and</w:t>
        </w:r>
      </w:ins>
      <w:ins w:id="896" w:author="PR Preview" w:date="2026-01-01T00:00:00Z">
        <w:r>
          <w:t xml:space="preserve"> </w:t>
        </w:r>
      </w:ins>
      <w:hyperlink w:anchor="thm-bernoulli-hessian-nd">
        <w:ins w:id="897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898" w:author="PR Preview" w:date="2026-01-01T00:00:00Z">
        <w:r>
          <w:t xml:space="preserve">.</w:t>
        </w:r>
      </w:ins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del w:id="899" w:author="PR Preview" w:date="2026-01-01T00:00:00Z">
        <w:r>
          <w:rPr>
            <w:b/>
            <w:bCs/>
          </w:rPr>
          <w:delText xml:space="preserve">Exercise 49 (Binomial likelihood (adapted from</w:delText>
        </w:r>
      </w:del>
      <w:del w:id="900" w:author="PR Preview" w:date="2026-01-01T00:00:00Z">
        <w:r>
          <w:rPr>
            <w:b/>
            <w:bCs/>
          </w:rPr>
          <w:delText xml:space="preserve"> </w:delText>
        </w:r>
      </w:del>
      <w:del w:id="901" w:author="PR Preview" w:date="2026-01-01T00:00:00Z">
        <w:r>
          <w:rPr>
            <w:b/>
            <w:bCs/>
          </w:rPr>
          <w:delText xml:space="preserve">Dobson and Barnett [1]</w:delText>
        </w:r>
      </w:del>
      <w:del w:id="902" w:author="PR Preview" w:date="2026-01-01T00:00:00Z">
        <w:r>
          <w:rPr>
            <w:b/>
            <w:bCs/>
          </w:rPr>
          <w:delText xml:space="preserve">, Chapter 3))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Let</w:delText>
        </w:r>
      </w:del>
      <w:del w:id="90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so that</w:delText>
        </w:r>
      </w:del>
    </w:p>
    <w:p>
      <w:pPr>
        <w:pStyle w:val="FirstParagraph"/>
      </w:pPr>
      <w:ins w:id="909" w:author="PR Preview" w:date="2026-01-01T00:00:00Z">
        <w:r>
          <w:rPr>
            <w:b/>
            <w:bCs/>
          </w:rPr>
          <w:t xml:space="preserve">Exercise 50 (Binomial likelihood (adapted from</w:t>
        </w:r>
      </w:ins>
      <w:ins w:id="910" w:author="PR Preview" w:date="2026-01-01T00:00:00Z">
        <w:r>
          <w:rPr>
            <w:b/>
            <w:bCs/>
          </w:rPr>
          <w:t xml:space="preserve"> </w:t>
        </w:r>
      </w:ins>
      <w:ins w:id="911" w:author="PR Preview" w:date="2026-01-01T00:00:00Z">
        <w:r>
          <w:rPr>
            <w:b/>
            <w:bCs/>
          </w:rPr>
          <w:t xml:space="preserve">Dobson and Barnett [1]</w:t>
        </w:r>
      </w:ins>
      <w:ins w:id="912" w:author="PR Preview" w:date="2026-01-01T00:00:00Z">
        <w:r>
          <w:rPr>
            <w:b/>
            <w:bCs/>
          </w:rPr>
          <w:t xml:space="preserve">, Chapter 3))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Let</w:t>
        </w:r>
      </w:ins>
      <w:ins w:id="91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del w:id="919" w:author="PR Preview" w:date="2026-01-01T00:00:00Z">
        <w:r>
          <w:rPr>
            <w:i/>
            <w:iCs/>
          </w:rPr>
          <w:delText xml:space="preserve">Solution 49</w:delText>
        </w:r>
      </w:del>
      <w:del w:id="920" w:author="PR Preview" w:date="2026-01-01T00:00:00Z">
        <w:r>
          <w:delText xml:space="preserve">. </w:delText>
        </w:r>
      </w:del>
      <w:del w:id="921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922" w:author="PR Preview" w:date="2026-01-01T00:00:00Z">
        <w:r>
          <w:rPr>
            <w:i/>
            <w:iCs/>
          </w:rPr>
          <w:t xml:space="preserve">Solution 50</w:t>
        </w:r>
      </w:ins>
      <w:ins w:id="923" w:author="PR Preview" w:date="2026-01-01T00:00:00Z">
        <w:r>
          <w:t xml:space="preserve">. </w:t>
        </w:r>
      </w:ins>
      <w:ins w:id="924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del w:id="925" w:author="PR Preview" w:date="2026-01-01T00:00:00Z">
        <w:r>
          <w:rPr>
            <w:b/>
            <w:bCs/>
          </w:rPr>
          <w:delText xml:space="preserve">Exercise 50 (Gaussian log-likelihood (adapted from</w:delText>
        </w:r>
      </w:del>
      <w:del w:id="926" w:author="PR Preview" w:date="2026-01-01T00:00:00Z">
        <w:r>
          <w:rPr>
            <w:b/>
            <w:bCs/>
          </w:rPr>
          <w:delText xml:space="preserve"> </w:delText>
        </w:r>
      </w:del>
      <w:del w:id="927" w:author="PR Preview" w:date="2026-01-01T00:00:00Z">
        <w:r>
          <w:rPr>
            <w:b/>
            <w:bCs/>
          </w:rPr>
          <w:delText xml:space="preserve">Kleinbaum et al. [24]</w:delText>
        </w:r>
      </w:del>
      <w:del w:id="928" w:author="PR Preview" w:date="2026-01-01T00:00:00Z">
        <w:r>
          <w:rPr>
            <w:b/>
            <w:bCs/>
          </w:rPr>
          <w:delText xml:space="preserve">, Chapter 5))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Let</w:delText>
        </w:r>
      </w:del>
      <w:del w:id="9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932" w:author="PR Preview" w:date="2026-01-01T00:00:00Z">
        <w:r>
          <w:delText xml:space="preserve">.</w:delText>
        </w:r>
      </w:del>
    </w:p>
    <w:p>
      <w:pPr>
        <w:pStyle w:val="BodyText"/>
      </w:pPr>
      <w:ins w:id="933" w:author="PR Preview" w:date="2026-01-01T00:00:00Z">
        <w:r>
          <w:rPr>
            <w:b/>
            <w:bCs/>
          </w:rPr>
          <w:t xml:space="preserve">Exercise 51 (Gaussian log-likelihood (adapted from</w:t>
        </w:r>
      </w:ins>
      <w:ins w:id="934" w:author="PR Preview" w:date="2026-01-01T00:00:00Z">
        <w:r>
          <w:rPr>
            <w:b/>
            <w:bCs/>
          </w:rPr>
          <w:t xml:space="preserve"> </w:t>
        </w:r>
      </w:ins>
      <w:ins w:id="935" w:author="PR Preview" w:date="2026-01-01T00:00:00Z">
        <w:r>
          <w:rPr>
            <w:b/>
            <w:bCs/>
          </w:rPr>
          <w:t xml:space="preserve">Kleinbaum et al. [24]</w:t>
        </w:r>
      </w:ins>
      <w:ins w:id="936" w:author="PR Preview" w:date="2026-01-01T00:00:00Z">
        <w:r>
          <w:rPr>
            <w:b/>
            <w:bCs/>
          </w:rPr>
          <w:t xml:space="preserve">, Chapter 5))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Let</w:t>
        </w:r>
      </w:ins>
      <w:ins w:id="9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940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del w:id="941" w:author="PR Preview" w:date="2026-01-01T00:00:00Z">
        <w:r>
          <w:rPr>
            <w:i/>
            <w:iCs/>
          </w:rPr>
          <w:delText xml:space="preserve">Solution 50</w:delText>
        </w:r>
      </w:del>
      <w:del w:id="942" w:author="PR Preview" w:date="2026-01-01T00:00:00Z">
        <w:r>
          <w:delText xml:space="preserve">. </w:delText>
        </w:r>
      </w:del>
      <w:del w:id="943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944" w:author="PR Preview" w:date="2026-01-01T00:00:00Z">
        <w:r>
          <w:rPr>
            <w:i/>
            <w:iCs/>
          </w:rPr>
          <w:t xml:space="preserve">Solution 51</w:t>
        </w:r>
      </w:ins>
      <w:ins w:id="945" w:author="PR Preview" w:date="2026-01-01T00:00:00Z">
        <w:r>
          <w:t xml:space="preserve">. </w:t>
        </w:r>
      </w:ins>
      <w:ins w:id="94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del w:id="947" w:author="PR Preview" w:date="2026-01-01T00:00:00Z">
        <w:r>
          <w:rPr>
            <w:b/>
            <w:bCs/>
          </w:rPr>
          <w:delText xml:space="preserve">Exercise 51 (Score at the MLE (adapted from</w:delText>
        </w:r>
      </w:del>
      <w:del w:id="948" w:author="PR Preview" w:date="2026-01-01T00:00:00Z">
        <w:r>
          <w:rPr>
            <w:b/>
            <w:bCs/>
          </w:rPr>
          <w:delText xml:space="preserve"> </w:delText>
        </w:r>
      </w:del>
      <w:del w:id="949" w:author="PR Preview" w:date="2026-01-01T00:00:00Z">
        <w:r>
          <w:rPr>
            <w:b/>
            <w:bCs/>
          </w:rPr>
          <w:delText xml:space="preserve">Dobson and Barnett [1]</w:delText>
        </w:r>
      </w:del>
      <w:del w:id="950" w:author="PR Preview" w:date="2026-01-01T00:00:00Z">
        <w:r>
          <w:rPr>
            <w:b/>
            <w:bCs/>
          </w:rPr>
          <w:delText xml:space="preserve">, Chapter 3))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Let</w:delText>
        </w:r>
      </w:del>
      <w:del w:id="95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54" w:author="PR Preview" w:date="2026-01-01T00:00:00Z">
        <w:r>
          <w:delText xml:space="preserve">.</w:delText>
        </w:r>
      </w:del>
    </w:p>
    <w:p>
      <w:pPr>
        <w:pStyle w:val="BodyText"/>
      </w:pPr>
      <w:ins w:id="955" w:author="PR Preview" w:date="2026-01-01T00:00:00Z">
        <w:r>
          <w:rPr>
            <w:b/>
            <w:bCs/>
          </w:rPr>
          <w:t xml:space="preserve">Exercise 52 (Score at the MLE (adapted from</w:t>
        </w:r>
      </w:ins>
      <w:ins w:id="956" w:author="PR Preview" w:date="2026-01-01T00:00:00Z">
        <w:r>
          <w:rPr>
            <w:b/>
            <w:bCs/>
          </w:rPr>
          <w:t xml:space="preserve"> </w:t>
        </w:r>
      </w:ins>
      <w:ins w:id="957" w:author="PR Preview" w:date="2026-01-01T00:00:00Z">
        <w:r>
          <w:rPr>
            <w:b/>
            <w:bCs/>
          </w:rPr>
          <w:t xml:space="preserve">Dobson and Barnett [1]</w:t>
        </w:r>
      </w:ins>
      <w:ins w:id="958" w:author="PR Preview" w:date="2026-01-01T00:00:00Z">
        <w:r>
          <w:rPr>
            <w:b/>
            <w:bCs/>
          </w:rPr>
          <w:t xml:space="preserve">, Chapter 3))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Let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6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del w:id="963" w:author="PR Preview" w:date="2026-01-01T00:00:00Z">
        <w:r>
          <w:rPr>
            <w:i/>
            <w:iCs/>
          </w:rPr>
          <w:delText xml:space="preserve">Solution 51</w:delText>
        </w:r>
      </w:del>
      <w:del w:id="964" w:author="PR Preview" w:date="2026-01-01T00:00:00Z">
        <w:r>
          <w:delText xml:space="preserve">. </w:delText>
        </w:r>
      </w:del>
      <w:del w:id="965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966" w:author="PR Preview" w:date="2026-01-01T00:00:00Z">
        <w:r>
          <w:rPr>
            <w:i/>
            <w:iCs/>
          </w:rPr>
          <w:t xml:space="preserve">Solution 52</w:t>
        </w:r>
      </w:ins>
      <w:ins w:id="967" w:author="PR Preview" w:date="2026-01-01T00:00:00Z">
        <w:r>
          <w:t xml:space="preserve">. </w:t>
        </w:r>
      </w:ins>
      <w:ins w:id="968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del w:id="969" w:author="PR Preview" w:date="2026-01-01T00:00:00Z">
        <w:r>
          <w:rPr>
            <w:b/>
            <w:bCs/>
          </w:rPr>
          <w:delText xml:space="preserve">Exercise 52 (Standard error of an MLE (adapted from</w:delText>
        </w:r>
      </w:del>
      <w:del w:id="970" w:author="PR Preview" w:date="2026-01-01T00:00:00Z">
        <w:r>
          <w:rPr>
            <w:b/>
            <w:bCs/>
          </w:rPr>
          <w:delText xml:space="preserve"> </w:delText>
        </w:r>
      </w:del>
      <w:del w:id="971" w:author="PR Preview" w:date="2026-01-01T00:00:00Z">
        <w:r>
          <w:rPr>
            <w:b/>
            <w:bCs/>
          </w:rPr>
          <w:delText xml:space="preserve">Dobson and Barnett [1]</w:delText>
        </w:r>
      </w:del>
      <w:del w:id="972" w:author="PR Preview" w:date="2026-01-01T00:00:00Z">
        <w:r>
          <w:rPr>
            <w:b/>
            <w:bCs/>
          </w:rPr>
          <w:delText xml:space="preserve">, Chapter 5))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Let</w:delText>
        </w:r>
      </w:del>
      <w:del w:id="97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76" w:author="PR Preview" w:date="2026-01-01T00:00:00Z">
        <w:r>
          <w:delText xml:space="preserve">.</w:delText>
        </w:r>
      </w:del>
    </w:p>
    <w:p>
      <w:pPr>
        <w:pStyle w:val="BodyText"/>
      </w:pPr>
      <w:ins w:id="977" w:author="PR Preview" w:date="2026-01-01T00:00:00Z">
        <w:r>
          <w:rPr>
            <w:b/>
            <w:bCs/>
          </w:rPr>
          <w:t xml:space="preserve">Exercise 53 (Standard error of an MLE (adapted from</w:t>
        </w:r>
      </w:ins>
      <w:ins w:id="978" w:author="PR Preview" w:date="2026-01-01T00:00:00Z">
        <w:r>
          <w:rPr>
            <w:b/>
            <w:bCs/>
          </w:rPr>
          <w:t xml:space="preserve"> </w:t>
        </w:r>
      </w:ins>
      <w:ins w:id="979" w:author="PR Preview" w:date="2026-01-01T00:00:00Z">
        <w:r>
          <w:rPr>
            <w:b/>
            <w:bCs/>
          </w:rPr>
          <w:t xml:space="preserve">Dobson and Barnett [1]</w:t>
        </w:r>
      </w:ins>
      <w:ins w:id="980" w:author="PR Preview" w:date="2026-01-01T00:00:00Z">
        <w:r>
          <w:rPr>
            <w:b/>
            <w:bCs/>
          </w:rPr>
          <w:t xml:space="preserve">, Chapter 5))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Let</w:t>
        </w:r>
      </w:ins>
      <w:ins w:id="9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8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del w:id="985" w:author="PR Preview" w:date="2026-01-01T00:00:00Z">
        <w:r>
          <w:rPr>
            <w:i/>
            <w:iCs/>
          </w:rPr>
          <w:delText xml:space="preserve">Solution 52</w:delText>
        </w:r>
      </w:del>
      <w:del w:id="986" w:author="PR Preview" w:date="2026-01-01T00:00:00Z">
        <w:r>
          <w:delText xml:space="preserve">. </w:delText>
        </w:r>
      </w:del>
      <w:del w:id="98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988" w:author="PR Preview" w:date="2026-01-01T00:00:00Z">
        <w:r>
          <w:delText xml:space="preserve">From</w:delText>
        </w:r>
      </w:del>
      <w:del w:id="989" w:author="PR Preview" w:date="2026-01-01T00:00:00Z">
        <w:r>
          <w:delText xml:space="preserve"> </w:delText>
        </w:r>
      </w:del>
      <w:hyperlink w:anchor="exr-prac-score-zero">
        <w:del w:id="990" w:author="PR Preview" w:date="2026-01-01T00:00:00Z">
          <w:r>
            <w:rPr>
              <w:rStyle w:val="Hyperlink"/>
            </w:rPr>
            <w:delText xml:space="preserve">Exercise 51</w:delText>
          </w:r>
        </w:del>
      </w:hyperlink>
      <w:del w:id="991" w:author="PR Preview" w:date="2026-01-01T00:00:00Z">
        <w:r>
          <w:delText xml:space="preserve">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$\ell'({\lambda}; \mathord{\smash[b]{\underset{\raise.3ex\hbox{$\scriptstyle\sim$}}{x}}\vphantom{x}}) = \frac{n{\bar{x}}}{{\lambda}} - n$</w:delText>
        </w:r>
      </w:del>
      <w:del w:id="994" w:author="PR Preview" w:date="2026-01-01T00:00:00Z">
        <w:r>
          <w:delText xml:space="preserve">.</w:delText>
        </w:r>
      </w:del>
    </w:p>
    <w:p>
      <w:pPr>
        <w:pStyle w:val="BodyText"/>
      </w:pPr>
      <w:ins w:id="995" w:author="PR Preview" w:date="2026-01-01T00:00:00Z">
        <w:r>
          <w:rPr>
            <w:i/>
            <w:iCs/>
          </w:rPr>
          <w:t xml:space="preserve">Solution 53</w:t>
        </w:r>
      </w:ins>
      <w:ins w:id="996" w:author="PR Preview" w:date="2026-01-01T00:00:00Z">
        <w:r>
          <w:t xml:space="preserve">. </w:t>
        </w:r>
      </w:ins>
      <w:ins w:id="99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998" w:author="PR Preview" w:date="2026-01-01T00:00:00Z">
        <w:r>
          <w:t xml:space="preserve">From</w:t>
        </w:r>
      </w:ins>
      <w:ins w:id="999" w:author="PR Preview" w:date="2026-01-01T00:00:00Z">
        <w:r>
          <w:t xml:space="preserve"> </w:t>
        </w:r>
      </w:ins>
      <w:hyperlink w:anchor="exr-prac-score-zero">
        <w:ins w:id="1000" w:author="PR Preview" w:date="2026-01-01T00:00:00Z">
          <w:r>
            <w:rPr>
              <w:rStyle w:val="Hyperlink"/>
            </w:rPr>
            <w:t xml:space="preserve">Exercise 52</w:t>
          </w:r>
        </w:ins>
      </w:hyperlink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1004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del w:id="1005" w:author="PR Preview" w:date="2026-01-01T00:00:00Z">
        <w:r>
          <w:rPr>
            <w:b/>
            <w:bCs/>
          </w:rPr>
          <w:delText xml:space="preserve">Exercise 53 (Exponential MLE (adapted from</w:delText>
        </w:r>
      </w:del>
      <w:del w:id="1006" w:author="PR Preview" w:date="2026-01-01T00:00:00Z">
        <w:r>
          <w:rPr>
            <w:b/>
            <w:bCs/>
          </w:rPr>
          <w:delText xml:space="preserve"> </w:delText>
        </w:r>
      </w:del>
      <w:del w:id="1007" w:author="PR Preview" w:date="2026-01-01T00:00:00Z">
        <w:r>
          <w:rPr>
            <w:b/>
            <w:bCs/>
          </w:rPr>
          <w:delText xml:space="preserve">Dobson and Barnett [1]</w:delText>
        </w:r>
      </w:del>
      <w:del w:id="1008" w:author="PR Preview" w:date="2026-01-01T00:00:00Z">
        <w:r>
          <w:rPr>
            <w:b/>
            <w:bCs/>
          </w:rPr>
          <w:delText xml:space="preserve">, Chapter 3))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Let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so that</w:delText>
        </w:r>
      </w:del>
    </w:p>
    <w:p>
      <w:pPr>
        <w:pStyle w:val="FirstParagraph"/>
      </w:pPr>
      <w:ins w:id="1015" w:author="PR Preview" w:date="2026-01-01T00:00:00Z">
        <w:r>
          <w:rPr>
            <w:b/>
            <w:bCs/>
          </w:rPr>
          <w:t xml:space="preserve">Exercise 54 (Exponential MLE (adapted from</w:t>
        </w:r>
      </w:ins>
      <w:ins w:id="1016" w:author="PR Preview" w:date="2026-01-01T00:00:00Z">
        <w:r>
          <w:rPr>
            <w:b/>
            <w:bCs/>
          </w:rPr>
          <w:t xml:space="preserve"> </w:t>
        </w:r>
      </w:ins>
      <w:ins w:id="1017" w:author="PR Preview" w:date="2026-01-01T00:00:00Z">
        <w:r>
          <w:rPr>
            <w:b/>
            <w:bCs/>
          </w:rPr>
          <w:t xml:space="preserve">Dobson and Barnett [1]</w:t>
        </w:r>
      </w:ins>
      <w:ins w:id="1018" w:author="PR Preview" w:date="2026-01-01T00:00:00Z">
        <w:r>
          <w:rPr>
            <w:b/>
            <w:bCs/>
          </w:rPr>
          <w:t xml:space="preserve">, Chapter 3))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Let</w:t>
        </w:r>
      </w:ins>
      <w:ins w:id="10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del w:id="1025" w:author="PR Preview" w:date="2026-01-01T00:00:00Z">
        <w:r>
          <w:rPr>
            <w:i/>
            <w:iCs/>
          </w:rPr>
          <w:delText xml:space="preserve">Solution 53</w:delText>
        </w:r>
      </w:del>
      <w:del w:id="1026" w:author="PR Preview" w:date="2026-01-01T00:00:00Z">
        <w:r>
          <w:delText xml:space="preserve">. </w:delText>
        </w:r>
      </w:del>
      <w:del w:id="1027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028" w:author="PR Preview" w:date="2026-01-01T00:00:00Z">
        <w:r>
          <w:rPr>
            <w:i/>
            <w:iCs/>
          </w:rPr>
          <w:t xml:space="preserve">Solution 54</w:t>
        </w:r>
      </w:ins>
      <w:ins w:id="1029" w:author="PR Preview" w:date="2026-01-01T00:00:00Z">
        <w:r>
          <w:t xml:space="preserve">. </w:t>
        </w:r>
      </w:ins>
      <w:ins w:id="1030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1" Type="http://schemas.openxmlformats.org/officeDocument/2006/relationships/image" Target="media/rId341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0" Type="http://schemas.openxmlformats.org/officeDocument/2006/relationships/image" Target="media/rId360.png"/><Relationship Id="rId364" Type="http://schemas.openxmlformats.org/officeDocument/2006/relationships/image" Target="media/rId364.png"/><Relationship Id="rId372" Type="http://schemas.openxmlformats.org/officeDocument/2006/relationships/image" Target="media/rId372.png"/><Relationship Id="rId378" Type="http://schemas.openxmlformats.org/officeDocument/2006/relationships/image" Target="media/rId37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2026-10-23T06:18:11Z</dcterms:created>
  <dcterms:modified xsi:type="dcterms:W3CDTF">2026-10-23T06:18:11Z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23:10:15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