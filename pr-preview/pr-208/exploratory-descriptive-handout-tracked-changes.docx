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del w:id="3" w:author="PR Preview" w:date="2026-01-01T00:00:00Z">
        <w:r>
          <w:delText xml:space="preserve">Figure 9: Distribution of systolic blood pressure in the WCGS, on two scales</w:delText>
        </w:r>
      </w:del>
    </w:p>
    <w:p>
      <w:pPr>
        <w:pStyle w:val="BodyText"/>
      </w:pPr>
      <w:pPr>
        <w:spacing w:before="200"/>
        <w:pStyle w:val="ImageCaption"/>
      </w:pPr>
      <w:ins w:id="4" w:author="PR Preview" w:date="2026-01-01T00:00:00Z">
        <w:r>
          <w:t xml:space="preserve">Figure 9: Distribution of systolic blood pressure in the WCGS, on two scales.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Both panels label the axis in mmHg;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right panel spaces the values logarithmically,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so its histogram is the histogram of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lnsbp</w:t>
        </w:r>
      </w:ins>
      <w:ins w:id="13" w:author="PR Preview" w:date="2026-01-01T00:00:00Z">
        <w:r>
          <w:t xml:space="preserve">.</w:t>
        </w:r>
      </w:ins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2026-10-15T19:49:44Z</dcterms:created>
  <dcterms:modified xsi:type="dcterms:W3CDTF">2026-10-15T19:49:44Z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