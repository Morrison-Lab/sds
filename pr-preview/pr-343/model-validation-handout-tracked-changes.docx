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4 (Expected squared error from three sources)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prediction</w:delText>
        </w:r>
      </w:del>
      <w:del w:id="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at a covariate value</w:delText>
        </w:r>
      </w:del>
      <w:del w:id="9" w:author="PR Preview" w:date="2026-01-01T00:00:00Z">
        <w:r>
          <w:delText xml:space="preserve"> </w:delText>
        </w:r>
      </w:del>
      <m:oMath>
        <m:r>
          <m:t>x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squared bias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variance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new outcome is</w:delText>
        </w:r>
      </w:del>
      <w:del w:id="2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where</w:delText>
        </w:r>
      </w:del>
      <w:del w:id="25" w:author="PR Preview" w:date="2026-01-01T00:00:00Z">
        <w:r>
          <w:delText xml:space="preserve"> </w:delText>
        </w:r>
      </w:del>
      <m:oMath>
        <m:r>
          <m:t>ν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has mean</w:delText>
        </w:r>
      </w:del>
      <w:del w:id="28" w:author="PR Preview" w:date="2026-01-01T00:00:00Z">
        <w:r>
          <w:delText xml:space="preserve"> </w:delText>
        </w:r>
      </w:del>
      <m:oMath>
        <m:r>
          <m:t>0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variance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is independent of</w:delText>
        </w:r>
      </w:del>
      <w:del w:id="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" w:author="PR Preview" w:date="2026-01-01T00:00:00Z">
        <w:r>
          <w:delText xml:space="preserve">.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Exercise 4 (Expected squared prediction error from three sources)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 a</w:t>
        </w:r>
      </w:ins>
      <w:ins w:id="41" w:author="PR Preview" w:date="2026-01-01T00:00:00Z">
        <w:r>
          <w:t xml:space="preserve"> </w:t>
        </w:r>
      </w:ins>
      <w:hyperlink w:anchor="def-new-observation">
        <w:ins w:id="4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relative to the random</w:t>
        </w:r>
      </w:ins>
      <w:ins w:id="45" w:author="PR Preview" w:date="2026-01-01T00:00:00Z">
        <w:r>
          <w:t xml:space="preserve"> </w:t>
        </w:r>
      </w:ins>
      <w:hyperlink w:anchor="def-training-set">
        <w:ins w:id="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be a</w:t>
        </w:r>
      </w:ins>
      <w:ins w:id="51" w:author="PR Preview" w:date="2026-01-01T00:00:00Z">
        <w:r>
          <w:t xml:space="preserve"> </w:t>
        </w:r>
      </w:ins>
      <w:hyperlink r:id="rId18">
        <w:ins w:id="5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at the</w:t>
        </w:r>
      </w:ins>
      <w:ins w:id="55" w:author="PR Preview" w:date="2026-01-01T00:00:00Z">
        <w:r>
          <w:t xml:space="preserve"> </w:t>
        </w:r>
      </w:ins>
      <w:hyperlink w:anchor="def-covariate">
        <w:ins w:id="5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value</w:t>
        </w:r>
      </w:ins>
      <w:ins w:id="59" w:author="PR Preview" w:date="2026-01-01T00:00:00Z">
        <w:r>
          <w:t xml:space="preserve"> </w:t>
        </w:r>
      </w:ins>
      <m:oMath>
        <m:r>
          <m:t>x</m:t>
        </m:r>
      </m:oMath>
      <w:ins w:id="60" w:author="PR Preview" w:date="2026-01-01T00:00:00Z">
        <w:r>
          <w:t xml:space="preserve">.</w:t>
        </w:r>
      </w:ins>
    </w:p>
    <w:p>
      <w:pPr>
        <w:pStyle w:val="FirstParagraph"/>
      </w:pPr>
      <w:ins w:id="61" w:author="PR Preview" w:date="2026-01-01T00:00:00Z">
        <w:r>
          <w:t xml:space="preserve">Assume: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62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8"/>
        </w:numPr>
      </w:pPr>
      <w:ins w:id="63" w:author="PR Preview" w:date="2026-01-01T00:00:00Z">
        <w:r>
          <w:t xml:space="preserve">the squared</w:t>
        </w:r>
      </w:ins>
      <w:ins w:id="64" w:author="PR Preview" w:date="2026-01-01T00:00:00Z">
        <w:r>
          <w:t xml:space="preserve"> </w:t>
        </w:r>
      </w:ins>
      <w:hyperlink w:anchor="def-prediction-bias">
        <w:ins w:id="6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</w:t>
        </w:r>
      </w:ins>
      <w:ins w:id="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72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8"/>
        </w:numPr>
      </w:pPr>
      <w:ins w:id="73" w:author="PR Preview" w:date="2026-01-01T00:00:00Z">
        <w:r>
          <w:t xml:space="preserve">the</w:t>
        </w:r>
      </w:ins>
      <w:ins w:id="74" w:author="PR Preview" w:date="2026-01-01T00:00:00Z">
        <w:r>
          <w:t xml:space="preserve"> </w:t>
        </w:r>
      </w:ins>
      <w:hyperlink r:id="rId137">
        <w:ins w:id="7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</w:t>
        </w:r>
      </w:ins>
      <w:ins w:id="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82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8"/>
        </w:numPr>
      </w:pPr>
      <w:ins w:id="83" w:author="PR Preview" w:date="2026-01-01T00:00:00Z">
        <w:r>
          <w:t xml:space="preserve">the</w:t>
        </w:r>
      </w:ins>
      <w:ins w:id="84" w:author="PR Preview" w:date="2026-01-01T00:00:00Z">
        <w:r>
          <w:t xml:space="preserve"> </w:t>
        </w:r>
      </w:ins>
      <w:hyperlink r:id="rId137">
        <w:ins w:id="85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8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the</w:t>
        </w:r>
      </w:ins>
      <w:ins w:id="89" w:author="PR Preview" w:date="2026-01-01T00:00:00Z">
        <w:r>
          <w:t xml:space="preserve"> </w:t>
        </w:r>
      </w:ins>
      <w:hyperlink w:anchor="def-noise">
        <w:ins w:id="9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of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</w:t>
        </w:r>
      </w:ins>
      <w:ins w:id="96" w:author="PR Preview" w:date="2026-01-01T00:00:00Z">
        <w:r>
          <w:t xml:space="preserve"> </w:t>
        </w:r>
      </w:ins>
      <m:oMath>
        <m:r>
          <m:t>3</m:t>
        </m:r>
      </m:oMath>
      <w:ins w:id="97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Compact"/>
        <w:numPr>
          <w:ilvl w:val="0"/>
          <w:numId w:val="1007"/>
        </w:numPr>
      </w:pPr>
      <w:del w:id="98" w:author="PR Preview" w:date="2026-01-01T00:00:00Z">
        <w:r>
          <w:delText xml:space="preserve">If we could remove all bias and all variance of</w:delText>
        </w:r>
      </w:del>
      <w:del w:id="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0" w:author="PR Preview" w:date="2026-01-01T00:00:00Z">
        <w:r>
          <w:delText xml:space="preserve">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what would the expected squared prediction error be?</w:delText>
        </w:r>
      </w:del>
    </w:p>
    <w:p>
      <w:pPr>
        <w:pStyle w:val="Compact"/>
        <w:numPr>
          <w:ilvl w:val="0"/>
          <w:numId w:val="1007"/>
        </w:numPr>
      </w:pPr>
      <w:del w:id="103" w:author="PR Preview" w:date="2026-01-01T00:00:00Z">
        <w:r>
          <w:delText xml:space="preserve">Which of the three quantities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(squared bias, variance of</w:delText>
        </w:r>
      </w:del>
      <w:del w:id="10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09" w:author="PR Preview" w:date="2026-01-01T00:00:00Z">
        <w:r>
          <w:delText xml:space="preserve">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can a better prediction method reduce,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 which cannot?</w:delText>
        </w:r>
      </w:del>
    </w:p>
    <w:p>
      <w:pPr>
        <w:pStyle w:val="FirstParagraph"/>
      </w:pPr>
      <w:del w:id="114" w:author="PR Preview" w:date="2026-01-01T00:00:00Z">
        <w:r>
          <w:rPr>
            <w:i/>
            <w:iCs/>
          </w:rPr>
          <w:delText xml:space="preserve">Solution 4</w:delText>
        </w:r>
      </w:del>
      <w:del w:id="115" w:author="PR Preview" w:date="2026-01-01T00:00:00Z">
        <w:r>
          <w:delText xml:space="preserve">. </w:delText>
        </w:r>
      </w:del>
    </w:p>
    <w:p>
      <w:pPr>
        <w:numPr>
          <w:ilvl w:val="0"/>
          <w:numId w:val="1008"/>
        </w:numPr>
      </w:pPr>
      <w:del w:id="116" w:author="PR Preview" w:date="2026-01-01T00:00:00Z">
        <w:r>
          <w:delText xml:space="preserve">The expected squared error is the sum of the three sources:</w:delText>
        </w:r>
      </w:del>
      <w:del w:id="11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118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del w:id="119" w:author="PR Preview" w:date="2026-01-01T00:00:00Z">
        <w:r>
          <w:delText xml:space="preserve">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 noise variance</w:delText>
        </w:r>
      </w:del>
      <w:del w:id="12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remains,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so</w:delText>
        </w:r>
      </w:del>
      <w:del w:id="127" w:author="PR Preview" w:date="2026-01-01T00:00:00Z">
        <w:r>
          <w:delText xml:space="preserve"> </w:delText>
        </w:r>
      </w:del>
      <m:oMath>
        <m:r>
          <m:t>3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is the smallest expected squared error any prediction can have here.</w:delText>
        </w:r>
      </w:del>
    </w:p>
    <w:p>
      <w:pPr>
        <w:numPr>
          <w:ilvl w:val="0"/>
          <w:numId w:val="1008"/>
        </w:numPr>
      </w:pPr>
      <w:del w:id="130" w:author="PR Preview" w:date="2026-01-01T00:00:00Z">
        <w:r>
          <w:delText xml:space="preserve">A better method can reduce the squared bias and the variance of</w:delText>
        </w:r>
      </w:del>
      <w:del w:id="13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because both depend on how</w:delText>
        </w:r>
      </w:del>
      <w:del w:id="135" w:author="PR Preview" w:date="2026-01-01T00:00:00Z">
        <w:r>
          <w:delText xml:space="preserve"> </w:delText>
        </w:r>
      </w:del>
      <m:oMath>
        <m:r>
          <m:t>g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is built.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It cannot reduce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which is the variance of the noise</w:delText>
        </w:r>
      </w:del>
      <w:del w:id="144" w:author="PR Preview" w:date="2026-01-01T00:00:00Z">
        <w:r>
          <w:delText xml:space="preserve"> </w:delText>
        </w:r>
      </w:del>
      <m:oMath>
        <m:r>
          <m:t>ν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in the new outcome.</w:delText>
        </w:r>
      </w:del>
    </w:p>
    <w:p>
      <w:pPr>
        <w:pStyle w:val="FirstParagraph"/>
      </w:pPr>
      <w:del w:id="147" w:author="PR Preview" w:date="2026-01-01T00:00:00Z">
        <w:r>
          <w:rPr>
            <w:b/>
            <w:bCs/>
          </w:rPr>
          <w:delText xml:space="preserve">Exercise 5 (Separate the noise)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Let</w:delText>
        </w:r>
      </w:del>
      <w:del w:id="1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be a</w:delText>
        </w:r>
      </w:del>
      <w:del w:id="153" w:author="PR Preview" w:date="2026-01-01T00:00:00Z">
        <w:r>
          <w:delText xml:space="preserve"> </w:delText>
        </w:r>
      </w:del>
      <w:hyperlink w:anchor="def-new-observation">
        <w:del w:id="154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relative to the random</w:delText>
        </w:r>
      </w:del>
      <w:del w:id="157" w:author="PR Preview" w:date="2026-01-01T00:00:00Z">
        <w:r>
          <w:delText xml:space="preserve"> </w:delText>
        </w:r>
      </w:del>
      <w:hyperlink w:anchor="def-training-set">
        <w:del w:id="15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0" w:author="PR Preview" w:date="2026-01-01T00:00:00Z">
        <w:r>
          <w:delText xml:space="preserve">.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Fix</w:delText>
        </w:r>
      </w:del>
      <w:del w:id="16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64" w:author="PR Preview" w:date="2026-01-01T00:00:00Z">
        <w:r>
          <w:delText xml:space="preserve">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Let</w:delText>
        </w:r>
      </w:del>
      <w:del w:id="167" w:author="PR Preview" w:date="2026-01-01T00:00:00Z">
        <w:r>
          <w:delText xml:space="preserve"> </w:delText>
        </w:r>
      </w:del>
      <m:oMath>
        <m:r>
          <m:t>ν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be the</w:delText>
        </w:r>
      </w:del>
      <w:del w:id="170" w:author="PR Preview" w:date="2026-01-01T00:00:00Z">
        <w:r>
          <w:delText xml:space="preserve"> </w:delText>
        </w:r>
      </w:del>
      <w:hyperlink w:anchor="def-noise">
        <w:del w:id="17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of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5" w:author="PR Preview" w:date="2026-01-01T00:00:00Z">
        <w:r>
          <w:delText xml:space="preserve">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Let</w:delText>
        </w:r>
      </w:del>
      <w:del w:id="17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be its</w:delText>
        </w:r>
      </w:del>
      <w:del w:id="181" w:author="PR Preview" w:date="2026-01-01T00:00:00Z">
        <w:r>
          <w:delText xml:space="preserve"> </w:delText>
        </w:r>
      </w:del>
      <w:hyperlink r:id="rId137">
        <w:del w:id="182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183" w:author="PR Preview" w:date="2026-01-01T00:00:00Z">
        <w:r>
          <w:delText xml:space="preserve">, which we take to be finite.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Take every expectation below to be conditional on</w:delText>
        </w:r>
      </w:del>
      <w:del w:id="1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87" w:author="PR Preview" w:date="2026-01-01T00:00:00Z">
        <w:r>
          <w:delText xml:space="preserve">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Add and subtract</w:delText>
        </w:r>
      </w:del>
      <w:del w:id="19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inside the square of the</w:delText>
        </w:r>
      </w:del>
      <w:del w:id="193" w:author="PR Preview" w:date="2026-01-01T00:00:00Z">
        <w:r>
          <w:delText xml:space="preserve"> </w:delText>
        </w:r>
      </w:del>
      <w:hyperlink w:anchor="def-epe">
        <w:del w:id="194" w:author="PR Preview" w:date="2026-01-01T00:00:00Z">
          <w:r>
            <w:rPr>
              <w:rStyle w:val="Hyperlink"/>
            </w:rPr>
            <w:delText xml:space="preserve">expected prediction error</w:delText>
          </w:r>
        </w:del>
      </w:hyperlink>
      <w:del w:id="195" w:author="PR Preview" w:date="2026-01-01T00:00:00Z">
        <w:r>
          <w:delText xml:space="preserve">,</w:delText>
        </w:r>
      </w:del>
    </w:p>
    <w:p>
      <w:pPr>
        <w:pStyle w:val="BodyText"/>
      </w:pPr>
      <w:ins w:id="196" w:author="PR Preview" w:date="2026-01-01T00:00:00Z">
        <w:r>
          <w:rPr>
            <w:i/>
            <w:iCs/>
          </w:rPr>
          <w:t xml:space="preserve">Solution 4</w:t>
        </w:r>
      </w:ins>
      <w:ins w:id="197" w:author="PR Preview" w:date="2026-01-01T00:00:00Z">
        <w:r>
          <w:t xml:space="preserve">. </w:t>
        </w:r>
      </w:ins>
      <w:ins w:id="198" w:author="PR Preview" w:date="2026-01-01T00:00:00Z">
        <w:r>
          <w:t xml:space="preserve">The</w:t>
        </w:r>
      </w:ins>
      <w:ins w:id="199" w:author="PR Preview" w:date="2026-01-01T00:00:00Z">
        <w:r>
          <w:t xml:space="preserve"> </w:t>
        </w:r>
      </w:ins>
      <w:hyperlink w:anchor="def-epe">
        <w:ins w:id="200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the sum of the three sources:</w:t>
        </w:r>
      </w:ins>
      <w:ins w:id="2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ins w:id="204" w:author="PR Preview" w:date="2026-01-01T00:00:00Z">
        <w:r>
          <w:t xml:space="preserve">.</w:t>
        </w:r>
      </w:ins>
    </w:p>
    <w:bookmarkEnd w:id="139"/>
    <w:bookmarkStart w:id="140" w:name="exr-epe-no-bias-no-variance"/>
    <w:p>
      <w:pPr>
        <w:pStyle w:val="BodyText"/>
      </w:pPr>
      <w:ins w:id="205" w:author="PR Preview" w:date="2026-01-01T00:00:00Z">
        <w:r>
          <w:rPr>
            <w:b/>
            <w:bCs/>
          </w:rPr>
          <w:t xml:space="preserve">Exercise 5 (Expected squared prediction error without bias or variance)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Make the assumptions of</w:t>
        </w:r>
      </w:ins>
      <w:ins w:id="208" w:author="PR Preview" w:date="2026-01-01T00:00:00Z">
        <w:r>
          <w:t xml:space="preserve"> </w:t>
        </w:r>
      </w:ins>
      <w:hyperlink w:anchor="exr-epe-three-sources">
        <w:ins w:id="209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If we could remove all</w:t>
        </w:r>
      </w:ins>
      <w:ins w:id="213" w:author="PR Preview" w:date="2026-01-01T00:00:00Z">
        <w:r>
          <w:t xml:space="preserve"> </w:t>
        </w:r>
      </w:ins>
      <w:hyperlink w:anchor="def-prediction-bias">
        <w:ins w:id="21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all</w:t>
        </w:r>
      </w:ins>
      <w:ins w:id="217" w:author="PR Preview" w:date="2026-01-01T00:00:00Z">
        <w:r>
          <w:t xml:space="preserve"> </w:t>
        </w:r>
      </w:ins>
      <w:hyperlink r:id="rId137">
        <w:ins w:id="21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of</w:t>
        </w:r>
      </w:ins>
      <w:ins w:id="2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what would the</w:t>
        </w:r>
      </w:ins>
      <w:ins w:id="225" w:author="PR Preview" w:date="2026-01-01T00:00:00Z">
        <w:r>
          <w:t xml:space="preserve"> </w:t>
        </w:r>
      </w:ins>
      <w:hyperlink w:anchor="def-epe">
        <w:ins w:id="226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at</w:t>
        </w:r>
      </w:ins>
      <w:ins w:id="229" w:author="PR Preview" w:date="2026-01-01T00:00:00Z">
        <w:r>
          <w:t xml:space="preserve"> </w:t>
        </w:r>
      </w:ins>
      <m:oMath>
        <m:r>
          <m:t>x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be?</w:t>
        </w:r>
      </w:ins>
    </w:p>
    <w:bookmarkEnd w:id="140"/>
    <w:bookmarkStart w:id="141" w:name="sol-epe-no-bias-no-variance"/>
    <w:p>
      <w:pPr>
        <w:pStyle w:val="BodyText"/>
      </w:pPr>
      <w:ins w:id="232" w:author="PR Preview" w:date="2026-01-01T00:00:00Z">
        <w:r>
          <w:rPr>
            <w:i/>
            <w:iCs/>
          </w:rPr>
          <w:t xml:space="preserve">Solution 5</w:t>
        </w:r>
      </w:ins>
      <w:ins w:id="233" w:author="PR Preview" w:date="2026-01-01T00:00:00Z">
        <w:r>
          <w:t xml:space="preserve">.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ins w:id="234" w:author="PR Preview" w:date="2026-01-01T00:00:00Z">
        <w:r>
          <w:t xml:space="preserve">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</w:t>
        </w:r>
      </w:ins>
      <w:ins w:id="237" w:author="PR Preview" w:date="2026-01-01T00:00:00Z">
        <w:r>
          <w:t xml:space="preserve"> </w:t>
        </w:r>
      </w:ins>
      <w:hyperlink r:id="rId137">
        <w:ins w:id="238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23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of the</w:t>
        </w:r>
      </w:ins>
      <w:ins w:id="242" w:author="PR Preview" w:date="2026-01-01T00:00:00Z">
        <w:r>
          <w:t xml:space="preserve"> </w:t>
        </w:r>
      </w:ins>
      <w:hyperlink w:anchor="def-noise">
        <w:ins w:id="243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remains,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so</w:t>
        </w:r>
      </w:ins>
      <w:ins w:id="248" w:author="PR Preview" w:date="2026-01-01T00:00:00Z">
        <w:r>
          <w:t xml:space="preserve"> </w:t>
        </w:r>
      </w:ins>
      <m:oMath>
        <m:r>
          <m:t>3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 smallest</w:t>
        </w:r>
      </w:ins>
      <w:ins w:id="251" w:author="PR Preview" w:date="2026-01-01T00:00:00Z">
        <w:r>
          <w:t xml:space="preserve"> </w:t>
        </w:r>
      </w:ins>
      <w:hyperlink w:anchor="def-epe">
        <w:ins w:id="252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any</w:t>
        </w:r>
      </w:ins>
      <w:ins w:id="255" w:author="PR Preview" w:date="2026-01-01T00:00:00Z">
        <w:r>
          <w:t xml:space="preserve"> </w:t>
        </w:r>
      </w:ins>
      <w:hyperlink r:id="rId18">
        <w:ins w:id="25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can have here.</w:t>
        </w:r>
      </w:ins>
    </w:p>
    <w:bookmarkEnd w:id="141"/>
    <w:bookmarkStart w:id="142" w:name="exr-epe-reducible-sources"/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Exercise 6 (Which sources of error a better method can reduce)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Make the assumptions of</w:t>
        </w:r>
      </w:ins>
      <w:ins w:id="262" w:author="PR Preview" w:date="2026-01-01T00:00:00Z">
        <w:r>
          <w:t xml:space="preserve"> </w:t>
        </w:r>
      </w:ins>
      <w:hyperlink w:anchor="exr-epe-three-sources">
        <w:ins w:id="263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64" w:author="PR Preview" w:date="2026-01-01T00:00:00Z">
        <w:r>
          <w:t xml:space="preserve">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Which of the three quantities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(the squared</w:t>
        </w:r>
      </w:ins>
      <w:ins w:id="269" w:author="PR Preview" w:date="2026-01-01T00:00:00Z">
        <w:r>
          <w:t xml:space="preserve"> </w:t>
        </w:r>
      </w:ins>
      <w:hyperlink w:anchor="def-prediction-bias">
        <w:ins w:id="270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71" w:author="PR Preview" w:date="2026-01-01T00:00:00Z">
        <w:r>
          <w:t xml:space="preserve">, the</w:t>
        </w:r>
      </w:ins>
      <w:ins w:id="272" w:author="PR Preview" w:date="2026-01-01T00:00:00Z">
        <w:r>
          <w:t xml:space="preserve"> </w:t>
        </w:r>
      </w:ins>
      <w:hyperlink r:id="rId137">
        <w:ins w:id="27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77" w:author="PR Preview" w:date="2026-01-01T00:00:00Z">
        <w:r>
          <w:t xml:space="preserve">, and the</w:t>
        </w:r>
      </w:ins>
      <w:ins w:id="278" w:author="PR Preview" w:date="2026-01-01T00:00:00Z">
        <w:r>
          <w:t xml:space="preserve"> </w:t>
        </w:r>
      </w:ins>
      <w:hyperlink r:id="rId137">
        <w:ins w:id="279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28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of the</w:t>
        </w:r>
      </w:ins>
      <w:ins w:id="283" w:author="PR Preview" w:date="2026-01-01T00:00:00Z">
        <w:r>
          <w:t xml:space="preserve"> </w:t>
        </w:r>
      </w:ins>
      <w:hyperlink w:anchor="def-noise">
        <w:ins w:id="284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85" w:author="PR Preview" w:date="2026-01-01T00:00:00Z">
        <w: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can a better</w:t>
        </w:r>
      </w:ins>
      <w:ins w:id="288" w:author="PR Preview" w:date="2026-01-01T00:00:00Z">
        <w:r>
          <w:t xml:space="preserve"> </w:t>
        </w:r>
      </w:ins>
      <w:hyperlink r:id="rId18">
        <w:ins w:id="28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method reduce,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 which cannot?</w:t>
        </w:r>
      </w:ins>
    </w:p>
    <w:bookmarkEnd w:id="142"/>
    <w:bookmarkStart w:id="143" w:name="sol-epe-reducible-sources"/>
    <w:p>
      <w:pPr>
        <w:pStyle w:val="BodyText"/>
      </w:pPr>
      <w:ins w:id="294" w:author="PR Preview" w:date="2026-01-01T00:00:00Z">
        <w:r>
          <w:rPr>
            <w:i/>
            <w:iCs/>
          </w:rPr>
          <w:t xml:space="preserve">Solution 6</w:t>
        </w:r>
      </w:ins>
      <w:ins w:id="295" w:author="PR Preview" w:date="2026-01-01T00:00:00Z">
        <w:r>
          <w:t xml:space="preserve">. </w:t>
        </w:r>
      </w:ins>
      <w:ins w:id="296" w:author="PR Preview" w:date="2026-01-01T00:00:00Z">
        <w:r>
          <w:t xml:space="preserve">A better method can reduce the squared</w:t>
        </w:r>
      </w:ins>
      <w:ins w:id="297" w:author="PR Preview" w:date="2026-01-01T00:00:00Z">
        <w:r>
          <w:t xml:space="preserve"> </w:t>
        </w:r>
      </w:ins>
      <w:hyperlink w:anchor="def-prediction-bias">
        <w:ins w:id="29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and the</w:t>
        </w:r>
      </w:ins>
      <w:ins w:id="301" w:author="PR Preview" w:date="2026-01-01T00:00:00Z">
        <w:r>
          <w:t xml:space="preserve"> </w:t>
        </w:r>
      </w:ins>
      <w:hyperlink r:id="rId137">
        <w:ins w:id="302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of</w:t>
        </w:r>
      </w:ins>
      <w:ins w:id="3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6" w:author="PR Preview" w:date="2026-01-01T00:00:00Z">
        <w:r>
          <w:t xml:space="preserve">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because both depend on how</w:t>
        </w:r>
      </w:ins>
      <w:ins w:id="309" w:author="PR Preview" w:date="2026-01-01T00:00:00Z">
        <w:r>
          <w:t xml:space="preserve"> </w:t>
        </w:r>
      </w:ins>
      <m:oMath>
        <m:r>
          <m:t>g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is built.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It cannot reduce</w:t>
        </w:r>
      </w:ins>
      <w:ins w:id="31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which is the variance of the</w:t>
        </w:r>
      </w:ins>
      <w:ins w:id="318" w:author="PR Preview" w:date="2026-01-01T00:00:00Z">
        <w:r>
          <w:t xml:space="preserve"> </w:t>
        </w:r>
      </w:ins>
      <w:hyperlink w:anchor="def-noise">
        <w:ins w:id="31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20" w:author="PR Preview" w:date="2026-01-01T00:00:00Z">
        <w:r>
          <w:t xml:space="preserve"> </w:t>
        </w:r>
      </w:ins>
      <m:oMath>
        <m:r>
          <m:t>ν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in the new outcome.</w:t>
        </w:r>
      </w:ins>
    </w:p>
    <w:bookmarkEnd w:id="143"/>
    <w:bookmarkStart w:id="144" w:name="exr-epe-split-noise"/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Exercise 7 (Separate the noise)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Let</w:t>
        </w:r>
      </w:ins>
      <w:ins w:id="32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be a</w:t>
        </w:r>
      </w:ins>
      <w:ins w:id="329" w:author="PR Preview" w:date="2026-01-01T00:00:00Z">
        <w:r>
          <w:t xml:space="preserve"> </w:t>
        </w:r>
      </w:ins>
      <w:hyperlink w:anchor="def-new-observation">
        <w:ins w:id="33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relative to the random</w:t>
        </w:r>
      </w:ins>
      <w:ins w:id="333" w:author="PR Preview" w:date="2026-01-01T00:00:00Z">
        <w:r>
          <w:t xml:space="preserve"> </w:t>
        </w:r>
      </w:ins>
      <w:hyperlink w:anchor="def-training-set">
        <w:ins w:id="3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Fix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40" w:author="PR Preview" w:date="2026-01-01T00:00:00Z">
        <w:r>
          <w:t xml:space="preserve">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Let</w:t>
        </w:r>
      </w:ins>
      <w:ins w:id="343" w:author="PR Preview" w:date="2026-01-01T00:00:00Z">
        <w:r>
          <w:t xml:space="preserve"> </w:t>
        </w:r>
      </w:ins>
      <m:oMath>
        <m:r>
          <m:t>ν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be the</w:t>
        </w:r>
      </w:ins>
      <w:ins w:id="346" w:author="PR Preview" w:date="2026-01-01T00:00:00Z">
        <w:r>
          <w:t xml:space="preserve"> </w:t>
        </w:r>
      </w:ins>
      <w:hyperlink w:anchor="def-noise">
        <w:ins w:id="347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of</w:t>
        </w:r>
      </w:ins>
      <w:ins w:id="3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51" w:author="PR Preview" w:date="2026-01-01T00:00:00Z">
        <w:r>
          <w:t xml:space="preserve">.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Let</w:t>
        </w:r>
      </w:ins>
      <w:ins w:id="35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be its</w:t>
        </w:r>
      </w:ins>
      <w:ins w:id="357" w:author="PR Preview" w:date="2026-01-01T00:00:00Z">
        <w:r>
          <w:t xml:space="preserve"> </w:t>
        </w:r>
      </w:ins>
      <w:hyperlink r:id="rId137">
        <w:ins w:id="358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359" w:author="PR Preview" w:date="2026-01-01T00:00:00Z">
        <w:r>
          <w:t xml:space="preserve">, which we take to be finite.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Take every expectation below to be conditional on</w:t>
        </w:r>
      </w:ins>
      <w:ins w:id="3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63" w:author="PR Preview" w:date="2026-01-01T00:00:00Z">
        <w:r>
          <w:t xml:space="preserve">.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Add and subtract</w:t>
        </w:r>
      </w:ins>
      <w:ins w:id="36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inside the square of the</w:t>
        </w:r>
      </w:ins>
      <w:ins w:id="369" w:author="PR Preview" w:date="2026-01-01T00:00:00Z">
        <w:r>
          <w:t xml:space="preserve"> </w:t>
        </w:r>
      </w:ins>
      <w:hyperlink w:anchor="def-epe">
        <w:ins w:id="370" w:author="PR Preview" w:date="2026-01-01T00:00:00Z">
          <w:r>
            <w:rPr>
              <w:rStyle w:val="Hyperlink"/>
            </w:rPr>
            <w:t xml:space="preserve">expected prediction error</w:t>
          </w:r>
        </w:ins>
      </w:hyperlink>
      <w:ins w:id="37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del w:id="372" w:author="PR Preview" w:date="2026-01-01T00:00:00Z">
        <w:r>
          <w:rPr>
            <w:i/>
            <w:iCs/>
          </w:rPr>
          <w:delText xml:space="preserve">Solution 5</w:delText>
        </w:r>
      </w:del>
      <w:del w:id="373" w:author="PR Preview" w:date="2026-01-01T00:00:00Z">
        <w:r>
          <w:delText xml:space="preserve">. </w:delText>
        </w:r>
      </w:del>
      <w:del w:id="374" w:author="PR Preview" w:date="2026-01-01T00:00:00Z">
        <w:r>
          <w:delText xml:space="preserve">Write the prediction error as noise plus the error of the prediction, used as an</w:delText>
        </w:r>
      </w:del>
      <w:del w:id="375" w:author="PR Preview" w:date="2026-01-01T00:00:00Z">
        <w:r>
          <w:delText xml:space="preserve"> </w:delText>
        </w:r>
      </w:del>
      <w:hyperlink r:id="rId133">
        <w:del w:id="376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of the</w:delText>
        </w:r>
      </w:del>
      <w:del w:id="379" w:author="PR Preview" w:date="2026-01-01T00:00:00Z">
        <w:r>
          <w:delText xml:space="preserve"> </w:delText>
        </w:r>
      </w:del>
      <w:hyperlink w:anchor="def-mean-function">
        <w:del w:id="38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value</w:delText>
        </w:r>
      </w:del>
      <w:del w:id="38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84" w:author="PR Preview" w:date="2026-01-01T00:00:00Z">
        <w:r>
          <w:delText xml:space="preserve">:</w:delText>
        </w:r>
      </w:del>
    </w:p>
    <w:p>
      <w:pPr>
        <w:pStyle w:val="BodyText"/>
      </w:pPr>
      <w:ins w:id="385" w:author="PR Preview" w:date="2026-01-01T00:00:00Z">
        <w:r>
          <w:rPr>
            <w:i/>
            <w:iCs/>
          </w:rPr>
          <w:t xml:space="preserve">Solution 7</w:t>
        </w:r>
      </w:ins>
      <w:ins w:id="386" w:author="PR Preview" w:date="2026-01-01T00:00:00Z">
        <w:r>
          <w:t xml:space="preserve">. </w:t>
        </w:r>
      </w:ins>
      <w:ins w:id="387" w:author="PR Preview" w:date="2026-01-01T00:00:00Z">
        <w:r>
          <w:t xml:space="preserve">Write the prediction error as noise plus the error of the prediction, used as an</w:t>
        </w:r>
      </w:ins>
      <w:ins w:id="388" w:author="PR Preview" w:date="2026-01-01T00:00:00Z">
        <w:r>
          <w:t xml:space="preserve"> </w:t>
        </w:r>
      </w:ins>
      <w:hyperlink r:id="rId133">
        <w:ins w:id="38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 the</w:t>
        </w:r>
      </w:ins>
      <w:ins w:id="392" w:author="PR Preview" w:date="2026-01-01T00:00:00Z">
        <w:r>
          <w:t xml:space="preserve"> </w:t>
        </w:r>
      </w:ins>
      <w:hyperlink w:anchor="def-mean-function">
        <w:ins w:id="39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value</w:t>
        </w:r>
      </w:ins>
      <w:ins w:id="39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9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del w:id="398" w:author="PR Preview" w:date="2026-01-01T00:00:00Z">
        <w:r>
          <w:rPr>
            <w:i/>
            <w:iCs/>
          </w:rPr>
          <w:delText xml:space="preserve">Proof</w:delText>
        </w:r>
      </w:del>
      <w:del w:id="399" w:author="PR Preview" w:date="2026-01-01T00:00:00Z">
        <w:r>
          <w:delText xml:space="preserve">. </w:delText>
        </w:r>
      </w:del>
      <w:del w:id="400" w:author="PR Preview" w:date="2026-01-01T00:00:00Z">
        <w:r>
          <w:delText xml:space="preserve">This is</w:delText>
        </w:r>
      </w:del>
      <w:del w:id="401" w:author="PR Preview" w:date="2026-01-01T00:00:00Z">
        <w:r>
          <w:delText xml:space="preserve"> </w:delText>
        </w:r>
      </w:del>
      <w:hyperlink w:anchor="sol-epe-split-noise">
        <w:del w:id="402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403" w:author="PR Preview" w:date="2026-01-01T00:00:00Z">
        <w:r>
          <w:delText xml:space="preserve">.</w:delText>
        </w:r>
      </w:del>
    </w:p>
    <w:p>
      <w:pPr>
        <w:pStyle w:val="FirstParagraph"/>
      </w:pPr>
      <w:ins w:id="404" w:author="PR Preview" w:date="2026-01-01T00:00:00Z">
        <w:r>
          <w:rPr>
            <w:i/>
            <w:iCs/>
          </w:rPr>
          <w:t xml:space="preserve">Proof</w:t>
        </w:r>
      </w:ins>
      <w:ins w:id="405" w:author="PR Preview" w:date="2026-01-01T00:00:00Z">
        <w:r>
          <w:t xml:space="preserve">. </w:t>
        </w:r>
      </w:ins>
      <w:ins w:id="406" w:author="PR Preview" w:date="2026-01-01T00:00:00Z">
        <w:r>
          <w:t xml:space="preserve">This is</w:t>
        </w:r>
      </w:ins>
      <w:ins w:id="407" w:author="PR Preview" w:date="2026-01-01T00:00:00Z">
        <w:r>
          <w:t xml:space="preserve"> </w:t>
        </w:r>
      </w:ins>
      <w:hyperlink w:anchor="sol-epe-split-noise">
        <w:ins w:id="408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409" w:author="PR Preview" w:date="2026-01-01T00:00:00Z">
        <w:r>
          <w:t xml:space="preserve">.</w:t>
        </w:r>
      </w:ins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del w:id="410" w:author="PR Preview" w:date="2026-01-01T00:00:00Z">
        <w:r>
          <w:rPr>
            <w:b/>
            <w:bCs/>
          </w:rPr>
          <w:delText xml:space="preserve">Exercise 6 (Separate the bias)</w:delText>
        </w:r>
      </w:del>
      <w:del w:id="411" w:author="PR Preview" w:date="2026-01-01T00:00:00Z">
        <w:r>
          <w:delText xml:space="preserve"> </w:delText>
        </w:r>
      </w:del>
      <w:hyperlink w:anchor="eq-epe-after-noise">
        <w:del w:id="412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415" w:author="PR Preview" w:date="2026-01-01T00:00:00Z">
        <w:r>
          <w:rPr>
            <w:b/>
            <w:bCs/>
          </w:rPr>
          <w:t xml:space="preserve">Exercise 8 (Separate the bias)</w:t>
        </w:r>
      </w:ins>
      <w:ins w:id="416" w:author="PR Preview" w:date="2026-01-01T00:00:00Z">
        <w:r>
          <w:t xml:space="preserve"> </w:t>
        </w:r>
      </w:ins>
      <w:hyperlink w:anchor="eq-epe-after-noise">
        <w:ins w:id="41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del w:id="420" w:author="PR Preview" w:date="2026-01-01T00:00:00Z">
        <w:r>
          <w:rPr>
            <w:i/>
            <w:iCs/>
          </w:rPr>
          <w:delText xml:space="preserve">Solution 6</w:delText>
        </w:r>
      </w:del>
      <w:del w:id="421" w:author="PR Preview" w:date="2026-01-01T00:00:00Z">
        <w:r>
          <w:delText xml:space="preserve">. </w:delText>
        </w:r>
      </w:del>
      <w:del w:id="422" w:author="PR Preview" w:date="2026-01-01T00:00:00Z">
        <w:r>
          <w:delText xml:space="preserve">Insert the expected prediction:</w:delText>
        </w:r>
      </w:del>
    </w:p>
    <w:p>
      <w:pPr>
        <w:pStyle w:val="BodyText"/>
      </w:pPr>
      <w:ins w:id="423" w:author="PR Preview" w:date="2026-01-01T00:00:00Z">
        <w:r>
          <w:rPr>
            <w:i/>
            <w:iCs/>
          </w:rPr>
          <w:t xml:space="preserve">Solution 8</w:t>
        </w:r>
      </w:ins>
      <w:ins w:id="424" w:author="PR Preview" w:date="2026-01-01T00:00:00Z">
        <w:r>
          <w:t xml:space="preserve">. </w:t>
        </w:r>
      </w:ins>
      <w:ins w:id="425" w:author="PR Preview" w:date="2026-01-01T00:00:00Z">
        <w:r>
          <w:t xml:space="preserve">Insert the expected prediction: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del w:id="426" w:author="PR Preview" w:date="2026-01-01T00:00:00Z">
        <w:r>
          <w:rPr>
            <w:i/>
            <w:iCs/>
          </w:rPr>
          <w:delText xml:space="preserve">Proof</w:delText>
        </w:r>
      </w:del>
      <w:del w:id="427" w:author="PR Preview" w:date="2026-01-01T00:00:00Z">
        <w:r>
          <w:delText xml:space="preserve">. </w:delText>
        </w:r>
      </w:del>
      <w:del w:id="428" w:author="PR Preview" w:date="2026-01-01T00:00:00Z">
        <w:r>
          <w:delText xml:space="preserve">Every expectation below is conditional on</w:delText>
        </w:r>
      </w:del>
      <w:del w:id="42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30" w:author="PR Preview" w:date="2026-01-01T00:00:00Z">
        <w:r>
          <w:delText xml:space="preserve">, as in the exercises.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By</w:delText>
        </w:r>
      </w:del>
      <w:del w:id="433" w:author="PR Preview" w:date="2026-01-01T00:00:00Z">
        <w:r>
          <w:delText xml:space="preserve"> </w:delText>
        </w:r>
      </w:del>
      <w:hyperlink w:anchor="sol-epe-split-noise">
        <w:del w:id="434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435" w:author="PR Preview" w:date="2026-01-01T00:00:00Z">
        <w:r>
          <w:delText xml:space="preserve">, the expected squared prediction error is the noise variance plus the pMSE of the prediction, used as an</w:delText>
        </w:r>
      </w:del>
      <w:del w:id="436" w:author="PR Preview" w:date="2026-01-01T00:00:00Z">
        <w:r>
          <w:delText xml:space="preserve"> </w:delText>
        </w:r>
      </w:del>
      <w:hyperlink r:id="rId133">
        <w:del w:id="43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of</w:delText>
        </w:r>
      </w:del>
      <w:del w:id="44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41" w:author="PR Preview" w:date="2026-01-01T00:00:00Z">
        <w:r>
          <w:delText xml:space="preserve">.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By</w:delText>
        </w:r>
      </w:del>
      <w:del w:id="444" w:author="PR Preview" w:date="2026-01-01T00:00:00Z">
        <w:r>
          <w:delText xml:space="preserve"> </w:delText>
        </w:r>
      </w:del>
      <w:hyperlink w:anchor="sol-epe-split-bias">
        <w:del w:id="445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446" w:author="PR Preview" w:date="2026-01-01T00:00:00Z">
        <w:r>
          <w:delText xml:space="preserve">, that pMSE is the squared bias plus the variance.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Substituting</w:delText>
        </w:r>
      </w:del>
      <w:del w:id="449" w:author="PR Preview" w:date="2026-01-01T00:00:00Z">
        <w:r>
          <w:delText xml:space="preserve"> </w:delText>
        </w:r>
      </w:del>
      <w:hyperlink w:anchor="eq-epe-after-bias">
        <w:del w:id="450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into</w:delText>
        </w:r>
      </w:del>
      <w:del w:id="453" w:author="PR Preview" w:date="2026-01-01T00:00:00Z">
        <w:r>
          <w:delText xml:space="preserve"> </w:delText>
        </w:r>
      </w:del>
      <w:hyperlink w:anchor="eq-epe-after-noise">
        <w:del w:id="454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455" w:author="PR Preview" w:date="2026-01-01T00:00:00Z">
        <w:r>
          <w:delText xml:space="preserve">:</w:delText>
        </w:r>
      </w:del>
    </w:p>
    <w:p>
      <w:pPr>
        <w:pStyle w:val="FirstParagraph"/>
      </w:pPr>
      <w:ins w:id="456" w:author="PR Preview" w:date="2026-01-01T00:00:00Z">
        <w:r>
          <w:rPr>
            <w:i/>
            <w:iCs/>
          </w:rPr>
          <w:t xml:space="preserve">Proof</w:t>
        </w:r>
      </w:ins>
      <w:ins w:id="457" w:author="PR Preview" w:date="2026-01-01T00:00:00Z">
        <w:r>
          <w:t xml:space="preserve">. </w:t>
        </w:r>
      </w:ins>
      <w:ins w:id="458" w:author="PR Preview" w:date="2026-01-01T00:00:00Z">
        <w:r>
          <w:t xml:space="preserve">Every expectation below is conditional on</w:t>
        </w:r>
      </w:ins>
      <w:ins w:id="4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60" w:author="PR Preview" w:date="2026-01-01T00:00:00Z">
        <w:r>
          <w:t xml:space="preserve">, as in the exercises.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By</w:t>
        </w:r>
      </w:ins>
      <w:ins w:id="463" w:author="PR Preview" w:date="2026-01-01T00:00:00Z">
        <w:r>
          <w:t xml:space="preserve"> </w:t>
        </w:r>
      </w:ins>
      <w:hyperlink w:anchor="sol-epe-split-noise">
        <w:ins w:id="464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465" w:author="PR Preview" w:date="2026-01-01T00:00:00Z">
        <w:r>
          <w:t xml:space="preserve">, the expected squared prediction error is the noise variance plus the pMSE of the prediction, used as an</w:t>
        </w:r>
      </w:ins>
      <w:ins w:id="466" w:author="PR Preview" w:date="2026-01-01T00:00:00Z">
        <w:r>
          <w:t xml:space="preserve"> </w:t>
        </w:r>
      </w:ins>
      <w:hyperlink r:id="rId133">
        <w:ins w:id="46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of</w:t>
        </w:r>
      </w:ins>
      <w:ins w:id="47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71" w:author="PR Preview" w:date="2026-01-01T00:00:00Z">
        <w:r>
          <w:t xml:space="preserve">.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By</w:t>
        </w:r>
      </w:ins>
      <w:ins w:id="474" w:author="PR Preview" w:date="2026-01-01T00:00:00Z">
        <w:r>
          <w:t xml:space="preserve"> </w:t>
        </w:r>
      </w:ins>
      <w:hyperlink w:anchor="sol-epe-split-bias">
        <w:ins w:id="47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476" w:author="PR Preview" w:date="2026-01-01T00:00:00Z">
        <w:r>
          <w:t xml:space="preserve">, that pMSE is the squared bias plus the variance.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Substituting</w:t>
        </w:r>
      </w:ins>
      <w:ins w:id="479" w:author="PR Preview" w:date="2026-01-01T00:00:00Z">
        <w:r>
          <w:t xml:space="preserve"> </w:t>
        </w:r>
      </w:ins>
      <w:hyperlink w:anchor="eq-epe-after-bias">
        <w:ins w:id="480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into</w:t>
        </w:r>
      </w:ins>
      <w:ins w:id="483" w:author="PR Preview" w:date="2026-01-01T00:00:00Z">
        <w:r>
          <w:t xml:space="preserve"> </w:t>
        </w:r>
      </w:ins>
      <w:hyperlink w:anchor="eq-epe-after-noise">
        <w:ins w:id="484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4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del w:id="486" w:author="PR Preview" w:date="2026-01-01T00:00:00Z">
        <w:r>
          <w:rPr>
            <w:b/>
            <w:bCs/>
          </w:rPr>
          <w:delText xml:space="preserve">Exercise 7 (Held-out predictions and the generalization error)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</w:delText>
        </w:r>
      </w:del>
      <w:del w:id="489" w:author="PR Preview" w:date="2026-01-01T00:00:00Z">
        <w:r>
          <w:delText xml:space="preserve"> </w:delText>
        </w:r>
      </w:del>
      <w:hyperlink w:anchor="def-prediction-rule">
        <w:del w:id="49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9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is fitted to a</w:delText>
        </w:r>
      </w:del>
      <w:del w:id="494" w:author="PR Preview" w:date="2026-01-01T00:00:00Z">
        <w:r>
          <w:delText xml:space="preserve"> </w:delText>
        </w:r>
      </w:del>
      <w:hyperlink w:anchor="def-training-set">
        <w:del w:id="49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</w:delText>
        </w:r>
      </w:del>
      <w:del w:id="500" w:author="PR Preview" w:date="2026-01-01T00:00:00Z">
        <w:r>
          <w:delText xml:space="preserve"> </w:delText>
        </w:r>
      </w:del>
      <w:hyperlink w:anchor="def-held-out-set">
        <w:del w:id="50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of</w:delText>
        </w:r>
      </w:del>
      <w:del w:id="504" w:author="PR Preview" w:date="2026-01-01T00:00:00Z">
        <w:r>
          <w:delText xml:space="preserve"> </w:delText>
        </w:r>
      </w:del>
      <m:oMath>
        <m:r>
          <m:t>m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observations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is drawn from the same population as the new observation</w:delText>
        </w:r>
      </w:del>
      <w:del w:id="5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</w:delText>
        </w:r>
      </w:del>
      <w:del w:id="513" w:author="PR Preview" w:date="2026-01-01T00:00:00Z">
        <w:r>
          <w:delText xml:space="preserve"> </w:delText>
        </w:r>
      </w:del>
      <w:hyperlink w:anchor="def-generalization-error">
        <w:del w:id="51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15" w:author="PR Preview" w:date="2026-01-01T00:00:00Z">
        <w:r>
          <w:delText xml:space="preserve">,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each independently of</w:delText>
        </w:r>
      </w:del>
      <w:del w:id="5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9" w:author="PR Preview" w:date="2026-01-01T00:00:00Z">
        <w:r>
          <w:delText xml:space="preserve">.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Write</w:delText>
        </w:r>
      </w:del>
      <w:del w:id="5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for the</w:delText>
        </w:r>
      </w:del>
      <w:del w:id="525" w:author="PR Preview" w:date="2026-01-01T00:00:00Z">
        <w:r>
          <w:delText xml:space="preserve"> </w:delText>
        </w:r>
      </w:del>
      <w:hyperlink w:anchor="def-observation-loss">
        <w:del w:id="52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of</w:delText>
        </w:r>
      </w:del>
      <w:del w:id="5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on held-out observation</w:delText>
        </w:r>
      </w:del>
      <w:del w:id="532" w:author="PR Preview" w:date="2026-01-01T00:00:00Z">
        <w:r>
          <w:delText xml:space="preserve"> </w:delText>
        </w:r>
      </w:del>
      <m:oMath>
        <m:r>
          <m:t>j</m:t>
        </m:r>
      </m:oMath>
      <w:del w:id="533" w:author="PR Preview" w:date="2026-01-01T00:00:00Z">
        <w:r>
          <w:delText xml:space="preserve">.</w:delText>
        </w:r>
      </w:del>
    </w:p>
    <w:p>
      <w:pPr>
        <w:pStyle w:val="BodyText"/>
      </w:pPr>
      <w:ins w:id="534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</w:t>
        </w:r>
      </w:ins>
      <w:ins w:id="537" w:author="PR Preview" w:date="2026-01-01T00:00:00Z">
        <w:r>
          <w:t xml:space="preserve"> </w:t>
        </w:r>
      </w:ins>
      <w:hyperlink w:anchor="def-prediction-rule">
        <w:ins w:id="53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is fitted to a</w:t>
        </w:r>
      </w:ins>
      <w:ins w:id="542" w:author="PR Preview" w:date="2026-01-01T00:00:00Z">
        <w:r>
          <w:t xml:space="preserve"> </w:t>
        </w:r>
      </w:ins>
      <w:hyperlink w:anchor="def-training-set">
        <w:ins w:id="5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45" w:author="PR Preview" w:date="2026-01-01T00:00:00Z">
        <w:r>
          <w:t xml:space="preserve">.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</w:t>
        </w:r>
      </w:ins>
      <w:ins w:id="548" w:author="PR Preview" w:date="2026-01-01T00:00:00Z">
        <w:r>
          <w:t xml:space="preserve"> </w:t>
        </w:r>
      </w:ins>
      <w:hyperlink w:anchor="def-held-out-set">
        <w:ins w:id="54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of</w:t>
        </w:r>
      </w:ins>
      <w:ins w:id="552" w:author="PR Preview" w:date="2026-01-01T00:00:00Z">
        <w:r>
          <w:t xml:space="preserve"> </w:t>
        </w:r>
      </w:ins>
      <m:oMath>
        <m:r>
          <m:t>m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observations</w:t>
        </w:r>
      </w:ins>
      <w:ins w:id="5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is drawn from the same population as the new observation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of</w:t>
        </w:r>
      </w:ins>
      <w:ins w:id="561" w:author="PR Preview" w:date="2026-01-01T00:00:00Z">
        <w:r>
          <w:t xml:space="preserve"> </w:t>
        </w:r>
      </w:ins>
      <w:hyperlink w:anchor="def-generalization-error">
        <w:ins w:id="5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each independently of</w:t>
        </w:r>
      </w:ins>
      <w:ins w:id="5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Write</w:t>
        </w:r>
      </w:ins>
      <w:ins w:id="57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for the</w:t>
        </w:r>
      </w:ins>
      <w:ins w:id="573" w:author="PR Preview" w:date="2026-01-01T00:00:00Z">
        <w:r>
          <w:t xml:space="preserve"> </w:t>
        </w:r>
      </w:ins>
      <w:hyperlink w:anchor="def-observation-loss">
        <w:ins w:id="57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of</w:t>
        </w:r>
      </w:ins>
      <w:ins w:id="5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on held-out observation</w:t>
        </w:r>
      </w:ins>
      <w:ins w:id="580" w:author="PR Preview" w:date="2026-01-01T00:00:00Z">
        <w:r>
          <w:t xml:space="preserve"> </w:t>
        </w:r>
      </w:ins>
      <m:oMath>
        <m:r>
          <m:t>j</m:t>
        </m:r>
      </m:oMath>
      <w:ins w:id="581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del w:id="582" w:author="PR Preview" w:date="2026-01-01T00:00:00Z">
        <w:r>
          <w:rPr>
            <w:i/>
            <w:iCs/>
          </w:rPr>
          <w:delText xml:space="preserve">Solution 7</w:delText>
        </w:r>
      </w:del>
      <w:del w:id="583" w:author="PR Preview" w:date="2026-01-01T00:00:00Z">
        <w:r>
          <w:delText xml:space="preserve">. </w:delText>
        </w:r>
      </w:del>
      <w:del w:id="584" w:author="PR Preview" w:date="2026-01-01T00:00:00Z">
        <w:r>
          <w:delText xml:space="preserve">Given</w:delText>
        </w:r>
      </w:del>
      <w:del w:id="5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6" w:author="PR Preview" w:date="2026-01-01T00:00:00Z">
        <w:r>
          <w:delText xml:space="preserve">, the rule</w:delText>
        </w:r>
      </w:del>
      <w:del w:id="5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fixed.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Each held-out pair has the same distribution as</w:delText>
        </w:r>
      </w:del>
      <w:del w:id="5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and is independent of</w:delText>
        </w:r>
      </w:del>
      <w:del w:id="5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6" w:author="PR Preview" w:date="2026-01-01T00:00:00Z">
        <w:r>
          <w:delText xml:space="preserve">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so each loss has conditional expectation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by</w:delText>
        </w:r>
      </w:del>
      <w:del w:id="602" w:author="PR Preview" w:date="2026-01-01T00:00:00Z">
        <w:r>
          <w:delText xml:space="preserve"> </w:delText>
        </w:r>
      </w:del>
      <w:hyperlink w:anchor="eq-generalization-error">
        <w:del w:id="603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604" w:author="PR Preview" w:date="2026-01-01T00:00:00Z">
        <w:r>
          <w:delText xml:space="preserve">.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Then</w:delText>
        </w:r>
      </w:del>
    </w:p>
    <w:p>
      <w:pPr>
        <w:pStyle w:val="FirstParagraph"/>
      </w:pPr>
      <w:ins w:id="607" w:author="PR Preview" w:date="2026-01-01T00:00:00Z">
        <w:r>
          <w:rPr>
            <w:i/>
            <w:iCs/>
          </w:rPr>
          <w:t xml:space="preserve">Solution 9</w:t>
        </w:r>
      </w:ins>
      <w:ins w:id="608" w:author="PR Preview" w:date="2026-01-01T00:00:00Z">
        <w:r>
          <w:t xml:space="preserve">. </w:t>
        </w:r>
      </w:ins>
      <w:ins w:id="609" w:author="PR Preview" w:date="2026-01-01T00:00:00Z">
        <w:r>
          <w:t xml:space="preserve">Given</w:t>
        </w:r>
      </w:ins>
      <w:ins w:id="6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11" w:author="PR Preview" w:date="2026-01-01T00:00:00Z">
        <w:r>
          <w:t xml:space="preserve">, the rule</w:t>
        </w:r>
      </w:ins>
      <w:ins w:id="6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is fixed.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Each held-out pair has the same distribution as</w:t>
        </w:r>
      </w:ins>
      <w:ins w:id="6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and is independent of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so each loss has conditional expectation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by</w:t>
        </w:r>
      </w:ins>
      <w:ins w:id="627" w:author="PR Preview" w:date="2026-01-01T00:00:00Z">
        <w:r>
          <w:t xml:space="preserve"> </w:t>
        </w:r>
      </w:ins>
      <w:hyperlink w:anchor="eq-generalization-error">
        <w:ins w:id="62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629" w:author="PR Preview" w:date="2026-01-01T00:00:00Z">
        <w:r>
          <w:t xml:space="preserve">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del w:id="632" w:author="PR Preview" w:date="2026-01-01T00:00:00Z">
        <w:r>
          <w:rPr>
            <w:i/>
            <w:iCs/>
          </w:rPr>
          <w:delText xml:space="preserve">Proof</w:delText>
        </w:r>
      </w:del>
      <w:del w:id="633" w:author="PR Preview" w:date="2026-01-01T00:00:00Z">
        <w:r>
          <w:delText xml:space="preserve">. </w:delText>
        </w:r>
      </w:del>
      <w:del w:id="634" w:author="PR Preview" w:date="2026-01-01T00:00:00Z">
        <w:r>
          <w:delText xml:space="preserve">This is</w:delText>
        </w:r>
      </w:del>
      <w:del w:id="635" w:author="PR Preview" w:date="2026-01-01T00:00:00Z">
        <w:r>
          <w:delText xml:space="preserve"> </w:delText>
        </w:r>
      </w:del>
      <w:hyperlink w:anchor="sol-held-out-unbiased">
        <w:del w:id="636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637" w:author="PR Preview" w:date="2026-01-01T00:00:00Z">
        <w:r>
          <w:delText xml:space="preserve">.</w:delText>
        </w:r>
      </w:del>
    </w:p>
    <w:p>
      <w:pPr>
        <w:pStyle w:val="FirstParagraph"/>
      </w:pPr>
      <w:ins w:id="638" w:author="PR Preview" w:date="2026-01-01T00:00:00Z">
        <w:r>
          <w:rPr>
            <w:i/>
            <w:iCs/>
          </w:rPr>
          <w:t xml:space="preserve">Proof</w:t>
        </w:r>
      </w:ins>
      <w:ins w:id="639" w:author="PR Preview" w:date="2026-01-01T00:00:00Z">
        <w:r>
          <w:t xml:space="preserve">. </w:t>
        </w:r>
      </w:ins>
      <w:ins w:id="640" w:author="PR Preview" w:date="2026-01-01T00:00:00Z">
        <w:r>
          <w:t xml:space="preserve">This is</w:t>
        </w:r>
      </w:ins>
      <w:ins w:id="641" w:author="PR Preview" w:date="2026-01-01T00:00:00Z">
        <w:r>
          <w:t xml:space="preserve"> </w:t>
        </w:r>
      </w:ins>
      <w:hyperlink w:anchor="sol-held-out-unbiased">
        <w:ins w:id="642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643" w:author="PR Preview" w:date="2026-01-01T00:00:00Z">
        <w:r>
          <w:t xml:space="preserve">.</w:t>
        </w:r>
      </w:ins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del w:id="644" w:author="PR Preview" w:date="2026-01-01T00:00:00Z">
        <w:r>
          <w:rPr>
            <w:b/>
            <w:bCs/>
          </w:rPr>
          <w:delText xml:space="preserve">Exercise 8 (Sizes of a three-way split)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The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rPr>
            <w:rStyle w:val="VerbatimChar"/>
          </w:rPr>
          <w:delText xml:space="preserve">mtcars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data frame has</w:delText>
        </w:r>
      </w:del>
      <w:del w:id="65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cars.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Suppose we assign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cars to a training set,</w:delText>
        </w:r>
      </w:del>
      <w:del w:id="659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cars to a validation set,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and all remaining cars to a test set.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How many cars are in each set?</w:delText>
        </w:r>
      </w:del>
    </w:p>
    <w:p>
      <w:pPr>
        <w:pStyle w:val="BodyText"/>
      </w:pPr>
      <w:del w:id="666" w:author="PR Preview" w:date="2026-01-01T00:00:00Z">
        <w:r>
          <w:rPr>
            <w:i/>
            <w:iCs/>
          </w:rPr>
          <w:delText xml:space="preserve">Solution 8</w:delText>
        </w:r>
      </w:del>
      <w:del w:id="667" w:author="PR Preview" w:date="2026-01-01T00:00:00Z">
        <w:r>
          <w:delText xml:space="preserve">. </w:delText>
        </w:r>
      </w:del>
    </w:p>
    <w:p>
      <w:pPr>
        <w:pStyle w:val="FirstParagraph"/>
      </w:pPr>
      <w:ins w:id="668" w:author="PR Preview" w:date="2026-01-01T00:00:00Z">
        <w:r>
          <w:rPr>
            <w:b/>
            <w:bCs/>
          </w:rPr>
          <w:t xml:space="preserve">Exercise 10 (Sizes of a three-way split)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The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rPr>
            <w:rStyle w:val="VerbatimChar"/>
          </w:rPr>
          <w:t xml:space="preserve">mtcars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data frame has</w:t>
        </w:r>
      </w:ins>
      <w:ins w:id="6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cars.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Suppose we assign</w:t>
        </w:r>
      </w:ins>
      <w:ins w:id="680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cars to a training set,</w:t>
        </w:r>
      </w:ins>
      <w:ins w:id="683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cars to a validation set,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and all remaining cars to a test set.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How many cars are in each set?</w:t>
        </w:r>
      </w:ins>
    </w:p>
    <w:bookmarkEnd w:id="182"/>
    <w:bookmarkStart w:id="183" w:name="sol-data-splits"/>
    <w:p>
      <w:pPr>
        <w:pStyle w:val="BodyText"/>
      </w:pPr>
      <w:ins w:id="690" w:author="PR Preview" w:date="2026-01-01T00:00:00Z">
        <w:r>
          <w:rPr>
            <w:i/>
            <w:iCs/>
          </w:rPr>
          <w:t xml:space="preserve">Solution 10</w:t>
        </w:r>
      </w:ins>
      <w:ins w:id="69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del w:id="692" w:author="PR Preview" w:date="2026-01-01T00:00:00Z">
        <w:r>
          <w:rPr>
            <w:b/>
            <w:bCs/>
          </w:rPr>
          <w:delText xml:space="preserve">Example 25 (Split sizes for 32 cars)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In</w:delText>
        </w:r>
      </w:del>
      <w:del w:id="695" w:author="PR Preview" w:date="2026-01-01T00:00:00Z">
        <w:r>
          <w:delText xml:space="preserve"> </w:delText>
        </w:r>
      </w:del>
      <w:hyperlink w:anchor="exr-data-splits">
        <w:del w:id="696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697" w:author="PR Preview" w:date="2026-01-01T00:00:00Z">
        <w:r>
          <w:delText xml:space="preserve">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 rule of 60% / 20% / 20% on</w:delText>
        </w:r>
      </w:del>
      <w:del w:id="70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cars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gives sets of 19, 6, and 7 cars,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ins w:id="707" w:author="PR Preview" w:date="2026-01-01T00:00:00Z">
        <w:r>
          <w:rPr>
            <w:b/>
            <w:bCs/>
          </w:rPr>
          <w:t xml:space="preserve">Example 25 (Split sizes for 32 cars)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In</w:t>
        </w:r>
      </w:ins>
      <w:ins w:id="710" w:author="PR Preview" w:date="2026-01-01T00:00:00Z">
        <w:r>
          <w:t xml:space="preserve"> </w:t>
        </w:r>
      </w:ins>
      <w:hyperlink w:anchor="exr-data-splits">
        <w:ins w:id="711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712" w:author="PR Preview" w:date="2026-01-01T00:00:00Z">
        <w:r>
          <w:t xml:space="preserve">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 rule of 60% / 20% / 20% on</w:t>
        </w:r>
      </w:ins>
      <w:ins w:id="7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cars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gives sets of 19, 6, and 7 cars,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the 7 test cars are used only once, after the model is chosen.</w:t>
        </w:r>
      </w:ins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del w:id="722" w:author="PR Preview" w:date="2026-01-01T00:00:00Z">
        <w:r>
          <w:rPr>
            <w:b/>
            <w:bCs/>
          </w:rPr>
          <w:delText xml:space="preserve">Exercise 9 (Folds of the</w:delText>
        </w:r>
      </w:del>
      <w:del w:id="723" w:author="PR Preview" w:date="2026-01-01T00:00:00Z">
        <w:r>
          <w:rPr>
            <w:b/>
            <w:bCs/>
          </w:rPr>
          <w:delText xml:space="preserve"> </w:delText>
        </w:r>
      </w:del>
      <w:del w:id="72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725" w:author="PR Preview" w:date="2026-01-01T00:00:00Z">
        <w:r>
          <w:rPr>
            <w:b/>
            <w:bCs/>
          </w:rPr>
          <w:delText xml:space="preserve"> </w:delText>
        </w:r>
      </w:del>
      <w:del w:id="726" w:author="PR Preview" w:date="2026-01-01T00:00:00Z">
        <w:r>
          <w:rPr>
            <w:b/>
            <w:bCs/>
          </w:rPr>
          <w:delText xml:space="preserve">data)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Suppose we use</w:delText>
        </w:r>
      </w:del>
      <w:del w:id="72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730" w:author="PR Preview" w:date="2026-01-01T00:00:00Z">
        <w:r>
          <w:delText xml:space="preserve">-fold cross-validation on the</w:delText>
        </w:r>
      </w:del>
      <w:del w:id="7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cars in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rPr>
            <w:rStyle w:val="VerbatimChar"/>
          </w:rPr>
          <w:delText xml:space="preserve">mtcars</w:delText>
        </w:r>
      </w:del>
      <w:del w:id="736" w:author="PR Preview" w:date="2026-01-01T00:00:00Z">
        <w:r>
          <w:delText xml:space="preserve">.</w:delText>
        </w:r>
      </w:del>
    </w:p>
    <w:p>
      <w:pPr>
        <w:pStyle w:val="FirstParagraph"/>
      </w:pPr>
      <w:ins w:id="737" w:author="PR Preview" w:date="2026-01-01T00:00:00Z">
        <w:r>
          <w:rPr>
            <w:b/>
            <w:bCs/>
          </w:rPr>
          <w:t xml:space="preserve">Exercise 11 (Folds of the</w:t>
        </w:r>
      </w:ins>
      <w:ins w:id="738" w:author="PR Preview" w:date="2026-01-01T00:00:00Z">
        <w:r>
          <w:rPr>
            <w:b/>
            <w:bCs/>
          </w:rPr>
          <w:t xml:space="preserve"> </w:t>
        </w:r>
      </w:ins>
      <w:ins w:id="73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740" w:author="PR Preview" w:date="2026-01-01T00:00:00Z">
        <w:r>
          <w:rPr>
            <w:b/>
            <w:bCs/>
          </w:rPr>
          <w:t xml:space="preserve"> </w:t>
        </w:r>
      </w:ins>
      <w:ins w:id="741" w:author="PR Preview" w:date="2026-01-01T00:00:00Z">
        <w:r>
          <w:rPr>
            <w:b/>
            <w:bCs/>
          </w:rPr>
          <w:t xml:space="preserve">data)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Suppose we use</w:t>
        </w:r>
      </w:ins>
      <w:ins w:id="74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745" w:author="PR Preview" w:date="2026-01-01T00:00:00Z">
        <w:r>
          <w:t xml:space="preserve">-fold cross-validation on the</w:t>
        </w:r>
      </w:ins>
      <w:ins w:id="7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cars in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rPr>
            <w:rStyle w:val="VerbatimChar"/>
          </w:rPr>
          <w:t xml:space="preserve">mtcars</w:t>
        </w:r>
      </w:ins>
      <w:ins w:id="7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del w:id="752" w:author="PR Preview" w:date="2026-01-01T00:00:00Z">
        <w:r>
          <w:rPr>
            <w:i/>
            <w:iCs/>
          </w:rPr>
          <w:delText xml:space="preserve">Solution 9</w:delText>
        </w:r>
      </w:del>
      <w:del w:id="753" w:author="PR Preview" w:date="2026-01-01T00:00:00Z">
        <w:r>
          <w:delText xml:space="preserve">. </w:delText>
        </w:r>
      </w:del>
    </w:p>
    <w:p>
      <w:pPr>
        <w:pStyle w:val="FirstParagraph"/>
      </w:pPr>
      <w:ins w:id="754" w:author="PR Preview" w:date="2026-01-01T00:00:00Z">
        <w:r>
          <w:rPr>
            <w:i/>
            <w:iCs/>
          </w:rPr>
          <w:t xml:space="preserve">Solution 11</w:t>
        </w:r>
      </w:ins>
      <w:ins w:id="75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del w:id="756" w:author="PR Preview" w:date="2026-01-01T00:00:00Z">
        <w:r>
          <w:rPr>
            <w:i/>
            <w:iCs/>
          </w:rPr>
          <w:delText xml:space="preserve">Remark 22</w:delText>
        </w:r>
      </w:del>
      <w:del w:id="757" w:author="PR Preview" w:date="2026-01-01T00:00:00Z">
        <w:r>
          <w:delText xml:space="preserve"> (Cross-validation instead of a single validation set). </w:delText>
        </w:r>
      </w:del>
      <w:del w:id="758" w:author="PR Preview" w:date="2026-01-01T00:00:00Z">
        <w:r>
          <w:delText xml:space="preserve">If data are limited,</w:delText>
        </w:r>
      </w:del>
      <w:del w:id="759" w:author="PR Preview" w:date="2026-01-01T00:00:00Z">
        <w:r>
          <w:delText xml:space="preserve"> </w:delText>
        </w:r>
      </w:del>
      <m:oMath>
        <m:r>
          <m:t>k</m:t>
        </m:r>
      </m:oMath>
      <w:del w:id="760" w:author="PR Preview" w:date="2026-01-01T00:00:00Z">
        <w:r>
          <w:delText xml:space="preserve">-fold cross-validation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can replace the single validation set of</w:delText>
        </w:r>
      </w:del>
      <w:del w:id="763" w:author="PR Preview" w:date="2026-01-01T00:00:00Z">
        <w:r>
          <w:delText xml:space="preserve"> </w:delText>
        </w:r>
      </w:del>
      <w:hyperlink w:anchor="def-data-splits">
        <w:del w:id="764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for more stable tuning.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In</w:delText>
        </w:r>
      </w:del>
      <w:del w:id="769" w:author="PR Preview" w:date="2026-01-01T00:00:00Z">
        <w:r>
          <w:delText xml:space="preserve"> </w:delText>
        </w:r>
      </w:del>
      <w:hyperlink w:anchor="exr-kfold">
        <w:del w:id="770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771" w:author="PR Preview" w:date="2026-01-01T00:00:00Z">
        <w:r>
          <w:delText xml:space="preserve">,</w:delText>
        </w:r>
      </w:del>
      <w:del w:id="77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folds of 8 cars each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give 4 fits on 24 cars each.</w:delText>
        </w:r>
      </w:del>
    </w:p>
    <w:p>
      <w:pPr>
        <w:pStyle w:val="BodyText"/>
      </w:pPr>
      <w:ins w:id="777" w:author="PR Preview" w:date="2026-01-01T00:00:00Z">
        <w:r>
          <w:rPr>
            <w:i/>
            <w:iCs/>
          </w:rPr>
          <w:t xml:space="preserve">Remark 22</w:t>
        </w:r>
      </w:ins>
      <w:ins w:id="778" w:author="PR Preview" w:date="2026-01-01T00:00:00Z">
        <w:r>
          <w:t xml:space="preserve"> (Cross-validation instead of a single validation set). </w:t>
        </w:r>
      </w:ins>
      <w:ins w:id="779" w:author="PR Preview" w:date="2026-01-01T00:00:00Z">
        <w:r>
          <w:t xml:space="preserve">If data are limited,</w:t>
        </w:r>
      </w:ins>
      <w:ins w:id="780" w:author="PR Preview" w:date="2026-01-01T00:00:00Z">
        <w:r>
          <w:t xml:space="preserve"> </w:t>
        </w:r>
      </w:ins>
      <m:oMath>
        <m:r>
          <m:t>k</m:t>
        </m:r>
      </m:oMath>
      <w:ins w:id="781" w:author="PR Preview" w:date="2026-01-01T00:00:00Z">
        <w:r>
          <w:t xml:space="preserve">-fold cross-validation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can replace the single validation set of</w:t>
        </w:r>
      </w:ins>
      <w:ins w:id="784" w:author="PR Preview" w:date="2026-01-01T00:00:00Z">
        <w:r>
          <w:t xml:space="preserve"> </w:t>
        </w:r>
      </w:ins>
      <w:hyperlink w:anchor="def-data-splits">
        <w:ins w:id="785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for more stable tuning.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In</w:t>
        </w:r>
      </w:ins>
      <w:ins w:id="790" w:author="PR Preview" w:date="2026-01-01T00:00:00Z">
        <w:r>
          <w:t xml:space="preserve"> </w:t>
        </w:r>
      </w:ins>
      <w:hyperlink w:anchor="exr-kfold">
        <w:ins w:id="79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792" w:author="PR Preview" w:date="2026-01-01T00:00:00Z">
        <w:r>
          <w:t xml:space="preserve">,</w:t>
        </w:r>
      </w:ins>
      <w:ins w:id="7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folds of 8 cars each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give 4 fits on 24 cars each.</w:t>
        </w:r>
      </w:ins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del w:id="798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Rewrite the</w:delText>
        </w:r>
      </w:del>
      <w:del w:id="801" w:author="PR Preview" w:date="2026-01-01T00:00:00Z">
        <w:r>
          <w:delText xml:space="preserve"> </w:delText>
        </w:r>
      </w:del>
      <w:hyperlink w:anchor="def-cv-estimate">
        <w:del w:id="80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803" w:author="PR Preview" w:date="2026-01-01T00:00:00Z">
        <w:r>
          <w:delText xml:space="preserve"> </w:delText>
        </w:r>
      </w:del>
      <w:hyperlink w:anchor="eq-cv-estimate">
        <w:del w:id="804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as</w:delText>
        </w:r>
      </w:del>
      <w:del w:id="8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times a double sum: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an outer sum over the fold numbers</w:delText>
        </w:r>
      </w:del>
      <w:del w:id="81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and an inner sum over the observations</w:delText>
        </w:r>
      </w:del>
      <w:del w:id="815" w:author="PR Preview" w:date="2026-01-01T00:00:00Z">
        <w:r>
          <w:delText xml:space="preserve"> </w:delText>
        </w:r>
      </w:del>
      <m:oMath>
        <m:r>
          <m:t>i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in</w:delText>
        </w:r>
      </w:del>
      <w:del w:id="818" w:author="PR Preview" w:date="2026-01-01T00:00:00Z">
        <w:r>
          <w:delText xml:space="preserve"> </w:delText>
        </w:r>
      </w:del>
      <w:hyperlink w:anchor="def-folds">
        <w:del w:id="81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8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821" w:author="PR Preview" w:date="2026-01-01T00:00:00Z">
        <w:r>
          <w:delText xml:space="preserve">.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Then simplify the summand, so that it no longer uses the fold assignment</w:delText>
        </w:r>
      </w:del>
      <w:del w:id="82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825" w:author="PR Preview" w:date="2026-01-01T00:00:00Z">
        <w:r>
          <w:delText xml:space="preserve">.</w:delText>
        </w:r>
      </w:del>
    </w:p>
    <w:p>
      <w:pPr>
        <w:pStyle w:val="BodyText"/>
      </w:pPr>
      <w:del w:id="826" w:author="PR Preview" w:date="2026-01-01T00:00:00Z">
        <w:r>
          <w:rPr>
            <w:i/>
            <w:iCs/>
          </w:rPr>
          <w:delText xml:space="preserve">Solution 10</w:delText>
        </w:r>
      </w:del>
      <w:del w:id="827" w:author="PR Preview" w:date="2026-01-01T00:00:00Z">
        <w:r>
          <w:delText xml:space="preserve">. </w:delText>
        </w:r>
      </w:del>
      <w:del w:id="828" w:author="PR Preview" w:date="2026-01-01T00:00:00Z">
        <w:r>
          <w:delText xml:space="preserve">The folds</w:delText>
        </w:r>
      </w:del>
      <w:del w:id="8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partition</w:delText>
        </w:r>
      </w:del>
      <w:del w:id="832" w:author="PR Preview" w:date="2026-01-01T00:00:00Z">
        <w:r>
          <w:delText xml:space="preserve"> </w:delText>
        </w:r>
      </w:del>
      <m:oMath>
        <m:r>
          <m:t>I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(</w:delText>
        </w:r>
      </w:del>
      <w:hyperlink w:anchor="def-folds">
        <w:del w:id="835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836" w:author="PR Preview" w:date="2026-01-01T00:00:00Z">
        <w:r>
          <w:delText xml:space="preserve">),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so summing over the observations of each fold and then over the folds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adds each term of</w:delText>
        </w:r>
      </w:del>
      <w:del w:id="841" w:author="PR Preview" w:date="2026-01-01T00:00:00Z">
        <w:r>
          <w:delText xml:space="preserve"> </w:delText>
        </w:r>
      </w:del>
      <w:hyperlink w:anchor="eq-cv-estimate">
        <w:del w:id="842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exactly once.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For</w:delText>
        </w:r>
      </w:del>
      <w:del w:id="84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hyperlink w:anchor="eq-fold-assignment">
        <w:del w:id="850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also puts</w:delText>
        </w:r>
      </w:del>
      <w:del w:id="853" w:author="PR Preview" w:date="2026-01-01T00:00:00Z">
        <w:r>
          <w:delText xml:space="preserve"> </w:delText>
        </w:r>
      </w:del>
      <m:oMath>
        <m:r>
          <m:t>i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in</w:delText>
        </w:r>
      </w:del>
      <w:del w:id="8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and the folds are disjoint,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so</w:delText>
        </w:r>
      </w:del>
      <w:del w:id="86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863" w:author="PR Preview" w:date="2026-01-01T00:00:00Z">
        <w:r>
          <w:delText xml:space="preserve">.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Then</w:delText>
        </w:r>
      </w:del>
    </w:p>
    <w:p>
      <w:pPr>
        <w:pStyle w:val="BodyText"/>
      </w:pPr>
      <w:ins w:id="866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Rewrite the</w:t>
        </w:r>
      </w:ins>
      <w:ins w:id="869" w:author="PR Preview" w:date="2026-01-01T00:00:00Z">
        <w:r>
          <w:t xml:space="preserve"> </w:t>
        </w:r>
      </w:ins>
      <w:hyperlink w:anchor="def-cv-estimate">
        <w:ins w:id="870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871" w:author="PR Preview" w:date="2026-01-01T00:00:00Z">
        <w:r>
          <w:t xml:space="preserve"> </w:t>
        </w:r>
      </w:ins>
      <w:hyperlink w:anchor="eq-cv-estimate">
        <w:ins w:id="87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as</w:t>
        </w:r>
      </w:ins>
      <w:ins w:id="8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times a double sum: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 outer sum over the fold numbers</w:t>
        </w:r>
      </w:ins>
      <w:ins w:id="88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and an inner sum over the observations</w:t>
        </w:r>
      </w:ins>
      <w:ins w:id="883" w:author="PR Preview" w:date="2026-01-01T00:00:00Z">
        <w:r>
          <w:t xml:space="preserve"> </w:t>
        </w:r>
      </w:ins>
      <m:oMath>
        <m:r>
          <m:t>i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in</w:t>
        </w:r>
      </w:ins>
      <w:ins w:id="886" w:author="PR Preview" w:date="2026-01-01T00:00:00Z">
        <w:r>
          <w:t xml:space="preserve"> </w:t>
        </w:r>
      </w:ins>
      <w:hyperlink w:anchor="def-folds">
        <w:ins w:id="88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8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Then simplify the summand, so that it no longer uses the fold assignment</w:t>
        </w:r>
      </w:ins>
      <w:ins w:id="89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893" w:author="PR Preview" w:date="2026-01-01T00:00:00Z">
        <w:r>
          <w:t xml:space="preserve">.</w:t>
        </w:r>
      </w:ins>
    </w:p>
    <w:bookmarkEnd w:id="249"/>
    <w:bookmarkStart w:id="250" w:name="sol-cv-estimate-by-fold"/>
    <w:p>
      <w:pPr>
        <w:pStyle w:val="BodyText"/>
      </w:pPr>
      <w:ins w:id="894" w:author="PR Preview" w:date="2026-01-01T00:00:00Z">
        <w:r>
          <w:rPr>
            <w:i/>
            <w:iCs/>
          </w:rPr>
          <w:t xml:space="preserve">Solution 12</w:t>
        </w:r>
      </w:ins>
      <w:ins w:id="895" w:author="PR Preview" w:date="2026-01-01T00:00:00Z">
        <w:r>
          <w:t xml:space="preserve">. </w:t>
        </w:r>
      </w:ins>
      <w:ins w:id="896" w:author="PR Preview" w:date="2026-01-01T00:00:00Z">
        <w:r>
          <w:t xml:space="preserve">The folds</w:t>
        </w:r>
      </w:ins>
      <w:ins w:id="8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partition</w:t>
        </w:r>
      </w:ins>
      <w:ins w:id="900" w:author="PR Preview" w:date="2026-01-01T00:00:00Z">
        <w:r>
          <w:t xml:space="preserve"> </w:t>
        </w:r>
      </w:ins>
      <m:oMath>
        <m:r>
          <m:t>I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(</w:t>
        </w:r>
      </w:ins>
      <w:hyperlink w:anchor="def-folds">
        <w:ins w:id="903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904" w:author="PR Preview" w:date="2026-01-01T00:00:00Z">
        <w:r>
          <w:t xml:space="preserve">),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so summing over the observations of each fold and then over the folds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adds each term of</w:t>
        </w:r>
      </w:ins>
      <w:ins w:id="909" w:author="PR Preview" w:date="2026-01-01T00:00:00Z">
        <w:r>
          <w:t xml:space="preserve"> </w:t>
        </w:r>
      </w:ins>
      <w:hyperlink w:anchor="eq-cv-estimate">
        <w:ins w:id="91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exactly once.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For</w:t>
        </w:r>
      </w:ins>
      <w:ins w:id="91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hyperlink w:anchor="eq-fold-assignment">
        <w:ins w:id="918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also puts</w:t>
        </w:r>
      </w:ins>
      <w:ins w:id="921" w:author="PR Preview" w:date="2026-01-01T00:00:00Z">
        <w:r>
          <w:t xml:space="preserve"> </w:t>
        </w:r>
      </w:ins>
      <m:oMath>
        <m:r>
          <m:t>i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in</w:t>
        </w:r>
      </w:ins>
      <w:ins w:id="9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925" w:author="PR Preview" w:date="2026-01-01T00:00:00Z">
        <w:r>
          <w:t xml:space="preserve">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and the folds are disjoint,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so</w:t>
        </w:r>
      </w:ins>
      <w:ins w:id="93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931" w:author="PR Preview" w:date="2026-01-01T00:00:00Z">
        <w:r>
          <w:t xml:space="preserve">.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del w:id="934" w:author="PR Preview" w:date="2026-01-01T00:00:00Z">
        <w:r>
          <w:rPr>
            <w:i/>
            <w:iCs/>
          </w:rPr>
          <w:delText xml:space="preserve">Proof</w:delText>
        </w:r>
      </w:del>
      <w:del w:id="935" w:author="PR Preview" w:date="2026-01-01T00:00:00Z">
        <w:r>
          <w:delText xml:space="preserve">. </w:delText>
        </w:r>
      </w:del>
      <w:del w:id="936" w:author="PR Preview" w:date="2026-01-01T00:00:00Z">
        <w:r>
          <w:delText xml:space="preserve">This is</w:delText>
        </w:r>
      </w:del>
      <w:del w:id="937" w:author="PR Preview" w:date="2026-01-01T00:00:00Z">
        <w:r>
          <w:delText xml:space="preserve"> </w:delText>
        </w:r>
      </w:del>
      <w:hyperlink w:anchor="sol-cv-estimate-by-fold">
        <w:del w:id="938" w:author="PR Preview" w:date="2026-01-01T00:00:00Z">
          <w:r>
            <w:rPr>
              <w:rStyle w:val="Hyperlink"/>
            </w:rPr>
            <w:delText xml:space="preserve">Solution 10</w:delText>
          </w:r>
        </w:del>
      </w:hyperlink>
      <w:del w:id="939" w:author="PR Preview" w:date="2026-01-01T00:00:00Z">
        <w:r>
          <w:delText xml:space="preserve">.</w:delText>
        </w:r>
      </w:del>
    </w:p>
    <w:p>
      <w:pPr>
        <w:pStyle w:val="FirstParagraph"/>
      </w:pPr>
      <w:ins w:id="940" w:author="PR Preview" w:date="2026-01-01T00:00:00Z">
        <w:r>
          <w:rPr>
            <w:i/>
            <w:iCs/>
          </w:rPr>
          <w:t xml:space="preserve">Proof</w:t>
        </w:r>
      </w:ins>
      <w:ins w:id="941" w:author="PR Preview" w:date="2026-01-01T00:00:00Z">
        <w:r>
          <w:t xml:space="preserve">. </w:t>
        </w:r>
      </w:ins>
      <w:ins w:id="942" w:author="PR Preview" w:date="2026-01-01T00:00:00Z">
        <w:r>
          <w:t xml:space="preserve">This is</w:t>
        </w:r>
      </w:ins>
      <w:ins w:id="943" w:author="PR Preview" w:date="2026-01-01T00:00:00Z">
        <w:r>
          <w:t xml:space="preserve"> </w:t>
        </w:r>
      </w:ins>
      <w:hyperlink w:anchor="sol-cv-estimate-by-fold">
        <w:ins w:id="944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945" w:author="PR Preview" w:date="2026-01-01T00:00:00Z">
        <w:r>
          <w:t xml:space="preserve">.</w:t>
        </w:r>
      </w:ins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del w:id="946" w:author="PR Preview" w:date="2026-01-01T00:00:00Z">
        <w:r>
          <w:rPr>
            <w:b/>
            <w:bCs/>
          </w:rPr>
          <w:delText xml:space="preserve">Example 30 (Four-fold cross-validation of the</w:delText>
        </w:r>
      </w:del>
      <w:del w:id="947" w:author="PR Preview" w:date="2026-01-01T00:00:00Z">
        <w:r>
          <w:rPr>
            <w:b/>
            <w:bCs/>
          </w:rPr>
          <w:delText xml:space="preserve"> </w:delText>
        </w:r>
      </w:del>
      <w:del w:id="948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949" w:author="PR Preview" w:date="2026-01-01T00:00:00Z">
        <w:r>
          <w:rPr>
            <w:b/>
            <w:bCs/>
          </w:rPr>
          <w:delText xml:space="preserve"> </w:delText>
        </w:r>
      </w:del>
      <w:del w:id="950" w:author="PR Preview" w:date="2026-01-01T00:00:00Z">
        <w:r>
          <w:rPr>
            <w:b/>
            <w:bCs/>
          </w:rPr>
          <w:delText xml:space="preserve">polynomials)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This example applies the</w:delText>
        </w:r>
      </w:del>
      <w:del w:id="95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folds of</w:delText>
        </w:r>
      </w:del>
      <w:del w:id="956" w:author="PR Preview" w:date="2026-01-01T00:00:00Z">
        <w:r>
          <w:delText xml:space="preserve"> </w:delText>
        </w:r>
      </w:del>
      <w:hyperlink w:anchor="exr-kfold">
        <w:del w:id="95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to the four polynomial models of</w:delText>
        </w:r>
      </w:del>
      <w:del w:id="960" w:author="PR Preview" w:date="2026-01-01T00:00:00Z">
        <w:r>
          <w:delText xml:space="preserve"> </w:delText>
        </w:r>
      </w:del>
      <w:hyperlink w:anchor="exr-overfitting">
        <w:del w:id="96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962" w:author="PR Preview" w:date="2026-01-01T00:00:00Z">
        <w:r>
          <w:delText xml:space="preserve">,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now using all</w:delText>
        </w:r>
      </w:del>
      <w:del w:id="96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cars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and the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rPr>
            <w:rStyle w:val="VerbatimChar"/>
          </w:rPr>
          <w:delText xml:space="preserve">cv_mse()</w:delText>
        </w:r>
      </w:del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function of</w:delText>
        </w:r>
      </w:del>
      <w:del w:id="974" w:author="PR Preview" w:date="2026-01-01T00:00:00Z">
        <w:r>
          <w:delText xml:space="preserve"> </w:delText>
        </w:r>
      </w:del>
      <w:hyperlink w:anchor="exm-kfold-simulated">
        <w:del w:id="975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976" w:author="PR Preview" w:date="2026-01-01T00:00:00Z">
        <w:r>
          <w:delText xml:space="preserve">.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The fold assignment is random,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so the estimate is too;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to show how much,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Example 30 (Four-fold cross-validation of the</w:t>
        </w:r>
      </w:ins>
      <w:ins w:id="986" w:author="PR Preview" w:date="2026-01-01T00:00:00Z">
        <w:r>
          <w:rPr>
            <w:b/>
            <w:bCs/>
          </w:rPr>
          <w:t xml:space="preserve"> </w:t>
        </w:r>
      </w:ins>
      <w:ins w:id="98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988" w:author="PR Preview" w:date="2026-01-01T00:00:00Z">
        <w:r>
          <w:rPr>
            <w:b/>
            <w:bCs/>
          </w:rPr>
          <w:t xml:space="preserve"> </w:t>
        </w:r>
      </w:ins>
      <w:ins w:id="989" w:author="PR Preview" w:date="2026-01-01T00:00:00Z">
        <w:r>
          <w:rPr>
            <w:b/>
            <w:bCs/>
          </w:rPr>
          <w:t xml:space="preserve">polynomials)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This example applies the</w:t>
        </w:r>
      </w:ins>
      <w:ins w:id="99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folds of</w:t>
        </w:r>
      </w:ins>
      <w:ins w:id="995" w:author="PR Preview" w:date="2026-01-01T00:00:00Z">
        <w:r>
          <w:t xml:space="preserve"> </w:t>
        </w:r>
      </w:ins>
      <w:hyperlink w:anchor="exr-kfold">
        <w:ins w:id="996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to the four polynomial models of</w:t>
        </w:r>
      </w:ins>
      <w:ins w:id="999" w:author="PR Preview" w:date="2026-01-01T00:00:00Z">
        <w:r>
          <w:t xml:space="preserve"> </w:t>
        </w:r>
      </w:ins>
      <w:hyperlink w:anchor="exr-overfitting">
        <w:ins w:id="100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01" w:author="PR Preview" w:date="2026-01-01T00:00:00Z">
        <w:r>
          <w:t xml:space="preserve">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now using all</w:t>
        </w:r>
      </w:ins>
      <w:ins w:id="10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cars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and the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rPr>
            <w:rStyle w:val="VerbatimChar"/>
          </w:rPr>
          <w:t xml:space="preserve">cv_mse()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function of</w:t>
        </w:r>
      </w:ins>
      <w:ins w:id="1013" w:author="PR Preview" w:date="2026-01-01T00:00:00Z">
        <w:r>
          <w:t xml:space="preserve"> </w:t>
        </w:r>
      </w:ins>
      <w:hyperlink w:anchor="exm-kfold-simulated">
        <w:ins w:id="1014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1015" w:author="PR Preview" w:date="2026-01-01T00:00:00Z">
        <w:r>
          <w:t xml:space="preserve">.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The fold assignment is random,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so the estimate is too;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to show how much,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del w:id="1024" w:author="PR Preview" w:date="2026-01-01T00:00:00Z">
        <w:r>
          <w:rPr>
            <w:b/>
            <w:bCs/>
          </w:rPr>
          <w:delText xml:space="preserve">Exercise 11 (The largest number of folds)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Suppose we take</w:delText>
        </w:r>
      </w:del>
      <w:del w:id="102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in</w:delText>
        </w:r>
      </w:del>
      <w:del w:id="103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03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on the</w:delText>
        </w:r>
      </w:del>
      <w:del w:id="103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cars in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rPr>
            <w:rStyle w:val="VerbatimChar"/>
          </w:rPr>
          <w:delText xml:space="preserve">mtcars</w:delText>
        </w:r>
      </w:del>
      <w:del w:id="1039" w:author="PR Preview" w:date="2026-01-01T00:00:00Z">
        <w:r>
          <w:delText xml:space="preserve">.</w:delText>
        </w:r>
      </w:del>
    </w:p>
    <w:p>
      <w:pPr>
        <w:pStyle w:val="FirstParagraph"/>
      </w:pPr>
      <w:ins w:id="1040" w:author="PR Preview" w:date="2026-01-01T00:00:00Z">
        <w:r>
          <w:rPr>
            <w:b/>
            <w:bCs/>
          </w:rPr>
          <w:t xml:space="preserve">Exercise 13 (The largest number of folds)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Suppose we take</w:t>
        </w:r>
      </w:ins>
      <w:ins w:id="104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in</w:t>
        </w:r>
      </w:ins>
      <w:ins w:id="104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04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on the</w:t>
        </w:r>
      </w:ins>
      <w:ins w:id="10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cars in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rPr>
            <w:rStyle w:val="VerbatimChar"/>
          </w:rPr>
          <w:t xml:space="preserve">mtcars</w:t>
        </w:r>
      </w:ins>
      <w:ins w:id="10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del w:id="1056" w:author="PR Preview" w:date="2026-01-01T00:00:00Z">
        <w:r>
          <w:rPr>
            <w:i/>
            <w:iCs/>
          </w:rPr>
          <w:delText xml:space="preserve">Solution 11</w:delText>
        </w:r>
      </w:del>
      <w:del w:id="1057" w:author="PR Preview" w:date="2026-01-01T00:00:00Z">
        <w:r>
          <w:delText xml:space="preserve">. </w:delText>
        </w:r>
      </w:del>
    </w:p>
    <w:p>
      <w:pPr>
        <w:pStyle w:val="FirstParagraph"/>
      </w:pPr>
      <w:ins w:id="1058" w:author="PR Preview" w:date="2026-01-01T00:00:00Z">
        <w:r>
          <w:rPr>
            <w:i/>
            <w:iCs/>
          </w:rPr>
          <w:t xml:space="preserve">Solution 13</w:t>
        </w:r>
      </w:ins>
      <w:ins w:id="1059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del w:id="1060" w:author="PR Preview" w:date="2026-01-01T00:00:00Z">
        <w:r>
          <w:rPr>
            <w:i/>
            <w:iCs/>
          </w:rPr>
          <w:delText xml:space="preserve">Proof</w:delText>
        </w:r>
      </w:del>
      <w:del w:id="1061" w:author="PR Preview" w:date="2026-01-01T00:00:00Z">
        <w:r>
          <w:delText xml:space="preserve">. </w:delText>
        </w:r>
      </w:del>
      <w:del w:id="1062" w:author="PR Preview" w:date="2026-01-01T00:00:00Z">
        <w:r>
          <w:delText xml:space="preserve">This is the solution to</w:delText>
        </w:r>
      </w:del>
      <w:del w:id="1063" w:author="PR Preview" w:date="2026-01-01T00:00:00Z">
        <w:r>
          <w:delText xml:space="preserve"> </w:delText>
        </w:r>
      </w:del>
      <w:hyperlink w:anchor="exr-loocv">
        <w:del w:id="106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065" w:author="PR Preview" w:date="2026-01-01T00:00:00Z">
        <w:r>
          <w:delText xml:space="preserve">, part 3, worked in</w:delText>
        </w:r>
      </w:del>
      <w:del w:id="1066" w:author="PR Preview" w:date="2026-01-01T00:00:00Z">
        <w:r>
          <w:delText xml:space="preserve"> </w:delText>
        </w:r>
      </w:del>
      <w:hyperlink w:anchor="sol-loocv">
        <w:del w:id="1067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1068" w:author="PR Preview" w:date="2026-01-01T00:00:00Z">
        <w:r>
          <w:delText xml:space="preserve">.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It uses</w:delText>
        </w:r>
      </w:del>
      <w:del w:id="1071" w:author="PR Preview" w:date="2026-01-01T00:00:00Z">
        <w:r>
          <w:delText xml:space="preserve"> </w:delText>
        </w:r>
      </w:del>
      <w:hyperlink w:anchor="eq-cv-estimate">
        <w:del w:id="1072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and</w:delText>
        </w:r>
      </w:del>
      <w:del w:id="1075" w:author="PR Preview" w:date="2026-01-01T00:00:00Z">
        <w:r>
          <w:delText xml:space="preserve"> </w:delText>
        </w:r>
      </w:del>
      <w:hyperlink w:anchor="eq-fold-out-rule">
        <w:del w:id="1076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1077" w:author="PR Preview" w:date="2026-01-01T00:00:00Z">
        <w:r>
          <w:delText xml:space="preserve">.</w:delText>
        </w:r>
      </w:del>
    </w:p>
    <w:p>
      <w:pPr>
        <w:pStyle w:val="BodyText"/>
      </w:pPr>
      <w:ins w:id="1078" w:author="PR Preview" w:date="2026-01-01T00:00:00Z">
        <w:r>
          <w:rPr>
            <w:i/>
            <w:iCs/>
          </w:rPr>
          <w:t xml:space="preserve">Proof</w:t>
        </w:r>
      </w:ins>
      <w:ins w:id="1079" w:author="PR Preview" w:date="2026-01-01T00:00:00Z">
        <w:r>
          <w:t xml:space="preserve">. </w:t>
        </w:r>
      </w:ins>
      <w:ins w:id="1080" w:author="PR Preview" w:date="2026-01-01T00:00:00Z">
        <w:r>
          <w:t xml:space="preserve">This is the solution to</w:t>
        </w:r>
      </w:ins>
      <w:ins w:id="1081" w:author="PR Preview" w:date="2026-01-01T00:00:00Z">
        <w:r>
          <w:t xml:space="preserve"> </w:t>
        </w:r>
      </w:ins>
      <w:hyperlink w:anchor="exr-loocv">
        <w:ins w:id="1082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083" w:author="PR Preview" w:date="2026-01-01T00:00:00Z">
        <w:r>
          <w:t xml:space="preserve">, part 3, worked in</w:t>
        </w:r>
      </w:ins>
      <w:ins w:id="1084" w:author="PR Preview" w:date="2026-01-01T00:00:00Z">
        <w:r>
          <w:t xml:space="preserve"> </w:t>
        </w:r>
      </w:ins>
      <w:hyperlink w:anchor="sol-loocv">
        <w:ins w:id="1085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1086" w:author="PR Preview" w:date="2026-01-01T00:00:00Z">
        <w:r>
          <w:t xml:space="preserve">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It uses</w:t>
        </w:r>
      </w:ins>
      <w:ins w:id="1089" w:author="PR Preview" w:date="2026-01-01T00:00:00Z">
        <w:r>
          <w:t xml:space="preserve"> </w:t>
        </w:r>
      </w:ins>
      <w:hyperlink w:anchor="eq-cv-estimate">
        <w:ins w:id="109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and</w:t>
        </w:r>
      </w:ins>
      <w:ins w:id="1093" w:author="PR Preview" w:date="2026-01-01T00:00:00Z">
        <w:r>
          <w:t xml:space="preserve"> </w:t>
        </w:r>
      </w:ins>
      <w:hyperlink w:anchor="eq-fold-out-rule">
        <w:ins w:id="109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1095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del w:id="1096" w:author="PR Preview" w:date="2026-01-01T00:00:00Z">
        <w:r>
          <w:rPr>
            <w:b/>
            <w:bCs/>
          </w:rPr>
          <w:delText xml:space="preserve">Exercise 12 (Screening predictors before cross-validating)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 data set has</w:delText>
        </w:r>
      </w:del>
      <w:del w:id="109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observations of an outcome</w:delText>
        </w:r>
      </w:del>
      <w:del w:id="1102" w:author="PR Preview" w:date="2026-01-01T00:00:00Z">
        <w:r>
          <w:delText xml:space="preserve"> </w:delText>
        </w:r>
      </w:del>
      <m:oMath>
        <m:r>
          <m:t>Y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 of</w:delText>
        </w:r>
      </w:del>
      <w:del w:id="11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1000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candidate predictors.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In fact every variable is independent standard normal noise,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so no predictor carries any information about</w:delText>
        </w:r>
      </w:del>
      <w:del w:id="1112" w:author="PR Preview" w:date="2026-01-01T00:00:00Z">
        <w:r>
          <w:delText xml:space="preserve"> </w:delText>
        </w:r>
      </w:del>
      <m:oMath>
        <m:r>
          <m:t>Y</m:t>
        </m:r>
      </m:oMath>
      <w:del w:id="1113" w:author="PR Preview" w:date="2026-01-01T00:00:00Z">
        <w:r>
          <w:delText xml:space="preserve">.</w:delText>
        </w:r>
      </w:del>
    </w:p>
    <w:p>
      <w:pPr>
        <w:pStyle w:val="FirstParagraph"/>
      </w:pPr>
      <w:ins w:id="1114" w:author="PR Preview" w:date="2026-01-01T00:00:00Z">
        <w:r>
          <w:rPr>
            <w:b/>
            <w:bCs/>
          </w:rPr>
          <w:t xml:space="preserve">Exercise 14 (Screening predictors before cross-validating)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A data set has</w:t>
        </w:r>
      </w:ins>
      <w:ins w:id="11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observations of an outcome</w:t>
        </w:r>
      </w:ins>
      <w:ins w:id="1120" w:author="PR Preview" w:date="2026-01-01T00:00:00Z">
        <w:r>
          <w:t xml:space="preserve"> </w:t>
        </w:r>
      </w:ins>
      <m:oMath>
        <m:r>
          <m:t>Y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and of</w:t>
        </w:r>
      </w:ins>
      <w:ins w:id="11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1000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candidate predictors.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In fact every variable is independent standard normal noise,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so no predictor carries any information about</w:t>
        </w:r>
      </w:ins>
      <w:ins w:id="1130" w:author="PR Preview" w:date="2026-01-01T00:00:00Z">
        <w:r>
          <w:t xml:space="preserve"> </w:t>
        </w:r>
      </w:ins>
      <m:oMath>
        <m:r>
          <m:t>Y</m:t>
        </m:r>
      </m:oMath>
      <w:ins w:id="1131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del w:id="1132" w:author="PR Preview" w:date="2026-01-01T00:00:00Z">
        <w:r>
          <w:rPr>
            <w:i/>
            <w:iCs/>
          </w:rPr>
          <w:delText xml:space="preserve">Solution 12</w:delText>
        </w:r>
      </w:del>
      <w:del w:id="1133" w:author="PR Preview" w:date="2026-01-01T00:00:00Z">
        <w:r>
          <w:delText xml:space="preserve">. </w:delText>
        </w:r>
      </w:del>
    </w:p>
    <w:p>
      <w:pPr>
        <w:pStyle w:val="BodyText"/>
      </w:pPr>
      <w:ins w:id="1134" w:author="PR Preview" w:date="2026-01-01T00:00:00Z">
        <w:r>
          <w:rPr>
            <w:i/>
            <w:iCs/>
          </w:rPr>
          <w:t xml:space="preserve">Solution 14</w:t>
        </w:r>
      </w:ins>
      <w:ins w:id="1135" w:author="PR Preview" w:date="2026-01-01T00:00:00Z">
        <w:r>
          <w:t xml:space="preserve">. </w:t>
        </w:r>
      </w:ins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del w:id="1136" w:author="PR Preview" w:date="2026-01-01T00:00:00Z">
        <w:r>
          <w:delText xml:space="preserve">screening or selecting predictors, as in</w:delText>
        </w:r>
      </w:del>
      <w:del w:id="1137" w:author="PR Preview" w:date="2026-01-01T00:00:00Z">
        <w:r>
          <w:delText xml:space="preserve"> </w:delText>
        </w:r>
      </w:del>
      <w:hyperlink w:anchor="exr-cv-screening">
        <w:del w:id="1138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113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3"/>
        </w:numPr>
      </w:pPr>
      <w:ins w:id="1140" w:author="PR Preview" w:date="2026-01-01T00:00:00Z">
        <w:r>
          <w:t xml:space="preserve">screening or selecting predictors, as in</w:t>
        </w:r>
      </w:ins>
      <w:ins w:id="1141" w:author="PR Preview" w:date="2026-01-01T00:00:00Z">
        <w:r>
          <w:t xml:space="preserve"> </w:t>
        </w:r>
      </w:ins>
      <w:hyperlink w:anchor="exr-cv-screening">
        <w:ins w:id="1142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14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6" Type="http://schemas.openxmlformats.org/officeDocument/2006/relationships/image" Target="media/rId226.png"/><Relationship Id="rId258" Type="http://schemas.openxmlformats.org/officeDocument/2006/relationships/image" Target="media/rId258.png"/><Relationship Id="rId319" Type="http://schemas.openxmlformats.org/officeDocument/2006/relationships/image" Target="media/rId319.png"/><Relationship Id="rId176" Type="http://schemas.openxmlformats.org/officeDocument/2006/relationships/image" Target="media/rId176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0" Type="http://schemas.openxmlformats.org/officeDocument/2006/relationships/image" Target="media/rId220.png"/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2026-10-19T05:10:24Z</dcterms:created>
  <dcterms:modified xsi:type="dcterms:W3CDTF">2026-10-19T05:10:24Z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