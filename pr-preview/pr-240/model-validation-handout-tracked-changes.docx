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3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def-new-observ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7 (Generalization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generalization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fitted to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its expected squared</w:delText>
        </w:r>
      </w:del>
      <w:del w:id="20" w:author="PR Preview" w:date="2026-01-01T00:00:00Z">
        <w:r>
          <w:delText xml:space="preserve"> </w:delText>
        </w:r>
      </w:del>
      <w:hyperlink r:id="rId29">
        <w:del w:id="2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on a new observation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drawn from the same population independently of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held fixed:</w:delText>
        </w:r>
      </w:del>
    </w:p>
    <w:p>
      <w:pPr>
        <w:pStyle w:val="FirstParagraph"/>
      </w:pPr>
      <w:ins w:id="34" w:author="PR Preview" w:date="2026-01-01T00:00:00Z">
        <w:r>
          <w:rPr>
            <w:b/>
            <w:bCs/>
          </w:rPr>
          <w:t xml:space="preserve">Definition 7 (New observation)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new observation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pair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a covariate value and an outcome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drawn from the same population as the observations of a</w:t>
        </w:r>
      </w:ins>
      <w:ins w:id="46" w:author="PR Preview" w:date="2026-01-01T00:00:00Z">
        <w:r>
          <w:t xml:space="preserve"> </w:t>
        </w:r>
      </w:ins>
      <w:hyperlink w:anchor="def-training-set">
        <w:ins w:id="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independently of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" w:author="PR Preview" w:date="2026-01-01T00:00:00Z">
        <w:r>
          <w:t xml:space="preserve">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subscript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marks a quantity of the new observation,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as in</w:t>
        </w:r>
      </w:ins>
      <w:ins w:id="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distinguishes it from the indexed observations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of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" w:author="PR Preview" w:date="2026-01-01T00:00:00Z">
        <w:r>
          <w:t xml:space="preserve">.</w:t>
        </w:r>
      </w:ins>
    </w:p>
    <w:bookmarkEnd w:id="27"/>
    <w:bookmarkStart w:id="28" w:name="exm-new-observation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Example 2 (A new observation for the first five cars)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Take the first five cars of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rStyle w:val="VerbatimChar"/>
          </w:rPr>
          <w:t xml:space="preserve">mtcars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as the</w:t>
        </w:r>
      </w:ins>
      <w:ins w:id="80" w:author="PR Preview" w:date="2026-01-01T00:00:00Z">
        <w:r>
          <w:t xml:space="preserve"> </w:t>
        </w:r>
      </w:ins>
      <w:hyperlink w:anchor="def-training-set">
        <w:ins w:id="8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with the gross horsepower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rStyle w:val="VerbatimChar"/>
          </w:rPr>
          <w:t xml:space="preserve">hp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weight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rStyle w:val="VerbatimChar"/>
          </w:rPr>
          <w:t xml:space="preserve">wt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as the covariate values and the fuel economy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rStyle w:val="VerbatimChar"/>
          </w:rPr>
          <w:t xml:space="preserve">mpg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 the outcome,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as in</w:t>
        </w:r>
      </w:ins>
      <w:ins w:id="99" w:author="PR Preview" w:date="2026-01-01T00:00:00Z">
        <w:r>
          <w:t xml:space="preserve"> </w:t>
        </w:r>
      </w:ins>
      <w:hyperlink w:anchor="exm-input-matrix">
        <w:ins w:id="10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Treat the sixth car as a new observation: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ins w:id="106" w:author="PR Preview" w:date="2026-01-01T00:00:00Z">
        <w:r>
          <w:rPr>
            <w:rStyle w:val="CommentTok"/>
          </w:rPr>
          <w:t xml:space="preserve"># the sixth car is not among the five training cars</w:t>
        </w:r>
      </w:ins>
      <w:ins w:id="107" w:author="PR Preview" w:date="2026-01-01T00:00:00Z">
        <w:r>
          <w:br/>
        </w:r>
      </w:ins>
      <w:ins w:id="108" w:author="PR Preview" w:date="2026-01-01T00:00:00Z">
        <w:r>
          <w:rPr>
            <w:rStyle w:val="NormalTok"/>
          </w:rPr>
          <w:t xml:space="preserve">new_car </w:t>
        </w:r>
      </w:ins>
      <w:ins w:id="109" w:author="PR Preview" w:date="2026-01-01T00:00:00Z">
        <w:r>
          <w:rPr>
            <w:rStyle w:val="OtherTok"/>
          </w:rPr>
          <w:t xml:space="preserve">&lt;-</w:t>
        </w:r>
      </w:ins>
      <w:ins w:id="110" w:author="PR Preview" w:date="2026-01-01T00:00:00Z">
        <w:r>
          <w:rPr>
            <w:rStyle w:val="NormalTok"/>
          </w:rPr>
          <w:t xml:space="preserve"> mtcars </w:t>
        </w:r>
      </w:ins>
      <w:ins w:id="111" w:author="PR Preview" w:date="2026-01-01T00:00:00Z">
        <w:r>
          <w:rPr>
            <w:rStyle w:val="SpecialCharTok"/>
          </w:rPr>
          <w:t xml:space="preserve">|&gt;</w:t>
        </w:r>
      </w:ins>
      <w:ins w:id="112" w:author="PR Preview" w:date="2026-01-01T00:00:00Z">
        <w:r>
          <w:br/>
        </w:r>
      </w:ins>
      <w:ins w:id="113" w:author="PR Preview" w:date="2026-01-01T00:00:00Z">
        <w:r>
          <w:rPr>
            <w:rStyle w:val="NormalTok"/>
          </w:rPr>
          <w:t xml:space="preserve">  dplyr</w:t>
        </w:r>
      </w:ins>
      <w:ins w:id="114" w:author="PR Preview" w:date="2026-01-01T00:00:00Z">
        <w:r>
          <w:rPr>
            <w:rStyle w:val="SpecialCharTok"/>
          </w:rPr>
          <w:t xml:space="preserve">::</w:t>
        </w:r>
      </w:ins>
      <w:ins w:id="115" w:author="PR Preview" w:date="2026-01-01T00:00:00Z">
        <w:r>
          <w:rPr>
            <w:rStyle w:val="FunctionTok"/>
          </w:rPr>
          <w:t xml:space="preserve">slice</w:t>
        </w:r>
      </w:ins>
      <w:ins w:id="116" w:author="PR Preview" w:date="2026-01-01T00:00:00Z">
        <w:r>
          <w:rPr>
            <w:rStyle w:val="NormalTok"/>
          </w:rPr>
          <w:t xml:space="preserve">(</w:t>
        </w:r>
      </w:ins>
      <w:ins w:id="117" w:author="PR Preview" w:date="2026-01-01T00:00:00Z">
        <w:r>
          <w:rPr>
            <w:rStyle w:val="DecValTok"/>
          </w:rPr>
          <w:t xml:space="preserve">6</w:t>
        </w:r>
      </w:ins>
      <w:ins w:id="118" w:author="PR Preview" w:date="2026-01-01T00:00:00Z">
        <w:r>
          <w:rPr>
            <w:rStyle w:val="NormalTok"/>
          </w:rPr>
          <w:t xml:space="preserve">) </w:t>
        </w:r>
      </w:ins>
      <w:ins w:id="119" w:author="PR Preview" w:date="2026-01-01T00:00:00Z">
        <w:r>
          <w:rPr>
            <w:rStyle w:val="SpecialCharTok"/>
          </w:rPr>
          <w:t xml:space="preserve">|&gt;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  dplyr</w:t>
        </w:r>
      </w:ins>
      <w:ins w:id="122" w:author="PR Preview" w:date="2026-01-01T00:00:00Z">
        <w:r>
          <w:rPr>
            <w:rStyle w:val="SpecialCharTok"/>
          </w:rPr>
          <w:t xml:space="preserve">::</w:t>
        </w:r>
      </w:ins>
      <w:ins w:id="123" w:author="PR Preview" w:date="2026-01-01T00:00:00Z">
        <w:r>
          <w:rPr>
            <w:rStyle w:val="FunctionTok"/>
          </w:rPr>
          <w:t xml:space="preserve">select</w:t>
        </w:r>
      </w:ins>
      <w:ins w:id="124" w:author="PR Preview" w:date="2026-01-01T00:00:00Z">
        <w:r>
          <w:rPr>
            <w:rStyle w:val="NormalTok"/>
          </w:rPr>
          <w:t xml:space="preserve">(hp, wt, mpg)</w:t>
        </w:r>
      </w:ins>
      <w:ins w:id="125" w:author="PR Preview" w:date="2026-01-01T00:00:00Z">
        <w:r>
          <w:br/>
        </w:r>
      </w:ins>
      <w:ins w:id="126" w:author="PR Preview" w:date="2026-01-01T00:00:00Z">
        <w:r>
          <w:rPr>
            <w:rStyle w:val="NormalTok"/>
          </w:rPr>
          <w:t xml:space="preserve">new_car</w:t>
        </w:r>
      </w:ins>
      <w:ins w:id="127" w:author="PR Preview" w:date="2026-01-01T00:00:00Z">
        <w:r>
          <w:br/>
        </w:r>
      </w:ins>
      <w:ins w:id="128" w:author="PR Preview" w:date="2026-01-01T00:00:00Z">
        <w:r>
          <w:rPr>
            <w:rStyle w:val="CommentTok"/>
          </w:rPr>
          <w:t xml:space="preserve">#&gt; # A tibble: 1 × 3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CommentTok"/>
          </w:rPr>
          <w:t xml:space="preserve">#&gt;      hp    wt   mpg</w:t>
        </w:r>
      </w:ins>
      <w:ins w:id="131" w:author="PR Preview" w:date="2026-01-01T00:00:00Z">
        <w:r>
          <w:br/>
        </w:r>
      </w:ins>
      <w:ins w:id="132" w:author="PR Preview" w:date="2026-01-01T00:00:00Z">
        <w:r>
          <w:rPr>
            <w:rStyle w:val="CommentTok"/>
          </w:rPr>
          <w:t xml:space="preserve">#&gt;   &lt;dbl&gt; &lt;dbl&gt; &lt;dbl&gt;</w:t>
        </w:r>
      </w:ins>
      <w:ins w:id="133" w:author="PR Preview" w:date="2026-01-01T00:00:00Z">
        <w:r>
          <w:br/>
        </w:r>
      </w:ins>
      <w:ins w:id="134" w:author="PR Preview" w:date="2026-01-01T00:00:00Z">
        <w:r>
          <w:rPr>
            <w:rStyle w:val="CommentTok"/>
          </w:rPr>
          <w:t xml:space="preserve">#&gt; 1   105  3.46  18.1</w:t>
        </w:r>
      </w:ins>
    </w:p>
    <w:p>
      <w:pPr>
        <w:pStyle w:val="FirstParagraph"/>
      </w:pPr>
      <w:ins w:id="135" w:author="PR Preview" w:date="2026-01-01T00:00:00Z">
        <w:r>
          <w:t xml:space="preserve">Its covariate value is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its outcome is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ins w:id="140" w:author="PR Preview" w:date="2026-01-01T00:00:00Z">
        <w:r>
          <w:t xml:space="preserve">.</w:t>
        </w:r>
      </w:ins>
    </w:p>
    <w:bookmarkEnd w:id="28"/>
    <w:bookmarkStart w:id="31" w:name="def-generalization-error"/>
    <w:p>
      <w:pPr>
        <w:pStyle w:val="BodyText"/>
      </w:pPr>
      <w:ins w:id="141" w:author="PR Preview" w:date="2026-01-01T00:00:00Z">
        <w:r>
          <w:rPr>
            <w:b/>
            <w:bCs/>
          </w:rPr>
          <w:t xml:space="preserve">Definition 8 (Generalization error)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generalization error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 a</w:t>
        </w:r>
      </w:ins>
      <w:ins w:id="148" w:author="PR Preview" w:date="2026-01-01T00:00:00Z">
        <w:r>
          <w:t xml:space="preserve"> </w:t>
        </w:r>
      </w:ins>
      <w:hyperlink w:anchor="def-prediction-rule">
        <w:ins w:id="14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fitted to a</w:t>
        </w:r>
      </w:ins>
      <w:ins w:id="153" w:author="PR Preview" w:date="2026-01-01T00:00:00Z">
        <w:r>
          <w:t xml:space="preserve"> </w:t>
        </w:r>
      </w:ins>
      <w:hyperlink w:anchor="def-training-set">
        <w:ins w:id="1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its expected squared</w:t>
        </w:r>
      </w:ins>
      <w:ins w:id="158" w:author="PR Preview" w:date="2026-01-01T00:00:00Z">
        <w:r>
          <w:t xml:space="preserve"> </w:t>
        </w:r>
      </w:ins>
      <w:hyperlink r:id="rId29">
        <w:ins w:id="159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on a</w:t>
        </w:r>
      </w:ins>
      <w:ins w:id="162" w:author="PR Preview" w:date="2026-01-01T00:00:00Z">
        <w:r>
          <w:t xml:space="preserve"> </w:t>
        </w:r>
      </w:ins>
      <w:hyperlink w:anchor="def-new-observation">
        <w:ins w:id="163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with</w:t>
        </w:r>
      </w:ins>
      <w:ins w:id="1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held fixed:</w:t>
        </w:r>
      </w:ins>
    </w:p>
    <w:p>
      <w:pPr>
        <w:pStyle w:val="BodyText"/>
      </w:pPr>
      <w:bookmarkStart w:id="3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Start w:id="32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2"/>
    <w:bookmarkStart w:id="34" w:name="def-held-out-set"/>
    <w:p>
      <w:pPr>
        <w:pStyle w:val="BodyText"/>
      </w:pPr>
      <w:del w:id="171" w:author="PR Preview" w:date="2026-01-01T00:00:00Z">
        <w:r>
          <w:rPr>
            <w:b/>
            <w:bCs/>
          </w:rPr>
          <w:delText xml:space="preserve">Definition 8 (Held-out set (hold-out set))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rPr>
            <w:b/>
            <w:bCs/>
          </w:rPr>
          <w:delText xml:space="preserve">held-out set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a</w:delText>
        </w:r>
      </w:del>
      <w:del w:id="178" w:author="PR Preview" w:date="2026-01-01T00:00:00Z">
        <w:r>
          <w:delText xml:space="preserve"> </w:delText>
        </w:r>
      </w:del>
      <w:hyperlink w:anchor="def-training-set">
        <w:del w:id="1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 a list of</w:delText>
        </w:r>
      </w:del>
      <w:del w:id="183" w:author="PR Preview" w:date="2026-01-01T00:00:00Z">
        <w:r>
          <w:delText xml:space="preserve"> </w:delText>
        </w:r>
      </w:del>
      <m:oMath>
        <m:r>
          <m:t>m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further observations,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none of them in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9" w:author="PR Preview" w:date="2026-01-01T00:00:00Z">
        <w:r>
          <w:delText xml:space="preserve">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that the</w:delText>
        </w:r>
      </w:del>
      <w:del w:id="192" w:author="PR Preview" w:date="2026-01-01T00:00:00Z">
        <w:r>
          <w:delText xml:space="preserve"> </w:delText>
        </w:r>
      </w:del>
      <w:hyperlink w:anchor="def-fitting-procedure">
        <w:del w:id="19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does not use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on which the</w:delText>
        </w:r>
      </w:del>
      <w:del w:id="198" w:author="PR Preview" w:date="2026-01-01T00:00:00Z">
        <w:r>
          <w:delText xml:space="preserve"> </w:delText>
        </w:r>
      </w:del>
      <w:hyperlink w:anchor="def-prediction-rule">
        <w:del w:id="19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scored:</w:delText>
        </w:r>
      </w:del>
    </w:p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Definition 9 (Held-out set (hold-out set))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held-out set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a</w:t>
        </w:r>
      </w:ins>
      <w:ins w:id="210" w:author="PR Preview" w:date="2026-01-01T00:00:00Z">
        <w:r>
          <w:t xml:space="preserve"> </w:t>
        </w:r>
      </w:ins>
      <w:hyperlink w:anchor="def-training-set">
        <w:ins w:id="21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a list of</w:t>
        </w:r>
      </w:ins>
      <w:ins w:id="215" w:author="PR Preview" w:date="2026-01-01T00:00:00Z">
        <w:r>
          <w:t xml:space="preserve"> </w:t>
        </w:r>
      </w:ins>
      <m:oMath>
        <m:r>
          <m:t>m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further observations,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none of them in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that the</w:t>
        </w:r>
      </w:ins>
      <w:ins w:id="224" w:author="PR Preview" w:date="2026-01-01T00:00:00Z">
        <w:r>
          <w:t xml:space="preserve"> </w:t>
        </w:r>
      </w:ins>
      <w:hyperlink w:anchor="def-fitting-procedure">
        <w:ins w:id="22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does not use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on which the</w:t>
        </w:r>
      </w:ins>
      <w:ins w:id="230" w:author="PR Preview" w:date="2026-01-01T00:00:00Z">
        <w:r>
          <w:t xml:space="preserve"> </w:t>
        </w:r>
      </w:ins>
      <w:hyperlink w:anchor="def-prediction-rule">
        <w:ins w:id="23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scored:</w:t>
        </w:r>
      </w:ins>
    </w:p>
    <w:p>
      <w:pPr>
        <w:pStyle w:val="BodyText"/>
      </w:pPr>
      <w:bookmarkStart w:id="3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5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5"/>
    <w:bookmarkStart w:id="38" w:name="def-prediction-rmse"/>
    <w:p>
      <w:pPr>
        <w:pStyle w:val="BodyText"/>
      </w:pPr>
      <w:del w:id="235" w:author="PR Preview" w:date="2026-01-01T00:00:00Z">
        <w:r>
          <w:rPr>
            <w:b/>
            <w:bCs/>
          </w:rPr>
          <w:delText xml:space="preserve">Definition 9 (Root mean squared error of predictions)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The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rPr>
            <w:b/>
            <w:bCs/>
          </w:rPr>
          <w:delText xml:space="preserve">root mean squared error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(RMSE) of predictions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of observed outcomes</w:delText>
        </w:r>
      </w:del>
      <w:del w:id="24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the square root of their</w:delText>
        </w:r>
      </w:del>
      <w:del w:id="248" w:author="PR Preview" w:date="2026-01-01T00:00:00Z">
        <w:r>
          <w:delText xml:space="preserve"> </w:delText>
        </w:r>
      </w:del>
      <w:hyperlink r:id="rId36">
        <w:del w:id="24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50" w:author="PR Preview" w:date="2026-01-01T00:00:00Z">
        <w:r>
          <w:delText xml:space="preserve">:</w:delText>
        </w:r>
      </w:del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del w:id="251" w:author="PR Preview" w:date="2026-01-01T00:00:00Z">
        <w:r>
          <w:rPr>
            <w:b/>
            <w:bCs/>
          </w:rPr>
          <w:delText xml:space="preserve">Definition 10 (Training error)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b/>
            <w:bCs/>
          </w:rPr>
          <w:delText xml:space="preserve">training error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of a</w:delText>
        </w:r>
      </w:del>
      <w:del w:id="258" w:author="PR Preview" w:date="2026-01-01T00:00:00Z">
        <w:r>
          <w:delText xml:space="preserve"> </w:delText>
        </w:r>
      </w:del>
      <w:hyperlink w:anchor="def-prediction-rule">
        <w:del w:id="25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fitted to a</w:delText>
        </w:r>
      </w:del>
      <w:del w:id="263" w:author="PR Preview" w:date="2026-01-01T00:00:00Z">
        <w:r>
          <w:delText xml:space="preserve"> </w:delText>
        </w:r>
      </w:del>
      <w:hyperlink w:anchor="def-training-set">
        <w:del w:id="26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the</w:delText>
        </w:r>
      </w:del>
      <w:del w:id="268" w:author="PR Preview" w:date="2026-01-01T00:00:00Z">
        <w:r>
          <w:delText xml:space="preserve"> </w:delText>
        </w:r>
      </w:del>
      <w:hyperlink r:id="rId36">
        <w:del w:id="26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of its</w:delText>
        </w:r>
      </w:del>
      <w:del w:id="272" w:author="PR Preview" w:date="2026-01-01T00:00:00Z">
        <w:r>
          <w:delText xml:space="preserve"> </w:delText>
        </w:r>
      </w:del>
      <w:hyperlink r:id="rId39">
        <w:del w:id="273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2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as predictions of the training outcomes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81" w:author="PR Preview" w:date="2026-01-01T00:00:00Z">
        <w:r>
          <w:delText xml:space="preserve">:</w:delText>
        </w:r>
      </w:del>
    </w:p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Definition 10 (Root mean squared error of predictions)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b/>
            <w:bCs/>
          </w:rPr>
          <w:t xml:space="preserve">root mean squared error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(RMSE) of predictions</w:t>
        </w:r>
      </w:ins>
      <w:ins w:id="2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of observed outcomes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the square root of their</w:t>
        </w:r>
      </w:ins>
      <w:ins w:id="295" w:author="PR Preview" w:date="2026-01-01T00:00:00Z">
        <w:r>
          <w:t xml:space="preserve"> </w:t>
        </w:r>
      </w:ins>
      <w:hyperlink r:id="rId36">
        <w:ins w:id="29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97" w:author="PR Preview" w:date="2026-01-01T00:00:00Z">
        <w:r>
          <w:t xml:space="preserve">:</w:t>
        </w:r>
      </w:ins>
    </w:p>
    <w:p>
      <w:pPr>
        <w:pStyle w:val="BodyText"/>
      </w:pPr>
      <w:bookmarkStart w:id="37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def-training-mse"/>
    <w:p>
      <w:pPr>
        <w:pStyle w:val="FirstParagraph"/>
      </w:pPr>
      <w:ins w:id="298" w:author="PR Preview" w:date="2026-01-01T00:00:00Z">
        <w:r>
          <w:rPr>
            <w:b/>
            <w:bCs/>
          </w:rPr>
          <w:t xml:space="preserve">Definition 11 (Training error)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rPr>
            <w:b/>
            <w:bCs/>
          </w:rPr>
          <w:t xml:space="preserve">training error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of a</w:t>
        </w:r>
      </w:ins>
      <w:ins w:id="305" w:author="PR Preview" w:date="2026-01-01T00:00:00Z">
        <w:r>
          <w:t xml:space="preserve"> </w:t>
        </w:r>
      </w:ins>
      <w:hyperlink w:anchor="def-prediction-rule">
        <w:ins w:id="30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fitted to a</w:t>
        </w:r>
      </w:ins>
      <w:ins w:id="310" w:author="PR Preview" w:date="2026-01-01T00:00:00Z">
        <w:r>
          <w:t xml:space="preserve"> </w:t>
        </w:r>
      </w:ins>
      <w:hyperlink w:anchor="def-training-set">
        <w:ins w:id="31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the</w:t>
        </w:r>
      </w:ins>
      <w:ins w:id="315" w:author="PR Preview" w:date="2026-01-01T00:00:00Z">
        <w:r>
          <w:t xml:space="preserve"> </w:t>
        </w:r>
      </w:ins>
      <w:hyperlink r:id="rId36">
        <w:ins w:id="31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of its</w:t>
        </w:r>
      </w:ins>
      <w:ins w:id="319" w:author="PR Preview" w:date="2026-01-01T00:00:00Z">
        <w:r>
          <w:t xml:space="preserve"> </w:t>
        </w:r>
      </w:ins>
      <w:hyperlink r:id="rId39">
        <w:ins w:id="320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3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24" w:author="PR Preview" w:date="2026-01-01T00:00:00Z">
        <w:r>
          <w:t xml:space="preserve">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as predictions of the training outcomes</w:t>
        </w:r>
      </w:ins>
      <w:ins w:id="32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28" w:author="PR Preview" w:date="2026-01-01T00:00:00Z">
        <w:r>
          <w:t xml:space="preserve">:</w:t>
        </w:r>
      </w:ins>
    </w:p>
    <w:p>
      <w:pPr>
        <w:pStyle w:val="BodyText"/>
      </w:pPr>
      <w:bookmarkStart w:id="4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2"/>
    <w:bookmarkEnd w:id="43"/>
    <w:bookmarkStart w:id="48" w:name="overfitting"/>
    <w:p>
      <w:pPr>
        <w:pStyle w:val="Heading2"/>
      </w:pPr>
      <w:r>
        <w:t xml:space="preserve">3 Overfitting</w:t>
      </w:r>
    </w:p>
    <w:bookmarkStart w:id="4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4"/>
    <w:bookmarkStart w:id="4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5"/>
    <w:bookmarkStart w:id="46" w:name="def-overfitting"/>
    <w:p>
      <w:pPr>
        <w:pStyle w:val="FirstParagraph"/>
      </w:pPr>
      <w:del w:id="329" w:author="PR Preview" w:date="2026-01-01T00:00:00Z">
        <w:r>
          <w:rPr>
            <w:b/>
            <w:bCs/>
          </w:rPr>
          <w:delText xml:space="preserve">Definition 11 (Overfitting)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Overfitting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occurs when a</w:delText>
        </w:r>
      </w:del>
      <w:del w:id="334" w:author="PR Preview" w:date="2026-01-01T00:00:00Z">
        <w:r>
          <w:delText xml:space="preserve"> </w:delText>
        </w:r>
      </w:del>
      <w:hyperlink w:anchor="def-prediction-rule">
        <w:del w:id="33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fits its</w:delText>
        </w:r>
      </w:del>
      <w:del w:id="338" w:author="PR Preview" w:date="2026-01-01T00:00:00Z">
        <w:r>
          <w:delText xml:space="preserve"> </w:delText>
        </w:r>
      </w:del>
      <w:hyperlink w:anchor="def-training-set">
        <w:del w:id="33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well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but predicts poorly for new observations.</w:delText>
        </w:r>
      </w:del>
    </w:p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Example 2 (Overfitting in polynomial fits to cars)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In</w:delText>
        </w:r>
      </w:del>
      <w:del w:id="347" w:author="PR Preview" w:date="2026-01-01T00:00:00Z">
        <w:r>
          <w:delText xml:space="preserve"> </w:delText>
        </w:r>
      </w:del>
      <w:hyperlink w:anchor="exr-overfitting">
        <w:del w:id="34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the terms beyond degree 2 fit the 20 training cars more closely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but do not predict the 12 held-out cars better.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The effect is small here: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358" w:author="PR Preview" w:date="2026-01-01T00:00:00Z">
        <w:r>
          <w:rPr>
            <w:b/>
            <w:bCs/>
          </w:rPr>
          <w:t xml:space="preserve">Definition 12 (Overfitting)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Overfitting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occurs when a</w:t>
        </w:r>
      </w:ins>
      <w:ins w:id="363" w:author="PR Preview" w:date="2026-01-01T00:00:00Z">
        <w:r>
          <w:t xml:space="preserve"> </w:t>
        </w:r>
      </w:ins>
      <w:hyperlink w:anchor="def-prediction-rule">
        <w:ins w:id="36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fits its</w:t>
        </w:r>
      </w:ins>
      <w:ins w:id="367" w:author="PR Preview" w:date="2026-01-01T00:00:00Z">
        <w:r>
          <w:t xml:space="preserve"> </w:t>
        </w:r>
      </w:ins>
      <w:hyperlink w:anchor="def-training-set">
        <w:ins w:id="36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well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but predicts poorly for new observations.</w:t>
        </w:r>
      </w:ins>
    </w:p>
    <w:bookmarkEnd w:id="46"/>
    <w:bookmarkStart w:id="47" w:name="exm-overfitting-polynomial-cars"/>
    <w:p>
      <w:pPr>
        <w:pStyle w:val="BodyText"/>
      </w:pPr>
      <w:ins w:id="373" w:author="PR Preview" w:date="2026-01-01T00:00:00Z">
        <w:r>
          <w:rPr>
            <w:b/>
            <w:bCs/>
          </w:rPr>
          <w:t xml:space="preserve">Example 3 (Overfitting in polynomial fits to cars)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In</w:t>
        </w:r>
      </w:ins>
      <w:ins w:id="376" w:author="PR Preview" w:date="2026-01-01T00:00:00Z">
        <w:r>
          <w:t xml:space="preserve"> </w:t>
        </w:r>
      </w:ins>
      <w:hyperlink w:anchor="exr-overfitting">
        <w:ins w:id="37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terms beyond degree 2 fit the 20 training cars more closely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but do not predict the 12 held-out cars better.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 effect is small here: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it is the beginning of overfitting, not a dramatic case.</w:t>
        </w:r>
      </w:ins>
    </w:p>
    <w:bookmarkEnd w:id="47"/>
    <w:bookmarkEnd w:id="48"/>
    <w:bookmarkStart w:id="105" w:name="sec-generalization-error"/>
    <w:p>
      <w:pPr>
        <w:pStyle w:val="Heading2"/>
      </w:pPr>
      <w:r>
        <w:t xml:space="preserve">4 Generalization error</w:t>
      </w:r>
    </w:p>
    <w:bookmarkStart w:id="4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9"/>
    <w:bookmarkStart w:id="5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0"/>
    <w:bookmarkStart w:id="52" w:name="def-expected-generalization-error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Definition 12 (Expected generalization error (expected prediction error, expected test error))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The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rPr>
            <w:b/>
            <w:bCs/>
          </w:rPr>
          <w:delText xml:space="preserve">expected generalization error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of a</w:delText>
        </w:r>
      </w:del>
      <w:del w:id="394" w:author="PR Preview" w:date="2026-01-01T00:00:00Z">
        <w:r>
          <w:delText xml:space="preserve"> </w:delText>
        </w:r>
      </w:del>
      <w:hyperlink w:anchor="def-fitting-procedure">
        <w:del w:id="39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96" w:author="PR Preview" w:date="2026-01-01T00:00:00Z">
        <w:r>
          <w:delText xml:space="preserve"> </w:delText>
        </w:r>
      </w:del>
      <m:oMath>
        <m:r>
          <m:t>g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at training-set size</w:delText>
        </w:r>
      </w:del>
      <w:del w:id="399" w:author="PR Preview" w:date="2026-01-01T00:00:00Z">
        <w:r>
          <w:delText xml:space="preserve"> </w:delText>
        </w:r>
      </w:del>
      <m:oMath>
        <m:r>
          <m:t>n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 the mean,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over</w:delText>
        </w:r>
      </w:del>
      <w:del w:id="404" w:author="PR Preview" w:date="2026-01-01T00:00:00Z">
        <w:r>
          <w:delText xml:space="preserve"> </w:delText>
        </w:r>
      </w:del>
      <w:hyperlink w:anchor="def-training-set">
        <w:del w:id="40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4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of</w:delText>
        </w:r>
      </w:del>
      <w:del w:id="409" w:author="PR Preview" w:date="2026-01-01T00:00:00Z">
        <w:r>
          <w:delText xml:space="preserve"> </w:delText>
        </w:r>
      </w:del>
      <m:oMath>
        <m:r>
          <m:t>n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observations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drawn independently from the population,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of the</w:delText>
        </w:r>
      </w:del>
      <w:del w:id="416" w:author="PR Preview" w:date="2026-01-01T00:00:00Z">
        <w:r>
          <w:delText xml:space="preserve"> </w:delText>
        </w:r>
      </w:del>
      <w:hyperlink w:anchor="def-generalization-error">
        <w:del w:id="417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of the</w:delText>
        </w:r>
      </w:del>
      <w:del w:id="420" w:author="PR Preview" w:date="2026-01-01T00:00:00Z">
        <w:r>
          <w:delText xml:space="preserve"> </w:delText>
        </w:r>
      </w:del>
      <w:hyperlink w:anchor="def-prediction-rule">
        <w:del w:id="42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that</w:delText>
        </w:r>
      </w:del>
      <w:del w:id="424" w:author="PR Preview" w:date="2026-01-01T00:00:00Z">
        <w:r>
          <w:delText xml:space="preserve"> </w:delText>
        </w:r>
      </w:del>
      <m:oMath>
        <m:r>
          <m:t>g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produces from</w:delText>
        </w:r>
      </w:del>
      <w:del w:id="4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8" w:author="PR Preview" w:date="2026-01-01T00:00:00Z">
        <w:r>
          <w:delText xml:space="preserve">:</w:delText>
        </w:r>
      </w:del>
    </w:p>
    <w:p>
      <w:pPr>
        <w:pStyle w:val="FirstParagraph"/>
      </w:pPr>
      <w:ins w:id="429" w:author="PR Preview" w:date="2026-01-01T00:00:00Z">
        <w:r>
          <w:rPr>
            <w:b/>
            <w:bCs/>
          </w:rPr>
          <w:t xml:space="preserve">Definition 13 (Expected generalization error (expected prediction error, expected test error))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rPr>
            <w:b/>
            <w:bCs/>
          </w:rPr>
          <w:t xml:space="preserve">expected generalization error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 a</w:t>
        </w:r>
      </w:ins>
      <w:ins w:id="436" w:author="PR Preview" w:date="2026-01-01T00:00:00Z">
        <w:r>
          <w:t xml:space="preserve"> </w:t>
        </w:r>
      </w:ins>
      <w:hyperlink w:anchor="def-fitting-procedure">
        <w:ins w:id="43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38" w:author="PR Preview" w:date="2026-01-01T00:00:00Z">
        <w:r>
          <w:t xml:space="preserve"> </w:t>
        </w:r>
      </w:ins>
      <m:oMath>
        <m:r>
          <m:t>g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at training-set size</w:t>
        </w:r>
      </w:ins>
      <w:ins w:id="441" w:author="PR Preview" w:date="2026-01-01T00:00:00Z">
        <w:r>
          <w:t xml:space="preserve"> </w:t>
        </w:r>
      </w:ins>
      <m:oMath>
        <m:r>
          <m:t>n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the mean,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over</w:t>
        </w:r>
      </w:ins>
      <w:ins w:id="446" w:author="PR Preview" w:date="2026-01-01T00:00:00Z">
        <w:r>
          <w:t xml:space="preserve"> </w:t>
        </w:r>
      </w:ins>
      <w:hyperlink w:anchor="def-training-set">
        <w:ins w:id="447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4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of</w:t>
        </w:r>
      </w:ins>
      <w:ins w:id="451" w:author="PR Preview" w:date="2026-01-01T00:00:00Z">
        <w:r>
          <w:t xml:space="preserve"> </w:t>
        </w:r>
      </w:ins>
      <m:oMath>
        <m:r>
          <m:t>n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observations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drawn independently from the population,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of the</w:t>
        </w:r>
      </w:ins>
      <w:ins w:id="458" w:author="PR Preview" w:date="2026-01-01T00:00:00Z">
        <w:r>
          <w:t xml:space="preserve"> </w:t>
        </w:r>
      </w:ins>
      <w:hyperlink w:anchor="def-generalization-error">
        <w:ins w:id="459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 the</w:t>
        </w:r>
      </w:ins>
      <w:ins w:id="462" w:author="PR Preview" w:date="2026-01-01T00:00:00Z">
        <w:r>
          <w:t xml:space="preserve"> </w:t>
        </w:r>
      </w:ins>
      <w:hyperlink w:anchor="def-prediction-rule">
        <w:ins w:id="46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that</w:t>
        </w:r>
      </w:ins>
      <w:ins w:id="466" w:author="PR Preview" w:date="2026-01-01T00:00:00Z">
        <w:r>
          <w:t xml:space="preserve"> </w:t>
        </w:r>
      </w:ins>
      <m:oMath>
        <m:r>
          <m:t>g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produces from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0" w:author="PR Preview" w:date="2026-01-01T00:00:00Z">
        <w:r>
          <w:t xml:space="preserve">:</w:t>
        </w:r>
      </w:ins>
    </w:p>
    <w:p>
      <w:pPr>
        <w:pStyle w:val="BodyText"/>
      </w:pPr>
      <w:bookmarkStart w:id="5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3"/>
    <w:bookmarkStart w:id="55" w:name="def-mean-function"/>
    <w:p>
      <w:pPr>
        <w:pStyle w:val="BodyText"/>
      </w:pPr>
      <w:del w:id="471" w:author="PR Preview" w:date="2026-01-01T00:00:00Z">
        <w:r>
          <w:rPr>
            <w:b/>
            <w:bCs/>
          </w:rPr>
          <w:delText xml:space="preserve">Definition 13 (Mean function)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The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rPr>
            <w:b/>
            <w:bCs/>
          </w:rPr>
          <w:delText xml:space="preserve">mean function</w:delText>
        </w:r>
      </w:del>
      <w:del w:id="476" w:author="PR Preview" w:date="2026-01-01T00:00:00Z">
        <w:r>
          <w:delText xml:space="preserve"> </w:delText>
        </w:r>
      </w:del>
      <m:oMath>
        <m:r>
          <m:t>μ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of an outcome</w:delText>
        </w:r>
      </w:del>
      <w:del w:id="479" w:author="PR Preview" w:date="2026-01-01T00:00:00Z">
        <w:r>
          <w:delText xml:space="preserve"> </w:delText>
        </w:r>
      </w:del>
      <m:oMath>
        <m:r>
          <m:t>Y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given a covariate</w:delText>
        </w:r>
      </w:del>
      <w:del w:id="482" w:author="PR Preview" w:date="2026-01-01T00:00:00Z">
        <w:r>
          <w:delText xml:space="preserve"> </w:delText>
        </w:r>
      </w:del>
      <m:oMath>
        <m:r>
          <m:t>X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maps each covariate value</w:delText>
        </w:r>
      </w:del>
      <w:del w:id="485" w:author="PR Preview" w:date="2026-01-01T00:00:00Z">
        <w:r>
          <w:delText xml:space="preserve"> </w:delText>
        </w:r>
      </w:del>
      <m:oMath>
        <m:r>
          <m:t>x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to the mean of</w:delText>
        </w:r>
      </w:del>
      <w:del w:id="488" w:author="PR Preview" w:date="2026-01-01T00:00:00Z">
        <w:r>
          <w:delText xml:space="preserve"> </w:delText>
        </w:r>
      </w:del>
      <m:oMath>
        <m:r>
          <m:t>Y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given</w:delText>
        </w:r>
      </w:del>
      <w:del w:id="4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492" w:author="PR Preview" w:date="2026-01-01T00:00:00Z">
        <w:r>
          <w:delText xml:space="preserve">:</w:delText>
        </w:r>
      </w:del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del w:id="493" w:author="PR Preview" w:date="2026-01-01T00:00:00Z">
        <w:r>
          <w:rPr>
            <w:b/>
            <w:bCs/>
          </w:rPr>
          <w:delText xml:space="preserve">Definition 14 (Expected squared prediction error at a covariate value)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rPr>
            <w:b/>
            <w:bCs/>
          </w:rPr>
          <w:delText xml:space="preserve">expected squared prediction error at</w:delText>
        </w:r>
      </w:del>
      <w:del w:id="49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of a</w:delText>
        </w:r>
      </w:del>
      <w:del w:id="501" w:author="PR Preview" w:date="2026-01-01T00:00:00Z">
        <w:r>
          <w:delText xml:space="preserve"> </w:delText>
        </w:r>
      </w:del>
      <w:hyperlink w:anchor="def-fitting-procedure">
        <w:del w:id="50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03" w:author="PR Preview" w:date="2026-01-01T00:00:00Z">
        <w:r>
          <w:delText xml:space="preserve"> </w:delText>
        </w:r>
      </w:del>
      <m:oMath>
        <m:r>
          <m:t>g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at training-set size</w:delText>
        </w:r>
      </w:del>
      <w:del w:id="506" w:author="PR Preview" w:date="2026-01-01T00:00:00Z">
        <w:r>
          <w:delText xml:space="preserve"> </w:delText>
        </w:r>
      </w:del>
      <m:oMath>
        <m:r>
          <m:t>n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is the mean squared</w:delText>
        </w:r>
      </w:del>
      <w:del w:id="509" w:author="PR Preview" w:date="2026-01-01T00:00:00Z">
        <w:r>
          <w:delText xml:space="preserve"> </w:delText>
        </w:r>
      </w:del>
      <w:hyperlink r:id="rId29">
        <w:del w:id="51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 its prediction at</w:delText>
        </w:r>
      </w:del>
      <w:del w:id="513" w:author="PR Preview" w:date="2026-01-01T00:00:00Z">
        <w:r>
          <w:delText xml:space="preserve"> </w:delText>
        </w:r>
      </w:del>
      <m:oMath>
        <m:r>
          <m:t>x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for a new outcome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with</w:delText>
        </w:r>
      </w:del>
      <w:del w:id="5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520" w:author="PR Preview" w:date="2026-01-01T00:00:00Z">
        <w:r>
          <w:delText xml:space="preserve">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averaged over random</w:delText>
        </w:r>
      </w:del>
      <w:del w:id="523" w:author="PR Preview" w:date="2026-01-01T00:00:00Z">
        <w:r>
          <w:delText xml:space="preserve"> </w:delText>
        </w:r>
      </w:del>
      <w:hyperlink w:anchor="def-training-set">
        <w:del w:id="524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5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of</w:delText>
        </w:r>
      </w:del>
      <w:del w:id="528" w:author="PR Preview" w:date="2026-01-01T00:00:00Z">
        <w:r>
          <w:delText xml:space="preserve"> </w:delText>
        </w:r>
      </w:del>
      <m:oMath>
        <m:r>
          <m:t>n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observations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drawn independently of</w:delText>
        </w:r>
      </w:del>
      <w:del w:id="5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34" w:author="PR Preview" w:date="2026-01-01T00:00:00Z">
        <w:r>
          <w:delText xml:space="preserve">,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and over</w:delText>
        </w:r>
      </w:del>
      <w:del w:id="5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38" w:author="PR Preview" w:date="2026-01-01T00:00:00Z">
        <w:r>
          <w:delText xml:space="preserve">:</w:delText>
        </w:r>
      </w:del>
    </w:p>
    <w:p>
      <w:pPr>
        <w:pStyle w:val="BodyText"/>
      </w:pPr>
      <w:ins w:id="539" w:author="PR Preview" w:date="2026-01-01T00:00:00Z">
        <w:r>
          <w:rPr>
            <w:b/>
            <w:bCs/>
          </w:rPr>
          <w:t xml:space="preserve">Definition 14 (Mean function)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mean function</w:t>
        </w:r>
      </w:ins>
      <w:ins w:id="544" w:author="PR Preview" w:date="2026-01-01T00:00:00Z">
        <w:r>
          <w:t xml:space="preserve"> </w:t>
        </w:r>
      </w:ins>
      <m:oMath>
        <m:r>
          <m:t>μ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of an outcome</w:t>
        </w:r>
      </w:ins>
      <w:ins w:id="547" w:author="PR Preview" w:date="2026-01-01T00:00:00Z">
        <w:r>
          <w:t xml:space="preserve"> </w:t>
        </w:r>
      </w:ins>
      <m:oMath>
        <m:r>
          <m:t>Y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given a covariate</w:t>
        </w:r>
      </w:ins>
      <w:ins w:id="550" w:author="PR Preview" w:date="2026-01-01T00:00:00Z">
        <w:r>
          <w:t xml:space="preserve"> </w:t>
        </w:r>
      </w:ins>
      <m:oMath>
        <m:r>
          <m:t>X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maps each covariate value</w:t>
        </w:r>
      </w:ins>
      <w:ins w:id="553" w:author="PR Preview" w:date="2026-01-01T00:00:00Z">
        <w:r>
          <w:t xml:space="preserve"> </w:t>
        </w:r>
      </w:ins>
      <m:oMath>
        <m:r>
          <m:t>x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to the mean of</w:t>
        </w:r>
      </w:ins>
      <w:ins w:id="556" w:author="PR Preview" w:date="2026-01-01T00:00:00Z">
        <w:r>
          <w:t xml:space="preserve"> </w:t>
        </w:r>
      </w:ins>
      <m:oMath>
        <m:r>
          <m:t>Y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given</w:t>
        </w:r>
      </w:ins>
      <w:ins w:id="5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560" w:author="PR Preview" w:date="2026-01-01T00:00:00Z">
        <w:r>
          <w:t xml:space="preserve">:</w:t>
        </w:r>
      </w:ins>
    </w:p>
    <w:p>
      <w:pPr>
        <w:pStyle w:val="BodyText"/>
      </w:pPr>
      <w:bookmarkStart w:id="54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7" w:name="def-epe"/>
    <w:p>
      <w:pPr>
        <w:pStyle w:val="FirstParagraph"/>
      </w:pPr>
      <w:ins w:id="561" w:author="PR Preview" w:date="2026-01-01T00:00:00Z">
        <w:r>
          <w:rPr>
            <w:b/>
            <w:bCs/>
          </w:rPr>
          <w:t xml:space="preserve">Definition 15 (Expected squared prediction error at a covariate value)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The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rPr>
            <w:b/>
            <w:bCs/>
          </w:rPr>
          <w:t xml:space="preserve">expected squared prediction error at</w:t>
        </w:r>
      </w:ins>
      <w:ins w:id="56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of a</w:t>
        </w:r>
      </w:ins>
      <w:ins w:id="569" w:author="PR Preview" w:date="2026-01-01T00:00:00Z">
        <w:r>
          <w:t xml:space="preserve"> </w:t>
        </w:r>
      </w:ins>
      <w:hyperlink w:anchor="def-fitting-procedure">
        <w:ins w:id="5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71" w:author="PR Preview" w:date="2026-01-01T00:00:00Z">
        <w:r>
          <w:t xml:space="preserve"> </w:t>
        </w:r>
      </w:ins>
      <m:oMath>
        <m:r>
          <m:t>g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at training-set size</w:t>
        </w:r>
      </w:ins>
      <w:ins w:id="574" w:author="PR Preview" w:date="2026-01-01T00:00:00Z">
        <w:r>
          <w:t xml:space="preserve"> </w:t>
        </w:r>
      </w:ins>
      <m:oMath>
        <m:r>
          <m:t>n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the mean squared</w:t>
        </w:r>
      </w:ins>
      <w:ins w:id="577" w:author="PR Preview" w:date="2026-01-01T00:00:00Z">
        <w:r>
          <w:t xml:space="preserve"> </w:t>
        </w:r>
      </w:ins>
      <w:hyperlink r:id="rId29">
        <w:ins w:id="57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of its prediction at</w:t>
        </w:r>
      </w:ins>
      <w:ins w:id="581" w:author="PR Preview" w:date="2026-01-01T00:00:00Z">
        <w:r>
          <w:t xml:space="preserve"> </w:t>
        </w:r>
      </w:ins>
      <m:oMath>
        <m:r>
          <m:t>x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for a new outcome</w:t>
        </w:r>
      </w:ins>
      <w:ins w:id="5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with</w:t>
        </w:r>
      </w:ins>
      <w:ins w:id="5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averaged over random</w:t>
        </w:r>
      </w:ins>
      <w:ins w:id="591" w:author="PR Preview" w:date="2026-01-01T00:00:00Z">
        <w:r>
          <w:t xml:space="preserve"> </w:t>
        </w:r>
      </w:ins>
      <w:hyperlink w:anchor="def-training-set">
        <w:ins w:id="59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5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of</w:t>
        </w:r>
      </w:ins>
      <w:ins w:id="596" w:author="PR Preview" w:date="2026-01-01T00:00:00Z">
        <w:r>
          <w:t xml:space="preserve"> </w:t>
        </w:r>
      </w:ins>
      <m:oMath>
        <m:r>
          <m:t>n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observations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drawn independently of</w:t>
        </w:r>
      </w:ins>
      <w:ins w:id="6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and over</w:t>
        </w:r>
      </w:ins>
      <w:ins w:id="60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06" w:author="PR Preview" w:date="2026-01-01T00:00:00Z">
        <w:r>
          <w:t xml:space="preserve">:</w:t>
        </w:r>
      </w:ins>
    </w:p>
    <w:p>
      <w:pPr>
        <w:pStyle w:val="BodyText"/>
      </w:pPr>
      <w:bookmarkStart w:id="5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9"/>
    <w:bookmarkStart w:id="6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607" w:author="PR Preview" w:date="2026-01-01T00:00:00Z">
        <w:r>
          <w:delText xml:space="preserve">The steps labeled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“definition”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apply</w:delText>
        </w:r>
      </w:del>
      <w:del w:id="612" w:author="PR Preview" w:date="2026-01-01T00:00:00Z">
        <w:r>
          <w:delText xml:space="preserve"> </w:delText>
        </w:r>
      </w:del>
      <w:hyperlink w:anchor="eq-expected-generalization-error">
        <w:del w:id="613" w:author="PR Preview" w:date="2026-01-01T00:00:00Z">
          <w:r>
            <w:rPr>
              <w:rStyle w:val="Hyperlink"/>
            </w:rPr>
            <w:delText xml:space="preserve">Equation 11</w:delText>
          </w:r>
        </w:del>
      </w:hyperlink>
      <w:del w:id="614" w:author="PR Preview" w:date="2026-01-01T00:00:00Z">
        <w:r>
          <w:delText xml:space="preserve">,</w:delText>
        </w:r>
      </w:del>
      <w:del w:id="615" w:author="PR Preview" w:date="2026-01-01T00:00:00Z">
        <w:r>
          <w:delText xml:space="preserve"> </w:delText>
        </w:r>
      </w:del>
      <w:hyperlink w:anchor="eq-generalization-error">
        <w:del w:id="616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and</w:delText>
        </w:r>
      </w:del>
      <w:del w:id="619" w:author="PR Preview" w:date="2026-01-01T00:00:00Z">
        <w:r>
          <w:delText xml:space="preserve"> </w:delText>
        </w:r>
      </w:del>
      <w:hyperlink w:anchor="eq-epe">
        <w:del w:id="620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621" w:author="PR Preview" w:date="2026-01-01T00:00:00Z">
        <w:r>
          <w:delText xml:space="preserve">, in that order,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and the step labeled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“prediction rule”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applies</w:delText>
        </w:r>
      </w:del>
      <w:del w:id="628" w:author="PR Preview" w:date="2026-01-01T00:00:00Z">
        <w:r>
          <w:delText xml:space="preserve"> </w:delText>
        </w:r>
      </w:del>
      <w:hyperlink w:anchor="eq-prediction-rule">
        <w:del w:id="629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630" w:author="PR Preview" w:date="2026-01-01T00:00:00Z">
        <w:r>
          <w:delText xml:space="preserve">,</w:delText>
        </w:r>
      </w:del>
      <w:del w:id="63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32" w:author="PR Preview" w:date="2026-01-01T00:00:00Z">
        <w:r>
          <w:delText xml:space="preserve">.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The two steps labeled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“iterated expectations”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use the</w:delText>
        </w:r>
      </w:del>
      <w:del w:id="639" w:author="PR Preview" w:date="2026-01-01T00:00:00Z">
        <w:r>
          <w:delText xml:space="preserve"> </w:delText>
        </w:r>
      </w:del>
      <w:hyperlink r:id="rId60">
        <w:del w:id="640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641" w:author="PR Preview" w:date="2026-01-01T00:00:00Z">
        <w:r>
          <w:delText xml:space="preserve">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the first conditioning on</w:delText>
        </w:r>
      </w:del>
      <w:del w:id="6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 the second on</w:delText>
        </w:r>
      </w:del>
      <w:del w:id="6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648" w:author="PR Preview" w:date="2026-01-01T00:00:00Z">
        <w:r>
          <w:delText xml:space="preserve">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The last line needs</w:delText>
        </w:r>
      </w:del>
      <w:del w:id="6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to be independent of</w:delText>
        </w:r>
      </w:del>
      <w:del w:id="6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655" w:author="PR Preview" w:date="2026-01-01T00:00:00Z">
        <w:r>
          <w:delText xml:space="preserve">: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then, given</w:delText>
        </w:r>
      </w:del>
      <w:del w:id="6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still has its unconditional distribution,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as</w:delText>
        </w:r>
      </w:del>
      <w:del w:id="665" w:author="PR Preview" w:date="2026-01-01T00:00:00Z">
        <w:r>
          <w:delText xml:space="preserve"> </w:delText>
        </w:r>
      </w:del>
      <w:hyperlink w:anchor="def-epe">
        <w:del w:id="66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requires.</w:delText>
        </w:r>
      </w:del>
    </w:p>
    <w:p>
      <w:pPr>
        <w:pStyle w:val="FirstParagraph"/>
      </w:pPr>
      <w:ins w:id="669" w:author="PR Preview" w:date="2026-01-01T00:00:00Z">
        <w:r>
          <w:t xml:space="preserve">The steps labeled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“definition”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apply</w:t>
        </w:r>
      </w:ins>
      <w:ins w:id="674" w:author="PR Preview" w:date="2026-01-01T00:00:00Z">
        <w:r>
          <w:t xml:space="preserve"> </w:t>
        </w:r>
      </w:ins>
      <w:hyperlink w:anchor="eq-expected-generalization-error">
        <w:ins w:id="675" w:author="PR Preview" w:date="2026-01-01T00:00:00Z">
          <w:r>
            <w:rPr>
              <w:rStyle w:val="Hyperlink"/>
            </w:rPr>
            <w:t xml:space="preserve">Equation 11</w:t>
          </w:r>
        </w:ins>
      </w:hyperlink>
      <w:ins w:id="676" w:author="PR Preview" w:date="2026-01-01T00:00:00Z">
        <w:r>
          <w:t xml:space="preserve">,</w:t>
        </w:r>
      </w:ins>
      <w:ins w:id="677" w:author="PR Preview" w:date="2026-01-01T00:00:00Z">
        <w:r>
          <w:t xml:space="preserve"> </w:t>
        </w:r>
      </w:ins>
      <w:hyperlink w:anchor="eq-generalization-error">
        <w:ins w:id="678" w:author="PR Preview" w:date="2026-01-01T00:00:00Z">
          <w:r>
            <w:rPr>
              <w:rStyle w:val="Hyperlink"/>
            </w:rPr>
            <w:t xml:space="preserve">Equation 7</w:t>
          </w:r>
        </w:ins>
      </w:hyperlink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</w:t>
        </w:r>
      </w:ins>
      <w:ins w:id="681" w:author="PR Preview" w:date="2026-01-01T00:00:00Z">
        <w:r>
          <w:t xml:space="preserve"> </w:t>
        </w:r>
      </w:ins>
      <w:hyperlink w:anchor="eq-epe">
        <w:ins w:id="682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683" w:author="PR Preview" w:date="2026-01-01T00:00:00Z">
        <w:r>
          <w:t xml:space="preserve">, in that order,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and the step labeled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“prediction rule”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applies</w:t>
        </w:r>
      </w:ins>
      <w:ins w:id="690" w:author="PR Preview" w:date="2026-01-01T00:00:00Z">
        <w:r>
          <w:t xml:space="preserve"> </w:t>
        </w:r>
      </w:ins>
      <w:hyperlink w:anchor="eq-prediction-rule">
        <w:ins w:id="691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94" w:author="PR Preview" w:date="2026-01-01T00:00:00Z">
        <w:r>
          <w:t xml:space="preserve">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The two steps labeled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“iterated expectations”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use the</w:t>
        </w:r>
      </w:ins>
      <w:ins w:id="701" w:author="PR Preview" w:date="2026-01-01T00:00:00Z">
        <w:r>
          <w:t xml:space="preserve"> </w:t>
        </w:r>
      </w:ins>
      <w:hyperlink r:id="rId60">
        <w:ins w:id="702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first conditioning on</w:t>
        </w:r>
      </w:ins>
      <w:ins w:id="7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and the second on</w:t>
        </w:r>
      </w:ins>
      <w:ins w:id="7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710" w:author="PR Preview" w:date="2026-01-01T00:00:00Z">
        <w:r>
          <w:t xml:space="preserve">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 last line needs</w:t>
        </w:r>
      </w:ins>
      <w:ins w:id="7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to be independent of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717" w:author="PR Preview" w:date="2026-01-01T00:00:00Z">
        <w:r>
          <w:t xml:space="preserve">: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then, given</w:t>
        </w:r>
      </w:ins>
      <w:ins w:id="72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still has its unconditional distribution,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as</w:t>
        </w:r>
      </w:ins>
      <w:ins w:id="727" w:author="PR Preview" w:date="2026-01-01T00:00:00Z">
        <w:r>
          <w:t xml:space="preserve"> </w:t>
        </w:r>
      </w:ins>
      <w:hyperlink w:anchor="def-epe">
        <w:ins w:id="72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requires.</w:t>
        </w:r>
      </w:ins>
    </w:p>
    <w:bookmarkEnd w:id="61"/>
    <w:bookmarkStart w:id="63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5" w:name="def-average-fit"/>
    <w:p>
      <w:pPr>
        <w:pStyle w:val="BodyText"/>
      </w:pPr>
      <w:del w:id="731" w:author="PR Preview" w:date="2026-01-01T00:00:00Z">
        <w:r>
          <w:rPr>
            <w:b/>
            <w:bCs/>
          </w:rPr>
          <w:delText xml:space="preserve">Definition 15 (Average fit)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Let</w:delText>
        </w:r>
      </w:del>
      <w:del w:id="734" w:author="PR Preview" w:date="2026-01-01T00:00:00Z">
        <w:r>
          <w:delText xml:space="preserve"> </w:delText>
        </w:r>
      </w:del>
      <m:oMath>
        <m:r>
          <m:t>g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be a</w:delText>
        </w:r>
      </w:del>
      <w:del w:id="737" w:author="PR Preview" w:date="2026-01-01T00:00:00Z">
        <w:r>
          <w:delText xml:space="preserve"> </w:delText>
        </w:r>
      </w:del>
      <w:hyperlink w:anchor="def-fitting-procedure">
        <w:del w:id="7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and let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be a random</w:delText>
        </w:r>
      </w:del>
      <w:del w:id="745" w:author="PR Preview" w:date="2026-01-01T00:00:00Z">
        <w:r>
          <w:delText xml:space="preserve"> </w:delText>
        </w:r>
      </w:del>
      <w:hyperlink w:anchor="def-training-set">
        <w:del w:id="7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The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rPr>
            <w:b/>
            <w:bCs/>
          </w:rPr>
          <w:delText xml:space="preserve">average fit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of</w:delText>
        </w:r>
      </w:del>
      <w:del w:id="754" w:author="PR Preview" w:date="2026-01-01T00:00:00Z">
        <w:r>
          <w:delText xml:space="preserve"> </w:delText>
        </w:r>
      </w:del>
      <m:oMath>
        <m:r>
          <m:t>g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at a covariate value</w:delText>
        </w:r>
      </w:del>
      <w:del w:id="757" w:author="PR Preview" w:date="2026-01-01T00:00:00Z">
        <w:r>
          <w:delText xml:space="preserve"> </w:delText>
        </w:r>
      </w:del>
      <m:oMath>
        <m:r>
          <m:t>x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is the prediction</w:delText>
        </w:r>
      </w:del>
      <w:del w:id="760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ins w:id="763" w:author="PR Preview" w:date="2026-01-01T00:00:00Z">
        <w:r>
          <w:rPr>
            <w:b/>
            <w:bCs/>
          </w:rPr>
          <w:t xml:space="preserve">Definition 16 (Average fit)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Let</w:t>
        </w:r>
      </w:ins>
      <w:ins w:id="766" w:author="PR Preview" w:date="2026-01-01T00:00:00Z">
        <w:r>
          <w:t xml:space="preserve"> </w:t>
        </w:r>
      </w:ins>
      <m:oMath>
        <m:r>
          <m:t>g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be a</w:t>
        </w:r>
      </w:ins>
      <w:ins w:id="769" w:author="PR Preview" w:date="2026-01-01T00:00:00Z">
        <w:r>
          <w:t xml:space="preserve"> </w:t>
        </w:r>
      </w:ins>
      <w:hyperlink w:anchor="def-fitting-procedure">
        <w:ins w:id="7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 let</w:t>
        </w:r>
      </w:ins>
      <w:ins w:id="7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be a random</w:t>
        </w:r>
      </w:ins>
      <w:ins w:id="777" w:author="PR Preview" w:date="2026-01-01T00:00:00Z">
        <w:r>
          <w:t xml:space="preserve"> </w:t>
        </w:r>
      </w:ins>
      <w:hyperlink w:anchor="def-training-set">
        <w:ins w:id="77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The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rPr>
            <w:b/>
            <w:bCs/>
          </w:rPr>
          <w:t xml:space="preserve">average fit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of</w:t>
        </w:r>
      </w:ins>
      <w:ins w:id="786" w:author="PR Preview" w:date="2026-01-01T00:00:00Z">
        <w:r>
          <w:t xml:space="preserve"> </w:t>
        </w:r>
      </w:ins>
      <m:oMath>
        <m:r>
          <m:t>g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at a covariate value</w:t>
        </w:r>
      </w:ins>
      <w:ins w:id="789" w:author="PR Preview" w:date="2026-01-01T00:00:00Z">
        <w:r>
          <w:t xml:space="preserve"> </w:t>
        </w:r>
      </w:ins>
      <m:oMath>
        <m:r>
          <m:t>x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the prediction</w:t>
        </w:r>
      </w:ins>
      <w:ins w:id="79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64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6" w:name="exm-average-fit"/>
    <w:p>
      <w:pPr>
        <w:pStyle w:val="BodyText"/>
      </w:pPr>
      <w:del w:id="795" w:author="PR Preview" w:date="2026-01-01T00:00:00Z">
        <w:r>
          <w:rPr>
            <w:b/>
            <w:bCs/>
          </w:rPr>
          <w:delText xml:space="preserve">Example 3 (Computing the average fit)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Suppose the predictions</w:delText>
        </w:r>
      </w:del>
      <w:del w:id="798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at</w:delText>
        </w:r>
      </w:del>
      <w:del w:id="801" w:author="PR Preview" w:date="2026-01-01T00:00:00Z">
        <w:r>
          <w:delText xml:space="preserve"> </w:delText>
        </w:r>
      </w:del>
      <m:oMath>
        <m:r>
          <m:t>x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take the values</w:delText>
        </w:r>
      </w:del>
      <w:del w:id="804" w:author="PR Preview" w:date="2026-01-01T00:00:00Z">
        <w:r>
          <w:delText xml:space="preserve"> </w:delText>
        </w:r>
      </w:del>
      <m:oMath>
        <m:r>
          <m:t>9</m:t>
        </m:r>
      </m:oMath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m:oMath>
        <m:r>
          <m:t>11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and</w:delText>
        </w:r>
      </w:del>
      <w:del w:id="809" w:author="PR Preview" w:date="2026-01-01T00:00:00Z">
        <w:r>
          <w:delText xml:space="preserve"> </w:delText>
        </w:r>
      </w:del>
      <m:oMath>
        <m:r>
          <m:t>13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with equal probability.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14" w:author="PR Preview" w:date="2026-01-01T00:00:00Z">
        <w:r>
          <w:rPr>
            <w:b/>
            <w:bCs/>
          </w:rPr>
          <w:delText xml:space="preserve">Definition 16 (Bias of a prediction)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Let</w:delText>
        </w:r>
      </w:del>
      <w:del w:id="817" w:author="PR Preview" w:date="2026-01-01T00:00:00Z">
        <w:r>
          <w:delText xml:space="preserve"> </w:delText>
        </w:r>
      </w:del>
      <m:oMath>
        <m:r>
          <m:t>g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be a</w:delText>
        </w:r>
      </w:del>
      <w:del w:id="820" w:author="PR Preview" w:date="2026-01-01T00:00:00Z">
        <w:r>
          <w:delText xml:space="preserve"> </w:delText>
        </w:r>
      </w:del>
      <w:hyperlink w:anchor="def-fitting-procedure">
        <w:del w:id="82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822" w:author="PR Preview" w:date="2026-01-01T00:00:00Z">
        <w:r>
          <w:delText xml:space="preserve">,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and let</w:delText>
        </w:r>
      </w:del>
      <w:del w:id="8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be a random</w:delText>
        </w:r>
      </w:del>
      <w:del w:id="828" w:author="PR Preview" w:date="2026-01-01T00:00:00Z">
        <w:r>
          <w:delText xml:space="preserve"> </w:delText>
        </w:r>
      </w:del>
      <w:hyperlink w:anchor="def-training-set">
        <w:del w:id="82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30" w:author="PR Preview" w:date="2026-01-01T00:00:00Z">
        <w:r>
          <w:delText xml:space="preserve">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At a covariate value</w:delText>
        </w:r>
      </w:del>
      <w:del w:id="833" w:author="PR Preview" w:date="2026-01-01T00:00:00Z">
        <w:r>
          <w:delText xml:space="preserve"> </w:delText>
        </w:r>
      </w:del>
      <m:oMath>
        <m:r>
          <m:t>x</m:t>
        </m:r>
      </m:oMath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the prediction</w:delText>
        </w:r>
      </w:del>
      <w:del w:id="83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is a random variable,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because it depends on the random training data.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rPr>
            <w:b/>
            <w:bCs/>
          </w:rPr>
          <w:delText xml:space="preserve">bias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of the prediction, as a prediction of</w:delText>
        </w:r>
      </w:del>
      <w:del w:id="84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is the</w:delText>
        </w:r>
      </w:del>
      <w:del w:id="852" w:author="PR Preview" w:date="2026-01-01T00:00:00Z">
        <w:r>
          <w:delText xml:space="preserve"> </w:delText>
        </w:r>
      </w:del>
      <w:hyperlink r:id="rId67">
        <w:del w:id="853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of</w:delText>
        </w:r>
      </w:del>
      <w:del w:id="85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as an estimator of the</w:delText>
        </w:r>
      </w:del>
      <w:del w:id="859" w:author="PR Preview" w:date="2026-01-01T00:00:00Z">
        <w:r>
          <w:delText xml:space="preserve"> </w:delText>
        </w:r>
      </w:del>
      <w:hyperlink w:anchor="def-mean-function">
        <w:del w:id="86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value</w:delText>
        </w:r>
      </w:del>
      <w:del w:id="8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64" w:author="PR Preview" w:date="2026-01-01T00:00:00Z">
        <w:r>
          <w:delText xml:space="preserve">:</w:delText>
        </w:r>
      </w:del>
    </w:p>
    <w:p>
      <w:pPr>
        <w:pStyle w:val="BodyText"/>
      </w:pPr>
      <w:ins w:id="865" w:author="PR Preview" w:date="2026-01-01T00:00:00Z">
        <w:r>
          <w:rPr>
            <w:b/>
            <w:bCs/>
          </w:rPr>
          <w:t xml:space="preserve">Example 4 (Computing the average fit)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Suppose the predictions</w:t>
        </w:r>
      </w:ins>
      <w:ins w:id="86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at</w:t>
        </w:r>
      </w:ins>
      <w:ins w:id="871" w:author="PR Preview" w:date="2026-01-01T00:00:00Z">
        <w:r>
          <w:t xml:space="preserve"> </w:t>
        </w:r>
      </w:ins>
      <m:oMath>
        <m:r>
          <m:t>x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take the values</w:t>
        </w:r>
      </w:ins>
      <w:ins w:id="874" w:author="PR Preview" w:date="2026-01-01T00:00:00Z">
        <w:r>
          <w:t xml:space="preserve"> </w:t>
        </w:r>
      </w:ins>
      <m:oMath>
        <m:r>
          <m:t>9</m:t>
        </m:r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m:oMath>
        <m:r>
          <m:t>11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and</w:t>
        </w:r>
      </w:ins>
      <w:ins w:id="879" w:author="PR Preview" w:date="2026-01-01T00:00:00Z">
        <w:r>
          <w:t xml:space="preserve"> </w:t>
        </w:r>
      </w:ins>
      <m:oMath>
        <m:r>
          <m:t>13</m:t>
        </m:r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with equal probability.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9" w:name="def-prediction-bias"/>
    <w:p>
      <w:pPr>
        <w:pStyle w:val="FirstParagraph"/>
      </w:pPr>
      <w:ins w:id="884" w:author="PR Preview" w:date="2026-01-01T00:00:00Z">
        <w:r>
          <w:rPr>
            <w:b/>
            <w:bCs/>
          </w:rPr>
          <w:t xml:space="preserve">Definition 17 (Bias of a prediction)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Let</w:t>
        </w:r>
      </w:ins>
      <w:ins w:id="887" w:author="PR Preview" w:date="2026-01-01T00:00:00Z">
        <w:r>
          <w:t xml:space="preserve"> </w:t>
        </w:r>
      </w:ins>
      <m:oMath>
        <m:r>
          <m:t>g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be a</w:t>
        </w:r>
      </w:ins>
      <w:ins w:id="890" w:author="PR Preview" w:date="2026-01-01T00:00:00Z">
        <w:r>
          <w:t xml:space="preserve"> </w:t>
        </w:r>
      </w:ins>
      <w:hyperlink w:anchor="def-fitting-procedure">
        <w:ins w:id="89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and let</w:t>
        </w:r>
      </w:ins>
      <w:ins w:id="8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be a random</w:t>
        </w:r>
      </w:ins>
      <w:ins w:id="898" w:author="PR Preview" w:date="2026-01-01T00:00:00Z">
        <w:r>
          <w:t xml:space="preserve"> </w:t>
        </w:r>
      </w:ins>
      <w:hyperlink w:anchor="def-training-set">
        <w:ins w:id="89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00" w:author="PR Preview" w:date="2026-01-01T00:00:00Z">
        <w:r>
          <w:t xml:space="preserve">.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At a covariate value</w:t>
        </w:r>
      </w:ins>
      <w:ins w:id="903" w:author="PR Preview" w:date="2026-01-01T00:00:00Z">
        <w:r>
          <w:t xml:space="preserve"> </w:t>
        </w:r>
      </w:ins>
      <m:oMath>
        <m:r>
          <m:t>x</m:t>
        </m:r>
      </m:oMath>
      <w:ins w:id="904" w:author="PR Preview" w:date="2026-01-01T00:00:00Z">
        <w:r>
          <w:t xml:space="preserve">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prediction</w:t>
        </w:r>
      </w:ins>
      <w:ins w:id="90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is a random variable,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because it depends on the random training data.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The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rPr>
            <w:b/>
            <w:bCs/>
          </w:rPr>
          <w:t xml:space="preserve">bias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of the prediction, as a prediction of</w:t>
        </w:r>
      </w:ins>
      <w:ins w:id="91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9" w:author="PR Preview" w:date="2026-01-01T00:00:00Z">
        <w:r>
          <w:t xml:space="preserve">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is the</w:t>
        </w:r>
      </w:ins>
      <w:ins w:id="922" w:author="PR Preview" w:date="2026-01-01T00:00:00Z">
        <w:r>
          <w:t xml:space="preserve"> </w:t>
        </w:r>
      </w:ins>
      <w:hyperlink r:id="rId67">
        <w:ins w:id="92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of</w:t>
        </w:r>
      </w:ins>
      <w:ins w:id="92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as an estimator of the</w:t>
        </w:r>
      </w:ins>
      <w:ins w:id="929" w:author="PR Preview" w:date="2026-01-01T00:00:00Z">
        <w:r>
          <w:t xml:space="preserve"> </w:t>
        </w:r>
      </w:ins>
      <w:hyperlink w:anchor="def-mean-function">
        <w:ins w:id="93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value</w:t>
        </w:r>
      </w:ins>
      <w:ins w:id="9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34" w:author="PR Preview" w:date="2026-01-01T00:00:00Z">
        <w:r>
          <w:t xml:space="preserve">:</w:t>
        </w:r>
      </w:ins>
    </w:p>
    <w:p>
      <w:pPr>
        <w:pStyle w:val="BodyText"/>
      </w:pPr>
      <w:bookmarkStart w:id="6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0" w:name="exm-prediction-bias"/>
    <w:p>
      <w:pPr>
        <w:pStyle w:val="BodyText"/>
      </w:pPr>
      <w:del w:id="935" w:author="PR Preview" w:date="2026-01-01T00:00:00Z">
        <w:r>
          <w:rPr>
            <w:b/>
            <w:bCs/>
          </w:rPr>
          <w:delText xml:space="preserve">Example 4 (Computing the bias of a prediction)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Suppose</w:delText>
        </w:r>
      </w:del>
      <w:del w:id="93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and the predictions</w:delText>
        </w:r>
      </w:del>
      <w:del w:id="942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943" w:author="PR Preview" w:date="2026-01-01T00:00:00Z">
        <w:r>
          <w:delText xml:space="preserve">,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over repeated training sets,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average</w:delText>
        </w:r>
      </w:del>
      <w:del w:id="948" w:author="PR Preview" w:date="2026-01-01T00:00:00Z">
        <w:r>
          <w:delText xml:space="preserve"> </w:delText>
        </w:r>
      </w:del>
      <m:oMath>
        <m:r>
          <m:t>11</m:t>
        </m:r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Then</w:delText>
        </w:r>
      </w:del>
    </w:p>
    <w:p>
      <w:pPr>
        <w:pStyle w:val="BodyText"/>
      </w:pPr>
      <w:ins w:id="952" w:author="PR Preview" w:date="2026-01-01T00:00:00Z">
        <w:r>
          <w:rPr>
            <w:b/>
            <w:bCs/>
          </w:rPr>
          <w:t xml:space="preserve">Example 5 (Computing the bias of a prediction)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Suppose</w:t>
        </w:r>
      </w:ins>
      <w:ins w:id="95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956" w:author="PR Preview" w:date="2026-01-01T00:00:00Z">
        <w:r>
          <w:t xml:space="preserve">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and the predictions</w:t>
        </w:r>
      </w:ins>
      <w:ins w:id="95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60" w:author="PR Preview" w:date="2026-01-01T00:00:00Z">
        <w:r>
          <w:t xml:space="preserve">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over repeated training sets,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average</w:t>
        </w:r>
      </w:ins>
      <w:ins w:id="965" w:author="PR Preview" w:date="2026-01-01T00:00:00Z">
        <w:r>
          <w:t xml:space="preserve"> </w:t>
        </w:r>
      </w:ins>
      <m:oMath>
        <m:r>
          <m:t>11</m:t>
        </m:r>
      </m:oMath>
      <w:ins w:id="966" w:author="PR Preview" w:date="2026-01-01T00:00:00Z">
        <w:r>
          <w:t xml:space="preserve">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0"/>
    <w:bookmarkStart w:id="7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1"/>
    <w:bookmarkStart w:id="7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2"/>
    <w:bookmarkStart w:id="7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3"/>
    <w:bookmarkStart w:id="7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7"/>
    <w:bookmarkStart w:id="7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8"/>
    <w:bookmarkStart w:id="8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1"/>
    <w:bookmarkStart w:id="8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4" w:name="def-irreducible-error"/>
    <w:p>
      <w:pPr>
        <w:pStyle w:val="FirstParagraph"/>
      </w:pPr>
      <w:del w:id="969" w:author="PR Preview" w:date="2026-01-01T00:00:00Z">
        <w:r>
          <w:rPr>
            <w:b/>
            <w:bCs/>
          </w:rPr>
          <w:delText xml:space="preserve">Definition 17 (Irreducible error)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In</w:delText>
        </w:r>
      </w:del>
      <w:del w:id="972" w:author="PR Preview" w:date="2026-01-01T00:00:00Z">
        <w:r>
          <w:delText xml:space="preserve"> </w:delText>
        </w:r>
      </w:del>
      <w:hyperlink w:anchor="thm-epe-decomposition">
        <w:del w:id="97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974" w:author="PR Preview" w:date="2026-01-01T00:00:00Z">
        <w:r>
          <w:delText xml:space="preserve">,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the term</w:delText>
        </w:r>
      </w:del>
      <w:del w:id="97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is the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rPr>
            <w:b/>
            <w:bCs/>
          </w:rPr>
          <w:delText xml:space="preserve">irreducible error</w:delText>
        </w:r>
      </w:del>
      <w:del w:id="982" w:author="PR Preview" w:date="2026-01-01T00:00:00Z">
        <w:r>
          <w:delText xml:space="preserve">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It does not depend on the fitting procedure</w:delText>
        </w:r>
      </w:del>
      <w:del w:id="985" w:author="PR Preview" w:date="2026-01-01T00:00:00Z">
        <w:r>
          <w:delText xml:space="preserve"> </w:delText>
        </w:r>
      </w:del>
      <m:oMath>
        <m:r>
          <m:t>g</m:t>
        </m:r>
      </m:oMath>
      <w:del w:id="986" w:author="PR Preview" w:date="2026-01-01T00:00:00Z">
        <w:r>
          <w:delText xml:space="preserve">,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so no choice of prediction can remove it.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The theorem concerns the single covariate value</w:delText>
        </w:r>
      </w:del>
      <w:del w:id="991" w:author="PR Preview" w:date="2026-01-01T00:00:00Z">
        <w:r>
          <w:delText xml:space="preserve"> </w:delText>
        </w:r>
      </w:del>
      <m:oMath>
        <m:r>
          <m:t>x</m:t>
        </m:r>
      </m:oMath>
      <w:del w:id="992" w:author="PR Preview" w:date="2026-01-01T00:00:00Z">
        <w:r>
          <w:delText xml:space="preserve">,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so</w:delText>
        </w:r>
      </w:del>
      <w:del w:id="99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may differ from one covariate value to another: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it does not assume constant noise variance across covariate values.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For example, in</w:delText>
        </w:r>
      </w:del>
      <w:del w:id="1002" w:author="PR Preview" w:date="2026-01-01T00:00:00Z">
        <w:r>
          <w:delText xml:space="preserve"> </w:delText>
        </w:r>
      </w:del>
      <w:hyperlink w:anchor="exr-epe-three-sources">
        <w:del w:id="1003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004" w:author="PR Preview" w:date="2026-01-01T00:00:00Z">
        <w:r>
          <w:delText xml:space="preserve">,</w:delText>
        </w:r>
      </w:del>
      <w:del w:id="100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006" w:author="PR Preview" w:date="2026-01-01T00:00:00Z">
        <w:r>
          <w:delText xml:space="preserve">,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so every prediction there has expected squared error at least</w:delText>
        </w:r>
      </w:del>
      <w:del w:id="1009" w:author="PR Preview" w:date="2026-01-01T00:00:00Z">
        <w:r>
          <w:delText xml:space="preserve"> </w:delText>
        </w:r>
      </w:del>
      <m:oMath>
        <m:r>
          <m:t>3</m:t>
        </m:r>
      </m:oMath>
      <w:del w:id="1010" w:author="PR Preview" w:date="2026-01-01T00:00:00Z">
        <w:r>
          <w:delText xml:space="preserve">.</w:delText>
        </w:r>
      </w:del>
    </w:p>
    <w:p>
      <w:pPr>
        <w:pStyle w:val="FirstParagraph"/>
      </w:pPr>
      <w:ins w:id="1011" w:author="PR Preview" w:date="2026-01-01T00:00:00Z">
        <w:r>
          <w:rPr>
            <w:b/>
            <w:bCs/>
          </w:rPr>
          <w:t xml:space="preserve">Definition 18 (Irreducible error)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In</w:t>
        </w:r>
      </w:ins>
      <w:ins w:id="1014" w:author="PR Preview" w:date="2026-01-01T00:00:00Z">
        <w:r>
          <w:t xml:space="preserve"> </w:t>
        </w:r>
      </w:ins>
      <w:hyperlink w:anchor="thm-epe-decomposition">
        <w:ins w:id="101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16" w:author="PR Preview" w:date="2026-01-01T00:00:00Z">
        <w:r>
          <w:t xml:space="preserve">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the term</w:t>
        </w:r>
      </w:ins>
      <w:ins w:id="101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the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rPr>
            <w:b/>
            <w:bCs/>
          </w:rPr>
          <w:t xml:space="preserve">irreducible error</w:t>
        </w:r>
      </w:ins>
      <w:ins w:id="1024" w:author="PR Preview" w:date="2026-01-01T00:00:00Z">
        <w:r>
          <w:t xml:space="preserve">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It does not depend on the fitting procedure</w:t>
        </w:r>
      </w:ins>
      <w:ins w:id="1027" w:author="PR Preview" w:date="2026-01-01T00:00:00Z">
        <w:r>
          <w:t xml:space="preserve"> </w:t>
        </w:r>
      </w:ins>
      <m:oMath>
        <m:r>
          <m:t>g</m:t>
        </m:r>
      </m:oMath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so no choice of prediction can remove it.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The theorem concerns the single covariate value</w:t>
        </w:r>
      </w:ins>
      <w:ins w:id="1033" w:author="PR Preview" w:date="2026-01-01T00:00:00Z">
        <w:r>
          <w:t xml:space="preserve"> </w:t>
        </w:r>
      </w:ins>
      <m:oMath>
        <m:r>
          <m:t>x</m:t>
        </m:r>
      </m:oMath>
      <w:ins w:id="1034" w:author="PR Preview" w:date="2026-01-01T00:00:00Z">
        <w:r>
          <w:t xml:space="preserve">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so</w:t>
        </w:r>
      </w:ins>
      <w:ins w:id="103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may differ from one covariate value to another: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it does not assume constant noise variance across covariate values.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For example, in</w:t>
        </w:r>
      </w:ins>
      <w:ins w:id="1044" w:author="PR Preview" w:date="2026-01-01T00:00:00Z">
        <w:r>
          <w:t xml:space="preserve"> </w:t>
        </w:r>
      </w:ins>
      <w:hyperlink w:anchor="exr-epe-three-sources">
        <w:ins w:id="1045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046" w:author="PR Preview" w:date="2026-01-01T00:00:00Z">
        <w:r>
          <w:t xml:space="preserve">,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so every prediction there has expected squared error at least</w:t>
        </w:r>
      </w:ins>
      <w:ins w:id="1051" w:author="PR Preview" w:date="2026-01-01T00:00:00Z">
        <w:r>
          <w:t xml:space="preserve"> </w:t>
        </w:r>
      </w:ins>
      <m:oMath>
        <m:r>
          <m:t>3</m:t>
        </m:r>
      </m:oMath>
      <w:ins w:id="1052" w:author="PR Preview" w:date="2026-01-01T00:00:00Z">
        <w:r>
          <w:t xml:space="preserve">.</w:t>
        </w:r>
      </w:ins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7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6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7"/>
    <w:bookmarkStart w:id="89" w:name="def-flexibility"/>
    <w:p>
      <w:pPr>
        <w:pStyle w:val="BodyText"/>
      </w:pPr>
      <w:del w:id="1053" w:author="PR Preview" w:date="2026-01-01T00:00:00Z">
        <w:r>
          <w:rPr>
            <w:b/>
            <w:bCs/>
          </w:rPr>
          <w:delText xml:space="preserve">Definition 18 (Flexibility)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Let</w:delText>
        </w:r>
      </w:del>
      <w:del w:id="10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and</w:delText>
        </w:r>
      </w:del>
      <w:del w:id="10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be</w:delText>
        </w:r>
      </w:del>
      <w:del w:id="1062" w:author="PR Preview" w:date="2026-01-01T00:00:00Z">
        <w:r>
          <w:delText xml:space="preserve"> </w:delText>
        </w:r>
      </w:del>
      <w:hyperlink w:anchor="def-fitting-procedure">
        <w:del w:id="106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that each choose, by least squares,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a</w:delText>
        </w:r>
      </w:del>
      <w:del w:id="1068" w:author="PR Preview" w:date="2026-01-01T00:00:00Z">
        <w:r>
          <w:delText xml:space="preserve"> </w:delText>
        </w:r>
      </w:del>
      <w:hyperlink w:anchor="def-prediction-rule">
        <w:del w:id="106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from a set of candidate functions,</w:delText>
        </w:r>
      </w:del>
      <w:del w:id="10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and</w:delText>
        </w:r>
      </w:del>
      <w:del w:id="10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respectively.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The procedure</w:delText>
        </w:r>
      </w:del>
      <w:del w:id="108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is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rPr>
            <w:b/>
            <w:bCs/>
          </w:rPr>
          <w:delText xml:space="preserve">at least as flexible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as</w:delText>
        </w:r>
      </w:del>
      <w:del w:id="10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if every candidate of</w:delText>
        </w:r>
      </w:del>
      <w:del w:id="10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is also a candidate of</w:delText>
        </w:r>
      </w:del>
      <w:del w:id="10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094" w:author="PR Preview" w:date="2026-01-01T00:00:00Z">
        <w:r>
          <w:delText xml:space="preserve">:</w:delText>
        </w:r>
      </w:del>
    </w:p>
    <w:p>
      <w:pPr>
        <w:pStyle w:val="BodyText"/>
      </w:pPr>
      <w:ins w:id="1095" w:author="PR Preview" w:date="2026-01-01T00:00:00Z">
        <w:r>
          <w:rPr>
            <w:b/>
            <w:bCs/>
          </w:rPr>
          <w:t xml:space="preserve">Definition 19 (Flexibility)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Let</w:t>
        </w:r>
      </w:ins>
      <w:ins w:id="109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and</w:t>
        </w:r>
      </w:ins>
      <w:ins w:id="11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be</w:t>
        </w:r>
      </w:ins>
      <w:ins w:id="1104" w:author="PR Preview" w:date="2026-01-01T00:00:00Z">
        <w:r>
          <w:t xml:space="preserve"> </w:t>
        </w:r>
      </w:ins>
      <w:hyperlink w:anchor="def-fitting-procedure">
        <w:ins w:id="110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that each choose, by least squares,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a</w:t>
        </w:r>
      </w:ins>
      <w:ins w:id="1110" w:author="PR Preview" w:date="2026-01-01T00:00:00Z">
        <w:r>
          <w:t xml:space="preserve"> </w:t>
        </w:r>
      </w:ins>
      <w:hyperlink w:anchor="def-prediction-rule">
        <w:ins w:id="111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from a set of candidate functions,</w:t>
        </w:r>
      </w:ins>
      <w:ins w:id="11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and</w:t>
        </w:r>
      </w:ins>
      <w:ins w:id="11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respectively.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The procedure</w:t>
        </w:r>
      </w:ins>
      <w:ins w:id="112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is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rPr>
            <w:b/>
            <w:bCs/>
          </w:rPr>
          <w:t xml:space="preserve">at least as flexible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as</w:t>
        </w:r>
      </w:ins>
      <w:ins w:id="11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if every candidate of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is also a candidate of</w:t>
        </w:r>
      </w:ins>
      <w:ins w:id="113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136" w:author="PR Preview" w:date="2026-01-01T00:00:00Z">
        <w:r>
          <w:t xml:space="preserve">:</w:t>
        </w:r>
      </w:ins>
    </w:p>
    <w:p>
      <w:pPr>
        <w:pStyle w:val="BodyText"/>
      </w:pPr>
      <w:bookmarkStart w:id="88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0"/>
    <w:bookmarkStart w:id="91" w:name="rem-flexibility"/>
    <w:p>
      <w:pPr>
        <w:pStyle w:val="BodyText"/>
      </w:pPr>
      <w:del w:id="1137" w:author="PR Preview" w:date="2026-01-01T00:00:00Z">
        <w:r>
          <w:rPr>
            <w:i/>
            <w:iCs/>
          </w:rPr>
          <w:delText xml:space="preserve">Remark 11</w:delText>
        </w:r>
      </w:del>
      <w:del w:id="1138" w:author="PR Preview" w:date="2026-01-01T00:00:00Z">
        <w:r>
          <w:delText xml:space="preserve"> (Polynomial degree orders flexibility). </w:delText>
        </w:r>
      </w:del>
      <w:del w:id="1139" w:author="PR Preview" w:date="2026-01-01T00:00:00Z">
        <w:r>
          <w:delText xml:space="preserve">Least-squares polynomial fits are ordered by degree: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a polynomial of degree</w:delText>
        </w:r>
      </w:del>
      <w:del w:id="1142" w:author="PR Preview" w:date="2026-01-01T00:00:00Z">
        <w:r>
          <w:delText xml:space="preserve"> </w:delText>
        </w:r>
      </w:del>
      <m:oMath>
        <m:r>
          <m:t>d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is also a polynomial of degree</w:delText>
        </w:r>
      </w:del>
      <w:del w:id="114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whose coefficient of</w:delText>
        </w:r>
      </w:del>
      <w:del w:id="114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is zero,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so the fit of degree</w:delText>
        </w:r>
      </w:del>
      <w:del w:id="115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is</w:delText>
        </w:r>
      </w:del>
      <w:del w:id="1156" w:author="PR Preview" w:date="2026-01-01T00:00:00Z">
        <w:r>
          <w:delText xml:space="preserve"> </w:delText>
        </w:r>
      </w:del>
      <w:hyperlink w:anchor="def-flexibility">
        <w:del w:id="115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as the fit of degree</w:delText>
        </w:r>
      </w:del>
      <w:del w:id="1160" w:author="PR Preview" w:date="2026-01-01T00:00:00Z">
        <w:r>
          <w:delText xml:space="preserve"> </w:delText>
        </w:r>
      </w:del>
      <m:oMath>
        <m:r>
          <m:t>d</m:t>
        </m:r>
      </m:oMath>
      <w:del w:id="1161" w:author="PR Preview" w:date="2026-01-01T00:00:00Z">
        <w:r>
          <w:delText xml:space="preserve">.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 four fits of</w:delText>
        </w:r>
      </w:del>
      <w:del w:id="1164" w:author="PR Preview" w:date="2026-01-01T00:00:00Z">
        <w:r>
          <w:delText xml:space="preserve"> </w:delText>
        </w:r>
      </w:del>
      <w:hyperlink w:anchor="exr-overfitting">
        <w:del w:id="116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are ordered this way.</w:delText>
        </w:r>
      </w:del>
      <w:del w:id="1168" w:author="PR Preview" w:date="2026-01-01T00:00:00Z">
        <w:r>
          <w:delText xml:space="preserve"> </w:delText>
        </w:r>
      </w:del>
      <w:hyperlink w:anchor="def-flexibility">
        <w:del w:id="116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is narrower than the informal use of the word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in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James et al. (2021, sec. 2.1.3)</w:delText>
        </w:r>
      </w:del>
      <w:del w:id="1176" w:author="PR Preview" w:date="2026-01-01T00:00:00Z">
        <w:r>
          <w:delText xml:space="preserve">: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it orders only procedures whose candidate sets are nested.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Other procedures can be compared by other measures,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such as the effective number of parameters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(Hastie et al. 2009, sec. 7.6)</w:delText>
        </w:r>
      </w:del>
      <w:del w:id="1185" w:author="PR Preview" w:date="2026-01-01T00:00:00Z">
        <w:r>
          <w:delText xml:space="preserve">.</w:delText>
        </w:r>
      </w:del>
    </w:p>
    <w:p>
      <w:pPr>
        <w:pStyle w:val="BodyText"/>
      </w:pPr>
      <w:del w:id="1186" w:author="PR Preview" w:date="2026-01-01T00:00:00Z">
        <w:r>
          <w:rPr>
            <w:b/>
            <w:bCs/>
          </w:rPr>
          <w:delText xml:space="preserve">Definition 19 (Bias–variance trade-off)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Let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be</w:delText>
        </w:r>
      </w:del>
      <w:del w:id="1192" w:author="PR Preview" w:date="2026-01-01T00:00:00Z">
        <w:r>
          <w:delText xml:space="preserve"> </w:delText>
        </w:r>
      </w:del>
      <w:hyperlink w:anchor="def-fitting-procedure">
        <w:del w:id="119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each</w:delText>
        </w:r>
      </w:del>
      <w:del w:id="1197" w:author="PR Preview" w:date="2026-01-01T00:00:00Z">
        <w:r>
          <w:delText xml:space="preserve"> </w:delText>
        </w:r>
      </w:del>
      <w:hyperlink w:anchor="def-flexibility">
        <w:del w:id="119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as the one before,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 let</w:delText>
        </w:r>
      </w:del>
      <w:del w:id="12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be a random</w:delText>
        </w:r>
      </w:del>
      <w:del w:id="1206" w:author="PR Preview" w:date="2026-01-01T00:00:00Z">
        <w:r>
          <w:delText xml:space="preserve"> </w:delText>
        </w:r>
      </w:del>
      <w:hyperlink w:anchor="def-training-set">
        <w:del w:id="120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08" w:author="PR Preview" w:date="2026-01-01T00:00:00Z">
        <w:r>
          <w:delText xml:space="preserve">.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At a covariate value</w:delText>
        </w:r>
      </w:del>
      <w:del w:id="1211" w:author="PR Preview" w:date="2026-01-01T00:00:00Z">
        <w:r>
          <w:delText xml:space="preserve"> </w:delText>
        </w:r>
      </w:del>
      <m:oMath>
        <m:r>
          <m:t>x</m:t>
        </m:r>
      </m:oMath>
      <w:del w:id="1212" w:author="PR Preview" w:date="2026-01-01T00:00:00Z">
        <w:r>
          <w:delText xml:space="preserve">,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with</w:delText>
        </w:r>
      </w:del>
      <w:del w:id="1215" w:author="PR Preview" w:date="2026-01-01T00:00:00Z">
        <w:r>
          <w:delText xml:space="preserve"> </w:delText>
        </w:r>
      </w:del>
      <m:oMath>
        <m:r>
          <m:t>μ</m:t>
        </m:r>
      </m:oMath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the</w:delText>
        </w:r>
      </w:del>
      <w:del w:id="1218" w:author="PR Preview" w:date="2026-01-01T00:00:00Z">
        <w:r>
          <w:delText xml:space="preserve"> </w:delText>
        </w:r>
      </w:del>
      <w:hyperlink w:anchor="def-mean-function">
        <w:del w:id="121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220" w:author="PR Preview" w:date="2026-01-01T00:00:00Z">
        <w:r>
          <w:delText xml:space="preserve">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there is a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rPr>
            <w:b/>
            <w:bCs/>
          </w:rPr>
          <w:delText xml:space="preserve">bias–variance trade-off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among them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when, from each procedure to the next,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the squared</w:delText>
        </w:r>
      </w:del>
      <w:del w:id="1231" w:author="PR Preview" w:date="2026-01-01T00:00:00Z">
        <w:r>
          <w:delText xml:space="preserve"> </w:delText>
        </w:r>
      </w:del>
      <w:hyperlink w:anchor="def-prediction-bias">
        <w:del w:id="123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of the prediction, as a prediction of</w:delText>
        </w:r>
      </w:del>
      <w:del w:id="123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36" w:author="PR Preview" w:date="2026-01-01T00:00:00Z">
        <w:r>
          <w:delText xml:space="preserve">, does not rise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and its</w:delText>
        </w:r>
      </w:del>
      <w:del w:id="1239" w:author="PR Preview" w:date="2026-01-01T00:00:00Z">
        <w:r>
          <w:delText xml:space="preserve"> </w:delText>
        </w:r>
      </w:del>
      <w:hyperlink r:id="rId79">
        <w:del w:id="124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does not fall:</w:delText>
        </w:r>
      </w:del>
    </w:p>
    <w:p>
      <w:pPr>
        <w:pStyle w:val="BodyText"/>
      </w:pPr>
      <w:ins w:id="1243" w:author="PR Preview" w:date="2026-01-01T00:00:00Z">
        <w:r>
          <w:rPr>
            <w:i/>
            <w:iCs/>
          </w:rPr>
          <w:t xml:space="preserve">Remark 11</w:t>
        </w:r>
      </w:ins>
      <w:ins w:id="1244" w:author="PR Preview" w:date="2026-01-01T00:00:00Z">
        <w:r>
          <w:t xml:space="preserve"> (Polynomial degree orders flexibility). </w:t>
        </w:r>
      </w:ins>
      <w:ins w:id="1245" w:author="PR Preview" w:date="2026-01-01T00:00:00Z">
        <w:r>
          <w:t xml:space="preserve">Least-squares polynomial fits are ordered by degree: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a polynomial of degree</w:t>
        </w:r>
      </w:ins>
      <w:ins w:id="1248" w:author="PR Preview" w:date="2026-01-01T00:00:00Z">
        <w:r>
          <w:t xml:space="preserve"> </w:t>
        </w:r>
      </w:ins>
      <m:oMath>
        <m:r>
          <m:t>d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 also a polynomial of degree</w:t>
        </w:r>
      </w:ins>
      <w:ins w:id="125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whose coefficient of</w:t>
        </w:r>
      </w:ins>
      <w:ins w:id="125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is zero,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so the fit of degree</w:t>
        </w:r>
      </w:ins>
      <w:ins w:id="125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</w:t>
        </w:r>
      </w:ins>
      <w:ins w:id="1262" w:author="PR Preview" w:date="2026-01-01T00:00:00Z">
        <w:r>
          <w:t xml:space="preserve"> </w:t>
        </w:r>
      </w:ins>
      <w:hyperlink w:anchor="def-flexibility">
        <w:ins w:id="126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as the fit of degree</w:t>
        </w:r>
      </w:ins>
      <w:ins w:id="1266" w:author="PR Preview" w:date="2026-01-01T00:00:00Z">
        <w:r>
          <w:t xml:space="preserve"> </w:t>
        </w:r>
      </w:ins>
      <m:oMath>
        <m:r>
          <m:t>d</m:t>
        </m:r>
      </m:oMath>
      <w:ins w:id="1267" w:author="PR Preview" w:date="2026-01-01T00:00:00Z">
        <w:r>
          <w:t xml:space="preserve">.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The four fits of</w:t>
        </w:r>
      </w:ins>
      <w:ins w:id="1270" w:author="PR Preview" w:date="2026-01-01T00:00:00Z">
        <w:r>
          <w:t xml:space="preserve"> </w:t>
        </w:r>
      </w:ins>
      <w:hyperlink w:anchor="exr-overfitting">
        <w:ins w:id="12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are ordered this way.</w:t>
        </w:r>
      </w:ins>
      <w:ins w:id="1274" w:author="PR Preview" w:date="2026-01-01T00:00:00Z">
        <w:r>
          <w:t xml:space="preserve"> </w:t>
        </w:r>
      </w:ins>
      <w:hyperlink w:anchor="def-flexibility">
        <w:ins w:id="127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is narrower than the informal use of the word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in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James et al. (2021, sec. 2.1.3)</w:t>
        </w:r>
      </w:ins>
      <w:ins w:id="1282" w:author="PR Preview" w:date="2026-01-01T00:00:00Z">
        <w:r>
          <w:t xml:space="preserve">: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it orders only procedures whose candidate sets are nested.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Other procedures can be compared by other measures,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such as the effective number of parameters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(Hastie et al. 2009, sec. 7.6)</w:t>
        </w:r>
      </w:ins>
      <w:ins w:id="1291" w:author="PR Preview" w:date="2026-01-01T00:00:00Z">
        <w:r>
          <w:t xml:space="preserve">.</w:t>
        </w:r>
      </w:ins>
    </w:p>
    <w:bookmarkEnd w:id="91"/>
    <w:bookmarkStart w:id="93" w:name="def-bias-variance-tradeoff"/>
    <w:p>
      <w:pPr>
        <w:pStyle w:val="BodyText"/>
      </w:pPr>
      <w:ins w:id="1292" w:author="PR Preview" w:date="2026-01-01T00:00:00Z">
        <w:r>
          <w:rPr>
            <w:b/>
            <w:bCs/>
          </w:rPr>
          <w:t xml:space="preserve">Definition 20 (Bias–variance trade-off)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Let</w:t>
        </w:r>
      </w:ins>
      <w:ins w:id="12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be</w:t>
        </w:r>
      </w:ins>
      <w:ins w:id="1298" w:author="PR Preview" w:date="2026-01-01T00:00:00Z">
        <w:r>
          <w:t xml:space="preserve"> </w:t>
        </w:r>
      </w:ins>
      <w:hyperlink w:anchor="def-fitting-procedure">
        <w:ins w:id="129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300" w:author="PR Preview" w:date="2026-01-01T00:00:00Z">
        <w:r>
          <w:t xml:space="preserve">,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each</w:t>
        </w:r>
      </w:ins>
      <w:ins w:id="1303" w:author="PR Preview" w:date="2026-01-01T00:00:00Z">
        <w:r>
          <w:t xml:space="preserve"> </w:t>
        </w:r>
      </w:ins>
      <w:hyperlink w:anchor="def-flexibility">
        <w:ins w:id="130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as the one before,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and let</w:t>
        </w:r>
      </w:ins>
      <w:ins w:id="13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be a random</w:t>
        </w:r>
      </w:ins>
      <w:ins w:id="1312" w:author="PR Preview" w:date="2026-01-01T00:00:00Z">
        <w:r>
          <w:t xml:space="preserve"> </w:t>
        </w:r>
      </w:ins>
      <w:hyperlink w:anchor="def-training-set">
        <w:ins w:id="13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14" w:author="PR Preview" w:date="2026-01-01T00:00:00Z">
        <w:r>
          <w:t xml:space="preserve">.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At a covariate value</w:t>
        </w:r>
      </w:ins>
      <w:ins w:id="1317" w:author="PR Preview" w:date="2026-01-01T00:00:00Z">
        <w:r>
          <w:t xml:space="preserve"> </w:t>
        </w:r>
      </w:ins>
      <m:oMath>
        <m:r>
          <m:t>x</m:t>
        </m:r>
      </m:oMath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with</w:t>
        </w:r>
      </w:ins>
      <w:ins w:id="1321" w:author="PR Preview" w:date="2026-01-01T00:00:00Z">
        <w:r>
          <w:t xml:space="preserve"> </w:t>
        </w:r>
      </w:ins>
      <m:oMath>
        <m:r>
          <m:t>μ</m:t>
        </m:r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the</w:t>
        </w:r>
      </w:ins>
      <w:ins w:id="1324" w:author="PR Preview" w:date="2026-01-01T00:00:00Z">
        <w:r>
          <w:t xml:space="preserve"> </w:t>
        </w:r>
      </w:ins>
      <w:hyperlink w:anchor="def-mean-function">
        <w:ins w:id="132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326" w:author="PR Preview" w:date="2026-01-01T00:00:00Z">
        <w:r>
          <w:t xml:space="preserve">,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there is a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rPr>
            <w:b/>
            <w:bCs/>
          </w:rPr>
          <w:t xml:space="preserve">bias–variance trade-off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among them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when, from each procedure to the next,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the squared</w:t>
        </w:r>
      </w:ins>
      <w:ins w:id="1337" w:author="PR Preview" w:date="2026-01-01T00:00:00Z">
        <w:r>
          <w:t xml:space="preserve"> </w:t>
        </w:r>
      </w:ins>
      <w:hyperlink w:anchor="def-prediction-bias">
        <w:ins w:id="133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of the prediction, as a prediction of</w:t>
        </w:r>
      </w:ins>
      <w:ins w:id="134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42" w:author="PR Preview" w:date="2026-01-01T00:00:00Z">
        <w:r>
          <w:t xml:space="preserve">, does not rise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and its</w:t>
        </w:r>
      </w:ins>
      <w:ins w:id="1345" w:author="PR Preview" w:date="2026-01-01T00:00:00Z">
        <w:r>
          <w:t xml:space="preserve"> </w:t>
        </w:r>
      </w:ins>
      <w:hyperlink r:id="rId79">
        <w:ins w:id="134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does not fall:</w:t>
        </w:r>
      </w:ins>
    </w:p>
    <w:p>
      <w:pPr>
        <w:pStyle w:val="BodyText"/>
      </w:pPr>
      <w:bookmarkStart w:id="92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del w:id="1349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A</w:delText>
        </w:r>
      </w:del>
      <w:del w:id="1352" w:author="PR Preview" w:date="2026-01-01T00:00:00Z">
        <w:r>
          <w:delText xml:space="preserve"> </w:delText>
        </w:r>
      </w:del>
      <w:hyperlink w:anchor="def-prediction-rule">
        <w:del w:id="135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is fitted to a</w:delText>
        </w:r>
      </w:del>
      <w:del w:id="1357" w:author="PR Preview" w:date="2026-01-01T00:00:00Z">
        <w:r>
          <w:delText xml:space="preserve"> </w:delText>
        </w:r>
      </w:del>
      <w:hyperlink w:anchor="def-training-set">
        <w:del w:id="135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60" w:author="PR Preview" w:date="2026-01-01T00:00:00Z">
        <w:r>
          <w:delText xml:space="preserve">.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A</w:delText>
        </w:r>
      </w:del>
      <w:del w:id="1363" w:author="PR Preview" w:date="2026-01-01T00:00:00Z">
        <w:r>
          <w:delText xml:space="preserve"> </w:delText>
        </w:r>
      </w:del>
      <w:hyperlink w:anchor="def-held-out-set">
        <w:del w:id="136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of</w:delText>
        </w:r>
      </w:del>
      <w:del w:id="1367" w:author="PR Preview" w:date="2026-01-01T00:00:00Z">
        <w:r>
          <w:delText xml:space="preserve"> </w:delText>
        </w:r>
      </w:del>
      <m:oMath>
        <m:r>
          <m:t>m</m:t>
        </m:r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observations</w:delText>
        </w:r>
      </w:del>
      <w:del w:id="13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is drawn from the same population as the new observation</w:delText>
        </w:r>
      </w:del>
      <w:del w:id="13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of</w:delText>
        </w:r>
      </w:del>
      <w:del w:id="1376" w:author="PR Preview" w:date="2026-01-01T00:00:00Z">
        <w:r>
          <w:delText xml:space="preserve"> </w:delText>
        </w:r>
      </w:del>
      <w:hyperlink w:anchor="def-generalization-error">
        <w:del w:id="137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378" w:author="PR Preview" w:date="2026-01-01T00:00:00Z">
        <w:r>
          <w:delText xml:space="preserve">,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each independently of</w:delText>
        </w:r>
      </w:del>
      <w:del w:id="13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82" w:author="PR Preview" w:date="2026-01-01T00:00:00Z">
        <w:r>
          <w:delText xml:space="preserve">.</w:delText>
        </w:r>
      </w:del>
    </w:p>
    <w:p>
      <w:pPr>
        <w:pStyle w:val="BodyText"/>
      </w:pPr>
      <w:ins w:id="1383" w:author="PR Preview" w:date="2026-01-01T00:00:00Z">
        <w:r>
          <w:rPr>
            <w:b/>
            <w:bCs/>
          </w:rPr>
          <w:t xml:space="preserve">Exercise 7 (Held-out predictions and the generalization error)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</w:t>
        </w:r>
      </w:ins>
      <w:ins w:id="1386" w:author="PR Preview" w:date="2026-01-01T00:00:00Z">
        <w:r>
          <w:t xml:space="preserve"> </w:t>
        </w:r>
      </w:ins>
      <w:hyperlink w:anchor="def-prediction-rule">
        <w:ins w:id="138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8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is fitted to a</w:t>
        </w:r>
      </w:ins>
      <w:ins w:id="1391" w:author="PR Preview" w:date="2026-01-01T00:00:00Z">
        <w:r>
          <w:t xml:space="preserve"> </w:t>
        </w:r>
      </w:ins>
      <w:hyperlink w:anchor="def-training-set">
        <w:ins w:id="13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94" w:author="PR Preview" w:date="2026-01-01T00:00:00Z">
        <w:r>
          <w:t xml:space="preserve">.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A</w:t>
        </w:r>
      </w:ins>
      <w:ins w:id="1397" w:author="PR Preview" w:date="2026-01-01T00:00:00Z">
        <w:r>
          <w:t xml:space="preserve"> </w:t>
        </w:r>
      </w:ins>
      <w:hyperlink w:anchor="def-held-out-set">
        <w:ins w:id="139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of</w:t>
        </w:r>
      </w:ins>
      <w:ins w:id="1401" w:author="PR Preview" w:date="2026-01-01T00:00:00Z">
        <w:r>
          <w:t xml:space="preserve"> </w:t>
        </w:r>
      </w:ins>
      <m:oMath>
        <m:r>
          <m:t>m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observations</w:t>
        </w:r>
      </w:ins>
      <w:ins w:id="14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is drawn from the same population as the new observation</w:t>
        </w:r>
      </w:ins>
      <w:ins w:id="14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of</w:t>
        </w:r>
      </w:ins>
      <w:ins w:id="1410" w:author="PR Preview" w:date="2026-01-01T00:00:00Z">
        <w:r>
          <w:t xml:space="preserve"> </w:t>
        </w:r>
      </w:ins>
      <w:hyperlink w:anchor="def-generalization-error">
        <w:ins w:id="141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412" w:author="PR Preview" w:date="2026-01-01T00:00:00Z">
        <w:r>
          <w:t xml:space="preserve">,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each independently of</w:t>
        </w:r>
      </w:ins>
      <w:ins w:id="14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16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del w:id="1417" w:author="PR Preview" w:date="2026-01-01T00:00:00Z">
        <w:r>
          <w:rPr>
            <w:b/>
            <w:bCs/>
          </w:rPr>
          <w:delText xml:space="preserve">Example 5 (Training error and generalization error by degree)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Real data never reveal</w:delText>
        </w:r>
      </w:del>
      <w:del w:id="142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21" w:author="PR Preview" w:date="2026-01-01T00:00:00Z">
        <w:r>
          <w:delText xml:space="preserve">,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but a simulation can,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because it can draw as many new observations as we like.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Here the population is known:</w:delText>
        </w:r>
      </w:del>
      <w:del w:id="142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and</w:delText>
        </w:r>
      </w:del>
      <w:del w:id="143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432" w:author="PR Preview" w:date="2026-01-01T00:00:00Z">
        <w:r>
          <w:delText xml:space="preserve">,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with</w:delText>
        </w:r>
      </w:del>
      <w:del w:id="143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436" w:author="PR Preview" w:date="2026-01-01T00:00:00Z">
        <w:r>
          <w:delText xml:space="preserve">.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We draw one training set of</w:delText>
        </w:r>
      </w:del>
      <w:del w:id="14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observations,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fit a polynomial in</w:delText>
        </w:r>
      </w:del>
      <w:del w:id="1444" w:author="PR Preview" w:date="2026-01-01T00:00:00Z">
        <w:r>
          <w:delText xml:space="preserve"> </w:delText>
        </w:r>
      </w:del>
      <m:oMath>
        <m:r>
          <m:t>x</m:t>
        </m:r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of each degree from 1 to 10 by least squares,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and score each fit on the training set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on</w:delText>
        </w:r>
      </w:del>
      <w:del w:id="1451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new observations.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By</w:delText>
        </w:r>
      </w:del>
      <w:del w:id="1456" w:author="PR Preview" w:date="2026-01-01T00:00:00Z">
        <w:r>
          <w:delText xml:space="preserve"> </w:delText>
        </w:r>
      </w:del>
      <w:hyperlink w:anchor="thm-held-out-unbiased">
        <w:del w:id="145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458" w:author="PR Preview" w:date="2026-01-01T00:00:00Z">
        <w:r>
          <w:delText xml:space="preserve">,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the second score has expectation</w:delText>
        </w:r>
      </w:del>
      <w:del w:id="146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given the training set,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and with</w:delText>
        </w:r>
      </w:del>
      <w:del w:id="1466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Example 6 (Training error and generalization error by degree)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Real data never reveal</w:t>
        </w:r>
      </w:ins>
      <w:ins w:id="147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73" w:author="PR Preview" w:date="2026-01-01T00:00:00Z">
        <w:r>
          <w:t xml:space="preserve">,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but a simulation can,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because it can draw as many new observations as we like.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Here the population is known:</w:t>
        </w:r>
      </w:ins>
      <w:ins w:id="14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and</w:t>
        </w:r>
      </w:ins>
      <w:ins w:id="148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484" w:author="PR Preview" w:date="2026-01-01T00:00:00Z">
        <w:r>
          <w:t xml:space="preserve">,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with</w:t>
        </w:r>
      </w:ins>
      <w:ins w:id="148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488" w:author="PR Preview" w:date="2026-01-01T00:00:00Z">
        <w:r>
          <w:t xml:space="preserve">.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We draw one training set of</w:t>
        </w:r>
      </w:ins>
      <w:ins w:id="14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observations,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fit a polynomial in</w:t>
        </w:r>
      </w:ins>
      <w:ins w:id="1496" w:author="PR Preview" w:date="2026-01-01T00:00:00Z">
        <w:r>
          <w:t xml:space="preserve"> </w:t>
        </w:r>
      </w:ins>
      <m:oMath>
        <m:r>
          <m:t>x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of each degree from 1 to 10 by least squares,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and score each fit on the training set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and on</w:t>
        </w:r>
      </w:ins>
      <w:ins w:id="150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new observations.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By</w:t>
        </w:r>
      </w:ins>
      <w:ins w:id="1508" w:author="PR Preview" w:date="2026-01-01T00:00:00Z">
        <w:r>
          <w:t xml:space="preserve"> </w:t>
        </w:r>
      </w:ins>
      <w:hyperlink w:anchor="thm-held-out-unbiased">
        <w:ins w:id="150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10" w:author="PR Preview" w:date="2026-01-01T00:00:00Z">
        <w:r>
          <w:t xml:space="preserve">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the second score has expectation</w:t>
        </w:r>
      </w:ins>
      <w:ins w:id="15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given the training set,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and with</w:t>
        </w:r>
      </w:ins>
      <w:ins w:id="151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52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09" w:name="def-data-splits"/>
    <w:p>
      <w:pPr>
        <w:pStyle w:val="BodyText"/>
      </w:pPr>
      <w:del w:id="1521" w:author="PR Preview" w:date="2026-01-01T00:00:00Z">
        <w:r>
          <w:rPr>
            <w:b/>
            <w:bCs/>
          </w:rPr>
          <w:delText xml:space="preserve">Definition 20 (Training/validation/test split)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A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divides the observations</w:delText>
        </w:r>
      </w:del>
      <w:del w:id="15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of a data set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into three disjoint sets of indices,</w:delText>
        </w:r>
      </w:del>
      <w:del w:id="153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34" w:author="PR Preview" w:date="2026-01-01T00:00:00Z">
        <w:r>
          <w:delText xml:space="preserve">,</w:delText>
        </w:r>
      </w:del>
      <w:del w:id="153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</w:delText>
        </w:r>
      </w:del>
      <w:del w:id="15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539" w:author="PR Preview" w:date="2026-01-01T00:00:00Z">
        <w:r>
          <w:delText xml:space="preserve">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and takes the observations in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as the</w:delText>
        </w:r>
      </w:del>
      <w:del w:id="1545" w:author="PR Preview" w:date="2026-01-01T00:00:00Z">
        <w:r>
          <w:delText xml:space="preserve"> </w:delText>
        </w:r>
      </w:del>
      <w:hyperlink w:anchor="def-training-set">
        <w:del w:id="15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47" w:author="PR Preview" w:date="2026-01-01T00:00:00Z">
        <w:r>
          <w:delText xml:space="preserve">:</w:delText>
        </w:r>
      </w:del>
    </w:p>
    <w:p>
      <w:pPr>
        <w:pStyle w:val="BodyText"/>
      </w:pPr>
      <w:ins w:id="1548" w:author="PR Preview" w:date="2026-01-01T00:00:00Z">
        <w:r>
          <w:rPr>
            <w:b/>
            <w:bCs/>
          </w:rPr>
          <w:t xml:space="preserve">Definition 21 (Training/validation/test split)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A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rPr>
            <w:b/>
            <w:bCs/>
          </w:rPr>
          <w:t xml:space="preserve">training/validation/test split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divides the observations</w:t>
        </w:r>
      </w:ins>
      <w:ins w:id="15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of a data set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into three disjoint sets of indices,</w:t>
        </w:r>
      </w:ins>
      <w:ins w:id="156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61" w:author="PR Preview" w:date="2026-01-01T00:00:00Z">
        <w:r>
          <w:t xml:space="preserve">,</w:t>
        </w:r>
      </w:ins>
      <w:ins w:id="156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and</w:t>
        </w:r>
      </w:ins>
      <w:ins w:id="156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566" w:author="PR Preview" w:date="2026-01-01T00:00:00Z">
        <w:r>
          <w:t xml:space="preserve">,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and takes the observations in</w:t>
        </w:r>
      </w:ins>
      <w:ins w:id="156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as the</w:t>
        </w:r>
      </w:ins>
      <w:ins w:id="1572" w:author="PR Preview" w:date="2026-01-01T00:00:00Z">
        <w:r>
          <w:t xml:space="preserve"> </w:t>
        </w:r>
      </w:ins>
      <w:hyperlink w:anchor="def-training-set">
        <w:ins w:id="157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74" w:author="PR Preview" w:date="2026-01-01T00:00:00Z">
        <w:r>
          <w:t xml:space="preserve">:</w:t>
        </w:r>
      </w:ins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del w:id="1575" w:author="PR Preview" w:date="2026-01-01T00:00:00Z">
        <w:r>
          <w:rPr>
            <w:b/>
            <w:bCs/>
          </w:rPr>
          <w:delText xml:space="preserve">Example 6 (Split sizes for 32 cars)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In</w:delText>
        </w:r>
      </w:del>
      <w:del w:id="1578" w:author="PR Preview" w:date="2026-01-01T00:00:00Z">
        <w:r>
          <w:delText xml:space="preserve"> </w:delText>
        </w:r>
      </w:del>
      <w:hyperlink w:anchor="exr-data-splits">
        <w:del w:id="1579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580" w:author="PR Preview" w:date="2026-01-01T00:00:00Z">
        <w:r>
          <w:delText xml:space="preserve">,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a rule of 60% / 20% / 20% on</w:delText>
        </w:r>
      </w:del>
      <w:del w:id="158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cars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gives sets of 19, 6, and 7 cars,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1590" w:author="PR Preview" w:date="2026-01-01T00:00:00Z">
        <w:r>
          <w:rPr>
            <w:b/>
            <w:bCs/>
          </w:rPr>
          <w:delText xml:space="preserve">Definition 21 (Tuning parameter)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A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rPr>
            <w:b/>
            <w:bCs/>
          </w:rPr>
          <w:delText xml:space="preserve">tuning parameter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of a</w:delText>
        </w:r>
      </w:del>
      <w:del w:id="1597" w:author="PR Preview" w:date="2026-01-01T00:00:00Z">
        <w:r>
          <w:delText xml:space="preserve"> </w:delText>
        </w:r>
      </w:del>
      <w:hyperlink w:anchor="def-fitting-procedure">
        <w:del w:id="159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is a setting</w:delText>
        </w:r>
      </w:del>
      <w:del w:id="1601" w:author="PR Preview" w:date="2026-01-01T00:00:00Z">
        <w:r>
          <w:delText xml:space="preserve"> </w:delText>
        </w:r>
      </w:del>
      <m:oMath>
        <m:r>
          <m:t>λ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that the procedure needs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but does not compute from the</w:delText>
        </w:r>
      </w:del>
      <w:del w:id="1606" w:author="PR Preview" w:date="2026-01-01T00:00:00Z">
        <w:r>
          <w:delText xml:space="preserve"> </w:delText>
        </w:r>
      </w:del>
      <w:hyperlink w:anchor="def-training-set">
        <w:del w:id="160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08" w:author="PR Preview" w:date="2026-01-01T00:00:00Z">
        <w:r>
          <w:delText xml:space="preserve">:</w:delText>
        </w:r>
      </w:del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1609" w:author="PR Preview" w:date="2026-01-01T00:00:00Z">
        <w:r>
          <w:rPr>
            <w:b/>
            <w:bCs/>
          </w:rPr>
          <w:delText xml:space="preserve">Example 7 (Polynomial degree)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In</w:delText>
        </w:r>
      </w:del>
      <w:del w:id="1612" w:author="PR Preview" w:date="2026-01-01T00:00:00Z">
        <w:r>
          <w:delText xml:space="preserve"> </w:delText>
        </w:r>
      </w:del>
      <w:hyperlink w:anchor="exr-overfitting">
        <w:del w:id="161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614" w:author="PR Preview" w:date="2026-01-01T00:00:00Z">
        <w:r>
          <w:delText xml:space="preserve">,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least squares computes the coefficients of each polynomial from the 20 training cars,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but the degree</w:delText>
        </w:r>
      </w:del>
      <w:del w:id="1619" w:author="PR Preview" w:date="2026-01-01T00:00:00Z">
        <w:r>
          <w:delText xml:space="preserve"> </w:delText>
        </w:r>
      </w:del>
      <m:oMath>
        <m:r>
          <m:t>d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is fixed before the fit.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So the degree is a</w:delText>
        </w:r>
      </w:del>
      <w:del w:id="1624" w:author="PR Preview" w:date="2026-01-01T00:00:00Z">
        <w:r>
          <w:delText xml:space="preserve"> </w:delText>
        </w:r>
      </w:del>
      <w:hyperlink w:anchor="def-tuning-parameter">
        <w:del w:id="1625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of least-squares polynomial fitting,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and the four fits are</w:delText>
        </w:r>
      </w:del>
      <w:del w:id="163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with</w:delText>
        </w:r>
      </w:del>
      <w:del w:id="163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634" w:author="PR Preview" w:date="2026-01-01T00:00:00Z">
        <w:r>
          <w:delText xml:space="preserve">.</w:delText>
        </w:r>
      </w:del>
    </w:p>
    <w:p>
      <w:pPr>
        <w:pStyle w:val="BodyText"/>
      </w:pPr>
      <w:del w:id="1635" w:author="PR Preview" w:date="2026-01-01T00:00:00Z">
        <w:r>
          <w:rPr>
            <w:b/>
            <w:bCs/>
          </w:rPr>
          <w:delText xml:space="preserve">Definition 22 (Validation set)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The</w:delText>
        </w:r>
      </w:del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rPr>
            <w:b/>
            <w:bCs/>
          </w:rPr>
          <w:delText xml:space="preserve">validation set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of a</w:delText>
        </w:r>
      </w:del>
      <w:del w:id="1642" w:author="PR Preview" w:date="2026-01-01T00:00:00Z">
        <w:r>
          <w:delText xml:space="preserve"> </w:delText>
        </w:r>
      </w:del>
      <w:hyperlink w:anchor="def-data-splits">
        <w:del w:id="1643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is the</w:delText>
        </w:r>
      </w:del>
      <w:del w:id="1646" w:author="PR Preview" w:date="2026-01-01T00:00:00Z">
        <w:r>
          <w:delText xml:space="preserve"> </w:delText>
        </w:r>
      </w:del>
      <w:hyperlink w:anchor="def-held-out-set">
        <w:del w:id="164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of observations indexed by</w:delText>
        </w:r>
      </w:del>
      <w:del w:id="165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651" w:author="PR Preview" w:date="2026-01-01T00:00:00Z">
        <w:r>
          <w:delText xml:space="preserve">,</w:delText>
        </w:r>
      </w:del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used to choose among candidate</w:delText>
        </w:r>
      </w:del>
      <w:del w:id="1654" w:author="PR Preview" w:date="2026-01-01T00:00:00Z">
        <w:r>
          <w:delText xml:space="preserve"> </w:delText>
        </w:r>
      </w:del>
      <w:hyperlink w:anchor="def-fitting-procedure">
        <w:del w:id="165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del w:id="1658" w:author="PR Preview" w:date="2026-01-01T00:00:00Z">
        <w:r>
          <w:rPr>
            <w:b/>
            <w:bCs/>
          </w:rPr>
          <w:delText xml:space="preserve">Definition 23 (Validation error)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The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rPr>
            <w:b/>
            <w:bCs/>
          </w:rPr>
          <w:delText xml:space="preserve">validation error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of a</w:delText>
        </w:r>
      </w:del>
      <w:del w:id="1665" w:author="PR Preview" w:date="2026-01-01T00:00:00Z">
        <w:r>
          <w:delText xml:space="preserve"> </w:delText>
        </w:r>
      </w:del>
      <w:hyperlink w:anchor="def-prediction-rule">
        <w:del w:id="166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fitted to a</w:delText>
        </w:r>
      </w:del>
      <w:del w:id="1670" w:author="PR Preview" w:date="2026-01-01T00:00:00Z">
        <w:r>
          <w:delText xml:space="preserve"> </w:delText>
        </w:r>
      </w:del>
      <w:hyperlink w:anchor="def-training-set">
        <w:del w:id="167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is the</w:delText>
        </w:r>
      </w:del>
      <w:del w:id="1675" w:author="PR Preview" w:date="2026-01-01T00:00:00Z">
        <w:r>
          <w:delText xml:space="preserve"> </w:delText>
        </w:r>
      </w:del>
      <w:hyperlink r:id="rId36">
        <w:del w:id="167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of its predictions for the</w:delText>
        </w:r>
      </w:del>
      <w:del w:id="1679" w:author="PR Preview" w:date="2026-01-01T00:00:00Z">
        <w:r>
          <w:delText xml:space="preserve"> </w:delText>
        </w:r>
      </w:del>
      <w:hyperlink w:anchor="def-validation-set">
        <w:del w:id="1680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681" w:author="PR Preview" w:date="2026-01-01T00:00:00Z">
        <w:r>
          <w:delText xml:space="preserve">,</w:delText>
        </w:r>
      </w:del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indexed by</w:delText>
        </w:r>
      </w:del>
      <w:del w:id="168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685" w:author="PR Preview" w:date="2026-01-01T00:00:00Z">
        <w:r>
          <w:delText xml:space="preserve">:</w:delText>
        </w:r>
      </w:del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del w:id="1686" w:author="PR Preview" w:date="2026-01-01T00:00:00Z">
        <w:r>
          <w:rPr>
            <w:b/>
            <w:bCs/>
          </w:rPr>
          <w:delText xml:space="preserve">Definition 24 (Validation choice)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Given candidate</w:delText>
        </w:r>
      </w:del>
      <w:del w:id="1689" w:author="PR Preview" w:date="2026-01-01T00:00:00Z">
        <w:r>
          <w:delText xml:space="preserve"> </w:delText>
        </w:r>
      </w:del>
      <w:hyperlink w:anchor="def-fitting-procedure">
        <w:del w:id="169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69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692" w:author="PR Preview" w:date="2026-01-01T00:00:00Z">
        <w:r>
          <w:delText xml:space="preserve">,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the</w:delText>
        </w:r>
      </w:del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rPr>
            <w:b/>
            <w:bCs/>
          </w:rPr>
          <w:delText xml:space="preserve">validation choice</w:delText>
        </w:r>
      </w:del>
      <w:del w:id="16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is the index of the candidate whose</w:delText>
        </w:r>
      </w:del>
      <w:del w:id="1700" w:author="PR Preview" w:date="2026-01-01T00:00:00Z">
        <w:r>
          <w:delText xml:space="preserve"> </w:delText>
        </w:r>
      </w:del>
      <w:hyperlink w:anchor="def-prediction-rule">
        <w:del w:id="170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702" w:author="PR Preview" w:date="2026-01-01T00:00:00Z">
        <w:r>
          <w:delText xml:space="preserve">,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fitted to the training set</w:delText>
        </w:r>
      </w:del>
      <w:del w:id="17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06" w:author="PR Preview" w:date="2026-01-01T00:00:00Z">
        <w:r>
          <w:delText xml:space="preserve">,</w:delText>
        </w:r>
      </w:del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has the smallest</w:delText>
        </w:r>
      </w:del>
      <w:del w:id="1709" w:author="PR Preview" w:date="2026-01-01T00:00:00Z">
        <w:r>
          <w:delText xml:space="preserve"> </w:delText>
        </w:r>
      </w:del>
      <w:hyperlink r:id="rId36">
        <w:del w:id="1710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on the</w:delText>
        </w:r>
      </w:del>
      <w:del w:id="1713" w:author="PR Preview" w:date="2026-01-01T00:00:00Z">
        <w:r>
          <w:delText xml:space="preserve"> </w:delText>
        </w:r>
      </w:del>
      <w:hyperlink w:anchor="def-validation-set">
        <w:del w:id="1714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715" w:author="PR Preview" w:date="2026-01-01T00:00:00Z">
        <w:r>
          <w:delText xml:space="preserve">:</w:delText>
        </w:r>
      </w:del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1716" w:author="PR Preview" w:date="2026-01-01T00:00:00Z">
        <w:r>
          <w:rPr>
            <w:b/>
            <w:bCs/>
          </w:rPr>
          <w:delText xml:space="preserve">Definition 25 (Test set)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The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rPr>
            <w:b/>
            <w:bCs/>
          </w:rPr>
          <w:delText xml:space="preserve">test set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of a</w:delText>
        </w:r>
      </w:del>
      <w:del w:id="1723" w:author="PR Preview" w:date="2026-01-01T00:00:00Z">
        <w:r>
          <w:delText xml:space="preserve"> </w:delText>
        </w:r>
      </w:del>
      <w:hyperlink w:anchor="def-data-splits">
        <w:del w:id="172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is the</w:delText>
        </w:r>
      </w:del>
      <w:del w:id="1727" w:author="PR Preview" w:date="2026-01-01T00:00:00Z">
        <w:r>
          <w:delText xml:space="preserve"> </w:delText>
        </w:r>
      </w:del>
      <w:hyperlink w:anchor="def-held-out-set">
        <w:del w:id="172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of observations indexed by</w:delText>
        </w:r>
      </w:del>
      <w:del w:id="173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732" w:author="PR Preview" w:date="2026-01-01T00:00:00Z">
        <w:r>
          <w:delText xml:space="preserve">,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on which the rule of the</w:delText>
        </w:r>
      </w:del>
      <w:del w:id="1735" w:author="PR Preview" w:date="2026-01-01T00:00:00Z">
        <w:r>
          <w:delText xml:space="preserve"> </w:delText>
        </w:r>
      </w:del>
      <w:hyperlink w:anchor="def-validation-choice">
        <w:del w:id="1736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7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del w:id="1740" w:author="PR Preview" w:date="2026-01-01T00:00:00Z">
        <w:r>
          <w:rPr>
            <w:b/>
            <w:bCs/>
          </w:rPr>
          <w:delText xml:space="preserve">Definition 26 (Test error)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The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rPr>
            <w:b/>
            <w:bCs/>
          </w:rPr>
          <w:delText xml:space="preserve">test error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of a</w:delText>
        </w:r>
      </w:del>
      <w:del w:id="1747" w:author="PR Preview" w:date="2026-01-01T00:00:00Z">
        <w:r>
          <w:delText xml:space="preserve"> </w:delText>
        </w:r>
      </w:del>
      <w:hyperlink w:anchor="def-prediction-rule">
        <w:del w:id="174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7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fitted to a</w:delText>
        </w:r>
      </w:del>
      <w:del w:id="1752" w:author="PR Preview" w:date="2026-01-01T00:00:00Z">
        <w:r>
          <w:delText xml:space="preserve"> </w:delText>
        </w:r>
      </w:del>
      <w:hyperlink w:anchor="def-training-set">
        <w:del w:id="175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is the</w:delText>
        </w:r>
      </w:del>
      <w:del w:id="1757" w:author="PR Preview" w:date="2026-01-01T00:00:00Z">
        <w:r>
          <w:delText xml:space="preserve"> </w:delText>
        </w:r>
      </w:del>
      <w:hyperlink r:id="rId36">
        <w:del w:id="175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of its predictions for the</w:delText>
        </w:r>
      </w:del>
      <w:del w:id="1761" w:author="PR Preview" w:date="2026-01-01T00:00:00Z">
        <w:r>
          <w:delText xml:space="preserve"> </w:delText>
        </w:r>
      </w:del>
      <w:hyperlink w:anchor="def-test-set">
        <w:del w:id="1762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763" w:author="PR Preview" w:date="2026-01-01T00:00:00Z">
        <w:r>
          <w:delText xml:space="preserve">,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indexed by</w:delText>
        </w:r>
      </w:del>
      <w:del w:id="176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767" w:author="PR Preview" w:date="2026-01-01T00:00:00Z">
        <w:r>
          <w:delText xml:space="preserve">:</w:delText>
        </w:r>
      </w:del>
    </w:p>
    <w:p>
      <w:pPr>
        <w:pStyle w:val="BodyText"/>
      </w:pPr>
      <w:ins w:id="1768" w:author="PR Preview" w:date="2026-01-01T00:00:00Z">
        <w:r>
          <w:rPr>
            <w:b/>
            <w:bCs/>
          </w:rPr>
          <w:t xml:space="preserve">Example 7 (Split sizes for 32 cars)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In</w:t>
        </w:r>
      </w:ins>
      <w:ins w:id="1771" w:author="PR Preview" w:date="2026-01-01T00:00:00Z">
        <w:r>
          <w:t xml:space="preserve"> </w:t>
        </w:r>
      </w:ins>
      <w:hyperlink w:anchor="exr-data-splits">
        <w:ins w:id="177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a rule of 60% / 20% / 20% on</w:t>
        </w:r>
      </w:ins>
      <w:ins w:id="177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cars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gives sets of 19, 6, and 7 cars,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 the 7 test cars are used only once, after the model is chosen.</w:t>
        </w:r>
      </w:ins>
    </w:p>
    <w:bookmarkEnd w:id="110"/>
    <w:bookmarkStart w:id="112" w:name="def-tuning-parameter"/>
    <w:p>
      <w:pPr>
        <w:pStyle w:val="BodyText"/>
      </w:pPr>
      <w:ins w:id="1783" w:author="PR Preview" w:date="2026-01-01T00:00:00Z">
        <w:r>
          <w:rPr>
            <w:b/>
            <w:bCs/>
          </w:rPr>
          <w:t xml:space="preserve">Definition 22 (Tuning parameter)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A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rPr>
            <w:b/>
            <w:bCs/>
          </w:rPr>
          <w:t xml:space="preserve">tuning parameter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of a</w:t>
        </w:r>
      </w:ins>
      <w:ins w:id="1790" w:author="PR Preview" w:date="2026-01-01T00:00:00Z">
        <w:r>
          <w:t xml:space="preserve"> </w:t>
        </w:r>
      </w:ins>
      <w:hyperlink w:anchor="def-fitting-procedure">
        <w:ins w:id="179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is a setting</w:t>
        </w:r>
      </w:ins>
      <w:ins w:id="1794" w:author="PR Preview" w:date="2026-01-01T00:00:00Z">
        <w:r>
          <w:t xml:space="preserve"> </w:t>
        </w:r>
      </w:ins>
      <m:oMath>
        <m:r>
          <m:t>λ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that the procedure needs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but does not compute from the</w:t>
        </w:r>
      </w:ins>
      <w:ins w:id="1799" w:author="PR Preview" w:date="2026-01-01T00:00:00Z">
        <w:r>
          <w:t xml:space="preserve"> </w:t>
        </w:r>
      </w:ins>
      <w:hyperlink w:anchor="def-training-set">
        <w:ins w:id="180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01" w:author="PR Preview" w:date="2026-01-01T00:00:00Z">
        <w:r>
          <w:t xml:space="preserve">:</w:t>
        </w:r>
      </w:ins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ins w:id="1802" w:author="PR Preview" w:date="2026-01-01T00:00:00Z">
        <w:r>
          <w:rPr>
            <w:b/>
            <w:bCs/>
          </w:rPr>
          <w:t xml:space="preserve">Example 8 (Polynomial degree)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In</w:t>
        </w:r>
      </w:ins>
      <w:ins w:id="1805" w:author="PR Preview" w:date="2026-01-01T00:00:00Z">
        <w:r>
          <w:t xml:space="preserve"> </w:t>
        </w:r>
      </w:ins>
      <w:hyperlink w:anchor="exr-overfitting">
        <w:ins w:id="180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807" w:author="PR Preview" w:date="2026-01-01T00:00:00Z">
        <w:r>
          <w:t xml:space="preserve">,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least squares computes the coefficients of each polynomial from the 20 training cars,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but the degree</w:t>
        </w:r>
      </w:ins>
      <w:ins w:id="1812" w:author="PR Preview" w:date="2026-01-01T00:00:00Z">
        <w:r>
          <w:t xml:space="preserve"> </w:t>
        </w:r>
      </w:ins>
      <m:oMath>
        <m:r>
          <m:t>d</m:t>
        </m:r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is fixed before the fit.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So the degree is a</w:t>
        </w:r>
      </w:ins>
      <w:ins w:id="1817" w:author="PR Preview" w:date="2026-01-01T00:00:00Z">
        <w:r>
          <w:t xml:space="preserve"> </w:t>
        </w:r>
      </w:ins>
      <w:hyperlink w:anchor="def-tuning-parameter">
        <w:ins w:id="1818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of least-squares polynomial fitting,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and the four fits are</w:t>
        </w:r>
      </w:ins>
      <w:ins w:id="182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with</w:t>
        </w:r>
      </w:ins>
      <w:ins w:id="182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827" w:author="PR Preview" w:date="2026-01-01T00:00:00Z">
        <w:r>
          <w:t xml:space="preserve">.</w:t>
        </w:r>
      </w:ins>
    </w:p>
    <w:bookmarkEnd w:id="113"/>
    <w:bookmarkStart w:id="115" w:name="def-validation-set"/>
    <w:p>
      <w:pPr>
        <w:pStyle w:val="BodyText"/>
      </w:pPr>
      <w:ins w:id="1828" w:author="PR Preview" w:date="2026-01-01T00:00:00Z">
        <w:r>
          <w:rPr>
            <w:b/>
            <w:bCs/>
          </w:rPr>
          <w:t xml:space="preserve">Definition 23 (Validation set)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The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rPr>
            <w:b/>
            <w:bCs/>
          </w:rPr>
          <w:t xml:space="preserve">validation set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of a</w:t>
        </w:r>
      </w:ins>
      <w:ins w:id="1835" w:author="PR Preview" w:date="2026-01-01T00:00:00Z">
        <w:r>
          <w:t xml:space="preserve"> </w:t>
        </w:r>
      </w:ins>
      <w:hyperlink w:anchor="def-data-splits">
        <w:ins w:id="1836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is the</w:t>
        </w:r>
      </w:ins>
      <w:ins w:id="1839" w:author="PR Preview" w:date="2026-01-01T00:00:00Z">
        <w:r>
          <w:t xml:space="preserve"> </w:t>
        </w:r>
      </w:ins>
      <w:hyperlink w:anchor="def-held-out-set">
        <w:ins w:id="184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of observations indexed by</w:t>
        </w:r>
      </w:ins>
      <w:ins w:id="184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844" w:author="PR Preview" w:date="2026-01-01T00:00:00Z">
        <w:r>
          <w:t xml:space="preserve">,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used to choose among candidate</w:t>
        </w:r>
      </w:ins>
      <w:ins w:id="1847" w:author="PR Preview" w:date="2026-01-01T00:00:00Z">
        <w:r>
          <w:t xml:space="preserve"> </w:t>
        </w:r>
      </w:ins>
      <w:hyperlink w:anchor="def-fitting-procedure">
        <w:ins w:id="184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error"/>
    <w:p>
      <w:pPr>
        <w:pStyle w:val="FirstParagraph"/>
      </w:pPr>
      <w:ins w:id="1851" w:author="PR Preview" w:date="2026-01-01T00:00:00Z">
        <w:r>
          <w:rPr>
            <w:b/>
            <w:bCs/>
          </w:rPr>
          <w:t xml:space="preserve">Definition 24 (Validation error)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The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rPr>
            <w:b/>
            <w:bCs/>
          </w:rPr>
          <w:t xml:space="preserve">validation error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of a</w:t>
        </w:r>
      </w:ins>
      <w:ins w:id="1858" w:author="PR Preview" w:date="2026-01-01T00:00:00Z">
        <w:r>
          <w:t xml:space="preserve"> </w:t>
        </w:r>
      </w:ins>
      <w:hyperlink w:anchor="def-prediction-rule">
        <w:ins w:id="185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6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fitted to a</w:t>
        </w:r>
      </w:ins>
      <w:ins w:id="1863" w:author="PR Preview" w:date="2026-01-01T00:00:00Z">
        <w:r>
          <w:t xml:space="preserve"> </w:t>
        </w:r>
      </w:ins>
      <w:hyperlink w:anchor="def-training-set">
        <w:ins w:id="186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is the</w:t>
        </w:r>
      </w:ins>
      <w:ins w:id="1868" w:author="PR Preview" w:date="2026-01-01T00:00:00Z">
        <w:r>
          <w:t xml:space="preserve"> </w:t>
        </w:r>
      </w:ins>
      <w:hyperlink r:id="rId36">
        <w:ins w:id="186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of its predictions for the</w:t>
        </w:r>
      </w:ins>
      <w:ins w:id="1872" w:author="PR Preview" w:date="2026-01-01T00:00:00Z">
        <w:r>
          <w:t xml:space="preserve"> </w:t>
        </w:r>
      </w:ins>
      <w:hyperlink w:anchor="def-validation-set">
        <w:ins w:id="1873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874" w:author="PR Preview" w:date="2026-01-01T00:00:00Z">
        <w:r>
          <w:t xml:space="preserve">,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indexed by</w:t>
        </w:r>
      </w:ins>
      <w:ins w:id="187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878" w:author="PR Preview" w:date="2026-01-01T00:00:00Z">
        <w:r>
          <w:t xml:space="preserve">:</w:t>
        </w:r>
      </w:ins>
    </w:p>
    <w:p>
      <w:pPr>
        <w:pStyle w:val="BodyText"/>
      </w:pPr>
      <w:bookmarkStart w:id="11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ins w:id="1879" w:author="PR Preview" w:date="2026-01-01T00:00:00Z">
        <w:r>
          <w:rPr>
            <w:b/>
            <w:bCs/>
          </w:rPr>
          <w:t xml:space="preserve">Definition 25 (Validation choice)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Given candidate</w:t>
        </w:r>
      </w:ins>
      <w:ins w:id="1882" w:author="PR Preview" w:date="2026-01-01T00:00:00Z">
        <w:r>
          <w:t xml:space="preserve"> </w:t>
        </w:r>
      </w:ins>
      <w:hyperlink w:anchor="def-fitting-procedure">
        <w:ins w:id="188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8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885" w:author="PR Preview" w:date="2026-01-01T00:00:00Z">
        <w:r>
          <w:t xml:space="preserve">,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the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rPr>
            <w:b/>
            <w:bCs/>
          </w:rPr>
          <w:t xml:space="preserve">validation choice</w:t>
        </w:r>
      </w:ins>
      <w:ins w:id="189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is the index of the candidate whose</w:t>
        </w:r>
      </w:ins>
      <w:ins w:id="1893" w:author="PR Preview" w:date="2026-01-01T00:00:00Z">
        <w:r>
          <w:t xml:space="preserve"> </w:t>
        </w:r>
      </w:ins>
      <w:hyperlink w:anchor="def-prediction-rule">
        <w:ins w:id="189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95" w:author="PR Preview" w:date="2026-01-01T00:00:00Z">
        <w:r>
          <w:t xml:space="preserve">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fitted to the training set</w:t>
        </w:r>
      </w:ins>
      <w:ins w:id="18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99" w:author="PR Preview" w:date="2026-01-01T00:00:00Z">
        <w:r>
          <w:t xml:space="preserve">,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has the smallest</w:t>
        </w:r>
      </w:ins>
      <w:ins w:id="1902" w:author="PR Preview" w:date="2026-01-01T00:00:00Z">
        <w:r>
          <w:t xml:space="preserve"> </w:t>
        </w:r>
      </w:ins>
      <w:hyperlink r:id="rId36">
        <w:ins w:id="190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on the</w:t>
        </w:r>
      </w:ins>
      <w:ins w:id="1906" w:author="PR Preview" w:date="2026-01-01T00:00:00Z">
        <w:r>
          <w:t xml:space="preserve"> </w:t>
        </w:r>
      </w:ins>
      <w:hyperlink w:anchor="def-validation-set">
        <w:ins w:id="190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908" w:author="PR Preview" w:date="2026-01-01T00:00:00Z">
        <w:r>
          <w:t xml:space="preserve">:</w:t>
        </w:r>
      </w:ins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ins w:id="1909" w:author="PR Preview" w:date="2026-01-01T00:00:00Z">
        <w:r>
          <w:rPr>
            <w:b/>
            <w:bCs/>
          </w:rPr>
          <w:t xml:space="preserve">Definition 26 (Test set)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The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rPr>
            <w:b/>
            <w:bCs/>
          </w:rPr>
          <w:t xml:space="preserve">test set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of a</w:t>
        </w:r>
      </w:ins>
      <w:ins w:id="1916" w:author="PR Preview" w:date="2026-01-01T00:00:00Z">
        <w:r>
          <w:t xml:space="preserve"> </w:t>
        </w:r>
      </w:ins>
      <w:hyperlink w:anchor="def-data-splits">
        <w:ins w:id="1917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is the</w:t>
        </w:r>
      </w:ins>
      <w:ins w:id="1920" w:author="PR Preview" w:date="2026-01-01T00:00:00Z">
        <w:r>
          <w:t xml:space="preserve"> </w:t>
        </w:r>
      </w:ins>
      <w:hyperlink w:anchor="def-held-out-set">
        <w:ins w:id="1921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of observations indexed by</w:t>
        </w:r>
      </w:ins>
      <w:ins w:id="192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925" w:author="PR Preview" w:date="2026-01-01T00:00:00Z">
        <w:r>
          <w:t xml:space="preserve">,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on which the rule of the</w:t>
        </w:r>
      </w:ins>
      <w:ins w:id="1928" w:author="PR Preview" w:date="2026-01-01T00:00:00Z">
        <w:r>
          <w:t xml:space="preserve"> </w:t>
        </w:r>
      </w:ins>
      <w:hyperlink w:anchor="def-validation-choice">
        <w:ins w:id="1929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93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is scored:</w:t>
        </w:r>
      </w:ins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def-test-error"/>
    <w:p>
      <w:pPr>
        <w:pStyle w:val="FirstParagraph"/>
      </w:pPr>
      <w:ins w:id="1933" w:author="PR Preview" w:date="2026-01-01T00:00:00Z">
        <w:r>
          <w:rPr>
            <w:b/>
            <w:bCs/>
          </w:rPr>
          <w:t xml:space="preserve">Definition 27 (Test error)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The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rPr>
            <w:b/>
            <w:bCs/>
          </w:rPr>
          <w:t xml:space="preserve">test error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of a</w:t>
        </w:r>
      </w:ins>
      <w:ins w:id="1940" w:author="PR Preview" w:date="2026-01-01T00:00:00Z">
        <w:r>
          <w:t xml:space="preserve"> </w:t>
        </w:r>
      </w:ins>
      <w:hyperlink w:anchor="def-prediction-rule">
        <w:ins w:id="194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fitted to a</w:t>
        </w:r>
      </w:ins>
      <w:ins w:id="1945" w:author="PR Preview" w:date="2026-01-01T00:00:00Z">
        <w:r>
          <w:t xml:space="preserve"> </w:t>
        </w:r>
      </w:ins>
      <w:hyperlink w:anchor="def-training-set">
        <w:ins w:id="19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 the</w:t>
        </w:r>
      </w:ins>
      <w:ins w:id="1950" w:author="PR Preview" w:date="2026-01-01T00:00:00Z">
        <w:r>
          <w:t xml:space="preserve"> </w:t>
        </w:r>
      </w:ins>
      <w:hyperlink r:id="rId36">
        <w:ins w:id="1951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of its predictions for the</w:t>
        </w:r>
      </w:ins>
      <w:ins w:id="1954" w:author="PR Preview" w:date="2026-01-01T00:00:00Z">
        <w:r>
          <w:t xml:space="preserve"> </w:t>
        </w:r>
      </w:ins>
      <w:hyperlink w:anchor="def-test-set">
        <w:ins w:id="195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956" w:author="PR Preview" w:date="2026-01-01T00:00:00Z">
        <w:r>
          <w:t xml:space="preserve">,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indexed by</w:t>
        </w:r>
      </w:ins>
      <w:ins w:id="195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960" w:author="PR Preview" w:date="2026-01-01T00:00:00Z">
        <w:r>
          <w:t xml:space="preserve">:</w:t>
        </w:r>
      </w:ins>
    </w:p>
    <w:p>
      <w:pPr>
        <w:pStyle w:val="BodyText"/>
      </w:pPr>
      <w:bookmarkStart w:id="12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7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7"/>
    <w:bookmarkStart w:id="128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8"/>
    <w:bookmarkStart w:id="151" w:name="exm-train-validation-test-split"/>
    <w:p>
      <w:pPr>
        <w:pStyle w:val="BodyText"/>
      </w:pPr>
      <w:del w:id="1961" w:author="PR Preview" w:date="2026-01-01T00:00:00Z">
        <w:r>
          <w:rPr>
            <w:b/>
            <w:bCs/>
          </w:rPr>
          <w:delText xml:space="preserve">Example 8 (Numerical example)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This example (</w:delText>
        </w:r>
      </w:del>
      <w:hyperlink w:anchor="exm-train-validation-test-split">
        <w:del w:id="1964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965" w:author="PR Preview" w:date="2026-01-01T00:00:00Z">
        <w:r>
          <w:delText xml:space="preserve">)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uses R’s built-in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rPr>
            <w:rStyle w:val="VerbatimChar"/>
          </w:rPr>
          <w:delText xml:space="preserve">mtcars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dataset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cars)</w:delText>
        </w:r>
      </w:del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to predict fuel efficiency (</w:delText>
        </w:r>
      </w:del>
      <w:del w:id="1978" w:author="PR Preview" w:date="2026-01-01T00:00:00Z">
        <w:r>
          <w:rPr>
            <w:rStyle w:val="VerbatimChar"/>
          </w:rPr>
          <w:delText xml:space="preserve">mpg</w:delText>
        </w:r>
      </w:del>
      <w:del w:id="1979" w:author="PR Preview" w:date="2026-01-01T00:00:00Z">
        <w:r>
          <w:delText xml:space="preserve">)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from vehicle weight (</w:delText>
        </w:r>
      </w:del>
      <w:del w:id="1982" w:author="PR Preview" w:date="2026-01-01T00:00:00Z">
        <w:r>
          <w:rPr>
            <w:rStyle w:val="VerbatimChar"/>
          </w:rPr>
          <w:delText xml:space="preserve">wt</w:delText>
        </w:r>
      </w:del>
      <w:del w:id="1983" w:author="PR Preview" w:date="2026-01-01T00:00:00Z">
        <w:r>
          <w:delText xml:space="preserve">).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It uses one random split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to compare linear,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quadratic,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cubic,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and quartic models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(</w:delText>
        </w:r>
      </w:del>
      <w:del w:id="1996" w:author="PR Preview" w:date="2026-01-01T00:00:00Z">
        <w:r>
          <w:rPr>
            <w:rStyle w:val="VerbatimChar"/>
          </w:rPr>
          <w:delText xml:space="preserve">mpg ~ wt</w:delText>
        </w:r>
      </w:del>
      <w:del w:id="1997" w:author="PR Preview" w:date="2026-01-01T00:00:00Z">
        <w:r>
          <w:delText xml:space="preserve">,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rPr>
            <w:rStyle w:val="VerbatimChar"/>
          </w:rPr>
          <w:delText xml:space="preserve">mpg ~ wt + I(wt^2)</w:delText>
        </w:r>
      </w:del>
      <w:del w:id="2000" w:author="PR Preview" w:date="2026-01-01T00:00:00Z">
        <w:r>
          <w:delText xml:space="preserve">,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2003" w:author="PR Preview" w:date="2026-01-01T00:00:00Z">
        <w:r>
          <w:delText xml:space="preserve">,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and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2008" w:author="PR Preview" w:date="2026-01-01T00:00:00Z">
        <w:r>
          <w:delText xml:space="preserve">)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on a validation set,</w:delText>
        </w:r>
      </w:del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then reports the chosen model’s test RMSE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on untouched test data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(James et al. 2021, 213)</w:delText>
        </w:r>
      </w:del>
      <w:del w:id="2017" w:author="PR Preview" w:date="2026-01-01T00:00:00Z">
        <w:r>
          <w:delText xml:space="preserve">.</w:delText>
        </w:r>
      </w:del>
    </w:p>
    <w:p>
      <w:pPr>
        <w:pStyle w:val="BodyText"/>
      </w:pPr>
      <w:ins w:id="2018" w:author="PR Preview" w:date="2026-01-01T00:00:00Z">
        <w:r>
          <w:rPr>
            <w:b/>
            <w:bCs/>
          </w:rPr>
          <w:t xml:space="preserve">Example 9 (Numerical example)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This example (</w:t>
        </w:r>
      </w:ins>
      <w:hyperlink w:anchor="exm-train-validation-test-split">
        <w:ins w:id="2021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022" w:author="PR Preview" w:date="2026-01-01T00:00:00Z">
        <w:r>
          <w:t xml:space="preserve">)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uses R’s built-in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rPr>
            <w:rStyle w:val="VerbatimChar"/>
          </w:rPr>
          <w:t xml:space="preserve">mtcars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dataset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cars)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to predict fuel efficiency (</w:t>
        </w:r>
      </w:ins>
      <w:ins w:id="2035" w:author="PR Preview" w:date="2026-01-01T00:00:00Z">
        <w:r>
          <w:rPr>
            <w:rStyle w:val="VerbatimChar"/>
          </w:rPr>
          <w:t xml:space="preserve">mpg</w:t>
        </w:r>
      </w:ins>
      <w:ins w:id="2036" w:author="PR Preview" w:date="2026-01-01T00:00:00Z">
        <w:r>
          <w:t xml:space="preserve">)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from vehicle weight (</w:t>
        </w:r>
      </w:ins>
      <w:ins w:id="2039" w:author="PR Preview" w:date="2026-01-01T00:00:00Z">
        <w:r>
          <w:rPr>
            <w:rStyle w:val="VerbatimChar"/>
          </w:rPr>
          <w:t xml:space="preserve">wt</w:t>
        </w:r>
      </w:ins>
      <w:ins w:id="2040" w:author="PR Preview" w:date="2026-01-01T00:00:00Z">
        <w:r>
          <w:t xml:space="preserve">).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It uses one random split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to compare linear,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quadratic,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cubic,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and quartic models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(</w:t>
        </w:r>
      </w:ins>
      <w:ins w:id="2053" w:author="PR Preview" w:date="2026-01-01T00:00:00Z">
        <w:r>
          <w:rPr>
            <w:rStyle w:val="VerbatimChar"/>
          </w:rPr>
          <w:t xml:space="preserve">mpg ~ wt</w:t>
        </w:r>
      </w:ins>
      <w:ins w:id="2054" w:author="PR Preview" w:date="2026-01-01T00:00:00Z">
        <w:r>
          <w:t xml:space="preserve">,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rPr>
            <w:rStyle w:val="VerbatimChar"/>
          </w:rPr>
          <w:t xml:space="preserve">mpg ~ wt + I(wt^2)</w:t>
        </w:r>
      </w:ins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rPr>
            <w:rStyle w:val="VerbatimChar"/>
          </w:rPr>
          <w:t xml:space="preserve">mpg ~ wt + I(wt^2) + I(wt^3)</w:t>
        </w:r>
      </w:ins>
      <w:ins w:id="2060" w:author="PR Preview" w:date="2026-01-01T00:00:00Z">
        <w:r>
          <w:t xml:space="preserve">,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and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2065" w:author="PR Preview" w:date="2026-01-01T00:00:00Z">
        <w:r>
          <w:t xml:space="preserve">)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on a validation set,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then reports the chosen model’s test RMSE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on untouched test data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(James et al. 2021, 213)</w:t>
        </w:r>
      </w:ins>
      <w:ins w:id="2074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1"/>
    <w:bookmarkEnd w:id="152"/>
    <w:bookmarkStart w:id="18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3"/>
    <w:bookmarkStart w:id="15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4"/>
    <w:bookmarkStart w:id="156" w:name="def-folds"/>
    <w:p>
      <w:pPr>
        <w:pStyle w:val="FirstParagraph"/>
      </w:pPr>
      <w:del w:id="2075" w:author="PR Preview" w:date="2026-01-01T00:00:00Z">
        <w:r>
          <w:rPr>
            <w:b/>
            <w:bCs/>
          </w:rPr>
          <w:delText xml:space="preserve">Definition 27 (Folds)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A division of a</w:delText>
        </w:r>
      </w:del>
      <w:del w:id="2078" w:author="PR Preview" w:date="2026-01-01T00:00:00Z">
        <w:r>
          <w:delText xml:space="preserve"> </w:delText>
        </w:r>
      </w:del>
      <w:hyperlink w:anchor="def-training-set">
        <w:del w:id="20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81" w:author="PR Preview" w:date="2026-01-01T00:00:00Z">
        <w:r>
          <w:delText xml:space="preserve">,</w:delText>
        </w:r>
      </w:del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indexed by</w:delText>
        </w:r>
      </w:del>
      <w:del w:id="2084" w:author="PR Preview" w:date="2026-01-01T00:00:00Z">
        <w:r>
          <w:delText xml:space="preserve"> </w:delText>
        </w:r>
      </w:del>
      <m:oMath>
        <m:r>
          <m:t>I</m:t>
        </m:r>
      </m:oMath>
      <w:del w:id="2085" w:author="PR Preview" w:date="2026-01-01T00:00:00Z">
        <w:r>
          <w:delText xml:space="preserve">, into</w:delText>
        </w:r>
      </w:del>
      <w:del w:id="2086" w:author="PR Preview" w:date="2026-01-01T00:00:00Z">
        <w:r>
          <w:delText xml:space="preserve"> </w:delText>
        </w:r>
      </w:del>
      <m:oMath>
        <m:r>
          <m:t>k</m:t>
        </m:r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rPr>
            <w:b/>
            <w:bCs/>
          </w:rPr>
          <w:delText xml:space="preserve">folds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is a partition of</w:delText>
        </w:r>
      </w:del>
      <w:del w:id="2091" w:author="PR Preview" w:date="2026-01-01T00:00:00Z">
        <w:r>
          <w:delText xml:space="preserve"> </w:delText>
        </w:r>
      </w:del>
      <m:oMath>
        <m:r>
          <m:t>I</m:t>
        </m:r>
      </m:oMath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into</w:delText>
        </w:r>
      </w:del>
      <w:del w:id="2094" w:author="PR Preview" w:date="2026-01-01T00:00:00Z">
        <w:r>
          <w:delText xml:space="preserve"> </w:delText>
        </w:r>
      </w:del>
      <m:oMath>
        <m:r>
          <m:t>k</m:t>
        </m:r>
      </m:oMath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nonempty, disjoint subsets</w:delText>
        </w:r>
      </w:del>
      <w:del w:id="20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098" w:author="PR Preview" w:date="2026-01-01T00:00:00Z">
        <w:r>
          <w:delText xml:space="preserve">:</w:delText>
        </w:r>
      </w:del>
    </w:p>
    <w:p>
      <w:pPr>
        <w:pStyle w:val="FirstParagraph"/>
      </w:pPr>
      <w:ins w:id="2099" w:author="PR Preview" w:date="2026-01-01T00:00:00Z">
        <w:r>
          <w:rPr>
            <w:b/>
            <w:bCs/>
          </w:rPr>
          <w:t xml:space="preserve">Definition 28 (Folds)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A division of a</w:t>
        </w:r>
      </w:ins>
      <w:ins w:id="2102" w:author="PR Preview" w:date="2026-01-01T00:00:00Z">
        <w:r>
          <w:t xml:space="preserve"> </w:t>
        </w:r>
      </w:ins>
      <w:hyperlink w:anchor="def-training-set">
        <w:ins w:id="210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1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05" w:author="PR Preview" w:date="2026-01-01T00:00:00Z">
        <w:r>
          <w:t xml:space="preserve">,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indexed by</w:t>
        </w:r>
      </w:ins>
      <w:ins w:id="2108" w:author="PR Preview" w:date="2026-01-01T00:00:00Z">
        <w:r>
          <w:t xml:space="preserve"> </w:t>
        </w:r>
      </w:ins>
      <m:oMath>
        <m:r>
          <m:t>I</m:t>
        </m:r>
      </m:oMath>
      <w:ins w:id="2109" w:author="PR Preview" w:date="2026-01-01T00:00:00Z">
        <w:r>
          <w:t xml:space="preserve">, into</w:t>
        </w:r>
      </w:ins>
      <w:ins w:id="2110" w:author="PR Preview" w:date="2026-01-01T00:00:00Z">
        <w:r>
          <w:t xml:space="preserve"> </w:t>
        </w:r>
      </w:ins>
      <m:oMath>
        <m:r>
          <m:t>k</m:t>
        </m:r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rPr>
            <w:b/>
            <w:bCs/>
          </w:rPr>
          <w:t xml:space="preserve">folds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is a partition of</w:t>
        </w:r>
      </w:ins>
      <w:ins w:id="2115" w:author="PR Preview" w:date="2026-01-01T00:00:00Z">
        <w:r>
          <w:t xml:space="preserve"> </w:t>
        </w:r>
      </w:ins>
      <m:oMath>
        <m:r>
          <m:t>I</m:t>
        </m:r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into</w:t>
        </w:r>
      </w:ins>
      <w:ins w:id="2118" w:author="PR Preview" w:date="2026-01-01T00:00:00Z">
        <w:r>
          <w:t xml:space="preserve"> </w:t>
        </w:r>
      </w:ins>
      <m:oMath>
        <m:r>
          <m:t>k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nonempty, disjoint subsets</w:t>
        </w:r>
      </w:ins>
      <w:ins w:id="21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122" w:author="PR Preview" w:date="2026-01-01T00:00:00Z">
        <w:r>
          <w:t xml:space="preserve">:</w:t>
        </w:r>
      </w:ins>
    </w:p>
    <w:p>
      <w:pPr>
        <w:pStyle w:val="BodyText"/>
      </w:pPr>
      <w:bookmarkStart w:id="15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7"/>
    <w:bookmarkStart w:id="159" w:name="def-fold-size"/>
    <w:p>
      <w:pPr>
        <w:pStyle w:val="BodyText"/>
      </w:pPr>
      <w:del w:id="2123" w:author="PR Preview" w:date="2026-01-01T00:00:00Z">
        <w:r>
          <w:rPr>
            <w:b/>
            <w:bCs/>
          </w:rPr>
          <w:delText xml:space="preserve">Definition 28 (Fold size)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The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rPr>
            <w:b/>
            <w:bCs/>
          </w:rPr>
          <w:delText xml:space="preserve">size</w:delText>
        </w:r>
      </w:del>
      <w:del w:id="2128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of</w:delText>
        </w:r>
      </w:del>
      <w:del w:id="2131" w:author="PR Preview" w:date="2026-01-01T00:00:00Z">
        <w:r>
          <w:delText xml:space="preserve"> </w:delText>
        </w:r>
      </w:del>
      <w:hyperlink w:anchor="def-folds">
        <w:del w:id="213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1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del w:id="2136" w:author="PR Preview" w:date="2026-01-01T00:00:00Z">
        <w:r>
          <w:rPr>
            <w:b/>
            <w:bCs/>
          </w:rPr>
          <w:delText xml:space="preserve">Definition 29 (Fold assignment)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Given</w:delText>
        </w:r>
      </w:del>
      <w:del w:id="2139" w:author="PR Preview" w:date="2026-01-01T00:00:00Z">
        <w:r>
          <w:delText xml:space="preserve"> </w:delText>
        </w:r>
      </w:del>
      <w:hyperlink w:anchor="def-folds">
        <w:del w:id="214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1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142" w:author="PR Preview" w:date="2026-01-01T00:00:00Z">
        <w:r>
          <w:delText xml:space="preserve">,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the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rPr>
            <w:b/>
            <w:bCs/>
          </w:rPr>
          <w:delText xml:space="preserve">fold assignment</w:delText>
        </w:r>
      </w:del>
      <w:del w:id="214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of observation</w:delText>
        </w:r>
      </w:del>
      <w:del w:id="2150" w:author="PR Preview" w:date="2026-01-01T00:00:00Z">
        <w:r>
          <w:delText xml:space="preserve"> </w:delText>
        </w:r>
      </w:del>
      <m:oMath>
        <m:r>
          <m:t>i</m:t>
        </m:r>
      </m:oMath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2153" w:author="PR Preview" w:date="2026-01-01T00:00:00Z">
        <w:r>
          <w:rPr>
            <w:b/>
            <w:bCs/>
          </w:rPr>
          <w:t xml:space="preserve">Definition 29 (Fold size)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The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rPr>
            <w:b/>
            <w:bCs/>
          </w:rPr>
          <w:t xml:space="preserve">size</w:t>
        </w:r>
      </w:ins>
      <w:ins w:id="215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of</w:t>
        </w:r>
      </w:ins>
      <w:ins w:id="2161" w:author="PR Preview" w:date="2026-01-01T00:00:00Z">
        <w:r>
          <w:t xml:space="preserve"> </w:t>
        </w:r>
      </w:ins>
      <w:hyperlink w:anchor="def-folds">
        <w:ins w:id="216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1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5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1" w:name="def-fold-assignment"/>
    <w:p>
      <w:pPr>
        <w:pStyle w:val="FirstParagraph"/>
      </w:pPr>
      <w:ins w:id="2166" w:author="PR Preview" w:date="2026-01-01T00:00:00Z">
        <w:r>
          <w:rPr>
            <w:b/>
            <w:bCs/>
          </w:rPr>
          <w:t xml:space="preserve">Definition 30 (Fold assignment)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Given</w:t>
        </w:r>
      </w:ins>
      <w:ins w:id="2169" w:author="PR Preview" w:date="2026-01-01T00:00:00Z">
        <w:r>
          <w:t xml:space="preserve"> </w:t>
        </w:r>
      </w:ins>
      <w:hyperlink w:anchor="def-folds">
        <w:ins w:id="217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1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172" w:author="PR Preview" w:date="2026-01-01T00:00:00Z">
        <w:r>
          <w:t xml:space="preserve">,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the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rPr>
            <w:b/>
            <w:bCs/>
          </w:rPr>
          <w:t xml:space="preserve">fold assignment</w:t>
        </w:r>
      </w:ins>
      <w:ins w:id="217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of observation</w:t>
        </w:r>
      </w:ins>
      <w:ins w:id="2180" w:author="PR Preview" w:date="2026-01-01T00:00:00Z">
        <w:r>
          <w:t xml:space="preserve"> </w:t>
        </w:r>
      </w:ins>
      <m:oMath>
        <m:r>
          <m:t>i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6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2"/>
    <w:bookmarkStart w:id="164" w:name="def-fold-out-rule"/>
    <w:p>
      <w:pPr>
        <w:pStyle w:val="BodyText"/>
      </w:pPr>
      <w:del w:id="2183" w:author="PR Preview" w:date="2026-01-01T00:00:00Z">
        <w:r>
          <w:rPr>
            <w:b/>
            <w:bCs/>
          </w:rPr>
          <w:delText xml:space="preserve">Definition 30 (Fold-out rule)</w:delText>
        </w:r>
      </w:del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For</w:delText>
        </w:r>
      </w:del>
      <w:del w:id="2186" w:author="PR Preview" w:date="2026-01-01T00:00:00Z">
        <w:r>
          <w:delText xml:space="preserve"> </w:delText>
        </w:r>
      </w:del>
      <w:hyperlink w:anchor="def-folds">
        <w:del w:id="218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1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189" w:author="PR Preview" w:date="2026-01-01T00:00:00Z">
        <w:r>
          <w:delText xml:space="preserve">,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the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rPr>
            <w:b/>
            <w:bCs/>
          </w:rPr>
          <w:delText xml:space="preserve">fold-out rule</w:delText>
        </w:r>
      </w:del>
      <w:del w:id="219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is the</w:delText>
        </w:r>
      </w:del>
      <w:del w:id="2197" w:author="PR Preview" w:date="2026-01-01T00:00:00Z">
        <w:r>
          <w:delText xml:space="preserve"> </w:delText>
        </w:r>
      </w:del>
      <w:hyperlink w:anchor="def-prediction-rule">
        <w:del w:id="219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that a</w:delText>
        </w:r>
      </w:del>
      <w:del w:id="2201" w:author="PR Preview" w:date="2026-01-01T00:00:00Z">
        <w:r>
          <w:delText xml:space="preserve"> </w:delText>
        </w:r>
      </w:del>
      <w:hyperlink w:anchor="def-fitting-procedure">
        <w:del w:id="220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03" w:author="PR Preview" w:date="2026-01-01T00:00:00Z">
        <w:r>
          <w:delText xml:space="preserve"> </w:delText>
        </w:r>
      </w:del>
      <m:oMath>
        <m:r>
          <m:t>g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produces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2208" w:author="PR Preview" w:date="2026-01-01T00:00:00Z">
        <w:r>
          <w:rPr>
            <w:b/>
            <w:bCs/>
          </w:rPr>
          <w:t xml:space="preserve">Definition 31 (Fold-out rule)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For</w:t>
        </w:r>
      </w:ins>
      <w:ins w:id="2211" w:author="PR Preview" w:date="2026-01-01T00:00:00Z">
        <w:r>
          <w:t xml:space="preserve"> </w:t>
        </w:r>
      </w:ins>
      <w:hyperlink w:anchor="def-folds">
        <w:ins w:id="221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214" w:author="PR Preview" w:date="2026-01-01T00:00:00Z">
        <w:r>
          <w:t xml:space="preserve">,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the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rPr>
            <w:b/>
            <w:bCs/>
          </w:rPr>
          <w:t xml:space="preserve">fold-out rule</w:t>
        </w:r>
      </w:ins>
      <w:ins w:id="221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is the</w:t>
        </w:r>
      </w:ins>
      <w:ins w:id="2222" w:author="PR Preview" w:date="2026-01-01T00:00:00Z">
        <w:r>
          <w:t xml:space="preserve"> </w:t>
        </w:r>
      </w:ins>
      <w:hyperlink w:anchor="def-prediction-rule">
        <w:ins w:id="222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that a</w:t>
        </w:r>
      </w:ins>
      <w:ins w:id="2226" w:author="PR Preview" w:date="2026-01-01T00:00:00Z">
        <w:r>
          <w:t xml:space="preserve"> </w:t>
        </w:r>
      </w:ins>
      <w:hyperlink w:anchor="def-fitting-procedure">
        <w:ins w:id="222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228" w:author="PR Preview" w:date="2026-01-01T00:00:00Z">
        <w:r>
          <w:t xml:space="preserve"> </w:t>
        </w:r>
      </w:ins>
      <m:oMath>
        <m:r>
          <m:t>g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produces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6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5"/>
    <w:bookmarkStart w:id="166" w:name="def-kfold"/>
    <w:p>
      <w:pPr>
        <w:pStyle w:val="BodyText"/>
      </w:pPr>
      <w:del w:id="2233" w:author="PR Preview" w:date="2026-01-01T00:00:00Z">
        <w:r>
          <w:rPr>
            <w:b/>
            <w:bCs/>
          </w:rPr>
          <w:delText xml:space="preserve">Definition 31 (</w:delText>
        </w:r>
      </w:del>
      <m:oMath>
        <m:r>
          <m:t>k</m:t>
        </m:r>
      </m:oMath>
      <w:del w:id="2234" w:author="PR Preview" w:date="2026-01-01T00:00:00Z">
        <w:r>
          <w:rPr>
            <w:b/>
            <w:bCs/>
          </w:rPr>
          <w:delText xml:space="preserve">-fold cross-validation)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In</w:delText>
        </w:r>
      </w:del>
      <w:del w:id="2237" w:author="PR Preview" w:date="2026-01-01T00:00:00Z">
        <w:r>
          <w:delText xml:space="preserve"> </w:delText>
        </w:r>
      </w:del>
      <m:oMath>
        <m:r>
          <m:t>k</m:t>
        </m:r>
      </m:oMath>
      <w:del w:id="2238" w:author="PR Preview" w:date="2026-01-01T00:00:00Z">
        <w:r>
          <w:rPr>
            <w:b/>
            <w:bCs/>
          </w:rPr>
          <w:delText xml:space="preserve">-fold cross-validation</w:delText>
        </w:r>
      </w:del>
      <w:del w:id="2239" w:author="PR Preview" w:date="2026-01-01T00:00:00Z">
        <w:r>
          <w:delText xml:space="preserve">:</w:delText>
        </w:r>
      </w:del>
    </w:p>
    <w:p>
      <w:pPr>
        <w:pStyle w:val="BodyText"/>
      </w:pPr>
      <w:ins w:id="2240" w:author="PR Preview" w:date="2026-01-01T00:00:00Z">
        <w:r>
          <w:rPr>
            <w:b/>
            <w:bCs/>
          </w:rPr>
          <w:t xml:space="preserve">Definition 32 (</w:t>
        </w:r>
      </w:ins>
      <m:oMath>
        <m:r>
          <m:t>k</m:t>
        </m:r>
      </m:oMath>
      <w:ins w:id="2241" w:author="PR Preview" w:date="2026-01-01T00:00:00Z">
        <w:r>
          <w:rPr>
            <w:b/>
            <w:bCs/>
          </w:rPr>
          <w:t xml:space="preserve">-fold cross-validation)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In</w:t>
        </w:r>
      </w:ins>
      <w:ins w:id="2244" w:author="PR Preview" w:date="2026-01-01T00:00:00Z">
        <w:r>
          <w:t xml:space="preserve"> </w:t>
        </w:r>
      </w:ins>
      <m:oMath>
        <m:r>
          <m:t>k</m:t>
        </m:r>
      </m:oMath>
      <w:ins w:id="2245" w:author="PR Preview" w:date="2026-01-01T00:00:00Z">
        <w:r>
          <w:rPr>
            <w:b/>
            <w:bCs/>
          </w:rPr>
          <w:t xml:space="preserve">-fold cross-validation</w:t>
        </w:r>
      </w:ins>
      <w:ins w:id="224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6"/>
    <w:bookmarkStart w:id="167" w:name="rem-kfold-vs-validation-set"/>
    <w:p>
      <w:pPr>
        <w:pStyle w:val="FirstParagraph"/>
      </w:pPr>
      <w:del w:id="2247" w:author="PR Preview" w:date="2026-01-01T00:00:00Z">
        <w:r>
          <w:rPr>
            <w:i/>
            <w:iCs/>
          </w:rPr>
          <w:delText xml:space="preserve">Remark 20</w:delText>
        </w:r>
      </w:del>
      <w:del w:id="2248" w:author="PR Preview" w:date="2026-01-01T00:00:00Z">
        <w:r>
          <w:delText xml:space="preserve"> (Cross-validation instead of a single validation set). </w:delText>
        </w:r>
      </w:del>
      <w:del w:id="2249" w:author="PR Preview" w:date="2026-01-01T00:00:00Z">
        <w:r>
          <w:delText xml:space="preserve">If data are limited,</w:delText>
        </w:r>
      </w:del>
      <w:del w:id="2250" w:author="PR Preview" w:date="2026-01-01T00:00:00Z">
        <w:r>
          <w:delText xml:space="preserve"> </w:delText>
        </w:r>
      </w:del>
      <m:oMath>
        <m:r>
          <m:t>k</m:t>
        </m:r>
      </m:oMath>
      <w:del w:id="2251" w:author="PR Preview" w:date="2026-01-01T00:00:00Z">
        <w:r>
          <w:delText xml:space="preserve">-fold cross-validation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can replace the single validation set of</w:delText>
        </w:r>
      </w:del>
      <w:del w:id="2254" w:author="PR Preview" w:date="2026-01-01T00:00:00Z">
        <w:r>
          <w:delText xml:space="preserve"> </w:delText>
        </w:r>
      </w:del>
      <w:hyperlink w:anchor="def-data-splits">
        <w:del w:id="225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for more stable tuning.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In</w:delText>
        </w:r>
      </w:del>
      <w:del w:id="2260" w:author="PR Preview" w:date="2026-01-01T00:00:00Z">
        <w:r>
          <w:delText xml:space="preserve"> </w:delText>
        </w:r>
      </w:del>
      <w:hyperlink w:anchor="exr-kfold">
        <w:del w:id="226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262" w:author="PR Preview" w:date="2026-01-01T00:00:00Z">
        <w:r>
          <w:delText xml:space="preserve">,</w:delText>
        </w:r>
      </w:del>
      <w:del w:id="226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folds of 8 cars each</w:delText>
        </w:r>
      </w:del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2268" w:author="PR Preview" w:date="2026-01-01T00:00:00Z">
        <w:r>
          <w:rPr>
            <w:b/>
            <w:bCs/>
          </w:rPr>
          <w:delText xml:space="preserve">Definition 32 (Cross-validation estimate)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The</w:delText>
        </w:r>
      </w:del>
      <w:del w:id="2271" w:author="PR Preview" w:date="2026-01-01T00:00:00Z">
        <w:r>
          <w:delText xml:space="preserve"> </w:delText>
        </w:r>
      </w:del>
      <m:oMath>
        <m:r>
          <m:t>k</m:t>
        </m:r>
      </m:oMath>
      <w:del w:id="2272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22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is the</w:delText>
        </w:r>
      </w:del>
      <w:del w:id="2276" w:author="PR Preview" w:date="2026-01-01T00:00:00Z">
        <w:r>
          <w:delText xml:space="preserve"> </w:delText>
        </w:r>
      </w:del>
      <w:hyperlink r:id="rId36">
        <w:del w:id="227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of the predictions that each observation</w:delText>
        </w:r>
      </w:del>
      <w:del w:id="228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of the training set receives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from the</w:delText>
        </w:r>
      </w:del>
      <w:del w:id="2285" w:author="PR Preview" w:date="2026-01-01T00:00:00Z">
        <w:r>
          <w:delText xml:space="preserve"> </w:delText>
        </w:r>
      </w:del>
      <w:hyperlink w:anchor="def-fold-out-rule">
        <w:del w:id="228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of its</w:delText>
        </w:r>
      </w:del>
      <w:del w:id="2289" w:author="PR Preview" w:date="2026-01-01T00:00:00Z">
        <w:r>
          <w:delText xml:space="preserve"> </w:delText>
        </w:r>
      </w:del>
      <w:hyperlink w:anchor="def-fold-assignment">
        <w:del w:id="2290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229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in</w:delText>
        </w:r>
      </w:del>
      <w:del w:id="229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29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296" w:author="PR Preview" w:date="2026-01-01T00:00:00Z">
        <w:r>
          <w:delText xml:space="preserve">:</w:delText>
        </w:r>
      </w:del>
    </w:p>
    <w:p>
      <w:pPr>
        <w:pStyle w:val="FirstParagraph"/>
      </w:pPr>
      <w:ins w:id="2297" w:author="PR Preview" w:date="2026-01-01T00:00:00Z">
        <w:r>
          <w:rPr>
            <w:i/>
            <w:iCs/>
          </w:rPr>
          <w:t xml:space="preserve">Remark 20</w:t>
        </w:r>
      </w:ins>
      <w:ins w:id="2298" w:author="PR Preview" w:date="2026-01-01T00:00:00Z">
        <w:r>
          <w:t xml:space="preserve"> (Cross-validation instead of a single validation set). </w:t>
        </w:r>
      </w:ins>
      <w:ins w:id="2299" w:author="PR Preview" w:date="2026-01-01T00:00:00Z">
        <w:r>
          <w:t xml:space="preserve">If data are limited,</w:t>
        </w:r>
      </w:ins>
      <w:ins w:id="2300" w:author="PR Preview" w:date="2026-01-01T00:00:00Z">
        <w:r>
          <w:t xml:space="preserve"> </w:t>
        </w:r>
      </w:ins>
      <m:oMath>
        <m:r>
          <m:t>k</m:t>
        </m:r>
      </m:oMath>
      <w:ins w:id="2301" w:author="PR Preview" w:date="2026-01-01T00:00:00Z">
        <w:r>
          <w:t xml:space="preserve">-fold cross-validation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can replace the single validation set of</w:t>
        </w:r>
      </w:ins>
      <w:ins w:id="2304" w:author="PR Preview" w:date="2026-01-01T00:00:00Z">
        <w:r>
          <w:t xml:space="preserve"> </w:t>
        </w:r>
      </w:ins>
      <w:hyperlink w:anchor="def-data-splits">
        <w:ins w:id="230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for more stable tuning.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In</w:t>
        </w:r>
      </w:ins>
      <w:ins w:id="2310" w:author="PR Preview" w:date="2026-01-01T00:00:00Z">
        <w:r>
          <w:t xml:space="preserve"> </w:t>
        </w:r>
      </w:ins>
      <w:hyperlink w:anchor="exr-kfold">
        <w:ins w:id="231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312" w:author="PR Preview" w:date="2026-01-01T00:00:00Z">
        <w:r>
          <w:t xml:space="preserve">,</w:t>
        </w:r>
      </w:ins>
      <w:ins w:id="23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folds of 8 cars each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give 4 fits on 24 cars each.</w:t>
        </w:r>
      </w:ins>
    </w:p>
    <w:bookmarkEnd w:id="167"/>
    <w:bookmarkStart w:id="169" w:name="def-cv-estimate"/>
    <w:p>
      <w:pPr>
        <w:pStyle w:val="BodyText"/>
      </w:pPr>
      <w:ins w:id="2318" w:author="PR Preview" w:date="2026-01-01T00:00:00Z">
        <w:r>
          <w:rPr>
            <w:b/>
            <w:bCs/>
          </w:rPr>
          <w:t xml:space="preserve">Definition 33 (Cross-validation estimate)</w:t>
        </w:r>
      </w:ins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The</w:t>
        </w:r>
      </w:ins>
      <w:ins w:id="2321" w:author="PR Preview" w:date="2026-01-01T00:00:00Z">
        <w:r>
          <w:t xml:space="preserve"> </w:t>
        </w:r>
      </w:ins>
      <m:oMath>
        <m:r>
          <m:t>k</m:t>
        </m:r>
      </m:oMath>
      <w:ins w:id="2322" w:author="PR Preview" w:date="2026-01-01T00:00:00Z">
        <w:r>
          <w:rPr>
            <w:b/>
            <w:bCs/>
          </w:rPr>
          <w:t xml:space="preserve">-fold cross-validation estimate</w:t>
        </w:r>
      </w:ins>
      <w:ins w:id="23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is the</w:t>
        </w:r>
      </w:ins>
      <w:ins w:id="2326" w:author="PR Preview" w:date="2026-01-01T00:00:00Z">
        <w:r>
          <w:t xml:space="preserve"> </w:t>
        </w:r>
      </w:ins>
      <w:hyperlink r:id="rId36">
        <w:ins w:id="232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of the predictions that each observation</w:t>
        </w:r>
      </w:ins>
      <w:ins w:id="23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of the training set receives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from the</w:t>
        </w:r>
      </w:ins>
      <w:ins w:id="2335" w:author="PR Preview" w:date="2026-01-01T00:00:00Z">
        <w:r>
          <w:t xml:space="preserve"> </w:t>
        </w:r>
      </w:ins>
      <w:hyperlink w:anchor="def-fold-out-rule">
        <w:ins w:id="233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of its</w:t>
        </w:r>
      </w:ins>
      <w:ins w:id="2339" w:author="PR Preview" w:date="2026-01-01T00:00:00Z">
        <w:r>
          <w:t xml:space="preserve"> </w:t>
        </w:r>
      </w:ins>
      <w:hyperlink w:anchor="def-fold-assignment">
        <w:ins w:id="2340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234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in</w:t>
        </w:r>
      </w:ins>
      <w:ins w:id="234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34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346" w:author="PR Preview" w:date="2026-01-01T00:00:00Z">
        <w:r>
          <w:t xml:space="preserve">:</w:t>
        </w:r>
      </w:ins>
    </w:p>
    <w:p>
      <w:pPr>
        <w:pStyle w:val="BodyText"/>
      </w:pPr>
      <w:bookmarkStart w:id="16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del w:id="2347" w:author="PR Preview" w:date="2026-01-01T00:00:00Z">
        <w:r>
          <w:rPr>
            <w:i/>
            <w:iCs/>
          </w:rPr>
          <w:delText xml:space="preserve">Solution 10</w:delText>
        </w:r>
      </w:del>
      <w:del w:id="2348" w:author="PR Preview" w:date="2026-01-01T00:00:00Z">
        <w:r>
          <w:delText xml:space="preserve">. </w:delText>
        </w:r>
      </w:del>
      <w:del w:id="2349" w:author="PR Preview" w:date="2026-01-01T00:00:00Z">
        <w:r>
          <w:delText xml:space="preserve">The folds</w:delText>
        </w:r>
      </w:del>
      <w:del w:id="23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partition</w:delText>
        </w:r>
      </w:del>
      <w:del w:id="2353" w:author="PR Preview" w:date="2026-01-01T00:00:00Z">
        <w:r>
          <w:delText xml:space="preserve"> </w:delText>
        </w:r>
      </w:del>
      <m:oMath>
        <m:r>
          <m:t>I</m:t>
        </m:r>
      </m:oMath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(</w:delText>
        </w:r>
      </w:del>
      <w:hyperlink w:anchor="def-folds">
        <w:del w:id="2356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357" w:author="PR Preview" w:date="2026-01-01T00:00:00Z">
        <w:r>
          <w:delText xml:space="preserve">),</w:delText>
        </w:r>
      </w:del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so summing over the observations of each fold and then over the folds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adds each term of</w:delText>
        </w:r>
      </w:del>
      <w:del w:id="2362" w:author="PR Preview" w:date="2026-01-01T00:00:00Z">
        <w:r>
          <w:delText xml:space="preserve"> </w:delText>
        </w:r>
      </w:del>
      <w:hyperlink w:anchor="eq-cv-estimate">
        <w:del w:id="2363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exactly once.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For</w:delText>
        </w:r>
      </w:del>
      <w:del w:id="236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69" w:author="PR Preview" w:date="2026-01-01T00:00:00Z">
        <w:r>
          <w:delText xml:space="preserve">,</w:delText>
        </w:r>
      </w:del>
      <w:del w:id="2370" w:author="PR Preview" w:date="2026-01-01T00:00:00Z">
        <w:r>
          <w:delText xml:space="preserve"> </w:delText>
        </w:r>
      </w:del>
      <w:hyperlink w:anchor="eq-fold-assignment">
        <w:del w:id="237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also puts</w:delText>
        </w:r>
      </w:del>
      <w:del w:id="2374" w:author="PR Preview" w:date="2026-01-01T00:00:00Z">
        <w:r>
          <w:delText xml:space="preserve"> </w:delText>
        </w:r>
      </w:del>
      <m:oMath>
        <m:r>
          <m:t>i</m:t>
        </m:r>
      </m:oMath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in</w:delText>
        </w:r>
      </w:del>
      <w:del w:id="23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378" w:author="PR Preview" w:date="2026-01-01T00:00:00Z">
        <w:r>
          <w:delText xml:space="preserve">,</w:delText>
        </w:r>
      </w:del>
      <w:del w:id="2379" w:author="PR Preview" w:date="2026-01-01T00:00:00Z">
        <w:r>
          <w:delText xml:space="preserve"> </w:delText>
        </w:r>
      </w:del>
      <w:del w:id="2380" w:author="PR Preview" w:date="2026-01-01T00:00:00Z">
        <w:r>
          <w:delText xml:space="preserve">and the folds are disjoint,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so</w:delText>
        </w:r>
      </w:del>
      <w:del w:id="238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2384" w:author="PR Preview" w:date="2026-01-01T00:00:00Z">
        <w:r>
          <w:delText xml:space="preserve">.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Then</w:delText>
        </w:r>
      </w:del>
    </w:p>
    <w:p>
      <w:pPr>
        <w:pStyle w:val="BodyText"/>
      </w:pPr>
      <w:ins w:id="2387" w:author="PR Preview" w:date="2026-01-01T00:00:00Z">
        <w:r>
          <w:rPr>
            <w:i/>
            <w:iCs/>
          </w:rPr>
          <w:t xml:space="preserve">Solution 10</w:t>
        </w:r>
      </w:ins>
      <w:ins w:id="2388" w:author="PR Preview" w:date="2026-01-01T00:00:00Z">
        <w:r>
          <w:t xml:space="preserve">. </w:t>
        </w:r>
      </w:ins>
      <w:ins w:id="2389" w:author="PR Preview" w:date="2026-01-01T00:00:00Z">
        <w:r>
          <w:t xml:space="preserve">The folds</w:t>
        </w:r>
      </w:ins>
      <w:ins w:id="23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partition</w:t>
        </w:r>
      </w:ins>
      <w:ins w:id="2393" w:author="PR Preview" w:date="2026-01-01T00:00:00Z">
        <w:r>
          <w:t xml:space="preserve"> </w:t>
        </w:r>
      </w:ins>
      <m:oMath>
        <m:r>
          <m:t>I</m:t>
        </m:r>
      </m:oMath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(</w:t>
        </w:r>
      </w:ins>
      <w:hyperlink w:anchor="def-folds">
        <w:ins w:id="239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397" w:author="PR Preview" w:date="2026-01-01T00:00:00Z">
        <w:r>
          <w:t xml:space="preserve">),</w:t>
        </w:r>
      </w:ins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so summing over the observations of each fold and then over the folds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adds each term of</w:t>
        </w:r>
      </w:ins>
      <w:ins w:id="2402" w:author="PR Preview" w:date="2026-01-01T00:00:00Z">
        <w:r>
          <w:t xml:space="preserve"> </w:t>
        </w:r>
      </w:ins>
      <w:hyperlink w:anchor="eq-cv-estimate">
        <w:ins w:id="2403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exactly once.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For</w:t>
        </w:r>
      </w:ins>
      <w:ins w:id="240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409" w:author="PR Preview" w:date="2026-01-01T00:00:00Z">
        <w:r>
          <w:t xml:space="preserve">,</w:t>
        </w:r>
      </w:ins>
      <w:ins w:id="2410" w:author="PR Preview" w:date="2026-01-01T00:00:00Z">
        <w:r>
          <w:t xml:space="preserve"> </w:t>
        </w:r>
      </w:ins>
      <w:hyperlink w:anchor="eq-fold-assignment">
        <w:ins w:id="2411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also puts</w:t>
        </w:r>
      </w:ins>
      <w:ins w:id="2414" w:author="PR Preview" w:date="2026-01-01T00:00:00Z">
        <w:r>
          <w:t xml:space="preserve"> </w:t>
        </w:r>
      </w:ins>
      <m:oMath>
        <m:r>
          <m:t>i</m:t>
        </m:r>
      </m:oMath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in</w:t>
        </w:r>
      </w:ins>
      <w:ins w:id="24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418" w:author="PR Preview" w:date="2026-01-01T00:00:00Z">
        <w:r>
          <w:t xml:space="preserve">,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and the folds are disjoint,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so</w:t>
        </w:r>
      </w:ins>
      <w:ins w:id="242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2424" w:author="PR Preview" w:date="2026-01-01T00:00:00Z">
        <w:r>
          <w:t xml:space="preserve">.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6" w:name="def-fold-mse"/>
    <w:p>
      <w:pPr>
        <w:pStyle w:val="BodyText"/>
      </w:pPr>
      <w:del w:id="2427" w:author="PR Preview" w:date="2026-01-01T00:00:00Z">
        <w:r>
          <w:rPr>
            <w:b/>
            <w:bCs/>
          </w:rPr>
          <w:delText xml:space="preserve">Definition 33 (Fold mean squared error)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The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rPr>
            <w:b/>
            <w:bCs/>
          </w:rPr>
          <w:delText xml:space="preserve">fold mean squared error</w:delText>
        </w:r>
      </w:del>
      <w:del w:id="24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of</w:delText>
        </w:r>
      </w:del>
      <w:del w:id="2435" w:author="PR Preview" w:date="2026-01-01T00:00:00Z">
        <w:r>
          <w:delText xml:space="preserve"> </w:delText>
        </w:r>
      </w:del>
      <w:hyperlink w:anchor="def-folds">
        <w:del w:id="243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4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is the</w:delText>
        </w:r>
      </w:del>
      <w:del w:id="2440" w:author="PR Preview" w:date="2026-01-01T00:00:00Z">
        <w:r>
          <w:delText xml:space="preserve"> </w:delText>
        </w:r>
      </w:del>
      <w:hyperlink r:id="rId36">
        <w:del w:id="244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of the</w:delText>
        </w:r>
      </w:del>
      <w:del w:id="2444" w:author="PR Preview" w:date="2026-01-01T00:00:00Z">
        <w:r>
          <w:delText xml:space="preserve"> </w:delText>
        </w:r>
      </w:del>
      <w:hyperlink w:anchor="def-fold-out-rule">
        <w:del w:id="244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446" w:author="PR Preview" w:date="2026-01-01T00:00:00Z">
        <w:r>
          <w:delText xml:space="preserve">’s predictions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for the</w:delText>
        </w:r>
      </w:del>
      <w:del w:id="244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(</w:delText>
        </w:r>
      </w:del>
      <w:hyperlink w:anchor="def-fold-size">
        <w:del w:id="2452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2453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2454" w:author="PR Preview" w:date="2026-01-01T00:00:00Z">
        <w:r>
          <w:rPr>
            <w:b/>
            <w:bCs/>
          </w:rPr>
          <w:t xml:space="preserve">Definition 34 (Fold mean squared error)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The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rPr>
            <w:b/>
            <w:bCs/>
          </w:rPr>
          <w:t xml:space="preserve">fold mean squared error</w:t>
        </w:r>
      </w:ins>
      <w:ins w:id="245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of</w:t>
        </w:r>
      </w:ins>
      <w:ins w:id="2462" w:author="PR Preview" w:date="2026-01-01T00:00:00Z">
        <w:r>
          <w:t xml:space="preserve"> </w:t>
        </w:r>
      </w:ins>
      <w:hyperlink w:anchor="def-folds">
        <w:ins w:id="246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4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is the</w:t>
        </w:r>
      </w:ins>
      <w:ins w:id="2467" w:author="PR Preview" w:date="2026-01-01T00:00:00Z">
        <w:r>
          <w:t xml:space="preserve"> </w:t>
        </w:r>
      </w:ins>
      <w:hyperlink r:id="rId36">
        <w:ins w:id="2468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469" w:author="PR Preview" w:date="2026-01-01T00:00:00Z">
        <w:r>
          <w:t xml:space="preserve"> </w:t>
        </w:r>
      </w:ins>
      <w:ins w:id="2470" w:author="PR Preview" w:date="2026-01-01T00:00:00Z">
        <w:r>
          <w:t xml:space="preserve">of the</w:t>
        </w:r>
      </w:ins>
      <w:ins w:id="2471" w:author="PR Preview" w:date="2026-01-01T00:00:00Z">
        <w:r>
          <w:t xml:space="preserve"> </w:t>
        </w:r>
      </w:ins>
      <w:hyperlink w:anchor="def-fold-out-rule">
        <w:ins w:id="247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73" w:author="PR Preview" w:date="2026-01-01T00:00:00Z">
        <w:r>
          <w:t xml:space="preserve">’s predictions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for the</w:t>
        </w:r>
      </w:ins>
      <w:ins w:id="247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(</w:t>
        </w:r>
      </w:ins>
      <w:hyperlink w:anchor="def-fold-size">
        <w:ins w:id="2479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2480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bookmarkStart w:id="177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7"/>
    <w:bookmarkStart w:id="178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8"/>
    <w:bookmarkStart w:id="179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9"/>
    <w:bookmarkStart w:id="184" w:name="exm-kfold-simulated"/>
    <w:p>
      <w:pPr>
        <w:pStyle w:val="BodyText"/>
      </w:pPr>
      <w:del w:id="2481" w:author="PR Preview" w:date="2026-01-01T00:00:00Z">
        <w:r>
          <w:rPr>
            <w:b/>
            <w:bCs/>
          </w:rPr>
          <w:delText xml:space="preserve">Example 9 (Cross-validation versus the generalization error)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This example applies</w:delText>
        </w:r>
      </w:del>
      <w:del w:id="248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48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with</w:delText>
        </w:r>
      </w:del>
      <w:del w:id="248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to the simulated training set of</w:delText>
        </w:r>
      </w:del>
      <w:del w:id="2491" w:author="PR Preview" w:date="2026-01-01T00:00:00Z">
        <w:r>
          <w:delText xml:space="preserve"> </w:delText>
        </w:r>
      </w:del>
      <w:hyperlink w:anchor="exm-train-test-error-simulated">
        <w:del w:id="2492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493" w:author="PR Preview" w:date="2026-01-01T00:00:00Z">
        <w:r>
          <w:delText xml:space="preserve">,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using only those 30 observations.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The function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rPr>
            <w:rStyle w:val="VerbatimChar"/>
          </w:rPr>
          <w:delText xml:space="preserve">assign_folds()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assigns each observation to a fold at random,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rPr>
            <w:rStyle w:val="VerbatimChar"/>
          </w:rPr>
          <w:delText xml:space="preserve">cv_squared_errors()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fits the model once per fold without that fold</w:delText>
        </w:r>
      </w:del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and returns each observation’s squared prediction error,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and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rPr>
            <w:rStyle w:val="VerbatimChar"/>
          </w:rPr>
          <w:delText xml:space="preserve">cv_mse()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averages them, which is</w:delText>
        </w:r>
      </w:del>
      <w:del w:id="2514" w:author="PR Preview" w:date="2026-01-01T00:00:00Z">
        <w:r>
          <w:delText xml:space="preserve"> </w:delText>
        </w:r>
      </w:del>
      <w:hyperlink w:anchor="eq-cv-estimate">
        <w:del w:id="2515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516" w:author="PR Preview" w:date="2026-01-01T00:00:00Z">
        <w:r>
          <w:delText xml:space="preserve">.</w:delText>
        </w:r>
      </w:del>
    </w:p>
    <w:p>
      <w:pPr>
        <w:pStyle w:val="BodyText"/>
      </w:pPr>
      <w:ins w:id="2517" w:author="PR Preview" w:date="2026-01-01T00:00:00Z">
        <w:r>
          <w:rPr>
            <w:b/>
            <w:bCs/>
          </w:rPr>
          <w:t xml:space="preserve">Example 10 (Cross-validation versus the generalization error)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This example applies</w:t>
        </w:r>
      </w:ins>
      <w:ins w:id="252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52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with</w:t>
        </w:r>
      </w:ins>
      <w:ins w:id="252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to the simulated training set of</w:t>
        </w:r>
      </w:ins>
      <w:ins w:id="2527" w:author="PR Preview" w:date="2026-01-01T00:00:00Z">
        <w:r>
          <w:t xml:space="preserve"> </w:t>
        </w:r>
      </w:ins>
      <w:hyperlink w:anchor="exm-train-test-error-simulated">
        <w:ins w:id="252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529" w:author="PR Preview" w:date="2026-01-01T00:00:00Z">
        <w:r>
          <w:t xml:space="preserve">,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using only those 30 observations.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The function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rPr>
            <w:rStyle w:val="VerbatimChar"/>
          </w:rPr>
          <w:t xml:space="preserve">assign_folds()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assigns each observation to a fold at random,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rPr>
            <w:rStyle w:val="VerbatimChar"/>
          </w:rPr>
          <w:t xml:space="preserve">cv_squared_errors()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fits the model once per fold without that fold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and returns each observation’s squared prediction error,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and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rPr>
            <w:rStyle w:val="VerbatimChar"/>
          </w:rPr>
          <w:t xml:space="preserve">cv_mse()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averages them, which is</w:t>
        </w:r>
      </w:ins>
      <w:ins w:id="2550" w:author="PR Preview" w:date="2026-01-01T00:00:00Z">
        <w:r>
          <w:t xml:space="preserve"> </w:t>
        </w:r>
      </w:ins>
      <w:hyperlink w:anchor="eq-cv-estimate">
        <w:ins w:id="2551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55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2553" w:author="PR Preview" w:date="2026-01-01T00:00:00Z">
        <w:r>
          <w:delText xml:space="preserve">The same fold assignment is used for every degree,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so the degrees are compared on the same splits.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The table and figure report the square root of each cross-validation estimate,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so that it is in the same unit as the training and generalization RMSE of</w:delText>
        </w:r>
      </w:del>
      <w:del w:id="2560" w:author="PR Preview" w:date="2026-01-01T00:00:00Z">
        <w:r>
          <w:delText xml:space="preserve"> </w:delText>
        </w:r>
      </w:del>
      <w:hyperlink w:anchor="exm-train-test-error-simulated">
        <w:del w:id="2561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562" w:author="PR Preview" w:date="2026-01-01T00:00:00Z">
        <w:r>
          <w:delText xml:space="preserve">.</w:delText>
        </w:r>
      </w:del>
    </w:p>
    <w:p>
      <w:pPr>
        <w:pStyle w:val="FirstParagraph"/>
      </w:pPr>
      <w:ins w:id="2563" w:author="PR Preview" w:date="2026-01-01T00:00:00Z">
        <w:r>
          <w:t xml:space="preserve">The same fold assignment is used for every degree,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so the degrees are compared on the same splits.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The table and figure report the square root of each cross-validation estimate,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so that it is in the same unit as the training and generalization RMSE of</w:t>
        </w:r>
      </w:ins>
      <w:ins w:id="2570" w:author="PR Preview" w:date="2026-01-01T00:00:00Z">
        <w:r>
          <w:t xml:space="preserve"> </w:t>
        </w:r>
      </w:ins>
      <w:hyperlink w:anchor="exm-train-test-error-simulated">
        <w:ins w:id="257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57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4"/>
    <w:bookmarkStart w:id="187" w:name="exm-kfold-mtcars"/>
    <w:p>
      <w:pPr>
        <w:pStyle w:val="BodyText"/>
      </w:pPr>
      <w:del w:id="2573" w:author="PR Preview" w:date="2026-01-01T00:00:00Z">
        <w:r>
          <w:rPr>
            <w:b/>
            <w:bCs/>
          </w:rPr>
          <w:delText xml:space="preserve">Example 10 (Four-fold cross-validation of the</w:delText>
        </w:r>
      </w:del>
      <w:del w:id="2574" w:author="PR Preview" w:date="2026-01-01T00:00:00Z">
        <w:r>
          <w:rPr>
            <w:b/>
            <w:bCs/>
          </w:rPr>
          <w:delText xml:space="preserve"> </w:delText>
        </w:r>
      </w:del>
      <w:del w:id="257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576" w:author="PR Preview" w:date="2026-01-01T00:00:00Z">
        <w:r>
          <w:rPr>
            <w:b/>
            <w:bCs/>
          </w:rPr>
          <w:delText xml:space="preserve"> </w:delText>
        </w:r>
      </w:del>
      <w:del w:id="2577" w:author="PR Preview" w:date="2026-01-01T00:00:00Z">
        <w:r>
          <w:rPr>
            <w:b/>
            <w:bCs/>
          </w:rPr>
          <w:delText xml:space="preserve">polynomials)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This example applies the</w:delText>
        </w:r>
      </w:del>
      <w:del w:id="258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folds of</w:delText>
        </w:r>
      </w:del>
      <w:del w:id="2583" w:author="PR Preview" w:date="2026-01-01T00:00:00Z">
        <w:r>
          <w:delText xml:space="preserve"> </w:delText>
        </w:r>
      </w:del>
      <w:hyperlink w:anchor="exr-kfold">
        <w:del w:id="258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to the four polynomial models of</w:delText>
        </w:r>
      </w:del>
      <w:del w:id="2587" w:author="PR Preview" w:date="2026-01-01T00:00:00Z">
        <w:r>
          <w:delText xml:space="preserve"> </w:delText>
        </w:r>
      </w:del>
      <w:hyperlink w:anchor="exr-overfitting">
        <w:del w:id="258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589" w:author="PR Preview" w:date="2026-01-01T00:00:00Z">
        <w:r>
          <w:delText xml:space="preserve">,</w:delText>
        </w:r>
      </w:del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now using all</w:delText>
        </w:r>
      </w:del>
      <w:del w:id="259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cars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and the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rPr>
            <w:rStyle w:val="VerbatimChar"/>
          </w:rPr>
          <w:delText xml:space="preserve">cv_mse()</w:delText>
        </w:r>
      </w:del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function of</w:delText>
        </w:r>
      </w:del>
      <w:del w:id="2601" w:author="PR Preview" w:date="2026-01-01T00:00:00Z">
        <w:r>
          <w:delText xml:space="preserve"> </w:delText>
        </w:r>
      </w:del>
      <w:hyperlink w:anchor="exm-kfold-simulated">
        <w:del w:id="2602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2603" w:author="PR Preview" w:date="2026-01-01T00:00:00Z">
        <w:r>
          <w:delText xml:space="preserve">.</w:delText>
        </w:r>
      </w:del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The fold assignment is random,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so the estimate is too;</w:delText>
        </w:r>
      </w:del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to show how much,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612" w:author="PR Preview" w:date="2026-01-01T00:00:00Z">
        <w:r>
          <w:rPr>
            <w:b/>
            <w:bCs/>
          </w:rPr>
          <w:t xml:space="preserve">Example 11 (Four-fold cross-validation of the</w:t>
        </w:r>
      </w:ins>
      <w:ins w:id="2613" w:author="PR Preview" w:date="2026-01-01T00:00:00Z">
        <w:r>
          <w:rPr>
            <w:b/>
            <w:bCs/>
          </w:rPr>
          <w:t xml:space="preserve"> </w:t>
        </w:r>
      </w:ins>
      <w:ins w:id="261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615" w:author="PR Preview" w:date="2026-01-01T00:00:00Z">
        <w:r>
          <w:rPr>
            <w:b/>
            <w:bCs/>
          </w:rPr>
          <w:t xml:space="preserve"> </w:t>
        </w:r>
      </w:ins>
      <w:ins w:id="2616" w:author="PR Preview" w:date="2026-01-01T00:00:00Z">
        <w:r>
          <w:rPr>
            <w:b/>
            <w:bCs/>
          </w:rPr>
          <w:t xml:space="preserve">polynomials)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This example applies the</w:t>
        </w:r>
      </w:ins>
      <w:ins w:id="26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folds of</w:t>
        </w:r>
      </w:ins>
      <w:ins w:id="2622" w:author="PR Preview" w:date="2026-01-01T00:00:00Z">
        <w:r>
          <w:t xml:space="preserve"> </w:t>
        </w:r>
      </w:ins>
      <w:hyperlink w:anchor="exr-kfold">
        <w:ins w:id="262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to the four polynomial models of</w:t>
        </w:r>
      </w:ins>
      <w:ins w:id="2626" w:author="PR Preview" w:date="2026-01-01T00:00:00Z">
        <w:r>
          <w:t xml:space="preserve"> </w:t>
        </w:r>
      </w:ins>
      <w:hyperlink w:anchor="exr-overfitting">
        <w:ins w:id="262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628" w:author="PR Preview" w:date="2026-01-01T00:00:00Z">
        <w:r>
          <w:t xml:space="preserve">,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now using all</w:t>
        </w:r>
      </w:ins>
      <w:ins w:id="26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cars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and the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rPr>
            <w:rStyle w:val="VerbatimChar"/>
          </w:rPr>
          <w:t xml:space="preserve">cv_mse()</w:t>
        </w:r>
      </w:ins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function of</w:t>
        </w:r>
      </w:ins>
      <w:ins w:id="2640" w:author="PR Preview" w:date="2026-01-01T00:00:00Z">
        <w:r>
          <w:t xml:space="preserve"> </w:t>
        </w:r>
      </w:ins>
      <w:hyperlink w:anchor="exm-kfold-simulated">
        <w:ins w:id="264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642" w:author="PR Preview" w:date="2026-01-01T00:00:00Z">
        <w:r>
          <w:t xml:space="preserve">.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The fold assignment is random,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so the estimate is too;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to show how much,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7"/>
    <w:bookmarkEnd w:id="188"/>
    <w:bookmarkStart w:id="215" w:name="sec-loocv"/>
    <w:p>
      <w:pPr>
        <w:pStyle w:val="Heading2"/>
      </w:pPr>
      <w:r>
        <w:t xml:space="preserve">7 Leave-one-out cross-validation</w:t>
      </w:r>
    </w:p>
    <w:bookmarkStart w:id="18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9"/>
    <w:bookmarkStart w:id="19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2651" w:author="PR Preview" w:date="2026-01-01T00:00:00Z">
        <w:r>
          <w:delText xml:space="preserve">No.</w:delText>
        </w:r>
      </w:del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With one car per fold,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every assignment of cars to folds produces the same 32 fits,</w:delText>
        </w:r>
      </w:del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only numbered differently,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and</w:delText>
        </w:r>
      </w:del>
      <w:del w:id="2660" w:author="PR Preview" w:date="2026-01-01T00:00:00Z">
        <w:r>
          <w:delText xml:space="preserve"> </w:delText>
        </w:r>
      </w:del>
      <w:hyperlink w:anchor="eq-cv-estimate">
        <w:del w:id="266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does not depend on the numbering.</w:delText>
        </w:r>
      </w:del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Unlike</w:delText>
        </w:r>
      </w:del>
      <w:del w:id="2666" w:author="PR Preview" w:date="2026-01-01T00:00:00Z">
        <w:r>
          <w:delText xml:space="preserve"> </w:delText>
        </w:r>
      </w:del>
      <w:hyperlink w:anchor="exm-kfold-mtcars">
        <w:del w:id="266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2668" w:author="PR Preview" w:date="2026-01-01T00:00:00Z">
        <w:r>
          <w:delText xml:space="preserve">,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671" w:author="PR Preview" w:date="2026-01-01T00:00:00Z">
        <w:r>
          <w:rPr>
            <w:b/>
            <w:bCs/>
          </w:rPr>
          <w:delText xml:space="preserve">Definition 34 (Leave-one-out cross-validation)</w:delText>
        </w:r>
      </w:del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is</w:delText>
        </w:r>
      </w:del>
      <w:del w:id="267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67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678" w:author="PR Preview" w:date="2026-01-01T00:00:00Z">
        <w:r>
          <w:delText xml:space="preserve"> </w:delText>
        </w:r>
      </w:del>
      <w:del w:id="2679" w:author="PR Preview" w:date="2026-01-01T00:00:00Z">
        <w:r>
          <w:delText xml:space="preserve">with</w:delText>
        </w:r>
      </w:del>
      <w:del w:id="268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81" w:author="PR Preview" w:date="2026-01-01T00:00:00Z">
        <w:r>
          <w:delText xml:space="preserve">,</w:delText>
        </w:r>
      </w:del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so that each of the</w:delText>
        </w:r>
      </w:del>
      <w:del w:id="2684" w:author="PR Preview" w:date="2026-01-01T00:00:00Z">
        <w:r>
          <w:delText xml:space="preserve"> </w:delText>
        </w:r>
      </w:del>
      <m:oMath>
        <m:r>
          <m:t>n</m:t>
        </m:r>
      </m:oMath>
      <w:del w:id="2685" w:author="PR Preview" w:date="2026-01-01T00:00:00Z">
        <w:r>
          <w:delText xml:space="preserve"> </w:delText>
        </w:r>
      </w:del>
      <w:hyperlink w:anchor="def-folds">
        <w:del w:id="268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holds one observation,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and the</w:delText>
        </w:r>
      </w:del>
      <w:del w:id="2691" w:author="PR Preview" w:date="2026-01-01T00:00:00Z">
        <w:r>
          <w:delText xml:space="preserve"> </w:delText>
        </w:r>
      </w:del>
      <w:hyperlink w:anchor="def-fold-out-rule">
        <w:del w:id="269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69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of observation</w:delText>
        </w:r>
      </w:del>
      <w:del w:id="2696" w:author="PR Preview" w:date="2026-01-01T00:00:00Z">
        <w:r>
          <w:delText xml:space="preserve"> </w:delText>
        </w:r>
      </w:del>
      <m:oMath>
        <m:r>
          <m:t>i</m:t>
        </m:r>
      </m:oMath>
      <w:del w:id="2697" w:author="PR Preview" w:date="2026-01-01T00:00:00Z">
        <w:r>
          <w:delText xml:space="preserve">’s</w:delText>
        </w:r>
      </w:del>
      <w:del w:id="2698" w:author="PR Preview" w:date="2026-01-01T00:00:00Z">
        <w:r>
          <w:delText xml:space="preserve"> </w:delText>
        </w:r>
      </w:del>
      <w:hyperlink w:anchor="def-fold-assignment">
        <w:del w:id="269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700" w:author="PR Preview" w:date="2026-01-01T00:00:00Z">
        <w:r>
          <w:delText xml:space="preserve"> </w:delText>
        </w:r>
      </w:del>
      <w:del w:id="2701" w:author="PR Preview" w:date="2026-01-01T00:00:00Z">
        <w:r>
          <w:delText xml:space="preserve">is fitted to all observations except observation</w:delText>
        </w:r>
      </w:del>
      <w:del w:id="2702" w:author="PR Preview" w:date="2026-01-01T00:00:00Z">
        <w:r>
          <w:delText xml:space="preserve"> </w:delText>
        </w:r>
      </w:del>
      <m:oMath>
        <m:r>
          <m:t>i</m:t>
        </m:r>
      </m:oMath>
      <w:del w:id="2703" w:author="PR Preview" w:date="2026-01-01T00:00:00Z">
        <w:r>
          <w:delText xml:space="preserve">.</w:delText>
        </w:r>
      </w:del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Its</w:delText>
        </w:r>
      </w:del>
      <w:del w:id="2706" w:author="PR Preview" w:date="2026-01-01T00:00:00Z">
        <w:r>
          <w:delText xml:space="preserve"> </w:delText>
        </w:r>
      </w:del>
      <w:hyperlink w:anchor="def-cv-estimate">
        <w:del w:id="270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(</w:delText>
        </w:r>
      </w:del>
      <w:hyperlink w:anchor="eq-cv-estimate">
        <w:del w:id="2710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with</w:delText>
        </w:r>
      </w:del>
      <w:del w:id="27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1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2715" w:author="PR Preview" w:date="2026-01-01T00:00:00Z">
        <w:r>
          <w:t xml:space="preserve">No.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With one car per fold,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every assignment of cars to folds produces the same 32 fits,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only numbered differently,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and</w:t>
        </w:r>
      </w:ins>
      <w:ins w:id="2724" w:author="PR Preview" w:date="2026-01-01T00:00:00Z">
        <w:r>
          <w:t xml:space="preserve"> </w:t>
        </w:r>
      </w:ins>
      <w:hyperlink w:anchor="eq-cv-estimate">
        <w:ins w:id="2725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does not depend on the numbering.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Unlike</w:t>
        </w:r>
      </w:ins>
      <w:ins w:id="2730" w:author="PR Preview" w:date="2026-01-01T00:00:00Z">
        <w:r>
          <w:t xml:space="preserve"> </w:t>
        </w:r>
      </w:ins>
      <w:hyperlink w:anchor="exm-kfold-mtcars">
        <w:ins w:id="273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732" w:author="PR Preview" w:date="2026-01-01T00:00:00Z">
        <w:r>
          <w:t xml:space="preserve">,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the estimate is not random.</w:t>
        </w:r>
      </w:ins>
    </w:p>
    <w:bookmarkEnd w:id="190"/>
    <w:bookmarkStart w:id="192" w:name="def-loocv"/>
    <w:p>
      <w:pPr>
        <w:pStyle w:val="FirstParagraph"/>
      </w:pPr>
      <w:ins w:id="2735" w:author="PR Preview" w:date="2026-01-01T00:00:00Z">
        <w:r>
          <w:rPr>
            <w:b/>
            <w:bCs/>
          </w:rPr>
          <w:t xml:space="preserve">Definition 35 (Leave-one-out cross-validation)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rPr>
            <w:b/>
            <w:bCs/>
          </w:rPr>
          <w:t xml:space="preserve">Leave-one-out cross-validation (LOOCV)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is</w:t>
        </w:r>
      </w:ins>
      <w:ins w:id="274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74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with</w:t>
        </w:r>
      </w:ins>
      <w:ins w:id="274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745" w:author="PR Preview" w:date="2026-01-01T00:00:00Z">
        <w:r>
          <w:t xml:space="preserve">,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so that each of the</w:t>
        </w:r>
      </w:ins>
      <w:ins w:id="2748" w:author="PR Preview" w:date="2026-01-01T00:00:00Z">
        <w:r>
          <w:t xml:space="preserve"> </w:t>
        </w:r>
      </w:ins>
      <m:oMath>
        <m:r>
          <m:t>n</m:t>
        </m:r>
      </m:oMath>
      <w:ins w:id="2749" w:author="PR Preview" w:date="2026-01-01T00:00:00Z">
        <w:r>
          <w:t xml:space="preserve"> </w:t>
        </w:r>
      </w:ins>
      <w:hyperlink w:anchor="def-folds">
        <w:ins w:id="275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holds one observation,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and the</w:t>
        </w:r>
      </w:ins>
      <w:ins w:id="2755" w:author="PR Preview" w:date="2026-01-01T00:00:00Z">
        <w:r>
          <w:t xml:space="preserve"> </w:t>
        </w:r>
      </w:ins>
      <w:hyperlink w:anchor="def-fold-out-rule">
        <w:ins w:id="275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75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of observation</w:t>
        </w:r>
      </w:ins>
      <w:ins w:id="2760" w:author="PR Preview" w:date="2026-01-01T00:00:00Z">
        <w:r>
          <w:t xml:space="preserve"> </w:t>
        </w:r>
      </w:ins>
      <m:oMath>
        <m:r>
          <m:t>i</m:t>
        </m:r>
      </m:oMath>
      <w:ins w:id="2761" w:author="PR Preview" w:date="2026-01-01T00:00:00Z">
        <w:r>
          <w:t xml:space="preserve">’s</w:t>
        </w:r>
      </w:ins>
      <w:ins w:id="2762" w:author="PR Preview" w:date="2026-01-01T00:00:00Z">
        <w:r>
          <w:t xml:space="preserve"> </w:t>
        </w:r>
      </w:ins>
      <w:hyperlink w:anchor="def-fold-assignment">
        <w:ins w:id="276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is fitted to all observations except observation</w:t>
        </w:r>
      </w:ins>
      <w:ins w:id="2766" w:author="PR Preview" w:date="2026-01-01T00:00:00Z">
        <w:r>
          <w:t xml:space="preserve"> </w:t>
        </w:r>
      </w:ins>
      <m:oMath>
        <m:r>
          <m:t>i</m:t>
        </m:r>
      </m:oMath>
      <w:ins w:id="2767" w:author="PR Preview" w:date="2026-01-01T00:00:00Z">
        <w:r>
          <w:t xml:space="preserve">.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Its</w:t>
        </w:r>
      </w:ins>
      <w:ins w:id="2770" w:author="PR Preview" w:date="2026-01-01T00:00:00Z">
        <w:r>
          <w:t xml:space="preserve"> </w:t>
        </w:r>
      </w:ins>
      <w:hyperlink w:anchor="def-cv-estimate">
        <w:ins w:id="277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(</w:t>
        </w:r>
      </w:ins>
      <w:hyperlink w:anchor="eq-cv-estimate">
        <w:ins w:id="2774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with</w:t>
        </w:r>
      </w:ins>
      <w:ins w:id="277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778" w:author="PR Preview" w:date="2026-01-01T00:00:00Z">
        <w:r>
          <w:t xml:space="preserve">) is</w:t>
        </w:r>
      </w:ins>
    </w:p>
    <w:p>
      <w:pPr>
        <w:pStyle w:val="BodyText"/>
      </w:pPr>
      <w:bookmarkStart w:id="19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2"/>
    <w:bookmarkStart w:id="19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5" w:name="def-term-vector"/>
    <w:p>
      <w:pPr>
        <w:pStyle w:val="FirstParagraph"/>
      </w:pPr>
      <w:del w:id="2779" w:author="PR Preview" w:date="2026-01-01T00:00:00Z">
        <w:r>
          <w:rPr>
            <w:b/>
            <w:bCs/>
          </w:rPr>
          <w:delText xml:space="preserve">Definition 35 (Term vector)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Consider a model whose mean is a linear combination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of</w:delText>
        </w:r>
      </w:del>
      <w:del w:id="2784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terms</w:delText>
        </w:r>
      </w:del>
      <w:del w:id="2787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of the covariate value,</w:delText>
        </w:r>
      </w:del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such as</w:delText>
        </w:r>
      </w:del>
      <w:del w:id="2792" w:author="PR Preview" w:date="2026-01-01T00:00:00Z">
        <w:r>
          <w:delText xml:space="preserve"> </w:delText>
        </w:r>
      </w:del>
      <m:oMath>
        <m:r>
          <m:t>1</m:t>
        </m:r>
      </m:oMath>
      <w:del w:id="2793" w:author="PR Preview" w:date="2026-01-01T00:00:00Z">
        <w:r>
          <w:delText xml:space="preserve">,</w:delText>
        </w:r>
      </w:del>
      <w:del w:id="2794" w:author="PR Preview" w:date="2026-01-01T00:00:00Z">
        <w:r>
          <w:delText xml:space="preserve"> </w:delText>
        </w:r>
      </w:del>
      <m:oMath>
        <m:r>
          <m:t>x</m:t>
        </m:r>
      </m:oMath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and</w:delText>
        </w:r>
      </w:del>
      <w:del w:id="279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798" w:author="PR Preview" w:date="2026-01-01T00:00:00Z">
        <w:r>
          <w:delText xml:space="preserve">.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The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rPr>
            <w:b/>
            <w:bCs/>
          </w:rPr>
          <w:delText xml:space="preserve">term vector</w:delText>
        </w:r>
      </w:del>
      <w:del w:id="28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of observation</w:delText>
        </w:r>
      </w:del>
      <w:del w:id="2806" w:author="PR Preview" w:date="2026-01-01T00:00:00Z">
        <w:r>
          <w:delText xml:space="preserve"> </w:delText>
        </w:r>
      </w:del>
      <m:oMath>
        <m:r>
          <m:t>i</m:t>
        </m:r>
      </m:oMath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2809" w:author="PR Preview" w:date="2026-01-01T00:00:00Z">
        <w:r>
          <w:rPr>
            <w:b/>
            <w:bCs/>
          </w:rPr>
          <w:t xml:space="preserve">Definition 36 (Term vector)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Consider a model whose mean is a linear combination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of</w:t>
        </w:r>
      </w:ins>
      <w:ins w:id="2814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terms</w:t>
        </w:r>
      </w:ins>
      <w:ins w:id="2817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of the covariate value,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such as</w:t>
        </w:r>
      </w:ins>
      <w:ins w:id="2822" w:author="PR Preview" w:date="2026-01-01T00:00:00Z">
        <w:r>
          <w:t xml:space="preserve"> </w:t>
        </w:r>
      </w:ins>
      <m:oMath>
        <m:r>
          <m:t>1</m:t>
        </m:r>
      </m:oMath>
      <w:ins w:id="2823" w:author="PR Preview" w:date="2026-01-01T00:00:00Z">
        <w:r>
          <w:t xml:space="preserve">,</w:t>
        </w:r>
      </w:ins>
      <w:ins w:id="2824" w:author="PR Preview" w:date="2026-01-01T00:00:00Z">
        <w:r>
          <w:t xml:space="preserve"> </w:t>
        </w:r>
      </w:ins>
      <m:oMath>
        <m:r>
          <m:t>x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and</w:t>
        </w:r>
      </w:ins>
      <w:ins w:id="282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828" w:author="PR Preview" w:date="2026-01-01T00:00:00Z">
        <w:r>
          <w:t xml:space="preserve">.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The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rPr>
            <w:b/>
            <w:bCs/>
          </w:rPr>
          <w:t xml:space="preserve">term vector</w:t>
        </w:r>
      </w:ins>
      <w:ins w:id="283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of observation</w:t>
        </w:r>
      </w:ins>
      <w:ins w:id="2836" w:author="PR Preview" w:date="2026-01-01T00:00:00Z">
        <w:r>
          <w:t xml:space="preserve"> </w:t>
        </w:r>
      </w:ins>
      <m:oMath>
        <m:r>
          <m:t>i</m:t>
        </m:r>
      </m:oMath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194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7"/>
    <w:bookmarkStart w:id="199" w:name="def-cross-product-matrix"/>
    <w:p>
      <w:pPr>
        <w:pStyle w:val="BodyText"/>
      </w:pPr>
      <w:del w:id="2839" w:author="PR Preview" w:date="2026-01-01T00:00:00Z">
        <w:r>
          <w:rPr>
            <w:b/>
            <w:bCs/>
          </w:rPr>
          <w:delText xml:space="preserve">Definition 36 (Cross-product matrix (sum-of-squares and cross-products matrix))</w:delText>
        </w:r>
      </w:del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The</w:delText>
        </w:r>
      </w:del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rPr>
            <w:b/>
            <w:bCs/>
          </w:rPr>
          <w:delText xml:space="preserve">cross-product matrix</w:delText>
        </w:r>
      </w:del>
      <w:del w:id="2844" w:author="PR Preview" w:date="2026-01-01T00:00:00Z">
        <w:r>
          <w:delText xml:space="preserve"> </w:delText>
        </w:r>
      </w:del>
      <m:oMath>
        <m:r>
          <m:t>A</m:t>
        </m:r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of</w:delText>
        </w:r>
      </w:del>
      <w:del w:id="2847" w:author="PR Preview" w:date="2026-01-01T00:00:00Z">
        <w:r>
          <w:delText xml:space="preserve"> </w:delText>
        </w:r>
      </w:del>
      <w:hyperlink w:anchor="def-term-vector">
        <w:del w:id="2848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8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850" w:author="PR Preview" w:date="2026-01-01T00:00:00Z">
        <w:r>
          <w:delText xml:space="preserve">,</w:delText>
        </w:r>
      </w:del>
      <w:del w:id="28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852" w:author="PR Preview" w:date="2026-01-01T00:00:00Z">
        <w:r>
          <w:delText xml:space="preserve">, of a training set indexed by</w:delText>
        </w:r>
      </w:del>
      <w:del w:id="2853" w:author="PR Preview" w:date="2026-01-01T00:00:00Z">
        <w:r>
          <w:delText xml:space="preserve"> </w:delText>
        </w:r>
      </w:del>
      <m:oMath>
        <m:r>
          <m:t>I</m:t>
        </m:r>
      </m:oMath>
      <w:del w:id="2854" w:author="PR Preview" w:date="2026-01-01T00:00:00Z">
        <w:r>
          <w:delText xml:space="preserve">,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2857" w:author="PR Preview" w:date="2026-01-01T00:00:00Z">
        <w:r>
          <w:rPr>
            <w:b/>
            <w:bCs/>
          </w:rPr>
          <w:t xml:space="preserve">Definition 37 (Cross-product matrix (sum-of-squares and cross-products matrix))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The</w:t>
        </w:r>
      </w:ins>
      <w:ins w:id="2860" w:author="PR Preview" w:date="2026-01-01T00:00:00Z">
        <w:r>
          <w:t xml:space="preserve"> </w:t>
        </w:r>
      </w:ins>
      <w:ins w:id="2861" w:author="PR Preview" w:date="2026-01-01T00:00:00Z">
        <w:r>
          <w:rPr>
            <w:b/>
            <w:bCs/>
          </w:rPr>
          <w:t xml:space="preserve">cross-product matrix</w:t>
        </w:r>
      </w:ins>
      <w:ins w:id="2862" w:author="PR Preview" w:date="2026-01-01T00:00:00Z">
        <w:r>
          <w:t xml:space="preserve"> </w:t>
        </w:r>
      </w:ins>
      <m:oMath>
        <m:r>
          <m:t>A</m:t>
        </m:r>
      </m:oMath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of</w:t>
        </w:r>
      </w:ins>
      <w:ins w:id="2865" w:author="PR Preview" w:date="2026-01-01T00:00:00Z">
        <w:r>
          <w:t xml:space="preserve"> </w:t>
        </w:r>
      </w:ins>
      <w:hyperlink w:anchor="def-term-vector">
        <w:ins w:id="286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86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868" w:author="PR Preview" w:date="2026-01-01T00:00:00Z">
        <w:r>
          <w:t xml:space="preserve">,</w:t>
        </w:r>
      </w:ins>
      <w:ins w:id="286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870" w:author="PR Preview" w:date="2026-01-01T00:00:00Z">
        <w:r>
          <w:t xml:space="preserve">, of a training set indexed by</w:t>
        </w:r>
      </w:ins>
      <w:ins w:id="2871" w:author="PR Preview" w:date="2026-01-01T00:00:00Z">
        <w:r>
          <w:t xml:space="preserve"> </w:t>
        </w:r>
      </w:ins>
      <m:oMath>
        <m:r>
          <m:t>I</m:t>
        </m:r>
      </m:oMath>
      <w:ins w:id="2872" w:author="PR Preview" w:date="2026-01-01T00:00:00Z">
        <w:r>
          <w:t xml:space="preserve">,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198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1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01"/>
    <w:bookmarkStart w:id="204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4"/>
    <w:bookmarkStart w:id="207" w:name="def-leverage"/>
    <w:p>
      <w:pPr>
        <w:pStyle w:val="BodyText"/>
      </w:pPr>
      <w:del w:id="2875" w:author="PR Preview" w:date="2026-01-01T00:00:00Z">
        <w:r>
          <w:rPr>
            <w:b/>
            <w:bCs/>
          </w:rPr>
          <w:delText xml:space="preserve">Definition 37 (Leverage)</w:delText>
        </w:r>
      </w:del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Consider a linear model fitted by</w:delText>
        </w:r>
      </w:del>
      <w:del w:id="2878" w:author="PR Preview" w:date="2026-01-01T00:00:00Z">
        <w:r>
          <w:delText xml:space="preserve"> </w:delText>
        </w:r>
      </w:del>
      <w:hyperlink r:id="rId205">
        <w:del w:id="2879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880" w:author="PR Preview" w:date="2026-01-01T00:00:00Z">
        <w:r>
          <w:delText xml:space="preserve">,</w:delText>
        </w:r>
      </w:del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with</w:delText>
        </w:r>
      </w:del>
      <w:del w:id="2883" w:author="PR Preview" w:date="2026-01-01T00:00:00Z">
        <w:r>
          <w:delText xml:space="preserve"> </w:delText>
        </w:r>
      </w:del>
      <w:hyperlink w:anchor="def-term-vector">
        <w:del w:id="2884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8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886" w:author="PR Preview" w:date="2026-01-01T00:00:00Z">
        <w:r>
          <w:delText xml:space="preserve">,</w:delText>
        </w:r>
      </w:del>
      <w:del w:id="28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888" w:author="PR Preview" w:date="2026-01-01T00:00:00Z">
        <w:r>
          <w:delText xml:space="preserve">,</w:delText>
        </w:r>
      </w:del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and an invertible</w:delText>
        </w:r>
      </w:del>
      <w:del w:id="2891" w:author="PR Preview" w:date="2026-01-01T00:00:00Z">
        <w:r>
          <w:delText xml:space="preserve"> </w:delText>
        </w:r>
      </w:del>
      <w:hyperlink w:anchor="def-cross-product-matrix">
        <w:del w:id="2892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2893" w:author="PR Preview" w:date="2026-01-01T00:00:00Z">
        <w:r>
          <w:delText xml:space="preserve"> </w:delText>
        </w:r>
      </w:del>
      <m:oMath>
        <m:r>
          <m:t>A</m:t>
        </m:r>
      </m:oMath>
      <w:del w:id="2894" w:author="PR Preview" w:date="2026-01-01T00:00:00Z">
        <w:r>
          <w:delText xml:space="preserve">.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The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rPr>
            <w:b/>
            <w:bCs/>
          </w:rPr>
          <w:delText xml:space="preserve">leverage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of observation</w:delText>
        </w:r>
      </w:del>
      <w:del w:id="2901" w:author="PR Preview" w:date="2026-01-01T00:00:00Z">
        <w:r>
          <w:delText xml:space="preserve"> </w:delText>
        </w:r>
      </w:del>
      <m:oMath>
        <m:r>
          <m:t>i</m:t>
        </m:r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is</w:delText>
        </w:r>
      </w:del>
    </w:p>
    <w:p>
      <w:pPr>
        <w:pStyle w:val="BodyText"/>
      </w:pPr>
      <w:ins w:id="2904" w:author="PR Preview" w:date="2026-01-01T00:00:00Z">
        <w:r>
          <w:rPr>
            <w:b/>
            <w:bCs/>
          </w:rPr>
          <w:t xml:space="preserve">Definition 38 (Leverage)</w:t>
        </w:r>
      </w:ins>
      <w:ins w:id="2905" w:author="PR Preview" w:date="2026-01-01T00:00:00Z">
        <w:r>
          <w:t xml:space="preserve"> </w:t>
        </w:r>
      </w:ins>
      <w:ins w:id="2906" w:author="PR Preview" w:date="2026-01-01T00:00:00Z">
        <w:r>
          <w:t xml:space="preserve">Consider a linear model fitted by</w:t>
        </w:r>
      </w:ins>
      <w:ins w:id="2907" w:author="PR Preview" w:date="2026-01-01T00:00:00Z">
        <w:r>
          <w:t xml:space="preserve"> </w:t>
        </w:r>
      </w:ins>
      <w:hyperlink r:id="rId205">
        <w:ins w:id="2908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909" w:author="PR Preview" w:date="2026-01-01T00:00:00Z">
        <w:r>
          <w:t xml:space="preserve">,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with</w:t>
        </w:r>
      </w:ins>
      <w:ins w:id="2912" w:author="PR Preview" w:date="2026-01-01T00:00:00Z">
        <w:r>
          <w:t xml:space="preserve"> </w:t>
        </w:r>
      </w:ins>
      <w:hyperlink w:anchor="def-term-vector">
        <w:ins w:id="2913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91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915" w:author="PR Preview" w:date="2026-01-01T00:00:00Z">
        <w:r>
          <w:t xml:space="preserve">,</w:t>
        </w:r>
      </w:ins>
      <w:ins w:id="29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17" w:author="PR Preview" w:date="2026-01-01T00:00:00Z">
        <w:r>
          <w:t xml:space="preserve">,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and an invertible</w:t>
        </w:r>
      </w:ins>
      <w:ins w:id="2920" w:author="PR Preview" w:date="2026-01-01T00:00:00Z">
        <w:r>
          <w:t xml:space="preserve"> </w:t>
        </w:r>
      </w:ins>
      <w:hyperlink w:anchor="def-cross-product-matrix">
        <w:ins w:id="2921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2922" w:author="PR Preview" w:date="2026-01-01T00:00:00Z">
        <w:r>
          <w:t xml:space="preserve"> </w:t>
        </w:r>
      </w:ins>
      <m:oMath>
        <m:r>
          <m:t>A</m:t>
        </m:r>
      </m:oMath>
      <w:ins w:id="2923" w:author="PR Preview" w:date="2026-01-01T00:00:00Z">
        <w:r>
          <w:t xml:space="preserve">.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The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rPr>
            <w:b/>
            <w:bCs/>
          </w:rPr>
          <w:t xml:space="preserve">leverage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of observation</w:t>
        </w:r>
      </w:ins>
      <w:ins w:id="2930" w:author="PR Preview" w:date="2026-01-01T00:00:00Z">
        <w:r>
          <w:t xml:space="preserve"> </w:t>
        </w:r>
      </w:ins>
      <m:oMath>
        <m:r>
          <m:t>i</m:t>
        </m:r>
      </m:oMath>
      <w:ins w:id="2931" w:author="PR Preview" w:date="2026-01-01T00:00:00Z">
        <w:r>
          <w:t xml:space="preserve"> </w:t>
        </w:r>
      </w:ins>
      <w:ins w:id="2932" w:author="PR Preview" w:date="2026-01-01T00:00:00Z">
        <w:r>
          <w:t xml:space="preserve">is</w:t>
        </w:r>
      </w:ins>
    </w:p>
    <w:p>
      <w:pPr>
        <w:pStyle w:val="BodyText"/>
      </w:pPr>
      <w:bookmarkStart w:id="206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9"/>
    <w:bookmarkStart w:id="21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0"/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2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2"/>
    <w:bookmarkStart w:id="213" w:name="exm-loocv-shortcut"/>
    <w:p>
      <w:pPr>
        <w:pStyle w:val="BodyText"/>
      </w:pPr>
      <w:del w:id="2933" w:author="PR Preview" w:date="2026-01-01T00:00:00Z">
        <w:r>
          <w:rPr>
            <w:b/>
            <w:bCs/>
          </w:rPr>
          <w:delText xml:space="preserve">Example 11 (Leave-one-out cross-validation of the</w:delText>
        </w:r>
      </w:del>
      <w:del w:id="2934" w:author="PR Preview" w:date="2026-01-01T00:00:00Z">
        <w:r>
          <w:rPr>
            <w:b/>
            <w:bCs/>
          </w:rPr>
          <w:delText xml:space="preserve"> </w:delText>
        </w:r>
      </w:del>
      <w:del w:id="293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936" w:author="PR Preview" w:date="2026-01-01T00:00:00Z">
        <w:r>
          <w:rPr>
            <w:b/>
            <w:bCs/>
          </w:rPr>
          <w:delText xml:space="preserve"> </w:delText>
        </w:r>
      </w:del>
      <w:del w:id="2937" w:author="PR Preview" w:date="2026-01-01T00:00:00Z">
        <w:r>
          <w:rPr>
            <w:b/>
            <w:bCs/>
          </w:rPr>
          <w:delText xml:space="preserve">polynomials)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This example computes</w:delText>
        </w:r>
      </w:del>
      <w:del w:id="29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for the four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rPr>
            <w:rStyle w:val="VerbatimChar"/>
          </w:rPr>
          <w:delText xml:space="preserve">mtcars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polynomials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of</w:delText>
        </w:r>
      </w:del>
      <w:del w:id="2949" w:author="PR Preview" w:date="2026-01-01T00:00:00Z">
        <w:r>
          <w:delText xml:space="preserve"> </w:delText>
        </w:r>
      </w:del>
      <w:hyperlink w:anchor="exr-overfitting">
        <w:del w:id="295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in two ways:</w:delText>
        </w:r>
      </w:del>
      <w:del w:id="2953" w:author="PR Preview" w:date="2026-01-01T00:00:00Z">
        <w:r>
          <w:delText xml:space="preserve"> </w:delText>
        </w:r>
      </w:del>
      <w:del w:id="2954" w:author="PR Preview" w:date="2026-01-01T00:00:00Z">
        <w:r>
          <w:delText xml:space="preserve">by fitting each model 32 times, as in</w:delText>
        </w:r>
      </w:del>
      <w:del w:id="2955" w:author="PR Preview" w:date="2026-01-01T00:00:00Z">
        <w:r>
          <w:delText xml:space="preserve"> </w:delText>
        </w:r>
      </w:del>
      <w:hyperlink w:anchor="eq-loocv">
        <w:del w:id="2956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2957" w:author="PR Preview" w:date="2026-01-01T00:00:00Z">
        <w:r>
          <w:delText xml:space="preserve">,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delText xml:space="preserve">and by the single-fit formula of</w:delText>
        </w:r>
      </w:del>
      <w:del w:id="2960" w:author="PR Preview" w:date="2026-01-01T00:00:00Z">
        <w:r>
          <w:delText xml:space="preserve"> </w:delText>
        </w:r>
      </w:del>
      <w:hyperlink w:anchor="thm-loocv-shortcut">
        <w:del w:id="296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962" w:author="PR Preview" w:date="2026-01-01T00:00:00Z">
        <w:r>
          <w:delText xml:space="preserve">,</w:delText>
        </w:r>
      </w:del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with the leverages from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rPr>
            <w:rStyle w:val="VerbatimChar"/>
          </w:rPr>
          <w:delText xml:space="preserve">hatvalues()</w:delText>
        </w:r>
      </w:del>
      <w:del w:id="2967" w:author="PR Preview" w:date="2026-01-01T00:00:00Z">
        <w:r>
          <w:delText xml:space="preserve">.</w:delText>
        </w:r>
      </w:del>
    </w:p>
    <w:p>
      <w:pPr>
        <w:pStyle w:val="BodyText"/>
      </w:pPr>
      <w:ins w:id="2968" w:author="PR Preview" w:date="2026-01-01T00:00:00Z">
        <w:r>
          <w:rPr>
            <w:b/>
            <w:bCs/>
          </w:rPr>
          <w:t xml:space="preserve">Example 12 (Leave-one-out cross-validation of the</w:t>
        </w:r>
      </w:ins>
      <w:ins w:id="2969" w:author="PR Preview" w:date="2026-01-01T00:00:00Z">
        <w:r>
          <w:rPr>
            <w:b/>
            <w:bCs/>
          </w:rPr>
          <w:t xml:space="preserve"> </w:t>
        </w:r>
      </w:ins>
      <w:ins w:id="297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971" w:author="PR Preview" w:date="2026-01-01T00:00:00Z">
        <w:r>
          <w:rPr>
            <w:b/>
            <w:bCs/>
          </w:rPr>
          <w:t xml:space="preserve"> </w:t>
        </w:r>
      </w:ins>
      <w:ins w:id="2972" w:author="PR Preview" w:date="2026-01-01T00:00:00Z">
        <w:r>
          <w:rPr>
            <w:b/>
            <w:bCs/>
          </w:rPr>
          <w:t xml:space="preserve">polynomials)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This example computes</w:t>
        </w:r>
      </w:ins>
      <w:ins w:id="297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for the four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rPr>
            <w:rStyle w:val="VerbatimChar"/>
          </w:rPr>
          <w:t xml:space="preserve">mtcars</w:t>
        </w:r>
      </w:ins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polynomials</w:t>
        </w:r>
      </w:ins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of</w:t>
        </w:r>
      </w:ins>
      <w:ins w:id="2984" w:author="PR Preview" w:date="2026-01-01T00:00:00Z">
        <w:r>
          <w:t xml:space="preserve"> </w:t>
        </w:r>
      </w:ins>
      <w:hyperlink w:anchor="exr-overfitting">
        <w:ins w:id="298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in two ways:</w:t>
        </w:r>
      </w:ins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by fitting each model 32 times, as in</w:t>
        </w:r>
      </w:ins>
      <w:ins w:id="2990" w:author="PR Preview" w:date="2026-01-01T00:00:00Z">
        <w:r>
          <w:t xml:space="preserve"> </w:t>
        </w:r>
      </w:ins>
      <w:hyperlink w:anchor="eq-loocv">
        <w:ins w:id="2991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2992" w:author="PR Preview" w:date="2026-01-01T00:00:00Z">
        <w:r>
          <w:t xml:space="preserve">,</w:t>
        </w:r>
      </w:ins>
      <w:ins w:id="2993" w:author="PR Preview" w:date="2026-01-01T00:00:00Z">
        <w:r>
          <w:t xml:space="preserve"> </w:t>
        </w:r>
      </w:ins>
      <w:ins w:id="2994" w:author="PR Preview" w:date="2026-01-01T00:00:00Z">
        <w:r>
          <w:t xml:space="preserve">and by the single-fit formula of</w:t>
        </w:r>
      </w:ins>
      <w:ins w:id="2995" w:author="PR Preview" w:date="2026-01-01T00:00:00Z">
        <w:r>
          <w:t xml:space="preserve"> </w:t>
        </w:r>
      </w:ins>
      <w:hyperlink w:anchor="thm-loocv-shortcut">
        <w:ins w:id="299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997" w:author="PR Preview" w:date="2026-01-01T00:00:00Z">
        <w:r>
          <w:t xml:space="preserve">,</w:t>
        </w:r>
      </w:ins>
      <w:ins w:id="2998" w:author="PR Preview" w:date="2026-01-01T00:00:00Z">
        <w:r>
          <w:t xml:space="preserve"> </w:t>
        </w:r>
      </w:ins>
      <w:ins w:id="2999" w:author="PR Preview" w:date="2026-01-01T00:00:00Z">
        <w:r>
          <w:t xml:space="preserve">with the leverages from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rPr>
            <w:rStyle w:val="VerbatimChar"/>
          </w:rPr>
          <w:t xml:space="preserve">hatvalues()</w:t>
        </w:r>
      </w:ins>
      <w:ins w:id="300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003" w:author="PR Preview" w:date="2026-01-01T00:00:00Z">
        <w:r>
          <w:rPr>
            <w:rStyle w:val="NormalTok"/>
          </w:rPr>
          <w:delText xml:space="preserve">loocv_max_diff </w:delText>
        </w:r>
      </w:del>
      <w:del w:id="3004" w:author="PR Preview" w:date="2026-01-01T00:00:00Z">
        <w:r>
          <w:rPr>
            <w:rStyle w:val="OtherTok"/>
          </w:rPr>
          <w:delText xml:space="preserve">&lt;-</w:delText>
        </w:r>
      </w:del>
      <w:del w:id="3005" w:author="PR Preview" w:date="2026-01-01T00:00:00Z">
        <w:r>
          <w:rPr>
            <w:rStyle w:val="NormalTok"/>
          </w:rPr>
          <w:delText xml:space="preserve"> </w:delText>
        </w:r>
      </w:del>
      <w:del w:id="3006" w:author="PR Preview" w:date="2026-01-01T00:00:00Z">
        <w:r>
          <w:rPr>
            <w:rStyle w:val="FunctionTok"/>
          </w:rPr>
          <w:delText xml:space="preserve">max</w:delText>
        </w:r>
      </w:del>
      <w:del w:id="3007" w:author="PR Preview" w:date="2026-01-01T00:00:00Z">
        <w:r>
          <w:rPr>
            <w:rStyle w:val="NormalTok"/>
          </w:rPr>
          <w:delText xml:space="preserve">(</w:delText>
        </w:r>
      </w:del>
      <w:del w:id="3008" w:author="PR Preview" w:date="2026-01-01T00:00:00Z">
        <w:r>
          <w:rPr>
            <w:rStyle w:val="FunctionTok"/>
          </w:rPr>
          <w:delText xml:space="preserve">abs</w:delText>
        </w:r>
      </w:del>
      <w:del w:id="3009" w:author="PR Preview" w:date="2026-01-01T00:00:00Z">
        <w:r>
          <w:rPr>
            <w:rStyle w:val="NormalTok"/>
          </w:rPr>
          <w:delText xml:space="preserve">(mtcars_loocv</w:delText>
        </w:r>
      </w:del>
      <w:del w:id="3010" w:author="PR Preview" w:date="2026-01-01T00:00:00Z">
        <w:r>
          <w:rPr>
            <w:rStyle w:val="SpecialCharTok"/>
          </w:rPr>
          <w:delText xml:space="preserve">$</w:delText>
        </w:r>
      </w:del>
      <w:del w:id="3011" w:author="PR Preview" w:date="2026-01-01T00:00:00Z">
        <w:r>
          <w:rPr>
            <w:rStyle w:val="NormalTok"/>
          </w:rPr>
          <w:delText xml:space="preserve">refitting </w:delText>
        </w:r>
      </w:del>
      <w:del w:id="3012" w:author="PR Preview" w:date="2026-01-01T00:00:00Z">
        <w:r>
          <w:rPr>
            <w:rStyle w:val="SpecialCharTok"/>
          </w:rPr>
          <w:delText xml:space="preserve">-</w:delText>
        </w:r>
      </w:del>
      <w:del w:id="3013" w:author="PR Preview" w:date="2026-01-01T00:00:00Z">
        <w:r>
          <w:rPr>
            <w:rStyle w:val="NormalTok"/>
          </w:rPr>
          <w:delText xml:space="preserve"> mtcars_loocv</w:delText>
        </w:r>
      </w:del>
      <w:del w:id="3014" w:author="PR Preview" w:date="2026-01-01T00:00:00Z">
        <w:r>
          <w:rPr>
            <w:rStyle w:val="SpecialCharTok"/>
          </w:rPr>
          <w:delText xml:space="preserve">$</w:delText>
        </w:r>
      </w:del>
      <w:del w:id="3015" w:author="PR Preview" w:date="2026-01-01T00:00:00Z">
        <w:r>
          <w:rPr>
            <w:rStyle w:val="NormalTok"/>
          </w:rPr>
          <w:delText xml:space="preserve">formula))</w:delText>
        </w:r>
      </w:del>
      <w:del w:id="3016" w:author="PR Preview" w:date="2026-01-01T00:00:00Z">
        <w:r>
          <w:br/>
        </w:r>
      </w:del>
      <w:del w:id="3017" w:author="PR Preview" w:date="2026-01-01T00:00:00Z">
        <w:r>
          <w:rPr>
            <w:rStyle w:val="NormalTok"/>
          </w:rPr>
          <w:delText xml:space="preserve">mtcars_best_loocv </w:delText>
        </w:r>
      </w:del>
      <w:del w:id="3018" w:author="PR Preview" w:date="2026-01-01T00:00:00Z">
        <w:r>
          <w:rPr>
            <w:rStyle w:val="OtherTok"/>
          </w:rPr>
          <w:delText xml:space="preserve">&lt;-</w:delText>
        </w:r>
      </w:del>
      <w:del w:id="3019" w:author="PR Preview" w:date="2026-01-01T00:00:00Z">
        <w:r>
          <w:br/>
        </w:r>
      </w:del>
      <w:del w:id="3020" w:author="PR Preview" w:date="2026-01-01T00:00:00Z">
        <w:r>
          <w:rPr>
            <w:rStyle w:val="NormalTok"/>
          </w:rPr>
          <w:delText xml:space="preserve">  mtcars_loocv</w:delText>
        </w:r>
      </w:del>
      <w:del w:id="3021" w:author="PR Preview" w:date="2026-01-01T00:00:00Z">
        <w:r>
          <w:rPr>
            <w:rStyle w:val="SpecialCharTok"/>
          </w:rPr>
          <w:delText xml:space="preserve">$</w:delText>
        </w:r>
      </w:del>
      <w:del w:id="3022" w:author="PR Preview" w:date="2026-01-01T00:00:00Z">
        <w:r>
          <w:rPr>
            <w:rStyle w:val="NormalTok"/>
          </w:rPr>
          <w:delText xml:space="preserve">degree[</w:delText>
        </w:r>
      </w:del>
      <w:del w:id="3023" w:author="PR Preview" w:date="2026-01-01T00:00:00Z">
        <w:r>
          <w:rPr>
            <w:rStyle w:val="FunctionTok"/>
          </w:rPr>
          <w:delText xml:space="preserve">which.min</w:delText>
        </w:r>
      </w:del>
      <w:del w:id="3024" w:author="PR Preview" w:date="2026-01-01T00:00:00Z">
        <w:r>
          <w:rPr>
            <w:rStyle w:val="NormalTok"/>
          </w:rPr>
          <w:delText xml:space="preserve">(mtcars_loocv</w:delText>
        </w:r>
      </w:del>
      <w:del w:id="3025" w:author="PR Preview" w:date="2026-01-01T00:00:00Z">
        <w:r>
          <w:rPr>
            <w:rStyle w:val="SpecialCharTok"/>
          </w:rPr>
          <w:delText xml:space="preserve">$</w:delText>
        </w:r>
      </w:del>
      <w:del w:id="3026" w:author="PR Preview" w:date="2026-01-01T00:00:00Z">
        <w:r>
          <w:rPr>
            <w:rStyle w:val="NormalTok"/>
          </w:rPr>
          <w:delText xml:space="preserve">formula)]</w:delText>
        </w:r>
      </w:del>
      <w:del w:id="3027" w:author="PR Preview" w:date="2026-01-01T00:00:00Z">
        <w:r>
          <w:br/>
        </w:r>
      </w:del>
      <w:del w:id="3028" w:author="PR Preview" w:date="2026-01-01T00:00:00Z">
        <w:r>
          <w:rPr>
            <w:rStyle w:val="FunctionTok"/>
          </w:rPr>
          <w:delText xml:space="preserve">c</w:delText>
        </w:r>
      </w:del>
      <w:del w:id="3029" w:author="PR Preview" w:date="2026-01-01T00:00:00Z">
        <w:r>
          <w:rPr>
            <w:rStyle w:val="NormalTok"/>
          </w:rPr>
          <w:delText xml:space="preserve">(</w:delText>
        </w:r>
      </w:del>
      <w:del w:id="3030" w:author="PR Preview" w:date="2026-01-01T00:00:00Z">
        <w:r>
          <w:rPr>
            <w:rStyle w:val="AttributeTok"/>
          </w:rPr>
          <w:delText xml:space="preserve">max_difference =</w:delText>
        </w:r>
      </w:del>
      <w:del w:id="3031" w:author="PR Preview" w:date="2026-01-01T00:00:00Z">
        <w:r>
          <w:rPr>
            <w:rStyle w:val="NormalTok"/>
          </w:rPr>
          <w:delText xml:space="preserve"> loocv_max_diff, </w:delText>
        </w:r>
      </w:del>
      <w:del w:id="3032" w:author="PR Preview" w:date="2026-01-01T00:00:00Z">
        <w:r>
          <w:rPr>
            <w:rStyle w:val="AttributeTok"/>
          </w:rPr>
          <w:delText xml:space="preserve">best_degree =</w:delText>
        </w:r>
      </w:del>
      <w:del w:id="3033" w:author="PR Preview" w:date="2026-01-01T00:00:00Z">
        <w:r>
          <w:rPr>
            <w:rStyle w:val="NormalTok"/>
          </w:rPr>
          <w:delText xml:space="preserve"> mtcars_best_loocv)</w:delText>
        </w:r>
      </w:del>
      <w:del w:id="3034" w:author="PR Preview" w:date="2026-01-01T00:00:00Z">
        <w:r>
          <w:br/>
        </w:r>
      </w:del>
      <w:del w:id="30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036" w:author="PR Preview" w:date="2026-01-01T00:00:00Z">
        <w:r>
          <w:br/>
        </w:r>
      </w:del>
      <w:del w:id="30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038" w:author="PR Preview" w:date="2026-01-01T00:00:00Z">
        <w:r>
          <w:delText xml:space="preserve">The two columns differ by at most 8.9e-15,</w:delText>
        </w:r>
      </w:del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which is rounding error.</w:delText>
        </w:r>
      </w:del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The single-fit formula needs one fit per model instead of 32.</w:delText>
        </w:r>
      </w:del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LOOCV picks degree 2,</w:delText>
        </w:r>
      </w:del>
      <w:del w:id="3045" w:author="PR Preview" w:date="2026-01-01T00:00:00Z">
        <w:r>
          <w:delText xml:space="preserve"> </w:delText>
        </w:r>
      </w:del>
      <w:del w:id="3046" w:author="PR Preview" w:date="2026-01-01T00:00:00Z">
        <w:r>
          <w:delText xml:space="preserve">and because LOOCV is not random (</w:delText>
        </w:r>
      </w:del>
      <w:hyperlink w:anchor="lem-loocv-not-random">
        <w:del w:id="30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048" w:author="PR Preview" w:date="2026-01-01T00:00:00Z">
        <w:r>
          <w:delText xml:space="preserve">),</w:delText>
        </w:r>
      </w:del>
      <w:del w:id="3049" w:author="PR Preview" w:date="2026-01-01T00:00:00Z">
        <w:r>
          <w:delText xml:space="preserve"> </w:delText>
        </w:r>
      </w:del>
      <w:del w:id="30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3051" w:author="PR Preview" w:date="2026-01-01T00:00:00Z">
        <w:r>
          <w:rPr>
            <w:rStyle w:val="NormalTok"/>
          </w:rPr>
          <w:t xml:space="preserve">loocv_max_diff </w:t>
        </w:r>
      </w:ins>
      <w:ins w:id="3052" w:author="PR Preview" w:date="2026-01-01T00:00:00Z">
        <w:r>
          <w:rPr>
            <w:rStyle w:val="OtherTok"/>
          </w:rPr>
          <w:t xml:space="preserve">&lt;-</w:t>
        </w:r>
      </w:ins>
      <w:ins w:id="3053" w:author="PR Preview" w:date="2026-01-01T00:00:00Z">
        <w:r>
          <w:rPr>
            <w:rStyle w:val="NormalTok"/>
          </w:rPr>
          <w:t xml:space="preserve"> </w:t>
        </w:r>
      </w:ins>
      <w:ins w:id="3054" w:author="PR Preview" w:date="2026-01-01T00:00:00Z">
        <w:r>
          <w:rPr>
            <w:rStyle w:val="FunctionTok"/>
          </w:rPr>
          <w:t xml:space="preserve">max</w:t>
        </w:r>
      </w:ins>
      <w:ins w:id="3055" w:author="PR Preview" w:date="2026-01-01T00:00:00Z">
        <w:r>
          <w:rPr>
            <w:rStyle w:val="NormalTok"/>
          </w:rPr>
          <w:t xml:space="preserve">(</w:t>
        </w:r>
      </w:ins>
      <w:ins w:id="3056" w:author="PR Preview" w:date="2026-01-01T00:00:00Z">
        <w:r>
          <w:rPr>
            <w:rStyle w:val="FunctionTok"/>
          </w:rPr>
          <w:t xml:space="preserve">abs</w:t>
        </w:r>
      </w:ins>
      <w:ins w:id="3057" w:author="PR Preview" w:date="2026-01-01T00:00:00Z">
        <w:r>
          <w:rPr>
            <w:rStyle w:val="NormalTok"/>
          </w:rPr>
          <w:t xml:space="preserve">(mtcars_loocv</w:t>
        </w:r>
      </w:ins>
      <w:ins w:id="3058" w:author="PR Preview" w:date="2026-01-01T00:00:00Z">
        <w:r>
          <w:rPr>
            <w:rStyle w:val="SpecialCharTok"/>
          </w:rPr>
          <w:t xml:space="preserve">$</w:t>
        </w:r>
      </w:ins>
      <w:ins w:id="3059" w:author="PR Preview" w:date="2026-01-01T00:00:00Z">
        <w:r>
          <w:rPr>
            <w:rStyle w:val="NormalTok"/>
          </w:rPr>
          <w:t xml:space="preserve">refitting </w:t>
        </w:r>
      </w:ins>
      <w:ins w:id="3060" w:author="PR Preview" w:date="2026-01-01T00:00:00Z">
        <w:r>
          <w:rPr>
            <w:rStyle w:val="SpecialCharTok"/>
          </w:rPr>
          <w:t xml:space="preserve">-</w:t>
        </w:r>
      </w:ins>
      <w:ins w:id="3061" w:author="PR Preview" w:date="2026-01-01T00:00:00Z">
        <w:r>
          <w:rPr>
            <w:rStyle w:val="NormalTok"/>
          </w:rPr>
          <w:t xml:space="preserve"> mtcars_loocv</w:t>
        </w:r>
      </w:ins>
      <w:ins w:id="3062" w:author="PR Preview" w:date="2026-01-01T00:00:00Z">
        <w:r>
          <w:rPr>
            <w:rStyle w:val="SpecialCharTok"/>
          </w:rPr>
          <w:t xml:space="preserve">$</w:t>
        </w:r>
      </w:ins>
      <w:ins w:id="3063" w:author="PR Preview" w:date="2026-01-01T00:00:00Z">
        <w:r>
          <w:rPr>
            <w:rStyle w:val="NormalTok"/>
          </w:rPr>
          <w:t xml:space="preserve">formula))</w:t>
        </w:r>
      </w:ins>
      <w:ins w:id="3064" w:author="PR Preview" w:date="2026-01-01T00:00:00Z">
        <w:r>
          <w:br/>
        </w:r>
      </w:ins>
      <w:ins w:id="3065" w:author="PR Preview" w:date="2026-01-01T00:00:00Z">
        <w:r>
          <w:rPr>
            <w:rStyle w:val="NormalTok"/>
          </w:rPr>
          <w:t xml:space="preserve">mtcars_best_loocv </w:t>
        </w:r>
      </w:ins>
      <w:ins w:id="3066" w:author="PR Preview" w:date="2026-01-01T00:00:00Z">
        <w:r>
          <w:rPr>
            <w:rStyle w:val="OtherTok"/>
          </w:rPr>
          <w:t xml:space="preserve">&lt;-</w:t>
        </w:r>
      </w:ins>
      <w:ins w:id="3067" w:author="PR Preview" w:date="2026-01-01T00:00:00Z">
        <w:r>
          <w:br/>
        </w:r>
      </w:ins>
      <w:ins w:id="3068" w:author="PR Preview" w:date="2026-01-01T00:00:00Z">
        <w:r>
          <w:rPr>
            <w:rStyle w:val="NormalTok"/>
          </w:rPr>
          <w:t xml:space="preserve">  mtcars_loocv</w:t>
        </w:r>
      </w:ins>
      <w:ins w:id="3069" w:author="PR Preview" w:date="2026-01-01T00:00:00Z">
        <w:r>
          <w:rPr>
            <w:rStyle w:val="SpecialCharTok"/>
          </w:rPr>
          <w:t xml:space="preserve">$</w:t>
        </w:r>
      </w:ins>
      <w:ins w:id="3070" w:author="PR Preview" w:date="2026-01-01T00:00:00Z">
        <w:r>
          <w:rPr>
            <w:rStyle w:val="NormalTok"/>
          </w:rPr>
          <w:t xml:space="preserve">degree[</w:t>
        </w:r>
      </w:ins>
      <w:ins w:id="3071" w:author="PR Preview" w:date="2026-01-01T00:00:00Z">
        <w:r>
          <w:rPr>
            <w:rStyle w:val="FunctionTok"/>
          </w:rPr>
          <w:t xml:space="preserve">which.min</w:t>
        </w:r>
      </w:ins>
      <w:ins w:id="3072" w:author="PR Preview" w:date="2026-01-01T00:00:00Z">
        <w:r>
          <w:rPr>
            <w:rStyle w:val="NormalTok"/>
          </w:rPr>
          <w:t xml:space="preserve">(mtcars_loocv</w:t>
        </w:r>
      </w:ins>
      <w:ins w:id="3073" w:author="PR Preview" w:date="2026-01-01T00:00:00Z">
        <w:r>
          <w:rPr>
            <w:rStyle w:val="SpecialCharTok"/>
          </w:rPr>
          <w:t xml:space="preserve">$</w:t>
        </w:r>
      </w:ins>
      <w:ins w:id="3074" w:author="PR Preview" w:date="2026-01-01T00:00:00Z">
        <w:r>
          <w:rPr>
            <w:rStyle w:val="NormalTok"/>
          </w:rPr>
          <w:t xml:space="preserve">formula)]</w:t>
        </w:r>
      </w:ins>
      <w:ins w:id="3075" w:author="PR Preview" w:date="2026-01-01T00:00:00Z">
        <w:r>
          <w:br/>
        </w:r>
      </w:ins>
      <w:ins w:id="3076" w:author="PR Preview" w:date="2026-01-01T00:00:00Z">
        <w:r>
          <w:rPr>
            <w:rStyle w:val="FunctionTok"/>
          </w:rPr>
          <w:t xml:space="preserve">c</w:t>
        </w:r>
      </w:ins>
      <w:ins w:id="3077" w:author="PR Preview" w:date="2026-01-01T00:00:00Z">
        <w:r>
          <w:rPr>
            <w:rStyle w:val="NormalTok"/>
          </w:rPr>
          <w:t xml:space="preserve">(</w:t>
        </w:r>
      </w:ins>
      <w:ins w:id="3078" w:author="PR Preview" w:date="2026-01-01T00:00:00Z">
        <w:r>
          <w:rPr>
            <w:rStyle w:val="AttributeTok"/>
          </w:rPr>
          <w:t xml:space="preserve">max_difference =</w:t>
        </w:r>
      </w:ins>
      <w:ins w:id="3079" w:author="PR Preview" w:date="2026-01-01T00:00:00Z">
        <w:r>
          <w:rPr>
            <w:rStyle w:val="NormalTok"/>
          </w:rPr>
          <w:t xml:space="preserve"> loocv_max_diff, </w:t>
        </w:r>
      </w:ins>
      <w:ins w:id="3080" w:author="PR Preview" w:date="2026-01-01T00:00:00Z">
        <w:r>
          <w:rPr>
            <w:rStyle w:val="AttributeTok"/>
          </w:rPr>
          <w:t xml:space="preserve">best_degree =</w:t>
        </w:r>
      </w:ins>
      <w:ins w:id="3081" w:author="PR Preview" w:date="2026-01-01T00:00:00Z">
        <w:r>
          <w:rPr>
            <w:rStyle w:val="NormalTok"/>
          </w:rPr>
          <w:t xml:space="preserve"> mtcars_best_loocv)</w:t>
        </w:r>
      </w:ins>
      <w:ins w:id="3082" w:author="PR Preview" w:date="2026-01-01T00:00:00Z">
        <w:r>
          <w:br/>
        </w:r>
      </w:ins>
      <w:ins w:id="3083" w:author="PR Preview" w:date="2026-01-01T00:00:00Z">
        <w:r>
          <w:rPr>
            <w:rStyle w:val="CommentTok"/>
          </w:rPr>
          <w:t xml:space="preserve">#&gt; max_difference    best_degree </w:t>
        </w:r>
      </w:ins>
      <w:ins w:id="3084" w:author="PR Preview" w:date="2026-01-01T00:00:00Z">
        <w:r>
          <w:br/>
        </w:r>
      </w:ins>
      <w:ins w:id="30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3086" w:author="PR Preview" w:date="2026-01-01T00:00:00Z">
        <w:r>
          <w:t xml:space="preserve">The two columns differ by at most 7.1e-15,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which is rounding error.</w:t>
        </w:r>
      </w:ins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The single-fit formula needs one fit per model instead of 32.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LOOCV picks degree 2,</w:t>
        </w:r>
      </w:ins>
      <w:ins w:id="3093" w:author="PR Preview" w:date="2026-01-01T00:00:00Z">
        <w:r>
          <w:t xml:space="preserve"> </w:t>
        </w:r>
      </w:ins>
      <w:ins w:id="3094" w:author="PR Preview" w:date="2026-01-01T00:00:00Z">
        <w:r>
          <w:t xml:space="preserve">and because LOOCV is not random (</w:t>
        </w:r>
      </w:ins>
      <w:hyperlink w:anchor="lem-loocv-not-random">
        <w:ins w:id="30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096" w:author="PR Preview" w:date="2026-01-01T00:00:00Z">
        <w:r>
          <w:t xml:space="preserve">),</w:t>
        </w:r>
      </w:ins>
      <w:ins w:id="3097" w:author="PR Preview" w:date="2026-01-01T00:00:00Z">
        <w:r>
          <w:t xml:space="preserve"> </w:t>
        </w:r>
      </w:ins>
      <w:ins w:id="3098" w:author="PR Preview" w:date="2026-01-01T00:00:00Z">
        <w:r>
          <w:t xml:space="preserve">rerunning it always gives the same choice.</w:t>
        </w:r>
      </w:ins>
    </w:p>
    <w:bookmarkEnd w:id="213"/>
    <w:bookmarkStart w:id="214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4"/>
    <w:bookmarkEnd w:id="215"/>
    <w:bookmarkStart w:id="244" w:name="sec-cv-model-choice"/>
    <w:p>
      <w:pPr>
        <w:pStyle w:val="Heading2"/>
      </w:pPr>
      <w:r>
        <w:t xml:space="preserve">8 Choosing a model by cross-validation</w:t>
      </w:r>
    </w:p>
    <w:bookmarkStart w:id="217" w:name="def-cv-estimate-indexed"/>
    <w:p>
      <w:pPr>
        <w:pStyle w:val="FirstParagraph"/>
      </w:pPr>
      <w:del w:id="3099" w:author="PR Preview" w:date="2026-01-01T00:00:00Z">
        <w:r>
          <w:rPr>
            <w:b/>
            <w:bCs/>
          </w:rPr>
          <w:delText xml:space="preserve">Definition 38 (Cross-validation estimate of a named procedure)</w:delText>
        </w:r>
      </w:del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Let a</w:delText>
        </w:r>
      </w:del>
      <w:del w:id="3102" w:author="PR Preview" w:date="2026-01-01T00:00:00Z">
        <w:r>
          <w:delText xml:space="preserve"> </w:delText>
        </w:r>
      </w:del>
      <w:hyperlink w:anchor="def-training-set">
        <w:del w:id="31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05" w:author="PR Preview" w:date="2026-01-01T00:00:00Z">
        <w:r>
          <w:delText xml:space="preserve">, indexed by</w:delText>
        </w:r>
      </w:del>
      <w:del w:id="3106" w:author="PR Preview" w:date="2026-01-01T00:00:00Z">
        <w:r>
          <w:delText xml:space="preserve"> </w:delText>
        </w:r>
      </w:del>
      <m:oMath>
        <m:r>
          <m:t>I</m:t>
        </m:r>
      </m:oMath>
      <w:del w:id="3107" w:author="PR Preview" w:date="2026-01-01T00:00:00Z">
        <w:r>
          <w:delText xml:space="preserve">,</w:delText>
        </w:r>
      </w:del>
      <w:del w:id="3108" w:author="PR Preview" w:date="2026-01-01T00:00:00Z">
        <w:r>
          <w:delText xml:space="preserve"> </w:delText>
        </w:r>
      </w:del>
      <w:del w:id="3109" w:author="PR Preview" w:date="2026-01-01T00:00:00Z">
        <w:r>
          <w:delText xml:space="preserve">be divided into</w:delText>
        </w:r>
      </w:del>
      <w:del w:id="3110" w:author="PR Preview" w:date="2026-01-01T00:00:00Z">
        <w:r>
          <w:delText xml:space="preserve"> </w:delText>
        </w:r>
      </w:del>
      <w:hyperlink w:anchor="def-folds">
        <w:del w:id="311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1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113" w:author="PR Preview" w:date="2026-01-01T00:00:00Z">
        <w:r>
          <w:delText xml:space="preserve">.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The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3118" w:author="PR Preview" w:date="2026-01-01T00:00:00Z">
        <w:r>
          <w:delText xml:space="preserve"> </w:delText>
        </w:r>
      </w:del>
      <m:oMath>
        <m:r>
          <m:t>g</m:t>
        </m:r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on</w:delText>
        </w:r>
      </w:del>
      <w:del w:id="31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22" w:author="PR Preview" w:date="2026-01-01T00:00:00Z">
        <w:r>
          <w:delText xml:space="preserve">,</w:delText>
        </w:r>
      </w:del>
      <w:del w:id="3123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124" w:author="PR Preview" w:date="2026-01-01T00:00:00Z">
        <w:r>
          <w:delText xml:space="preserve">,</w:delText>
        </w:r>
      </w:del>
      <w:del w:id="3125" w:author="PR Preview" w:date="2026-01-01T00:00:00Z">
        <w:r>
          <w:delText xml:space="preserve"> </w:delText>
        </w:r>
      </w:del>
      <w:del w:id="3126" w:author="PR Preview" w:date="2026-01-01T00:00:00Z">
        <w:r>
          <w:delText xml:space="preserve">is the</w:delText>
        </w:r>
      </w:del>
      <w:del w:id="3127" w:author="PR Preview" w:date="2026-01-01T00:00:00Z">
        <w:r>
          <w:delText xml:space="preserve"> </w:delText>
        </w:r>
      </w:del>
      <w:hyperlink w:anchor="def-cv-estimate">
        <w:del w:id="312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computed with</w:delText>
        </w:r>
      </w:del>
      <w:del w:id="3131" w:author="PR Preview" w:date="2026-01-01T00:00:00Z">
        <w:r>
          <w:delText xml:space="preserve"> </w:delText>
        </w:r>
      </w:del>
      <w:hyperlink w:anchor="def-fold-out-rule">
        <w:del w:id="3132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that</w:delText>
        </w:r>
      </w:del>
      <w:del w:id="3135" w:author="PR Preview" w:date="2026-01-01T00:00:00Z">
        <w:r>
          <w:delText xml:space="preserve"> </w:delText>
        </w:r>
      </w:del>
      <m:oMath>
        <m:r>
          <m:t>g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produces from</w:delText>
        </w:r>
      </w:del>
      <w:del w:id="31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39" w:author="PR Preview" w:date="2026-01-01T00:00:00Z">
        <w:r>
          <w:delText xml:space="preserve">:</w:delText>
        </w:r>
      </w:del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p>
      <w:pPr>
        <w:pStyle w:val="FirstParagraph"/>
      </w:pPr>
      <w:del w:id="3140" w:author="PR Preview" w:date="2026-01-01T00:00:00Z">
        <w:r>
          <w:rPr>
            <w:b/>
            <w:bCs/>
          </w:rPr>
          <w:delText xml:space="preserve">Definition 39 (Cross-validation choice procedure)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Given candidate</w:delText>
        </w:r>
      </w:del>
      <w:del w:id="3143" w:author="PR Preview" w:date="2026-01-01T00:00:00Z">
        <w:r>
          <w:delText xml:space="preserve"> </w:delText>
        </w:r>
      </w:del>
      <w:hyperlink w:anchor="def-fitting-procedure">
        <w:del w:id="314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1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146" w:author="PR Preview" w:date="2026-01-01T00:00:00Z">
        <w:r>
          <w:delText xml:space="preserve">,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the</w:delText>
        </w:r>
      </w:del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315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152" w:author="PR Preview" w:date="2026-01-01T00:00:00Z">
        <w:r>
          <w:delText xml:space="preserve"> </w:delText>
        </w:r>
      </w:del>
      <w:del w:id="3153" w:author="PR Preview" w:date="2026-01-01T00:00:00Z">
        <w:r>
          <w:delText xml:space="preserve">is the fitting procedure that,</w:delText>
        </w:r>
      </w:del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applied to a</w:delText>
        </w:r>
      </w:del>
      <w:del w:id="3156" w:author="PR Preview" w:date="2026-01-01T00:00:00Z">
        <w:r>
          <w:delText xml:space="preserve"> </w:delText>
        </w:r>
      </w:del>
      <w:hyperlink w:anchor="def-training-set">
        <w:del w:id="315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59" w:author="PR Preview" w:date="2026-01-01T00:00:00Z">
        <w:r>
          <w:delText xml:space="preserve">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divides</w:delText>
        </w:r>
      </w:del>
      <w:del w:id="31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into</w:delText>
        </w:r>
      </w:del>
      <w:del w:id="3165" w:author="PR Preview" w:date="2026-01-01T00:00:00Z">
        <w:r>
          <w:delText xml:space="preserve"> </w:delText>
        </w:r>
      </w:del>
      <m:oMath>
        <m:r>
          <m:t>k</m:t>
        </m:r>
      </m:oMath>
      <w:del w:id="3166" w:author="PR Preview" w:date="2026-01-01T00:00:00Z">
        <w:r>
          <w:delText xml:space="preserve"> </w:delText>
        </w:r>
      </w:del>
      <w:hyperlink w:anchor="def-folds">
        <w:del w:id="316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168" w:author="PR Preview" w:date="2026-01-01T00:00:00Z">
        <w:r>
          <w:delText xml:space="preserve">,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computes each candidate’s</w:delText>
        </w:r>
      </w:del>
      <w:del w:id="3171" w:author="PR Preview" w:date="2026-01-01T00:00:00Z">
        <w:r>
          <w:delText xml:space="preserve"> </w:delText>
        </w:r>
      </w:del>
      <w:hyperlink w:anchor="def-cv-estimate-indexed">
        <w:del w:id="317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on</w:delText>
        </w:r>
      </w:del>
      <w:del w:id="31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with those folds,</w:delText>
        </w:r>
      </w:del>
      <w:del w:id="3178" w:author="PR Preview" w:date="2026-01-01T00:00:00Z">
        <w:r>
          <w:delText xml:space="preserve"> </w:delText>
        </w:r>
      </w:del>
      <w:del w:id="3179" w:author="PR Preview" w:date="2026-01-01T00:00:00Z">
        <w:r>
          <w:delText xml:space="preserve">and applies to</w:delText>
        </w:r>
      </w:del>
      <w:del w:id="31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the candidate with the smallest estimate,</w:delText>
        </w:r>
      </w:del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taking the smallest</w:delText>
        </w:r>
      </w:del>
      <w:del w:id="3185" w:author="PR Preview" w:date="2026-01-01T00:00:00Z">
        <w:r>
          <w:delText xml:space="preserve"> </w:delText>
        </w:r>
      </w:del>
      <m:oMath>
        <m:r>
          <m:t>l</m:t>
        </m:r>
      </m:oMath>
      <w:del w:id="3186" w:author="PR Preview" w:date="2026-01-01T00:00:00Z">
        <w:r>
          <w:delText xml:space="preserve"> </w:delText>
        </w:r>
      </w:del>
      <w:del w:id="3187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p>
      <w:pPr>
        <w:pStyle w:val="FirstParagraph"/>
      </w:pPr>
      <w:del w:id="3188" w:author="PR Preview" w:date="2026-01-01T00:00:00Z">
        <w:r>
          <w:rPr>
            <w:b/>
            <w:bCs/>
          </w:rPr>
          <w:delText xml:space="preserve">Definition 40 (Nested cross-validation)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rPr>
            <w:b/>
            <w:bCs/>
          </w:rPr>
          <w:delText xml:space="preserve">Nested cross-validation</w:delText>
        </w:r>
      </w:del>
      <w:del w:id="3191" w:author="PR Preview" w:date="2026-01-01T00:00:00Z">
        <w:r>
          <w:delText xml:space="preserve"> </w:delText>
        </w:r>
      </w:del>
      <w:del w:id="3192" w:author="PR Preview" w:date="2026-01-01T00:00:00Z">
        <w:r>
          <w:delText xml:space="preserve">is</w:delText>
        </w:r>
      </w:del>
      <w:del w:id="319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19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of the</w:delText>
        </w:r>
      </w:del>
      <w:del w:id="3197" w:author="PR Preview" w:date="2026-01-01T00:00:00Z">
        <w:r>
          <w:delText xml:space="preserve"> </w:delText>
        </w:r>
      </w:del>
      <w:hyperlink w:anchor="def-cv-choice">
        <w:del w:id="3198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19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200" w:author="PR Preview" w:date="2026-01-01T00:00:00Z">
        <w:r>
          <w:delText xml:space="preserve">:</w:delText>
        </w:r>
      </w:del>
      <w:del w:id="3201" w:author="PR Preview" w:date="2026-01-01T00:00:00Z">
        <w:r>
          <w:delText xml:space="preserve"> </w:delText>
        </w:r>
      </w:del>
      <w:del w:id="3202" w:author="PR Preview" w:date="2026-01-01T00:00:00Z">
        <w:r>
          <w:delText xml:space="preserve">its estimate on a training set</w:delText>
        </w:r>
      </w:del>
      <w:del w:id="32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04" w:author="PR Preview" w:date="2026-01-01T00:00:00Z">
        <w:r>
          <w:delText xml:space="preserve"> </w:delText>
        </w:r>
      </w:del>
      <w:del w:id="3205" w:author="PR Preview" w:date="2026-01-01T00:00:00Z">
        <w:r>
          <w:delText xml:space="preserve">is</w:delText>
        </w:r>
      </w:del>
    </w:p>
    <w:p>
      <w:pPr>
        <w:pStyle w:val="FirstParagraph"/>
      </w:pPr>
      <w:ins w:id="3206" w:author="PR Preview" w:date="2026-01-01T00:00:00Z">
        <w:r>
          <w:rPr>
            <w:b/>
            <w:bCs/>
          </w:rPr>
          <w:t xml:space="preserve">Definition 39 (Cross-validation estimate of a named procedure)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Let a</w:t>
        </w:r>
      </w:ins>
      <w:ins w:id="3209" w:author="PR Preview" w:date="2026-01-01T00:00:00Z">
        <w:r>
          <w:t xml:space="preserve"> </w:t>
        </w:r>
      </w:ins>
      <w:hyperlink w:anchor="def-training-set">
        <w:ins w:id="321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12" w:author="PR Preview" w:date="2026-01-01T00:00:00Z">
        <w:r>
          <w:t xml:space="preserve">, indexed by</w:t>
        </w:r>
      </w:ins>
      <w:ins w:id="3213" w:author="PR Preview" w:date="2026-01-01T00:00:00Z">
        <w:r>
          <w:t xml:space="preserve"> </w:t>
        </w:r>
      </w:ins>
      <m:oMath>
        <m:r>
          <m:t>I</m:t>
        </m:r>
      </m:oMath>
      <w:ins w:id="3214" w:author="PR Preview" w:date="2026-01-01T00:00:00Z">
        <w:r>
          <w:t xml:space="preserve">,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be divided into</w:t>
        </w:r>
      </w:ins>
      <w:ins w:id="3217" w:author="PR Preview" w:date="2026-01-01T00:00:00Z">
        <w:r>
          <w:t xml:space="preserve"> </w:t>
        </w:r>
      </w:ins>
      <w:hyperlink w:anchor="def-folds">
        <w:ins w:id="321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2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220" w:author="PR Preview" w:date="2026-01-01T00:00:00Z">
        <w:r>
          <w:t xml:space="preserve">.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The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rPr>
            <w:b/>
            <w:bCs/>
          </w:rPr>
          <w:t xml:space="preserve">cross-validation estimate of procedure</w:t>
        </w:r>
      </w:ins>
      <w:ins w:id="3225" w:author="PR Preview" w:date="2026-01-01T00:00:00Z">
        <w:r>
          <w:t xml:space="preserve"> </w:t>
        </w:r>
      </w:ins>
      <m:oMath>
        <m:r>
          <m:t>g</m:t>
        </m:r>
      </m:oMath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on</w:t>
        </w:r>
      </w:ins>
      <w:ins w:id="32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29" w:author="PR Preview" w:date="2026-01-01T00:00:00Z">
        <w:r>
          <w:t xml:space="preserve">,</w:t>
        </w:r>
      </w:ins>
      <w:ins w:id="3230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231" w:author="PR Preview" w:date="2026-01-01T00:00:00Z">
        <w:r>
          <w:t xml:space="preserve">,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is the</w:t>
        </w:r>
      </w:ins>
      <w:ins w:id="3234" w:author="PR Preview" w:date="2026-01-01T00:00:00Z">
        <w:r>
          <w:t xml:space="preserve"> </w:t>
        </w:r>
      </w:ins>
      <w:hyperlink w:anchor="def-cv-estimate">
        <w:ins w:id="323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computed with</w:t>
        </w:r>
      </w:ins>
      <w:ins w:id="3238" w:author="PR Preview" w:date="2026-01-01T00:00:00Z">
        <w:r>
          <w:t xml:space="preserve"> </w:t>
        </w:r>
      </w:ins>
      <w:hyperlink w:anchor="def-fold-out-rule">
        <w:ins w:id="3239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that</w:t>
        </w:r>
      </w:ins>
      <w:ins w:id="3242" w:author="PR Preview" w:date="2026-01-01T00:00:00Z">
        <w:r>
          <w:t xml:space="preserve"> </w:t>
        </w:r>
      </w:ins>
      <m:oMath>
        <m:r>
          <m:t>g</m:t>
        </m:r>
      </m:oMath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produces from</w:t>
        </w:r>
      </w:ins>
      <w:ins w:id="32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46" w:author="PR Preview" w:date="2026-01-01T00:00:00Z">
        <w:r>
          <w:t xml:space="preserve">:</w:t>
        </w:r>
      </w:ins>
    </w:p>
    <w:p>
      <w:pPr>
        <w:pStyle w:val="BodyText"/>
      </w:pPr>
      <w:bookmarkStart w:id="21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choice"/>
    <w:p>
      <w:pPr>
        <w:pStyle w:val="FirstParagraph"/>
      </w:pPr>
      <w:ins w:id="3247" w:author="PR Preview" w:date="2026-01-01T00:00:00Z">
        <w:r>
          <w:rPr>
            <w:b/>
            <w:bCs/>
          </w:rPr>
          <w:t xml:space="preserve">Definition 40 (Cross-validation choice procedure)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Given candidate</w:t>
        </w:r>
      </w:ins>
      <w:ins w:id="3250" w:author="PR Preview" w:date="2026-01-01T00:00:00Z">
        <w:r>
          <w:t xml:space="preserve"> </w:t>
        </w:r>
      </w:ins>
      <w:hyperlink w:anchor="def-fitting-procedure">
        <w:ins w:id="325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25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253" w:author="PR Preview" w:date="2026-01-01T00:00:00Z">
        <w:r>
          <w:t xml:space="preserve">,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the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rPr>
            <w:b/>
            <w:bCs/>
          </w:rPr>
          <w:t xml:space="preserve">cross-validation choice procedure</w:t>
        </w:r>
      </w:ins>
      <w:ins w:id="325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is the fitting procedure that,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applied to a</w:t>
        </w:r>
      </w:ins>
      <w:ins w:id="3263" w:author="PR Preview" w:date="2026-01-01T00:00:00Z">
        <w:r>
          <w:t xml:space="preserve"> </w:t>
        </w:r>
      </w:ins>
      <w:hyperlink w:anchor="def-training-set">
        <w:ins w:id="326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66" w:author="PR Preview" w:date="2026-01-01T00:00:00Z">
        <w:r>
          <w:t xml:space="preserve">,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divides</w:t>
        </w:r>
      </w:ins>
      <w:ins w:id="32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70" w:author="PR Preview" w:date="2026-01-01T00:00:00Z">
        <w:r>
          <w:t xml:space="preserve"> </w:t>
        </w:r>
      </w:ins>
      <w:ins w:id="3271" w:author="PR Preview" w:date="2026-01-01T00:00:00Z">
        <w:r>
          <w:t xml:space="preserve">into</w:t>
        </w:r>
      </w:ins>
      <w:ins w:id="3272" w:author="PR Preview" w:date="2026-01-01T00:00:00Z">
        <w:r>
          <w:t xml:space="preserve"> </w:t>
        </w:r>
      </w:ins>
      <m:oMath>
        <m:r>
          <m:t>k</m:t>
        </m:r>
      </m:oMath>
      <w:ins w:id="3273" w:author="PR Preview" w:date="2026-01-01T00:00:00Z">
        <w:r>
          <w:t xml:space="preserve"> </w:t>
        </w:r>
      </w:ins>
      <w:hyperlink w:anchor="def-folds">
        <w:ins w:id="327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275" w:author="PR Preview" w:date="2026-01-01T00:00:00Z">
        <w:r>
          <w:t xml:space="preserve">,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computes each candidate’s</w:t>
        </w:r>
      </w:ins>
      <w:ins w:id="3278" w:author="PR Preview" w:date="2026-01-01T00:00:00Z">
        <w:r>
          <w:t xml:space="preserve"> </w:t>
        </w:r>
      </w:ins>
      <w:hyperlink w:anchor="def-cv-estimate-indexed">
        <w:ins w:id="327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on</w:t>
        </w:r>
      </w:ins>
      <w:ins w:id="32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with those folds,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and applies to</w:t>
        </w:r>
      </w:ins>
      <w:ins w:id="32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the candidate with the smallest estimate,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taking the smallest</w:t>
        </w:r>
      </w:ins>
      <w:ins w:id="3292" w:author="PR Preview" w:date="2026-01-01T00:00:00Z">
        <w:r>
          <w:t xml:space="preserve"> </w:t>
        </w:r>
      </w:ins>
      <m:oMath>
        <m:r>
          <m:t>l</m:t>
        </m:r>
      </m:oMath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if several tie:</w:t>
        </w:r>
      </w:ins>
    </w:p>
    <w:p>
      <w:pPr>
        <w:pStyle w:val="BodyText"/>
      </w:pPr>
      <w:bookmarkStart w:id="21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nested-cv"/>
    <w:p>
      <w:pPr>
        <w:pStyle w:val="FirstParagraph"/>
      </w:pPr>
      <w:ins w:id="3295" w:author="PR Preview" w:date="2026-01-01T00:00:00Z">
        <w:r>
          <w:rPr>
            <w:b/>
            <w:bCs/>
          </w:rPr>
          <w:t xml:space="preserve">Definition 41 (Nested cross-validation)</w:t>
        </w:r>
      </w:ins>
      <w:ins w:id="3296" w:author="PR Preview" w:date="2026-01-01T00:00:00Z">
        <w:r>
          <w:t xml:space="preserve"> </w:t>
        </w:r>
      </w:ins>
      <w:ins w:id="3297" w:author="PR Preview" w:date="2026-01-01T00:00:00Z">
        <w:r>
          <w:rPr>
            <w:b/>
            <w:bCs/>
          </w:rPr>
          <w:t xml:space="preserve">Nested cross-validation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is</w:t>
        </w:r>
      </w:ins>
      <w:ins w:id="330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30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of the</w:t>
        </w:r>
      </w:ins>
      <w:ins w:id="3304" w:author="PR Preview" w:date="2026-01-01T00:00:00Z">
        <w:r>
          <w:t xml:space="preserve"> </w:t>
        </w:r>
      </w:ins>
      <w:hyperlink w:anchor="def-cv-choice">
        <w:ins w:id="3305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30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307" w:author="PR Preview" w:date="2026-01-01T00:00:00Z">
        <w:r>
          <w:t xml:space="preserve">: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its estimate on a training set</w:t>
        </w:r>
      </w:ins>
      <w:ins w:id="33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is</w:t>
        </w:r>
      </w:ins>
    </w:p>
    <w:p>
      <w:pPr>
        <w:pStyle w:val="BodyText"/>
      </w:pPr>
      <w:bookmarkStart w:id="22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2"/>
    <w:bookmarkStart w:id="223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3"/>
    <w:bookmarkStart w:id="226" w:name="rem-cv-winner-optimistic"/>
    <w:p>
      <w:pPr>
        <w:pStyle w:val="BodyText"/>
      </w:pPr>
      <w:del w:id="3313" w:author="PR Preview" w:date="2026-01-01T00:00:00Z">
        <w:r>
          <w:rPr>
            <w:i/>
            <w:iCs/>
          </w:rPr>
          <w:delText xml:space="preserve">Remark 33</w:delText>
        </w:r>
      </w:del>
      <w:del w:id="3314" w:author="PR Preview" w:date="2026-01-01T00:00:00Z">
        <w:r>
          <w:delText xml:space="preserve"> (Cross-validation replaces the validation set, not the test set). </w:delText>
        </w:r>
      </w:del>
      <w:del w:id="3315" w:author="PR Preview" w:date="2026-01-01T00:00:00Z">
        <w:r>
          <w:delText xml:space="preserve">Used to choose between models,</w:delText>
        </w:r>
      </w:del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cross-validation takes the place of the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rPr>
            <w:i/>
            <w:iCs/>
          </w:rPr>
          <w:delText xml:space="preserve">validation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set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of</w:delText>
        </w:r>
      </w:del>
      <w:del w:id="3324" w:author="PR Preview" w:date="2026-01-01T00:00:00Z">
        <w:r>
          <w:delText xml:space="preserve"> </w:delText>
        </w:r>
      </w:del>
      <w:hyperlink w:anchor="def-data-splits">
        <w:del w:id="332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326" w:author="PR Preview" w:date="2026-01-01T00:00:00Z">
        <w:r>
          <w:delText xml:space="preserve">,</w:delText>
        </w:r>
      </w:del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the one consulted again and again,</w:delText>
        </w:r>
      </w:del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and not of the test set, which stays unused until the end.</w:delText>
        </w:r>
      </w:del>
      <w:del w:id="3331" w:author="PR Preview" w:date="2026-01-01T00:00:00Z">
        <w:r>
          <w:delText xml:space="preserve"> </w:delText>
        </w:r>
      </w:del>
      <w:del w:id="3332" w:author="PR Preview" w:date="2026-01-01T00:00:00Z">
        <w:r>
          <w:delText xml:space="preserve">The cross-validation estimate of the winning model is optimistic:</w:delText>
        </w:r>
      </w:del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that model won partly because the particular sample and split happened to favor it,</w:delText>
        </w:r>
      </w:del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so its estimate is the smallest of several noisy estimates.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An honest estimate of the chosen model’s error needs data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that took no part in the choice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(Hastie et al. 2009, sec. 7.2)</w:delText>
        </w:r>
      </w:del>
      <w:del w:id="3343" w:author="PR Preview" w:date="2026-01-01T00:00:00Z">
        <w:r>
          <w:delText xml:space="preserve">,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such as a</w:delText>
        </w:r>
      </w:del>
      <w:del w:id="3346" w:author="PR Preview" w:date="2026-01-01T00:00:00Z">
        <w:r>
          <w:delText xml:space="preserve"> </w:delText>
        </w:r>
      </w:del>
      <w:hyperlink w:anchor="def-test-set">
        <w:del w:id="334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348" w:author="PR Preview" w:date="2026-01-01T00:00:00Z">
        <w:r>
          <w:delText xml:space="preserve">,</w:delText>
        </w:r>
      </w:del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or the outer folds of</w:delText>
        </w:r>
      </w:del>
      <w:del w:id="3351" w:author="PR Preview" w:date="2026-01-01T00:00:00Z">
        <w:r>
          <w:delText xml:space="preserve"> </w:delText>
        </w:r>
      </w:del>
      <w:hyperlink w:anchor="def-nested-cv">
        <w:del w:id="3352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353" w:author="PR Preview" w:date="2026-01-01T00:00:00Z">
        <w:r>
          <w:delText xml:space="preserve">.</w:delText>
        </w:r>
      </w:del>
    </w:p>
    <w:p>
      <w:pPr>
        <w:pStyle w:val="BodyText"/>
      </w:pPr>
      <w:del w:id="3354" w:author="PR Preview" w:date="2026-01-01T00:00:00Z">
        <w:r>
          <w:rPr>
            <w:b/>
            <w:bCs/>
          </w:rPr>
          <w:delText xml:space="preserve">Definition 41 (Fold-based standard error)</w:delText>
        </w:r>
      </w:del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The</w:delText>
        </w:r>
      </w:del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rPr>
            <w:b/>
            <w:bCs/>
          </w:rPr>
          <w:delText xml:space="preserve">fold-based standard error</w:delText>
        </w:r>
      </w:del>
      <w:del w:id="33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60" w:author="PR Preview" w:date="2026-01-01T00:00:00Z">
        <w:r>
          <w:delText xml:space="preserve"> </w:delText>
        </w:r>
      </w:del>
      <w:del w:id="3361" w:author="PR Preview" w:date="2026-01-01T00:00:00Z">
        <w:r>
          <w:delText xml:space="preserve">of a</w:delText>
        </w:r>
      </w:del>
      <w:del w:id="3362" w:author="PR Preview" w:date="2026-01-01T00:00:00Z">
        <w:r>
          <w:delText xml:space="preserve"> </w:delText>
        </w:r>
      </w:del>
      <m:oMath>
        <m:r>
          <m:t>k</m:t>
        </m:r>
      </m:oMath>
      <w:del w:id="3363" w:author="PR Preview" w:date="2026-01-01T00:00:00Z">
        <w:r>
          <w:delText xml:space="preserve">-fold</w:delText>
        </w:r>
      </w:del>
      <w:del w:id="3364" w:author="PR Preview" w:date="2026-01-01T00:00:00Z">
        <w:r>
          <w:delText xml:space="preserve"> </w:delText>
        </w:r>
      </w:del>
      <w:hyperlink w:anchor="def-cv-estimate">
        <w:del w:id="336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is the</w:delText>
        </w:r>
      </w:del>
      <w:del w:id="3368" w:author="PR Preview" w:date="2026-01-01T00:00:00Z">
        <w:r>
          <w:delText xml:space="preserve"> </w:delText>
        </w:r>
      </w:del>
      <w:hyperlink r:id="rId227">
        <w:del w:id="3369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3370" w:author="PR Preview" w:date="2026-01-01T00:00:00Z">
        <w:r>
          <w:delText xml:space="preserve"> </w:delText>
        </w:r>
      </w:del>
      <w:del w:id="3371" w:author="PR Preview" w:date="2026-01-01T00:00:00Z">
        <w:r>
          <w:delText xml:space="preserve">of the</w:delText>
        </w:r>
      </w:del>
      <w:del w:id="3372" w:author="PR Preview" w:date="2026-01-01T00:00:00Z">
        <w:r>
          <w:delText xml:space="preserve"> </w:delText>
        </w:r>
      </w:del>
      <m:oMath>
        <m:r>
          <m:t>k</m:t>
        </m:r>
      </m:oMath>
      <w:del w:id="3373" w:author="PR Preview" w:date="2026-01-01T00:00:00Z">
        <w:r>
          <w:delText xml:space="preserve"> </w:delText>
        </w:r>
      </w:del>
      <w:hyperlink w:anchor="def-fold-mse">
        <w:del w:id="3374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3375" w:author="PR Preview" w:date="2026-01-01T00:00:00Z">
        <w:r>
          <w:delText xml:space="preserve">,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divided by</w:delText>
        </w:r>
      </w:del>
      <w:del w:id="337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3379" w:author="PR Preview" w:date="2026-01-01T00:00:00Z">
        <w:r>
          <w:delText xml:space="preserve">:</w:delText>
        </w:r>
      </w:del>
    </w:p>
    <w:p>
      <w:pPr>
        <w:pStyle w:val="BodyText"/>
      </w:pPr>
      <w:ins w:id="3380" w:author="PR Preview" w:date="2026-01-01T00:00:00Z">
        <w:r>
          <w:rPr>
            <w:i/>
            <w:iCs/>
          </w:rPr>
          <w:t xml:space="preserve">Remark 33</w:t>
        </w:r>
      </w:ins>
      <w:ins w:id="3381" w:author="PR Preview" w:date="2026-01-01T00:00:00Z">
        <w:r>
          <w:t xml:space="preserve"> (Cross-validation replaces the validation set, not the test set). </w:t>
        </w:r>
      </w:ins>
      <w:ins w:id="3382" w:author="PR Preview" w:date="2026-01-01T00:00:00Z">
        <w:r>
          <w:t xml:space="preserve">Used to choose between models,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cross-validation takes the place of the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rPr>
            <w:i/>
            <w:iCs/>
          </w:rPr>
          <w:t xml:space="preserve">validation</w:t>
        </w:r>
      </w:ins>
      <w:ins w:id="3387" w:author="PR Preview" w:date="2026-01-01T00:00:00Z">
        <w:r>
          <w:t xml:space="preserve"> </w:t>
        </w:r>
      </w:ins>
      <w:ins w:id="3388" w:author="PR Preview" w:date="2026-01-01T00:00:00Z">
        <w:r>
          <w:t xml:space="preserve">set</w:t>
        </w:r>
      </w:ins>
      <w:ins w:id="3389" w:author="PR Preview" w:date="2026-01-01T00:00:00Z">
        <w:r>
          <w:t xml:space="preserve"> </w:t>
        </w:r>
      </w:ins>
      <w:ins w:id="3390" w:author="PR Preview" w:date="2026-01-01T00:00:00Z">
        <w:r>
          <w:t xml:space="preserve">of</w:t>
        </w:r>
      </w:ins>
      <w:ins w:id="3391" w:author="PR Preview" w:date="2026-01-01T00:00:00Z">
        <w:r>
          <w:t xml:space="preserve"> </w:t>
        </w:r>
      </w:ins>
      <w:hyperlink w:anchor="def-data-splits">
        <w:ins w:id="339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3393" w:author="PR Preview" w:date="2026-01-01T00:00:00Z">
        <w:r>
          <w:t xml:space="preserve">,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the one consulted again and again,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and not of the test set, which stays unused until the end.</w:t>
        </w:r>
      </w:ins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The cross-validation estimate of the winning model is optimistic: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that model won partly because the particular sample and split happened to favor it,</w:t>
        </w:r>
      </w:ins>
      <w:ins w:id="3402" w:author="PR Preview" w:date="2026-01-01T00:00:00Z">
        <w:r>
          <w:t xml:space="preserve"> </w:t>
        </w:r>
      </w:ins>
      <w:ins w:id="3403" w:author="PR Preview" w:date="2026-01-01T00:00:00Z">
        <w:r>
          <w:t xml:space="preserve">so its estimate is the smallest of several noisy estimates.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An honest estimate of the chosen model’s error needs data</w:t>
        </w:r>
      </w:ins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that took no part in the choice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(Hastie et al. 2009, sec. 7.2)</w:t>
        </w:r>
      </w:ins>
      <w:ins w:id="3410" w:author="PR Preview" w:date="2026-01-01T00:00:00Z">
        <w:r>
          <w:t xml:space="preserve">,</w:t>
        </w:r>
      </w:ins>
      <w:ins w:id="3411" w:author="PR Preview" w:date="2026-01-01T00:00:00Z">
        <w:r>
          <w:t xml:space="preserve"> </w:t>
        </w:r>
      </w:ins>
      <w:ins w:id="3412" w:author="PR Preview" w:date="2026-01-01T00:00:00Z">
        <w:r>
          <w:t xml:space="preserve">such as a</w:t>
        </w:r>
      </w:ins>
      <w:ins w:id="3413" w:author="PR Preview" w:date="2026-01-01T00:00:00Z">
        <w:r>
          <w:t xml:space="preserve"> </w:t>
        </w:r>
      </w:ins>
      <w:hyperlink w:anchor="def-test-set">
        <w:ins w:id="341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415" w:author="PR Preview" w:date="2026-01-01T00:00:00Z">
        <w:r>
          <w:t xml:space="preserve">,</w:t>
        </w:r>
      </w:ins>
      <w:ins w:id="3416" w:author="PR Preview" w:date="2026-01-01T00:00:00Z">
        <w:r>
          <w:t xml:space="preserve"> </w:t>
        </w:r>
      </w:ins>
      <w:ins w:id="3417" w:author="PR Preview" w:date="2026-01-01T00:00:00Z">
        <w:r>
          <w:t xml:space="preserve">or the outer folds of</w:t>
        </w:r>
      </w:ins>
      <w:ins w:id="3418" w:author="PR Preview" w:date="2026-01-01T00:00:00Z">
        <w:r>
          <w:t xml:space="preserve"> </w:t>
        </w:r>
      </w:ins>
      <w:hyperlink w:anchor="def-nested-cv">
        <w:ins w:id="3419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42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6"/>
    <w:bookmarkStart w:id="229" w:name="def-cv-se"/>
    <w:p>
      <w:pPr>
        <w:pStyle w:val="BodyText"/>
      </w:pPr>
      <w:ins w:id="3421" w:author="PR Preview" w:date="2026-01-01T00:00:00Z">
        <w:r>
          <w:rPr>
            <w:b/>
            <w:bCs/>
          </w:rPr>
          <w:t xml:space="preserve">Definition 42 (Fold-based standard error)</w:t>
        </w:r>
      </w:ins>
      <w:ins w:id="3422" w:author="PR Preview" w:date="2026-01-01T00:00:00Z">
        <w:r>
          <w:t xml:space="preserve"> </w:t>
        </w:r>
      </w:ins>
      <w:ins w:id="3423" w:author="PR Preview" w:date="2026-01-01T00:00:00Z">
        <w:r>
          <w:t xml:space="preserve">The</w:t>
        </w:r>
      </w:ins>
      <w:ins w:id="3424" w:author="PR Preview" w:date="2026-01-01T00:00:00Z">
        <w:r>
          <w:t xml:space="preserve"> </w:t>
        </w:r>
      </w:ins>
      <w:ins w:id="3425" w:author="PR Preview" w:date="2026-01-01T00:00:00Z">
        <w:r>
          <w:rPr>
            <w:b/>
            <w:bCs/>
          </w:rPr>
          <w:t xml:space="preserve">fold-based standard error</w:t>
        </w:r>
      </w:ins>
      <w:ins w:id="34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of a</w:t>
        </w:r>
      </w:ins>
      <w:ins w:id="3429" w:author="PR Preview" w:date="2026-01-01T00:00:00Z">
        <w:r>
          <w:t xml:space="preserve"> </w:t>
        </w:r>
      </w:ins>
      <m:oMath>
        <m:r>
          <m:t>k</m:t>
        </m:r>
      </m:oMath>
      <w:ins w:id="3430" w:author="PR Preview" w:date="2026-01-01T00:00:00Z">
        <w:r>
          <w:t xml:space="preserve">-fold</w:t>
        </w:r>
      </w:ins>
      <w:ins w:id="3431" w:author="PR Preview" w:date="2026-01-01T00:00:00Z">
        <w:r>
          <w:t xml:space="preserve"> </w:t>
        </w:r>
      </w:ins>
      <w:hyperlink w:anchor="def-cv-estimate">
        <w:ins w:id="343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is the</w:t>
        </w:r>
      </w:ins>
      <w:ins w:id="3435" w:author="PR Preview" w:date="2026-01-01T00:00:00Z">
        <w:r>
          <w:t xml:space="preserve"> </w:t>
        </w:r>
      </w:ins>
      <w:hyperlink r:id="rId227">
        <w:ins w:id="3436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of the</w:t>
        </w:r>
      </w:ins>
      <w:ins w:id="3439" w:author="PR Preview" w:date="2026-01-01T00:00:00Z">
        <w:r>
          <w:t xml:space="preserve"> </w:t>
        </w:r>
      </w:ins>
      <m:oMath>
        <m:r>
          <m:t>k</m:t>
        </m:r>
      </m:oMath>
      <w:ins w:id="3440" w:author="PR Preview" w:date="2026-01-01T00:00:00Z">
        <w:r>
          <w:t xml:space="preserve"> </w:t>
        </w:r>
      </w:ins>
      <w:hyperlink w:anchor="def-fold-mse">
        <w:ins w:id="3441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3442" w:author="PR Preview" w:date="2026-01-01T00:00:00Z">
        <w:r>
          <w:t xml:space="preserve">,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divided by</w:t>
        </w:r>
      </w:ins>
      <w:ins w:id="344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3446" w:author="PR Preview" w:date="2026-01-01T00:00:00Z">
        <w:r>
          <w:t xml:space="preserve">:</w:t>
        </w:r>
      </w:ins>
    </w:p>
    <w:p>
      <w:pPr>
        <w:pStyle w:val="BodyText"/>
      </w:pPr>
      <w:bookmarkStart w:id="22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30"/>
    <w:bookmarkStart w:id="232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2"/>
    <w:bookmarkStart w:id="234" w:name="def-fold-mse-indexed"/>
    <w:p>
      <w:pPr>
        <w:pStyle w:val="BodyText"/>
      </w:pPr>
      <w:del w:id="3447" w:author="PR Preview" w:date="2026-01-01T00:00:00Z">
        <w:r>
          <w:rPr>
            <w:b/>
            <w:bCs/>
          </w:rPr>
          <w:delText xml:space="preserve">Definition 42 (Fold mean squared error of a named procedure)</w:delText>
        </w:r>
      </w:del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The</w:delText>
        </w:r>
      </w:del>
      <w:del w:id="3450" w:author="PR Preview" w:date="2026-01-01T00:00:00Z">
        <w:r>
          <w:delText xml:space="preserve"> </w:delText>
        </w:r>
      </w:del>
      <w:del w:id="3451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3452" w:author="PR Preview" w:date="2026-01-01T00:00:00Z">
        <w:r>
          <w:delText xml:space="preserve"> </w:delText>
        </w:r>
      </w:del>
      <m:oMath>
        <m:r>
          <m:t>g</m:t>
        </m:r>
      </m:oMath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for</w:delText>
        </w:r>
      </w:del>
      <w:del w:id="3455" w:author="PR Preview" w:date="2026-01-01T00:00:00Z">
        <w:r>
          <w:delText xml:space="preserve"> </w:delText>
        </w:r>
      </w:del>
      <w:hyperlink w:anchor="def-folds">
        <w:del w:id="345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4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of a training set</w:delText>
        </w:r>
      </w:del>
      <w:del w:id="34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61" w:author="PR Preview" w:date="2026-01-01T00:00:00Z">
        <w:r>
          <w:delText xml:space="preserve">, indexed by</w:delText>
        </w:r>
      </w:del>
      <w:del w:id="3462" w:author="PR Preview" w:date="2026-01-01T00:00:00Z">
        <w:r>
          <w:delText xml:space="preserve"> </w:delText>
        </w:r>
      </w:del>
      <m:oMath>
        <m:r>
          <m:t>I</m:t>
        </m:r>
      </m:oMath>
      <w:del w:id="3463" w:author="PR Preview" w:date="2026-01-01T00:00:00Z">
        <w:r>
          <w:delText xml:space="preserve">,</w:delText>
        </w:r>
      </w:del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is the</w:delText>
        </w:r>
      </w:del>
      <w:del w:id="3466" w:author="PR Preview" w:date="2026-01-01T00:00:00Z">
        <w:r>
          <w:delText xml:space="preserve"> </w:delText>
        </w:r>
      </w:del>
      <w:hyperlink w:anchor="def-fold-mse">
        <w:del w:id="3467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computed with the</w:delText>
        </w:r>
      </w:del>
      <w:del w:id="3470" w:author="PR Preview" w:date="2026-01-01T00:00:00Z">
        <w:r>
          <w:delText xml:space="preserve"> </w:delText>
        </w:r>
      </w:del>
      <w:hyperlink w:anchor="def-fold-out-rule">
        <w:del w:id="347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72" w:author="PR Preview" w:date="2026-01-01T00:00:00Z">
        <w:r>
          <w:delText xml:space="preserve"> </w:delText>
        </w:r>
      </w:del>
      <w:del w:id="3473" w:author="PR Preview" w:date="2026-01-01T00:00:00Z">
        <w:r>
          <w:delText xml:space="preserve">that</w:delText>
        </w:r>
      </w:del>
      <w:del w:id="3474" w:author="PR Preview" w:date="2026-01-01T00:00:00Z">
        <w:r>
          <w:delText xml:space="preserve"> </w:delText>
        </w:r>
      </w:del>
      <m:oMath>
        <m:r>
          <m:t>g</m:t>
        </m:r>
      </m:oMath>
      <w:del w:id="3475" w:author="PR Preview" w:date="2026-01-01T00:00:00Z">
        <w:r>
          <w:delText xml:space="preserve"> </w:delText>
        </w:r>
      </w:del>
      <w:del w:id="3476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del w:id="3477" w:author="PR Preview" w:date="2026-01-01T00:00:00Z">
        <w:r>
          <w:rPr>
            <w:b/>
            <w:bCs/>
          </w:rPr>
          <w:delText xml:space="preserve">Definition 43 (Fold-based standard error of a named procedure)</w:delText>
        </w:r>
      </w:del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The</w:delText>
        </w:r>
      </w:del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3482" w:author="PR Preview" w:date="2026-01-01T00:00:00Z">
        <w:r>
          <w:delText xml:space="preserve"> </w:delText>
        </w:r>
      </w:del>
      <m:oMath>
        <m:r>
          <m:t>g</m:t>
        </m:r>
      </m:oMath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on a training set</w:delText>
        </w:r>
      </w:del>
      <w:del w:id="34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86" w:author="PR Preview" w:date="2026-01-01T00:00:00Z">
        <w:r>
          <w:delText xml:space="preserve">,</w:delText>
        </w:r>
      </w:del>
      <w:del w:id="348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488" w:author="PR Preview" w:date="2026-01-01T00:00:00Z">
        <w:r>
          <w:delText xml:space="preserve">,</w:delText>
        </w:r>
      </w:del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is the</w:delText>
        </w:r>
      </w:del>
      <w:del w:id="3491" w:author="PR Preview" w:date="2026-01-01T00:00:00Z">
        <w:r>
          <w:delText xml:space="preserve"> </w:delText>
        </w:r>
      </w:del>
      <w:hyperlink w:anchor="def-cv-se">
        <w:del w:id="3492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computed from the</w:delText>
        </w:r>
      </w:del>
      <w:del w:id="3495" w:author="PR Preview" w:date="2026-01-01T00:00:00Z">
        <w:r>
          <w:delText xml:space="preserve"> </w:delText>
        </w:r>
      </w:del>
      <w:hyperlink w:anchor="def-fold-mse-indexed">
        <w:del w:id="3496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349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3498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3499" w:author="PR Preview" w:date="2026-01-01T00:00:00Z">
        <w:r>
          <w:rPr>
            <w:b/>
            <w:bCs/>
          </w:rPr>
          <w:delText xml:space="preserve">Definition 44 (One-standard-error rule)</w:delText>
        </w:r>
      </w:del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Let</w:delText>
        </w:r>
      </w:del>
      <w:del w:id="350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503" w:author="PR Preview" w:date="2026-01-01T00:00:00Z">
        <w:r>
          <w:delText xml:space="preserve"> </w:delText>
        </w:r>
      </w:del>
      <w:del w:id="3504" w:author="PR Preview" w:date="2026-01-01T00:00:00Z">
        <w:r>
          <w:delText xml:space="preserve">be candidate</w:delText>
        </w:r>
      </w:del>
      <w:del w:id="3505" w:author="PR Preview" w:date="2026-01-01T00:00:00Z">
        <w:r>
          <w:delText xml:space="preserve"> </w:delText>
        </w:r>
      </w:del>
      <w:hyperlink w:anchor="def-fitting-procedure">
        <w:del w:id="350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507" w:author="PR Preview" w:date="2026-01-01T00:00:00Z">
        <w:r>
          <w:delText xml:space="preserve">,</w:delText>
        </w:r>
      </w:del>
      <w:del w:id="3508" w:author="PR Preview" w:date="2026-01-01T00:00:00Z">
        <w:r>
          <w:delText xml:space="preserve"> </w:delText>
        </w:r>
      </w:del>
      <w:del w:id="3509" w:author="PR Preview" w:date="2026-01-01T00:00:00Z">
        <w:r>
          <w:delText xml:space="preserve">each</w:delText>
        </w:r>
      </w:del>
      <w:del w:id="3510" w:author="PR Preview" w:date="2026-01-01T00:00:00Z">
        <w:r>
          <w:delText xml:space="preserve"> </w:delText>
        </w:r>
      </w:del>
      <w:hyperlink w:anchor="def-flexibility">
        <w:del w:id="351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delText xml:space="preserve">as the one before,</w:delText>
        </w:r>
      </w:del>
      <w:del w:id="3514" w:author="PR Preview" w:date="2026-01-01T00:00:00Z">
        <w:r>
          <w:delText xml:space="preserve"> </w:delText>
        </w:r>
      </w:del>
      <w:del w:id="3515" w:author="PR Preview" w:date="2026-01-01T00:00:00Z">
        <w:r>
          <w:delText xml:space="preserve">cross-validated on a training set</w:delText>
        </w:r>
      </w:del>
      <w:del w:id="3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17" w:author="PR Preview" w:date="2026-01-01T00:00:00Z">
        <w:r>
          <w:delText xml:space="preserve"> </w:delText>
        </w:r>
      </w:del>
      <w:del w:id="3518" w:author="PR Preview" w:date="2026-01-01T00:00:00Z">
        <w:r>
          <w:delText xml:space="preserve">with the same folds,</w:delText>
        </w:r>
      </w:del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and let</w:delText>
        </w:r>
      </w:del>
      <w:del w:id="35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be the one with the smallest</w:delText>
        </w:r>
      </w:del>
      <w:del w:id="3524" w:author="PR Preview" w:date="2026-01-01T00:00:00Z">
        <w:r>
          <w:delText xml:space="preserve"> </w:delText>
        </w:r>
      </w:del>
      <w:hyperlink w:anchor="def-cv-estimate-indexed">
        <w:del w:id="352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526" w:author="PR Preview" w:date="2026-01-01T00:00:00Z">
        <w:r>
          <w:delText xml:space="preserve">.</w:delText>
        </w:r>
      </w:del>
      <w:del w:id="3527" w:author="PR Preview" w:date="2026-01-01T00:00:00Z">
        <w:r>
          <w:delText xml:space="preserve"> </w:delText>
        </w:r>
      </w:del>
      <w:del w:id="3528" w:author="PR Preview" w:date="2026-01-01T00:00:00Z">
        <w:r>
          <w:delText xml:space="preserve">The</w:delText>
        </w:r>
      </w:del>
      <w:del w:id="3529" w:author="PR Preview" w:date="2026-01-01T00:00:00Z">
        <w:r>
          <w:delText xml:space="preserve"> </w:delText>
        </w:r>
      </w:del>
      <w:del w:id="3530" w:author="PR Preview" w:date="2026-01-01T00:00:00Z">
        <w:r>
          <w:rPr>
            <w:b/>
            <w:bCs/>
          </w:rPr>
          <w:delText xml:space="preserve">one-standard-error rule</w:delText>
        </w:r>
      </w:del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chooses the smallest</w:delText>
        </w:r>
      </w:del>
      <w:del w:id="3533" w:author="PR Preview" w:date="2026-01-01T00:00:00Z">
        <w:r>
          <w:delText xml:space="preserve"> </w:delText>
        </w:r>
      </w:del>
      <m:oMath>
        <m:r>
          <m:t>l</m:t>
        </m:r>
      </m:oMath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whose estimate is within one</w:delText>
        </w:r>
      </w:del>
      <w:del w:id="3536" w:author="PR Preview" w:date="2026-01-01T00:00:00Z">
        <w:r>
          <w:delText xml:space="preserve"> </w:delText>
        </w:r>
      </w:del>
      <w:hyperlink w:anchor="def-cv-se-indexed">
        <w:del w:id="3537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of the smallest:</w:delText>
        </w:r>
      </w:del>
    </w:p>
    <w:p>
      <w:pPr>
        <w:pStyle w:val="BodyText"/>
      </w:pPr>
      <w:ins w:id="3540" w:author="PR Preview" w:date="2026-01-01T00:00:00Z">
        <w:r>
          <w:rPr>
            <w:b/>
            <w:bCs/>
          </w:rPr>
          <w:t xml:space="preserve">Definition 43 (Fold mean squared error of a named procedure)</w:t>
        </w:r>
      </w:ins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The</w:t>
        </w:r>
      </w:ins>
      <w:ins w:id="3543" w:author="PR Preview" w:date="2026-01-01T00:00:00Z">
        <w:r>
          <w:t xml:space="preserve"> </w:t>
        </w:r>
      </w:ins>
      <w:ins w:id="3544" w:author="PR Preview" w:date="2026-01-01T00:00:00Z">
        <w:r>
          <w:rPr>
            <w:b/>
            <w:bCs/>
          </w:rPr>
          <w:t xml:space="preserve">fold mean squared error of procedure</w:t>
        </w:r>
      </w:ins>
      <w:ins w:id="3545" w:author="PR Preview" w:date="2026-01-01T00:00:00Z">
        <w:r>
          <w:t xml:space="preserve"> </w:t>
        </w:r>
      </w:ins>
      <m:oMath>
        <m:r>
          <m:t>g</m:t>
        </m:r>
      </m:oMath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for</w:t>
        </w:r>
      </w:ins>
      <w:ins w:id="3548" w:author="PR Preview" w:date="2026-01-01T00:00:00Z">
        <w:r>
          <w:t xml:space="preserve"> </w:t>
        </w:r>
      </w:ins>
      <w:hyperlink w:anchor="def-folds">
        <w:ins w:id="354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5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of a training set</w:t>
        </w:r>
      </w:ins>
      <w:ins w:id="35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54" w:author="PR Preview" w:date="2026-01-01T00:00:00Z">
        <w:r>
          <w:t xml:space="preserve">, indexed by</w:t>
        </w:r>
      </w:ins>
      <w:ins w:id="3555" w:author="PR Preview" w:date="2026-01-01T00:00:00Z">
        <w:r>
          <w:t xml:space="preserve"> </w:t>
        </w:r>
      </w:ins>
      <m:oMath>
        <m:r>
          <m:t>I</m:t>
        </m:r>
      </m:oMath>
      <w:ins w:id="3556" w:author="PR Preview" w:date="2026-01-01T00:00:00Z">
        <w:r>
          <w:t xml:space="preserve">,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is the</w:t>
        </w:r>
      </w:ins>
      <w:ins w:id="3559" w:author="PR Preview" w:date="2026-01-01T00:00:00Z">
        <w:r>
          <w:t xml:space="preserve"> </w:t>
        </w:r>
      </w:ins>
      <w:hyperlink w:anchor="def-fold-mse">
        <w:ins w:id="3560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computed with the</w:t>
        </w:r>
      </w:ins>
      <w:ins w:id="3563" w:author="PR Preview" w:date="2026-01-01T00:00:00Z">
        <w:r>
          <w:t xml:space="preserve"> </w:t>
        </w:r>
      </w:ins>
      <w:hyperlink w:anchor="def-fold-out-rule">
        <w:ins w:id="356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65" w:author="PR Preview" w:date="2026-01-01T00:00:00Z">
        <w:r>
          <w:t xml:space="preserve"> </w:t>
        </w:r>
      </w:ins>
      <w:ins w:id="3566" w:author="PR Preview" w:date="2026-01-01T00:00:00Z">
        <w:r>
          <w:t xml:space="preserve">that</w:t>
        </w:r>
      </w:ins>
      <w:ins w:id="3567" w:author="PR Preview" w:date="2026-01-01T00:00:00Z">
        <w:r>
          <w:t xml:space="preserve"> </w:t>
        </w:r>
      </w:ins>
      <m:oMath>
        <m:r>
          <m:t>g</m:t>
        </m:r>
      </m:oMath>
      <w:ins w:id="3568" w:author="PR Preview" w:date="2026-01-01T00:00:00Z">
        <w:r>
          <w:t xml:space="preserve"> </w:t>
        </w:r>
      </w:ins>
      <w:ins w:id="3569" w:author="PR Preview" w:date="2026-01-01T00:00:00Z">
        <w:r>
          <w:t xml:space="preserve">produces:</w:t>
        </w:r>
      </w:ins>
    </w:p>
    <w:p>
      <w:pPr>
        <w:pStyle w:val="BodyText"/>
      </w:pPr>
      <w:bookmarkStart w:id="23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cv-se-indexed"/>
    <w:p>
      <w:pPr>
        <w:pStyle w:val="FirstParagraph"/>
      </w:pPr>
      <w:ins w:id="3570" w:author="PR Preview" w:date="2026-01-01T00:00:00Z">
        <w:r>
          <w:rPr>
            <w:b/>
            <w:bCs/>
          </w:rPr>
          <w:t xml:space="preserve">Definition 44 (Fold-based standard error of a named procedure)</w:t>
        </w:r>
      </w:ins>
      <w:ins w:id="3571" w:author="PR Preview" w:date="2026-01-01T00:00:00Z">
        <w:r>
          <w:t xml:space="preserve"> </w:t>
        </w:r>
      </w:ins>
      <w:ins w:id="3572" w:author="PR Preview" w:date="2026-01-01T00:00:00Z">
        <w:r>
          <w:t xml:space="preserve">The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rPr>
            <w:b/>
            <w:bCs/>
          </w:rPr>
          <w:t xml:space="preserve">fold-based standard error of procedure</w:t>
        </w:r>
      </w:ins>
      <w:ins w:id="3575" w:author="PR Preview" w:date="2026-01-01T00:00:00Z">
        <w:r>
          <w:t xml:space="preserve"> </w:t>
        </w:r>
      </w:ins>
      <m:oMath>
        <m:r>
          <m:t>g</m:t>
        </m:r>
      </m:oMath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on a training set</w:t>
        </w:r>
      </w:ins>
      <w:ins w:id="35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79" w:author="PR Preview" w:date="2026-01-01T00:00:00Z">
        <w:r>
          <w:t xml:space="preserve">,</w:t>
        </w:r>
      </w:ins>
      <w:ins w:id="358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581" w:author="PR Preview" w:date="2026-01-01T00:00:00Z">
        <w:r>
          <w:t xml:space="preserve">,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is the</w:t>
        </w:r>
      </w:ins>
      <w:ins w:id="3584" w:author="PR Preview" w:date="2026-01-01T00:00:00Z">
        <w:r>
          <w:t xml:space="preserve"> </w:t>
        </w:r>
      </w:ins>
      <w:hyperlink w:anchor="def-cv-se">
        <w:ins w:id="3585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586" w:author="PR Preview" w:date="2026-01-01T00:00:00Z">
        <w:r>
          <w:t xml:space="preserve"> </w:t>
        </w:r>
      </w:ins>
      <w:ins w:id="3587" w:author="PR Preview" w:date="2026-01-01T00:00:00Z">
        <w:r>
          <w:t xml:space="preserve">computed from the</w:t>
        </w:r>
      </w:ins>
      <w:ins w:id="3588" w:author="PR Preview" w:date="2026-01-01T00:00:00Z">
        <w:r>
          <w:t xml:space="preserve"> </w:t>
        </w:r>
      </w:ins>
      <w:hyperlink w:anchor="def-fold-mse-indexed">
        <w:ins w:id="3589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359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3591" w:author="PR Preview" w:date="2026-01-01T00:00:00Z">
        <w:r>
          <w:t xml:space="preserve">:</w:t>
        </w:r>
      </w:ins>
    </w:p>
    <w:p>
      <w:pPr>
        <w:pStyle w:val="BodyText"/>
      </w:pPr>
      <w:bookmarkStart w:id="23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one-se-rule"/>
    <w:p>
      <w:pPr>
        <w:pStyle w:val="FirstParagraph"/>
      </w:pPr>
      <w:ins w:id="3592" w:author="PR Preview" w:date="2026-01-01T00:00:00Z">
        <w:r>
          <w:rPr>
            <w:b/>
            <w:bCs/>
          </w:rPr>
          <w:t xml:space="preserve">Definition 45 (One-standard-error rule)</w:t>
        </w:r>
      </w:ins>
      <w:ins w:id="3593" w:author="PR Preview" w:date="2026-01-01T00:00:00Z">
        <w:r>
          <w:t xml:space="preserve"> </w:t>
        </w:r>
      </w:ins>
      <w:ins w:id="3594" w:author="PR Preview" w:date="2026-01-01T00:00:00Z">
        <w:r>
          <w:t xml:space="preserve">Let</w:t>
        </w:r>
      </w:ins>
      <w:ins w:id="35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596" w:author="PR Preview" w:date="2026-01-01T00:00:00Z">
        <w:r>
          <w:t xml:space="preserve"> </w:t>
        </w:r>
      </w:ins>
      <w:ins w:id="3597" w:author="PR Preview" w:date="2026-01-01T00:00:00Z">
        <w:r>
          <w:t xml:space="preserve">be candidate</w:t>
        </w:r>
      </w:ins>
      <w:ins w:id="3598" w:author="PR Preview" w:date="2026-01-01T00:00:00Z">
        <w:r>
          <w:t xml:space="preserve"> </w:t>
        </w:r>
      </w:ins>
      <w:hyperlink w:anchor="def-fitting-procedure">
        <w:ins w:id="359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600" w:author="PR Preview" w:date="2026-01-01T00:00:00Z">
        <w:r>
          <w:t xml:space="preserve">,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each</w:t>
        </w:r>
      </w:ins>
      <w:ins w:id="3603" w:author="PR Preview" w:date="2026-01-01T00:00:00Z">
        <w:r>
          <w:t xml:space="preserve"> </w:t>
        </w:r>
      </w:ins>
      <w:hyperlink w:anchor="def-flexibility">
        <w:ins w:id="360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as the one before,</w:t>
        </w:r>
      </w:ins>
      <w:ins w:id="3607" w:author="PR Preview" w:date="2026-01-01T00:00:00Z">
        <w:r>
          <w:t xml:space="preserve"> </w:t>
        </w:r>
      </w:ins>
      <w:ins w:id="3608" w:author="PR Preview" w:date="2026-01-01T00:00:00Z">
        <w:r>
          <w:t xml:space="preserve">cross-validated on a training set</w:t>
        </w:r>
      </w:ins>
      <w:ins w:id="36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with the same folds,</w:t>
        </w:r>
      </w:ins>
      <w:ins w:id="3612" w:author="PR Preview" w:date="2026-01-01T00:00:00Z">
        <w:r>
          <w:t xml:space="preserve"> </w:t>
        </w:r>
      </w:ins>
      <w:ins w:id="3613" w:author="PR Preview" w:date="2026-01-01T00:00:00Z">
        <w:r>
          <w:t xml:space="preserve">and let</w:t>
        </w:r>
      </w:ins>
      <w:ins w:id="36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be the one with the smallest</w:t>
        </w:r>
      </w:ins>
      <w:ins w:id="3617" w:author="PR Preview" w:date="2026-01-01T00:00:00Z">
        <w:r>
          <w:t xml:space="preserve"> </w:t>
        </w:r>
      </w:ins>
      <w:hyperlink w:anchor="def-cv-estimate-indexed">
        <w:ins w:id="361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619" w:author="PR Preview" w:date="2026-01-01T00:00:00Z">
        <w:r>
          <w:t xml:space="preserve">.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The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rPr>
            <w:b/>
            <w:bCs/>
          </w:rPr>
          <w:t xml:space="preserve">one-standard-error rule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chooses the smallest</w:t>
        </w:r>
      </w:ins>
      <w:ins w:id="3626" w:author="PR Preview" w:date="2026-01-01T00:00:00Z">
        <w:r>
          <w:t xml:space="preserve"> </w:t>
        </w:r>
      </w:ins>
      <m:oMath>
        <m:r>
          <m:t>l</m:t>
        </m:r>
      </m:oMath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whose estimate is within one</w:t>
        </w:r>
      </w:ins>
      <w:ins w:id="3629" w:author="PR Preview" w:date="2026-01-01T00:00:00Z">
        <w:r>
          <w:t xml:space="preserve"> </w:t>
        </w:r>
      </w:ins>
      <w:hyperlink w:anchor="def-cv-se-indexed">
        <w:ins w:id="3630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of the smallest:</w:t>
        </w:r>
      </w:ins>
    </w:p>
    <w:p>
      <w:pPr>
        <w:pStyle w:val="BodyText"/>
      </w:pPr>
      <w:bookmarkStart w:id="23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8"/>
    <w:bookmarkStart w:id="243" w:name="exm-one-se-rule"/>
    <w:p>
      <w:pPr>
        <w:pStyle w:val="BodyText"/>
      </w:pPr>
      <w:del w:id="3633" w:author="PR Preview" w:date="2026-01-01T00:00:00Z">
        <w:r>
          <w:rPr>
            <w:b/>
            <w:bCs/>
          </w:rPr>
          <w:delText xml:space="preserve">Example 12 (The one-standard-error rule for the simulated polynomials)</w:delText>
        </w:r>
      </w:del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delText xml:space="preserve">This example applies 10-fold cross-validation</w:delText>
        </w:r>
      </w:del>
      <w:del w:id="3636" w:author="PR Preview" w:date="2026-01-01T00:00:00Z">
        <w:r>
          <w:delText xml:space="preserve"> </w:delText>
        </w:r>
      </w:del>
      <w:del w:id="3637" w:author="PR Preview" w:date="2026-01-01T00:00:00Z">
        <w:r>
          <w:delText xml:space="preserve">to the simulated training set of</w:delText>
        </w:r>
      </w:del>
      <w:del w:id="3638" w:author="PR Preview" w:date="2026-01-01T00:00:00Z">
        <w:r>
          <w:delText xml:space="preserve"> </w:delText>
        </w:r>
      </w:del>
      <w:hyperlink w:anchor="exm-train-test-error-simulated">
        <w:del w:id="363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640" w:author="PR Preview" w:date="2026-01-01T00:00:00Z">
        <w:r>
          <w:delText xml:space="preserve">,</w:delText>
        </w:r>
      </w:del>
      <w:del w:id="3641" w:author="PR Preview" w:date="2026-01-01T00:00:00Z">
        <w:r>
          <w:delText xml:space="preserve"> </w:delText>
        </w:r>
      </w:del>
      <w:del w:id="3642" w:author="PR Preview" w:date="2026-01-01T00:00:00Z">
        <w:r>
          <w:delText xml:space="preserve">records the mean squared error in each fold,</w:delText>
        </w:r>
      </w:del>
      <w:del w:id="3643" w:author="PR Preview" w:date="2026-01-01T00:00:00Z">
        <w:r>
          <w:delText xml:space="preserve"> </w:delText>
        </w:r>
      </w:del>
      <w:del w:id="3644" w:author="PR Preview" w:date="2026-01-01T00:00:00Z">
        <w:r>
          <w:delText xml:space="preserve">and applies</w:delText>
        </w:r>
      </w:del>
      <w:del w:id="3645" w:author="PR Preview" w:date="2026-01-01T00:00:00Z">
        <w:r>
          <w:delText xml:space="preserve"> </w:delText>
        </w:r>
      </w:del>
      <w:hyperlink w:anchor="def-one-se-rule">
        <w:del w:id="3646" w:author="PR Preview" w:date="2026-01-01T00:00:00Z">
          <w:r>
            <w:rPr>
              <w:rStyle w:val="Hyperlink"/>
            </w:rPr>
            <w:delText xml:space="preserve">Definition 44</w:delText>
          </w:r>
        </w:del>
      </w:hyperlink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649" w:author="PR Preview" w:date="2026-01-01T00:00:00Z">
        <w:r>
          <w:rPr>
            <w:b/>
            <w:bCs/>
          </w:rPr>
          <w:t xml:space="preserve">Example 13 (The one-standard-error rule for the simulated polynomials)</w:t>
        </w:r>
      </w:ins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This example applies 10-fold cross-validation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to the simulated training set of</w:t>
        </w:r>
      </w:ins>
      <w:ins w:id="3654" w:author="PR Preview" w:date="2026-01-01T00:00:00Z">
        <w:r>
          <w:t xml:space="preserve"> </w:t>
        </w:r>
      </w:ins>
      <w:hyperlink w:anchor="exm-train-test-error-simulated">
        <w:ins w:id="365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656" w:author="PR Preview" w:date="2026-01-01T00:00:00Z">
        <w:r>
          <w:t xml:space="preserve">,</w:t>
        </w:r>
      </w:ins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records the mean squared error in each fold,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and applies</w:t>
        </w:r>
      </w:ins>
      <w:ins w:id="3661" w:author="PR Preview" w:date="2026-01-01T00:00:00Z">
        <w:r>
          <w:t xml:space="preserve"> </w:t>
        </w:r>
      </w:ins>
      <w:hyperlink w:anchor="def-one-se-rule">
        <w:ins w:id="3662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del w:id="3665" w:author="PR Preview" w:date="2026-01-01T00:00:00Z">
        <w:r>
          <w:delText xml:space="preserve">The smallest estimate is at degree 8.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The lowest degree within one fold-based standard error of it</w:delText>
        </w:r>
      </w:del>
      <w:del w:id="3668" w:author="PR Preview" w:date="2026-01-01T00:00:00Z">
        <w:r>
          <w:delText xml:space="preserve"> </w:delText>
        </w:r>
      </w:del>
      <w:del w:id="3669" w:author="PR Preview" w:date="2026-01-01T00:00:00Z">
        <w:r>
          <w:delText xml:space="preserve">is degree 3,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which is the one-standard-error rule’s choice.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The rule prefers the simpler model</w:delText>
        </w:r>
      </w:del>
      <w:del w:id="3674" w:author="PR Preview" w:date="2026-01-01T00:00:00Z">
        <w:r>
          <w:delText xml:space="preserve"> </w:delText>
        </w:r>
      </w:del>
      <w:del w:id="3675" w:author="PR Preview" w:date="2026-01-01T00:00:00Z">
        <w:r>
          <w:delText xml:space="preserve">when the data cannot clearly tell it apart from the degree with the smallest estimate.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Because the data are simulated,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we can check both choices against</w:delText>
        </w:r>
      </w:del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the estimated generalization RMSE of</w:delText>
        </w:r>
      </w:del>
      <w:del w:id="3682" w:author="PR Preview" w:date="2026-01-01T00:00:00Z">
        <w:r>
          <w:delText xml:space="preserve"> </w:delText>
        </w:r>
      </w:del>
      <w:hyperlink w:anchor="exm-train-test-error-simulated">
        <w:del w:id="368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for each:</w:delText>
        </w:r>
      </w:del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0.335 for degree 8</w:delText>
        </w:r>
      </w:del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3690" w:author="PR Preview" w:date="2026-01-01T00:00:00Z">
        <w:r>
          <w:t xml:space="preserve">The smallest estimate is at degree 8.</w:t>
        </w:r>
      </w:ins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The lowest degree within one fold-based standard error of it</w:t>
        </w:r>
      </w:ins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is degree 3,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which is the one-standard-error rule’s choice.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The rule prefers the simpler model</w:t>
        </w:r>
      </w:ins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when the data cannot clearly tell it apart from the degree with the smallest estimate.</w:t>
        </w:r>
      </w:ins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Because the data are simulated,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we can check both choices against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the estimated generalization RMSE of</w:t>
        </w:r>
      </w:ins>
      <w:ins w:id="3707" w:author="PR Preview" w:date="2026-01-01T00:00:00Z">
        <w:r>
          <w:t xml:space="preserve"> </w:t>
        </w:r>
      </w:ins>
      <w:hyperlink w:anchor="exm-train-test-error-simulated">
        <w:ins w:id="370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for each:</w:t>
        </w:r>
      </w:ins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0.335 for degree 8</w:t>
        </w:r>
      </w:ins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and 0.315 for degree 3.</w:t>
        </w:r>
      </w:ins>
    </w:p>
    <w:bookmarkEnd w:id="243"/>
    <w:bookmarkEnd w:id="244"/>
    <w:bookmarkStart w:id="251" w:name="sec-cv-whole-procedure"/>
    <w:p>
      <w:pPr>
        <w:pStyle w:val="Heading2"/>
      </w:pPr>
      <w:r>
        <w:t xml:space="preserve">9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8" Type="http://schemas.openxmlformats.org/officeDocument/2006/relationships/image" Target="media/rId148.png"/><Relationship Id="rId180" Type="http://schemas.openxmlformats.org/officeDocument/2006/relationships/image" Target="media/rId180.png"/><Relationship Id="rId239" Type="http://schemas.openxmlformats.org/officeDocument/2006/relationships/image" Target="media/rId239.png"/><Relationship Id="rId100" Type="http://schemas.openxmlformats.org/officeDocument/2006/relationships/image" Target="media/rId100.png"/><Relationship Id="rId130" Type="http://schemas.openxmlformats.org/officeDocument/2006/relationships/image" Target="media/rId130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42" Type="http://schemas.openxmlformats.org/officeDocument/2006/relationships/image" Target="media/rId142.png"/><Relationship Id="rId205" Type="http://schemas.openxmlformats.org/officeDocument/2006/relationships/hyperlink" Target="correlation-regression.qmd#def-ols" TargetMode="External"/><Relationship Id="rId196" Type="http://schemas.openxmlformats.org/officeDocument/2006/relationships/hyperlink" Target="correlation-regression.qmd#def-slr-covariate-vector" TargetMode="External"/><Relationship Id="rId208" Type="http://schemas.openxmlformats.org/officeDocument/2006/relationships/hyperlink" Target="correlation-regression.qmd#thm-ols-slr-vector" TargetMode="External"/><Relationship Id="rId231" Type="http://schemas.openxmlformats.org/officeDocument/2006/relationships/hyperlink" Target="estimation.qmd#def-SE" TargetMode="External"/><Relationship Id="rId67" Type="http://schemas.openxmlformats.org/officeDocument/2006/relationships/hyperlink" Target="estimation.qmd#def-bias" TargetMode="External"/><Relationship Id="rId227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26" Type="http://schemas.openxmlformats.org/officeDocument/2006/relationships/hyperlink" Target="https://morrison-lab.github.io/lds/chapters/big-ideas.html#def-test-set" TargetMode="External"/><Relationship Id="rId124" Type="http://schemas.openxmlformats.org/officeDocument/2006/relationships/hyperlink" Target="https://morrison-lab.github.io/lds/chapters/big-ideas.html#def-training-set" TargetMode="External"/><Relationship Id="rId125" Type="http://schemas.openxmlformats.org/officeDocument/2006/relationships/hyperlink" Target="https://morrison-lab.github.io/lds/chapters/big-ideas.html#def-validation-set" TargetMode="External"/><Relationship Id="rId86" Type="http://schemas.openxmlformats.org/officeDocument/2006/relationships/hyperlink" Target="https://morrison-lab.github.io/pds/expectation.html#def-loss-function" TargetMode="External"/><Relationship Id="rId85" Type="http://schemas.openxmlformats.org/officeDocument/2006/relationships/hyperlink" Target="https://morrison-lab.github.io/pds/expectation.html#def-risk" TargetMode="External"/><Relationship Id="rId60" Type="http://schemas.openxmlformats.org/officeDocument/2006/relationships/hyperlink" Target="https://morrison-lab.github.io/pds/expectation.html#thm-lie" TargetMode="External"/><Relationship Id="rId74" Type="http://schemas.openxmlformats.org/officeDocument/2006/relationships/hyperlink" Target="https://morrison-lab.github.io/pds/expectation.html#thm-linearity-expectation" TargetMode="External"/><Relationship Id="rId79" Type="http://schemas.openxmlformats.org/officeDocument/2006/relationships/hyperlink" Target="https://morrison-lab.github.io/pds/variance-covariance.html#def-variance" TargetMode="External"/><Relationship Id="rId75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200" Type="http://schemas.openxmlformats.org/officeDocument/2006/relationships/hyperlink" Target="https://www.gastonsanchez.com/matrix4sl/cross-products.html#cross-products" TargetMode="External"/><Relationship Id="rId3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9" Type="http://schemas.openxmlformats.org/officeDocument/2006/relationships/hyperlink" Target="prediction.qmd#def-prediction-error" TargetMode="External"/><Relationship Id="rId36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5" Type="http://schemas.openxmlformats.org/officeDocument/2006/relationships/hyperlink" Target="correlation-regression.qmd#def-ols" TargetMode="External"/><Relationship Id="rId196" Type="http://schemas.openxmlformats.org/officeDocument/2006/relationships/hyperlink" Target="correlation-regression.qmd#def-slr-covariate-vector" TargetMode="External"/><Relationship Id="rId208" Type="http://schemas.openxmlformats.org/officeDocument/2006/relationships/hyperlink" Target="correlation-regression.qmd#thm-ols-slr-vector" TargetMode="External"/><Relationship Id="rId231" Type="http://schemas.openxmlformats.org/officeDocument/2006/relationships/hyperlink" Target="estimation.qmd#def-SE" TargetMode="External"/><Relationship Id="rId67" Type="http://schemas.openxmlformats.org/officeDocument/2006/relationships/hyperlink" Target="estimation.qmd#def-bias" TargetMode="External"/><Relationship Id="rId227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26" Type="http://schemas.openxmlformats.org/officeDocument/2006/relationships/hyperlink" Target="https://morrison-lab.github.io/lds/chapters/big-ideas.html#def-test-set" TargetMode="External"/><Relationship Id="rId124" Type="http://schemas.openxmlformats.org/officeDocument/2006/relationships/hyperlink" Target="https://morrison-lab.github.io/lds/chapters/big-ideas.html#def-training-set" TargetMode="External"/><Relationship Id="rId125" Type="http://schemas.openxmlformats.org/officeDocument/2006/relationships/hyperlink" Target="https://morrison-lab.github.io/lds/chapters/big-ideas.html#def-validation-set" TargetMode="External"/><Relationship Id="rId86" Type="http://schemas.openxmlformats.org/officeDocument/2006/relationships/hyperlink" Target="https://morrison-lab.github.io/pds/expectation.html#def-loss-function" TargetMode="External"/><Relationship Id="rId85" Type="http://schemas.openxmlformats.org/officeDocument/2006/relationships/hyperlink" Target="https://morrison-lab.github.io/pds/expectation.html#def-risk" TargetMode="External"/><Relationship Id="rId60" Type="http://schemas.openxmlformats.org/officeDocument/2006/relationships/hyperlink" Target="https://morrison-lab.github.io/pds/expectation.html#thm-lie" TargetMode="External"/><Relationship Id="rId74" Type="http://schemas.openxmlformats.org/officeDocument/2006/relationships/hyperlink" Target="https://morrison-lab.github.io/pds/expectation.html#thm-linearity-expectation" TargetMode="External"/><Relationship Id="rId79" Type="http://schemas.openxmlformats.org/officeDocument/2006/relationships/hyperlink" Target="https://morrison-lab.github.io/pds/variance-covariance.html#def-variance" TargetMode="External"/><Relationship Id="rId75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200" Type="http://schemas.openxmlformats.org/officeDocument/2006/relationships/hyperlink" Target="https://www.gastonsanchez.com/matrix4sl/cross-products.html#cross-products" TargetMode="External"/><Relationship Id="rId3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9" Type="http://schemas.openxmlformats.org/officeDocument/2006/relationships/hyperlink" Target="prediction.qmd#def-prediction-error" TargetMode="External"/><Relationship Id="rId36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2026-10-16T08:37:06Z</dcterms:created>
  <dcterms:modified xsi:type="dcterms:W3CDTF">2026-10-16T08:37:06Z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