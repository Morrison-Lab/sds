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(Prediction)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prediction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predicted value</w:delText>
        </w:r>
      </w:del>
      <w:del w:id="12" w:author="PR Preview" w:date="2026-01-01T00:00:00Z">
        <w:r>
          <w:delText xml:space="preserve">)</w:delText>
        </w:r>
      </w:del>
      <w:del w:id="1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of an outcome</w:delText>
        </w:r>
      </w:del>
      <w:del w:id="16" w:author="PR Preview" w:date="2026-01-01T00:00:00Z">
        <w:r>
          <w:delText xml:space="preserve"> </w:delText>
        </w:r>
      </w:del>
      <m:oMath>
        <m:r>
          <m:t>Y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with covariate value</w:delText>
        </w:r>
      </w:del>
      <w:del w:id="1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a number computed from</w:delText>
        </w:r>
      </w:del>
      <w:del w:id="22" w:author="PR Preview" w:date="2026-01-01T00:00:00Z">
        <w:r>
          <w:delText xml:space="preserve"> </w:delText>
        </w:r>
      </w:del>
      <m:oMath>
        <m:r>
          <m:t>x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 from data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by a rule</w:delText>
        </w:r>
      </w:del>
      <w:del w:id="28" w:author="PR Preview" w:date="2026-01-01T00:00:00Z">
        <w:r>
          <w:delText xml:space="preserve"> </w:delText>
        </w:r>
      </w:del>
      <m:oMath>
        <m:r>
          <m:t>g</m:t>
        </m:r>
      </m:oMath>
      <w:del w:id="29" w:author="PR Preview" w:date="2026-01-01T00:00:00Z">
        <w:r>
          <w:delText xml:space="preserve">, and used as a guess of</w:delText>
        </w:r>
      </w:del>
      <w:del w:id="30" w:author="PR Preview" w:date="2026-01-01T00:00:00Z">
        <w:r>
          <w:delText xml:space="preserve"> </w:delText>
        </w:r>
      </w:del>
      <m:oMath>
        <m:r>
          <m:t>Y</m:t>
        </m:r>
      </m:oMath>
      <w:del w:id="31" w:author="PR Preview" w:date="2026-01-01T00:00:00Z">
        <w:r>
          <w:delText xml:space="preserve">:</w:delText>
        </w:r>
      </w:del>
    </w:p>
    <w:p>
      <w:pPr>
        <w:pStyle w:val="FirstParagraph"/>
      </w:pPr>
      <w:ins w:id="32" w:author="PR Preview" w:date="2026-01-01T00:00:00Z">
        <w:r>
          <w:rPr>
            <w:b/>
            <w:bCs/>
          </w:rPr>
          <w:t xml:space="preserve">Definition 1 (Prediction (predicted value))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prediction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(or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b/>
            <w:bCs/>
          </w:rPr>
          <w:t xml:space="preserve">predicted value</w:t>
        </w:r>
      </w:ins>
      <w:ins w:id="41" w:author="PR Preview" w:date="2026-01-01T00:00:00Z">
        <w:r>
          <w:t xml:space="preserve">)</w:t>
        </w:r>
      </w:ins>
      <w:ins w:id="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of an outcome</w:t>
        </w:r>
      </w:ins>
      <w:ins w:id="45" w:author="PR Preview" w:date="2026-01-01T00:00:00Z">
        <w:r>
          <w:t xml:space="preserve"> </w:t>
        </w:r>
      </w:ins>
      <m:oMath>
        <m:r>
          <m:t>Y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with covariate value</w:t>
        </w:r>
      </w:ins>
      <w:ins w:id="4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a number computed from</w:t>
        </w:r>
      </w:ins>
      <w:ins w:id="51" w:author="PR Preview" w:date="2026-01-01T00:00:00Z">
        <w:r>
          <w:t xml:space="preserve"> </w:t>
        </w:r>
      </w:ins>
      <m:oMath>
        <m:r>
          <m:t>x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 from data</w:t>
        </w:r>
      </w:ins>
      <w:ins w:id="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by a rule</w:t>
        </w:r>
      </w:ins>
      <w:ins w:id="57" w:author="PR Preview" w:date="2026-01-01T00:00:00Z">
        <w:r>
          <w:t xml:space="preserve"> </w:t>
        </w:r>
      </w:ins>
      <m:oMath>
        <m:r>
          <m:t>g</m:t>
        </m:r>
      </m:oMath>
      <w:ins w:id="58" w:author="PR Preview" w:date="2026-01-01T00:00:00Z">
        <w:r>
          <w:t xml:space="preserve">, and used as a guess of</w:t>
        </w:r>
      </w:ins>
      <w:ins w:id="59" w:author="PR Preview" w:date="2026-01-01T00:00:00Z">
        <w:r>
          <w:t xml:space="preserve"> </w:t>
        </w:r>
      </w:ins>
      <m:oMath>
        <m:r>
          <m:t>Y</m:t>
        </m:r>
      </m:oMath>
      <w:ins w:id="6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2026-10-15T09:58:28Z</dcterms:created>
  <dcterms:modified xsi:type="dcterms:W3CDTF">2026-10-15T09:58:28Z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