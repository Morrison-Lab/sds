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Classification and Diagnostic Tests</w:t>
      </w:r>
    </w:p>
    <w:p>
      <w:pPr>
        <w:pStyle w:val="Date"/>
      </w:pPr>
      <w:del w:id="1" w:author="PR Preview" w:date="2026-01-01T00:00:00Z">
        <w:r>
          <w:delText xml:space="preserve">Last modified: 2026-10-15 14:34:20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14:39:38 (PDT)</w:t>
        </w:r>
      </w:ins>
    </w:p>
    <w:bookmarkStart w:id="18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Classification is a core problem in statistics and machine learning:</w:t>
      </w:r>
      <w:r>
        <w:t xml:space="preserve"> </w:t>
      </w:r>
      <w:r>
        <w:t xml:space="preserve">we seek to assign individuals or observations to one of several discrete categories</w:t>
      </w:r>
      <w:r>
        <w:t xml:space="preserve"> </w:t>
      </w:r>
      <w:r>
        <w:t xml:space="preserve">based on available data.</w:t>
      </w:r>
      <w:r>
        <w:t xml:space="preserve"> </w:t>
      </w:r>
      <w:r>
        <w:t xml:space="preserve">In medicine and epidemiology,</w:t>
      </w:r>
      <w:r>
        <w:t xml:space="preserve"> </w:t>
      </w:r>
      <w:r>
        <w:t xml:space="preserve">classification problems arise constantly;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clinician decides whether a patient has a disease</w:t>
      </w:r>
      <w:r>
        <w:t xml:space="preserve"> </w:t>
      </w:r>
      <w:r>
        <w:t xml:space="preserve">based on evidence such as:</w:t>
      </w:r>
    </w:p>
    <w:p>
      <w:pPr>
        <w:pStyle w:val="Compact"/>
        <w:numPr>
          <w:ilvl w:val="0"/>
          <w:numId w:val="1001"/>
        </w:numPr>
      </w:pPr>
      <w:r>
        <w:t xml:space="preserve">test results;</w:t>
      </w:r>
    </w:p>
    <w:p>
      <w:pPr>
        <w:pStyle w:val="Compact"/>
        <w:numPr>
          <w:ilvl w:val="0"/>
          <w:numId w:val="1001"/>
        </w:numPr>
      </w:pPr>
      <w:r>
        <w:t xml:space="preserve">biomarkers;</w:t>
      </w:r>
    </w:p>
    <w:p>
      <w:pPr>
        <w:pStyle w:val="Compact"/>
        <w:numPr>
          <w:ilvl w:val="0"/>
          <w:numId w:val="1001"/>
        </w:numPr>
      </w:pPr>
      <w:r>
        <w:t xml:space="preserve">clinical signs.</w:t>
      </w:r>
    </w:p>
    <w:p>
      <w:pPr>
        <w:pStyle w:val="FirstParagraph"/>
      </w:pPr>
      <w:r>
        <w:t xml:space="preserve">A test can look highly accurate in isolation,</w:t>
      </w:r>
      <w:r>
        <w:t xml:space="preserve"> </w:t>
      </w:r>
      <w:r>
        <w:t xml:space="preserve">yet its predictive value for an individual patient depends heavily on the</w:t>
      </w:r>
      <w:r>
        <w:t xml:space="preserve"> </w:t>
      </w:r>
      <w:r>
        <w:t xml:space="preserve">prevalence of the condition in the population being tested.</w:t>
      </w:r>
      <w:r>
        <w:t xml:space="preserve"> </w:t>
      </w:r>
      <w:r>
        <w:t xml:space="preserve">Understanding this interplay requires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and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.</w:t>
      </w:r>
    </w:p>
    <w:bookmarkStart w:id="11" w:name="def-classification"/>
    <w:p>
      <w:pPr>
        <w:pStyle w:val="BodyText"/>
      </w:pPr>
      <w:r>
        <w:rPr>
          <w:b/>
          <w:bCs/>
        </w:rPr>
        <w:t xml:space="preserve">Definition 1 (Classification)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problem</w:t>
      </w:r>
      <w:r>
        <w:t xml:space="preserve"> </w:t>
      </w:r>
      <w:r>
        <w:t xml:space="preserve">is a statistical problem in which</w:t>
      </w:r>
      <w:r>
        <w:t xml:space="preserve"> </w:t>
      </w:r>
      <w:r>
        <w:t xml:space="preserve">we seek to assign each observation to one of two or more discrete categories</w:t>
      </w:r>
      <w:r>
        <w:t xml:space="preserve"> </w:t>
      </w:r>
      <w:r>
        <w:t xml:space="preserve">based on its observed features or predictors</w:t>
      </w:r>
      <w:r>
        <w:t xml:space="preserve"> </w:t>
      </w:r>
      <m:oMath>
        <m:r>
          <m:t>x</m:t>
        </m:r>
      </m:oMath>
      <w:r>
        <w:t xml:space="preserve">.</w:t>
      </w:r>
    </w:p>
    <w:bookmarkEnd w:id="11"/>
    <w:bookmarkStart w:id="12" w:name="def-class"/>
    <w:p>
      <w:pPr>
        <w:pStyle w:val="BodyText"/>
      </w:pPr>
      <w:r>
        <w:rPr>
          <w:b/>
          <w:bCs/>
        </w:rPr>
        <w:t xml:space="preserve">Definition 2 (Class)</w:t>
      </w:r>
      <w:r>
        <w:t xml:space="preserve"> </w:t>
      </w:r>
      <w:r>
        <w:t xml:space="preserve">The discrete categories of a classification problem (</w:t>
      </w:r>
      <w:hyperlink w:anchor="def-classifica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classes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be a set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classes</w:t>
      </w:r>
      <w:r>
        <w:t xml:space="preserve"> </w:t>
      </w:r>
      <w:r>
        <w:t xml:space="preserve">(for example,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or a set of text labels).</w:t>
      </w:r>
    </w:p>
    <w:bookmarkEnd w:id="12"/>
    <w:bookmarkStart w:id="14" w:name="def-classification-rule"/>
    <w:p>
      <w:pPr>
        <w:pStyle w:val="BodyText"/>
      </w:pPr>
      <w:r>
        <w:rPr>
          <w:b/>
          <w:bCs/>
        </w:rPr>
        <w:t xml:space="preserve">Definition 3 (Classification rule)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rule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maps features to classes</w:t>
      </w:r>
      <w:r>
        <w:t xml:space="preserve"> </w:t>
      </w:r>
      <w:r>
        <w:t xml:space="preserve">(</w:t>
      </w:r>
      <w:hyperlink w:anchor="def-class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w:bookmarkStart w:id="13" w:name="eq-classification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C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3"/>
    </w:p>
    <w:bookmarkEnd w:id="14"/>
    <w:bookmarkStart w:id="16" w:name="exm-classification"/>
    <w:p>
      <w:pPr>
        <w:pStyle w:val="FirstParagraph"/>
      </w:pPr>
      <w:r>
        <w:rPr>
          <w:b/>
          <w:bCs/>
        </w:rPr>
        <w:t xml:space="preserve">Example 1 (A diagnostic test as a classification rule)</w:t>
      </w:r>
      <w:r>
        <w:t xml:space="preserve"> </w:t>
      </w:r>
      <w:r>
        <w:t xml:space="preserve">A COVID-19 test assigns each person tested to one of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classes,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or</w:t>
      </w:r>
      <w:r>
        <w:t xml:space="preserve"> </w:t>
      </w:r>
      <w:r>
        <w:t xml:space="preserve">“does not have COVID-19”</w:t>
      </w:r>
      <w:r>
        <w:t xml:space="preserve">,</w:t>
      </w:r>
      <w:r>
        <w:t xml:space="preserve"> </w:t>
      </w:r>
      <w:r>
        <w:t xml:space="preserve">based on a single feature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the test’s result,</w:t>
      </w:r>
      <w:r>
        <w:t xml:space="preserve"> </w:t>
      </w:r>
      <w:r>
        <w:t xml:space="preserve">positive (</w:t>
      </w:r>
      <m:oMath>
        <m:r>
          <m:rPr>
            <m:sty m:val="p"/>
          </m:rPr>
          <m:t>+</m:t>
        </m:r>
      </m:oMath>
      <w:r>
        <w:t xml:space="preserve">) or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).</w:t>
      </w:r>
      <w:r>
        <w:t xml:space="preserve"> </w:t>
      </w:r>
      <w:r>
        <w:t xml:space="preserve">The test is the classification rule</w:t>
      </w:r>
      <w:r>
        <w:t xml:space="preserve"> </w:t>
      </w:r>
      <w:r>
        <w:t xml:space="preserve">(</w:t>
      </w:r>
      <w:hyperlink w:anchor="def-classification-rul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that assigns a positive result to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and a negative result to</w:t>
      </w:r>
      <w:r>
        <w:t xml:space="preserve"> </w:t>
      </w:r>
      <w:r>
        <w:t xml:space="preserve">“does not have COVID-19”</w:t>
      </w:r>
      <w:r>
        <w:t xml:space="preserve">:</w:t>
      </w:r>
    </w:p>
    <w:p>
      <w:pPr>
        <w:pStyle w:val="BodyText"/>
      </w:pPr>
      <w:bookmarkStart w:id="15" w:name="eq-classification-exm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nor/>
                        <m:sty m:val="p"/>
                      </m:rPr>
                      <m:t>has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  <m:mr>
                  <m:e>
                    <m:r>
                      <m:rPr>
                        <m:nor/>
                        <m:sty m:val="p"/>
                      </m:rPr>
                      <m:t>does not have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¬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"/>
    </w:p>
    <w:bookmarkEnd w:id="16"/>
    <w:bookmarkStart w:id="17" w:name="rem-classification-binary-labels"/>
    <w:p>
      <w:pPr>
        <w:pStyle w:val="FirstParagraph"/>
      </w:pPr>
      <w:r>
        <w:rPr>
          <w:i/>
          <w:iCs/>
        </w:rPr>
        <w:t xml:space="preserve">Remark 1</w:t>
      </w:r>
      <w:r>
        <w:t xml:space="preserve"> (Labels in binary classification). </w:t>
      </w:r>
      <w:r>
        <w:t xml:space="preserve">In the binary case (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),</w:t>
      </w:r>
      <w:r>
        <w:t xml:space="preserve"> </w:t>
      </w:r>
      <w:r>
        <w:t xml:space="preserve">the two classes are often labeled</w:t>
      </w:r>
      <w:r>
        <w:t xml:space="preserve"> </w:t>
      </w:r>
      <w:r>
        <w:t xml:space="preserve">“positive”</w:t>
      </w:r>
      <w:r>
        <w:t xml:space="preserve"> </w:t>
      </w:r>
      <w:r>
        <w:t xml:space="preserve">and</w:t>
      </w:r>
      <w:r>
        <w:t xml:space="preserve"> </w:t>
      </w:r>
      <w:r>
        <w:t xml:space="preserve">“negative”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“diseased”</w:t>
      </w:r>
      <w:r>
        <w:t xml:space="preserve"> </w:t>
      </w:r>
      <w:r>
        <w:t xml:space="preserve">and</w:t>
      </w:r>
      <w:r>
        <w:t xml:space="preserve"> </w:t>
      </w:r>
      <w:r>
        <w:t xml:space="preserve">“healthy”</w:t>
      </w:r>
      <w:r>
        <w:t xml:space="preserve">.</w:t>
      </w:r>
    </w:p>
    <w:bookmarkEnd w:id="17"/>
    <w:bookmarkEnd w:id="18"/>
    <w:bookmarkStart w:id="34" w:name="diagnostic-test-characteristics"/>
    <w:p>
      <w:pPr>
        <w:pStyle w:val="Heading2"/>
      </w:pPr>
      <w:r>
        <w:t xml:space="preserve">2 Diagnostic test characteristics</w:t>
      </w:r>
    </w:p>
    <w:bookmarkStart w:id="20" w:name="def-sensitivity"/>
    <w:p>
      <w:pPr>
        <w:pStyle w:val="FirstParagraph"/>
      </w:pPr>
      <w:r>
        <w:rPr>
          <w:b/>
          <w:bCs/>
        </w:rPr>
        <w:t xml:space="preserve">Definition 4 (Sensitivity)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positive (</w:t>
      </w:r>
      <m:oMath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19" w:name="eq-sensitivity"/>
      <m:oMathPara>
        <m:oMathParaPr>
          <m:jc m:val="center"/>
        </m:oMathParaPr>
        <m:oMath>
          <m:r>
            <m:rPr>
              <m:nor/>
              <m:sty m:val="p"/>
            </m:rPr>
            <m:t>sensitivity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9"/>
    </w:p>
    <w:bookmarkEnd w:id="20"/>
    <w:bookmarkStart w:id="22" w:name="exm-sensitivity"/>
    <w:p>
      <w:pPr>
        <w:pStyle w:val="FirstParagraph"/>
      </w:pPr>
      <w:r>
        <w:rPr>
          <w:b/>
          <w:bCs/>
        </w:rPr>
        <w:t xml:space="preserve">Example 2 (Sensitivity of a COVID-19 test)</w:t>
      </w:r>
      <w:r>
        <w:t xml:space="preserve"> </w:t>
      </w:r>
      <w:r>
        <w:t xml:space="preserve">Suppose a COVID-19 test is positive for 99% of the people who have COVID-19.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“the person has COVID-19”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the event</w:t>
      </w:r>
      <w:r>
        <w:t xml:space="preserve"> </w:t>
      </w:r>
      <w:r>
        <w:t xml:space="preserve">“the test is positive”</w:t>
      </w:r>
      <w:r>
        <w:t xml:space="preserve">.</w:t>
      </w:r>
      <w:r>
        <w:t xml:space="preserve"> </w:t>
      </w:r>
      <w:r>
        <w:t xml:space="preserve">Then the test’s sensitivity (</w:t>
      </w:r>
      <w:hyperlink w:anchor="def-sensitivity">
        <w:r>
          <w:rPr>
            <w:rStyle w:val="Hyperlink"/>
          </w:rPr>
          <w:t xml:space="preserve">Definition 4</w:t>
        </w:r>
      </w:hyperlink>
      <w:r>
        <w:t xml:space="preserve">) is:</w:t>
      </w:r>
    </w:p>
    <w:p>
      <w:pPr>
        <w:pStyle w:val="BodyText"/>
      </w:pPr>
      <w:bookmarkStart w:id="21" w:name="eq-sensitiv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1"/>
    </w:p>
    <w:bookmarkEnd w:id="22"/>
    <w:bookmarkStart w:id="24" w:name="def-specificity"/>
    <w:p>
      <w:pPr>
        <w:pStyle w:val="FirstParagraph"/>
      </w:pPr>
      <w:r>
        <w:rPr>
          <w:b/>
          <w:bCs/>
        </w:rPr>
        <w:t xml:space="preserve">Definition 5 (Specificity)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specificity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):</w:t>
      </w:r>
    </w:p>
    <w:p>
      <w:pPr>
        <w:pStyle w:val="BodyText"/>
      </w:pPr>
      <w:bookmarkStart w:id="23" w:name="eq-specificity"/>
      <m:oMathPara>
        <m:oMathParaPr>
          <m:jc m:val="center"/>
        </m:oMathParaPr>
        <m:oMath>
          <m:r>
            <m:rPr>
              <m:nor/>
              <m:sty m:val="p"/>
            </m:rPr>
            <m:t>specificity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3"/>
    </w:p>
    <w:bookmarkEnd w:id="24"/>
    <w:bookmarkStart w:id="28" w:name="exm-specificity"/>
    <w:p>
      <w:pPr>
        <w:pStyle w:val="FirstParagraph"/>
      </w:pPr>
      <w:r>
        <w:rPr>
          <w:b/>
          <w:bCs/>
        </w:rPr>
        <w:t xml:space="preserve">Example 3 (Specificity of a COVID-19 test)</w:t>
      </w:r>
      <w:r>
        <w:t xml:space="preserve"> </w:t>
      </w:r>
      <w:r>
        <w:t xml:space="preserve">Suppose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negative for 99% of the people who do not have COVID-19.</w:t>
      </w:r>
      <w:r>
        <w:t xml:space="preserve"> </w:t>
      </w:r>
      <w:r>
        <w:t xml:space="preserve">Then its specificity (</w:t>
      </w:r>
      <w:hyperlink w:anchor="def-specificity">
        <w:r>
          <w:rPr>
            <w:rStyle w:val="Hyperlink"/>
          </w:rPr>
          <w:t xml:space="preserve">Definition 5</w:t>
        </w:r>
      </w:hyperlink>
      <w:r>
        <w:t xml:space="preserve">) is:</w:t>
      </w:r>
    </w:p>
    <w:p>
      <w:pPr>
        <w:pStyle w:val="BodyText"/>
      </w:pPr>
      <w:bookmarkStart w:id="25" w:name="eq-specific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5"/>
    </w:p>
    <w:p>
      <w:pPr>
        <w:pStyle w:val="FirstParagraph"/>
      </w:pPr>
      <w:r>
        <w:t xml:space="preserve">By the</w:t>
      </w:r>
      <w:r>
        <w:t xml:space="preserve"> </w:t>
      </w:r>
      <w:hyperlink r:id="rId26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its false positive rate is:</w:t>
      </w:r>
    </w:p>
    <w:p>
      <w:pPr>
        <w:pStyle w:val="BodyText"/>
      </w:pPr>
      <w:bookmarkStart w:id="27" w:name="eq-specificity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27"/>
    </w:p>
    <w:bookmarkEnd w:id="28"/>
    <w:bookmarkStart w:id="30" w:name="def-prevalence"/>
    <w:p>
      <w:pPr>
        <w:pStyle w:val="FirstParagraph"/>
      </w:pPr>
      <w:r>
        <w:rPr>
          <w:b/>
          <w:bCs/>
        </w:rPr>
        <w:t xml:space="preserve">Definition 6 (Prevalence)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prevalence</w:t>
      </w:r>
      <w:r>
        <w:t xml:space="preserve"> </w:t>
      </w:r>
      <w:r>
        <w:t xml:space="preserve">of a disease in a population</w:t>
      </w:r>
      <w:r>
        <w:t xml:space="preserve"> </w:t>
      </w:r>
      <w:r>
        <w:t xml:space="preserve">is the probability that a person drawn from that population</w:t>
      </w:r>
      <w:r>
        <w:t xml:space="preserve"> </w:t>
      </w:r>
      <w:r>
        <w:t xml:space="preserve">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29" w:name="eq-prevalence"/>
      <m:oMathPara>
        <m:oMathParaPr>
          <m:jc m:val="center"/>
        </m:oMathParaPr>
        <m:oMath>
          <m:r>
            <m:rPr>
              <m:nor/>
              <m:sty m:val="p"/>
            </m:rPr>
            <m:t>prevalence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29"/>
    </w:p>
    <w:bookmarkEnd w:id="30"/>
    <w:bookmarkStart w:id="33" w:name="exm-prevalence"/>
    <w:p>
      <w:pPr>
        <w:pStyle w:val="FirstParagraph"/>
      </w:pPr>
      <w:r>
        <w:rPr>
          <w:b/>
          <w:bCs/>
        </w:rPr>
        <w:t xml:space="preserve">Example 4 (Prevalence of COVID-19)</w:t>
      </w:r>
      <w:r>
        <w:t xml:space="preserve"> </w:t>
      </w:r>
      <w:r>
        <w:t xml:space="preserve">Suppose 7% of the population being tested with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COVID-19.</w:t>
      </w:r>
      <w:r>
        <w:t xml:space="preserve"> </w:t>
      </w:r>
      <w:r>
        <w:t xml:space="preserve">Then the prevalence (</w:t>
      </w:r>
      <w:hyperlink w:anchor="def-prevalence">
        <w:r>
          <w:rPr>
            <w:rStyle w:val="Hyperlink"/>
          </w:rPr>
          <w:t xml:space="preserve">Definition 6</w:t>
        </w:r>
      </w:hyperlink>
      <w:r>
        <w:t xml:space="preserve">) is:</w:t>
      </w:r>
    </w:p>
    <w:p>
      <w:pPr>
        <w:pStyle w:val="BodyText"/>
      </w:pPr>
      <w:bookmarkStart w:id="31" w:name="eq-prevalence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0.07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31"/>
    </w:p>
    <w:p>
      <w:pPr>
        <w:pStyle w:val="FirstParagraph"/>
      </w:pPr>
      <w:r>
        <w:t xml:space="preserve">and, by the</w:t>
      </w:r>
      <w:r>
        <w:t xml:space="preserve"> </w:t>
      </w:r>
      <w:hyperlink r:id="rId26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the probability that a person drawn from that population does not have COVID-19 is:</w:t>
      </w:r>
    </w:p>
    <w:p>
      <w:pPr>
        <w:pStyle w:val="BodyText"/>
      </w:pPr>
      <w:bookmarkStart w:id="32" w:name="eq-prevalence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32"/>
    </w:p>
    <w:bookmarkEnd w:id="33"/>
    <w:bookmarkEnd w:id="34"/>
    <w:bookmarkStart w:id="45" w:name="predictive-values"/>
    <w:p>
      <w:pPr>
        <w:pStyle w:val="Heading2"/>
      </w:pPr>
      <w:r>
        <w:t xml:space="preserve">3 Predictive values</w:t>
      </w:r>
    </w:p>
    <w:bookmarkStart w:id="36" w:name="def-ppv"/>
    <w:p>
      <w:pPr>
        <w:pStyle w:val="FirstParagraph"/>
      </w:pPr>
      <w:r>
        <w:rPr>
          <w:b/>
          <w:bCs/>
        </w:rPr>
        <w:t xml:space="preserve">Definition 7 (Positive predictive value (PPV))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has the disease (</w:t>
      </w:r>
      <m:oMath>
        <m:r>
          <m:t>D</m:t>
        </m:r>
      </m:oMath>
      <w:r>
        <w:t xml:space="preserve">),</w:t>
      </w:r>
      <w:r>
        <w:t xml:space="preserve"> </w:t>
      </w:r>
      <w:r>
        <w:t xml:space="preserve">given that the test is positive (</w:t>
      </w:r>
      <m:oMath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35" w:name="eq-pp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35"/>
    </w:p>
    <w:bookmarkEnd w:id="36"/>
    <w:bookmarkStart w:id="39" w:name="exm-ppv"/>
    <w:p>
      <w:pPr>
        <w:pStyle w:val="FirstParagraph"/>
      </w:pPr>
      <w:r>
        <w:rPr>
          <w:b/>
          <w:bCs/>
        </w:rPr>
        <w:t xml:space="preserve">Example 5 (PPV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r:id="rId37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gives the positive predictive value (</w:t>
      </w:r>
      <w:hyperlink w:anchor="def-ppv">
        <w:r>
          <w:rPr>
            <w:rStyle w:val="Hyperlink"/>
          </w:rPr>
          <w:t xml:space="preserve">Definition 7</w:t>
        </w:r>
      </w:hyperlink>
      <w:r>
        <w:t xml:space="preserve">):</w:t>
      </w:r>
    </w:p>
    <w:p>
      <w:pPr>
        <w:pStyle w:val="BodyText"/>
      </w:pPr>
      <w:bookmarkStart w:id="38" w:name="eq-ppv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0.88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38"/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the people who test positive have COVID-19,</w:t>
      </w:r>
      <w:r>
        <w:t xml:space="preserve"> </w:t>
      </w:r>
      <w:r>
        <w:t xml:space="preserve">because the prevalence (7%) is low enough that</w:t>
      </w:r>
      <w:r>
        <w:t xml:space="preserve"> </w:t>
      </w:r>
      <w:r>
        <w:t xml:space="preserve">false positives make up a meaningful fraction of all positive tests.</w:t>
      </w:r>
    </w:p>
    <w:bookmarkEnd w:id="39"/>
    <w:bookmarkStart w:id="41" w:name="def-npv"/>
    <w:p>
      <w:pPr>
        <w:pStyle w:val="BodyText"/>
      </w:pPr>
      <w:r>
        <w:rPr>
          <w:b/>
          <w:bCs/>
        </w:rPr>
        <w:t xml:space="preserve">Definition 8 (Negative predictive value (NPV))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),</w:t>
      </w:r>
      <w:r>
        <w:t xml:space="preserve"> </w:t>
      </w:r>
      <w:r>
        <w:t xml:space="preserve">given 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40" w:name="eq-npv"/>
      <m:oMathPara>
        <m:oMathParaPr>
          <m:jc m:val="center"/>
        </m:oMathParaPr>
        <m:oMath>
          <m:r>
            <m:rPr>
              <m:nor/>
              <m:sty m:val="p"/>
            </m:rPr>
            <m:t>NPV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40"/>
    </w:p>
    <w:bookmarkEnd w:id="41"/>
    <w:bookmarkStart w:id="44" w:name="exm-npv"/>
    <w:p>
      <w:pPr>
        <w:pStyle w:val="FirstParagraph"/>
      </w:pPr>
      <w:r>
        <w:rPr>
          <w:b/>
          <w:bCs/>
        </w:rPr>
        <w:t xml:space="preserve">Example 6 (NPV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probability of a negative test for a person with COVID-19 is,</w:t>
      </w:r>
      <w:r>
        <w:t xml:space="preserve"> </w:t>
      </w:r>
      <w:r>
        <w:t xml:space="preserve">by the</w:t>
      </w:r>
      <w:r>
        <w:t xml:space="preserve"> </w:t>
      </w:r>
      <w:hyperlink r:id="rId26">
        <w:r>
          <w:rPr>
            <w:rStyle w:val="Hyperlink"/>
          </w:rPr>
          <w:t xml:space="preserve">complement rule</w:t>
        </w:r>
      </w:hyperlink>
      <w:r>
        <w:t xml:space="preserve">:</w:t>
      </w:r>
    </w:p>
    <w:p>
      <w:pPr>
        <w:pStyle w:val="BodyText"/>
      </w:pPr>
      <w:bookmarkStart w:id="42" w:name="eq-npv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42"/>
    </w:p>
    <w:p>
      <w:pPr>
        <w:pStyle w:val="FirstParagraph"/>
      </w:pP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denominator expanded 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negative predictive value (</w:t>
      </w:r>
      <w:hyperlink w:anchor="def-npv">
        <w:r>
          <w:rPr>
            <w:rStyle w:val="Hyperlink"/>
          </w:rPr>
          <w:t xml:space="preserve">Definition 8</w:t>
        </w:r>
      </w:hyperlink>
      <w:r>
        <w:t xml:space="preserve">) is:</w:t>
      </w:r>
    </w:p>
    <w:p>
      <w:pPr>
        <w:pStyle w:val="BodyText"/>
      </w:pPr>
      <w:bookmarkStart w:id="43" w:name="eq-npv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0.9207</m:t>
                  </m:r>
                  <m:r>
                    <m:rPr>
                      <m:sty m:val="p"/>
                    </m:rPr>
                    <m:t>+</m:t>
                  </m:r>
                  <m:r>
                    <m:t>0.0007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0.9992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43"/>
    </w:p>
    <w:p>
      <w:pPr>
        <w:pStyle w:val="FirstParagraph"/>
      </w:pPr>
      <w:r>
        <w:t xml:space="preserve">A negative result from this test is very reliable:</w:t>
      </w:r>
      <w:r>
        <w:t xml:space="preserve"> </w:t>
      </w:r>
      <w:r>
        <w:t xml:space="preserve">only about 8 in 10,000 people who test negative have COVID-19.</w:t>
      </w:r>
    </w:p>
    <w:bookmarkEnd w:id="44"/>
    <w:bookmarkEnd w:id="45"/>
    <w:bookmarkStart w:id="65" w:name="X076ffac91629c23ab63ea48ae4a49dc44f38759"/>
    <w:p>
      <w:pPr>
        <w:pStyle w:val="Heading2"/>
      </w:pPr>
      <w:r>
        <w:t xml:space="preserve">4 PPV in terms of sensitivity, specificity, and prevalence</w:t>
      </w:r>
    </w:p>
    <w:bookmarkStart w:id="46" w:name="exr-prob-positive"/>
    <w:p>
      <w:pPr>
        <w:pStyle w:val="FirstParagraph"/>
      </w:pPr>
      <w:r>
        <w:rPr>
          <w:b/>
          <w:bCs/>
        </w:rPr>
        <w:t xml:space="preserve">Exercise 1 (Probability of a positive test)</w:t>
      </w:r>
      <w:r>
        <w:t xml:space="preserve"> </w:t>
      </w:r>
      <w:r>
        <w:t xml:space="preserve">Write 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a diagnostic test is positive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46"/>
    <w:bookmarkStart w:id="48" w:name="sol-prob-positiv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47" w:name="eq-prob-positive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prevalence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47"/>
    </w:p>
    <w:bookmarkEnd w:id="48"/>
    <w:bookmarkStart w:id="50" w:name="thm-prob-positive"/>
    <w:p>
      <w:pPr>
        <w:pStyle w:val="FirstParagraph"/>
      </w:pPr>
      <w:r>
        <w:rPr>
          <w:b/>
          <w:bCs/>
        </w:rPr>
        <w:t xml:space="preserve">Theorem 1 (Probability of a positive 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Then 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the test is positive is:</w:t>
      </w:r>
    </w:p>
    <w:p>
      <w:pPr>
        <w:pStyle w:val="BodyText"/>
      </w:pPr>
      <w:bookmarkStart w:id="49" w:name="eq-prob-positive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sens</m:t>
          </m:r>
          <m:r>
            <m:rPr>
              <m:sty m:val="p"/>
            </m:rPr>
            <m:t>⋅</m:t>
          </m:r>
          <m:r>
            <m:t>π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spec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49"/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prob-positive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51" w:name="exr-ppv-bayes"/>
    <w:p>
      <w:pPr>
        <w:pStyle w:val="BodyText"/>
      </w:pPr>
      <w:r>
        <w:rPr>
          <w:b/>
          <w:bCs/>
        </w:rPr>
        <w:t xml:space="preserve">Exercise 2 (PPV from Bayes’ theorem)</w:t>
      </w:r>
      <w:r>
        <w:t xml:space="preserve"> </w:t>
      </w:r>
      <w:r>
        <w:t xml:space="preserve">Write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a diagnostic test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51"/>
    <w:bookmarkStart w:id="53" w:name="sol-ppv-bay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Abbreviate the sensitivity as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,</w:t>
      </w:r>
      <w:r>
        <w:t xml:space="preserve"> </w:t>
      </w:r>
      <w:r>
        <w:t xml:space="preserve">the specificity as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,</w:t>
      </w:r>
      <w:r>
        <w:t xml:space="preserve"> </w:t>
      </w:r>
      <w:r>
        <w:t xml:space="preserve">and the prevalence as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probability of a positive test from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:</w:t>
      </w:r>
    </w:p>
    <w:p>
      <w:pPr>
        <w:pStyle w:val="BodyText"/>
      </w:pPr>
      <w:bookmarkStart w:id="52" w:name="eq-ppv-bayes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PPV)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 positive test)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52"/>
    </w:p>
    <w:bookmarkEnd w:id="53"/>
    <w:bookmarkStart w:id="55" w:name="thm-ppv-bayes"/>
    <w:p>
      <w:pPr>
        <w:pStyle w:val="FirstParagraph"/>
      </w:pPr>
      <w:r>
        <w:rPr>
          <w:b/>
          <w:bCs/>
        </w:rPr>
        <w:t xml:space="preserve">Theorem 2 (PPV from Bayes’ theorem)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If the probability of a positive test is positive,</w:t>
      </w:r>
      <w:r>
        <w:t xml:space="preserve"> </w:t>
      </w:r>
      <m:oMath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the test is:</w:t>
      </w:r>
    </w:p>
    <w:p>
      <w:pPr>
        <w:pStyle w:val="BodyText"/>
      </w:pPr>
      <w:bookmarkStart w:id="54" w:name="eq-ppv-bayes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</m:num>
            <m:den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54"/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pv-bayes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ppv-bayes">
        <w:r>
          <w:rPr>
            <w:rStyle w:val="Hyperlink"/>
          </w:rPr>
          <w:t xml:space="preserve">Solution 2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rob-positive">
        <w:r>
          <w:rPr>
            <w:rStyle w:val="Hyperlink"/>
          </w:rPr>
          <w:t xml:space="preserve">Theorem 1</w:t>
        </w:r>
      </w:hyperlink>
      <w:r>
        <w:t xml:space="preserve">.</w:t>
      </w:r>
    </w:p>
    <w:bookmarkStart w:id="56" w:name="exr-ppv-ratio-form"/>
    <w:p>
      <w:pPr>
        <w:pStyle w:val="BodyText"/>
      </w:pPr>
      <w:r>
        <w:rPr>
          <w:b/>
          <w:bCs/>
        </w:rPr>
        <w:t xml:space="preserve">Exercise 3 (PPV in terms of two ratios)</w:t>
      </w:r>
      <w:r>
        <w:t xml:space="preserve"> </w:t>
      </w:r>
      <w:r>
        <w:t xml:space="preserve">Rewrite the expression for the positive predictive value from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so that the sensitivity, specificity, and prevalence appear only through</w:t>
      </w:r>
      <w:r>
        <w:t xml:space="preserve"> </w:t>
      </w:r>
      <w:r>
        <w:t xml:space="preserve">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num>
          <m:den>
            <m:r>
              <m:rPr>
                <m:nor/>
                <m:sty m:val="p"/>
              </m:rPr>
              <m:t>sens</m:t>
            </m:r>
          </m:den>
        </m:f>
      </m:oMath>
      <w:r>
        <w:t xml:space="preserve"> </w:t>
      </w:r>
      <w:r>
        <w:t xml:space="preserve">of the false positive rate to the sensitivity</w:t>
      </w:r>
      <w:r>
        <w:t xml:space="preserve"> </w:t>
      </w:r>
      <w:r>
        <w:t xml:space="preserve">and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of non-diseased to diseased people in the population.</w:t>
      </w:r>
    </w:p>
    <w:bookmarkEnd w:id="56"/>
    <w:bookmarkStart w:id="58" w:name="sol-ppv-ratio-form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Write</w:t>
      </w:r>
      <w:r>
        <w:t xml:space="preserve"> </w:t>
      </w:r>
      <m:oMath>
        <m:r>
          <m:t>a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reads</w:t>
      </w:r>
      <w:r>
        <w:t xml:space="preserve"> </w:t>
      </w:r>
      <m:oMath>
        <m:r>
          <m:rPr>
            <m:nor/>
            <m:sty m:val="p"/>
          </m:rPr>
          <m:t>PPV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whenever the sensitivity and prevalence are positive.</w:t>
      </w:r>
      <w:r>
        <w:t xml:space="preserve"> </w:t>
      </w:r>
      <w:r>
        <w:t xml:space="preserve">Then:</w:t>
      </w:r>
    </w:p>
    <w:p>
      <w:pPr>
        <w:pStyle w:val="BodyText"/>
      </w:pPr>
      <w:bookmarkStart w:id="57" w:name="eq-ppv-ratio-form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from 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</m:num>
                        <m:den>
                          <m:r>
                            <m:t>a</m:t>
                          </m:r>
                        </m:den>
                      </m:f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fraction equals one over its reciprocal, since </m:t>
              </m:r>
              <m:r>
                <m:t>a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fraction over the sum in its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nor/>
                              <m:sty m:val="p"/>
                            </m:rPr>
                            <m:t>spec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definitions of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num>
                    <m:den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quotient of products is the product of the quotients)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57"/>
    </w:p>
    <w:bookmarkEnd w:id="58"/>
    <w:bookmarkStart w:id="60" w:name="thm-ppv-sens-spec-prev"/>
    <w:p>
      <w:pPr>
        <w:pStyle w:val="FirstParagraph"/>
      </w:pPr>
      <w:r>
        <w:rPr>
          <w:b/>
          <w:bCs/>
        </w:rPr>
        <w:t xml:space="preserve">Theorem 3 (PPV in terms of sensitivity, specificity, and prevalence)</w:t>
      </w:r>
      <w:r>
        <w:t xml:space="preserve"> </w:t>
      </w:r>
      <w:r>
        <w:t xml:space="preserve">The positive predictive value of a diagnostic test with positive sensitivity,</w:t>
      </w:r>
      <w:r>
        <w:t xml:space="preserve"> </w:t>
      </w:r>
      <w:r>
        <w:t xml:space="preserve">used in a population with positive prevalence,</w:t>
      </w:r>
      <w:r>
        <w:t xml:space="preserve"> </w:t>
      </w:r>
      <w:r>
        <w:t xml:space="preserve">depends on its sensitivity, its specificity, and the prevalence of the disease</w:t>
      </w:r>
      <w:r>
        <w:t xml:space="preserve"> </w:t>
      </w:r>
      <w:r>
        <w:t xml:space="preserve">only through two ratios:</w:t>
      </w:r>
    </w:p>
    <w:p>
      <w:pPr>
        <w:pStyle w:val="Compact"/>
        <w:numPr>
          <w:ilvl w:val="0"/>
          <w:numId w:val="1004"/>
        </w:numPr>
      </w:pPr>
      <w:r>
        <w:t xml:space="preserve">the ratio of the false positive rate to the sensitivity;</w:t>
      </w:r>
    </w:p>
    <w:p>
      <w:pPr>
        <w:pStyle w:val="Compact"/>
        <w:numPr>
          <w:ilvl w:val="0"/>
          <w:numId w:val="1004"/>
        </w:numPr>
      </w:pPr>
      <w:r>
        <w:t xml:space="preserve">the ratio of non-diseased to diseased people in the population.</w:t>
      </w:r>
    </w:p>
    <w:p>
      <w:pPr>
        <w:pStyle w:val="FirstParagraph"/>
      </w:pPr>
      <w:r>
        <w:t xml:space="preserve">Specifically:</w:t>
      </w:r>
    </w:p>
    <w:p>
      <w:pPr>
        <w:pStyle w:val="BodyText"/>
      </w:pPr>
      <w:bookmarkStart w:id="59" w:name="eq-ppv-sens-spec-pre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59"/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ppv-ratio-form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ppv-ratio-form">
        <w:r>
          <w:rPr>
            <w:rStyle w:val="Hyperlink"/>
          </w:rPr>
          <w:t xml:space="preserve">Solution 3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b-positive">
        <w:r>
          <w:rPr>
            <w:rStyle w:val="Hyperlink"/>
          </w:rPr>
          <w:t xml:space="preserve">Theorem 1</w:t>
        </w:r>
      </w:hyperlink>
      <w:r>
        <w:t xml:space="preserve">.</w:t>
      </w:r>
    </w:p>
    <w:bookmarkStart w:id="63" w:name="exm-ppv-sens-spec-prev"/>
    <w:p>
      <w:pPr>
        <w:pStyle w:val="BodyText"/>
      </w:pPr>
      <w:r>
        <w:rPr>
          <w:b/>
          <w:bCs/>
        </w:rPr>
        <w:t xml:space="preserve">Example 7 (PPV of a COVID-19 test, from the two ratios)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w:anchor="thm-ppv-sens-spec-pr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61" w:name="eq-ppv-sens-spec-prev-exm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0.99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0.07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each numerator)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t>0.99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13.29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0.93</m:t>
              </m:r>
              <m:r>
                <m:rPr>
                  <m:sty m:val="p"/>
                </m:rPr>
                <m:t>/</m:t>
              </m:r>
              <m:r>
                <m:t>0.07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61"/>
    </w:p>
    <w:p>
      <w:pPr>
        <w:pStyle w:val="FirstParagraph"/>
      </w:pPr>
      <w:r>
        <w:t xml:space="preserve">This value matches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.</w:t>
      </w:r>
    </w:p>
    <w:p>
      <w:pPr>
        <w:pStyle w:val="BodyText"/>
      </w:pPr>
      <w:r>
        <w:t xml:space="preserve">If the same test were used in a population with prevalence 0.1% instead,</w:t>
      </w:r>
      <w:r>
        <w:t xml:space="preserve"> </w:t>
      </w:r>
      <w:r>
        <w:t xml:space="preserve">and its sensitivity and specificity were still 99% in that population,</w:t>
      </w:r>
      <w:r>
        <w:t xml:space="preserve"> </w:t>
      </w:r>
      <w:r>
        <w:t xml:space="preserve">the ratio of non-diseased to diseased people would be</w:t>
      </w:r>
      <w:r>
        <w:t xml:space="preserve"> </w:t>
      </w:r>
      <m:oMath>
        <m:r>
          <m:t>0.999</m:t>
        </m:r>
        <m:r>
          <m:rPr>
            <m:sty m:val="p"/>
          </m:rPr>
          <m:t>/</m:t>
        </m:r>
        <m:r>
          <m:t>0.001</m:t>
        </m:r>
        <m:r>
          <m:rPr>
            <m:sty m:val="p"/>
          </m:rPr>
          <m:t>=</m:t>
        </m:r>
        <m:r>
          <m:t>999</m:t>
        </m:r>
      </m:oMath>
      <w:r>
        <w:t xml:space="preserve">,</w:t>
      </w:r>
      <w:r>
        <w:t xml:space="preserve"> </w:t>
      </w:r>
      <w:r>
        <w:t xml:space="preserve">and the PPV would fall to</w:t>
      </w:r>
    </w:p>
    <w:p>
      <w:pPr>
        <w:pStyle w:val="BodyText"/>
      </w:pPr>
      <w:bookmarkStart w:id="62" w:name="eq-ppv-sens-spec-prev-exm-2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new prevalence)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10.09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11.09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62"/>
    </w:p>
    <w:p>
      <w:pPr>
        <w:pStyle w:val="FirstParagraph"/>
      </w:pPr>
      <w:r>
        <w:t xml:space="preserve">so about 9 in 10 positive results would be false positives.</w:t>
      </w:r>
    </w:p>
    <w:bookmarkEnd w:id="63"/>
    <w:bookmarkStart w:id="64" w:name="rem-ppv-prevalence"/>
    <w:p>
      <w:pPr>
        <w:pStyle w:val="BodyText"/>
      </w:pPr>
      <w:r>
        <w:rPr>
          <w:i/>
          <w:iCs/>
        </w:rPr>
        <w:t xml:space="preserve">Remark 2</w:t>
      </w:r>
      <w:r>
        <w:t xml:space="preserve"> (The PPV depends on the population, not only on the test). </w:t>
      </w:r>
      <w:r>
        <w:t xml:space="preserve">The sensitivity and specificity describe the test’s performance in a specified setting,</w:t>
      </w:r>
      <w:r>
        <w:t xml:space="preserve"> </w:t>
      </w:r>
      <w:r>
        <w:t xml:space="preserve">and may differ across settings</w:t>
      </w:r>
      <w:r>
        <w:t xml:space="preserve"> </w:t>
      </w:r>
      <w:r>
        <w:t xml:space="preserve">(for example, with the case mix of the people tested or the threshold used to call a result positive),</w:t>
      </w:r>
      <w:r>
        <w:t xml:space="preserve"> </w:t>
      </w:r>
      <w:r>
        <w:t xml:space="preserve">but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in</w:t>
      </w:r>
      <w:r>
        <w:t xml:space="preserve"> </w:t>
      </w:r>
      <w:hyperlink w:anchor="thm-ppv-sens-spec-pr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describes the population being tested.</w:t>
      </w:r>
      <w:r>
        <w:t xml:space="preserve"> </w:t>
      </w:r>
      <w:r>
        <w:t xml:space="preserve">When the disease is rare, that ratio is large,</w:t>
      </w:r>
      <w:r>
        <w:t xml:space="preserve"> </w:t>
      </w:r>
      <w:r>
        <w:t xml:space="preserve">so even a small false positive rate can make the PPV low,</w:t>
      </w:r>
      <w:r>
        <w:t xml:space="preserve"> </w:t>
      </w:r>
      <w:r>
        <w:t xml:space="preserve">as</w:t>
      </w:r>
      <w:r>
        <w:t xml:space="preserve"> </w:t>
      </w:r>
      <w:hyperlink w:anchor="exm-ppv-sens-spec-prev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shows.</w:t>
      </w:r>
    </w:p>
    <w:bookmarkEnd w:id="64"/>
    <w:bookmarkEnd w:id="6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6" Type="http://schemas.openxmlformats.org/officeDocument/2006/relationships/hyperlink" Target="https://morrison-lab.github.io/pds/probability-basics.html#cor-p-neg0" TargetMode="External"/><Relationship Id="rId37" Type="http://schemas.openxmlformats.org/officeDocument/2006/relationships/hyperlink" Target="https://morrison-lab.github.io/pds/probability-basics.html#exm-bayes" TargetMode="External"/><Relationship Id="rId9" Type="http://schemas.openxmlformats.org/officeDocument/2006/relationships/hyperlink" Target="https://morrison-lab.github.io/pds/probability-basics.html#thm-bayes" TargetMode="External"/><Relationship Id="rId10" Type="http://schemas.openxmlformats.org/officeDocument/2006/relationships/hyperlink" Target="https://morrison-lab.github.io/pds/probability-basics.html#thm-total-prob" TargetMode="External"/></Relationships>
</file>

<file path=word/_rels/footnotes.xml.rels><?xml version='1.0' encoding='UTF-8' standalone='yes'?>
<Relationships xmlns="http://schemas.openxmlformats.org/package/2006/relationships"><Relationship Id="rId26" Type="http://schemas.openxmlformats.org/officeDocument/2006/relationships/hyperlink" Target="https://morrison-lab.github.io/pds/probability-basics.html#cor-p-neg0" TargetMode="External"/><Relationship Id="rId37" Type="http://schemas.openxmlformats.org/officeDocument/2006/relationships/hyperlink" Target="https://morrison-lab.github.io/pds/probability-basics.html#exm-bayes" TargetMode="External"/><Relationship Id="rId9" Type="http://schemas.openxmlformats.org/officeDocument/2006/relationships/hyperlink" Target="https://morrison-lab.github.io/pds/probability-basics.html#thm-bayes" TargetMode="External"/><Relationship Id="rId10" Type="http://schemas.openxmlformats.org/officeDocument/2006/relationships/hyperlink" Target="https://morrison-lab.github.io/pds/probability-basics.html#thm-total-pro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Classification and Diagnostic Tests</dc:title>
  <dc:creator/>
  <cp:keywords/>
  <dcterms:created xsi:type="dcterms:W3CDTF">2026-10-15T21:54:29Z</dcterms:created>
  <dcterms:modified xsi:type="dcterms:W3CDTF">2026-10-15T21:54:29Z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14:39:38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