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ins w:id="3" w:author="PR Preview" w:date="2026-01-01T00:00:00Z">
        <w:r>
          <w:t xml:space="preserve">7 Further reading</w:t>
        </w:r>
      </w:ins>
    </w:p>
    <w:p>
      <w:pPr>
        <w:pStyle w:val="FirstParagraph"/>
      </w:pPr>
      <w:hyperlink r:id="rId137">
        <w:ins w:id="4" w:author="PR Preview" w:date="2026-01-01T00:00:00Z">
          <w:r>
            <w:rPr>
              <w:rStyle w:val="Hyperlink"/>
            </w:rPr>
            <w:t xml:space="preserve">Plotting a Binary Outcome</w:t>
          </w:r>
        </w:ins>
      </w:hyperlink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shows how to plot a 0/1 outcome against a</w:t>
        </w:r>
      </w:ins>
      <w:ins w:id="7" w:author="PR Preview" w:date="2026-01-01T00:00:00Z">
        <w:r>
          <w:t xml:space="preserve"> </w:t>
        </w:r>
      </w:ins>
      <w:hyperlink r:id="rId62">
        <w:ins w:id="8" w:author="PR Preview" w:date="2026-01-01T00:00:00Z">
          <w:r>
            <w:rPr>
              <w:rStyle w:val="Hyperlink"/>
            </w:rPr>
            <w:t xml:space="preserve">continuous</w:t>
          </w:r>
        </w:ins>
      </w:hyperlink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feature,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where</w:t>
        </w:r>
      </w:ins>
      <w:ins w:id="13" w:author="PR Preview" w:date="2026-01-01T00:00:00Z">
        <w:r>
          <w:t xml:space="preserve"> </w:t>
        </w:r>
      </w:ins>
      <w:hyperlink r:id="rId138">
        <w:ins w:id="14" w:author="PR Preview" w:date="2026-01-01T00:00:00Z">
          <w:r>
            <w:rPr>
              <w:rStyle w:val="Hyperlink"/>
            </w:rPr>
            <w:t xml:space="preserve">scatterplot</w:t>
          </w:r>
        </w:ins>
      </w:hyperlink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dots would pile into two stripes.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It draws a rug and two</w:t>
        </w:r>
      </w:ins>
      <w:ins w:id="19" w:author="PR Preview" w:date="2026-01-01T00:00:00Z">
        <w:r>
          <w:t xml:space="preserve"> </w:t>
        </w:r>
      </w:ins>
      <w:hyperlink r:id="rId139">
        <w:ins w:id="20" w:author="PR Preview" w:date="2026-01-01T00:00:00Z">
          <w:r>
            <w:rPr>
              <w:rStyle w:val="Hyperlink"/>
            </w:rPr>
            <w:t xml:space="preserve">histograms</w:t>
          </w:r>
        </w:ins>
      </w:hyperlink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of the WCGS data, in R and Python.</w:t>
        </w:r>
      </w:ins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2026-10-19T08:57:58Z</dcterms:created>
  <dcterms:modified xsi:type="dcterms:W3CDTF">2026-10-19T08:57:58Z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