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01:40:23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4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59" w:name="def-nois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16 (Noise)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the</w:delText>
        </w:r>
      </w:del>
      <w:del w:id="9" w:author="PR Preview" w:date="2026-01-01T00:00:00Z">
        <w:r>
          <w:delText xml:space="preserve"> </w:delText>
        </w:r>
      </w:del>
      <w:hyperlink w:anchor="def-covariate">
        <w:del w:id="1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and the outcome of one observation from a</w:delText>
        </w:r>
      </w:del>
      <w:del w:id="13" w:author="PR Preview" w:date="2026-01-01T00:00:00Z">
        <w:r>
          <w:delText xml:space="preserve"> </w:delText>
        </w:r>
      </w:del>
      <w:hyperlink r:id="rId150">
        <w:del w:id="14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5" w:author="PR Preview" w:date="2026-01-01T00:00:00Z">
        <w:r>
          <w:delText xml:space="preserve">.</w:delText>
        </w:r>
      </w:del>
    </w:p>
    <w:p>
      <w:pPr>
        <w:pStyle w:val="BodyText"/>
      </w:pPr>
      <w:del w:id="16" w:author="PR Preview" w:date="2026-01-01T00:00:00Z">
        <w:r>
          <w:delText xml:space="preserve">The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noise</w:delText>
        </w:r>
      </w:del>
      <w:del w:id="19" w:author="PR Preview" w:date="2026-01-01T00:00:00Z">
        <w:r>
          <w:delText xml:space="preserve"> </w:delText>
        </w:r>
      </w:del>
      <m:oMath>
        <m:r>
          <m:t>ν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of the observation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</w:delText>
        </w:r>
      </w:del>
      <w:del w:id="24" w:author="PR Preview" w:date="2026-01-01T00:00:00Z">
        <w:r>
          <w:delText xml:space="preserve"> </w:delText>
        </w:r>
      </w:del>
      <w:hyperlink r:id="rId57">
        <w:del w:id="25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of the outcome</w:delText>
        </w:r>
      </w:del>
      <w:del w:id="28" w:author="PR Preview" w:date="2026-01-01T00:00:00Z">
        <w:r>
          <w:delText xml:space="preserve"> </w:delText>
        </w:r>
      </w:del>
      <m:oMath>
        <m:r>
          <m:t>Y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from the value of the</w:delText>
        </w:r>
      </w:del>
      <w:del w:id="31" w:author="PR Preview" w:date="2026-01-01T00:00:00Z">
        <w:r>
          <w:delText xml:space="preserve"> </w:delText>
        </w:r>
      </w:del>
      <w:hyperlink w:anchor="def-mean-function">
        <w:del w:id="3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3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evaluated at</w:delText>
        </w:r>
      </w:del>
      <w:del w:id="36" w:author="PR Preview" w:date="2026-01-01T00:00:00Z">
        <w:r>
          <w:delText xml:space="preserve"> </w:delText>
        </w:r>
      </w:del>
      <m:oMath>
        <m:r>
          <m:t>Y</m:t>
        </m:r>
      </m:oMath>
      <w:del w:id="37" w:author="PR Preview" w:date="2026-01-01T00:00:00Z">
        <w:r>
          <w:delText xml:space="preserve">’s own covariate,</w:delText>
        </w:r>
      </w:del>
      <w:del w:id="38" w:author="PR Preview" w:date="2026-01-01T00:00:00Z">
        <w:r>
          <w:delText xml:space="preserve"> </w:delText>
        </w:r>
      </w:del>
      <m:oMath>
        <m:r>
          <m:t>X</m:t>
        </m:r>
      </m:oMath>
      <w:del w:id="39" w:author="PR Preview" w:date="2026-01-01T00:00:00Z">
        <w:r>
          <w:delText xml:space="preserve">:</w:delText>
        </w:r>
      </w:del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Example 12 (The noise of one observation)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Suppose an observation has the</w:delText>
        </w:r>
      </w:del>
      <w:del w:id="43" w:author="PR Preview" w:date="2026-01-01T00:00:00Z">
        <w:r>
          <w:delText xml:space="preserve"> </w:delText>
        </w:r>
      </w:del>
      <w:hyperlink w:anchor="def-covariate">
        <w:del w:id="44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value</w:delText>
        </w:r>
      </w:del>
      <w:del w:id="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with</w:delText>
        </w:r>
      </w:del>
      <w:del w:id="50" w:author="PR Preview" w:date="2026-01-01T00:00:00Z">
        <w:r>
          <w:delText xml:space="preserve"> </w:delText>
        </w:r>
      </w:del>
      <w:hyperlink w:anchor="def-mean-function">
        <w:del w:id="5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value</w:delText>
        </w:r>
      </w:del>
      <w:del w:id="54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55" w:author="PR Preview" w:date="2026-01-01T00:00:00Z">
        <w:r>
          <w:delText xml:space="preserve">.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If its outcome is</w:delText>
        </w:r>
      </w:del>
      <w:del w:id="5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5.3</m:t>
        </m:r>
      </m:oMath>
      <w:del w:id="59" w:author="PR Preview" w:date="2026-01-01T00:00:00Z">
        <w:r>
          <w:delText xml:space="preserve">, its</w:delText>
        </w:r>
      </w:del>
      <w:del w:id="60" w:author="PR Preview" w:date="2026-01-01T00:00:00Z">
        <w:r>
          <w:delText xml:space="preserve"> </w:delText>
        </w:r>
      </w:del>
      <w:hyperlink w:anchor="def-noise">
        <w:del w:id="61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is</w:delText>
        </w:r>
      </w:del>
      <w:del w:id="64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del w:id="65" w:author="PR Preview" w:date="2026-01-01T00:00:00Z">
        <w:r>
          <w:delText xml:space="preserve">.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If its outcome is</w:delText>
        </w:r>
      </w:del>
      <w:del w:id="6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4.6</m:t>
        </m:r>
      </m:oMath>
      <w:del w:id="69" w:author="PR Preview" w:date="2026-01-01T00:00:00Z">
        <w:r>
          <w:delText xml:space="preserve">, its noise is</w:delText>
        </w:r>
      </w:del>
      <w:del w:id="70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del w:id="71" w:author="PR Preview" w:date="2026-01-01T00:00:00Z">
        <w:r>
          <w:delText xml:space="preserve">.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The observation may belong to a</w:delText>
        </w:r>
      </w:del>
      <w:del w:id="74" w:author="PR Preview" w:date="2026-01-01T00:00:00Z">
        <w:r>
          <w:delText xml:space="preserve"> </w:delText>
        </w:r>
      </w:del>
      <w:hyperlink w:anchor="def-training-set">
        <w:del w:id="7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or be a</w:delText>
        </w:r>
      </w:del>
      <w:del w:id="78" w:author="PR Preview" w:date="2026-01-01T00:00:00Z">
        <w:r>
          <w:delText xml:space="preserve"> </w:delText>
        </w:r>
      </w:del>
      <w:hyperlink w:anchor="def-new-observation">
        <w:del w:id="79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0" w:author="PR Preview" w:date="2026-01-01T00:00:00Z">
        <w:r>
          <w:delText xml:space="preserve">: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the definition does not distinguish them.</w:delText>
        </w:r>
      </w:del>
    </w:p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16 (Noise)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b/>
            <w:bCs/>
          </w:rPr>
          <w:t xml:space="preserve">noise</w:t>
        </w:r>
      </w:ins>
      <w:ins w:id="88" w:author="PR Preview" w:date="2026-01-01T00:00:00Z">
        <w:r>
          <w:t xml:space="preserve"> </w:t>
        </w:r>
      </w:ins>
      <m:oMath>
        <m:r>
          <m:t>ν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of a</w:t>
        </w:r>
      </w:ins>
      <w:ins w:id="91" w:author="PR Preview" w:date="2026-01-01T00:00:00Z">
        <w:r>
          <w:t xml:space="preserve"> </w:t>
        </w:r>
      </w:ins>
      <w:hyperlink w:anchor="def-new-observation">
        <w:ins w:id="9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93" w:author="PR Preview" w:date="2026-01-01T00:00:00Z">
        <w:r>
          <w:t xml:space="preserve"> </w:t>
        </w:r>
      </w:ins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at the</w:t>
        </w:r>
      </w:ins>
      <w:ins w:id="96" w:author="PR Preview" w:date="2026-01-01T00:00:00Z">
        <w:r>
          <w:t xml:space="preserve"> </w:t>
        </w:r>
      </w:ins>
      <w:hyperlink w:anchor="def-covariate">
        <w:ins w:id="97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value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is the</w:t>
        </w:r>
      </w:ins>
      <w:ins w:id="103" w:author="PR Preview" w:date="2026-01-01T00:00:00Z">
        <w:r>
          <w:t xml:space="preserve"> </w:t>
        </w:r>
      </w:ins>
      <w:hyperlink r:id="rId57">
        <w:ins w:id="104" w:author="PR Preview" w:date="2026-01-01T00:00:00Z">
          <w:r>
            <w:rPr>
              <w:rStyle w:val="Hyperlink"/>
            </w:rPr>
            <w:t xml:space="preserve">deviation</w:t>
          </w:r>
        </w:ins>
      </w:hyperlink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of the new outcome</w:t>
        </w:r>
      </w:ins>
      <w:ins w:id="10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from the</w:t>
        </w:r>
      </w:ins>
      <w:ins w:id="110" w:author="PR Preview" w:date="2026-01-01T00:00:00Z">
        <w:r>
          <w:t xml:space="preserve"> </w:t>
        </w:r>
      </w:ins>
      <w:hyperlink w:anchor="def-mean-function">
        <w:ins w:id="111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value</w:t>
        </w:r>
      </w:ins>
      <w:ins w:id="114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5" w:author="PR Preview" w:date="2026-01-01T00:00:00Z">
        <w:r>
          <w:t xml:space="preserve">:</w:t>
        </w:r>
      </w:ins>
    </w:p>
    <w:p>
      <w:pPr>
        <w:pStyle w:val="BodyText"/>
      </w:pPr>
      <w:bookmarkStart w:id="58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exm-noise"/>
    <w:p>
      <w:pPr>
        <w:pStyle w:val="FirstParagraph"/>
      </w:pPr>
      <w:ins w:id="116" w:author="PR Preview" w:date="2026-01-01T00:00:00Z">
        <w:r>
          <w:rPr>
            <w:b/>
            <w:bCs/>
          </w:rPr>
          <w:t xml:space="preserve">Example 12 (The noise of one new outcome)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Suppose the</w:t>
        </w:r>
      </w:ins>
      <w:ins w:id="119" w:author="PR Preview" w:date="2026-01-01T00:00:00Z">
        <w:r>
          <w:t xml:space="preserve"> </w:t>
        </w:r>
      </w:ins>
      <w:hyperlink w:anchor="def-mean-function">
        <w:ins w:id="120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value at</w:t>
        </w:r>
      </w:ins>
      <w:ins w:id="123" w:author="PR Preview" w:date="2026-01-01T00:00:00Z">
        <w:r>
          <w:t xml:space="preserve"> </w:t>
        </w:r>
      </w:ins>
      <m:oMath>
        <m:r>
          <m:t>x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</w:t>
        </w:r>
      </w:ins>
      <w:ins w:id="12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27" w:author="PR Preview" w:date="2026-01-01T00:00:00Z">
        <w:r>
          <w:t xml:space="preserve">.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 new outcome</w:t>
        </w:r>
      </w:ins>
      <w:ins w:id="13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at</w:t>
        </w:r>
      </w:ins>
      <w:ins w:id="133" w:author="PR Preview" w:date="2026-01-01T00:00:00Z">
        <w:r>
          <w:t xml:space="preserve"> </w:t>
        </w:r>
      </w:ins>
      <m:oMath>
        <m:r>
          <m:t>x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has</w:t>
        </w:r>
      </w:ins>
      <w:ins w:id="136" w:author="PR Preview" w:date="2026-01-01T00:00:00Z">
        <w:r>
          <w:t xml:space="preserve"> </w:t>
        </w:r>
      </w:ins>
      <w:hyperlink w:anchor="def-noise">
        <w:ins w:id="137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38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 new outcome</w:t>
        </w:r>
      </w:ins>
      <w:ins w:id="14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at</w:t>
        </w:r>
      </w:ins>
      <w:ins w:id="145" w:author="PR Preview" w:date="2026-01-01T00:00:00Z">
        <w:r>
          <w:t xml:space="preserve"> </w:t>
        </w:r>
      </w:ins>
      <m:oMath>
        <m:r>
          <m:t>x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has noise</w:t>
        </w:r>
      </w:ins>
      <w:ins w:id="148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ins w:id="149" w:author="PR Preview" w:date="2026-01-01T00:00:00Z">
        <w:r>
          <w:t xml:space="preserve">.</w:t>
        </w:r>
      </w:ins>
    </w:p>
    <w:bookmarkEnd w:id="60"/>
    <w:bookmarkStart w:id="63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2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4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5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6"/>
    <w:bookmarkStart w:id="69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7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8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9"/>
    <w:bookmarkStart w:id="71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1"/>
    <w:bookmarkStart w:id="73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3"/>
    <w:bookmarkStart w:id="74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4"/>
    <w:bookmarkStart w:id="76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7"/>
    <w:bookmarkStart w:id="80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9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1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3"/>
    <w:bookmarkEnd w:id="84"/>
    <w:bookmarkStart w:id="89" w:name="overfitting"/>
    <w:p>
      <w:pPr>
        <w:pStyle w:val="Heading2"/>
      </w:pPr>
      <w:r>
        <w:t xml:space="preserve">3 Overfitting</w:t>
      </w:r>
    </w:p>
    <w:bookmarkStart w:id="85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5"/>
    <w:bookmarkStart w:id="86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6"/>
    <w:bookmarkStart w:id="87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7"/>
    <w:bookmarkStart w:id="88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8"/>
    <w:bookmarkEnd w:id="89"/>
    <w:bookmarkStart w:id="182" w:name="sec-generalization-error"/>
    <w:p>
      <w:pPr>
        <w:pStyle w:val="Heading2"/>
      </w:pPr>
      <w:r>
        <w:t xml:space="preserve">4 Generalization error</w:t>
      </w:r>
    </w:p>
    <w:bookmarkStart w:id="9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0"/>
    <w:bookmarkStart w:id="9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1"/>
    <w:bookmarkStart w:id="93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4"/>
    <w:bookmarkStart w:id="97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1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1"/>
    <w:bookmarkStart w:id="103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4"/>
    <w:bookmarkStart w:id="105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5"/>
    <w:bookmarkStart w:id="106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6"/>
    <w:bookmarkStart w:id="108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11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1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9"/>
    <w:bookmarkStart w:id="121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0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3"/>
    <w:bookmarkStart w:id="12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4"/>
    <w:bookmarkStart w:id="12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5"/>
    <w:bookmarkStart w:id="12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7"/>
    <w:bookmarkStart w:id="12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1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2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2"/>
    <w:bookmarkStart w:id="136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5"/>
    </w:p>
    <w:bookmarkEnd w:id="13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7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7"/>
    <w:bookmarkStart w:id="139" w:name="exr-epe-three-sources"/>
    <w:p>
      <w:pPr>
        <w:pStyle w:val="BodyText"/>
      </w:pPr>
      <w:del w:id="150" w:author="PR Preview" w:date="2026-01-01T00:00:00Z">
        <w:r>
          <w:rPr>
            <w:b/>
            <w:bCs/>
          </w:rPr>
          <w:delText xml:space="preserve">Definition 34 (Irreducible error)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Let</w:delText>
        </w:r>
      </w:del>
      <w:del w:id="15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be the</w:delText>
        </w:r>
      </w:del>
      <w:del w:id="156" w:author="PR Preview" w:date="2026-01-01T00:00:00Z">
        <w:r>
          <w:delText xml:space="preserve"> </w:delText>
        </w:r>
      </w:del>
      <w:hyperlink w:anchor="def-covariate">
        <w:del w:id="15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and the outcome of one observation from a</w:delText>
        </w:r>
      </w:del>
      <w:del w:id="160" w:author="PR Preview" w:date="2026-01-01T00:00:00Z">
        <w:r>
          <w:delText xml:space="preserve"> </w:delText>
        </w:r>
      </w:del>
      <w:hyperlink r:id="rId150">
        <w:del w:id="161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62" w:author="PR Preview" w:date="2026-01-01T00:00:00Z">
        <w:r>
          <w:delText xml:space="preserve">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 let</w:delText>
        </w:r>
      </w:del>
      <w:del w:id="165" w:author="PR Preview" w:date="2026-01-01T00:00:00Z">
        <w:r>
          <w:delText xml:space="preserve"> </w:delText>
        </w:r>
      </w:del>
      <m:oMath>
        <m:r>
          <m:t>ν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be its</w:delText>
        </w:r>
      </w:del>
      <w:del w:id="168" w:author="PR Preview" w:date="2026-01-01T00:00:00Z">
        <w:r>
          <w:delText xml:space="preserve"> </w:delText>
        </w:r>
      </w:del>
      <w:hyperlink w:anchor="def-noise">
        <w:del w:id="169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70" w:author="PR Preview" w:date="2026-01-01T00:00:00Z">
        <w:r>
          <w:delText xml:space="preserve">.</w:delText>
        </w:r>
      </w:del>
    </w:p>
    <w:p>
      <w:pPr>
        <w:pStyle w:val="BodyText"/>
      </w:pPr>
      <w:del w:id="171" w:author="PR Preview" w:date="2026-01-01T00:00:00Z">
        <w:r>
          <w:delText xml:space="preserve">The</w:delText>
        </w:r>
      </w:del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rPr>
            <w:b/>
            <w:bCs/>
          </w:rPr>
          <w:delText xml:space="preserve">irreducible error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at the covariate value</w:delText>
        </w:r>
      </w:del>
      <w:del w:id="176" w:author="PR Preview" w:date="2026-01-01T00:00:00Z">
        <w:r>
          <w:delText xml:space="preserve"> </w:delText>
        </w:r>
      </w:del>
      <m:oMath>
        <m:r>
          <m:t>x</m:t>
        </m:r>
      </m:oMath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is the</w:delText>
        </w:r>
      </w:del>
      <w:del w:id="179" w:author="PR Preview" w:date="2026-01-01T00:00:00Z">
        <w:r>
          <w:delText xml:space="preserve"> </w:delText>
        </w:r>
      </w:del>
      <w:hyperlink r:id="rId9">
        <w:del w:id="180" w:author="PR Preview" w:date="2026-01-01T00:00:00Z">
          <w:r>
            <w:rPr>
              <w:rStyle w:val="Hyperlink"/>
            </w:rPr>
            <w:delText xml:space="preserve">conditional population variance</w:delText>
          </w:r>
        </w:del>
      </w:hyperlink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of the noise given</w:delText>
        </w:r>
      </w:del>
      <w:del w:id="1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184" w:author="PR Preview" w:date="2026-01-01T00:00:00Z">
        <w:r>
          <w:delText xml:space="preserve">:</w:delText>
        </w:r>
      </w:del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del w:id="185" w:author="PR Preview" w:date="2026-01-01T00:00:00Z">
        <w:r>
          <w:delText xml:space="preserve">Source: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Wikipedia contributors [7]</w:delText>
        </w:r>
      </w:del>
      <w:del w:id="188" w:author="PR Preview" w:date="2026-01-01T00:00:00Z">
        <w:r>
          <w:delText xml:space="preserve">;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James et al. [5, Sec. 2.2.2]</w:delText>
        </w:r>
      </w:del>
      <w:del w:id="191" w:author="PR Preview" w:date="2026-01-01T00:00:00Z">
        <w:r>
          <w:delText xml:space="preserve">.</w:delText>
        </w:r>
      </w:del>
    </w:p>
    <w:p>
      <w:pPr>
        <w:pStyle w:val="BodyText"/>
      </w:pPr>
      <w:del w:id="192" w:author="PR Preview" w:date="2026-01-01T00:00:00Z">
        <w:r>
          <w:rPr>
            <w:b/>
            <w:bCs/>
          </w:rPr>
          <w:delText xml:space="preserve">Example 23 (The irreducible error of a normal population)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Take a</w:delText>
        </w:r>
      </w:del>
      <w:del w:id="195" w:author="PR Preview" w:date="2026-01-01T00:00:00Z">
        <w:r>
          <w:delText xml:space="preserve"> </w:delText>
        </w:r>
      </w:del>
      <w:hyperlink r:id="rId150">
        <w:del w:id="196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whose outcome given the</w:delText>
        </w:r>
      </w:del>
      <w:del w:id="199" w:author="PR Preview" w:date="2026-01-01T00:00:00Z">
        <w:r>
          <w:delText xml:space="preserve"> </w:delText>
        </w:r>
      </w:del>
      <w:hyperlink w:anchor="def-covariate">
        <w:del w:id="200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value</w:delText>
        </w:r>
      </w:del>
      <w:del w:id="203" w:author="PR Preview" w:date="2026-01-01T00:00:00Z">
        <w:r>
          <w:delText xml:space="preserve"> </w:delText>
        </w:r>
      </w:del>
      <m:oMath>
        <m:r>
          <m:t>x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has the</w:delText>
        </w:r>
      </w:del>
      <w:del w:id="206" w:author="PR Preview" w:date="2026-01-01T00:00:00Z">
        <w:r>
          <w:delText xml:space="preserve"> </w:delText>
        </w:r>
      </w:del>
      <w:hyperlink r:id="rId98">
        <w:del w:id="207" w:author="PR Preview" w:date="2026-01-01T00:00:00Z">
          <w:r>
            <w:rPr>
              <w:rStyle w:val="Hyperlink"/>
            </w:rPr>
            <w:delText xml:space="preserve">normal distribution</w:delText>
          </w:r>
        </w:del>
      </w:hyperlink>
      <w:del w:id="20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09" w:author="PR Preview" w:date="2026-01-01T00:00:00Z">
        <w:r>
          <w:delText xml:space="preserve">, where</w:delText>
        </w:r>
      </w:del>
      <w:del w:id="21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and</w:delText>
        </w:r>
      </w:del>
      <w:del w:id="21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14" w:author="PR Preview" w:date="2026-01-01T00:00:00Z">
        <w:r>
          <w:delText xml:space="preserve">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Its</w:delText>
        </w:r>
      </w:del>
      <w:del w:id="217" w:author="PR Preview" w:date="2026-01-01T00:00:00Z">
        <w:r>
          <w:delText xml:space="preserve"> </w:delText>
        </w:r>
      </w:del>
      <w:hyperlink w:anchor="def-noise">
        <w:del w:id="218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19" w:author="PR Preview" w:date="2026-01-01T00:00:00Z">
        <w:r>
          <w:delText xml:space="preserve"> </w:delText>
        </w:r>
      </w:del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del w:id="220" w:author="PR Preview" w:date="2026-01-01T00:00:00Z">
        <w:r>
          <w:delText xml:space="preserve">, given</w:delText>
        </w:r>
      </w:del>
      <w:del w:id="22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x</m:t>
        </m:r>
      </m:oMath>
      <w:del w:id="222" w:author="PR Preview" w:date="2026-01-01T00:00:00Z">
        <w:r>
          <w:delText xml:space="preserve">, has the normal distribution with mean</w:delText>
        </w:r>
      </w:del>
      <w:del w:id="223" w:author="PR Preview" w:date="2026-01-01T00:00:00Z">
        <w:r>
          <w:delText xml:space="preserve"> </w:delText>
        </w:r>
      </w:del>
      <m:oMath>
        <m:r>
          <m:t>0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and</w:delText>
        </w:r>
      </w:del>
      <w:del w:id="226" w:author="PR Preview" w:date="2026-01-01T00:00:00Z">
        <w:r>
          <w:delText xml:space="preserve"> </w:delText>
        </w:r>
      </w:del>
      <w:hyperlink r:id="rId9">
        <w:del w:id="227" w:author="PR Preview" w:date="2026-01-01T00:00:00Z">
          <w:r>
            <w:rPr>
              <w:rStyle w:val="Hyperlink"/>
            </w:rPr>
            <w:delText xml:space="preserve">conditional variance</w:delText>
          </w:r>
        </w:del>
      </w:hyperlink>
      <w:del w:id="22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29" w:author="PR Preview" w:date="2026-01-01T00:00:00Z">
        <w:r>
          <w:delText xml:space="preserve">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The</w:delText>
        </w:r>
      </w:del>
      <w:del w:id="232" w:author="PR Preview" w:date="2026-01-01T00:00:00Z">
        <w:r>
          <w:delText xml:space="preserve"> </w:delText>
        </w:r>
      </w:del>
      <w:hyperlink w:anchor="def-irreducible-error">
        <w:del w:id="233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at every</w:delText>
        </w:r>
      </w:del>
      <w:del w:id="236" w:author="PR Preview" w:date="2026-01-01T00:00:00Z">
        <w:r>
          <w:delText xml:space="preserve"> </w:delText>
        </w:r>
      </w:del>
      <m:oMath>
        <m:r>
          <m:t>x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is therefore</w:delText>
        </w:r>
      </w:del>
      <w:del w:id="23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del w:id="240" w:author="PR Preview" w:date="2026-01-01T00:00:00Z">
        <w:r>
          <w:delText xml:space="preserve">.</w:delText>
        </w:r>
      </w:del>
    </w:p>
    <w:p>
      <w:pPr>
        <w:pStyle w:val="BodyText"/>
      </w:pPr>
      <w:del w:id="241" w:author="PR Preview" w:date="2026-01-01T00:00:00Z">
        <w:r>
          <w:rPr>
            <w:i/>
            <w:iCs/>
          </w:rPr>
          <w:delText xml:space="preserve">Remark 12</w:delText>
        </w:r>
      </w:del>
      <w:del w:id="242" w:author="PR Preview" w:date="2026-01-01T00:00:00Z">
        <w:r>
          <w:delText xml:space="preserve"> (What the irreducible error does and does not depend on). </w:delText>
        </w:r>
      </w:del>
      <w:del w:id="243" w:author="PR Preview" w:date="2026-01-01T00:00:00Z">
        <w:r>
          <w:delText xml:space="preserve">The</w:delText>
        </w:r>
      </w:del>
      <w:del w:id="244" w:author="PR Preview" w:date="2026-01-01T00:00:00Z">
        <w:r>
          <w:delText xml:space="preserve"> </w:delText>
        </w:r>
      </w:del>
      <w:hyperlink w:anchor="def-irreducible-error">
        <w:del w:id="245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24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does not depend on the</w:delText>
        </w:r>
      </w:del>
      <w:del w:id="249" w:author="PR Preview" w:date="2026-01-01T00:00:00Z">
        <w:r>
          <w:delText xml:space="preserve"> </w:delText>
        </w:r>
      </w:del>
      <w:hyperlink w:anchor="def-fitting-procedure">
        <w:del w:id="25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1" w:author="PR Preview" w:date="2026-01-01T00:00:00Z">
        <w:r>
          <w:delText xml:space="preserve"> </w:delText>
        </w:r>
      </w:del>
      <m:oMath>
        <m:r>
          <m:t>g</m:t>
        </m:r>
      </m:oMath>
      <w:del w:id="252" w:author="PR Preview" w:date="2026-01-01T00:00:00Z">
        <w:r>
          <w:delText xml:space="preserve">,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so no choice of</w:delText>
        </w:r>
      </w:del>
      <w:del w:id="255" w:author="PR Preview" w:date="2026-01-01T00:00:00Z">
        <w:r>
          <w:delText xml:space="preserve"> </w:delText>
        </w:r>
      </w:del>
      <w:hyperlink r:id="rId18">
        <w:del w:id="25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can remove it.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It is defined at the single</w:delText>
        </w:r>
      </w:del>
      <w:del w:id="261" w:author="PR Preview" w:date="2026-01-01T00:00:00Z">
        <w:r>
          <w:delText xml:space="preserve"> </w:delText>
        </w:r>
      </w:del>
      <w:hyperlink w:anchor="def-covariate">
        <w:del w:id="262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value</w:delText>
        </w:r>
      </w:del>
      <w:del w:id="265" w:author="PR Preview" w:date="2026-01-01T00:00:00Z">
        <w:r>
          <w:delText xml:space="preserve"> </w:delText>
        </w:r>
      </w:del>
      <m:oMath>
        <m:r>
          <m:t>x</m:t>
        </m:r>
      </m:oMath>
      <w:del w:id="266" w:author="PR Preview" w:date="2026-01-01T00:00:00Z">
        <w:r>
          <w:delText xml:space="preserve">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so it may differ from one covariate value to another: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it does not assume constant</w:delText>
        </w:r>
      </w:del>
      <w:del w:id="271" w:author="PR Preview" w:date="2026-01-01T00:00:00Z">
        <w:r>
          <w:delText xml:space="preserve"> </w:delText>
        </w:r>
      </w:del>
      <w:hyperlink w:anchor="def-noise">
        <w:del w:id="272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73" w:author="PR Preview" w:date="2026-01-01T00:00:00Z">
        <w:r>
          <w:delText xml:space="preserve"> </w:delText>
        </w:r>
      </w:del>
      <w:hyperlink r:id="rId138">
        <w:del w:id="27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across covariate values.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For example, in</w:delText>
        </w:r>
      </w:del>
      <w:del w:id="279" w:author="PR Preview" w:date="2026-01-01T00:00:00Z">
        <w:r>
          <w:delText xml:space="preserve"> </w:delText>
        </w:r>
      </w:del>
      <w:hyperlink w:anchor="exm-irreducible-error">
        <w:del w:id="280" w:author="PR Preview" w:date="2026-01-01T00:00:00Z">
          <w:r>
            <w:rPr>
              <w:rStyle w:val="Hyperlink"/>
            </w:rPr>
            <w:delText xml:space="preserve">Example 23</w:delText>
          </w:r>
        </w:del>
      </w:hyperlink>
      <w:del w:id="281" w:author="PR Preview" w:date="2026-01-01T00:00:00Z">
        <w:r>
          <w:delText xml:space="preserve">,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every prediction has</w:delText>
        </w:r>
      </w:del>
      <w:del w:id="284" w:author="PR Preview" w:date="2026-01-01T00:00:00Z">
        <w:r>
          <w:delText xml:space="preserve"> </w:delText>
        </w:r>
      </w:del>
      <w:hyperlink w:anchor="def-epe">
        <w:del w:id="285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at least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89" w:author="PR Preview" w:date="2026-01-01T00:00:00Z">
        <w:r>
          <w:delText xml:space="preserve">.</w:delText>
        </w:r>
      </w:del>
    </w:p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9"/>
    <w:bookmarkStart w:id="14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0"/>
    <w:bookmarkStart w:id="14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1"/>
    <w:bookmarkStart w:id="14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2"/>
    <w:bookmarkStart w:id="14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3"/>
    <w:bookmarkStart w:id="14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4"/>
    <w:bookmarkStart w:id="14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5"/>
    <w:bookmarkStart w:id="153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The noise has</w:t>
      </w:r>
      <w:r>
        <w:t xml:space="preserve"> </w:t>
      </w:r>
      <w:hyperlink r:id="rId61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del w:id="290" w:author="PR Preview" w:date="2026-01-01T00:00:00Z">
        <w:r>
          <w:delText xml:space="preserve">The algebra did not use that the new pair has the same</w:delText>
        </w:r>
      </w:del>
      <w:del w:id="291" w:author="PR Preview" w:date="2026-01-01T00:00:00Z">
        <w:r>
          <w:delText xml:space="preserve"> </w:delText>
        </w:r>
      </w:del>
      <w:hyperlink r:id="rId149">
        <w:del w:id="292" w:author="PR Preview" w:date="2026-01-01T00:00:00Z">
          <w:r>
            <w:rPr>
              <w:rStyle w:val="Hyperlink"/>
            </w:rPr>
            <w:delText xml:space="preserve">population distribution</w:delText>
          </w:r>
        </w:del>
      </w:hyperlink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as the training data.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Suppose the new pair came from a</w:delText>
        </w:r>
      </w:del>
      <w:del w:id="297" w:author="PR Preview" w:date="2026-01-01T00:00:00Z">
        <w:r>
          <w:delText xml:space="preserve"> </w:delText>
        </w:r>
      </w:del>
      <w:hyperlink r:id="rId150">
        <w:del w:id="298" w:author="PR Preview" w:date="2026-01-01T00:00:00Z">
          <w:r>
            <w:rPr>
              <w:rStyle w:val="Hyperlink"/>
            </w:rPr>
            <w:delText xml:space="preserve">population</w:delText>
          </w:r>
        </w:del>
      </w:hyperlink>
      <w:del w:id="299" w:author="PR Preview" w:date="2026-01-01T00:00:00Z">
        <w:r>
          <w:delText xml:space="preserve"> </w:delText>
        </w:r>
      </w:del>
      <w:del w:id="300" w:author="PR Preview" w:date="2026-01-01T00:00:00Z">
        <w:r>
          <w:delText xml:space="preserve">whose mean function differed from the training population’s.</w:delText>
        </w:r>
      </w:del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Then</w:delText>
        </w:r>
      </w:del>
      <w:del w:id="303" w:author="PR Preview" w:date="2026-01-01T00:00:00Z">
        <w:r>
          <w:delText xml:space="preserve"> </w:delText>
        </w:r>
      </w:del>
      <w:hyperlink w:anchor="eq-epe-after-noise">
        <w:del w:id="304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would still hold, with the new population’s mean function and noise variance.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Its</w:delText>
        </w:r>
      </w:del>
      <w:del w:id="309" w:author="PR Preview" w:date="2026-01-01T00:00:00Z">
        <w:r>
          <w:delText xml:space="preserve"> </w:delText>
        </w:r>
      </w:del>
      <w:hyperlink r:id="rId133">
        <w:del w:id="310" w:author="PR Preview" w:date="2026-01-01T00:00:00Z">
          <w:r>
            <w:rPr>
              <w:rStyle w:val="Hyperlink"/>
            </w:rPr>
            <w:delText xml:space="preserve">estimation-error</w:delText>
          </w:r>
        </w:del>
      </w:hyperlink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term would include the</w:delText>
        </w:r>
      </w:del>
      <w:del w:id="313" w:author="PR Preview" w:date="2026-01-01T00:00:00Z">
        <w:r>
          <w:delText xml:space="preserve"> </w:delText>
        </w:r>
      </w:del>
      <w:hyperlink r:id="rId151">
        <w:del w:id="314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from that difference.</w:delText>
        </w:r>
      </w:del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So it would no longer measure how well the procedure</w:delText>
        </w:r>
      </w:del>
      <w:del w:id="319" w:author="PR Preview" w:date="2026-01-01T00:00:00Z">
        <w:r>
          <w:delText xml:space="preserve"> </w:delText>
        </w:r>
      </w:del>
      <w:hyperlink r:id="rId152">
        <w:del w:id="320" w:author="PR Preview" w:date="2026-01-01T00:00:00Z">
          <w:r>
            <w:rPr>
              <w:rStyle w:val="Hyperlink"/>
            </w:rPr>
            <w:delText xml:space="preserve">estimates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the training population’s mean function.</w:delText>
        </w:r>
      </w:del>
    </w:p>
    <w:p>
      <w:pPr>
        <w:pStyle w:val="BodyText"/>
      </w:pPr>
      <w:ins w:id="323" w:author="PR Preview" w:date="2026-01-01T00:00:00Z">
        <w:r>
          <w:t xml:space="preserve">The algebra did not use that the new pair has the same</w:t>
        </w:r>
      </w:ins>
      <w:ins w:id="324" w:author="PR Preview" w:date="2026-01-01T00:00:00Z">
        <w:r>
          <w:t xml:space="preserve"> </w:t>
        </w:r>
      </w:ins>
      <w:hyperlink r:id="rId149">
        <w:ins w:id="325" w:author="PR Preview" w:date="2026-01-01T00:00:00Z">
          <w:r>
            <w:rPr>
              <w:rStyle w:val="Hyperlink"/>
            </w:rPr>
            <w:t xml:space="preserve">population distribution</w:t>
          </w:r>
        </w:ins>
      </w:hyperlink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as the training data.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Suppose the new pair came from a</w:t>
        </w:r>
      </w:ins>
      <w:ins w:id="330" w:author="PR Preview" w:date="2026-01-01T00:00:00Z">
        <w:r>
          <w:t xml:space="preserve"> </w:t>
        </w:r>
      </w:ins>
      <w:hyperlink r:id="rId150">
        <w:ins w:id="331" w:author="PR Preview" w:date="2026-01-01T00:00:00Z">
          <w:r>
            <w:rPr>
              <w:rStyle w:val="Hyperlink"/>
            </w:rPr>
            <w:t xml:space="preserve">population</w:t>
          </w:r>
        </w:ins>
      </w:hyperlink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whose mean function differed from the training population’s.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Then</w:t>
        </w:r>
      </w:ins>
      <w:ins w:id="336" w:author="PR Preview" w:date="2026-01-01T00:00:00Z">
        <w:r>
          <w:t xml:space="preserve"> </w:t>
        </w:r>
      </w:ins>
      <w:hyperlink w:anchor="eq-epe-after-noise">
        <w:ins w:id="33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would still hold, with the new population’s mean function and noise variance.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Its</w:t>
        </w:r>
      </w:ins>
      <w:ins w:id="342" w:author="PR Preview" w:date="2026-01-01T00:00:00Z">
        <w:r>
          <w:t xml:space="preserve"> </w:t>
        </w:r>
      </w:ins>
      <w:hyperlink r:id="rId133">
        <w:ins w:id="343" w:author="PR Preview" w:date="2026-01-01T00:00:00Z">
          <w:r>
            <w:rPr>
              <w:rStyle w:val="Hyperlink"/>
            </w:rPr>
            <w:t xml:space="preserve">estimation-error</w:t>
          </w:r>
        </w:ins>
      </w:hyperlink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term would include the</w:t>
        </w:r>
      </w:ins>
      <w:ins w:id="346" w:author="PR Preview" w:date="2026-01-01T00:00:00Z">
        <w:r>
          <w:t xml:space="preserve"> </w:t>
        </w:r>
      </w:ins>
      <w:hyperlink r:id="rId151">
        <w:ins w:id="347" w:author="PR Preview" w:date="2026-01-01T00:00:00Z">
          <w:r>
            <w:rPr>
              <w:rStyle w:val="Hyperlink"/>
            </w:rPr>
            <w:t xml:space="preserve">bias</w:t>
          </w:r>
        </w:ins>
      </w:hyperlink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from that difference.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So it would no longer measure how well the procedure</w:t>
        </w:r>
      </w:ins>
      <w:ins w:id="352" w:author="PR Preview" w:date="2026-01-01T00:00:00Z">
        <w:r>
          <w:t xml:space="preserve"> </w:t>
        </w:r>
      </w:ins>
      <w:hyperlink r:id="rId152">
        <w:ins w:id="353" w:author="PR Preview" w:date="2026-01-01T00:00:00Z">
          <w:r>
            <w:rPr>
              <w:rStyle w:val="Hyperlink"/>
            </w:rPr>
            <w:t xml:space="preserve">estimates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the training population’s mean function.</w:t>
        </w:r>
      </w:ins>
    </w:p>
    <w:bookmarkEnd w:id="153"/>
    <w:bookmarkStart w:id="155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6" w:name="exm-epe-split-noise"/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Example 24 (The two pMSEs differ by the noise variance)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Take a population whose mean function is known:</w:delText>
        </w:r>
      </w:del>
      <w:del w:id="35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with</w:delText>
        </w:r>
      </w:del>
      <w:del w:id="362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Let the</w:delText>
        </w:r>
      </w:del>
      <w:del w:id="366" w:author="PR Preview" w:date="2026-01-01T00:00:00Z">
        <w:r>
          <w:delText xml:space="preserve"> </w:delText>
        </w:r>
      </w:del>
      <w:hyperlink w:anchor="def-covariate">
        <w:del w:id="367" w:author="PR Preview" w:date="2026-01-01T00:00:00Z">
          <w:r>
            <w:rPr>
              <w:rStyle w:val="Hyperlink"/>
            </w:rPr>
            <w:delText xml:space="preserve">covariate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value be</w:delText>
        </w:r>
      </w:del>
      <w:del w:id="37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371" w:author="PR Preview" w:date="2026-01-01T00:00:00Z">
        <w:r>
          <w:delText xml:space="preserve">, where the mean function value is</w:delText>
        </w:r>
      </w:del>
      <w:del w:id="372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373" w:author="PR Preview" w:date="2026-01-01T00:00:00Z">
        <w:r>
          <w:delText xml:space="preserve">,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 fit a cubic polynomial by least squares to</w:delText>
        </w:r>
      </w:del>
      <w:del w:id="3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observations.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We draw</w:delText>
        </w:r>
      </w:del>
      <w:del w:id="381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training sets,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each with its own new outcome at</w:delText>
        </w:r>
      </w:del>
      <w:del w:id="386" w:author="PR Preview" w:date="2026-01-01T00:00:00Z">
        <w:r>
          <w:delText xml:space="preserve"> </w:delText>
        </w:r>
      </w:del>
      <m:oMath>
        <m:r>
          <m:t>x</m:t>
        </m:r>
      </m:oMath>
      <w:del w:id="387" w:author="PR Preview" w:date="2026-01-01T00:00:00Z">
        <w:r>
          <w:delText xml:space="preserve">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390" w:author="PR Preview" w:date="2026-01-01T00:00:00Z">
        <w:r>
          <w:rPr>
            <w:b/>
            <w:bCs/>
          </w:rPr>
          <w:t xml:space="preserve">Example 23 (The two pMSEs differ by the noise variance)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Take a population whose mean function is known:</w:t>
        </w:r>
      </w:ins>
      <w:ins w:id="39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with</w:t>
        </w:r>
      </w:ins>
      <w:ins w:id="396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397" w:author="PR Preview" w:date="2026-01-01T00:00:00Z">
        <w:r>
          <w:t xml:space="preserve">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Let the</w:t>
        </w:r>
      </w:ins>
      <w:ins w:id="400" w:author="PR Preview" w:date="2026-01-01T00:00:00Z">
        <w:r>
          <w:t xml:space="preserve"> </w:t>
        </w:r>
      </w:ins>
      <w:hyperlink w:anchor="def-covariate">
        <w:ins w:id="40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value be</w:t>
        </w:r>
      </w:ins>
      <w:ins w:id="4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405" w:author="PR Preview" w:date="2026-01-01T00:00:00Z">
        <w:r>
          <w:t xml:space="preserve">, where the mean function value is</w:t>
        </w:r>
      </w:ins>
      <w:ins w:id="406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and fit a cubic polynomial by least squares to</w:t>
        </w:r>
      </w:ins>
      <w:ins w:id="41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observations.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We draw</w:t>
        </w:r>
      </w:ins>
      <w:ins w:id="415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training sets,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each with its own new outcome at</w:t>
        </w:r>
      </w:ins>
      <w:ins w:id="420" w:author="PR Preview" w:date="2026-01-01T00:00:00Z">
        <w:r>
          <w:t xml:space="preserve"> </w:t>
        </w:r>
      </w:ins>
      <m:oMath>
        <m:r>
          <m:t>x</m:t>
        </m:r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6"/>
    <w:bookmarkStart w:id="157" w:name="exr-epe-split-bias"/>
    <w:p>
      <w:pPr>
        <w:pStyle w:val="BodyText"/>
      </w:pPr>
      <w:del w:id="424" w:author="PR Preview" w:date="2026-01-01T00:00:00Z">
        <w:r>
          <w:rPr>
            <w:b/>
            <w:bCs/>
          </w:rPr>
          <w:delText xml:space="preserve">Exercise 8 (Separate the bias)</w:delText>
        </w:r>
      </w:del>
      <w:del w:id="425" w:author="PR Preview" w:date="2026-01-01T00:00:00Z">
        <w:r>
          <w:delText xml:space="preserve"> </w:delText>
        </w:r>
      </w:del>
      <w:hyperlink w:anchor="eq-epe-after-noise">
        <w:del w:id="426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leaves one term that still mixes two ideas:</w:delText>
        </w:r>
      </w:del>
    </w:p>
    <w:p>
      <w:pPr>
        <w:pStyle w:val="BodyText"/>
      </w:pPr>
      <w:ins w:id="429" w:author="PR Preview" w:date="2026-01-01T00:00:00Z">
        <w:r>
          <w:rPr>
            <w:b/>
            <w:bCs/>
          </w:rPr>
          <w:t xml:space="preserve">Exercise 8 (Separate the bias)</w:t>
        </w:r>
      </w:ins>
      <w:ins w:id="430" w:author="PR Preview" w:date="2026-01-01T00:00:00Z">
        <w:r>
          <w:t xml:space="preserve"> </w:t>
        </w:r>
      </w:ins>
      <w:hyperlink w:anchor="eq-epe-after-noise">
        <w:ins w:id="431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leaves one term that still mixes two ideas: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7"/>
    <w:bookmarkStart w:id="159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9"/>
    <w:bookmarkStart w:id="161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del w:id="434" w:author="PR Preview" w:date="2026-01-01T00:00:00Z">
        <w:r>
          <w:rPr>
            <w:i/>
            <w:iCs/>
          </w:rPr>
          <w:delText xml:space="preserve">Proof</w:delText>
        </w:r>
      </w:del>
      <w:del w:id="435" w:author="PR Preview" w:date="2026-01-01T00:00:00Z">
        <w:r>
          <w:delText xml:space="preserve">. </w:delText>
        </w:r>
      </w:del>
      <w:del w:id="436" w:author="PR Preview" w:date="2026-01-01T00:00:00Z">
        <w:r>
          <w:delText xml:space="preserve">Every expectation below is conditional on</w:delText>
        </w:r>
      </w:del>
      <w:del w:id="4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38" w:author="PR Preview" w:date="2026-01-01T00:00:00Z">
        <w:r>
          <w:delText xml:space="preserve">, as in the exercises.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By</w:delText>
        </w:r>
      </w:del>
      <w:del w:id="441" w:author="PR Preview" w:date="2026-01-01T00:00:00Z">
        <w:r>
          <w:delText xml:space="preserve"> </w:delText>
        </w:r>
      </w:del>
      <w:hyperlink w:anchor="sol-epe-split-noise">
        <w:del w:id="442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443" w:author="PR Preview" w:date="2026-01-01T00:00:00Z">
        <w:r>
          <w:delText xml:space="preserve">, the expected squared prediction error is the noise variance plus the pMSE of the prediction, used as an</w:delText>
        </w:r>
      </w:del>
      <w:del w:id="444" w:author="PR Preview" w:date="2026-01-01T00:00:00Z">
        <w:r>
          <w:delText xml:space="preserve"> </w:delText>
        </w:r>
      </w:del>
      <w:hyperlink r:id="rId134">
        <w:del w:id="44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of</w:delText>
        </w:r>
      </w:del>
      <w:del w:id="44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49" w:author="PR Preview" w:date="2026-01-01T00:00:00Z">
        <w:r>
          <w:delText xml:space="preserve">.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By</w:delText>
        </w:r>
      </w:del>
      <w:del w:id="452" w:author="PR Preview" w:date="2026-01-01T00:00:00Z">
        <w:r>
          <w:delText xml:space="preserve"> </w:delText>
        </w:r>
      </w:del>
      <w:hyperlink w:anchor="sol-epe-split-bias">
        <w:del w:id="453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454" w:author="PR Preview" w:date="2026-01-01T00:00:00Z">
        <w:r>
          <w:delText xml:space="preserve">, that pMSE is the squared bias plus the variance.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Substituting</w:delText>
        </w:r>
      </w:del>
      <w:del w:id="457" w:author="PR Preview" w:date="2026-01-01T00:00:00Z">
        <w:r>
          <w:delText xml:space="preserve"> </w:delText>
        </w:r>
      </w:del>
      <w:hyperlink w:anchor="eq-epe-after-bias">
        <w:del w:id="458" w:author="PR Preview" w:date="2026-01-01T00:00:00Z">
          <w:r>
            <w:rPr>
              <w:rStyle w:val="Hyperlink"/>
            </w:rPr>
            <w:delText xml:space="preserve">Equation 34</w:delText>
          </w:r>
        </w:del>
      </w:hyperlink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into</w:delText>
        </w:r>
      </w:del>
      <w:del w:id="461" w:author="PR Preview" w:date="2026-01-01T00:00:00Z">
        <w:r>
          <w:delText xml:space="preserve"> </w:delText>
        </w:r>
      </w:del>
      <w:hyperlink w:anchor="eq-epe-after-noise">
        <w:del w:id="462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46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del w:id="464" w:author="PR Preview" w:date="2026-01-01T00:00:00Z">
        <w:r>
          <w:rPr>
            <w:i/>
            <w:iCs/>
          </w:rPr>
          <w:delText xml:space="preserve">Remark 13</w:delText>
        </w:r>
      </w:del>
      <w:del w:id="465" w:author="PR Preview" w:date="2026-01-01T00:00:00Z">
        <w:r>
          <w:delText xml:space="preserve"> (Other names, and how the expected error splits). </w:delText>
        </w:r>
      </w:del>
      <w:del w:id="466" w:author="PR Preview" w:date="2026-01-01T00:00:00Z">
        <w:r>
          <w:delText xml:space="preserve">Hastie et al. [3, Sec. 7.2]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also call</w:delText>
        </w:r>
      </w:del>
      <w:del w:id="46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the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rPr>
            <w:i/>
            <w:iCs/>
          </w:rPr>
          <w:delText xml:space="preserve">test error</w:delText>
        </w:r>
      </w:del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and in sec. 7.12 the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rPr>
            <w:i/>
            <w:iCs/>
          </w:rPr>
          <w:delText xml:space="preserve">conditional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test error.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It is the</w:delText>
        </w:r>
      </w:del>
      <w:del w:id="483" w:author="PR Preview" w:date="2026-01-01T00:00:00Z">
        <w:r>
          <w:delText xml:space="preserve"> </w:delText>
        </w:r>
      </w:del>
      <w:hyperlink r:id="rId163">
        <w:del w:id="48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of the prediction</w:delText>
        </w:r>
      </w:del>
      <w:del w:id="4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under the</w:delText>
        </w:r>
      </w:del>
      <w:del w:id="490" w:author="PR Preview" w:date="2026-01-01T00:00:00Z">
        <w:r>
          <w:delText xml:space="preserve"> </w:delText>
        </w:r>
      </w:del>
      <w:hyperlink r:id="rId67">
        <w:del w:id="491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92" w:author="PR Preview" w:date="2026-01-01T00:00:00Z">
        <w:r>
          <w:delText xml:space="preserve"> </w:delText>
        </w:r>
      </w:del>
      <m:oMath>
        <m:r>
          <m:t>L</m:t>
        </m:r>
      </m:oMath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computed with the training set held fixed.</w:delText>
        </w:r>
      </w:del>
    </w:p>
    <w:p>
      <w:pPr>
        <w:pStyle w:val="FirstParagraph"/>
      </w:pPr>
      <w:ins w:id="496" w:author="PR Preview" w:date="2026-01-01T00:00:00Z">
        <w:r>
          <w:rPr>
            <w:i/>
            <w:iCs/>
          </w:rPr>
          <w:t xml:space="preserve">Proof</w:t>
        </w:r>
      </w:ins>
      <w:ins w:id="497" w:author="PR Preview" w:date="2026-01-01T00:00:00Z">
        <w:r>
          <w:t xml:space="preserve">. </w:t>
        </w:r>
      </w:ins>
      <w:ins w:id="498" w:author="PR Preview" w:date="2026-01-01T00:00:00Z">
        <w:r>
          <w:t xml:space="preserve">Every expectation below is conditional on</w:t>
        </w:r>
      </w:ins>
      <w:ins w:id="4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500" w:author="PR Preview" w:date="2026-01-01T00:00:00Z">
        <w:r>
          <w:t xml:space="preserve">, as in the exercises.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By</w:t>
        </w:r>
      </w:ins>
      <w:ins w:id="503" w:author="PR Preview" w:date="2026-01-01T00:00:00Z">
        <w:r>
          <w:t xml:space="preserve"> </w:t>
        </w:r>
      </w:ins>
      <w:hyperlink w:anchor="sol-epe-split-noise">
        <w:ins w:id="504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505" w:author="PR Preview" w:date="2026-01-01T00:00:00Z">
        <w:r>
          <w:t xml:space="preserve">, the expected squared prediction error is the noise variance plus the pMSE of the prediction, used as an</w:t>
        </w:r>
      </w:ins>
      <w:ins w:id="506" w:author="PR Preview" w:date="2026-01-01T00:00:00Z">
        <w:r>
          <w:t xml:space="preserve"> </w:t>
        </w:r>
      </w:ins>
      <w:hyperlink r:id="rId134">
        <w:ins w:id="507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of</w:t>
        </w:r>
      </w:ins>
      <w:ins w:id="51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11" w:author="PR Preview" w:date="2026-01-01T00:00:00Z">
        <w:r>
          <w:t xml:space="preserve">.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By</w:t>
        </w:r>
      </w:ins>
      <w:ins w:id="514" w:author="PR Preview" w:date="2026-01-01T00:00:00Z">
        <w:r>
          <w:t xml:space="preserve"> </w:t>
        </w:r>
      </w:ins>
      <w:hyperlink w:anchor="sol-epe-split-bias">
        <w:ins w:id="51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516" w:author="PR Preview" w:date="2026-01-01T00:00:00Z">
        <w:r>
          <w:t xml:space="preserve">, that pMSE is the squared bias plus the variance.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Substituting</w:t>
        </w:r>
      </w:ins>
      <w:ins w:id="519" w:author="PR Preview" w:date="2026-01-01T00:00:00Z">
        <w:r>
          <w:t xml:space="preserve"> </w:t>
        </w:r>
      </w:ins>
      <w:hyperlink w:anchor="eq-epe-after-bias">
        <w:ins w:id="520" w:author="PR Preview" w:date="2026-01-01T00:00:00Z">
          <w:r>
            <w:rPr>
              <w:rStyle w:val="Hyperlink"/>
            </w:rPr>
            <w:t xml:space="preserve">Equation 33</w:t>
          </w:r>
        </w:ins>
      </w:hyperlink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into</w:t>
        </w:r>
      </w:ins>
      <w:ins w:id="523" w:author="PR Preview" w:date="2026-01-01T00:00:00Z">
        <w:r>
          <w:t xml:space="preserve"> </w:t>
        </w:r>
      </w:ins>
      <w:hyperlink w:anchor="eq-epe-after-noise">
        <w:ins w:id="52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5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2" w:name="def-irreducible-error"/>
    <w:p>
      <w:pPr>
        <w:pStyle w:val="FirstParagraph"/>
      </w:pPr>
      <w:ins w:id="526" w:author="PR Preview" w:date="2026-01-01T00:00:00Z">
        <w:r>
          <w:rPr>
            <w:b/>
            <w:bCs/>
          </w:rPr>
          <w:t xml:space="preserve">Definition 34 (Irreducible error)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In</w:t>
        </w:r>
      </w:ins>
      <w:ins w:id="529" w:author="PR Preview" w:date="2026-01-01T00:00:00Z">
        <w:r>
          <w:t xml:space="preserve"> </w:t>
        </w:r>
      </w:ins>
      <w:hyperlink w:anchor="thm-epe-decomposition">
        <w:ins w:id="53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31" w:author="PR Preview" w:date="2026-01-01T00:00:00Z">
        <w:r>
          <w:t xml:space="preserve">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 term</w:t>
        </w:r>
      </w:ins>
      <w:ins w:id="53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is the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rPr>
            <w:b/>
            <w:bCs/>
          </w:rPr>
          <w:t xml:space="preserve">irreducible error</w:t>
        </w:r>
      </w:ins>
      <w:ins w:id="539" w:author="PR Preview" w:date="2026-01-01T00:00:00Z">
        <w:r>
          <w:t xml:space="preserve">.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It does not depend on the fitting procedure</w:t>
        </w:r>
      </w:ins>
      <w:ins w:id="542" w:author="PR Preview" w:date="2026-01-01T00:00:00Z">
        <w:r>
          <w:t xml:space="preserve"> </w:t>
        </w:r>
      </w:ins>
      <m:oMath>
        <m:r>
          <m:t>g</m:t>
        </m:r>
      </m:oMath>
      <w:ins w:id="543" w:author="PR Preview" w:date="2026-01-01T00:00:00Z">
        <w:r>
          <w:t xml:space="preserve">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so no choice of prediction can remove it.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theorem concerns the single covariate value</w:t>
        </w:r>
      </w:ins>
      <w:ins w:id="548" w:author="PR Preview" w:date="2026-01-01T00:00:00Z">
        <w:r>
          <w:t xml:space="preserve"> </w:t>
        </w:r>
      </w:ins>
      <m:oMath>
        <m:r>
          <m:t>x</m:t>
        </m:r>
      </m:oMath>
      <w:ins w:id="549" w:author="PR Preview" w:date="2026-01-01T00:00:00Z">
        <w:r>
          <w:t xml:space="preserve">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so</w:t>
        </w:r>
      </w:ins>
      <w:ins w:id="55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may differ from one covariate value to another: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it does not assume constant noise variance across covariate values.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For example, in</w:t>
        </w:r>
      </w:ins>
      <w:ins w:id="559" w:author="PR Preview" w:date="2026-01-01T00:00:00Z">
        <w:r>
          <w:t xml:space="preserve"> </w:t>
        </w:r>
      </w:ins>
      <w:hyperlink w:anchor="exr-epe-three-sources">
        <w:ins w:id="560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561" w:author="PR Preview" w:date="2026-01-01T00:00:00Z">
        <w:r>
          <w:t xml:space="preserve">,</w:t>
        </w:r>
      </w:ins>
      <w:ins w:id="56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ins w:id="563" w:author="PR Preview" w:date="2026-01-01T00:00:00Z">
        <w:r>
          <w:t xml:space="preserve">,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so every prediction there has expected squared error at least</w:t>
        </w:r>
      </w:ins>
      <w:ins w:id="566" w:author="PR Preview" w:date="2026-01-01T00:00:00Z">
        <w:r>
          <w:t xml:space="preserve"> </w:t>
        </w:r>
      </w:ins>
      <m:oMath>
        <m:r>
          <m:t>3</m:t>
        </m:r>
      </m:oMath>
      <w:ins w:id="567" w:author="PR Preview" w:date="2026-01-01T00:00:00Z">
        <w:r>
          <w:t xml:space="preserve">.</w:t>
        </w:r>
      </w:ins>
    </w:p>
    <w:p>
      <w:pPr>
        <w:pStyle w:val="BodyText"/>
      </w:pPr>
      <w:ins w:id="568" w:author="PR Preview" w:date="2026-01-01T00:00:00Z">
        <w:r>
          <w:t xml:space="preserve">Source: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Wikipedia contributors [7]</w:t>
        </w:r>
      </w:ins>
      <w:ins w:id="571" w:author="PR Preview" w:date="2026-01-01T00:00:00Z">
        <w:r>
          <w:t xml:space="preserve">.</w:t>
        </w:r>
      </w:ins>
    </w:p>
    <w:bookmarkEnd w:id="162"/>
    <w:p>
      <w:pPr>
        <w:pStyle w:val="BodyText"/>
      </w:pPr>
      <w:ins w:id="572" w:author="PR Preview" w:date="2026-01-01T00:00:00Z">
        <w:r>
          <w:rPr>
            <w:i/>
            <w:iCs/>
          </w:rPr>
          <w:t xml:space="preserve">Remark</w:t>
        </w:r>
      </w:ins>
      <w:ins w:id="573" w:author="PR Preview" w:date="2026-01-01T00:00:00Z">
        <w:r>
          <w:t xml:space="preserve">. </w:t>
        </w:r>
      </w:ins>
      <w:ins w:id="574" w:author="PR Preview" w:date="2026-01-01T00:00:00Z">
        <w:r>
          <w:t xml:space="preserve">This expected prediction error decomposition into squared bias, variance, and irreducible error follows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James et al. [5, Sec. 2.2.2]</w:t>
        </w:r>
      </w:ins>
      <w:ins w:id="577" w:author="PR Preview" w:date="2026-01-01T00:00:00Z">
        <w:r>
          <w:t xml:space="preserve">.</w:t>
        </w:r>
      </w:ins>
    </w:p>
    <w:bookmarkStart w:id="164" w:name="rem-generalization-error"/>
    <w:p>
      <w:pPr>
        <w:pStyle w:val="BodyText"/>
      </w:pPr>
      <w:ins w:id="578" w:author="PR Preview" w:date="2026-01-01T00:00:00Z">
        <w:r>
          <w:rPr>
            <w:i/>
            <w:iCs/>
          </w:rPr>
          <w:t xml:space="preserve">Remark 12</w:t>
        </w:r>
      </w:ins>
      <w:ins w:id="579" w:author="PR Preview" w:date="2026-01-01T00:00:00Z">
        <w:r>
          <w:t xml:space="preserve"> (Other names, and how the expected error splits). </w:t>
        </w:r>
      </w:ins>
      <w:ins w:id="580" w:author="PR Preview" w:date="2026-01-01T00:00:00Z">
        <w:r>
          <w:t xml:space="preserve">Hastie et al. [3, Sec. 7.2]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also call</w:t>
        </w:r>
      </w:ins>
      <w:ins w:id="58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rPr>
            <w:i/>
            <w:iCs/>
          </w:rPr>
          <w:t xml:space="preserve">test error</w:t>
        </w:r>
      </w:ins>
      <w:ins w:id="588" w:author="PR Preview" w:date="2026-01-01T00:00:00Z">
        <w:r>
          <w:t xml:space="preserve">,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and in sec. 7.12 the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rPr>
            <w:i/>
            <w:iCs/>
          </w:rPr>
          <w:t xml:space="preserve">conditional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test error.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It is the</w:t>
        </w:r>
      </w:ins>
      <w:ins w:id="597" w:author="PR Preview" w:date="2026-01-01T00:00:00Z">
        <w:r>
          <w:t xml:space="preserve"> </w:t>
        </w:r>
      </w:ins>
      <w:hyperlink r:id="rId163">
        <w:ins w:id="59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of the prediction</w:t>
        </w:r>
      </w:ins>
      <w:ins w:id="6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under the</w:t>
        </w:r>
      </w:ins>
      <w:ins w:id="604" w:author="PR Preview" w:date="2026-01-01T00:00:00Z">
        <w:r>
          <w:t xml:space="preserve"> </w:t>
        </w:r>
      </w:ins>
      <w:hyperlink r:id="rId67">
        <w:ins w:id="605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06" w:author="PR Preview" w:date="2026-01-01T00:00:00Z">
        <w:r>
          <w:t xml:space="preserve"> </w:t>
        </w:r>
      </w:ins>
      <m:oMath>
        <m:r>
          <m:t>L</m:t>
        </m:r>
      </m:oMath>
      <w:ins w:id="607" w:author="PR Preview" w:date="2026-01-01T00:00:00Z">
        <w:r>
          <w:t xml:space="preserve">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computed with the training set held fixed.</w:t>
        </w:r>
      </w:ins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4"/>
    <w:bookmarkStart w:id="166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bookmarkStart w:id="167" w:name="rem-source-flexibility"/>
    <w:p>
      <w:pPr>
        <w:pStyle w:val="FirstParagraph"/>
      </w:pPr>
      <w:del w:id="610" w:author="PR Preview" w:date="2026-01-01T00:00:00Z">
        <w:r>
          <w:rPr>
            <w:i/>
            <w:iCs/>
          </w:rPr>
          <w:delText xml:space="preserve">Remark 14</w:delText>
        </w:r>
      </w:del>
      <w:del w:id="611" w:author="PR Preview" w:date="2026-01-01T00:00:00Z">
        <w:r>
          <w:delText xml:space="preserve"> (Source: Flexibility). </w:delText>
        </w:r>
      </w:del>
      <w:del w:id="612" w:author="PR Preview" w:date="2026-01-01T00:00:00Z">
        <w:r>
          <w:delText xml:space="preserve">James et al. [5, Sec. 2.1.3]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use flexibility without a formal definition.</w:delText>
        </w:r>
      </w:del>
    </w:p>
    <w:p>
      <w:pPr>
        <w:pStyle w:val="BodyText"/>
      </w:pPr>
      <w:del w:id="615" w:author="PR Preview" w:date="2026-01-01T00:00:00Z">
        <w:r>
          <w:rPr>
            <w:i/>
            <w:iCs/>
          </w:rPr>
          <w:delText xml:space="preserve">Remark 15</w:delText>
        </w:r>
      </w:del>
      <w:del w:id="616" w:author="PR Preview" w:date="2026-01-01T00:00:00Z">
        <w:r>
          <w:delText xml:space="preserve"> (Polynomial degree orders flexibility). </w:delText>
        </w:r>
      </w:del>
      <w:del w:id="617" w:author="PR Preview" w:date="2026-01-01T00:00:00Z">
        <w:r>
          <w:delText xml:space="preserve">Least-squares polynomial fits are ordered by degree: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a polynomial of degree</w:delText>
        </w:r>
      </w:del>
      <w:del w:id="620" w:author="PR Preview" w:date="2026-01-01T00:00:00Z">
        <w:r>
          <w:delText xml:space="preserve"> </w:delText>
        </w:r>
      </w:del>
      <m:oMath>
        <m:r>
          <m:t>d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is also a polynomial of degree</w:delText>
        </w:r>
      </w:del>
      <w:del w:id="62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whose coefficient of</w:delText>
        </w:r>
      </w:del>
      <w:del w:id="626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 zero,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so the fit of degree</w:delText>
        </w:r>
      </w:del>
      <w:del w:id="631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+</m:t>
        </m:r>
        <m:r>
          <m:t>1</m:t>
        </m:r>
      </m:oMath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is</w:delText>
        </w:r>
      </w:del>
      <w:del w:id="634" w:author="PR Preview" w:date="2026-01-01T00:00:00Z">
        <w:r>
          <w:delText xml:space="preserve"> </w:delText>
        </w:r>
      </w:del>
      <w:hyperlink w:anchor="def-flexibility">
        <w:del w:id="63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as the fit of degree</w:delText>
        </w:r>
      </w:del>
      <w:del w:id="638" w:author="PR Preview" w:date="2026-01-01T00:00:00Z">
        <w:r>
          <w:delText xml:space="preserve"> </w:delText>
        </w:r>
      </w:del>
      <m:oMath>
        <m:r>
          <m:t>d</m:t>
        </m:r>
      </m:oMath>
      <w:del w:id="639" w:author="PR Preview" w:date="2026-01-01T00:00:00Z">
        <w:r>
          <w:delText xml:space="preserve">.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The four fits of</w:delText>
        </w:r>
      </w:del>
      <w:del w:id="642" w:author="PR Preview" w:date="2026-01-01T00:00:00Z">
        <w:r>
          <w:delText xml:space="preserve"> </w:delText>
        </w:r>
      </w:del>
      <w:hyperlink w:anchor="exr-overfitting">
        <w:del w:id="64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are ordered this way.</w:delText>
        </w:r>
      </w:del>
      <w:del w:id="646" w:author="PR Preview" w:date="2026-01-01T00:00:00Z">
        <w:r>
          <w:delText xml:space="preserve"> </w:delText>
        </w:r>
      </w:del>
      <w:hyperlink w:anchor="def-flexibility">
        <w:del w:id="647" w:author="PR Preview" w:date="2026-01-01T00:00:00Z">
          <w:r>
            <w:rPr>
              <w:rStyle w:val="Hyperlink"/>
            </w:rPr>
            <w:delText xml:space="preserve">Definition 35</w:delText>
          </w:r>
        </w:del>
      </w:hyperlink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is narrower than the informal use of the word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in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James et al. [5, Sec. 2.1.3]</w:delText>
        </w:r>
      </w:del>
      <w:del w:id="654" w:author="PR Preview" w:date="2026-01-01T00:00:00Z">
        <w:r>
          <w:delText xml:space="preserve">: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it orders only procedures whose candidate sets are nested.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Other procedures can be compared by other measures,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such as the effective number of parameters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[3, Sec. 7.6]</w:delText>
        </w:r>
      </w:del>
      <w:del w:id="663" w:author="PR Preview" w:date="2026-01-01T00:00:00Z">
        <w:r>
          <w:delText xml:space="preserve">.</w:delText>
        </w:r>
      </w:del>
    </w:p>
    <w:p>
      <w:pPr>
        <w:pStyle w:val="FirstParagraph"/>
      </w:pPr>
      <w:ins w:id="664" w:author="PR Preview" w:date="2026-01-01T00:00:00Z">
        <w:r>
          <w:rPr>
            <w:i/>
            <w:iCs/>
          </w:rPr>
          <w:t xml:space="preserve">Remark 13</w:t>
        </w:r>
      </w:ins>
      <w:ins w:id="665" w:author="PR Preview" w:date="2026-01-01T00:00:00Z">
        <w:r>
          <w:t xml:space="preserve"> (Source: Flexibility). </w:t>
        </w:r>
      </w:ins>
      <w:ins w:id="666" w:author="PR Preview" w:date="2026-01-01T00:00:00Z">
        <w:r>
          <w:t xml:space="preserve">James et al. [5, Sec. 2.1.3]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use flexibility without a formal definition.</w:t>
        </w:r>
      </w:ins>
    </w:p>
    <w:bookmarkEnd w:id="167"/>
    <w:bookmarkStart w:id="168" w:name="rem-flexibility"/>
    <w:p>
      <w:pPr>
        <w:pStyle w:val="BodyText"/>
      </w:pPr>
      <w:ins w:id="669" w:author="PR Preview" w:date="2026-01-01T00:00:00Z">
        <w:r>
          <w:rPr>
            <w:i/>
            <w:iCs/>
          </w:rPr>
          <w:t xml:space="preserve">Remark 14</w:t>
        </w:r>
      </w:ins>
      <w:ins w:id="670" w:author="PR Preview" w:date="2026-01-01T00:00:00Z">
        <w:r>
          <w:t xml:space="preserve"> (Polynomial degree orders flexibility). </w:t>
        </w:r>
      </w:ins>
      <w:ins w:id="671" w:author="PR Preview" w:date="2026-01-01T00:00:00Z">
        <w:r>
          <w:t xml:space="preserve">Least-squares polynomial fits are ordered by degree: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a polynomial of degree</w:t>
        </w:r>
      </w:ins>
      <w:ins w:id="674" w:author="PR Preview" w:date="2026-01-01T00:00:00Z">
        <w:r>
          <w:t xml:space="preserve"> </w:t>
        </w:r>
      </w:ins>
      <m:oMath>
        <m:r>
          <m:t>d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is also a polynomial of degree</w:t>
        </w:r>
      </w:ins>
      <w:ins w:id="67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whose coefficient of</w:t>
        </w:r>
      </w:ins>
      <w:ins w:id="680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is zero,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so the fit of degree</w:t>
        </w:r>
      </w:ins>
      <w:ins w:id="68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+</m:t>
        </m:r>
        <m:r>
          <m:t>1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</w:t>
        </w:r>
      </w:ins>
      <w:ins w:id="688" w:author="PR Preview" w:date="2026-01-01T00:00:00Z">
        <w:r>
          <w:t xml:space="preserve"> </w:t>
        </w:r>
      </w:ins>
      <w:hyperlink w:anchor="def-flexibility">
        <w:ins w:id="689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as the fit of degree</w:t>
        </w:r>
      </w:ins>
      <w:ins w:id="692" w:author="PR Preview" w:date="2026-01-01T00:00:00Z">
        <w:r>
          <w:t xml:space="preserve"> </w:t>
        </w:r>
      </w:ins>
      <m:oMath>
        <m:r>
          <m:t>d</m:t>
        </m:r>
      </m:oMath>
      <w:ins w:id="693" w:author="PR Preview" w:date="2026-01-01T00:00:00Z">
        <w:r>
          <w:t xml:space="preserve">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The four fits of</w:t>
        </w:r>
      </w:ins>
      <w:ins w:id="696" w:author="PR Preview" w:date="2026-01-01T00:00:00Z">
        <w:r>
          <w:t xml:space="preserve"> </w:t>
        </w:r>
      </w:ins>
      <w:hyperlink w:anchor="exr-overfitting">
        <w:ins w:id="69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are ordered this way.</w:t>
        </w:r>
      </w:ins>
      <w:ins w:id="700" w:author="PR Preview" w:date="2026-01-01T00:00:00Z">
        <w:r>
          <w:t xml:space="preserve"> </w:t>
        </w:r>
      </w:ins>
      <w:hyperlink w:anchor="def-flexibility">
        <w:ins w:id="701" w:author="PR Preview" w:date="2026-01-01T00:00:00Z">
          <w:r>
            <w:rPr>
              <w:rStyle w:val="Hyperlink"/>
            </w:rPr>
            <w:t xml:space="preserve">Definition 35</w:t>
          </w:r>
        </w:ins>
      </w:hyperlink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is narrower than the informal use of the word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in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James et al. [5, Sec. 2.1.3]</w:t>
        </w:r>
      </w:ins>
      <w:ins w:id="708" w:author="PR Preview" w:date="2026-01-01T00:00:00Z">
        <w:r>
          <w:t xml:space="preserve">: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it orders only procedures whose candidate sets are nested.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Other procedures can be compared by other measures,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such as the effective number of parameters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[3, Sec. 7.6]</w:t>
        </w:r>
      </w:ins>
      <w:ins w:id="717" w:author="PR Preview" w:date="2026-01-01T00:00:00Z">
        <w:r>
          <w:t xml:space="preserve">.</w:t>
        </w:r>
      </w:ins>
    </w:p>
    <w:bookmarkEnd w:id="168"/>
    <w:bookmarkStart w:id="170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6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0"/>
    <w:bookmarkStart w:id="171" w:name="rem-overfitting-tradeoff"/>
    <w:p>
      <w:pPr>
        <w:pStyle w:val="BodyText"/>
      </w:pPr>
      <w:del w:id="718" w:author="PR Preview" w:date="2026-01-01T00:00:00Z">
        <w:r>
          <w:rPr>
            <w:i/>
            <w:iCs/>
          </w:rPr>
          <w:delText xml:space="preserve">Remark 16</w:delText>
        </w:r>
      </w:del>
      <w:del w:id="719" w:author="PR Preview" w:date="2026-01-01T00:00:00Z">
        <w:r>
          <w:delText xml:space="preserve"> (Overfitting and the trade-off). </w:delText>
        </w:r>
      </w:del>
      <w:del w:id="720" w:author="PR Preview" w:date="2026-01-01T00:00:00Z">
        <w:r>
          <w:delText xml:space="preserve">By</w:delText>
        </w:r>
      </w:del>
      <w:del w:id="721" w:author="PR Preview" w:date="2026-01-01T00:00:00Z">
        <w:r>
          <w:delText xml:space="preserve"> </w:delText>
        </w:r>
      </w:del>
      <w:hyperlink w:anchor="thm-epe-decomposition">
        <w:del w:id="722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723" w:author="PR Preview" w:date="2026-01-01T00:00:00Z">
        <w:r>
          <w:delText xml:space="preserve">,</w:delText>
        </w:r>
      </w:del>
      <w:del w:id="724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is the squared bias plus the variance plus</w:delText>
        </w:r>
      </w:del>
      <w:del w:id="72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28" w:author="PR Preview" w:date="2026-01-01T00:00:00Z">
        <w:r>
          <w:delText xml:space="preserve">.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Under a</w:delText>
        </w:r>
      </w:del>
      <w:del w:id="731" w:author="PR Preview" w:date="2026-01-01T00:00:00Z">
        <w:r>
          <w:delText xml:space="preserve"> </w:delText>
        </w:r>
      </w:del>
      <w:hyperlink w:anchor="def-bias-variance-tradeoff">
        <w:del w:id="732" w:author="PR Preview" w:date="2026-01-01T00:00:00Z">
          <w:r>
            <w:rPr>
              <w:rStyle w:val="Hyperlink"/>
            </w:rPr>
            <w:delText xml:space="preserve">bias–variance trade-off</w:delText>
          </w:r>
        </w:del>
      </w:hyperlink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among</w:delText>
        </w:r>
      </w:del>
      <w:del w:id="7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736" w:author="PR Preview" w:date="2026-01-01T00:00:00Z">
        <w:r>
          <w:delText xml:space="preserve">,</w:delText>
        </w:r>
      </w:del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moving from</w:delText>
        </w:r>
      </w:del>
      <w:del w:id="7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to</w:delText>
        </w:r>
      </w:del>
      <w:del w:id="74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lowers the expected squared prediction error at</w:delText>
        </w:r>
      </w:del>
      <w:del w:id="745" w:author="PR Preview" w:date="2026-01-01T00:00:00Z">
        <w:r>
          <w:delText xml:space="preserve"> </w:delText>
        </w:r>
      </w:del>
      <m:oMath>
        <m:r>
          <m:t>x</m:t>
        </m:r>
      </m:oMath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when the squared bias falls by more than the variance rises,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and raises it otherwise.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The smallest of</w:delText>
        </w:r>
      </w:del>
      <w:del w:id="752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is often at some</w:delText>
        </w:r>
      </w:del>
      <w:del w:id="75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l</m:t>
            </m:r>
          </m:sub>
        </m:sSub>
      </m:oMath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with</w:delText>
        </w:r>
      </w:del>
      <w:del w:id="75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[5, Sec. 2.2.2]</w:delText>
        </w:r>
      </w:del>
      <w:del w:id="761" w:author="PR Preview" w:date="2026-01-01T00:00:00Z">
        <w:r>
          <w:delText xml:space="preserve">,</w:delText>
        </w:r>
      </w:del>
      <w:del w:id="762" w:author="PR Preview" w:date="2026-01-01T00:00:00Z">
        <w:r>
          <w:delText xml:space="preserve"> </w:delText>
        </w:r>
      </w:del>
      <w:del w:id="763" w:author="PR Preview" w:date="2026-01-01T00:00:00Z">
        <w:r>
          <w:delText xml:space="preserve">but not always: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if the mean function</w:delText>
        </w:r>
      </w:del>
      <w:del w:id="766" w:author="PR Preview" w:date="2026-01-01T00:00:00Z">
        <w:r>
          <w:delText xml:space="preserve"> </w:delText>
        </w:r>
      </w:del>
      <m:oMath>
        <m:r>
          <m:t>μ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is among the functions that candidate</w:delText>
        </w:r>
      </w:del>
      <w:del w:id="769" w:author="PR Preview" w:date="2026-01-01T00:00:00Z">
        <w:r>
          <w:delText xml:space="preserve"> </w:delText>
        </w:r>
      </w:del>
      <m:oMath>
        <m:r>
          <m:t>1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can fit,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the squared bias of</w:delText>
        </w:r>
      </w:del>
      <w:del w:id="77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can be zero,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then no more flexible</w:delText>
        </w:r>
      </w:del>
      <w:del w:id="7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has a smaller squared bias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and, under the trade-off, none has a smaller variance,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so none has a smaller expected squared prediction error.</w:delText>
        </w:r>
      </w:del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Past the candidate with the smallest expected squared prediction error,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the more flexible candidates have lowered their squared bias by less than they have raised their variance,</w:delText>
        </w:r>
      </w:del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and their fitted models tend to</w:delText>
        </w:r>
      </w:del>
      <w:del w:id="792" w:author="PR Preview" w:date="2026-01-01T00:00:00Z">
        <w:r>
          <w:delText xml:space="preserve"> </w:delText>
        </w:r>
      </w:del>
      <w:hyperlink w:anchor="def-overfitting">
        <w:del w:id="793" w:author="PR Preview" w:date="2026-01-01T00:00:00Z">
          <w:r>
            <w:rPr>
              <w:rStyle w:val="Hyperlink"/>
            </w:rPr>
            <w:delText xml:space="preserve">overfit</w:delText>
          </w:r>
        </w:del>
      </w:hyperlink>
      <w:del w:id="794" w:author="PR Preview" w:date="2026-01-01T00:00:00Z">
        <w:r>
          <w:delText xml:space="preserve">: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they fit their training sets more closely than the fitted model of the candidate with the smallest expected squared prediction error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but predict new observations worse.</w:delText>
        </w:r>
      </w:del>
    </w:p>
    <w:p>
      <w:pPr>
        <w:pStyle w:val="BodyText"/>
      </w:pPr>
      <w:del w:id="799" w:author="PR Preview" w:date="2026-01-01T00:00:00Z">
        <w:r>
          <w:rPr>
            <w:i/>
            <w:iCs/>
          </w:rPr>
          <w:delText xml:space="preserve">Remark 17</w:delText>
        </w:r>
      </w:del>
      <w:del w:id="800" w:author="PR Preview" w:date="2026-01-01T00:00:00Z">
        <w:r>
          <w:delText xml:space="preserve"> (Coefficients per observation). </w:delText>
        </w:r>
      </w:del>
      <w:del w:id="801" w:author="PR Preview" w:date="2026-01-01T00:00:00Z">
        <w:r>
          <w:delText xml:space="preserve">Adding coefficients to a least-squares fit makes it</w:delText>
        </w:r>
      </w:del>
      <w:del w:id="802" w:author="PR Preview" w:date="2026-01-01T00:00:00Z">
        <w:r>
          <w:delText xml:space="preserve"> </w:delText>
        </w:r>
      </w:del>
      <w:hyperlink w:anchor="def-flexibility">
        <w:del w:id="803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as before.</w:delText>
        </w:r>
      </w:del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With few observations per coefficient,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the variance this adds can outweigh the squared bias it removes,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which is the overfitting side of</w:delText>
        </w:r>
      </w:del>
      <w:del w:id="812" w:author="PR Preview" w:date="2026-01-01T00:00:00Z">
        <w:r>
          <w:delText xml:space="preserve"> </w:delText>
        </w:r>
      </w:del>
      <w:hyperlink w:anchor="rem-overfitting-tradeoff">
        <w:del w:id="813" w:author="PR Preview" w:date="2026-01-01T00:00:00Z">
          <w:r>
            <w:rPr>
              <w:rStyle w:val="Hyperlink"/>
            </w:rPr>
            <w:delText xml:space="preserve">Remark 16</w:delText>
          </w:r>
        </w:del>
      </w:hyperlink>
      <w:del w:id="814" w:author="PR Preview" w:date="2026-01-01T00:00:00Z">
        <w:r>
          <w:delText xml:space="preserve">.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In</w:delText>
        </w:r>
      </w:del>
      <w:del w:id="817" w:author="PR Preview" w:date="2026-01-01T00:00:00Z">
        <w:r>
          <w:delText xml:space="preserve"> </w:delText>
        </w:r>
      </w:del>
      <w:hyperlink w:anchor="exr-overfitting">
        <w:del w:id="81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19" w:author="PR Preview" w:date="2026-01-01T00:00:00Z">
        <w:r>
          <w:delText xml:space="preserve">,</w:delText>
        </w:r>
      </w:del>
      <w:del w:id="820" w:author="PR Preview" w:date="2026-01-01T00:00:00Z">
        <w:r>
          <w:delText xml:space="preserve"> </w:delText>
        </w:r>
      </w:del>
      <w:del w:id="821" w:author="PR Preview" w:date="2026-01-01T00:00:00Z">
        <w:r>
          <w:delText xml:space="preserve">each added power of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rPr>
            <w:rStyle w:val="VerbatimChar"/>
          </w:rPr>
          <w:delText xml:space="preserve">wt</w:delText>
        </w:r>
      </w:del>
      <w:del w:id="824" w:author="PR Preview" w:date="2026-01-01T00:00:00Z">
        <w:r>
          <w:delText xml:space="preserve">, like an added predictor,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is one more coefficient fitted to the same 20 cars: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the degree-4 fit has five coefficients for those 20 cars.</w:delText>
        </w:r>
      </w:del>
    </w:p>
    <w:p>
      <w:pPr>
        <w:pStyle w:val="BodyText"/>
      </w:pPr>
      <w:ins w:id="829" w:author="PR Preview" w:date="2026-01-01T00:00:00Z">
        <w:r>
          <w:rPr>
            <w:i/>
            <w:iCs/>
          </w:rPr>
          <w:t xml:space="preserve">Remark 15</w:t>
        </w:r>
      </w:ins>
      <w:ins w:id="830" w:author="PR Preview" w:date="2026-01-01T00:00:00Z">
        <w:r>
          <w:t xml:space="preserve"> (Overfitting and the trade-off). </w:t>
        </w:r>
      </w:ins>
      <w:ins w:id="831" w:author="PR Preview" w:date="2026-01-01T00:00:00Z">
        <w:r>
          <w:t xml:space="preserve">By</w:t>
        </w:r>
      </w:ins>
      <w:ins w:id="832" w:author="PR Preview" w:date="2026-01-01T00:00:00Z">
        <w:r>
          <w:t xml:space="preserve"> </w:t>
        </w:r>
      </w:ins>
      <w:hyperlink w:anchor="thm-epe-decomposition">
        <w:ins w:id="83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34" w:author="PR Preview" w:date="2026-01-01T00:00:00Z">
        <w:r>
          <w:t xml:space="preserve">,</w:t>
        </w:r>
      </w:ins>
      <w:ins w:id="835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is the squared bias plus the variance plus</w:t>
        </w:r>
      </w:ins>
      <w:ins w:id="83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839" w:author="PR Preview" w:date="2026-01-01T00:00:00Z">
        <w:r>
          <w:t xml:space="preserve">.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Under a</w:t>
        </w:r>
      </w:ins>
      <w:ins w:id="842" w:author="PR Preview" w:date="2026-01-01T00:00:00Z">
        <w:r>
          <w:t xml:space="preserve"> </w:t>
        </w:r>
      </w:ins>
      <w:hyperlink w:anchor="def-bias-variance-tradeoff">
        <w:ins w:id="843" w:author="PR Preview" w:date="2026-01-01T00:00:00Z">
          <w:r>
            <w:rPr>
              <w:rStyle w:val="Hyperlink"/>
            </w:rPr>
            <w:t xml:space="preserve">bias–variance trade-off</w:t>
          </w:r>
        </w:ins>
      </w:hyperlink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among</w:t>
        </w:r>
      </w:ins>
      <w:ins w:id="84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moving from</w:t>
        </w:r>
      </w:ins>
      <w:ins w:id="85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to</w:t>
        </w:r>
      </w:ins>
      <w:ins w:id="85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lowers the expected squared prediction error at</w:t>
        </w:r>
      </w:ins>
      <w:ins w:id="856" w:author="PR Preview" w:date="2026-01-01T00:00:00Z">
        <w:r>
          <w:t xml:space="preserve"> </w:t>
        </w:r>
      </w:ins>
      <m:oMath>
        <m:r>
          <m:t>x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when the squared bias falls by more than the variance rises,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and raises it otherwise.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The smallest of</w:t>
        </w:r>
      </w:ins>
      <w:ins w:id="86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is often at some</w:t>
        </w:r>
      </w:ins>
      <w:ins w:id="8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l</m:t>
            </m:r>
          </m:sub>
        </m:sSub>
      </m:oMath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with</w:t>
        </w:r>
      </w:ins>
      <w:ins w:id="8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[5, Sec. 2.2.2]</w:t>
        </w:r>
      </w:ins>
      <w:ins w:id="872" w:author="PR Preview" w:date="2026-01-01T00:00:00Z">
        <w:r>
          <w:t xml:space="preserve">,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but not always:</w:t>
        </w:r>
      </w:ins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if the mean function</w:t>
        </w:r>
      </w:ins>
      <w:ins w:id="877" w:author="PR Preview" w:date="2026-01-01T00:00:00Z">
        <w:r>
          <w:t xml:space="preserve"> </w:t>
        </w:r>
      </w:ins>
      <m:oMath>
        <m:r>
          <m:t>μ</m:t>
        </m:r>
      </m:oMath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is among the functions that candidate</w:t>
        </w:r>
      </w:ins>
      <w:ins w:id="880" w:author="PR Preview" w:date="2026-01-01T00:00:00Z">
        <w:r>
          <w:t xml:space="preserve"> </w:t>
        </w:r>
      </w:ins>
      <m:oMath>
        <m:r>
          <m:t>1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can fit,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the squared bias of</w:t>
        </w:r>
      </w:ins>
      <w:ins w:id="88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can be zero,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and then no more flexible</w:t>
        </w:r>
      </w:ins>
      <w:ins w:id="89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has a smaller squared bias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and, under the trade-off, none has a smaller variance,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so none has a smaller expected squared prediction error.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Past the candidate with the smallest expected squared prediction error,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the more flexible candidates have lowered their squared bias by less than they have raised their variance,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and their fitted models tend to</w:t>
        </w:r>
      </w:ins>
      <w:ins w:id="903" w:author="PR Preview" w:date="2026-01-01T00:00:00Z">
        <w:r>
          <w:t xml:space="preserve"> </w:t>
        </w:r>
      </w:ins>
      <w:hyperlink w:anchor="def-overfitting">
        <w:ins w:id="904" w:author="PR Preview" w:date="2026-01-01T00:00:00Z">
          <w:r>
            <w:rPr>
              <w:rStyle w:val="Hyperlink"/>
            </w:rPr>
            <w:t xml:space="preserve">overfit</w:t>
          </w:r>
        </w:ins>
      </w:hyperlink>
      <w:ins w:id="905" w:author="PR Preview" w:date="2026-01-01T00:00:00Z">
        <w:r>
          <w:t xml:space="preserve">: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they fit their training sets more closely than the fitted model of the candidate with the smallest expected squared prediction error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but predict new observations worse.</w:t>
        </w:r>
      </w:ins>
    </w:p>
    <w:bookmarkEnd w:id="171"/>
    <w:bookmarkStart w:id="172" w:name="rem-overfitting-causes"/>
    <w:p>
      <w:pPr>
        <w:pStyle w:val="BodyText"/>
      </w:pPr>
      <w:ins w:id="910" w:author="PR Preview" w:date="2026-01-01T00:00:00Z">
        <w:r>
          <w:rPr>
            <w:i/>
            <w:iCs/>
          </w:rPr>
          <w:t xml:space="preserve">Remark 16</w:t>
        </w:r>
      </w:ins>
      <w:ins w:id="911" w:author="PR Preview" w:date="2026-01-01T00:00:00Z">
        <w:r>
          <w:t xml:space="preserve"> (Coefficients per observation). </w:t>
        </w:r>
      </w:ins>
      <w:ins w:id="912" w:author="PR Preview" w:date="2026-01-01T00:00:00Z">
        <w:r>
          <w:t xml:space="preserve">Adding coefficients to a least-squares fit makes it</w:t>
        </w:r>
      </w:ins>
      <w:ins w:id="913" w:author="PR Preview" w:date="2026-01-01T00:00:00Z">
        <w:r>
          <w:t xml:space="preserve"> </w:t>
        </w:r>
      </w:ins>
      <w:hyperlink w:anchor="def-flexibility">
        <w:ins w:id="914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as before.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With few observations per coefficient,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the variance this adds can outweigh the squared bias it removes,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which is the overfitting side of</w:t>
        </w:r>
      </w:ins>
      <w:ins w:id="923" w:author="PR Preview" w:date="2026-01-01T00:00:00Z">
        <w:r>
          <w:t xml:space="preserve"> </w:t>
        </w:r>
      </w:ins>
      <w:hyperlink w:anchor="rem-overfitting-tradeoff">
        <w:ins w:id="924" w:author="PR Preview" w:date="2026-01-01T00:00:00Z">
          <w:r>
            <w:rPr>
              <w:rStyle w:val="Hyperlink"/>
            </w:rPr>
            <w:t xml:space="preserve">Remark 15</w:t>
          </w:r>
        </w:ins>
      </w:hyperlink>
      <w:ins w:id="925" w:author="PR Preview" w:date="2026-01-01T00:00:00Z">
        <w:r>
          <w:t xml:space="preserve">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In</w:t>
        </w:r>
      </w:ins>
      <w:ins w:id="928" w:author="PR Preview" w:date="2026-01-01T00:00:00Z">
        <w:r>
          <w:t xml:space="preserve"> </w:t>
        </w:r>
      </w:ins>
      <w:hyperlink w:anchor="exr-overfitting">
        <w:ins w:id="92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30" w:author="PR Preview" w:date="2026-01-01T00:00:00Z">
        <w:r>
          <w:t xml:space="preserve">,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each added power of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rPr>
            <w:rStyle w:val="VerbatimChar"/>
          </w:rPr>
          <w:t xml:space="preserve">wt</w:t>
        </w:r>
      </w:ins>
      <w:ins w:id="935" w:author="PR Preview" w:date="2026-01-01T00:00:00Z">
        <w:r>
          <w:t xml:space="preserve">, like an added predictor,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is one more coefficient fitted to the same 20 cars: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the degree-4 fit has five coefficients for those 20 cars.</w:t>
        </w:r>
      </w:ins>
    </w:p>
    <w:bookmarkEnd w:id="172"/>
    <w:bookmarkStart w:id="173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3"/>
    <w:bookmarkStart w:id="174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4"/>
    <w:bookmarkStart w:id="175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6" w:name="rem-training-mse-optimistic"/>
    <w:p>
      <w:pPr>
        <w:pStyle w:val="BodyText"/>
      </w:pPr>
      <w:del w:id="940" w:author="PR Preview" w:date="2026-01-01T00:00:00Z">
        <w:r>
          <w:rPr>
            <w:i/>
            <w:iCs/>
          </w:rPr>
          <w:delText xml:space="preserve">Remark 18</w:delText>
        </w:r>
      </w:del>
      <w:del w:id="941" w:author="PR Preview" w:date="2026-01-01T00:00:00Z">
        <w:r>
          <w:delText xml:space="preserve"> (Training error is optimistic). </w:delText>
        </w:r>
      </w:del>
      <w:del w:id="942" w:author="PR Preview" w:date="2026-01-01T00:00:00Z">
        <w:r>
          <w:delText xml:space="preserve">The same argument fails for the training set.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The training pairs are not independent of</w:delText>
        </w:r>
      </w:del>
      <w:del w:id="9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46" w:author="PR Preview" w:date="2026-01-01T00:00:00Z">
        <w:r>
          <w:delText xml:space="preserve">:</w:delText>
        </w:r>
      </w:del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they are</w:delText>
        </w:r>
      </w:del>
      <w:del w:id="9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50" w:author="PR Preview" w:date="2026-01-01T00:00:00Z">
        <w:r>
          <w:delText xml:space="preserve">,</w:delText>
        </w:r>
      </w:del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and</w:delText>
        </w:r>
      </w:del>
      <w:del w:id="95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was fitted to make their prediction errors small.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So the argument of</w:delText>
        </w:r>
      </w:del>
      <w:del w:id="958" w:author="PR Preview" w:date="2026-01-01T00:00:00Z">
        <w:r>
          <w:delText xml:space="preserve"> </w:delText>
        </w:r>
      </w:del>
      <w:hyperlink w:anchor="thm-held-out-unbiased">
        <w:del w:id="959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60" w:author="PR Preview" w:date="2026-01-01T00:00:00Z">
        <w:r>
          <w:delText xml:space="preserve">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that each loss has conditional expectation</w:delText>
        </w:r>
      </w:del>
      <w:del w:id="9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964" w:author="PR Preview" w:date="2026-01-01T00:00:00Z">
        <w:r>
          <w:delText xml:space="preserve">,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does not hold for them,</w:delText>
        </w:r>
      </w:del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and the</w:delText>
        </w:r>
      </w:del>
      <w:del w:id="969" w:author="PR Preview" w:date="2026-01-01T00:00:00Z">
        <w:r>
          <w:delText xml:space="preserve"> </w:delText>
        </w:r>
      </w:del>
      <w:hyperlink w:anchor="def-training-mse">
        <w:del w:id="970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97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is typically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rPr>
            <w:i/>
            <w:iCs/>
          </w:rPr>
          <w:delText xml:space="preserve">smaller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than</w:delText>
        </w:r>
      </w:del>
      <w:del w:id="97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979" w:author="PR Preview" w:date="2026-01-01T00:00:00Z">
        <w:r>
          <w:delText xml:space="preserve"> </w:delText>
        </w:r>
      </w:del>
      <w:del w:id="980" w:author="PR Preview" w:date="2026-01-01T00:00:00Z">
        <w:r>
          <w:delText xml:space="preserve">[3, Sec. 7.4]</w:delText>
        </w:r>
      </w:del>
      <w:del w:id="981" w:author="PR Preview" w:date="2026-01-01T00:00:00Z">
        <w:r>
          <w:delText xml:space="preserve">.</w:delText>
        </w:r>
      </w:del>
      <w:del w:id="982" w:author="PR Preview" w:date="2026-01-01T00:00:00Z">
        <w:r>
          <w:delText xml:space="preserve"> </w:delText>
        </w:r>
      </w:del>
      <w:hyperlink w:anchor="exr-overfitting">
        <w:del w:id="983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shows the pattern: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training sRMSE keeps falling as the degree grows,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while held-out sRMSE does not.</w:delText>
        </w:r>
      </w:del>
    </w:p>
    <w:p>
      <w:pPr>
        <w:pStyle w:val="BodyText"/>
      </w:pPr>
      <w:del w:id="990" w:author="PR Preview" w:date="2026-01-01T00:00:00Z">
        <w:r>
          <w:rPr>
            <w:b/>
            <w:bCs/>
          </w:rPr>
          <w:delText xml:space="preserve">Example 25 (Training error and generalization error by degree)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Real data never reveal</w:delText>
        </w:r>
      </w:del>
      <w:del w:id="99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994" w:author="PR Preview" w:date="2026-01-01T00:00:00Z">
        <w:r>
          <w:delText xml:space="preserve">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but a simulation can,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because it can draw as many new observations as we like.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Here the population is known:</w:delText>
        </w:r>
      </w:del>
      <w:del w:id="100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and</w:delText>
        </w:r>
      </w:del>
      <w:del w:id="100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1005" w:author="PR Preview" w:date="2026-01-01T00:00:00Z">
        <w:r>
          <w:delText xml:space="preserve">,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with</w:delText>
        </w:r>
      </w:del>
      <w:del w:id="1008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009" w:author="PR Preview" w:date="2026-01-01T00:00:00Z">
        <w:r>
          <w:delText xml:space="preserve">.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We draw one training set of</w:delText>
        </w:r>
      </w:del>
      <w:del w:id="10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observations,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fit a polynomial in</w:delText>
        </w:r>
      </w:del>
      <w:del w:id="1017" w:author="PR Preview" w:date="2026-01-01T00:00:00Z">
        <w:r>
          <w:delText xml:space="preserve"> </w:delText>
        </w:r>
      </w:del>
      <m:oMath>
        <m:r>
          <m:t>x</m:t>
        </m:r>
      </m:oMath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of each degree from 1 to 10 by least squares,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and score each fit on the training set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and on</w:delText>
        </w:r>
      </w:del>
      <w:del w:id="1024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new observations.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By</w:delText>
        </w:r>
      </w:del>
      <w:del w:id="1029" w:author="PR Preview" w:date="2026-01-01T00:00:00Z">
        <w:r>
          <w:delText xml:space="preserve"> </w:delText>
        </w:r>
      </w:del>
      <w:hyperlink w:anchor="thm-held-out-unbiased">
        <w:del w:id="103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031" w:author="PR Preview" w:date="2026-01-01T00:00:00Z">
        <w:r>
          <w:delText xml:space="preserve">,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the second score has expectation</w:delText>
        </w:r>
      </w:del>
      <w:del w:id="103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given the training set,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 with</w:delText>
        </w:r>
      </w:del>
      <w:del w:id="103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observations it is a precise estimate of it.</w:delText>
        </w:r>
      </w:del>
    </w:p>
    <w:p>
      <w:pPr>
        <w:pStyle w:val="BodyText"/>
      </w:pPr>
      <w:ins w:id="1042" w:author="PR Preview" w:date="2026-01-01T00:00:00Z">
        <w:r>
          <w:rPr>
            <w:i/>
            <w:iCs/>
          </w:rPr>
          <w:t xml:space="preserve">Remark 17</w:t>
        </w:r>
      </w:ins>
      <w:ins w:id="1043" w:author="PR Preview" w:date="2026-01-01T00:00:00Z">
        <w:r>
          <w:t xml:space="preserve"> (Training error is optimistic). </w:t>
        </w:r>
      </w:ins>
      <w:ins w:id="1044" w:author="PR Preview" w:date="2026-01-01T00:00:00Z">
        <w:r>
          <w:t xml:space="preserve">The same argument fails for the training set.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The training pairs are not independent of</w:t>
        </w:r>
      </w:ins>
      <w:ins w:id="10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48" w:author="PR Preview" w:date="2026-01-01T00:00:00Z">
        <w:r>
          <w:t xml:space="preserve">: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they are</w:t>
        </w:r>
      </w:ins>
      <w:ins w:id="10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52" w:author="PR Preview" w:date="2026-01-01T00:00:00Z">
        <w:r>
          <w:t xml:space="preserve">,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was fitted to make their prediction errors small.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So the argument of</w:t>
        </w:r>
      </w:ins>
      <w:ins w:id="1060" w:author="PR Preview" w:date="2026-01-01T00:00:00Z">
        <w:r>
          <w:t xml:space="preserve"> </w:t>
        </w:r>
      </w:ins>
      <w:hyperlink w:anchor="thm-held-out-unbiased">
        <w:ins w:id="106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62" w:author="PR Preview" w:date="2026-01-01T00:00:00Z">
        <w:r>
          <w:t xml:space="preserve">,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that each loss has conditional expectation</w:t>
        </w:r>
      </w:ins>
      <w:ins w:id="106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does not hold for them,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and the</w:t>
        </w:r>
      </w:ins>
      <w:ins w:id="1071" w:author="PR Preview" w:date="2026-01-01T00:00:00Z">
        <w:r>
          <w:t xml:space="preserve"> </w:t>
        </w:r>
      </w:ins>
      <w:hyperlink w:anchor="def-training-mse">
        <w:ins w:id="1072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073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is typically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rPr>
            <w:i/>
            <w:iCs/>
          </w:rPr>
          <w:t xml:space="preserve">smaller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than</w:t>
        </w:r>
      </w:ins>
      <w:ins w:id="108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[3, Sec. 7.4]</w:t>
        </w:r>
      </w:ins>
      <w:ins w:id="1083" w:author="PR Preview" w:date="2026-01-01T00:00:00Z">
        <w:r>
          <w:t xml:space="preserve">.</w:t>
        </w:r>
      </w:ins>
      <w:ins w:id="1084" w:author="PR Preview" w:date="2026-01-01T00:00:00Z">
        <w:r>
          <w:t xml:space="preserve"> </w:t>
        </w:r>
      </w:ins>
      <w:hyperlink w:anchor="exr-overfitting">
        <w:ins w:id="108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shows the pattern: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training sRMSE keeps falling as the degree grows,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while held-out sRMSE does not.</w:t>
        </w:r>
      </w:ins>
    </w:p>
    <w:bookmarkEnd w:id="176"/>
    <w:bookmarkStart w:id="181" w:name="exm-train-test-error-simulated"/>
    <w:p>
      <w:pPr>
        <w:pStyle w:val="BodyText"/>
      </w:pPr>
      <w:ins w:id="1092" w:author="PR Preview" w:date="2026-01-01T00:00:00Z">
        <w:r>
          <w:rPr>
            <w:b/>
            <w:bCs/>
          </w:rPr>
          <w:t xml:space="preserve">Example 24 (Training error and generalization error by degree)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Real data never reveal</w:t>
        </w:r>
      </w:ins>
      <w:ins w:id="109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096" w:author="PR Preview" w:date="2026-01-01T00:00:00Z">
        <w:r>
          <w:t xml:space="preserve">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but a simulation can,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because it can draw as many new observations as we like.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Here the population is known:</w:t>
        </w:r>
      </w:ins>
      <w:ins w:id="11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and</w:t>
        </w:r>
      </w:ins>
      <w:ins w:id="110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107" w:author="PR Preview" w:date="2026-01-01T00:00:00Z">
        <w:r>
          <w:t xml:space="preserve">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with</w:t>
        </w:r>
      </w:ins>
      <w:ins w:id="111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111" w:author="PR Preview" w:date="2026-01-01T00:00:00Z">
        <w:r>
          <w:t xml:space="preserve">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We draw one training set of</w:t>
        </w:r>
      </w:ins>
      <w:ins w:id="111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observations,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fit a polynomial in</w:t>
        </w:r>
      </w:ins>
      <w:ins w:id="1119" w:author="PR Preview" w:date="2026-01-01T00:00:00Z">
        <w:r>
          <w:t xml:space="preserve"> </w:t>
        </w:r>
      </w:ins>
      <m:oMath>
        <m:r>
          <m:t>x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of each degree from 1 to 10 by least squares,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and score each fit on the training set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and on</w:t>
        </w:r>
      </w:ins>
      <w:ins w:id="1126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new observations.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By</w:t>
        </w:r>
      </w:ins>
      <w:ins w:id="1131" w:author="PR Preview" w:date="2026-01-01T00:00:00Z">
        <w:r>
          <w:t xml:space="preserve"> </w:t>
        </w:r>
      </w:ins>
      <w:hyperlink w:anchor="thm-held-out-unbiased">
        <w:ins w:id="113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33" w:author="PR Preview" w:date="2026-01-01T00:00:00Z">
        <w:r>
          <w:t xml:space="preserve">,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the second score has expectation</w:t>
        </w:r>
      </w:ins>
      <w:ins w:id="113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given the training set,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and with</w:t>
        </w:r>
      </w:ins>
      <w:ins w:id="1141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observations it is a precise estimate of it.</w:t>
        </w:r>
      </w:ins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0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1"/>
    <w:bookmarkEnd w:id="182"/>
    <w:bookmarkStart w:id="231" w:name="sec-data-splits"/>
    <w:p>
      <w:pPr>
        <w:pStyle w:val="Heading2"/>
      </w:pPr>
      <w:r>
        <w:t xml:space="preserve">5 Training, validation, and test sets</w:t>
      </w:r>
    </w:p>
    <w:bookmarkStart w:id="18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3"/>
    <w:bookmarkStart w:id="18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4"/>
    <w:bookmarkStart w:id="186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6"/>
    <w:bookmarkStart w:id="187" w:name="exm-data-splits-sizes"/>
    <w:p>
      <w:pPr>
        <w:pStyle w:val="BodyText"/>
      </w:pPr>
      <w:del w:id="1144" w:author="PR Preview" w:date="2026-01-01T00:00:00Z">
        <w:r>
          <w:rPr>
            <w:b/>
            <w:bCs/>
          </w:rPr>
          <w:delText xml:space="preserve">Example 26 (Split sizes for 32 cars)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In</w:delText>
        </w:r>
      </w:del>
      <w:del w:id="1147" w:author="PR Preview" w:date="2026-01-01T00:00:00Z">
        <w:r>
          <w:delText xml:space="preserve"> </w:delText>
        </w:r>
      </w:del>
      <w:hyperlink w:anchor="exr-data-splits">
        <w:del w:id="1148" w:author="PR Preview" w:date="2026-01-01T00:00:00Z">
          <w:r>
            <w:rPr>
              <w:rStyle w:val="Hyperlink"/>
            </w:rPr>
            <w:delText xml:space="preserve">Exercise 10</w:delText>
          </w:r>
        </w:del>
      </w:hyperlink>
      <w:del w:id="1149" w:author="PR Preview" w:date="2026-01-01T00:00:00Z">
        <w:r>
          <w:delText xml:space="preserve">,</w:delText>
        </w:r>
      </w:del>
      <w:del w:id="1150" w:author="PR Preview" w:date="2026-01-01T00:00:00Z">
        <w:r>
          <w:delText xml:space="preserve"> </w:delText>
        </w:r>
      </w:del>
      <w:del w:id="1151" w:author="PR Preview" w:date="2026-01-01T00:00:00Z">
        <w:r>
          <w:delText xml:space="preserve">a rule of 60% / 20% / 20% on</w:delText>
        </w:r>
      </w:del>
      <w:del w:id="115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cars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gives sets of 19, 6, and 7 cars,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and the 7 test cars are used only once, after the model is chosen.</w:delText>
        </w:r>
      </w:del>
    </w:p>
    <w:p>
      <w:pPr>
        <w:pStyle w:val="BodyText"/>
      </w:pPr>
      <w:ins w:id="1159" w:author="PR Preview" w:date="2026-01-01T00:00:00Z">
        <w:r>
          <w:rPr>
            <w:b/>
            <w:bCs/>
          </w:rPr>
          <w:t xml:space="preserve">Example 25 (Split sizes for 32 cars)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In</w:t>
        </w:r>
      </w:ins>
      <w:ins w:id="1162" w:author="PR Preview" w:date="2026-01-01T00:00:00Z">
        <w:r>
          <w:t xml:space="preserve"> </w:t>
        </w:r>
      </w:ins>
      <w:hyperlink w:anchor="exr-data-splits">
        <w:ins w:id="1163" w:author="PR Preview" w:date="2026-01-01T00:00:00Z">
          <w:r>
            <w:rPr>
              <w:rStyle w:val="Hyperlink"/>
            </w:rPr>
            <w:t xml:space="preserve">Exercise 10</w:t>
          </w:r>
        </w:ins>
      </w:hyperlink>
      <w:ins w:id="1164" w:author="PR Preview" w:date="2026-01-01T00:00:00Z">
        <w:r>
          <w:t xml:space="preserve">,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a rule of 60% / 20% / 20% on</w:t>
        </w:r>
      </w:ins>
      <w:ins w:id="11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cars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gives sets of 19, 6, and 7 cars,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and the 7 test cars are used only once, after the model is chosen.</w:t>
        </w:r>
      </w:ins>
    </w:p>
    <w:bookmarkEnd w:id="187"/>
    <w:bookmarkStart w:id="189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9"/>
    <w:bookmarkStart w:id="190" w:name="exm-tuning-parameter"/>
    <w:p>
      <w:pPr>
        <w:pStyle w:val="BodyText"/>
      </w:pPr>
      <w:del w:id="1174" w:author="PR Preview" w:date="2026-01-01T00:00:00Z">
        <w:r>
          <w:rPr>
            <w:b/>
            <w:bCs/>
          </w:rPr>
          <w:delText xml:space="preserve">Example 27 (Polynomial degree)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In</w:delText>
        </w:r>
      </w:del>
      <w:del w:id="1177" w:author="PR Preview" w:date="2026-01-01T00:00:00Z">
        <w:r>
          <w:delText xml:space="preserve"> </w:delText>
        </w:r>
      </w:del>
      <w:hyperlink w:anchor="exr-overfitting">
        <w:del w:id="117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179" w:author="PR Preview" w:date="2026-01-01T00:00:00Z">
        <w:r>
          <w:delText xml:space="preserve">,</w:delText>
        </w:r>
      </w:del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least squares computes the coefficients of each polynomial from the 20 training cars,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but the degree</w:delText>
        </w:r>
      </w:del>
      <w:del w:id="1184" w:author="PR Preview" w:date="2026-01-01T00:00:00Z">
        <w:r>
          <w:delText xml:space="preserve"> </w:delText>
        </w:r>
      </w:del>
      <m:oMath>
        <m:r>
          <m:t>d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is fixed before the fit.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So the degree is a</w:delText>
        </w:r>
      </w:del>
      <w:del w:id="1189" w:author="PR Preview" w:date="2026-01-01T00:00:00Z">
        <w:r>
          <w:delText xml:space="preserve"> </w:delText>
        </w:r>
      </w:del>
      <w:hyperlink w:anchor="def-tuning-parameter">
        <w:del w:id="1190" w:author="PR Preview" w:date="2026-01-01T00:00:00Z">
          <w:r>
            <w:rPr>
              <w:rStyle w:val="Hyperlink"/>
            </w:rPr>
            <w:delText xml:space="preserve">tuning parameter</w:delText>
          </w:r>
        </w:del>
      </w:hyperlink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of least-squares polynomial fitting,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and the four fits are</w:delText>
        </w:r>
      </w:del>
      <w:del w:id="119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with</w:delText>
        </w:r>
      </w:del>
      <w:del w:id="119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d</m:t>
        </m:r>
      </m:oMath>
      <w:del w:id="1199" w:author="PR Preview" w:date="2026-01-01T00:00:00Z">
        <w:r>
          <w:delText xml:space="preserve">.</w:delText>
        </w:r>
      </w:del>
    </w:p>
    <w:p>
      <w:pPr>
        <w:pStyle w:val="BodyText"/>
      </w:pPr>
      <w:ins w:id="1200" w:author="PR Preview" w:date="2026-01-01T00:00:00Z">
        <w:r>
          <w:rPr>
            <w:b/>
            <w:bCs/>
          </w:rPr>
          <w:t xml:space="preserve">Example 26 (Polynomial degree)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In</w:t>
        </w:r>
      </w:ins>
      <w:ins w:id="1203" w:author="PR Preview" w:date="2026-01-01T00:00:00Z">
        <w:r>
          <w:t xml:space="preserve"> </w:t>
        </w:r>
      </w:ins>
      <w:hyperlink w:anchor="exr-overfitting">
        <w:ins w:id="120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least squares computes the coefficients of each polynomial from the 20 training cars,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but the degree</w:t>
        </w:r>
      </w:ins>
      <w:ins w:id="1210" w:author="PR Preview" w:date="2026-01-01T00:00:00Z">
        <w:r>
          <w:t xml:space="preserve"> </w:t>
        </w:r>
      </w:ins>
      <m:oMath>
        <m:r>
          <m:t>d</m:t>
        </m:r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is fixed before the fit.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So the degree is a</w:t>
        </w:r>
      </w:ins>
      <w:ins w:id="1215" w:author="PR Preview" w:date="2026-01-01T00:00:00Z">
        <w:r>
          <w:t xml:space="preserve"> </w:t>
        </w:r>
      </w:ins>
      <w:hyperlink w:anchor="def-tuning-parameter">
        <w:ins w:id="1216" w:author="PR Preview" w:date="2026-01-01T00:00:00Z">
          <w:r>
            <w:rPr>
              <w:rStyle w:val="Hyperlink"/>
            </w:rPr>
            <w:t xml:space="preserve">tuning parameter</w:t>
          </w:r>
        </w:ins>
      </w:hyperlink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of least-squares polynomial fitting,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and the four fits are</w:t>
        </w:r>
      </w:ins>
      <w:ins w:id="122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with</w:t>
        </w:r>
      </w:ins>
      <w:ins w:id="122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d</m:t>
        </m:r>
      </m:oMath>
      <w:ins w:id="1225" w:author="PR Preview" w:date="2026-01-01T00:00:00Z">
        <w:r>
          <w:t xml:space="preserve">.</w:t>
        </w:r>
      </w:ins>
    </w:p>
    <w:bookmarkEnd w:id="190"/>
    <w:bookmarkStart w:id="191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1"/>
    <w:bookmarkStart w:id="192" w:name="exm-model-selection"/>
    <w:p>
      <w:pPr>
        <w:pStyle w:val="BodyText"/>
      </w:pPr>
      <w:del w:id="1226" w:author="PR Preview" w:date="2026-01-01T00:00:00Z">
        <w:r>
          <w:rPr>
            <w:b/>
            <w:bCs/>
          </w:rPr>
          <w:delText xml:space="preserve">Example 28 (Choosing a polynomial degree)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In</w:delText>
        </w:r>
      </w:del>
      <w:del w:id="1229" w:author="PR Preview" w:date="2026-01-01T00:00:00Z">
        <w:r>
          <w:delText xml:space="preserve"> </w:delText>
        </w:r>
      </w:del>
      <w:hyperlink w:anchor="exm-tuning-parameter">
        <w:del w:id="1230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1231" w:author="PR Preview" w:date="2026-01-01T00:00:00Z">
        <w:r>
          <w:delText xml:space="preserve">,</w:delText>
        </w:r>
      </w:del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the candidates are the least-squares fitted models from four polynomial model families,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the families of degree</w:delText>
        </w:r>
      </w:del>
      <w:del w:id="1236" w:author="PR Preview" w:date="2026-01-01T00:00:00Z">
        <w:r>
          <w:delText xml:space="preserve"> </w:delText>
        </w:r>
      </w:del>
      <m:oMath>
        <m:r>
          <m:t>1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(</w:delText>
        </w:r>
      </w:del>
      <w:del w:id="1239" w:author="PR Preview" w:date="2026-01-01T00:00:00Z">
        <w:r>
          <w:delText xml:space="preserve">“linear”</w:delText>
        </w:r>
      </w:del>
      <w:del w:id="1240" w:author="PR Preview" w:date="2026-01-01T00:00:00Z">
        <w:r>
          <w:delText xml:space="preserve">),</w:delText>
        </w:r>
      </w:del>
      <w:del w:id="1241" w:author="PR Preview" w:date="2026-01-01T00:00:00Z">
        <w:r>
          <w:delText xml:space="preserve"> </w:delText>
        </w:r>
      </w:del>
      <m:oMath>
        <m:r>
          <m:t>2</m:t>
        </m:r>
      </m:oMath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(</w:delText>
        </w:r>
      </w:del>
      <w:del w:id="1244" w:author="PR Preview" w:date="2026-01-01T00:00:00Z">
        <w:r>
          <w:delText xml:space="preserve">“quadratic”</w:delText>
        </w:r>
      </w:del>
      <w:del w:id="1245" w:author="PR Preview" w:date="2026-01-01T00:00:00Z">
        <w:r>
          <w:delText xml:space="preserve">),</w:delText>
        </w:r>
      </w:del>
      <w:del w:id="1246" w:author="PR Preview" w:date="2026-01-01T00:00:00Z">
        <w:r>
          <w:delText xml:space="preserve"> </w:delText>
        </w:r>
      </w:del>
      <m:oMath>
        <m:r>
          <m:t>3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(</w:delText>
        </w:r>
      </w:del>
      <w:del w:id="1249" w:author="PR Preview" w:date="2026-01-01T00:00:00Z">
        <w:r>
          <w:delText xml:space="preserve">“cubic”</w:delText>
        </w:r>
      </w:del>
      <w:del w:id="1250" w:author="PR Preview" w:date="2026-01-01T00:00:00Z">
        <w:r>
          <w:delText xml:space="preserve">) and</w:delText>
        </w:r>
      </w:del>
      <w:del w:id="1251" w:author="PR Preview" w:date="2026-01-01T00:00:00Z">
        <w:r>
          <w:delText xml:space="preserve"> </w:delText>
        </w:r>
      </w:del>
      <m:oMath>
        <m:r>
          <m:t>4</m:t>
        </m:r>
      </m:oMath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(</w:delText>
        </w:r>
      </w:del>
      <w:del w:id="1254" w:author="PR Preview" w:date="2026-01-01T00:00:00Z">
        <w:r>
          <w:delText xml:space="preserve">“quartic”</w:delText>
        </w:r>
      </w:del>
      <w:del w:id="1255" w:author="PR Preview" w:date="2026-01-01T00:00:00Z">
        <w:r>
          <w:delText xml:space="preserve">).</w:delText>
        </w:r>
      </w:del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Choosing among these four fitted models is model selection,</w:delText>
        </w:r>
      </w:del>
      <w:del w:id="1258" w:author="PR Preview" w:date="2026-01-01T00:00:00Z">
        <w:r>
          <w:delText xml:space="preserve"> </w:delText>
        </w:r>
      </w:del>
      <w:del w:id="1259" w:author="PR Preview" w:date="2026-01-01T00:00:00Z">
        <w:r>
          <w:delText xml:space="preserve">and the observations it uses are cars held out from fitting.</w:delText>
        </w:r>
      </w:del>
    </w:p>
    <w:p>
      <w:pPr>
        <w:pStyle w:val="BodyText"/>
      </w:pPr>
      <w:ins w:id="1260" w:author="PR Preview" w:date="2026-01-01T00:00:00Z">
        <w:r>
          <w:rPr>
            <w:b/>
            <w:bCs/>
          </w:rPr>
          <w:t xml:space="preserve">Example 27 (Choosing a polynomial degree)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t xml:space="preserve">In</w:t>
        </w:r>
      </w:ins>
      <w:ins w:id="1263" w:author="PR Preview" w:date="2026-01-01T00:00:00Z">
        <w:r>
          <w:t xml:space="preserve"> </w:t>
        </w:r>
      </w:ins>
      <w:hyperlink w:anchor="exm-tuning-parameter">
        <w:ins w:id="126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265" w:author="PR Preview" w:date="2026-01-01T00:00:00Z">
        <w:r>
          <w:t xml:space="preserve">,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the candidates are the least-squares fitted models from four polynomial model families,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t xml:space="preserve">the families of degree</w:t>
        </w:r>
      </w:ins>
      <w:ins w:id="1270" w:author="PR Preview" w:date="2026-01-01T00:00:00Z">
        <w:r>
          <w:t xml:space="preserve"> </w:t>
        </w:r>
      </w:ins>
      <m:oMath>
        <m:r>
          <m:t>1</m:t>
        </m:r>
      </m:oMath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(</w:t>
        </w:r>
      </w:ins>
      <w:ins w:id="1273" w:author="PR Preview" w:date="2026-01-01T00:00:00Z">
        <w:r>
          <w:t xml:space="preserve">“linear”</w:t>
        </w:r>
      </w:ins>
      <w:ins w:id="1274" w:author="PR Preview" w:date="2026-01-01T00:00:00Z">
        <w:r>
          <w:t xml:space="preserve">),</w:t>
        </w:r>
      </w:ins>
      <w:ins w:id="1275" w:author="PR Preview" w:date="2026-01-01T00:00:00Z">
        <w:r>
          <w:t xml:space="preserve"> </w:t>
        </w:r>
      </w:ins>
      <m:oMath>
        <m:r>
          <m:t>2</m:t>
        </m:r>
      </m:oMath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(</w:t>
        </w:r>
      </w:ins>
      <w:ins w:id="1278" w:author="PR Preview" w:date="2026-01-01T00:00:00Z">
        <w:r>
          <w:t xml:space="preserve">“quadratic”</w:t>
        </w:r>
      </w:ins>
      <w:ins w:id="1279" w:author="PR Preview" w:date="2026-01-01T00:00:00Z">
        <w:r>
          <w:t xml:space="preserve">),</w:t>
        </w:r>
      </w:ins>
      <w:ins w:id="1280" w:author="PR Preview" w:date="2026-01-01T00:00:00Z">
        <w:r>
          <w:t xml:space="preserve"> </w:t>
        </w:r>
      </w:ins>
      <m:oMath>
        <m:r>
          <m:t>3</m:t>
        </m:r>
      </m:oMath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(</w:t>
        </w:r>
      </w:ins>
      <w:ins w:id="1283" w:author="PR Preview" w:date="2026-01-01T00:00:00Z">
        <w:r>
          <w:t xml:space="preserve">“cubic”</w:t>
        </w:r>
      </w:ins>
      <w:ins w:id="1284" w:author="PR Preview" w:date="2026-01-01T00:00:00Z">
        <w:r>
          <w:t xml:space="preserve">) and</w:t>
        </w:r>
      </w:ins>
      <w:ins w:id="1285" w:author="PR Preview" w:date="2026-01-01T00:00:00Z">
        <w:r>
          <w:t xml:space="preserve"> </w:t>
        </w:r>
      </w:ins>
      <m:oMath>
        <m:r>
          <m:t>4</m:t>
        </m:r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(</w:t>
        </w:r>
      </w:ins>
      <w:ins w:id="1288" w:author="PR Preview" w:date="2026-01-01T00:00:00Z">
        <w:r>
          <w:t xml:space="preserve">“quartic”</w:t>
        </w:r>
      </w:ins>
      <w:ins w:id="1289" w:author="PR Preview" w:date="2026-01-01T00:00:00Z">
        <w:r>
          <w:t xml:space="preserve">).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Choosing among these four fitted models is model selection,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 the observations it uses are cars held out from fitting.</w:t>
        </w:r>
      </w:ins>
    </w:p>
    <w:bookmarkEnd w:id="192"/>
    <w:bookmarkStart w:id="194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3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4"/>
    <w:bookmarkStart w:id="196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5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bookmarkStart w:id="198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0"/>
    <w:bookmarkStart w:id="202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1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6" w:name="rem-data-splits"/>
    <w:p>
      <w:pPr>
        <w:pStyle w:val="FirstParagraph"/>
      </w:pPr>
      <w:del w:id="1294" w:author="PR Preview" w:date="2026-01-01T00:00:00Z">
        <w:r>
          <w:rPr>
            <w:i/>
            <w:iCs/>
          </w:rPr>
          <w:delText xml:space="preserve">Remark 19</w:delText>
        </w:r>
      </w:del>
      <w:del w:id="1295" w:author="PR Preview" w:date="2026-01-01T00:00:00Z">
        <w:r>
          <w:delText xml:space="preserve"> (What each set is for). </w:delText>
        </w:r>
      </w:del>
      <w:del w:id="1296" w:author="PR Preview" w:date="2026-01-01T00:00:00Z">
        <w:r>
          <w:delText xml:space="preserve">Each set of a</w:delText>
        </w:r>
      </w:del>
      <w:del w:id="1297" w:author="PR Preview" w:date="2026-01-01T00:00:00Z">
        <w:r>
          <w:delText xml:space="preserve"> </w:delText>
        </w:r>
      </w:del>
      <w:hyperlink w:anchor="def-data-splits">
        <w:del w:id="1298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has one job:</w:delText>
        </w:r>
      </w:del>
    </w:p>
    <w:p>
      <w:pPr>
        <w:pStyle w:val="FirstParagraph"/>
      </w:pPr>
      <w:ins w:id="1301" w:author="PR Preview" w:date="2026-01-01T00:00:00Z">
        <w:r>
          <w:rPr>
            <w:i/>
            <w:iCs/>
          </w:rPr>
          <w:t xml:space="preserve">Remark 18</w:t>
        </w:r>
      </w:ins>
      <w:ins w:id="1302" w:author="PR Preview" w:date="2026-01-01T00:00:00Z">
        <w:r>
          <w:t xml:space="preserve"> (What each set is for). </w:t>
        </w:r>
      </w:ins>
      <w:ins w:id="1303" w:author="PR Preview" w:date="2026-01-01T00:00:00Z">
        <w:r>
          <w:t xml:space="preserve">Each set of a</w:t>
        </w:r>
      </w:ins>
      <w:ins w:id="1304" w:author="PR Preview" w:date="2026-01-01T00:00:00Z">
        <w:r>
          <w:t xml:space="preserve"> </w:t>
        </w:r>
      </w:ins>
      <w:hyperlink w:anchor="def-data-splits">
        <w:ins w:id="1305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306" w:author="PR Preview" w:date="2026-01-01T00:00:00Z">
        <w:r>
          <w:t xml:space="preserve"> </w:t>
        </w:r>
      </w:ins>
      <w:ins w:id="1307" w:author="PR Preview" w:date="2026-01-01T00:00:00Z">
        <w:r>
          <w:t xml:space="preserve">has one job:</w:t>
        </w:r>
      </w:ins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6"/>
    <w:bookmarkStart w:id="207" w:name="rem-validation-test-error"/>
    <w:p>
      <w:pPr>
        <w:pStyle w:val="BodyText"/>
      </w:pPr>
      <w:del w:id="1308" w:author="PR Preview" w:date="2026-01-01T00:00:00Z">
        <w:r>
          <w:rPr>
            <w:i/>
            <w:iCs/>
          </w:rPr>
          <w:delText xml:space="preserve">Remark 20</w:delText>
        </w:r>
      </w:del>
      <w:del w:id="1309" w:author="PR Preview" w:date="2026-01-01T00:00:00Z">
        <w:r>
          <w:delText xml:space="preserve"> (What the validation and test errors estimate). </w:delText>
        </w:r>
      </w:del>
      <w:del w:id="1310" w:author="PR Preview" w:date="2026-01-01T00:00:00Z">
        <w:r>
          <w:delText xml:space="preserve">The</w:delText>
        </w:r>
      </w:del>
      <w:del w:id="1311" w:author="PR Preview" w:date="2026-01-01T00:00:00Z">
        <w:r>
          <w:delText xml:space="preserve"> </w:delText>
        </w:r>
      </w:del>
      <w:hyperlink w:anchor="def-validation-error">
        <w:del w:id="1312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and the</w:delText>
        </w:r>
      </w:del>
      <w:del w:id="1315" w:author="PR Preview" w:date="2026-01-01T00:00:00Z">
        <w:r>
          <w:delText xml:space="preserve"> </w:delText>
        </w:r>
      </w:del>
      <w:hyperlink w:anchor="def-test-error">
        <w:del w:id="1316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differ from the</w:delText>
        </w:r>
      </w:del>
      <w:del w:id="1319" w:author="PR Preview" w:date="2026-01-01T00:00:00Z">
        <w:r>
          <w:delText xml:space="preserve"> </w:delText>
        </w:r>
      </w:del>
      <w:hyperlink w:anchor="def-training-mse">
        <w:del w:id="1320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321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only in the set that scores the rule.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 rule was not fitted to the validation or test set,</w:delText>
        </w:r>
      </w:del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so each estimates the</w:delText>
        </w:r>
      </w:del>
      <w:del w:id="1328" w:author="PR Preview" w:date="2026-01-01T00:00:00Z">
        <w:r>
          <w:delText xml:space="preserve"> </w:delText>
        </w:r>
      </w:del>
      <w:hyperlink w:anchor="def-generalization-error">
        <w:del w:id="1329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of the fitted rule</w:delText>
        </w:r>
      </w:del>
      <w:del w:id="1332" w:author="PR Preview" w:date="2026-01-01T00:00:00Z">
        <w:r>
          <w:delText xml:space="preserve"> </w:delText>
        </w:r>
      </w:del>
      <w:del w:id="1333" w:author="PR Preview" w:date="2026-01-01T00:00:00Z">
        <w:r>
          <w:delText xml:space="preserve">without the optimism of the training error.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The</w:delText>
        </w:r>
      </w:del>
      <w:del w:id="1336" w:author="PR Preview" w:date="2026-01-01T00:00:00Z">
        <w:r>
          <w:delText xml:space="preserve"> </w:delText>
        </w:r>
      </w:del>
      <w:hyperlink w:anchor="def-validation-choice">
        <w:del w:id="1337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selects the rule with the smallest validation error,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so the validation error of the chosen rule is still optimistic;</w:delText>
        </w:r>
      </w:del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ins w:id="1344" w:author="PR Preview" w:date="2026-01-01T00:00:00Z">
        <w:r>
          <w:rPr>
            <w:i/>
            <w:iCs/>
          </w:rPr>
          <w:t xml:space="preserve">Remark 19</w:t>
        </w:r>
      </w:ins>
      <w:ins w:id="1345" w:author="PR Preview" w:date="2026-01-01T00:00:00Z">
        <w:r>
          <w:t xml:space="preserve"> (What the validation and test errors estimate). </w:t>
        </w:r>
      </w:ins>
      <w:ins w:id="1346" w:author="PR Preview" w:date="2026-01-01T00:00:00Z">
        <w:r>
          <w:t xml:space="preserve">The</w:t>
        </w:r>
      </w:ins>
      <w:ins w:id="1347" w:author="PR Preview" w:date="2026-01-01T00:00:00Z">
        <w:r>
          <w:t xml:space="preserve"> </w:t>
        </w:r>
      </w:ins>
      <w:hyperlink w:anchor="def-validation-error">
        <w:ins w:id="1348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and the</w:t>
        </w:r>
      </w:ins>
      <w:ins w:id="1351" w:author="PR Preview" w:date="2026-01-01T00:00:00Z">
        <w:r>
          <w:t xml:space="preserve"> </w:t>
        </w:r>
      </w:ins>
      <w:hyperlink w:anchor="def-test-error">
        <w:ins w:id="1352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differ from the</w:t>
        </w:r>
      </w:ins>
      <w:ins w:id="1355" w:author="PR Preview" w:date="2026-01-01T00:00:00Z">
        <w:r>
          <w:t xml:space="preserve"> </w:t>
        </w:r>
      </w:ins>
      <w:hyperlink w:anchor="def-training-mse">
        <w:ins w:id="1356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357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ins w:id="1358" w:author="PR Preview" w:date="2026-01-01T00:00:00Z">
        <w:r>
          <w:t xml:space="preserve"> </w:t>
        </w:r>
      </w:ins>
      <w:ins w:id="1359" w:author="PR Preview" w:date="2026-01-01T00:00:00Z">
        <w:r>
          <w:t xml:space="preserve">only in the set that scores the rule.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 rule was not fitted to the validation or test set,</w:t>
        </w:r>
      </w:ins>
      <w:ins w:id="1362" w:author="PR Preview" w:date="2026-01-01T00:00:00Z">
        <w:r>
          <w:t xml:space="preserve"> </w:t>
        </w:r>
      </w:ins>
      <w:ins w:id="1363" w:author="PR Preview" w:date="2026-01-01T00:00:00Z">
        <w:r>
          <w:t xml:space="preserve">so each estimates the</w:t>
        </w:r>
      </w:ins>
      <w:ins w:id="1364" w:author="PR Preview" w:date="2026-01-01T00:00:00Z">
        <w:r>
          <w:t xml:space="preserve"> </w:t>
        </w:r>
      </w:ins>
      <w:hyperlink w:anchor="def-generalization-error">
        <w:ins w:id="1365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366" w:author="PR Preview" w:date="2026-01-01T00:00:00Z">
        <w:r>
          <w:t xml:space="preserve"> </w:t>
        </w:r>
      </w:ins>
      <w:ins w:id="1367" w:author="PR Preview" w:date="2026-01-01T00:00:00Z">
        <w:r>
          <w:t xml:space="preserve">of the fitted rule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without the optimism of the training error.</w:t>
        </w:r>
      </w:ins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The</w:t>
        </w:r>
      </w:ins>
      <w:ins w:id="1372" w:author="PR Preview" w:date="2026-01-01T00:00:00Z">
        <w:r>
          <w:t xml:space="preserve"> </w:t>
        </w:r>
      </w:ins>
      <w:hyperlink w:anchor="def-validation-choice">
        <w:ins w:id="1373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selects the rule with the smallest validation error,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so the validation error of the chosen rule is still optimistic;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test error is computed once, after the choice, so it is not.</w:t>
        </w:r>
      </w:ins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7"/>
    <w:bookmarkStart w:id="230" w:name="exm-train-validation-test-split"/>
    <w:p>
      <w:pPr>
        <w:pStyle w:val="BodyText"/>
      </w:pPr>
      <w:del w:id="1380" w:author="PR Preview" w:date="2026-01-01T00:00:00Z">
        <w:r>
          <w:rPr>
            <w:b/>
            <w:bCs/>
          </w:rPr>
          <w:delText xml:space="preserve">Example 29 (Numerical example)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This example (</w:delText>
        </w:r>
      </w:del>
      <w:hyperlink w:anchor="exm-train-validation-test-split">
        <w:del w:id="1383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1384" w:author="PR Preview" w:date="2026-01-01T00:00:00Z">
        <w:r>
          <w:delText xml:space="preserve">)</w:delText>
        </w:r>
      </w:del>
      <w:del w:id="1385" w:author="PR Preview" w:date="2026-01-01T00:00:00Z">
        <w:r>
          <w:delText xml:space="preserve"> </w:delText>
        </w:r>
      </w:del>
      <w:del w:id="1386" w:author="PR Preview" w:date="2026-01-01T00:00:00Z">
        <w:r>
          <w:delText xml:space="preserve">uses R’s built-in</w:delText>
        </w:r>
      </w:del>
      <w:del w:id="1387" w:author="PR Preview" w:date="2026-01-01T00:00:00Z">
        <w:r>
          <w:delText xml:space="preserve"> </w:delText>
        </w:r>
      </w:del>
      <w:del w:id="1388" w:author="PR Preview" w:date="2026-01-01T00:00:00Z">
        <w:r>
          <w:rPr>
            <w:rStyle w:val="VerbatimChar"/>
          </w:rPr>
          <w:delText xml:space="preserve">mtcars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dataset</w:delText>
        </w:r>
      </w:del>
      <w:del w:id="1391" w:author="PR Preview" w:date="2026-01-01T00:00:00Z">
        <w:r>
          <w:delText xml:space="preserve"> </w:delText>
        </w:r>
      </w:del>
      <w:del w:id="1392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cars)</w:delText>
        </w:r>
      </w:del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to predict fuel efficiency (</w:delText>
        </w:r>
      </w:del>
      <w:del w:id="1397" w:author="PR Preview" w:date="2026-01-01T00:00:00Z">
        <w:r>
          <w:rPr>
            <w:rStyle w:val="VerbatimChar"/>
          </w:rPr>
          <w:delText xml:space="preserve">mpg</w:delText>
        </w:r>
      </w:del>
      <w:del w:id="1398" w:author="PR Preview" w:date="2026-01-01T00:00:00Z">
        <w:r>
          <w:delText xml:space="preserve">)</w:delText>
        </w:r>
      </w:del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from vehicle weight (</w:delText>
        </w:r>
      </w:del>
      <w:del w:id="1401" w:author="PR Preview" w:date="2026-01-01T00:00:00Z">
        <w:r>
          <w:rPr>
            <w:rStyle w:val="VerbatimChar"/>
          </w:rPr>
          <w:delText xml:space="preserve">wt</w:delText>
        </w:r>
      </w:del>
      <w:del w:id="1402" w:author="PR Preview" w:date="2026-01-01T00:00:00Z">
        <w:r>
          <w:delText xml:space="preserve">).</w:delText>
        </w:r>
      </w:del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It uses one random split</w:delText>
        </w:r>
      </w:del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to compare linear,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quadratic,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cubic,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and quartic models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(</w:delText>
        </w:r>
      </w:del>
      <w:del w:id="1415" w:author="PR Preview" w:date="2026-01-01T00:00:00Z">
        <w:r>
          <w:rPr>
            <w:rStyle w:val="VerbatimChar"/>
          </w:rPr>
          <w:delText xml:space="preserve">mpg ~ wt</w:delText>
        </w:r>
      </w:del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rPr>
            <w:rStyle w:val="VerbatimChar"/>
          </w:rPr>
          <w:delText xml:space="preserve">mpg ~ wt + I(wt^2)</w:delText>
        </w:r>
      </w:del>
      <w:del w:id="1419" w:author="PR Preview" w:date="2026-01-01T00:00:00Z">
        <w:r>
          <w:delText xml:space="preserve">,</w:delText>
        </w:r>
      </w:del>
      <w:del w:id="1420" w:author="PR Preview" w:date="2026-01-01T00:00:00Z">
        <w:r>
          <w:delText xml:space="preserve"> </w:delText>
        </w:r>
      </w:del>
      <w:del w:id="1421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1422" w:author="PR Preview" w:date="2026-01-01T00:00:00Z">
        <w:r>
          <w:delText xml:space="preserve">,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and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1427" w:author="PR Preview" w:date="2026-01-01T00:00:00Z">
        <w:r>
          <w:delText xml:space="preserve">)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on a validation set,</w:delText>
        </w:r>
      </w:del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then reports the chosen model’s test sRMSE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on untouched test data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[5, p. 213]</w:delText>
        </w:r>
      </w:del>
      <w:del w:id="1436" w:author="PR Preview" w:date="2026-01-01T00:00:00Z">
        <w:r>
          <w:delText xml:space="preserve">.</w:delText>
        </w:r>
      </w:del>
    </w:p>
    <w:p>
      <w:pPr>
        <w:pStyle w:val="BodyText"/>
      </w:pPr>
      <w:ins w:id="1437" w:author="PR Preview" w:date="2026-01-01T00:00:00Z">
        <w:r>
          <w:rPr>
            <w:b/>
            <w:bCs/>
          </w:rPr>
          <w:t xml:space="preserve">Example 28 (Numerical example)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This example (</w:t>
        </w:r>
      </w:ins>
      <w:hyperlink w:anchor="exm-train-validation-test-split">
        <w:ins w:id="1440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1441" w:author="PR Preview" w:date="2026-01-01T00:00:00Z">
        <w:r>
          <w:t xml:space="preserve">)</w:t>
        </w:r>
      </w:ins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uses R’s built-in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rPr>
            <w:rStyle w:val="VerbatimChar"/>
          </w:rPr>
          <w:t xml:space="preserve">mtcars</w:t>
        </w:r>
      </w:ins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dataset</w:t>
        </w:r>
      </w:ins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cars)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to predict fuel efficiency (</w:t>
        </w:r>
      </w:ins>
      <w:ins w:id="1454" w:author="PR Preview" w:date="2026-01-01T00:00:00Z">
        <w:r>
          <w:rPr>
            <w:rStyle w:val="VerbatimChar"/>
          </w:rPr>
          <w:t xml:space="preserve">mpg</w:t>
        </w:r>
      </w:ins>
      <w:ins w:id="1455" w:author="PR Preview" w:date="2026-01-01T00:00:00Z">
        <w:r>
          <w:t xml:space="preserve">)</w:t>
        </w:r>
      </w:ins>
      <w:ins w:id="1456" w:author="PR Preview" w:date="2026-01-01T00:00:00Z">
        <w:r>
          <w:t xml:space="preserve"> </w:t>
        </w:r>
      </w:ins>
      <w:ins w:id="1457" w:author="PR Preview" w:date="2026-01-01T00:00:00Z">
        <w:r>
          <w:t xml:space="preserve">from vehicle weight (</w:t>
        </w:r>
      </w:ins>
      <w:ins w:id="1458" w:author="PR Preview" w:date="2026-01-01T00:00:00Z">
        <w:r>
          <w:rPr>
            <w:rStyle w:val="VerbatimChar"/>
          </w:rPr>
          <w:t xml:space="preserve">wt</w:t>
        </w:r>
      </w:ins>
      <w:ins w:id="1459" w:author="PR Preview" w:date="2026-01-01T00:00:00Z">
        <w:r>
          <w:t xml:space="preserve">).</w:t>
        </w:r>
      </w:ins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It uses one random split</w:t>
        </w:r>
      </w:ins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to compare linear,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quadratic,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cubic,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and quartic models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(</w:t>
        </w:r>
      </w:ins>
      <w:ins w:id="1472" w:author="PR Preview" w:date="2026-01-01T00:00:00Z">
        <w:r>
          <w:rPr>
            <w:rStyle w:val="VerbatimChar"/>
          </w:rPr>
          <w:t xml:space="preserve">mpg ~ wt</w:t>
        </w:r>
      </w:ins>
      <w:ins w:id="1473" w:author="PR Preview" w:date="2026-01-01T00:00:00Z">
        <w:r>
          <w:t xml:space="preserve">,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rPr>
            <w:rStyle w:val="VerbatimChar"/>
          </w:rPr>
          <w:t xml:space="preserve">mpg ~ wt + I(wt^2)</w:t>
        </w:r>
      </w:ins>
      <w:ins w:id="1476" w:author="PR Preview" w:date="2026-01-01T00:00:00Z">
        <w:r>
          <w:t xml:space="preserve">,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rPr>
            <w:rStyle w:val="VerbatimChar"/>
          </w:rPr>
          <w:t xml:space="preserve">mpg ~ wt + I(wt^2) + I(wt^3)</w:t>
        </w:r>
      </w:ins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and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1484" w:author="PR Preview" w:date="2026-01-01T00:00:00Z">
        <w:r>
          <w:t xml:space="preserve">)</w:t>
        </w:r>
      </w:ins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on a validation set,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then reports the chosen model’s test sRMSE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on untouched test data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[5, p. 213]</w:t>
        </w:r>
      </w:ins>
      <w:ins w:id="1493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0"/>
    <w:bookmarkEnd w:id="231"/>
    <w:bookmarkStart w:id="26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2"/>
    <w:bookmarkStart w:id="23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3"/>
    <w:bookmarkStart w:id="235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s"/>
    <w:p>
      <w:pPr>
        <w:pStyle w:val="FirstParagraph"/>
      </w:pPr>
      <w:del w:id="1494" w:author="PR Preview" w:date="2026-01-01T00:00:00Z">
        <w:r>
          <w:rPr>
            <w:i/>
            <w:iCs/>
          </w:rPr>
          <w:delText xml:space="preserve">Remark 21</w:delText>
        </w:r>
      </w:del>
      <w:del w:id="1495" w:author="PR Preview" w:date="2026-01-01T00:00:00Z">
        <w:r>
          <w:delText xml:space="preserve"> (Source: Folds). </w:delText>
        </w:r>
      </w:del>
      <w:del w:id="1496" w:author="PR Preview" w:date="2026-01-01T00:00:00Z">
        <w:r>
          <w:delText xml:space="preserve">James et al. [5, Sec. 5.1.3]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and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Hastie et al. [3, Sec. 7.10.1]</w:delText>
        </w:r>
      </w:del>
      <w:del w:id="1501" w:author="PR Preview" w:date="2026-01-01T00:00:00Z">
        <w:r>
          <w:delText xml:space="preserve">,</w:delText>
        </w:r>
      </w:del>
      <w:del w:id="1502" w:author="PR Preview" w:date="2026-01-01T00:00:00Z">
        <w:r>
          <w:delText xml:space="preserve"> </w:delText>
        </w:r>
      </w:del>
      <w:del w:id="1503" w:author="PR Preview" w:date="2026-01-01T00:00:00Z">
        <w:r>
          <w:delText xml:space="preserve">who split the data into</w:delText>
        </w:r>
      </w:del>
      <w:del w:id="1504" w:author="PR Preview" w:date="2026-01-01T00:00:00Z">
        <w:r>
          <w:delText xml:space="preserve"> </w:delText>
        </w:r>
      </w:del>
      <m:oMath>
        <m:r>
          <m:t>k</m:t>
        </m:r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roughly equal-sized parts.</w:delText>
        </w:r>
      </w:del>
    </w:p>
    <w:p>
      <w:pPr>
        <w:pStyle w:val="FirstParagraph"/>
      </w:pPr>
      <w:ins w:id="1507" w:author="PR Preview" w:date="2026-01-01T00:00:00Z">
        <w:r>
          <w:rPr>
            <w:i/>
            <w:iCs/>
          </w:rPr>
          <w:t xml:space="preserve">Remark 20</w:t>
        </w:r>
      </w:ins>
      <w:ins w:id="1508" w:author="PR Preview" w:date="2026-01-01T00:00:00Z">
        <w:r>
          <w:t xml:space="preserve"> (Source: Folds). </w:t>
        </w:r>
      </w:ins>
      <w:ins w:id="1509" w:author="PR Preview" w:date="2026-01-01T00:00:00Z">
        <w:r>
          <w:t xml:space="preserve">James et al. [5, Sec. 5.1.3]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and</w:t>
        </w:r>
      </w:ins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Hastie et al. [3, Sec. 7.10.1]</w:t>
        </w:r>
      </w:ins>
      <w:ins w:id="1514" w:author="PR Preview" w:date="2026-01-01T00:00:00Z">
        <w:r>
          <w:t xml:space="preserve">,</w:t>
        </w:r>
      </w:ins>
      <w:ins w:id="1515" w:author="PR Preview" w:date="2026-01-01T00:00:00Z">
        <w:r>
          <w:t xml:space="preserve"> </w:t>
        </w:r>
      </w:ins>
      <w:ins w:id="1516" w:author="PR Preview" w:date="2026-01-01T00:00:00Z">
        <w:r>
          <w:t xml:space="preserve">who split the data into</w:t>
        </w:r>
      </w:ins>
      <w:ins w:id="1517" w:author="PR Preview" w:date="2026-01-01T00:00:00Z">
        <w:r>
          <w:t xml:space="preserve"> </w:t>
        </w:r>
      </w:ins>
      <m:oMath>
        <m:r>
          <m:t>k</m:t>
        </m:r>
      </m:oMath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roughly equal-sized parts.</w:t>
        </w:r>
      </w:ins>
    </w:p>
    <w:bookmarkEnd w:id="236"/>
    <w:bookmarkStart w:id="238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40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9"/>
    </w:p>
    <w:bookmarkEnd w:id="240"/>
    <w:bookmarkStart w:id="241" w:name="rem-source-fold-assignment"/>
    <w:p>
      <w:pPr>
        <w:pStyle w:val="FirstParagraph"/>
      </w:pPr>
      <w:del w:id="1520" w:author="PR Preview" w:date="2026-01-01T00:00:00Z">
        <w:r>
          <w:rPr>
            <w:i/>
            <w:iCs/>
          </w:rPr>
          <w:delText xml:space="preserve">Remark 22</w:delText>
        </w:r>
      </w:del>
      <w:del w:id="1521" w:author="PR Preview" w:date="2026-01-01T00:00:00Z">
        <w:r>
          <w:delText xml:space="preserve"> (Source: Fold assignment). </w:delText>
        </w:r>
      </w:del>
      <w:del w:id="1522" w:author="PR Preview" w:date="2026-01-01T00:00:00Z">
        <w:r>
          <w:delText xml:space="preserve">The fold-assignment function</w:delText>
        </w:r>
      </w:del>
      <w:del w:id="152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follows</w:delText>
        </w:r>
      </w:del>
      <w:del w:id="1526" w:author="PR Preview" w:date="2026-01-01T00:00:00Z">
        <w:r>
          <w:delText xml:space="preserve"> </w:delText>
        </w:r>
      </w:del>
      <w:del w:id="1527" w:author="PR Preview" w:date="2026-01-01T00:00:00Z">
        <w:r>
          <w:delText xml:space="preserve">Hastie et al. [3, Sec. 7.10.1]</w:delText>
        </w:r>
      </w:del>
      <w:del w:id="1528" w:author="PR Preview" w:date="2026-01-01T00:00:00Z">
        <w:r>
          <w:delText xml:space="preserve">.</w:delText>
        </w:r>
      </w:del>
    </w:p>
    <w:p>
      <w:pPr>
        <w:pStyle w:val="FirstParagraph"/>
      </w:pPr>
      <w:ins w:id="1529" w:author="PR Preview" w:date="2026-01-01T00:00:00Z">
        <w:r>
          <w:rPr>
            <w:i/>
            <w:iCs/>
          </w:rPr>
          <w:t xml:space="preserve">Remark 21</w:t>
        </w:r>
      </w:ins>
      <w:ins w:id="1530" w:author="PR Preview" w:date="2026-01-01T00:00:00Z">
        <w:r>
          <w:t xml:space="preserve"> (Source: Fold assignment). </w:t>
        </w:r>
      </w:ins>
      <w:ins w:id="1531" w:author="PR Preview" w:date="2026-01-01T00:00:00Z">
        <w:r>
          <w:t xml:space="preserve">The fold-assignment function</w:t>
        </w:r>
      </w:ins>
      <w:ins w:id="1532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follows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Hastie et al. [3, Sec. 7.10.1]</w:t>
        </w:r>
      </w:ins>
      <w:ins w:id="1537" w:author="PR Preview" w:date="2026-01-01T00:00:00Z">
        <w:r>
          <w:t xml:space="preserve">.</w:t>
        </w:r>
      </w:ins>
    </w:p>
    <w:bookmarkEnd w:id="241"/>
    <w:bookmarkStart w:id="243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2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fold-out-rule"/>
    <w:p>
      <w:pPr>
        <w:pStyle w:val="FirstParagraph"/>
      </w:pPr>
      <w:del w:id="1538" w:author="PR Preview" w:date="2026-01-01T00:00:00Z">
        <w:r>
          <w:rPr>
            <w:i/>
            <w:iCs/>
          </w:rPr>
          <w:delText xml:space="preserve">Remark 23</w:delText>
        </w:r>
      </w:del>
      <w:del w:id="1539" w:author="PR Preview" w:date="2026-01-01T00:00:00Z">
        <w:r>
          <w:delText xml:space="preserve"> (Source: Fold-out rule). </w:delText>
        </w:r>
      </w:del>
      <w:del w:id="1540" w:author="PR Preview" w:date="2026-01-01T00:00:00Z">
        <w:r>
          <w:delText xml:space="preserve">Hastie et al. [3, Sec. 7.10.1]</w:delText>
        </w:r>
      </w:del>
      <w:del w:id="1541" w:author="PR Preview" w:date="2026-01-01T00:00:00Z">
        <w:r>
          <w:delText xml:space="preserve">,</w:delText>
        </w:r>
      </w:del>
      <w:del w:id="1542" w:author="PR Preview" w:date="2026-01-01T00:00:00Z">
        <w:r>
          <w:delText xml:space="preserve"> </w:delText>
        </w:r>
      </w:del>
      <w:del w:id="1543" w:author="PR Preview" w:date="2026-01-01T00:00:00Z">
        <w:r>
          <w:delText xml:space="preserve">who write the fitted function with the</w:delText>
        </w:r>
      </w:del>
      <w:del w:id="1544" w:author="PR Preview" w:date="2026-01-01T00:00:00Z">
        <w:r>
          <w:delText xml:space="preserve"> </w:delText>
        </w:r>
      </w:del>
      <m:oMath>
        <m:r>
          <m:t>k</m:t>
        </m:r>
      </m:oMath>
      <w:del w:id="1545" w:author="PR Preview" w:date="2026-01-01T00:00:00Z">
        <w:r>
          <w:delText xml:space="preserve">th part of the data removed as</w:delText>
        </w:r>
      </w:del>
      <w:del w:id="154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1547" w:author="PR Preview" w:date="2026-01-01T00:00:00Z">
        <w:r>
          <w:delText xml:space="preserve">.</w:delText>
        </w:r>
      </w:del>
    </w:p>
    <w:p>
      <w:pPr>
        <w:pStyle w:val="FirstParagraph"/>
      </w:pPr>
      <w:ins w:id="1548" w:author="PR Preview" w:date="2026-01-01T00:00:00Z">
        <w:r>
          <w:rPr>
            <w:i/>
            <w:iCs/>
          </w:rPr>
          <w:t xml:space="preserve">Remark 22</w:t>
        </w:r>
      </w:ins>
      <w:ins w:id="1549" w:author="PR Preview" w:date="2026-01-01T00:00:00Z">
        <w:r>
          <w:t xml:space="preserve"> (Source: Fold-out rule). </w:t>
        </w:r>
      </w:ins>
      <w:ins w:id="1550" w:author="PR Preview" w:date="2026-01-01T00:00:00Z">
        <w:r>
          <w:t xml:space="preserve">Hastie et al. [3, Sec. 7.10.1]</w:t>
        </w:r>
      </w:ins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who write the fitted function with the</w:t>
        </w:r>
      </w:ins>
      <w:ins w:id="1554" w:author="PR Preview" w:date="2026-01-01T00:00:00Z">
        <w:r>
          <w:t xml:space="preserve"> </w:t>
        </w:r>
      </w:ins>
      <m:oMath>
        <m:r>
          <m:t>k</m:t>
        </m:r>
      </m:oMath>
      <w:ins w:id="1555" w:author="PR Preview" w:date="2026-01-01T00:00:00Z">
        <w:r>
          <w:t xml:space="preserve">th part of the data removed as</w:t>
        </w:r>
      </w:ins>
      <w:ins w:id="155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1557" w:author="PR Preview" w:date="2026-01-01T00:00:00Z">
        <w:r>
          <w:t xml:space="preserve">.</w:t>
        </w:r>
      </w:ins>
    </w:p>
    <w:bookmarkEnd w:id="244"/>
    <w:bookmarkStart w:id="245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5"/>
    <w:bookmarkStart w:id="246" w:name="rem-kfold-vs-validation-set"/>
    <w:p>
      <w:pPr>
        <w:pStyle w:val="BodyText"/>
      </w:pPr>
      <w:del w:id="1558" w:author="PR Preview" w:date="2026-01-01T00:00:00Z">
        <w:r>
          <w:rPr>
            <w:i/>
            <w:iCs/>
          </w:rPr>
          <w:delText xml:space="preserve">Remark 24</w:delText>
        </w:r>
      </w:del>
      <w:del w:id="1559" w:author="PR Preview" w:date="2026-01-01T00:00:00Z">
        <w:r>
          <w:delText xml:space="preserve"> (Cross-validation instead of a single validation set). </w:delText>
        </w:r>
      </w:del>
      <w:del w:id="1560" w:author="PR Preview" w:date="2026-01-01T00:00:00Z">
        <w:r>
          <w:delText xml:space="preserve">If data are limited,</w:delText>
        </w:r>
      </w:del>
      <w:del w:id="1561" w:author="PR Preview" w:date="2026-01-01T00:00:00Z">
        <w:r>
          <w:delText xml:space="preserve"> </w:delText>
        </w:r>
      </w:del>
      <m:oMath>
        <m:r>
          <m:t>k</m:t>
        </m:r>
      </m:oMath>
      <w:del w:id="1562" w:author="PR Preview" w:date="2026-01-01T00:00:00Z">
        <w:r>
          <w:delText xml:space="preserve">-fold cross-validation</w:delText>
        </w:r>
      </w:del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can replace the single validation set of</w:delText>
        </w:r>
      </w:del>
      <w:del w:id="1565" w:author="PR Preview" w:date="2026-01-01T00:00:00Z">
        <w:r>
          <w:delText xml:space="preserve"> </w:delText>
        </w:r>
      </w:del>
      <w:hyperlink w:anchor="def-data-splits">
        <w:del w:id="1566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for more stable tuning.</w:delText>
        </w:r>
      </w:del>
      <w:del w:id="1569" w:author="PR Preview" w:date="2026-01-01T00:00:00Z">
        <w:r>
          <w:delText xml:space="preserve"> </w:delText>
        </w:r>
      </w:del>
      <w:del w:id="1570" w:author="PR Preview" w:date="2026-01-01T00:00:00Z">
        <w:r>
          <w:delText xml:space="preserve">In</w:delText>
        </w:r>
      </w:del>
      <w:del w:id="1571" w:author="PR Preview" w:date="2026-01-01T00:00:00Z">
        <w:r>
          <w:delText xml:space="preserve"> </w:delText>
        </w:r>
      </w:del>
      <w:hyperlink w:anchor="exr-kfold">
        <w:del w:id="1572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573" w:author="PR Preview" w:date="2026-01-01T00:00:00Z">
        <w:r>
          <w:delText xml:space="preserve">,</w:delText>
        </w:r>
      </w:del>
      <w:del w:id="15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folds of 8 cars each</w:delText>
        </w:r>
      </w:del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give 4 fits on 24 cars each.</w:delText>
        </w:r>
      </w:del>
    </w:p>
    <w:p>
      <w:pPr>
        <w:pStyle w:val="BodyText"/>
      </w:pPr>
      <w:ins w:id="1579" w:author="PR Preview" w:date="2026-01-01T00:00:00Z">
        <w:r>
          <w:rPr>
            <w:i/>
            <w:iCs/>
          </w:rPr>
          <w:t xml:space="preserve">Remark 23</w:t>
        </w:r>
      </w:ins>
      <w:ins w:id="1580" w:author="PR Preview" w:date="2026-01-01T00:00:00Z">
        <w:r>
          <w:t xml:space="preserve"> (Cross-validation instead of a single validation set). </w:t>
        </w:r>
      </w:ins>
      <w:ins w:id="1581" w:author="PR Preview" w:date="2026-01-01T00:00:00Z">
        <w:r>
          <w:t xml:space="preserve">If data are limited,</w:t>
        </w:r>
      </w:ins>
      <w:ins w:id="1582" w:author="PR Preview" w:date="2026-01-01T00:00:00Z">
        <w:r>
          <w:t xml:space="preserve"> </w:t>
        </w:r>
      </w:ins>
      <m:oMath>
        <m:r>
          <m:t>k</m:t>
        </m:r>
      </m:oMath>
      <w:ins w:id="1583" w:author="PR Preview" w:date="2026-01-01T00:00:00Z">
        <w:r>
          <w:t xml:space="preserve">-fold cross-validation</w:t>
        </w:r>
      </w:ins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can replace the single validation set of</w:t>
        </w:r>
      </w:ins>
      <w:ins w:id="1586" w:author="PR Preview" w:date="2026-01-01T00:00:00Z">
        <w:r>
          <w:t xml:space="preserve"> </w:t>
        </w:r>
      </w:ins>
      <w:hyperlink w:anchor="def-data-splits">
        <w:ins w:id="1587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for more stable tuning.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In</w:t>
        </w:r>
      </w:ins>
      <w:ins w:id="1592" w:author="PR Preview" w:date="2026-01-01T00:00:00Z">
        <w:r>
          <w:t xml:space="preserve"> </w:t>
        </w:r>
      </w:ins>
      <w:hyperlink w:anchor="exr-kfold">
        <w:ins w:id="1593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594" w:author="PR Preview" w:date="2026-01-01T00:00:00Z">
        <w:r>
          <w:t xml:space="preserve">,</w:t>
        </w:r>
      </w:ins>
      <w:ins w:id="159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1596" w:author="PR Preview" w:date="2026-01-01T00:00:00Z">
        <w:r>
          <w:t xml:space="preserve"> </w:t>
        </w:r>
      </w:ins>
      <w:ins w:id="1597" w:author="PR Preview" w:date="2026-01-01T00:00:00Z">
        <w:r>
          <w:t xml:space="preserve">folds of 8 cars each</w:t>
        </w:r>
      </w:ins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give 4 fits on 24 cars each.</w:t>
        </w:r>
      </w:ins>
    </w:p>
    <w:bookmarkEnd w:id="246"/>
    <w:bookmarkStart w:id="248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49" w:name="rem-source-cv-estimate"/>
    <w:p>
      <w:pPr>
        <w:pStyle w:val="FirstParagraph"/>
      </w:pPr>
      <w:del w:id="1600" w:author="PR Preview" w:date="2026-01-01T00:00:00Z">
        <w:r>
          <w:rPr>
            <w:i/>
            <w:iCs/>
          </w:rPr>
          <w:delText xml:space="preserve">Remark 25</w:delText>
        </w:r>
      </w:del>
      <w:del w:id="1601" w:author="PR Preview" w:date="2026-01-01T00:00:00Z">
        <w:r>
          <w:delText xml:space="preserve"> (Source: Cross-validation estimate). </w:delText>
        </w:r>
      </w:del>
      <w:del w:id="1602" w:author="PR Preview" w:date="2026-01-01T00:00:00Z">
        <w:r>
          <w:delText xml:space="preserve">Hastie et al. [3, Sec. 7.10.1]</w:delText>
        </w:r>
      </w:del>
      <w:del w:id="1603" w:author="PR Preview" w:date="2026-01-01T00:00:00Z">
        <w:r>
          <w:delText xml:space="preserve">, for the per-observation form with the fold index</w:delText>
        </w:r>
      </w:del>
      <w:del w:id="1604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605" w:author="PR Preview" w:date="2026-01-01T00:00:00Z">
        <w:r>
          <w:delText xml:space="preserve">.</w:delText>
        </w:r>
      </w:del>
    </w:p>
    <w:p>
      <w:pPr>
        <w:pStyle w:val="BodyText"/>
      </w:pPr>
      <w:del w:id="1606" w:author="PR Preview" w:date="2026-01-01T00:00:00Z">
        <w:r>
          <w:rPr>
            <w:b/>
            <w:bCs/>
          </w:rPr>
          <w:delText xml:space="preserve">Exercise 12 (The cross-validation estimate, fold by fold)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Rewrite the</w:delText>
        </w:r>
      </w:del>
      <w:del w:id="1609" w:author="PR Preview" w:date="2026-01-01T00:00:00Z">
        <w:r>
          <w:delText xml:space="preserve"> </w:delText>
        </w:r>
      </w:del>
      <w:hyperlink w:anchor="def-cv-estimate">
        <w:del w:id="161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611" w:author="PR Preview" w:date="2026-01-01T00:00:00Z">
        <w:r>
          <w:delText xml:space="preserve"> </w:delText>
        </w:r>
      </w:del>
      <w:hyperlink w:anchor="eq-cv-estimate">
        <w:del w:id="161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as</w:delText>
        </w:r>
      </w:del>
      <w:del w:id="161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times a double sum:</w:delText>
        </w:r>
      </w:del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an outer sum over the fold numbers</w:delText>
        </w:r>
      </w:del>
      <w:del w:id="1620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and an inner sum over the observations</w:delText>
        </w:r>
      </w:del>
      <w:del w:id="1623" w:author="PR Preview" w:date="2026-01-01T00:00:00Z">
        <w:r>
          <w:delText xml:space="preserve"> </w:delText>
        </w:r>
      </w:del>
      <m:oMath>
        <m:r>
          <m:t>i</m:t>
        </m:r>
      </m:oMath>
      <w:del w:id="1624" w:author="PR Preview" w:date="2026-01-01T00:00:00Z">
        <w:r>
          <w:delText xml:space="preserve"> </w:delText>
        </w:r>
      </w:del>
      <w:del w:id="1625" w:author="PR Preview" w:date="2026-01-01T00:00:00Z">
        <w:r>
          <w:delText xml:space="preserve">in</w:delText>
        </w:r>
      </w:del>
      <w:del w:id="1626" w:author="PR Preview" w:date="2026-01-01T00:00:00Z">
        <w:r>
          <w:delText xml:space="preserve"> </w:delText>
        </w:r>
      </w:del>
      <w:hyperlink w:anchor="def-folds">
        <w:del w:id="162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62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629" w:author="PR Preview" w:date="2026-01-01T00:00:00Z">
        <w:r>
          <w:delText xml:space="preserve">.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Then simplify the summand, so that it no longer uses the fold assignment</w:delText>
        </w:r>
      </w:del>
      <w:del w:id="163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633" w:author="PR Preview" w:date="2026-01-01T00:00:00Z">
        <w:r>
          <w:delText xml:space="preserve">.</w:delText>
        </w:r>
      </w:del>
    </w:p>
    <w:p>
      <w:pPr>
        <w:pStyle w:val="BodyText"/>
      </w:pPr>
      <w:del w:id="1634" w:author="PR Preview" w:date="2026-01-01T00:00:00Z">
        <w:r>
          <w:rPr>
            <w:i/>
            <w:iCs/>
          </w:rPr>
          <w:delText xml:space="preserve">Solution 12</w:delText>
        </w:r>
      </w:del>
      <w:del w:id="1635" w:author="PR Preview" w:date="2026-01-01T00:00:00Z">
        <w:r>
          <w:delText xml:space="preserve">. </w:delText>
        </w:r>
      </w:del>
      <w:del w:id="1636" w:author="PR Preview" w:date="2026-01-01T00:00:00Z">
        <w:r>
          <w:delText xml:space="preserve">The folds</w:delText>
        </w:r>
      </w:del>
      <w:del w:id="16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partition</w:delText>
        </w:r>
      </w:del>
      <w:del w:id="1640" w:author="PR Preview" w:date="2026-01-01T00:00:00Z">
        <w:r>
          <w:delText xml:space="preserve"> </w:delText>
        </w:r>
      </w:del>
      <m:oMath>
        <m:r>
          <m:t>I</m:t>
        </m:r>
      </m:oMath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(</w:delText>
        </w:r>
      </w:del>
      <w:hyperlink w:anchor="def-folds">
        <w:del w:id="1643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1644" w:author="PR Preview" w:date="2026-01-01T00:00:00Z">
        <w:r>
          <w:delText xml:space="preserve">),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so summing over the observations of each fold and then over the folds</w:delText>
        </w:r>
      </w:del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adds each term of</w:delText>
        </w:r>
      </w:del>
      <w:del w:id="1649" w:author="PR Preview" w:date="2026-01-01T00:00:00Z">
        <w:r>
          <w:delText xml:space="preserve"> </w:delText>
        </w:r>
      </w:del>
      <w:hyperlink w:anchor="eq-cv-estimate">
        <w:del w:id="165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exactly once.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For</w:delText>
        </w:r>
      </w:del>
      <w:del w:id="16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656" w:author="PR Preview" w:date="2026-01-01T00:00:00Z">
        <w:r>
          <w:delText xml:space="preserve">,</w:delText>
        </w:r>
      </w:del>
      <w:del w:id="1657" w:author="PR Preview" w:date="2026-01-01T00:00:00Z">
        <w:r>
          <w:delText xml:space="preserve"> </w:delText>
        </w:r>
      </w:del>
      <w:hyperlink w:anchor="eq-fold-assignment">
        <w:del w:id="1658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also puts</w:delText>
        </w:r>
      </w:del>
      <w:del w:id="1661" w:author="PR Preview" w:date="2026-01-01T00:00:00Z">
        <w:r>
          <w:delText xml:space="preserve"> </w:delText>
        </w:r>
      </w:del>
      <m:oMath>
        <m:r>
          <m:t>i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in</w:delText>
        </w:r>
      </w:del>
      <w:del w:id="16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665" w:author="PR Preview" w:date="2026-01-01T00:00:00Z">
        <w:r>
          <w:delText xml:space="preserve">,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delText xml:space="preserve">and the folds are disjoint,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so</w:delText>
        </w:r>
      </w:del>
      <w:del w:id="167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1671" w:author="PR Preview" w:date="2026-01-01T00:00:00Z">
        <w:r>
          <w:delText xml:space="preserve">.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Then</w:delText>
        </w:r>
      </w:del>
    </w:p>
    <w:p>
      <w:pPr>
        <w:pStyle w:val="FirstParagraph"/>
      </w:pPr>
      <w:ins w:id="1674" w:author="PR Preview" w:date="2026-01-01T00:00:00Z">
        <w:r>
          <w:rPr>
            <w:i/>
            <w:iCs/>
          </w:rPr>
          <w:t xml:space="preserve">Remark 24</w:t>
        </w:r>
      </w:ins>
      <w:ins w:id="1675" w:author="PR Preview" w:date="2026-01-01T00:00:00Z">
        <w:r>
          <w:t xml:space="preserve"> (Source: Cross-validation estimate). </w:t>
        </w:r>
      </w:ins>
      <w:ins w:id="1676" w:author="PR Preview" w:date="2026-01-01T00:00:00Z">
        <w:r>
          <w:t xml:space="preserve">Hastie et al. [3, Sec. 7.10.1]</w:t>
        </w:r>
      </w:ins>
      <w:ins w:id="1677" w:author="PR Preview" w:date="2026-01-01T00:00:00Z">
        <w:r>
          <w:t xml:space="preserve">, for the per-observation form with the fold index</w:t>
        </w:r>
      </w:ins>
      <w:ins w:id="1678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679" w:author="PR Preview" w:date="2026-01-01T00:00:00Z">
        <w:r>
          <w:t xml:space="preserve">.</w:t>
        </w:r>
      </w:ins>
    </w:p>
    <w:bookmarkEnd w:id="249"/>
    <w:bookmarkStart w:id="250" w:name="exr-cv-estimate-by-fold"/>
    <w:p>
      <w:pPr>
        <w:pStyle w:val="BodyText"/>
      </w:pPr>
      <w:ins w:id="1680" w:author="PR Preview" w:date="2026-01-01T00:00:00Z">
        <w:r>
          <w:rPr>
            <w:b/>
            <w:bCs/>
          </w:rPr>
          <w:t xml:space="preserve">Exercise 12 (The cross-validation estimate, fold by fold)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Rewrite the</w:t>
        </w:r>
      </w:ins>
      <w:ins w:id="1683" w:author="PR Preview" w:date="2026-01-01T00:00:00Z">
        <w:r>
          <w:t xml:space="preserve"> </w:t>
        </w:r>
      </w:ins>
      <w:hyperlink w:anchor="def-cv-estimate">
        <w:ins w:id="168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685" w:author="PR Preview" w:date="2026-01-01T00:00:00Z">
        <w:r>
          <w:t xml:space="preserve"> </w:t>
        </w:r>
      </w:ins>
      <w:hyperlink w:anchor="eq-cv-estimate">
        <w:ins w:id="1686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687" w:author="PR Preview" w:date="2026-01-01T00:00:00Z">
        <w:r>
          <w:t xml:space="preserve"> </w:t>
        </w:r>
      </w:ins>
      <w:ins w:id="1688" w:author="PR Preview" w:date="2026-01-01T00:00:00Z">
        <w:r>
          <w:t xml:space="preserve">as</w:t>
        </w:r>
      </w:ins>
      <w:ins w:id="168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times a double sum:</w:t>
        </w:r>
      </w:ins>
      <w:ins w:id="1692" w:author="PR Preview" w:date="2026-01-01T00:00:00Z">
        <w:r>
          <w:t xml:space="preserve"> </w:t>
        </w:r>
      </w:ins>
      <w:ins w:id="1693" w:author="PR Preview" w:date="2026-01-01T00:00:00Z">
        <w:r>
          <w:t xml:space="preserve">an outer sum over the fold numbers</w:t>
        </w:r>
      </w:ins>
      <w:ins w:id="1694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and an inner sum over the observations</w:t>
        </w:r>
      </w:ins>
      <w:ins w:id="1697" w:author="PR Preview" w:date="2026-01-01T00:00:00Z">
        <w:r>
          <w:t xml:space="preserve"> </w:t>
        </w:r>
      </w:ins>
      <m:oMath>
        <m:r>
          <m:t>i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in</w:t>
        </w:r>
      </w:ins>
      <w:ins w:id="1700" w:author="PR Preview" w:date="2026-01-01T00:00:00Z">
        <w:r>
          <w:t xml:space="preserve"> </w:t>
        </w:r>
      </w:ins>
      <w:hyperlink w:anchor="def-folds">
        <w:ins w:id="170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7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03" w:author="PR Preview" w:date="2026-01-01T00:00:00Z">
        <w:r>
          <w:t xml:space="preserve">.</w:t>
        </w:r>
      </w:ins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Then simplify the summand, so that it no longer uses the fold assignment</w:t>
        </w:r>
      </w:ins>
      <w:ins w:id="170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707" w:author="PR Preview" w:date="2026-01-01T00:00:00Z">
        <w:r>
          <w:t xml:space="preserve">.</w:t>
        </w:r>
      </w:ins>
    </w:p>
    <w:bookmarkEnd w:id="250"/>
    <w:bookmarkStart w:id="251" w:name="sol-cv-estimate-by-fold"/>
    <w:p>
      <w:pPr>
        <w:pStyle w:val="BodyText"/>
      </w:pPr>
      <w:ins w:id="1708" w:author="PR Preview" w:date="2026-01-01T00:00:00Z">
        <w:r>
          <w:rPr>
            <w:i/>
            <w:iCs/>
          </w:rPr>
          <w:t xml:space="preserve">Solution 12</w:t>
        </w:r>
      </w:ins>
      <w:ins w:id="1709" w:author="PR Preview" w:date="2026-01-01T00:00:00Z">
        <w:r>
          <w:t xml:space="preserve">. </w:t>
        </w:r>
      </w:ins>
      <w:ins w:id="1710" w:author="PR Preview" w:date="2026-01-01T00:00:00Z">
        <w:r>
          <w:t xml:space="preserve">The folds</w:t>
        </w:r>
      </w:ins>
      <w:ins w:id="17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1712" w:author="PR Preview" w:date="2026-01-01T00:00:00Z">
        <w:r>
          <w:t xml:space="preserve"> </w:t>
        </w:r>
      </w:ins>
      <w:ins w:id="1713" w:author="PR Preview" w:date="2026-01-01T00:00:00Z">
        <w:r>
          <w:t xml:space="preserve">partition</w:t>
        </w:r>
      </w:ins>
      <w:ins w:id="1714" w:author="PR Preview" w:date="2026-01-01T00:00:00Z">
        <w:r>
          <w:t xml:space="preserve"> </w:t>
        </w:r>
      </w:ins>
      <m:oMath>
        <m:r>
          <m:t>I</m:t>
        </m:r>
      </m:oMath>
      <w:ins w:id="1715" w:author="PR Preview" w:date="2026-01-01T00:00:00Z">
        <w:r>
          <w:t xml:space="preserve"> </w:t>
        </w:r>
      </w:ins>
      <w:ins w:id="1716" w:author="PR Preview" w:date="2026-01-01T00:00:00Z">
        <w:r>
          <w:t xml:space="preserve">(</w:t>
        </w:r>
      </w:ins>
      <w:hyperlink w:anchor="def-folds">
        <w:ins w:id="1717" w:author="PR Preview" w:date="2026-01-01T00:00:00Z">
          <w:r>
            <w:rPr>
              <w:rStyle w:val="Hyperlink"/>
            </w:rPr>
            <w:t xml:space="preserve">Definition 45</w:t>
          </w:r>
        </w:ins>
      </w:hyperlink>
      <w:ins w:id="1718" w:author="PR Preview" w:date="2026-01-01T00:00:00Z">
        <w:r>
          <w:t xml:space="preserve">),</w:t>
        </w:r>
      </w:ins>
      <w:ins w:id="1719" w:author="PR Preview" w:date="2026-01-01T00:00:00Z">
        <w:r>
          <w:t xml:space="preserve"> </w:t>
        </w:r>
      </w:ins>
      <w:ins w:id="1720" w:author="PR Preview" w:date="2026-01-01T00:00:00Z">
        <w:r>
          <w:t xml:space="preserve">so summing over the observations of each fold and then over the folds</w:t>
        </w:r>
      </w:ins>
      <w:ins w:id="1721" w:author="PR Preview" w:date="2026-01-01T00:00:00Z">
        <w:r>
          <w:t xml:space="preserve"> </w:t>
        </w:r>
      </w:ins>
      <w:ins w:id="1722" w:author="PR Preview" w:date="2026-01-01T00:00:00Z">
        <w:r>
          <w:t xml:space="preserve">adds each term of</w:t>
        </w:r>
      </w:ins>
      <w:ins w:id="1723" w:author="PR Preview" w:date="2026-01-01T00:00:00Z">
        <w:r>
          <w:t xml:space="preserve"> </w:t>
        </w:r>
      </w:ins>
      <w:hyperlink w:anchor="eq-cv-estimate">
        <w:ins w:id="1724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exactly once.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t xml:space="preserve">For</w:t>
        </w:r>
      </w:ins>
      <w:ins w:id="172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730" w:author="PR Preview" w:date="2026-01-01T00:00:00Z">
        <w:r>
          <w:t xml:space="preserve">,</w:t>
        </w:r>
      </w:ins>
      <w:ins w:id="1731" w:author="PR Preview" w:date="2026-01-01T00:00:00Z">
        <w:r>
          <w:t xml:space="preserve"> </w:t>
        </w:r>
      </w:ins>
      <w:hyperlink w:anchor="eq-fold-assignment">
        <w:ins w:id="1732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also puts</w:t>
        </w:r>
      </w:ins>
      <w:ins w:id="1735" w:author="PR Preview" w:date="2026-01-01T00:00:00Z">
        <w:r>
          <w:t xml:space="preserve"> </w:t>
        </w:r>
      </w:ins>
      <m:oMath>
        <m:r>
          <m:t>i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in</w:t>
        </w:r>
      </w:ins>
      <w:ins w:id="173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739" w:author="PR Preview" w:date="2026-01-01T00:00:00Z">
        <w:r>
          <w:t xml:space="preserve">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and the folds are disjoint,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so</w:t>
        </w:r>
      </w:ins>
      <w:ins w:id="1744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1745" w:author="PR Preview" w:date="2026-01-01T00:00:00Z">
        <w:r>
          <w:t xml:space="preserve">.</w:t>
        </w:r>
      </w:ins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1"/>
    <w:bookmarkStart w:id="25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5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mse"/>
    <w:p>
      <w:pPr>
        <w:pStyle w:val="FirstParagraph"/>
      </w:pPr>
      <w:del w:id="1748" w:author="PR Preview" w:date="2026-01-01T00:00:00Z">
        <w:r>
          <w:rPr>
            <w:i/>
            <w:iCs/>
          </w:rPr>
          <w:delText xml:space="preserve">Remark 26</w:delText>
        </w:r>
      </w:del>
      <w:del w:id="1749" w:author="PR Preview" w:date="2026-01-01T00:00:00Z">
        <w:r>
          <w:delText xml:space="preserve"> (Source: Fold mean squared error). </w:delText>
        </w:r>
      </w:del>
      <w:del w:id="1750" w:author="PR Preview" w:date="2026-01-01T00:00:00Z">
        <w:r>
          <w:delText xml:space="preserve">James et al. [5, Sec. 5.1.3]</w:delText>
        </w:r>
      </w:del>
      <w:del w:id="1751" w:author="PR Preview" w:date="2026-01-01T00:00:00Z">
        <w:r>
          <w:delText xml:space="preserve">, who write the fold mean squared errors as</w:delText>
        </w:r>
      </w:del>
      <w:del w:id="175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1753" w:author="PR Preview" w:date="2026-01-01T00:00:00Z">
        <w:r>
          <w:delText xml:space="preserve">.</w:delText>
        </w:r>
      </w:del>
    </w:p>
    <w:p>
      <w:pPr>
        <w:pStyle w:val="BodyText"/>
      </w:pPr>
      <w:del w:id="1754" w:author="PR Preview" w:date="2026-01-01T00:00:00Z">
        <w:r>
          <w:rPr>
            <w:i/>
            <w:iCs/>
          </w:rPr>
          <w:delText xml:space="preserve">Remark 27</w:delText>
        </w:r>
      </w:del>
      <w:del w:id="1755" w:author="PR Preview" w:date="2026-01-01T00:00:00Z">
        <w:r>
          <w:delText xml:space="preserve"> (What the cross-validation estimate estimates). </w:delText>
        </w:r>
      </w:del>
      <w:del w:id="1756" w:author="PR Preview" w:date="2026-01-01T00:00:00Z">
        <w:r>
          <w:delText xml:space="preserve">Each prediction in</w:delText>
        </w:r>
      </w:del>
      <w:del w:id="1757" w:author="PR Preview" w:date="2026-01-01T00:00:00Z">
        <w:r>
          <w:delText xml:space="preserve"> </w:delText>
        </w:r>
      </w:del>
      <w:hyperlink w:anchor="eq-cv-estimate">
        <w:del w:id="1758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comes from a rule</w:delText>
        </w:r>
      </w:del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that did not see the observation it predicts,</w:delText>
        </w:r>
      </w:del>
      <w:del w:id="1763" w:author="PR Preview" w:date="2026-01-01T00:00:00Z">
        <w:r>
          <w:delText xml:space="preserve"> </w:delText>
        </w:r>
      </w:del>
      <w:del w:id="1764" w:author="PR Preview" w:date="2026-01-01T00:00:00Z">
        <w:r>
          <w:delText xml:space="preserve">so each squared error is scored as in</w:delText>
        </w:r>
      </w:del>
      <w:del w:id="1765" w:author="PR Preview" w:date="2026-01-01T00:00:00Z">
        <w:r>
          <w:delText xml:space="preserve"> </w:delText>
        </w:r>
      </w:del>
      <w:hyperlink w:anchor="thm-held-out-unbiased">
        <w:del w:id="176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But the rule for fold</w:delText>
        </w:r>
      </w:del>
      <w:del w:id="177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was fitted to</w:delText>
        </w:r>
      </w:del>
      <w:del w:id="17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774" w:author="PR Preview" w:date="2026-01-01T00:00:00Z">
        <w:r>
          <w:delText xml:space="preserve"> </w:delText>
        </w:r>
      </w:del>
      <w:del w:id="1775" w:author="PR Preview" w:date="2026-01-01T00:00:00Z">
        <w:r>
          <w:delText xml:space="preserve">observations,</w:delText>
        </w:r>
      </w:del>
      <w:del w:id="1776" w:author="PR Preview" w:date="2026-01-01T00:00:00Z">
        <w:r>
          <w:delText xml:space="preserve"> </w:delText>
        </w:r>
      </w:del>
      <w:del w:id="1777" w:author="PR Preview" w:date="2026-01-01T00:00:00Z">
        <w:r>
          <w:delText xml:space="preserve">not</w:delText>
        </w:r>
      </w:del>
      <w:del w:id="1778" w:author="PR Preview" w:date="2026-01-01T00:00:00Z">
        <w:r>
          <w:delText xml:space="preserve"> </w:delText>
        </w:r>
      </w:del>
      <m:oMath>
        <m:r>
          <m:t>n</m:t>
        </m:r>
      </m:oMath>
      <w:del w:id="1779" w:author="PR Preview" w:date="2026-01-01T00:00:00Z">
        <w:r>
          <w:delText xml:space="preserve">,</w:delText>
        </w:r>
      </w:del>
      <w:del w:id="1780" w:author="PR Preview" w:date="2026-01-01T00:00:00Z">
        <w:r>
          <w:delText xml:space="preserve"> </w:delText>
        </w:r>
      </w:del>
      <w:del w:id="1781" w:author="PR Preview" w:date="2026-01-01T00:00:00Z">
        <w:r>
          <w:delText xml:space="preserve">and the</w:delText>
        </w:r>
      </w:del>
      <w:del w:id="1782" w:author="PR Preview" w:date="2026-01-01T00:00:00Z">
        <w:r>
          <w:delText xml:space="preserve"> </w:delText>
        </w:r>
      </w:del>
      <m:oMath>
        <m:r>
          <m:t>k</m:t>
        </m:r>
      </m:oMath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rules differ from one another and from the rule fitted to all</w:delText>
        </w:r>
      </w:del>
      <w:del w:id="1785" w:author="PR Preview" w:date="2026-01-01T00:00:00Z">
        <w:r>
          <w:delText xml:space="preserve"> </w:delText>
        </w:r>
      </w:del>
      <m:oMath>
        <m:r>
          <m:t>n</m:t>
        </m:r>
      </m:oMath>
      <w:del w:id="1786" w:author="PR Preview" w:date="2026-01-01T00:00:00Z">
        <w:r>
          <w:delText xml:space="preserve">.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So</w:delText>
        </w:r>
      </w:del>
      <w:del w:id="178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estimates the</w:delText>
        </w:r>
      </w:del>
      <w:del w:id="1792" w:author="PR Preview" w:date="2026-01-01T00:00:00Z">
        <w:r>
          <w:delText xml:space="preserve"> </w:delText>
        </w:r>
      </w:del>
      <w:hyperlink w:anchor="def-expected-generalization-error">
        <w:del w:id="179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of the fitting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rPr>
            <w:i/>
            <w:iCs/>
          </w:rPr>
          <w:delText xml:space="preserve">procedure</w:delText>
        </w:r>
      </w:del>
      <w:del w:id="1798" w:author="PR Preview" w:date="2026-01-01T00:00:00Z">
        <w:r>
          <w:delText xml:space="preserve"> </w:delText>
        </w:r>
      </w:del>
      <m:oMath>
        <m:r>
          <m:t>g</m:t>
        </m:r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at the smaller training-set sizes</w:delText>
        </w:r>
      </w:del>
      <w:del w:id="180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which is</w:delText>
        </w:r>
      </w:del>
      <w:del w:id="180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when every fold has</w:delText>
        </w:r>
      </w:del>
      <w:del w:id="180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observations,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rather than</w:delText>
        </w:r>
      </w:del>
      <w:del w:id="18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814" w:author="PR Preview" w:date="2026-01-01T00:00:00Z">
        <w:r>
          <w:delText xml:space="preserve"> </w:delText>
        </w:r>
      </w:del>
      <w:del w:id="1815" w:author="PR Preview" w:date="2026-01-01T00:00:00Z">
        <w:r>
          <w:delText xml:space="preserve">for the one rule fitted to all the data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[3, Sec. 7.12]</w:delText>
        </w:r>
      </w:del>
      <w:del w:id="1818" w:author="PR Preview" w:date="2026-01-01T00:00:00Z">
        <w:r>
          <w:delText xml:space="preserve">.</w:delText>
        </w:r>
      </w:del>
    </w:p>
    <w:p>
      <w:pPr>
        <w:pStyle w:val="FirstParagraph"/>
      </w:pPr>
      <w:ins w:id="1819" w:author="PR Preview" w:date="2026-01-01T00:00:00Z">
        <w:r>
          <w:rPr>
            <w:i/>
            <w:iCs/>
          </w:rPr>
          <w:t xml:space="preserve">Remark 25</w:t>
        </w:r>
      </w:ins>
      <w:ins w:id="1820" w:author="PR Preview" w:date="2026-01-01T00:00:00Z">
        <w:r>
          <w:t xml:space="preserve"> (Source: Fold mean squared error). </w:t>
        </w:r>
      </w:ins>
      <w:ins w:id="1821" w:author="PR Preview" w:date="2026-01-01T00:00:00Z">
        <w:r>
          <w:t xml:space="preserve">James et al. [5, Sec. 5.1.3]</w:t>
        </w:r>
      </w:ins>
      <w:ins w:id="1822" w:author="PR Preview" w:date="2026-01-01T00:00:00Z">
        <w:r>
          <w:t xml:space="preserve">, who write the fold mean squared errors as</w:t>
        </w:r>
      </w:ins>
      <w:ins w:id="1823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1824" w:author="PR Preview" w:date="2026-01-01T00:00:00Z">
        <w:r>
          <w:t xml:space="preserve">.</w:t>
        </w:r>
      </w:ins>
    </w:p>
    <w:bookmarkEnd w:id="256"/>
    <w:bookmarkStart w:id="257" w:name="rem-cv-estimate"/>
    <w:p>
      <w:pPr>
        <w:pStyle w:val="BodyText"/>
      </w:pPr>
      <w:ins w:id="1825" w:author="PR Preview" w:date="2026-01-01T00:00:00Z">
        <w:r>
          <w:rPr>
            <w:i/>
            <w:iCs/>
          </w:rPr>
          <w:t xml:space="preserve">Remark 26</w:t>
        </w:r>
      </w:ins>
      <w:ins w:id="1826" w:author="PR Preview" w:date="2026-01-01T00:00:00Z">
        <w:r>
          <w:t xml:space="preserve"> (What the cross-validation estimate estimates). </w:t>
        </w:r>
      </w:ins>
      <w:ins w:id="1827" w:author="PR Preview" w:date="2026-01-01T00:00:00Z">
        <w:r>
          <w:t xml:space="preserve">Each prediction in</w:t>
        </w:r>
      </w:ins>
      <w:ins w:id="1828" w:author="PR Preview" w:date="2026-01-01T00:00:00Z">
        <w:r>
          <w:t xml:space="preserve"> </w:t>
        </w:r>
      </w:ins>
      <w:hyperlink w:anchor="eq-cv-estimate">
        <w:ins w:id="182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comes from a rule</w:t>
        </w:r>
      </w:ins>
      <w:ins w:id="1832" w:author="PR Preview" w:date="2026-01-01T00:00:00Z">
        <w:r>
          <w:t xml:space="preserve"> </w:t>
        </w:r>
      </w:ins>
      <w:ins w:id="1833" w:author="PR Preview" w:date="2026-01-01T00:00:00Z">
        <w:r>
          <w:t xml:space="preserve">that did not see the observation it predicts,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so each squared error is scored as in</w:t>
        </w:r>
      </w:ins>
      <w:ins w:id="1836" w:author="PR Preview" w:date="2026-01-01T00:00:00Z">
        <w:r>
          <w:t xml:space="preserve"> </w:t>
        </w:r>
      </w:ins>
      <w:hyperlink w:anchor="thm-held-out-unbiased">
        <w:ins w:id="183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838" w:author="PR Preview" w:date="2026-01-01T00:00:00Z">
        <w:r>
          <w:t xml:space="preserve">.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But the rule for fold</w:t>
        </w:r>
      </w:ins>
      <w:ins w:id="18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1842" w:author="PR Preview" w:date="2026-01-01T00:00:00Z">
        <w:r>
          <w:t xml:space="preserve"> </w:t>
        </w:r>
      </w:ins>
      <w:ins w:id="1843" w:author="PR Preview" w:date="2026-01-01T00:00:00Z">
        <w:r>
          <w:t xml:space="preserve">was fitted to</w:t>
        </w:r>
      </w:ins>
      <w:ins w:id="18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observations,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not</w:t>
        </w:r>
      </w:ins>
      <w:ins w:id="1849" w:author="PR Preview" w:date="2026-01-01T00:00:00Z">
        <w:r>
          <w:t xml:space="preserve"> </w:t>
        </w:r>
      </w:ins>
      <m:oMath>
        <m:r>
          <m:t>n</m:t>
        </m:r>
      </m:oMath>
      <w:ins w:id="1850" w:author="PR Preview" w:date="2026-01-01T00:00:00Z">
        <w:r>
          <w:t xml:space="preserve">,</w:t>
        </w:r>
      </w:ins>
      <w:ins w:id="1851" w:author="PR Preview" w:date="2026-01-01T00:00:00Z">
        <w:r>
          <w:t xml:space="preserve"> </w:t>
        </w:r>
      </w:ins>
      <w:ins w:id="1852" w:author="PR Preview" w:date="2026-01-01T00:00:00Z">
        <w:r>
          <w:t xml:space="preserve">and the</w:t>
        </w:r>
      </w:ins>
      <w:ins w:id="1853" w:author="PR Preview" w:date="2026-01-01T00:00:00Z">
        <w:r>
          <w:t xml:space="preserve"> </w:t>
        </w:r>
      </w:ins>
      <m:oMath>
        <m:r>
          <m:t>k</m:t>
        </m:r>
      </m:oMath>
      <w:ins w:id="1854" w:author="PR Preview" w:date="2026-01-01T00:00:00Z">
        <w:r>
          <w:t xml:space="preserve"> </w:t>
        </w:r>
      </w:ins>
      <w:ins w:id="1855" w:author="PR Preview" w:date="2026-01-01T00:00:00Z">
        <w:r>
          <w:t xml:space="preserve">rules differ from one another and from the rule fitted to all</w:t>
        </w:r>
      </w:ins>
      <w:ins w:id="1856" w:author="PR Preview" w:date="2026-01-01T00:00:00Z">
        <w:r>
          <w:t xml:space="preserve"> </w:t>
        </w:r>
      </w:ins>
      <m:oMath>
        <m:r>
          <m:t>n</m:t>
        </m:r>
      </m:oMath>
      <w:ins w:id="1857" w:author="PR Preview" w:date="2026-01-01T00:00:00Z">
        <w:r>
          <w:t xml:space="preserve">.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So</w:t>
        </w:r>
      </w:ins>
      <w:ins w:id="18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estimates the</w:t>
        </w:r>
      </w:ins>
      <w:ins w:id="1863" w:author="PR Preview" w:date="2026-01-01T00:00:00Z">
        <w:r>
          <w:t xml:space="preserve"> </w:t>
        </w:r>
      </w:ins>
      <w:hyperlink w:anchor="def-expected-generalization-error">
        <w:ins w:id="1864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of the fitting</w:t>
        </w:r>
      </w:ins>
      <w:ins w:id="1867" w:author="PR Preview" w:date="2026-01-01T00:00:00Z">
        <w:r>
          <w:t xml:space="preserve"> </w:t>
        </w:r>
      </w:ins>
      <w:ins w:id="1868" w:author="PR Preview" w:date="2026-01-01T00:00:00Z">
        <w:r>
          <w:rPr>
            <w:i/>
            <w:iCs/>
          </w:rPr>
          <w:t xml:space="preserve">procedure</w:t>
        </w:r>
      </w:ins>
      <w:ins w:id="1869" w:author="PR Preview" w:date="2026-01-01T00:00:00Z">
        <w:r>
          <w:t xml:space="preserve"> </w:t>
        </w:r>
      </w:ins>
      <m:oMath>
        <m:r>
          <m:t>g</m:t>
        </m:r>
      </m:oMath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at the smaller training-set sizes</w:t>
        </w:r>
      </w:ins>
      <w:ins w:id="18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1873" w:author="PR Preview" w:date="2026-01-01T00:00:00Z">
        <w:r>
          <w:t xml:space="preserve">,</w:t>
        </w:r>
      </w:ins>
      <w:ins w:id="1874" w:author="PR Preview" w:date="2026-01-01T00:00:00Z">
        <w:r>
          <w:t xml:space="preserve"> </w:t>
        </w:r>
      </w:ins>
      <w:ins w:id="1875" w:author="PR Preview" w:date="2026-01-01T00:00:00Z">
        <w:r>
          <w:t xml:space="preserve">which is</w:t>
        </w:r>
      </w:ins>
      <w:ins w:id="187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1877" w:author="PR Preview" w:date="2026-01-01T00:00:00Z">
        <w:r>
          <w:t xml:space="preserve"> </w:t>
        </w:r>
      </w:ins>
      <w:ins w:id="1878" w:author="PR Preview" w:date="2026-01-01T00:00:00Z">
        <w:r>
          <w:t xml:space="preserve">when every fold has</w:t>
        </w:r>
      </w:ins>
      <w:ins w:id="18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observations,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rather than</w:t>
        </w:r>
      </w:ins>
      <w:ins w:id="188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for the one rule fitted to all the data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[3, Sec. 7.12]</w:t>
        </w:r>
      </w:ins>
      <w:ins w:id="1889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7"/>
    <w:bookmarkStart w:id="258" w:name="rem-choosing-k"/>
    <w:p>
      <w:pPr>
        <w:pStyle w:val="BodyText"/>
      </w:pPr>
      <w:del w:id="1890" w:author="PR Preview" w:date="2026-01-01T00:00:00Z">
        <w:r>
          <w:rPr>
            <w:i/>
            <w:iCs/>
          </w:rPr>
          <w:delText xml:space="preserve">Remark 28</w:delText>
        </w:r>
      </w:del>
      <w:del w:id="1891" w:author="PR Preview" w:date="2026-01-01T00:00:00Z">
        <w:r>
          <w:delText xml:space="preserve"> (Choosing the number of folds). </w:delText>
        </w:r>
      </w:del>
      <w:del w:id="1892" w:author="PR Preview" w:date="2026-01-01T00:00:00Z">
        <w:r>
          <w:delText xml:space="preserve">The number of folds</w:delText>
        </w:r>
      </w:del>
      <w:del w:id="1893" w:author="PR Preview" w:date="2026-01-01T00:00:00Z">
        <w:r>
          <w:delText xml:space="preserve"> </w:delText>
        </w:r>
      </w:del>
      <m:oMath>
        <m:r>
          <m:t>k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trades bias against variance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in the cross-validation estimate itself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[5, Sec. 5.1.4]</w:delText>
        </w:r>
      </w:del>
      <w:del w:id="1900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20"/>
        </w:numPr>
      </w:pPr>
      <w:del w:id="1901" w:author="PR Preview" w:date="2026-01-01T00:00:00Z">
        <w:r>
          <w:rPr>
            <w:b/>
            <w:bCs/>
          </w:rPr>
          <w:delText xml:space="preserve">Bias.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Each rule in</w:delText>
        </w:r>
      </w:del>
      <w:del w:id="1904" w:author="PR Preview" w:date="2026-01-01T00:00:00Z">
        <w:r>
          <w:delText xml:space="preserve"> </w:delText>
        </w:r>
      </w:del>
      <w:hyperlink w:anchor="eq-cv-estimate">
        <w:del w:id="190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906" w:author="PR Preview" w:date="2026-01-01T00:00:00Z">
        <w:r>
          <w:delText xml:space="preserve"> </w:delText>
        </w:r>
      </w:del>
      <w:del w:id="1907" w:author="PR Preview" w:date="2026-01-01T00:00:00Z">
        <w:r>
          <w:delText xml:space="preserve">is fitted to about</w:delText>
        </w:r>
      </w:del>
      <w:del w:id="190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observations.</w:delText>
        </w:r>
      </w:del>
      <w:del w:id="1911" w:author="PR Preview" w:date="2026-01-01T00:00:00Z">
        <w:r>
          <w:delText xml:space="preserve"> </w:delText>
        </w:r>
      </w:del>
      <w:del w:id="1912" w:author="PR Preview" w:date="2026-01-01T00:00:00Z">
        <w:r>
          <w:delText xml:space="preserve">A rule fitted to fewer observations usually predicts worse,</w:delText>
        </w:r>
      </w:del>
      <w:del w:id="1913" w:author="PR Preview" w:date="2026-01-01T00:00:00Z">
        <w:r>
          <w:delText xml:space="preserve"> </w:delText>
        </w:r>
      </w:del>
      <w:del w:id="1914" w:author="PR Preview" w:date="2026-01-01T00:00:00Z">
        <w:r>
          <w:delText xml:space="preserve">so</w:delText>
        </w:r>
      </w:del>
      <w:del w:id="191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1916" w:author="PR Preview" w:date="2026-01-01T00:00:00Z">
        <w:r>
          <w:delText xml:space="preserve"> </w:delText>
        </w:r>
      </w:del>
      <w:del w:id="1917" w:author="PR Preview" w:date="2026-01-01T00:00:00Z">
        <w:r>
          <w:delText xml:space="preserve">tends to overstate the expected generalization error of a rule fitted to all</w:delText>
        </w:r>
      </w:del>
      <w:del w:id="1918" w:author="PR Preview" w:date="2026-01-01T00:00:00Z">
        <w:r>
          <w:delText xml:space="preserve"> </w:delText>
        </w:r>
      </w:del>
      <m:oMath>
        <m:r>
          <m:t>n</m:t>
        </m:r>
      </m:oMath>
      <w:del w:id="1919" w:author="PR Preview" w:date="2026-01-01T00:00:00Z">
        <w:r>
          <w:delText xml:space="preserve">.</w:delText>
        </w:r>
      </w:del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The overstatement shrinks as</w:delText>
        </w:r>
      </w:del>
      <w:del w:id="1922" w:author="PR Preview" w:date="2026-01-01T00:00:00Z">
        <w:r>
          <w:delText xml:space="preserve"> </w:delText>
        </w:r>
      </w:del>
      <m:oMath>
        <m:r>
          <m:t>k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grows.</w:delText>
        </w:r>
      </w:del>
    </w:p>
    <w:p>
      <w:pPr>
        <w:pStyle w:val="BodyText"/>
      </w:pPr>
      <w:ins w:id="1925" w:author="PR Preview" w:date="2026-01-01T00:00:00Z">
        <w:r>
          <w:rPr>
            <w:i/>
            <w:iCs/>
          </w:rPr>
          <w:t xml:space="preserve">Remark 27</w:t>
        </w:r>
      </w:ins>
      <w:ins w:id="1926" w:author="PR Preview" w:date="2026-01-01T00:00:00Z">
        <w:r>
          <w:t xml:space="preserve"> (Choosing the number of folds). </w:t>
        </w:r>
      </w:ins>
      <w:ins w:id="1927" w:author="PR Preview" w:date="2026-01-01T00:00:00Z">
        <w:r>
          <w:t xml:space="preserve">The number of folds</w:t>
        </w:r>
      </w:ins>
      <w:ins w:id="1928" w:author="PR Preview" w:date="2026-01-01T00:00:00Z">
        <w:r>
          <w:t xml:space="preserve"> </w:t>
        </w:r>
      </w:ins>
      <m:oMath>
        <m:r>
          <m:t>k</m:t>
        </m:r>
      </m:oMath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trades bias against variance</w:t>
        </w:r>
      </w:ins>
      <w:ins w:id="1931" w:author="PR Preview" w:date="2026-01-01T00:00:00Z">
        <w:r>
          <w:t xml:space="preserve"> </w:t>
        </w:r>
      </w:ins>
      <w:ins w:id="1932" w:author="PR Preview" w:date="2026-01-01T00:00:00Z">
        <w:r>
          <w:t xml:space="preserve">in the cross-validation estimate itself</w:t>
        </w:r>
      </w:ins>
      <w:ins w:id="1933" w:author="PR Preview" w:date="2026-01-01T00:00:00Z">
        <w:r>
          <w:t xml:space="preserve"> </w:t>
        </w:r>
      </w:ins>
      <w:ins w:id="1934" w:author="PR Preview" w:date="2026-01-01T00:00:00Z">
        <w:r>
          <w:t xml:space="preserve">[5, Sec. 5.1.4]</w:t>
        </w:r>
      </w:ins>
      <w:ins w:id="1935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20"/>
        </w:numPr>
      </w:pPr>
      <w:ins w:id="1936" w:author="PR Preview" w:date="2026-01-01T00:00:00Z">
        <w:r>
          <w:rPr>
            <w:b/>
            <w:bCs/>
          </w:rPr>
          <w:t xml:space="preserve">Bias.</w:t>
        </w:r>
      </w:ins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Each rule in</w:t>
        </w:r>
      </w:ins>
      <w:ins w:id="1939" w:author="PR Preview" w:date="2026-01-01T00:00:00Z">
        <w:r>
          <w:t xml:space="preserve"> </w:t>
        </w:r>
      </w:ins>
      <w:hyperlink w:anchor="eq-cv-estimate">
        <w:ins w:id="194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is fitted to about</w:t>
        </w:r>
      </w:ins>
      <w:ins w:id="19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observations.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A rule fitted to fewer observations usually predicts worse,</w:t>
        </w:r>
      </w:ins>
      <w:ins w:id="1948" w:author="PR Preview" w:date="2026-01-01T00:00:00Z">
        <w:r>
          <w:t xml:space="preserve"> </w:t>
        </w:r>
      </w:ins>
      <w:ins w:id="1949" w:author="PR Preview" w:date="2026-01-01T00:00:00Z">
        <w:r>
          <w:t xml:space="preserve">so</w:t>
        </w:r>
      </w:ins>
      <w:ins w:id="195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1951" w:author="PR Preview" w:date="2026-01-01T00:00:00Z">
        <w:r>
          <w:t xml:space="preserve"> </w:t>
        </w:r>
      </w:ins>
      <w:ins w:id="1952" w:author="PR Preview" w:date="2026-01-01T00:00:00Z">
        <w:r>
          <w:t xml:space="preserve">tends to overstate the expected generalization error of a rule fitted to all</w:t>
        </w:r>
      </w:ins>
      <w:ins w:id="1953" w:author="PR Preview" w:date="2026-01-01T00:00:00Z">
        <w:r>
          <w:t xml:space="preserve"> </w:t>
        </w:r>
      </w:ins>
      <m:oMath>
        <m:r>
          <m:t>n</m:t>
        </m:r>
      </m:oMath>
      <w:ins w:id="1954" w:author="PR Preview" w:date="2026-01-01T00:00:00Z">
        <w:r>
          <w:t xml:space="preserve">.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The overstatement shrinks as</w:t>
        </w:r>
      </w:ins>
      <w:ins w:id="1957" w:author="PR Preview" w:date="2026-01-01T00:00:00Z">
        <w:r>
          <w:t xml:space="preserve"> </w:t>
        </w:r>
      </w:ins>
      <m:oMath>
        <m:r>
          <m:t>k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8"/>
    <w:bookmarkStart w:id="263" w:name="exm-kfold-simulated"/>
    <w:p>
      <w:pPr>
        <w:pStyle w:val="BodyText"/>
      </w:pPr>
      <w:del w:id="1960" w:author="PR Preview" w:date="2026-01-01T00:00:00Z">
        <w:r>
          <w:rPr>
            <w:b/>
            <w:bCs/>
          </w:rPr>
          <w:delText xml:space="preserve">Example 30 (Cross-validation versus the generalization error)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This example applies</w:delText>
        </w:r>
      </w:del>
      <w:del w:id="1963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964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with</w:delText>
        </w:r>
      </w:del>
      <w:del w:id="196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delText xml:space="preserve">to the simulated training set of</w:delText>
        </w:r>
      </w:del>
      <w:del w:id="1970" w:author="PR Preview" w:date="2026-01-01T00:00:00Z">
        <w:r>
          <w:delText xml:space="preserve"> </w:delText>
        </w:r>
      </w:del>
      <w:hyperlink w:anchor="exm-train-test-error-simulated">
        <w:del w:id="1971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972" w:author="PR Preview" w:date="2026-01-01T00:00:00Z">
        <w:r>
          <w:delText xml:space="preserve">,</w:delText>
        </w:r>
      </w:del>
      <w:del w:id="1973" w:author="PR Preview" w:date="2026-01-01T00:00:00Z">
        <w:r>
          <w:delText xml:space="preserve"> </w:delText>
        </w:r>
      </w:del>
      <w:del w:id="1974" w:author="PR Preview" w:date="2026-01-01T00:00:00Z">
        <w:r>
          <w:delText xml:space="preserve">using only those 30 observations.</w:delText>
        </w:r>
      </w:del>
      <w:del w:id="1975" w:author="PR Preview" w:date="2026-01-01T00:00:00Z">
        <w:r>
          <w:delText xml:space="preserve"> </w:delText>
        </w:r>
      </w:del>
      <w:del w:id="1976" w:author="PR Preview" w:date="2026-01-01T00:00:00Z">
        <w:r>
          <w:delText xml:space="preserve">The function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rPr>
            <w:rStyle w:val="VerbatimChar"/>
          </w:rPr>
          <w:delText xml:space="preserve">assign_folds()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assigns each observation to a fold at random,</w:delText>
        </w:r>
      </w:del>
      <w:del w:id="1981" w:author="PR Preview" w:date="2026-01-01T00:00:00Z">
        <w:r>
          <w:delText xml:space="preserve"> </w:delText>
        </w:r>
      </w:del>
      <w:del w:id="1982" w:author="PR Preview" w:date="2026-01-01T00:00:00Z">
        <w:r>
          <w:rPr>
            <w:rStyle w:val="VerbatimChar"/>
          </w:rPr>
          <w:delText xml:space="preserve">cv_squared_errors()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fits the model once per fold without that fold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delText xml:space="preserve">and returns each observation’s squared prediction error,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and</w:delText>
        </w:r>
      </w:del>
      <w:del w:id="1989" w:author="PR Preview" w:date="2026-01-01T00:00:00Z">
        <w:r>
          <w:delText xml:space="preserve"> </w:delText>
        </w:r>
      </w:del>
      <w:del w:id="1990" w:author="PR Preview" w:date="2026-01-01T00:00:00Z">
        <w:r>
          <w:rPr>
            <w:rStyle w:val="VerbatimChar"/>
          </w:rPr>
          <w:delText xml:space="preserve">cv_mse()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averages them, which is</w:delText>
        </w:r>
      </w:del>
      <w:del w:id="1993" w:author="PR Preview" w:date="2026-01-01T00:00:00Z">
        <w:r>
          <w:delText xml:space="preserve"> </w:delText>
        </w:r>
      </w:del>
      <w:hyperlink w:anchor="eq-cv-estimate">
        <w:del w:id="1994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1995" w:author="PR Preview" w:date="2026-01-01T00:00:00Z">
        <w:r>
          <w:delText xml:space="preserve">.</w:delText>
        </w:r>
      </w:del>
    </w:p>
    <w:p>
      <w:pPr>
        <w:pStyle w:val="BodyText"/>
      </w:pPr>
      <w:ins w:id="1996" w:author="PR Preview" w:date="2026-01-01T00:00:00Z">
        <w:r>
          <w:rPr>
            <w:b/>
            <w:bCs/>
          </w:rPr>
          <w:t xml:space="preserve">Example 29 (Cross-validation versus the generalization error)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This example applies</w:t>
        </w:r>
      </w:ins>
      <w:ins w:id="1999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000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with</w:t>
        </w:r>
      </w:ins>
      <w:ins w:id="20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004" w:author="PR Preview" w:date="2026-01-01T00:00:00Z">
        <w:r>
          <w:t xml:space="preserve"> </w:t>
        </w:r>
      </w:ins>
      <w:ins w:id="2005" w:author="PR Preview" w:date="2026-01-01T00:00:00Z">
        <w:r>
          <w:t xml:space="preserve">to the simulated training set of</w:t>
        </w:r>
      </w:ins>
      <w:ins w:id="2006" w:author="PR Preview" w:date="2026-01-01T00:00:00Z">
        <w:r>
          <w:t xml:space="preserve"> </w:t>
        </w:r>
      </w:ins>
      <w:hyperlink w:anchor="exm-train-test-error-simulated">
        <w:ins w:id="2007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008" w:author="PR Preview" w:date="2026-01-01T00:00:00Z">
        <w:r>
          <w:t xml:space="preserve">,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using only those 30 observations.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The function</w:t>
        </w:r>
      </w:ins>
      <w:ins w:id="2013" w:author="PR Preview" w:date="2026-01-01T00:00:00Z">
        <w:r>
          <w:t xml:space="preserve"> </w:t>
        </w:r>
      </w:ins>
      <w:ins w:id="2014" w:author="PR Preview" w:date="2026-01-01T00:00:00Z">
        <w:r>
          <w:rPr>
            <w:rStyle w:val="VerbatimChar"/>
          </w:rPr>
          <w:t xml:space="preserve">assign_folds()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assigns each observation to a fold at random,</w:t>
        </w:r>
      </w:ins>
      <w:ins w:id="2017" w:author="PR Preview" w:date="2026-01-01T00:00:00Z">
        <w:r>
          <w:t xml:space="preserve"> </w:t>
        </w:r>
      </w:ins>
      <w:ins w:id="2018" w:author="PR Preview" w:date="2026-01-01T00:00:00Z">
        <w:r>
          <w:rPr>
            <w:rStyle w:val="VerbatimChar"/>
          </w:rPr>
          <w:t xml:space="preserve">cv_squared_errors()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fits the model once per fold without that fold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and returns each observation’s squared prediction error,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and</w:t>
        </w:r>
      </w:ins>
      <w:ins w:id="2025" w:author="PR Preview" w:date="2026-01-01T00:00:00Z">
        <w:r>
          <w:t xml:space="preserve"> </w:t>
        </w:r>
      </w:ins>
      <w:ins w:id="2026" w:author="PR Preview" w:date="2026-01-01T00:00:00Z">
        <w:r>
          <w:rPr>
            <w:rStyle w:val="VerbatimChar"/>
          </w:rPr>
          <w:t xml:space="preserve">cv_mse()</w:t>
        </w:r>
      </w:ins>
      <w:ins w:id="2027" w:author="PR Preview" w:date="2026-01-01T00:00:00Z">
        <w:r>
          <w:t xml:space="preserve"> </w:t>
        </w:r>
      </w:ins>
      <w:ins w:id="2028" w:author="PR Preview" w:date="2026-01-01T00:00:00Z">
        <w:r>
          <w:t xml:space="preserve">averages them, which is</w:t>
        </w:r>
      </w:ins>
      <w:ins w:id="2029" w:author="PR Preview" w:date="2026-01-01T00:00:00Z">
        <w:r>
          <w:t xml:space="preserve"> </w:t>
        </w:r>
      </w:ins>
      <w:hyperlink w:anchor="eq-cv-estimate">
        <w:ins w:id="203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03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del w:id="2032" w:author="PR Preview" w:date="2026-01-01T00:00:00Z">
        <w:r>
          <w:delText xml:space="preserve">The same fold assignment is used for every degree,</w:delText>
        </w:r>
      </w:del>
      <w:del w:id="2033" w:author="PR Preview" w:date="2026-01-01T00:00:00Z">
        <w:r>
          <w:delText xml:space="preserve"> </w:delText>
        </w:r>
      </w:del>
      <w:del w:id="2034" w:author="PR Preview" w:date="2026-01-01T00:00:00Z">
        <w:r>
          <w:delText xml:space="preserve">so the degrees are compared on the same splits.</w:delText>
        </w:r>
      </w:del>
      <w:del w:id="2035" w:author="PR Preview" w:date="2026-01-01T00:00:00Z">
        <w:r>
          <w:delText xml:space="preserve"> </w:delText>
        </w:r>
      </w:del>
      <w:del w:id="2036" w:author="PR Preview" w:date="2026-01-01T00:00:00Z">
        <w:r>
          <w:delText xml:space="preserve">The table and figure report the square root of each cross-validation estimate,</w:delText>
        </w:r>
      </w:del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so that it is in the same unit as the training sRMSE and generalization pRMSE of</w:delText>
        </w:r>
      </w:del>
      <w:del w:id="2039" w:author="PR Preview" w:date="2026-01-01T00:00:00Z">
        <w:r>
          <w:delText xml:space="preserve"> </w:delText>
        </w:r>
      </w:del>
      <w:hyperlink w:anchor="exm-train-test-error-simulated">
        <w:del w:id="204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041" w:author="PR Preview" w:date="2026-01-01T00:00:00Z">
        <w:r>
          <w:delText xml:space="preserve">.</w:delText>
        </w:r>
      </w:del>
    </w:p>
    <w:p>
      <w:pPr>
        <w:pStyle w:val="FirstParagraph"/>
      </w:pPr>
      <w:ins w:id="2042" w:author="PR Preview" w:date="2026-01-01T00:00:00Z">
        <w:r>
          <w:t xml:space="preserve">The same fold assignment is used for every degree,</w:t>
        </w:r>
      </w:ins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so the degrees are compared on the same splits.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The table and figure report the square root of each cross-validation estimate,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so that it is in the same unit as the training sRMSE and generalization pRMSE of</w:t>
        </w:r>
      </w:ins>
      <w:ins w:id="2049" w:author="PR Preview" w:date="2026-01-01T00:00:00Z">
        <w:r>
          <w:t xml:space="preserve"> </w:t>
        </w:r>
      </w:ins>
      <w:hyperlink w:anchor="exm-train-test-error-simulated">
        <w:ins w:id="2050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05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2052" w:author="PR Preview" w:date="2026-01-01T00:00:00Z">
        <w:r>
          <w:delText xml:space="preserve">The cross-validation estimate is smallest at degree 3,</w:delText>
        </w:r>
      </w:del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and the estimated generalization error at degree 5.</w:delText>
        </w:r>
      </w:del>
      <w:del w:id="2055" w:author="PR Preview" w:date="2026-01-01T00:00:00Z">
        <w:r>
          <w:delText xml:space="preserve"> </w:delText>
        </w:r>
      </w:del>
      <w:del w:id="2056" w:author="PR Preview" w:date="2026-01-01T00:00:00Z">
        <w:r>
          <w:delText xml:space="preserve">Unlike the training error,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the cross-validation estimate does not keep falling as the degree grows,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so it does not simply reward higher degrees.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It is not an estimate of</w:delText>
        </w:r>
      </w:del>
      <w:del w:id="20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for the fit to all 30 observations, though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(</w:delText>
        </w:r>
      </w:del>
      <w:hyperlink w:anchor="rem-cv-estimate">
        <w:del w:id="2068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069" w:author="PR Preview" w:date="2026-01-01T00:00:00Z">
        <w:r>
          <w:delText xml:space="preserve">).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Each of its fits uses only 24 observations.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delText xml:space="preserve">At degree 10,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polynomials fitted to 24 points predict their held-out points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much worse than the fit to all 30 predicts new data:</w:delText>
        </w:r>
      </w:del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the cross-validation estimate is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4.1 times the estimated generalization pRMSE.</w:delText>
        </w:r>
      </w:del>
    </w:p>
    <w:p>
      <w:pPr>
        <w:pStyle w:val="BodyText"/>
      </w:pPr>
      <w:del w:id="2082" w:author="PR Preview" w:date="2026-01-01T00:00:00Z">
        <w:r>
          <w:delText xml:space="preserve">Part of that gap is expected: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by</w:delText>
        </w:r>
      </w:del>
      <w:del w:id="2085" w:author="PR Preview" w:date="2026-01-01T00:00:00Z">
        <w:r>
          <w:delText xml:space="preserve"> </w:delText>
        </w:r>
      </w:del>
      <w:hyperlink w:anchor="rem-cv-estimate">
        <w:del w:id="2086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087" w:author="PR Preview" w:date="2026-01-01T00:00:00Z">
        <w:r>
          <w:delText xml:space="preserve">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with</w:delText>
        </w:r>
      </w:del>
      <w:del w:id="2090" w:author="PR Preview" w:date="2026-01-01T00:00:00Z">
        <w:r>
          <w:delText xml:space="preserve"> </w:delText>
        </w:r>
      </w:del>
      <m:oMath>
        <m:r>
          <m:t>g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the least-squares fit of a degree-10 polynomial,</w:delText>
        </w:r>
      </w:del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the cross-validation estimate targets</w:delText>
        </w:r>
      </w:del>
      <w:del w:id="209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2096" w:author="PR Preview" w:date="2026-01-01T00:00:00Z">
        <w:r>
          <w:delText xml:space="preserve">,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not the expected generalization error of a fit to 30 points.</w:delText>
        </w:r>
      </w:del>
      <w:del w:id="2099" w:author="PR Preview" w:date="2026-01-01T00:00:00Z">
        <w:r>
          <w:delText xml:space="preserve"> </w:delText>
        </w:r>
      </w:del>
      <w:del w:id="2100" w:author="PR Preview" w:date="2026-01-01T00:00:00Z">
        <w:r>
          <w:delText xml:space="preserve">A simulation of many training sets of each size</w:delText>
        </w:r>
      </w:del>
      <w:del w:id="2101" w:author="PR Preview" w:date="2026-01-01T00:00:00Z">
        <w:r>
          <w:delText xml:space="preserve"> </w:delText>
        </w:r>
      </w:del>
      <w:del w:id="2102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2103" w:author="PR Preview" w:date="2026-01-01T00:00:00Z">
        <w:r>
          <w:t xml:space="preserve">The cross-validation estimate is smallest at degree 3,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 the estimated generalization error at degree 5.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Unlike the training error,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the cross-validation estimate does not keep falling as the degree grows,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so it does not simply reward higher degrees.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It is not an estimate of</w:t>
        </w:r>
      </w:ins>
      <w:ins w:id="211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2115" w:author="PR Preview" w:date="2026-01-01T00:00:00Z">
        <w:r>
          <w:t xml:space="preserve"> </w:t>
        </w:r>
      </w:ins>
      <w:ins w:id="2116" w:author="PR Preview" w:date="2026-01-01T00:00:00Z">
        <w:r>
          <w:t xml:space="preserve">for the fit to all 30 observations, though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(</w:t>
        </w:r>
      </w:ins>
      <w:hyperlink w:anchor="rem-cv-estimate">
        <w:ins w:id="2119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2120" w:author="PR Preview" w:date="2026-01-01T00:00:00Z">
        <w:r>
          <w:t xml:space="preserve">).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Each of its fits uses only 24 observations.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At degree 10,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polynomials fitted to 24 points predict their held-out points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much worse than the fit to all 30 predicts new data: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the cross-validation estimate is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4.1 times the estimated generalization pRMSE.</w:t>
        </w:r>
      </w:ins>
    </w:p>
    <w:p>
      <w:pPr>
        <w:pStyle w:val="BodyText"/>
      </w:pPr>
      <w:ins w:id="2133" w:author="PR Preview" w:date="2026-01-01T00:00:00Z">
        <w:r>
          <w:t xml:space="preserve">Part of that gap is expected: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by</w:t>
        </w:r>
      </w:ins>
      <w:ins w:id="2136" w:author="PR Preview" w:date="2026-01-01T00:00:00Z">
        <w:r>
          <w:t xml:space="preserve"> </w:t>
        </w:r>
      </w:ins>
      <w:hyperlink w:anchor="rem-cv-estimate">
        <w:ins w:id="2137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2138" w:author="PR Preview" w:date="2026-01-01T00:00:00Z">
        <w:r>
          <w:t xml:space="preserve">,</w:t>
        </w:r>
      </w:ins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with</w:t>
        </w:r>
      </w:ins>
      <w:ins w:id="2141" w:author="PR Preview" w:date="2026-01-01T00:00:00Z">
        <w:r>
          <w:t xml:space="preserve"> </w:t>
        </w:r>
      </w:ins>
      <m:oMath>
        <m:r>
          <m:t>g</m:t>
        </m:r>
      </m:oMath>
      <w:ins w:id="2142" w:author="PR Preview" w:date="2026-01-01T00:00:00Z">
        <w:r>
          <w:t xml:space="preserve"> </w:t>
        </w:r>
      </w:ins>
      <w:ins w:id="2143" w:author="PR Preview" w:date="2026-01-01T00:00:00Z">
        <w:r>
          <w:t xml:space="preserve">the least-squares fit of a degree-10 polynomial,</w:t>
        </w:r>
      </w:ins>
      <w:ins w:id="2144" w:author="PR Preview" w:date="2026-01-01T00:00:00Z">
        <w:r>
          <w:t xml:space="preserve"> </w:t>
        </w:r>
      </w:ins>
      <w:ins w:id="2145" w:author="PR Preview" w:date="2026-01-01T00:00:00Z">
        <w:r>
          <w:t xml:space="preserve">the cross-validation estimate targets</w:t>
        </w:r>
      </w:ins>
      <w:ins w:id="214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2147" w:author="PR Preview" w:date="2026-01-01T00:00:00Z">
        <w:r>
          <w:t xml:space="preserve">,</w:t>
        </w:r>
      </w:ins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not the expected generalization error of a fit to 30 points.</w:t>
        </w:r>
      </w:ins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A simulation of many training sets of each size</w:t>
        </w:r>
      </w:ins>
      <w:ins w:id="2152" w:author="PR Preview" w:date="2026-01-01T00:00:00Z">
        <w:r>
          <w:t xml:space="preserve"> </w:t>
        </w:r>
      </w:ins>
      <w:ins w:id="2153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3"/>
    <w:bookmarkStart w:id="266" w:name="exm-kfold-mtcars"/>
    <w:p>
      <w:pPr>
        <w:pStyle w:val="BodyText"/>
      </w:pPr>
      <w:del w:id="2154" w:author="PR Preview" w:date="2026-01-01T00:00:00Z">
        <w:r>
          <w:rPr>
            <w:b/>
            <w:bCs/>
          </w:rPr>
          <w:delText xml:space="preserve">Example 31 (Four-fold cross-validation of the</w:delText>
        </w:r>
      </w:del>
      <w:del w:id="2155" w:author="PR Preview" w:date="2026-01-01T00:00:00Z">
        <w:r>
          <w:rPr>
            <w:b/>
            <w:bCs/>
          </w:rPr>
          <w:delText xml:space="preserve"> </w:delText>
        </w:r>
      </w:del>
      <w:del w:id="2156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157" w:author="PR Preview" w:date="2026-01-01T00:00:00Z">
        <w:r>
          <w:rPr>
            <w:b/>
            <w:bCs/>
          </w:rPr>
          <w:delText xml:space="preserve"> </w:delText>
        </w:r>
      </w:del>
      <w:del w:id="2158" w:author="PR Preview" w:date="2026-01-01T00:00:00Z">
        <w:r>
          <w:rPr>
            <w:b/>
            <w:bCs/>
          </w:rPr>
          <w:delText xml:space="preserve">polynomials)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This example applies the</w:delText>
        </w:r>
      </w:del>
      <w:del w:id="216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folds of</w:delText>
        </w:r>
      </w:del>
      <w:del w:id="2164" w:author="PR Preview" w:date="2026-01-01T00:00:00Z">
        <w:r>
          <w:delText xml:space="preserve"> </w:delText>
        </w:r>
      </w:del>
      <w:hyperlink w:anchor="exr-kfold">
        <w:del w:id="2165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166" w:author="PR Preview" w:date="2026-01-01T00:00:00Z">
        <w:r>
          <w:delText xml:space="preserve"> </w:delText>
        </w:r>
      </w:del>
      <w:del w:id="2167" w:author="PR Preview" w:date="2026-01-01T00:00:00Z">
        <w:r>
          <w:delText xml:space="preserve">to the four polynomial models of</w:delText>
        </w:r>
      </w:del>
      <w:del w:id="2168" w:author="PR Preview" w:date="2026-01-01T00:00:00Z">
        <w:r>
          <w:delText xml:space="preserve"> </w:delText>
        </w:r>
      </w:del>
      <w:hyperlink w:anchor="exr-overfitting">
        <w:del w:id="216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170" w:author="PR Preview" w:date="2026-01-01T00:00:00Z">
        <w:r>
          <w:delText xml:space="preserve">,</w:delText>
        </w:r>
      </w:del>
      <w:del w:id="2171" w:author="PR Preview" w:date="2026-01-01T00:00:00Z">
        <w:r>
          <w:delText xml:space="preserve"> </w:delText>
        </w:r>
      </w:del>
      <w:del w:id="2172" w:author="PR Preview" w:date="2026-01-01T00:00:00Z">
        <w:r>
          <w:delText xml:space="preserve">now using all</w:delText>
        </w:r>
      </w:del>
      <w:del w:id="217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cars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and the</w:delText>
        </w:r>
      </w:del>
      <w:del w:id="2178" w:author="PR Preview" w:date="2026-01-01T00:00:00Z">
        <w:r>
          <w:delText xml:space="preserve"> </w:delText>
        </w:r>
      </w:del>
      <w:del w:id="2179" w:author="PR Preview" w:date="2026-01-01T00:00:00Z">
        <w:r>
          <w:rPr>
            <w:rStyle w:val="VerbatimChar"/>
          </w:rPr>
          <w:delText xml:space="preserve">cv_mse()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function of</w:delText>
        </w:r>
      </w:del>
      <w:del w:id="2182" w:author="PR Preview" w:date="2026-01-01T00:00:00Z">
        <w:r>
          <w:delText xml:space="preserve"> </w:delText>
        </w:r>
      </w:del>
      <w:hyperlink w:anchor="exm-kfold-simulated">
        <w:del w:id="2183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2184" w:author="PR Preview" w:date="2026-01-01T00:00:00Z">
        <w:r>
          <w:delText xml:space="preserve">.</w:delText>
        </w:r>
      </w:del>
      <w:del w:id="2185" w:author="PR Preview" w:date="2026-01-01T00:00:00Z">
        <w:r>
          <w:delText xml:space="preserve"> </w:delText>
        </w:r>
      </w:del>
      <w:del w:id="2186" w:author="PR Preview" w:date="2026-01-01T00:00:00Z">
        <w:r>
          <w:delText xml:space="preserve">The fold assignment is random,</w:delText>
        </w:r>
      </w:del>
      <w:del w:id="2187" w:author="PR Preview" w:date="2026-01-01T00:00:00Z">
        <w:r>
          <w:delText xml:space="preserve"> </w:delText>
        </w:r>
      </w:del>
      <w:del w:id="2188" w:author="PR Preview" w:date="2026-01-01T00:00:00Z">
        <w:r>
          <w:delText xml:space="preserve">so the estimate is too;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to show how much,</w:delText>
        </w:r>
      </w:del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193" w:author="PR Preview" w:date="2026-01-01T00:00:00Z">
        <w:r>
          <w:rPr>
            <w:b/>
            <w:bCs/>
          </w:rPr>
          <w:t xml:space="preserve">Example 30 (Four-fold cross-validation of the</w:t>
        </w:r>
      </w:ins>
      <w:ins w:id="2194" w:author="PR Preview" w:date="2026-01-01T00:00:00Z">
        <w:r>
          <w:rPr>
            <w:b/>
            <w:bCs/>
          </w:rPr>
          <w:t xml:space="preserve"> </w:t>
        </w:r>
      </w:ins>
      <w:ins w:id="2195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196" w:author="PR Preview" w:date="2026-01-01T00:00:00Z">
        <w:r>
          <w:rPr>
            <w:b/>
            <w:bCs/>
          </w:rPr>
          <w:t xml:space="preserve"> </w:t>
        </w:r>
      </w:ins>
      <w:ins w:id="2197" w:author="PR Preview" w:date="2026-01-01T00:00:00Z">
        <w:r>
          <w:rPr>
            <w:b/>
            <w:bCs/>
          </w:rPr>
          <w:t xml:space="preserve">polynomials)</w:t>
        </w:r>
      </w:ins>
      <w:ins w:id="2198" w:author="PR Preview" w:date="2026-01-01T00:00:00Z">
        <w:r>
          <w:t xml:space="preserve"> </w:t>
        </w:r>
      </w:ins>
      <w:ins w:id="2199" w:author="PR Preview" w:date="2026-01-01T00:00:00Z">
        <w:r>
          <w:t xml:space="preserve">This example applies the</w:t>
        </w:r>
      </w:ins>
      <w:ins w:id="220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201" w:author="PR Preview" w:date="2026-01-01T00:00:00Z">
        <w:r>
          <w:t xml:space="preserve"> </w:t>
        </w:r>
      </w:ins>
      <w:ins w:id="2202" w:author="PR Preview" w:date="2026-01-01T00:00:00Z">
        <w:r>
          <w:t xml:space="preserve">folds of</w:t>
        </w:r>
      </w:ins>
      <w:ins w:id="2203" w:author="PR Preview" w:date="2026-01-01T00:00:00Z">
        <w:r>
          <w:t xml:space="preserve"> </w:t>
        </w:r>
      </w:ins>
      <w:hyperlink w:anchor="exr-kfold">
        <w:ins w:id="2204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to the four polynomial models of</w:t>
        </w:r>
      </w:ins>
      <w:ins w:id="2207" w:author="PR Preview" w:date="2026-01-01T00:00:00Z">
        <w:r>
          <w:t xml:space="preserve"> </w:t>
        </w:r>
      </w:ins>
      <w:hyperlink w:anchor="exr-overfitting">
        <w:ins w:id="220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209" w:author="PR Preview" w:date="2026-01-01T00:00:00Z">
        <w:r>
          <w:t xml:space="preserve">,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now using all</w:t>
        </w:r>
      </w:ins>
      <w:ins w:id="22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213" w:author="PR Preview" w:date="2026-01-01T00:00:00Z">
        <w:r>
          <w:t xml:space="preserve"> </w:t>
        </w:r>
      </w:ins>
      <w:ins w:id="2214" w:author="PR Preview" w:date="2026-01-01T00:00:00Z">
        <w:r>
          <w:t xml:space="preserve">cars</w:t>
        </w:r>
      </w:ins>
      <w:ins w:id="2215" w:author="PR Preview" w:date="2026-01-01T00:00:00Z">
        <w:r>
          <w:t xml:space="preserve"> </w:t>
        </w:r>
      </w:ins>
      <w:ins w:id="2216" w:author="PR Preview" w:date="2026-01-01T00:00:00Z">
        <w:r>
          <w:t xml:space="preserve">and the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rPr>
            <w:rStyle w:val="VerbatimChar"/>
          </w:rPr>
          <w:t xml:space="preserve">cv_mse()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function of</w:t>
        </w:r>
      </w:ins>
      <w:ins w:id="2221" w:author="PR Preview" w:date="2026-01-01T00:00:00Z">
        <w:r>
          <w:t xml:space="preserve"> </w:t>
        </w:r>
      </w:ins>
      <w:hyperlink w:anchor="exm-kfold-simulated">
        <w:ins w:id="2222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223" w:author="PR Preview" w:date="2026-01-01T00:00:00Z">
        <w:r>
          <w:t xml:space="preserve">.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The fold assignment is random,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so the estimate is too;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to show how much,</w:t>
        </w:r>
      </w:ins>
      <w:ins w:id="2230" w:author="PR Preview" w:date="2026-01-01T00:00:00Z">
        <w:r>
          <w:t xml:space="preserve"> </w:t>
        </w:r>
      </w:ins>
      <w:ins w:id="2231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2232" w:author="PR Preview" w:date="2026-01-01T00:00:00Z">
        <w:r>
          <w:delText xml:space="preserve">Each row of</w:delText>
        </w:r>
      </w:del>
      <w:del w:id="2233" w:author="PR Preview" w:date="2026-01-01T00:00:00Z">
        <w:r>
          <w:delText xml:space="preserve"> </w:delText>
        </w:r>
      </w:del>
      <w:hyperlink w:anchor="tbl-cv-mtcars-repeats">
        <w:del w:id="2234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2235" w:author="PR Preview" w:date="2026-01-01T00:00:00Z">
        <w:r>
          <w:delText xml:space="preserve"> </w:delText>
        </w:r>
      </w:del>
      <w:del w:id="2236" w:author="PR Preview" w:date="2026-01-01T00:00:00Z">
        <w:r>
          <w:delText xml:space="preserve">holds, for each degree,</w:delText>
        </w:r>
      </w:del>
      <w:del w:id="2237" w:author="PR Preview" w:date="2026-01-01T00:00:00Z">
        <w:r>
          <w:delText xml:space="preserve"> </w:delText>
        </w:r>
      </w:del>
      <w:del w:id="2238" w:author="PR Preview" w:date="2026-01-01T00:00:00Z">
        <w:r>
          <w:delText xml:space="preserve">the square root of</w:delText>
        </w:r>
      </w:del>
      <w:del w:id="223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2240" w:author="PR Preview" w:date="2026-01-01T00:00:00Z">
        <w:r>
          <w:delText xml:space="preserve"> </w:delText>
        </w:r>
      </w:del>
      <w:del w:id="2241" w:author="PR Preview" w:date="2026-01-01T00:00:00Z">
        <w:r>
          <w:delText xml:space="preserve">(</w:delText>
        </w:r>
      </w:del>
      <w:hyperlink w:anchor="eq-cv-estimate">
        <w:del w:id="224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243" w:author="PR Preview" w:date="2026-01-01T00:00:00Z">
        <w:r>
          <w:delText xml:space="preserve">) for one fold assignment.</w:delText>
        </w:r>
      </w:del>
      <w:del w:id="2244" w:author="PR Preview" w:date="2026-01-01T00:00:00Z">
        <w:r>
          <w:delText xml:space="preserve"> </w:delText>
        </w:r>
      </w:del>
      <w:del w:id="2245" w:author="PR Preview" w:date="2026-01-01T00:00:00Z">
        <w:r>
          <w:delText xml:space="preserve">Across fold assignments,</w:delText>
        </w:r>
      </w:del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the estimate for one degree varied by as much as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0.32 mpg,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but every assignment chose degree 2: the estimates moved, and the winner did not.</w:delText>
        </w:r>
      </w:del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A single run of</w:delText>
        </w:r>
      </w:del>
      <w:del w:id="2254" w:author="PR Preview" w:date="2026-01-01T00:00:00Z">
        <w:r>
          <w:delText xml:space="preserve"> </w:delText>
        </w:r>
      </w:del>
      <m:oMath>
        <m:r>
          <m:t>k</m:t>
        </m:r>
      </m:oMath>
      <w:del w:id="2255" w:author="PR Preview" w:date="2026-01-01T00:00:00Z">
        <w:r>
          <w:delText xml:space="preserve">-fold cross-validation</w:delText>
        </w:r>
      </w:del>
      <w:del w:id="2256" w:author="PR Preview" w:date="2026-01-01T00:00:00Z">
        <w:r>
          <w:delText xml:space="preserve"> </w:delText>
        </w:r>
      </w:del>
      <w:del w:id="2257" w:author="PR Preview" w:date="2026-01-01T00:00:00Z">
        <w:r>
          <w:delText xml:space="preserve">reports one of these rows,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so a small difference between two models’ estimates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2262" w:author="PR Preview" w:date="2026-01-01T00:00:00Z">
        <w:r>
          <w:t xml:space="preserve">Each row of</w:t>
        </w:r>
      </w:ins>
      <w:ins w:id="2263" w:author="PR Preview" w:date="2026-01-01T00:00:00Z">
        <w:r>
          <w:t xml:space="preserve"> </w:t>
        </w:r>
      </w:ins>
      <w:hyperlink w:anchor="tbl-cv-mtcars-repeats">
        <w:ins w:id="2264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2265" w:author="PR Preview" w:date="2026-01-01T00:00:00Z">
        <w:r>
          <w:t xml:space="preserve"> </w:t>
        </w:r>
      </w:ins>
      <w:ins w:id="2266" w:author="PR Preview" w:date="2026-01-01T00:00:00Z">
        <w:r>
          <w:t xml:space="preserve">holds, for each degree,</w:t>
        </w:r>
      </w:ins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the square root of</w:t>
        </w:r>
      </w:ins>
      <w:ins w:id="22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2270" w:author="PR Preview" w:date="2026-01-01T00:00:00Z">
        <w:r>
          <w:t xml:space="preserve"> </w:t>
        </w:r>
      </w:ins>
      <w:ins w:id="2271" w:author="PR Preview" w:date="2026-01-01T00:00:00Z">
        <w:r>
          <w:t xml:space="preserve">(</w:t>
        </w:r>
      </w:ins>
      <w:hyperlink w:anchor="eq-cv-estimate">
        <w:ins w:id="2272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273" w:author="PR Preview" w:date="2026-01-01T00:00:00Z">
        <w:r>
          <w:t xml:space="preserve">) for one fold assignment.</w:t>
        </w:r>
      </w:ins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Across fold assignments,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the estimate for one degree varied by as much as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0.32 mpg,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but every assignment chose degree 2: the estimates moved, and the winner did not.</w:t>
        </w:r>
      </w:ins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A single run of</w:t>
        </w:r>
      </w:ins>
      <w:ins w:id="2284" w:author="PR Preview" w:date="2026-01-01T00:00:00Z">
        <w:r>
          <w:t xml:space="preserve"> </w:t>
        </w:r>
      </w:ins>
      <m:oMath>
        <m:r>
          <m:t>k</m:t>
        </m:r>
      </m:oMath>
      <w:ins w:id="2285" w:author="PR Preview" w:date="2026-01-01T00:00:00Z">
        <w:r>
          <w:t xml:space="preserve">-fold cross-validation</w:t>
        </w:r>
      </w:ins>
      <w:ins w:id="2286" w:author="PR Preview" w:date="2026-01-01T00:00:00Z">
        <w:r>
          <w:t xml:space="preserve"> </w:t>
        </w:r>
      </w:ins>
      <w:ins w:id="2287" w:author="PR Preview" w:date="2026-01-01T00:00:00Z">
        <w:r>
          <w:t xml:space="preserve">reports one of these rows,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so a small difference between two models’ estimates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may not survive a different split.</w:t>
        </w:r>
      </w:ins>
    </w:p>
    <w:bookmarkEnd w:id="266"/>
    <w:bookmarkEnd w:id="267"/>
    <w:bookmarkStart w:id="295" w:name="sec-loocv"/>
    <w:p>
      <w:pPr>
        <w:pStyle w:val="Heading2"/>
      </w:pPr>
      <w:r>
        <w:t xml:space="preserve">7 Leave-one-out cross-validation</w:t>
      </w:r>
    </w:p>
    <w:bookmarkStart w:id="26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del w:id="2292" w:author="PR Preview" w:date="2026-01-01T00:00:00Z">
        <w:r>
          <w:delText xml:space="preserve">If we run the procedure twice,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with two different random fold assignments,</w:delText>
        </w:r>
      </w:del>
      <w:del w:id="2295" w:author="PR Preview" w:date="2026-01-01T00:00:00Z">
        <w:r>
          <w:delText xml:space="preserve"> </w:delText>
        </w:r>
      </w:del>
      <w:del w:id="2296" w:author="PR Preview" w:date="2026-01-01T00:00:00Z">
        <w:r>
          <w:delText xml:space="preserve">can the two values of</w:delText>
        </w:r>
      </w:del>
      <w:del w:id="229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(</w:delText>
        </w:r>
      </w:del>
      <w:hyperlink w:anchor="eq-cv-estimate">
        <w:del w:id="230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301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21"/>
        </w:numPr>
      </w:pPr>
      <w:ins w:id="2302" w:author="PR Preview" w:date="2026-01-01T00:00:00Z">
        <w:r>
          <w:t xml:space="preserve">If we run the procedure twice,</w:t>
        </w:r>
      </w:ins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with two different random fold assignments,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can the two values of</w:t>
        </w:r>
      </w:ins>
      <w:ins w:id="230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308" w:author="PR Preview" w:date="2026-01-01T00:00:00Z">
        <w:r>
          <w:t xml:space="preserve"> </w:t>
        </w:r>
      </w:ins>
      <w:ins w:id="2309" w:author="PR Preview" w:date="2026-01-01T00:00:00Z">
        <w:r>
          <w:t xml:space="preserve">(</w:t>
        </w:r>
      </w:ins>
      <w:hyperlink w:anchor="eq-cv-estimate">
        <w:ins w:id="231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311" w:author="PR Preview" w:date="2026-01-01T00:00:00Z">
        <w:r>
          <w:t xml:space="preserve">) differ?</w:t>
        </w:r>
      </w:ins>
    </w:p>
    <w:bookmarkEnd w:id="268"/>
    <w:bookmarkStart w:id="26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2312" w:author="PR Preview" w:date="2026-01-01T00:00:00Z">
        <w:r>
          <w:delText xml:space="preserve">No.</w:delText>
        </w:r>
      </w:del>
      <w:del w:id="2313" w:author="PR Preview" w:date="2026-01-01T00:00:00Z">
        <w:r>
          <w:delText xml:space="preserve"> </w:delText>
        </w:r>
      </w:del>
      <w:del w:id="2314" w:author="PR Preview" w:date="2026-01-01T00:00:00Z">
        <w:r>
          <w:delText xml:space="preserve">With one car per fold,</w:delText>
        </w:r>
      </w:del>
      <w:del w:id="2315" w:author="PR Preview" w:date="2026-01-01T00:00:00Z">
        <w:r>
          <w:delText xml:space="preserve"> </w:delText>
        </w:r>
      </w:del>
      <w:del w:id="2316" w:author="PR Preview" w:date="2026-01-01T00:00:00Z">
        <w:r>
          <w:delText xml:space="preserve">every assignment of cars to folds produces the same 32 fits,</w:delText>
        </w:r>
      </w:del>
      <w:del w:id="2317" w:author="PR Preview" w:date="2026-01-01T00:00:00Z">
        <w:r>
          <w:delText xml:space="preserve"> </w:delText>
        </w:r>
      </w:del>
      <w:del w:id="2318" w:author="PR Preview" w:date="2026-01-01T00:00:00Z">
        <w:r>
          <w:delText xml:space="preserve">only numbered differently,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and</w:delText>
        </w:r>
      </w:del>
      <w:del w:id="2321" w:author="PR Preview" w:date="2026-01-01T00:00:00Z">
        <w:r>
          <w:delText xml:space="preserve"> </w:delText>
        </w:r>
      </w:del>
      <w:hyperlink w:anchor="eq-cv-estimate">
        <w:del w:id="232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delText xml:space="preserve">does not depend on the numbering.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Unlike</w:delText>
        </w:r>
      </w:del>
      <w:del w:id="2327" w:author="PR Preview" w:date="2026-01-01T00:00:00Z">
        <w:r>
          <w:delText xml:space="preserve"> </w:delText>
        </w:r>
      </w:del>
      <w:hyperlink w:anchor="exm-kfold-mtcars">
        <w:del w:id="2328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2329" w:author="PR Preview" w:date="2026-01-01T00:00:00Z">
        <w:r>
          <w:delText xml:space="preserve">,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332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2333" w:author="PR Preview" w:date="2026-01-01T00:00:00Z">
        <w:r>
          <w:delText xml:space="preserve"> </w:delText>
        </w:r>
      </w:del>
      <w:del w:id="2334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335" w:author="PR Preview" w:date="2026-01-01T00:00:00Z">
        <w:r>
          <w:delText xml:space="preserve"> </w:delText>
        </w:r>
      </w:del>
      <w:del w:id="2336" w:author="PR Preview" w:date="2026-01-01T00:00:00Z">
        <w:r>
          <w:delText xml:space="preserve">is</w:delText>
        </w:r>
      </w:del>
      <w:del w:id="233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33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with</w:delText>
        </w:r>
      </w:del>
      <w:del w:id="234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342" w:author="PR Preview" w:date="2026-01-01T00:00:00Z">
        <w:r>
          <w:delText xml:space="preserve">,</w:delText>
        </w:r>
      </w:del>
      <w:del w:id="2343" w:author="PR Preview" w:date="2026-01-01T00:00:00Z">
        <w:r>
          <w:delText xml:space="preserve"> </w:delText>
        </w:r>
      </w:del>
      <w:del w:id="2344" w:author="PR Preview" w:date="2026-01-01T00:00:00Z">
        <w:r>
          <w:delText xml:space="preserve">so that each of the</w:delText>
        </w:r>
      </w:del>
      <w:del w:id="2345" w:author="PR Preview" w:date="2026-01-01T00:00:00Z">
        <w:r>
          <w:delText xml:space="preserve"> </w:delText>
        </w:r>
      </w:del>
      <m:oMath>
        <m:r>
          <m:t>n</m:t>
        </m:r>
      </m:oMath>
      <w:del w:id="2346" w:author="PR Preview" w:date="2026-01-01T00:00:00Z">
        <w:r>
          <w:delText xml:space="preserve"> </w:delText>
        </w:r>
      </w:del>
      <w:hyperlink w:anchor="def-folds">
        <w:del w:id="2347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348" w:author="PR Preview" w:date="2026-01-01T00:00:00Z">
        <w:r>
          <w:delText xml:space="preserve"> </w:delText>
        </w:r>
      </w:del>
      <w:del w:id="2349" w:author="PR Preview" w:date="2026-01-01T00:00:00Z">
        <w:r>
          <w:delText xml:space="preserve">holds one observation,</w:delText>
        </w:r>
      </w:del>
      <w:del w:id="2350" w:author="PR Preview" w:date="2026-01-01T00:00:00Z">
        <w:r>
          <w:delText xml:space="preserve"> </w:delText>
        </w:r>
      </w:del>
      <w:del w:id="2351" w:author="PR Preview" w:date="2026-01-01T00:00:00Z">
        <w:r>
          <w:delText xml:space="preserve">and the</w:delText>
        </w:r>
      </w:del>
      <w:del w:id="2352" w:author="PR Preview" w:date="2026-01-01T00:00:00Z">
        <w:r>
          <w:delText xml:space="preserve"> </w:delText>
        </w:r>
      </w:del>
      <w:hyperlink w:anchor="def-fold-out-rule">
        <w:del w:id="2353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5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of observation</w:delText>
        </w:r>
      </w:del>
      <w:del w:id="2357" w:author="PR Preview" w:date="2026-01-01T00:00:00Z">
        <w:r>
          <w:delText xml:space="preserve"> </w:delText>
        </w:r>
      </w:del>
      <m:oMath>
        <m:r>
          <m:t>i</m:t>
        </m:r>
      </m:oMath>
      <w:del w:id="2358" w:author="PR Preview" w:date="2026-01-01T00:00:00Z">
        <w:r>
          <w:delText xml:space="preserve">’s</w:delText>
        </w:r>
      </w:del>
      <w:del w:id="2359" w:author="PR Preview" w:date="2026-01-01T00:00:00Z">
        <w:r>
          <w:delText xml:space="preserve"> </w:delText>
        </w:r>
      </w:del>
      <w:hyperlink w:anchor="def-fold-assignment">
        <w:del w:id="236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361" w:author="PR Preview" w:date="2026-01-01T00:00:00Z">
        <w:r>
          <w:delText xml:space="preserve"> </w:delText>
        </w:r>
      </w:del>
      <w:del w:id="2362" w:author="PR Preview" w:date="2026-01-01T00:00:00Z">
        <w:r>
          <w:delText xml:space="preserve">is fitted to all observations except observation</w:delText>
        </w:r>
      </w:del>
      <w:del w:id="2363" w:author="PR Preview" w:date="2026-01-01T00:00:00Z">
        <w:r>
          <w:delText xml:space="preserve"> </w:delText>
        </w:r>
      </w:del>
      <m:oMath>
        <m:r>
          <m:t>i</m:t>
        </m:r>
      </m:oMath>
      <w:del w:id="2364" w:author="PR Preview" w:date="2026-01-01T00:00:00Z">
        <w:r>
          <w:delText xml:space="preserve">.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Its</w:delText>
        </w:r>
      </w:del>
      <w:del w:id="2367" w:author="PR Preview" w:date="2026-01-01T00:00:00Z">
        <w:r>
          <w:delText xml:space="preserve"> </w:delText>
        </w:r>
      </w:del>
      <w:hyperlink w:anchor="def-cv-estimate">
        <w:del w:id="236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(</w:delText>
        </w:r>
      </w:del>
      <w:hyperlink w:anchor="eq-cv-estimate">
        <w:del w:id="237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with</w:delText>
        </w:r>
      </w:del>
      <w:del w:id="23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375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22"/>
        </w:numPr>
      </w:pPr>
      <w:ins w:id="2376" w:author="PR Preview" w:date="2026-01-01T00:00:00Z">
        <w:r>
          <w:t xml:space="preserve">No.</w:t>
        </w:r>
      </w:ins>
      <w:ins w:id="2377" w:author="PR Preview" w:date="2026-01-01T00:00:00Z">
        <w:r>
          <w:t xml:space="preserve"> </w:t>
        </w:r>
      </w:ins>
      <w:ins w:id="2378" w:author="PR Preview" w:date="2026-01-01T00:00:00Z">
        <w:r>
          <w:t xml:space="preserve">With one car per fold,</w:t>
        </w:r>
      </w:ins>
      <w:ins w:id="2379" w:author="PR Preview" w:date="2026-01-01T00:00:00Z">
        <w:r>
          <w:t xml:space="preserve"> </w:t>
        </w:r>
      </w:ins>
      <w:ins w:id="2380" w:author="PR Preview" w:date="2026-01-01T00:00:00Z">
        <w:r>
          <w:t xml:space="preserve">every assignment of cars to folds produces the same 32 fits,</w:t>
        </w:r>
      </w:ins>
      <w:ins w:id="2381" w:author="PR Preview" w:date="2026-01-01T00:00:00Z">
        <w:r>
          <w:t xml:space="preserve"> </w:t>
        </w:r>
      </w:ins>
      <w:ins w:id="2382" w:author="PR Preview" w:date="2026-01-01T00:00:00Z">
        <w:r>
          <w:t xml:space="preserve">only numbered differently,</w:t>
        </w:r>
      </w:ins>
      <w:ins w:id="2383" w:author="PR Preview" w:date="2026-01-01T00:00:00Z">
        <w:r>
          <w:t xml:space="preserve"> </w:t>
        </w:r>
      </w:ins>
      <w:ins w:id="2384" w:author="PR Preview" w:date="2026-01-01T00:00:00Z">
        <w:r>
          <w:t xml:space="preserve">and</w:t>
        </w:r>
      </w:ins>
      <w:ins w:id="2385" w:author="PR Preview" w:date="2026-01-01T00:00:00Z">
        <w:r>
          <w:t xml:space="preserve"> </w:t>
        </w:r>
      </w:ins>
      <w:hyperlink w:anchor="eq-cv-estimate">
        <w:ins w:id="2386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387" w:author="PR Preview" w:date="2026-01-01T00:00:00Z">
        <w:r>
          <w:t xml:space="preserve"> </w:t>
        </w:r>
      </w:ins>
      <w:ins w:id="2388" w:author="PR Preview" w:date="2026-01-01T00:00:00Z">
        <w:r>
          <w:t xml:space="preserve">does not depend on the numbering.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Unlike</w:t>
        </w:r>
      </w:ins>
      <w:ins w:id="2391" w:author="PR Preview" w:date="2026-01-01T00:00:00Z">
        <w:r>
          <w:t xml:space="preserve"> </w:t>
        </w:r>
      </w:ins>
      <w:hyperlink w:anchor="exm-kfold-mtcars">
        <w:ins w:id="2392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393" w:author="PR Preview" w:date="2026-01-01T00:00:00Z">
        <w:r>
          <w:t xml:space="preserve">,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the estimate is not random.</w:t>
        </w:r>
      </w:ins>
    </w:p>
    <w:bookmarkEnd w:id="269"/>
    <w:bookmarkStart w:id="271" w:name="def-loocv"/>
    <w:p>
      <w:pPr>
        <w:pStyle w:val="FirstParagraph"/>
      </w:pPr>
      <w:ins w:id="2396" w:author="PR Preview" w:date="2026-01-01T00:00:00Z">
        <w:r>
          <w:rPr>
            <w:b/>
            <w:bCs/>
          </w:rPr>
          <w:t xml:space="preserve">Definition 52 (Leave-one-out cross-validation)</w:t>
        </w:r>
      </w:ins>
      <w:ins w:id="2397" w:author="PR Preview" w:date="2026-01-01T00:00:00Z">
        <w:r>
          <w:t xml:space="preserve"> </w:t>
        </w:r>
      </w:ins>
      <w:ins w:id="2398" w:author="PR Preview" w:date="2026-01-01T00:00:00Z">
        <w:r>
          <w:rPr>
            <w:b/>
            <w:bCs/>
          </w:rPr>
          <w:t xml:space="preserve">Leave-one-out cross-validation (LOOCV)</w:t>
        </w:r>
      </w:ins>
      <w:ins w:id="2399" w:author="PR Preview" w:date="2026-01-01T00:00:00Z">
        <w:r>
          <w:t xml:space="preserve"> </w:t>
        </w:r>
      </w:ins>
      <w:ins w:id="2400" w:author="PR Preview" w:date="2026-01-01T00:00:00Z">
        <w:r>
          <w:t xml:space="preserve">is</w:t>
        </w:r>
      </w:ins>
      <w:ins w:id="2401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402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with</w:t>
        </w:r>
      </w:ins>
      <w:ins w:id="240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06" w:author="PR Preview" w:date="2026-01-01T00:00:00Z">
        <w:r>
          <w:t xml:space="preserve">,</w:t>
        </w:r>
      </w:ins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so that each of the</w:t>
        </w:r>
      </w:ins>
      <w:ins w:id="2409" w:author="PR Preview" w:date="2026-01-01T00:00:00Z">
        <w:r>
          <w:t xml:space="preserve"> </w:t>
        </w:r>
      </w:ins>
      <m:oMath>
        <m:r>
          <m:t>n</m:t>
        </m:r>
      </m:oMath>
      <w:ins w:id="2410" w:author="PR Preview" w:date="2026-01-01T00:00:00Z">
        <w:r>
          <w:t xml:space="preserve"> </w:t>
        </w:r>
      </w:ins>
      <w:hyperlink w:anchor="def-folds">
        <w:ins w:id="2411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holds one observation,</w:t>
        </w:r>
      </w:ins>
      <w:ins w:id="2414" w:author="PR Preview" w:date="2026-01-01T00:00:00Z">
        <w:r>
          <w:t xml:space="preserve"> </w:t>
        </w:r>
      </w:ins>
      <w:ins w:id="2415" w:author="PR Preview" w:date="2026-01-01T00:00:00Z">
        <w:r>
          <w:t xml:space="preserve">and the</w:t>
        </w:r>
      </w:ins>
      <w:ins w:id="2416" w:author="PR Preview" w:date="2026-01-01T00:00:00Z">
        <w:r>
          <w:t xml:space="preserve"> </w:t>
        </w:r>
      </w:ins>
      <w:hyperlink w:anchor="def-fold-out-rule">
        <w:ins w:id="241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1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of observation</w:t>
        </w:r>
      </w:ins>
      <w:ins w:id="2421" w:author="PR Preview" w:date="2026-01-01T00:00:00Z">
        <w:r>
          <w:t xml:space="preserve"> </w:t>
        </w:r>
      </w:ins>
      <m:oMath>
        <m:r>
          <m:t>i</m:t>
        </m:r>
      </m:oMath>
      <w:ins w:id="2422" w:author="PR Preview" w:date="2026-01-01T00:00:00Z">
        <w:r>
          <w:t xml:space="preserve">’s</w:t>
        </w:r>
      </w:ins>
      <w:ins w:id="2423" w:author="PR Preview" w:date="2026-01-01T00:00:00Z">
        <w:r>
          <w:t xml:space="preserve"> </w:t>
        </w:r>
      </w:ins>
      <w:hyperlink w:anchor="def-fold-assignment">
        <w:ins w:id="242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is fitted to all observations except observation</w:t>
        </w:r>
      </w:ins>
      <w:ins w:id="2427" w:author="PR Preview" w:date="2026-01-01T00:00:00Z">
        <w:r>
          <w:t xml:space="preserve"> </w:t>
        </w:r>
      </w:ins>
      <m:oMath>
        <m:r>
          <m:t>i</m:t>
        </m:r>
      </m:oMath>
      <w:ins w:id="2428" w:author="PR Preview" w:date="2026-01-01T00:00:00Z">
        <w:r>
          <w:t xml:space="preserve">.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Its</w:t>
        </w:r>
      </w:ins>
      <w:ins w:id="2431" w:author="PR Preview" w:date="2026-01-01T00:00:00Z">
        <w:r>
          <w:t xml:space="preserve"> </w:t>
        </w:r>
      </w:ins>
      <w:hyperlink w:anchor="def-cv-estimate">
        <w:ins w:id="243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(</w:t>
        </w:r>
      </w:ins>
      <w:hyperlink w:anchor="eq-cv-estimate">
        <w:ins w:id="2435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with</w:t>
        </w:r>
      </w:ins>
      <w:ins w:id="243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439" w:author="PR Preview" w:date="2026-01-01T00:00:00Z">
        <w:r>
          <w:t xml:space="preserve">) is</w:t>
        </w:r>
      </w:ins>
    </w:p>
    <w:p>
      <w:pPr>
        <w:pStyle w:val="BodyText"/>
      </w:pPr>
      <w:bookmarkStart w:id="27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1"/>
    <w:bookmarkStart w:id="27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2"/>
    <w:p>
      <w:pPr>
        <w:pStyle w:val="BodyText"/>
      </w:pPr>
      <w:del w:id="2440" w:author="PR Preview" w:date="2026-01-01T00:00:00Z">
        <w:r>
          <w:rPr>
            <w:i/>
            <w:iCs/>
          </w:rPr>
          <w:delText xml:space="preserve">Proof</w:delText>
        </w:r>
      </w:del>
      <w:del w:id="2441" w:author="PR Preview" w:date="2026-01-01T00:00:00Z">
        <w:r>
          <w:delText xml:space="preserve">. </w:delText>
        </w:r>
      </w:del>
      <w:del w:id="2442" w:author="PR Preview" w:date="2026-01-01T00:00:00Z">
        <w:r>
          <w:delText xml:space="preserve">This is the solution to</w:delText>
        </w:r>
      </w:del>
      <w:del w:id="2443" w:author="PR Preview" w:date="2026-01-01T00:00:00Z">
        <w:r>
          <w:delText xml:space="preserve"> </w:delText>
        </w:r>
      </w:del>
      <w:hyperlink w:anchor="exr-loocv">
        <w:del w:id="2444" w:author="PR Preview" w:date="2026-01-01T00:00:00Z">
          <w:r>
            <w:rPr>
              <w:rStyle w:val="Hyperlink"/>
            </w:rPr>
            <w:delText xml:space="preserve">Exercise 13</w:delText>
          </w:r>
        </w:del>
      </w:hyperlink>
      <w:del w:id="2445" w:author="PR Preview" w:date="2026-01-01T00:00:00Z">
        <w:r>
          <w:delText xml:space="preserve">, part 3, worked in</w:delText>
        </w:r>
      </w:del>
      <w:del w:id="2446" w:author="PR Preview" w:date="2026-01-01T00:00:00Z">
        <w:r>
          <w:delText xml:space="preserve"> </w:delText>
        </w:r>
      </w:del>
      <w:hyperlink w:anchor="sol-loocv">
        <w:del w:id="2447" w:author="PR Preview" w:date="2026-01-01T00:00:00Z">
          <w:r>
            <w:rPr>
              <w:rStyle w:val="Hyperlink"/>
            </w:rPr>
            <w:delText xml:space="preserve">Solution 13</w:delText>
          </w:r>
        </w:del>
      </w:hyperlink>
      <w:del w:id="2448" w:author="PR Preview" w:date="2026-01-01T00:00:00Z">
        <w:r>
          <w:delText xml:space="preserve">.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It uses</w:delText>
        </w:r>
      </w:del>
      <w:del w:id="2451" w:author="PR Preview" w:date="2026-01-01T00:00:00Z">
        <w:r>
          <w:delText xml:space="preserve"> </w:delText>
        </w:r>
      </w:del>
      <w:hyperlink w:anchor="eq-cv-estimate">
        <w:del w:id="2452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and</w:delText>
        </w:r>
      </w:del>
      <w:del w:id="2455" w:author="PR Preview" w:date="2026-01-01T00:00:00Z">
        <w:r>
          <w:delText xml:space="preserve"> </w:delText>
        </w:r>
      </w:del>
      <w:hyperlink w:anchor="eq-fold-out-rule">
        <w:del w:id="2456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457" w:author="PR Preview" w:date="2026-01-01T00:00:00Z">
        <w:r>
          <w:delText xml:space="preserve">.</w:delText>
        </w:r>
      </w:del>
    </w:p>
    <w:p>
      <w:pPr>
        <w:pStyle w:val="BodyText"/>
      </w:pPr>
      <w:ins w:id="2458" w:author="PR Preview" w:date="2026-01-01T00:00:00Z">
        <w:r>
          <w:rPr>
            <w:i/>
            <w:iCs/>
          </w:rPr>
          <w:t xml:space="preserve">Proof</w:t>
        </w:r>
      </w:ins>
      <w:ins w:id="2459" w:author="PR Preview" w:date="2026-01-01T00:00:00Z">
        <w:r>
          <w:t xml:space="preserve">. </w:t>
        </w:r>
      </w:ins>
      <w:ins w:id="2460" w:author="PR Preview" w:date="2026-01-01T00:00:00Z">
        <w:r>
          <w:t xml:space="preserve">This is the solution to</w:t>
        </w:r>
      </w:ins>
      <w:ins w:id="2461" w:author="PR Preview" w:date="2026-01-01T00:00:00Z">
        <w:r>
          <w:t xml:space="preserve"> </w:t>
        </w:r>
      </w:ins>
      <w:hyperlink w:anchor="exr-loocv">
        <w:ins w:id="2462" w:author="PR Preview" w:date="2026-01-01T00:00:00Z">
          <w:r>
            <w:rPr>
              <w:rStyle w:val="Hyperlink"/>
            </w:rPr>
            <w:t xml:space="preserve">Exercise 13</w:t>
          </w:r>
        </w:ins>
      </w:hyperlink>
      <w:ins w:id="2463" w:author="PR Preview" w:date="2026-01-01T00:00:00Z">
        <w:r>
          <w:t xml:space="preserve">, part 3, worked in</w:t>
        </w:r>
      </w:ins>
      <w:ins w:id="2464" w:author="PR Preview" w:date="2026-01-01T00:00:00Z">
        <w:r>
          <w:t xml:space="preserve"> </w:t>
        </w:r>
      </w:ins>
      <w:hyperlink w:anchor="sol-loocv">
        <w:ins w:id="2465" w:author="PR Preview" w:date="2026-01-01T00:00:00Z">
          <w:r>
            <w:rPr>
              <w:rStyle w:val="Hyperlink"/>
            </w:rPr>
            <w:t xml:space="preserve">Solution 13</w:t>
          </w:r>
        </w:ins>
      </w:hyperlink>
      <w:ins w:id="2466" w:author="PR Preview" w:date="2026-01-01T00:00:00Z">
        <w:r>
          <w:t xml:space="preserve">.</w:t>
        </w:r>
      </w:ins>
      <w:ins w:id="2467" w:author="PR Preview" w:date="2026-01-01T00:00:00Z">
        <w:r>
          <w:t xml:space="preserve"> </w:t>
        </w:r>
      </w:ins>
      <w:ins w:id="2468" w:author="PR Preview" w:date="2026-01-01T00:00:00Z">
        <w:r>
          <w:t xml:space="preserve">It uses</w:t>
        </w:r>
      </w:ins>
      <w:ins w:id="2469" w:author="PR Preview" w:date="2026-01-01T00:00:00Z">
        <w:r>
          <w:t xml:space="preserve"> </w:t>
        </w:r>
      </w:ins>
      <w:hyperlink w:anchor="eq-cv-estimate">
        <w:ins w:id="2470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471" w:author="PR Preview" w:date="2026-01-01T00:00:00Z">
        <w:r>
          <w:t xml:space="preserve"> </w:t>
        </w:r>
      </w:ins>
      <w:ins w:id="2472" w:author="PR Preview" w:date="2026-01-01T00:00:00Z">
        <w:r>
          <w:t xml:space="preserve">and</w:t>
        </w:r>
      </w:ins>
      <w:ins w:id="2473" w:author="PR Preview" w:date="2026-01-01T00:00:00Z">
        <w:r>
          <w:t xml:space="preserve"> </w:t>
        </w:r>
      </w:ins>
      <w:hyperlink w:anchor="eq-fold-out-rule">
        <w:ins w:id="2474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2475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del w:id="2476" w:author="PR Preview" w:date="2026-01-01T00:00:00Z">
        <w:r>
          <w:delText xml:space="preserve">With</w:delText>
        </w:r>
      </w:del>
      <w:del w:id="247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478" w:author="PR Preview" w:date="2026-01-01T00:00:00Z">
        <w:r>
          <w:delText xml:space="preserve">, the</w:delText>
        </w:r>
      </w:del>
      <w:del w:id="2479" w:author="PR Preview" w:date="2026-01-01T00:00:00Z">
        <w:r>
          <w:delText xml:space="preserve"> </w:delText>
        </w:r>
      </w:del>
      <m:oMath>
        <m:r>
          <m:t>n</m:t>
        </m:r>
      </m:oMath>
      <w:del w:id="2480" w:author="PR Preview" w:date="2026-01-01T00:00:00Z">
        <w:r>
          <w:delText xml:space="preserve"> </w:delText>
        </w:r>
      </w:del>
      <w:del w:id="2481" w:author="PR Preview" w:date="2026-01-01T00:00:00Z">
        <w:r>
          <w:delText xml:space="preserve">nonempty, disjoint</w:delText>
        </w:r>
      </w:del>
      <w:del w:id="2482" w:author="PR Preview" w:date="2026-01-01T00:00:00Z">
        <w:r>
          <w:delText xml:space="preserve"> </w:delText>
        </w:r>
      </w:del>
      <w:hyperlink w:anchor="def-folds">
        <w:del w:id="248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of</w:delText>
        </w:r>
      </w:del>
      <w:del w:id="2486" w:author="PR Preview" w:date="2026-01-01T00:00:00Z">
        <w:r>
          <w:delText xml:space="preserve"> </w:delText>
        </w:r>
      </w:del>
      <w:hyperlink w:anchor="eq-folds">
        <w:del w:id="2487" w:author="PR Preview" w:date="2026-01-01T00:00:00Z">
          <w:r>
            <w:rPr>
              <w:rStyle w:val="Hyperlink"/>
            </w:rPr>
            <w:delText xml:space="preserve">Equation 45</w:delText>
          </w:r>
        </w:del>
      </w:hyperlink>
      <w:del w:id="2488" w:author="PR Preview" w:date="2026-01-01T00:00:00Z">
        <w:r>
          <w:delText xml:space="preserve"> </w:delText>
        </w:r>
      </w:del>
      <w:del w:id="2489" w:author="PR Preview" w:date="2026-01-01T00:00:00Z">
        <w:r>
          <w:delText xml:space="preserve">partition the</w:delText>
        </w:r>
      </w:del>
      <w:del w:id="2490" w:author="PR Preview" w:date="2026-01-01T00:00:00Z">
        <w:r>
          <w:delText xml:space="preserve"> </w:delText>
        </w:r>
      </w:del>
      <m:oMath>
        <m:r>
          <m:t>n</m:t>
        </m:r>
      </m:oMath>
      <w:del w:id="2491" w:author="PR Preview" w:date="2026-01-01T00:00:00Z">
        <w:r>
          <w:delText xml:space="preserve"> </w:delText>
        </w:r>
      </w:del>
      <w:del w:id="2492" w:author="PR Preview" w:date="2026-01-01T00:00:00Z">
        <w:r>
          <w:delText xml:space="preserve">indices of</w:delText>
        </w:r>
      </w:del>
      <w:del w:id="2493" w:author="PR Preview" w:date="2026-01-01T00:00:00Z">
        <w:r>
          <w:delText xml:space="preserve"> </w:delText>
        </w:r>
      </w:del>
      <m:oMath>
        <m:r>
          <m:t>I</m:t>
        </m:r>
      </m:oMath>
      <w:del w:id="2494" w:author="PR Preview" w:date="2026-01-01T00:00:00Z">
        <w:r>
          <w:delText xml:space="preserve">,</w:delText>
        </w:r>
      </w:del>
      <w:del w:id="2495" w:author="PR Preview" w:date="2026-01-01T00:00:00Z">
        <w:r>
          <w:delText xml:space="preserve"> </w:delText>
        </w:r>
      </w:del>
      <w:del w:id="2496" w:author="PR Preview" w:date="2026-01-01T00:00:00Z">
        <w:r>
          <w:delText xml:space="preserve">so each fold holds exactly one index.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(A partition of</w:delText>
        </w:r>
      </w:del>
      <w:del w:id="2499" w:author="PR Preview" w:date="2026-01-01T00:00:00Z">
        <w:r>
          <w:delText xml:space="preserve"> </w:delText>
        </w:r>
      </w:del>
      <m:oMath>
        <m:r>
          <m:t>n</m:t>
        </m:r>
      </m:oMath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indices into</w:delText>
        </w:r>
      </w:del>
      <w:del w:id="2502" w:author="PR Preview" w:date="2026-01-01T00:00:00Z">
        <w:r>
          <w:delText xml:space="preserve"> </w:delText>
        </w:r>
      </w:del>
      <m:oMath>
        <m:r>
          <m:t>n</m:t>
        </m:r>
      </m:oMath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23"/>
        </w:numPr>
      </w:pPr>
      <w:del w:id="2505" w:author="PR Preview" w:date="2026-01-01T00:00:00Z">
        <w:r>
          <w:delText xml:space="preserve">For observation</w:delText>
        </w:r>
      </w:del>
      <w:del w:id="2506" w:author="PR Preview" w:date="2026-01-01T00:00:00Z">
        <w:r>
          <w:delText xml:space="preserve"> </w:delText>
        </w:r>
      </w:del>
      <m:oMath>
        <m:r>
          <m:t>i</m:t>
        </m:r>
      </m:oMath>
      <w:del w:id="2507" w:author="PR Preview" w:date="2026-01-01T00:00:00Z">
        <w:r>
          <w:delText xml:space="preserve">,</w:delText>
        </w:r>
      </w:del>
      <w:del w:id="2508" w:author="PR Preview" w:date="2026-01-01T00:00:00Z">
        <w:r>
          <w:delText xml:space="preserve"> </w:delText>
        </w:r>
      </w:del>
      <w:hyperlink w:anchor="eq-fold-assignment">
        <w:del w:id="2509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510" w:author="PR Preview" w:date="2026-01-01T00:00:00Z">
        <w:r>
          <w:delText xml:space="preserve"> </w:delText>
        </w:r>
      </w:del>
      <w:del w:id="2511" w:author="PR Preview" w:date="2026-01-01T00:00:00Z">
        <w:r>
          <w:delText xml:space="preserve">gives</w:delText>
        </w:r>
      </w:del>
      <w:del w:id="251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513" w:author="PR Preview" w:date="2026-01-01T00:00:00Z">
        <w:r>
          <w:delText xml:space="preserve">,</w:delText>
        </w:r>
      </w:del>
      <w:del w:id="2514" w:author="PR Preview" w:date="2026-01-01T00:00:00Z">
        <w:r>
          <w:delText xml:space="preserve"> </w:delText>
        </w:r>
      </w:del>
      <w:del w:id="2515" w:author="PR Preview" w:date="2026-01-01T00:00:00Z">
        <w:r>
          <w:delText xml:space="preserve">so</w:delText>
        </w:r>
      </w:del>
      <w:del w:id="25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517" w:author="PR Preview" w:date="2026-01-01T00:00:00Z">
        <w:r>
          <w:delText xml:space="preserve">.</w:delText>
        </w:r>
      </w:del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(Fold</w:delText>
        </w:r>
      </w:del>
      <w:del w:id="2520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holds one index, and that index is</w:delText>
        </w:r>
      </w:del>
      <w:del w:id="2523" w:author="PR Preview" w:date="2026-01-01T00:00:00Z">
        <w:r>
          <w:delText xml:space="preserve"> </w:delText>
        </w:r>
      </w:del>
      <m:oMath>
        <m:r>
          <m:t>i</m:t>
        </m:r>
      </m:oMath>
      <w:del w:id="2524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525" w:author="PR Preview" w:date="2026-01-01T00:00:00Z">
        <w:r>
          <w:delText xml:space="preserve">Let</w:delText>
        </w:r>
      </w:del>
      <w:del w:id="2526" w:author="PR Preview" w:date="2026-01-01T00:00:00Z">
        <w:r>
          <w:delText xml:space="preserve"> </w:delText>
        </w:r>
      </w:del>
      <m:oMath>
        <m:r>
          <m:t>g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be the</w:delText>
        </w:r>
      </w:del>
      <w:del w:id="2529" w:author="PR Preview" w:date="2026-01-01T00:00:00Z">
        <w:r>
          <w:delText xml:space="preserve"> </w:delText>
        </w:r>
      </w:del>
      <w:hyperlink w:anchor="def-fitting-procedure">
        <w:del w:id="253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531" w:author="PR Preview" w:date="2026-01-01T00:00:00Z">
        <w:r>
          <w:delText xml:space="preserve">,</w:delText>
        </w:r>
      </w:del>
      <w:del w:id="2532" w:author="PR Preview" w:date="2026-01-01T00:00:00Z">
        <w:r>
          <w:delText xml:space="preserve"> </w:delText>
        </w:r>
      </w:del>
      <w:del w:id="2533" w:author="PR Preview" w:date="2026-01-01T00:00:00Z">
        <w:r>
          <w:delText xml:space="preserve">the rule that maps a training set to a fitted prediction rule.</w:delText>
        </w:r>
      </w:del>
      <w:del w:id="2534" w:author="PR Preview" w:date="2026-01-01T00:00:00Z">
        <w:r>
          <w:delText xml:space="preserve"> </w:delText>
        </w:r>
      </w:del>
      <w:del w:id="2535" w:author="PR Preview" w:date="2026-01-01T00:00:00Z">
        <w:r>
          <w:delText xml:space="preserve">The</w:delText>
        </w:r>
      </w:del>
      <w:del w:id="2536" w:author="PR Preview" w:date="2026-01-01T00:00:00Z">
        <w:r>
          <w:delText xml:space="preserve"> </w:delText>
        </w:r>
      </w:del>
      <w:hyperlink w:anchor="def-fold-out-rule">
        <w:del w:id="253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538" w:author="PR Preview" w:date="2026-01-01T00:00:00Z">
        <w:r>
          <w:delText xml:space="preserve"> </w:delText>
        </w:r>
      </w:del>
      <w:del w:id="2539" w:author="PR Preview" w:date="2026-01-01T00:00:00Z">
        <w:r>
          <w:delText xml:space="preserve">of observation</w:delText>
        </w:r>
      </w:del>
      <w:del w:id="2540" w:author="PR Preview" w:date="2026-01-01T00:00:00Z">
        <w:r>
          <w:delText xml:space="preserve"> </w:delText>
        </w:r>
      </w:del>
      <m:oMath>
        <m:r>
          <m:t>i</m:t>
        </m:r>
      </m:oMath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is then</w:delText>
        </w:r>
      </w:del>
      <w:del w:id="254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544" w:author="PR Preview" w:date="2026-01-01T00:00:00Z">
        <w:r>
          <w:delText xml:space="preserve">.</w:delText>
        </w:r>
      </w:del>
      <w:del w:id="2545" w:author="PR Preview" w:date="2026-01-01T00:00:00Z">
        <w:r>
          <w:delText xml:space="preserve"> </w:delText>
        </w:r>
      </w:del>
      <w:del w:id="2546" w:author="PR Preview" w:date="2026-01-01T00:00:00Z">
        <w:r>
          <w:delText xml:space="preserve">(</w:delText>
        </w:r>
      </w:del>
      <w:hyperlink w:anchor="eq-fold-out-rule">
        <w:del w:id="2547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548" w:author="PR Preview" w:date="2026-01-01T00:00:00Z">
        <w:r>
          <w:delText xml:space="preserve"> </w:delText>
        </w:r>
      </w:del>
      <w:del w:id="2549" w:author="PR Preview" w:date="2026-01-01T00:00:00Z">
        <w:r>
          <w:delText xml:space="preserve">with</w:delText>
        </w:r>
      </w:del>
      <w:del w:id="25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551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2552" w:author="PR Preview" w:date="2026-01-01T00:00:00Z">
        <w:r>
          <w:t xml:space="preserve">With</w:t>
        </w:r>
      </w:ins>
      <w:ins w:id="25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554" w:author="PR Preview" w:date="2026-01-01T00:00:00Z">
        <w:r>
          <w:t xml:space="preserve">, the</w:t>
        </w:r>
      </w:ins>
      <w:ins w:id="2555" w:author="PR Preview" w:date="2026-01-01T00:00:00Z">
        <w:r>
          <w:t xml:space="preserve"> </w:t>
        </w:r>
      </w:ins>
      <m:oMath>
        <m:r>
          <m:t>n</m:t>
        </m:r>
      </m:oMath>
      <w:ins w:id="2556" w:author="PR Preview" w:date="2026-01-01T00:00:00Z">
        <w:r>
          <w:t xml:space="preserve"> </w:t>
        </w:r>
      </w:ins>
      <w:ins w:id="2557" w:author="PR Preview" w:date="2026-01-01T00:00:00Z">
        <w:r>
          <w:t xml:space="preserve">nonempty, disjoint</w:t>
        </w:r>
      </w:ins>
      <w:ins w:id="2558" w:author="PR Preview" w:date="2026-01-01T00:00:00Z">
        <w:r>
          <w:t xml:space="preserve"> </w:t>
        </w:r>
      </w:ins>
      <w:hyperlink w:anchor="def-folds">
        <w:ins w:id="255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of</w:t>
        </w:r>
      </w:ins>
      <w:ins w:id="2562" w:author="PR Preview" w:date="2026-01-01T00:00:00Z">
        <w:r>
          <w:t xml:space="preserve"> </w:t>
        </w:r>
      </w:ins>
      <w:hyperlink w:anchor="eq-folds">
        <w:ins w:id="2563" w:author="PR Preview" w:date="2026-01-01T00:00:00Z">
          <w:r>
            <w:rPr>
              <w:rStyle w:val="Hyperlink"/>
            </w:rPr>
            <w:t xml:space="preserve">Equation 44</w:t>
          </w:r>
        </w:ins>
      </w:hyperlink>
      <w:ins w:id="2564" w:author="PR Preview" w:date="2026-01-01T00:00:00Z">
        <w:r>
          <w:t xml:space="preserve"> </w:t>
        </w:r>
      </w:ins>
      <w:ins w:id="2565" w:author="PR Preview" w:date="2026-01-01T00:00:00Z">
        <w:r>
          <w:t xml:space="preserve">partition the</w:t>
        </w:r>
      </w:ins>
      <w:ins w:id="2566" w:author="PR Preview" w:date="2026-01-01T00:00:00Z">
        <w:r>
          <w:t xml:space="preserve"> </w:t>
        </w:r>
      </w:ins>
      <m:oMath>
        <m:r>
          <m:t>n</m:t>
        </m:r>
      </m:oMath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indices of</w:t>
        </w:r>
      </w:ins>
      <w:ins w:id="2569" w:author="PR Preview" w:date="2026-01-01T00:00:00Z">
        <w:r>
          <w:t xml:space="preserve"> </w:t>
        </w:r>
      </w:ins>
      <m:oMath>
        <m:r>
          <m:t>I</m:t>
        </m:r>
      </m:oMath>
      <w:ins w:id="2570" w:author="PR Preview" w:date="2026-01-01T00:00:00Z">
        <w:r>
          <w:t xml:space="preserve">,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so each fold holds exactly one index.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(A partition of</w:t>
        </w:r>
      </w:ins>
      <w:ins w:id="2575" w:author="PR Preview" w:date="2026-01-01T00:00:00Z">
        <w:r>
          <w:t xml:space="preserve"> </w:t>
        </w:r>
      </w:ins>
      <m:oMath>
        <m:r>
          <m:t>n</m:t>
        </m:r>
      </m:oMath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indices into</w:t>
        </w:r>
      </w:ins>
      <w:ins w:id="2578" w:author="PR Preview" w:date="2026-01-01T00:00:00Z">
        <w:r>
          <w:t xml:space="preserve"> </w:t>
        </w:r>
      </w:ins>
      <m:oMath>
        <m:r>
          <m:t>n</m:t>
        </m:r>
      </m:oMath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23"/>
        </w:numPr>
      </w:pPr>
      <w:ins w:id="2581" w:author="PR Preview" w:date="2026-01-01T00:00:00Z">
        <w:r>
          <w:t xml:space="preserve">For observation</w:t>
        </w:r>
      </w:ins>
      <w:ins w:id="2582" w:author="PR Preview" w:date="2026-01-01T00:00:00Z">
        <w:r>
          <w:t xml:space="preserve"> </w:t>
        </w:r>
      </w:ins>
      <m:oMath>
        <m:r>
          <m:t>i</m:t>
        </m:r>
      </m:oMath>
      <w:ins w:id="2583" w:author="PR Preview" w:date="2026-01-01T00:00:00Z">
        <w:r>
          <w:t xml:space="preserve">,</w:t>
        </w:r>
      </w:ins>
      <w:ins w:id="2584" w:author="PR Preview" w:date="2026-01-01T00:00:00Z">
        <w:r>
          <w:t xml:space="preserve"> </w:t>
        </w:r>
      </w:ins>
      <w:hyperlink w:anchor="eq-fold-assignment">
        <w:ins w:id="2585" w:author="PR Preview" w:date="2026-01-01T00:00:00Z">
          <w:r>
            <w:rPr>
              <w:rStyle w:val="Hyperlink"/>
            </w:rPr>
            <w:t xml:space="preserve">Equation 46</w:t>
          </w:r>
        </w:ins>
      </w:hyperlink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gives</w:t>
        </w:r>
      </w:ins>
      <w:ins w:id="258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589" w:author="PR Preview" w:date="2026-01-01T00:00:00Z">
        <w:r>
          <w:t xml:space="preserve">,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so</w:t>
        </w:r>
      </w:ins>
      <w:ins w:id="259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593" w:author="PR Preview" w:date="2026-01-01T00:00:00Z">
        <w:r>
          <w:t xml:space="preserve">.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(Fold</w:t>
        </w:r>
      </w:ins>
      <w:ins w:id="259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597" w:author="PR Preview" w:date="2026-01-01T00:00:00Z">
        <w:r>
          <w:t xml:space="preserve"> </w:t>
        </w:r>
      </w:ins>
      <w:ins w:id="2598" w:author="PR Preview" w:date="2026-01-01T00:00:00Z">
        <w:r>
          <w:t xml:space="preserve">holds one index, and that index is</w:t>
        </w:r>
      </w:ins>
      <w:ins w:id="2599" w:author="PR Preview" w:date="2026-01-01T00:00:00Z">
        <w:r>
          <w:t xml:space="preserve"> </w:t>
        </w:r>
      </w:ins>
      <m:oMath>
        <m:r>
          <m:t>i</m:t>
        </m:r>
      </m:oMath>
      <w:ins w:id="2600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601" w:author="PR Preview" w:date="2026-01-01T00:00:00Z">
        <w:r>
          <w:t xml:space="preserve">Let</w:t>
        </w:r>
      </w:ins>
      <w:ins w:id="2602" w:author="PR Preview" w:date="2026-01-01T00:00:00Z">
        <w:r>
          <w:t xml:space="preserve"> </w:t>
        </w:r>
      </w:ins>
      <m:oMath>
        <m:r>
          <m:t>g</m:t>
        </m:r>
      </m:oMath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be the</w:t>
        </w:r>
      </w:ins>
      <w:ins w:id="2605" w:author="PR Preview" w:date="2026-01-01T00:00:00Z">
        <w:r>
          <w:t xml:space="preserve"> </w:t>
        </w:r>
      </w:ins>
      <w:hyperlink w:anchor="def-fitting-procedure">
        <w:ins w:id="2606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607" w:author="PR Preview" w:date="2026-01-01T00:00:00Z">
        <w:r>
          <w:t xml:space="preserve">,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the rule that maps a training set to a fitted prediction rule.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The</w:t>
        </w:r>
      </w:ins>
      <w:ins w:id="2612" w:author="PR Preview" w:date="2026-01-01T00:00:00Z">
        <w:r>
          <w:t xml:space="preserve"> </w:t>
        </w:r>
      </w:ins>
      <w:hyperlink w:anchor="def-fold-out-rule">
        <w:ins w:id="261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of observation</w:t>
        </w:r>
      </w:ins>
      <w:ins w:id="2616" w:author="PR Preview" w:date="2026-01-01T00:00:00Z">
        <w:r>
          <w:t xml:space="preserve"> </w:t>
        </w:r>
      </w:ins>
      <m:oMath>
        <m:r>
          <m:t>i</m:t>
        </m:r>
      </m:oMath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is then</w:t>
        </w:r>
      </w:ins>
      <w:ins w:id="261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620" w:author="PR Preview" w:date="2026-01-01T00:00:00Z">
        <w:r>
          <w:t xml:space="preserve">.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(</w:t>
        </w:r>
      </w:ins>
      <w:hyperlink w:anchor="eq-fold-out-rule">
        <w:ins w:id="2623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2624" w:author="PR Preview" w:date="2026-01-01T00:00:00Z">
        <w:r>
          <w:t xml:space="preserve"> </w:t>
        </w:r>
      </w:ins>
      <w:ins w:id="2625" w:author="PR Preview" w:date="2026-01-01T00:00:00Z">
        <w:r>
          <w:t xml:space="preserve">with</w:t>
        </w:r>
      </w:ins>
      <w:ins w:id="262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627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del w:id="2628" w:author="PR Preview" w:date="2026-01-01T00:00:00Z">
        <w:r>
          <w:delText xml:space="preserve">Hence each term</w:delText>
        </w:r>
      </w:del>
      <w:del w:id="262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2630" w:author="PR Preview" w:date="2026-01-01T00:00:00Z">
        <w:r>
          <w:delText xml:space="preserve"> </w:delText>
        </w:r>
      </w:del>
      <w:del w:id="2631" w:author="PR Preview" w:date="2026-01-01T00:00:00Z">
        <w:r>
          <w:delText xml:space="preserve">of</w:delText>
        </w:r>
      </w:del>
      <w:del w:id="2632" w:author="PR Preview" w:date="2026-01-01T00:00:00Z">
        <w:r>
          <w:delText xml:space="preserve"> </w:delText>
        </w:r>
      </w:del>
      <w:hyperlink w:anchor="eq-cv-estimate">
        <w:del w:id="263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634" w:author="PR Preview" w:date="2026-01-01T00:00:00Z">
        <w:r>
          <w:delText xml:space="preserve"> </w:delText>
        </w:r>
      </w:del>
      <w:del w:id="2635" w:author="PR Preview" w:date="2026-01-01T00:00:00Z">
        <w:r>
          <w:delText xml:space="preserve">is the same</w:delText>
        </w:r>
      </w:del>
      <w:del w:id="2636" w:author="PR Preview" w:date="2026-01-01T00:00:00Z">
        <w:r>
          <w:delText xml:space="preserve"> </w:delText>
        </w:r>
      </w:del>
      <w:del w:id="2637" w:author="PR Preview" w:date="2026-01-01T00:00:00Z">
        <w:r>
          <w:delText xml:space="preserve">for every fold assignment.</w:delText>
        </w:r>
      </w:del>
      <w:del w:id="2638" w:author="PR Preview" w:date="2026-01-01T00:00:00Z">
        <w:r>
          <w:delText xml:space="preserve"> </w:delText>
        </w:r>
      </w:del>
      <w:del w:id="2639" w:author="PR Preview" w:date="2026-01-01T00:00:00Z">
        <w:r>
          <w:delText xml:space="preserve">(Each term is a function of the rule in step 4,</w:delText>
        </w:r>
      </w:del>
      <w:del w:id="26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and</w:delText>
        </w:r>
      </w:del>
      <w:del w:id="264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2644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del w:id="2645" w:author="PR Preview" w:date="2026-01-01T00:00:00Z">
        <w:r>
          <w:delText xml:space="preserve">Therefore the sum over</w:delText>
        </w:r>
      </w:del>
      <w:del w:id="264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in</w:delText>
        </w:r>
      </w:del>
      <w:del w:id="2649" w:author="PR Preview" w:date="2026-01-01T00:00:00Z">
        <w:r>
          <w:delText xml:space="preserve"> </w:delText>
        </w:r>
      </w:del>
      <w:hyperlink w:anchor="eq-cv-estimate">
        <w:del w:id="265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651" w:author="PR Preview" w:date="2026-01-01T00:00:00Z">
        <w:r>
          <w:delText xml:space="preserve">,</w:delText>
        </w:r>
      </w:del>
      <w:del w:id="2652" w:author="PR Preview" w:date="2026-01-01T00:00:00Z">
        <w:r>
          <w:delText xml:space="preserve"> </w:delText>
        </w:r>
      </w:del>
      <w:del w:id="2653" w:author="PR Preview" w:date="2026-01-01T00:00:00Z">
        <w:r>
          <w:delText xml:space="preserve">and its factor</w:delText>
        </w:r>
      </w:del>
      <w:del w:id="265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655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23"/>
        </w:numPr>
      </w:pPr>
      <w:ins w:id="2656" w:author="PR Preview" w:date="2026-01-01T00:00:00Z">
        <w:r>
          <w:t xml:space="preserve">Hence each term</w:t>
        </w:r>
      </w:ins>
      <w:ins w:id="265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of</w:t>
        </w:r>
      </w:ins>
      <w:ins w:id="2660" w:author="PR Preview" w:date="2026-01-01T00:00:00Z">
        <w:r>
          <w:t xml:space="preserve"> </w:t>
        </w:r>
      </w:ins>
      <w:hyperlink w:anchor="eq-cv-estimate">
        <w:ins w:id="2661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is the same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for every fold assignment.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t xml:space="preserve">(Each term is a function of the rule in step 4,</w:t>
        </w:r>
      </w:ins>
      <w:ins w:id="26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2669" w:author="PR Preview" w:date="2026-01-01T00:00:00Z">
        <w:r>
          <w:t xml:space="preserve"> </w:t>
        </w:r>
      </w:ins>
      <w:ins w:id="2670" w:author="PR Preview" w:date="2026-01-01T00:00:00Z">
        <w:r>
          <w:t xml:space="preserve">and</w:t>
        </w:r>
      </w:ins>
      <w:ins w:id="26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2672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ins w:id="2673" w:author="PR Preview" w:date="2026-01-01T00:00:00Z">
        <w:r>
          <w:t xml:space="preserve">Therefore the sum over</w:t>
        </w:r>
      </w:ins>
      <w:ins w:id="2674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in</w:t>
        </w:r>
      </w:ins>
      <w:ins w:id="2677" w:author="PR Preview" w:date="2026-01-01T00:00:00Z">
        <w:r>
          <w:t xml:space="preserve"> </w:t>
        </w:r>
      </w:ins>
      <w:hyperlink w:anchor="eq-cv-estimate">
        <w:ins w:id="2678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679" w:author="PR Preview" w:date="2026-01-01T00:00:00Z">
        <w:r>
          <w:t xml:space="preserve">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and its factor</w:t>
        </w:r>
      </w:ins>
      <w:ins w:id="268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2683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4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del w:id="2684" w:author="PR Preview" w:date="2026-01-01T00:00:00Z">
        <w:r>
          <w:delText xml:space="preserve">$$
    \mathord{\smash[b]{\underset{\raise.3ex\hbox{$\scriptstyle\sim$}}{t}}\vphantom{t}}_{i} \stackrel{\text{def}}{=}{\mathopen{}\left(t_{1}(x_{i}), \ldots, t_{p^{*}}(x_{i})\right)\mathclose{}}^{\top}.
     \qquad(53)$$</w:delText>
        </w:r>
      </w:del>
      <w:bookmarkEnd w:id="277"/>
    </w:p>
    <w:p>
      <w:pPr>
        <w:pStyle w:val="FirstParagraph"/>
      </w:pPr>
      <w:del w:id="2685" w:author="PR Preview" w:date="2026-01-01T00:00:00Z">
        <w:r>
          <w:rPr>
            <w:i/>
            <w:iCs/>
          </w:rPr>
          <w:delText xml:space="preserve">Remark 29</w:delText>
        </w:r>
      </w:del>
      <w:del w:id="2686" w:author="PR Preview" w:date="2026-01-01T00:00:00Z">
        <w:r>
          <w:delText xml:space="preserve"> (The term vector of simple linear regression). </w:delText>
        </w:r>
      </w:del>
      <w:del w:id="2687" w:author="PR Preview" w:date="2026-01-01T00:00:00Z">
        <w:r>
          <w:delText xml:space="preserve">In simple linear regression the terms are</w:delText>
        </w:r>
      </w:del>
      <w:del w:id="2688" w:author="PR Preview" w:date="2026-01-01T00:00:00Z">
        <w:r>
          <w:delText xml:space="preserve"> </w:delText>
        </w:r>
      </w:del>
      <m:oMath>
        <m:r>
          <m:t>1</m:t>
        </m:r>
      </m:oMath>
      <w:del w:id="2689" w:author="PR Preview" w:date="2026-01-01T00:00:00Z">
        <w:r>
          <w:delText xml:space="preserve"> </w:delText>
        </w:r>
      </w:del>
      <w:del w:id="2690" w:author="PR Preview" w:date="2026-01-01T00:00:00Z">
        <w:r>
          <w:delText xml:space="preserve">and</w:delText>
        </w:r>
      </w:del>
      <w:del w:id="2691" w:author="PR Preview" w:date="2026-01-01T00:00:00Z">
        <w:r>
          <w:delText xml:space="preserve"> </w:delText>
        </w:r>
      </w:del>
      <m:oMath>
        <m:r>
          <m:t>x</m:t>
        </m:r>
      </m:oMath>
      <w:del w:id="2692" w:author="PR Preview" w:date="2026-01-01T00:00:00Z">
        <w:r>
          <w:delText xml:space="preserve">,</w:delText>
        </w:r>
      </w:del>
      <w:del w:id="2693" w:author="PR Preview" w:date="2026-01-01T00:00:00Z">
        <w:r>
          <w:delText xml:space="preserve"> </w:delText>
        </w:r>
      </w:del>
      <w:del w:id="2694" w:author="PR Preview" w:date="2026-01-01T00:00:00Z">
        <w:r>
          <w:delText xml:space="preserve">so the</w:delText>
        </w:r>
      </w:del>
      <w:del w:id="2695" w:author="PR Preview" w:date="2026-01-01T00:00:00Z">
        <w:r>
          <w:delText xml:space="preserve"> </w:delText>
        </w:r>
      </w:del>
      <w:hyperlink w:anchor="def-term-vector">
        <w:del w:id="2696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2697" w:author="PR Preview" w:date="2026-01-01T00:00:00Z">
        <w:r>
          <w:delText xml:space="preserve"> </w:delText>
        </w:r>
      </w:del>
      <w:del w:id="2698" w:author="PR Preview" w:date="2026-01-01T00:00:00Z">
        <w:r>
          <w:delText xml:space="preserve">$\mathord{\smash[b]{\underset{\raise.3ex\hbox{$\scriptstyle\sim$}}{t}}\vphantom{t}}_{i}$</w:delText>
        </w:r>
      </w:del>
      <w:del w:id="2699" w:author="PR Preview" w:date="2026-01-01T00:00:00Z">
        <w:r>
          <w:delText xml:space="preserve"> </w:delText>
        </w:r>
      </w:del>
      <w:del w:id="2700" w:author="PR Preview" w:date="2026-01-01T00:00:00Z">
        <w:r>
          <w:delText xml:space="preserve">is the</w:delText>
        </w:r>
      </w:del>
      <w:del w:id="2701" w:author="PR Preview" w:date="2026-01-01T00:00:00Z">
        <w:r>
          <w:delText xml:space="preserve"> </w:delText>
        </w:r>
      </w:del>
      <w:hyperlink r:id="rId275">
        <w:del w:id="2702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2703" w:author="PR Preview" w:date="2026-01-01T00:00:00Z">
        <w:r>
          <w:delText xml:space="preserve"> </w:delText>
        </w:r>
      </w:del>
      <w:del w:id="2704" w:author="PR Preview" w:date="2026-01-01T00:00:00Z">
        <w:r>
          <w:delText xml:space="preserve">$\mathord{\smash[b]{\underset{\raise.3ex\hbox{$\scriptstyle\sim$}}{x}}\vphantom{x}}_i$</w:delText>
        </w:r>
      </w:del>
      <w:del w:id="2705" w:author="PR Preview" w:date="2026-01-01T00:00:00Z">
        <w:r>
          <w:delText xml:space="preserve">.</w:delText>
        </w:r>
      </w:del>
    </w:p>
    <w:p>
      <w:pPr>
        <w:pStyle w:val="BodyText"/>
      </w:pPr>
      <w:bookmarkStart w:id="273" w:name="eq-term-vector"/>
      <w:ins w:id="2706" w:author="PR Preview" w:date="2026-01-01T00:00:00Z">
        <w:r>
          <w:t xml:space="preserve">$$
    \mathord{\smash[b]{\underset{\raise.3ex\hbox{$\scriptstyle\sim$}}{t}}\vphantom{t}}_{i} \stackrel{\text{def}}{=}{\mathopen{}\left(t_{1}(x_{i}), \ldots, t_{p^{*}}(x_{i})\right)\mathclose{}}^{\top}.
     \qquad(52)$$</w:t>
        </w:r>
      </w:ins>
      <w:bookmarkEnd w:id="273"/>
    </w:p>
    <w:bookmarkEnd w:id="274"/>
    <w:bookmarkStart w:id="276" w:name="rem-term-vector"/>
    <w:p>
      <w:pPr>
        <w:pStyle w:val="FirstParagraph"/>
      </w:pPr>
      <w:ins w:id="2707" w:author="PR Preview" w:date="2026-01-01T00:00:00Z">
        <w:r>
          <w:rPr>
            <w:i/>
            <w:iCs/>
          </w:rPr>
          <w:t xml:space="preserve">Remark 28</w:t>
        </w:r>
      </w:ins>
      <w:ins w:id="2708" w:author="PR Preview" w:date="2026-01-01T00:00:00Z">
        <w:r>
          <w:t xml:space="preserve"> (The term vector of simple linear regression). </w:t>
        </w:r>
      </w:ins>
      <w:ins w:id="2709" w:author="PR Preview" w:date="2026-01-01T00:00:00Z">
        <w:r>
          <w:t xml:space="preserve">In simple linear regression the terms are</w:t>
        </w:r>
      </w:ins>
      <w:ins w:id="2710" w:author="PR Preview" w:date="2026-01-01T00:00:00Z">
        <w:r>
          <w:t xml:space="preserve"> </w:t>
        </w:r>
      </w:ins>
      <m:oMath>
        <m:r>
          <m:t>1</m:t>
        </m:r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and</w:t>
        </w:r>
      </w:ins>
      <w:ins w:id="2713" w:author="PR Preview" w:date="2026-01-01T00:00:00Z">
        <w:r>
          <w:t xml:space="preserve"> </w:t>
        </w:r>
      </w:ins>
      <m:oMath>
        <m:r>
          <m:t>x</m:t>
        </m:r>
      </m:oMath>
      <w:ins w:id="2714" w:author="PR Preview" w:date="2026-01-01T00:00:00Z">
        <w:r>
          <w:t xml:space="preserve">,</w:t>
        </w:r>
      </w:ins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so the</w:t>
        </w:r>
      </w:ins>
      <w:ins w:id="2717" w:author="PR Preview" w:date="2026-01-01T00:00:00Z">
        <w:r>
          <w:t xml:space="preserve"> </w:t>
        </w:r>
      </w:ins>
      <w:hyperlink w:anchor="def-term-vector">
        <w:ins w:id="2718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$\mathord{\smash[b]{\underset{\raise.3ex\hbox{$\scriptstyle\sim$}}{t}}\vphantom{t}}_{i}$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is the</w:t>
        </w:r>
      </w:ins>
      <w:ins w:id="2723" w:author="PR Preview" w:date="2026-01-01T00:00:00Z">
        <w:r>
          <w:t xml:space="preserve"> </w:t>
        </w:r>
      </w:ins>
      <w:hyperlink r:id="rId275">
        <w:ins w:id="2724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$\mathord{\smash[b]{\underset{\raise.3ex\hbox{$\scriptstyle\sim$}}{x}}\vphantom{x}}_i$</w:t>
        </w:r>
      </w:ins>
      <w:ins w:id="2727" w:author="PR Preview" w:date="2026-01-01T00:00:00Z">
        <w:r>
          <w:t xml:space="preserve">.</w:t>
        </w:r>
      </w:ins>
    </w:p>
    <w:bookmarkEnd w:id="276"/>
    <w:bookmarkStart w:id="278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del w:id="2728" w:author="PR Preview" w:date="2026-01-01T00:00:00Z">
        <w:r>
          <w:delText xml:space="preserve">$$
    A\stackrel{\text{def}}{=}\sum_{i\in I} \mathord{\smash[b]{\underset{\raise.3ex\hbox{$\scriptstyle\sim$}}{t}}\vphantom{t}}_{i} {\mathord{\smash[b]{\underset{\raise.3ex\hbox{$\scriptstyle\sim$}}{t}}\vphantom{t}}_{i}}^{\top}.
     \qquad(54)$$</w:delText>
        </w:r>
      </w:del>
      <w:bookmarkEnd w:id="281"/>
    </w:p>
    <w:p>
      <w:pPr>
        <w:pStyle w:val="FirstParagraph"/>
      </w:pPr>
      <w:del w:id="2729" w:author="PR Preview" w:date="2026-01-01T00:00:00Z">
        <w:r>
          <w:rPr>
            <w:i/>
            <w:iCs/>
          </w:rPr>
          <w:delText xml:space="preserve">Remark 30</w:delText>
        </w:r>
      </w:del>
      <w:del w:id="2730" w:author="PR Preview" w:date="2026-01-01T00:00:00Z">
        <w:r>
          <w:delText xml:space="preserve"> (Source: Cross-product matrix (sum-of-squares and cross-products matrix)). </w:delText>
        </w:r>
      </w:del>
      <w:del w:id="2731" w:author="PR Preview" w:date="2026-01-01T00:00:00Z">
        <w:r>
          <w:delText xml:space="preserve">Also called a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2734" w:author="PR Preview" w:date="2026-01-01T00:00:00Z">
        <w:r>
          <w:delText xml:space="preserve"> </w:delText>
        </w:r>
      </w:del>
      <w:del w:id="2735" w:author="PR Preview" w:date="2026-01-01T00:00:00Z">
        <w:r>
          <w:delText xml:space="preserve">[11], chap. </w:delText>
        </w:r>
      </w:del>
      <w:del w:id="2736" w:author="PR Preview" w:date="2026-01-01T00:00:00Z">
        <w:r>
          <w:delText xml:space="preserve">“Matrix Cross-Products”</w:delText>
        </w:r>
      </w:del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(see</w:delText>
        </w:r>
      </w:del>
      <w:del w:id="2739" w:author="PR Preview" w:date="2026-01-01T00:00:00Z">
        <w:r>
          <w:delText xml:space="preserve"> </w:delText>
        </w:r>
      </w:del>
      <w:hyperlink r:id="rId279">
        <w:del w:id="2740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2741" w:author="PR Preview" w:date="2026-01-01T00:00:00Z">
        <w:r>
          <w:delText xml:space="preserve">).</w:delText>
        </w:r>
      </w:del>
    </w:p>
    <w:p>
      <w:pPr>
        <w:pStyle w:val="BodyText"/>
      </w:pPr>
      <w:del w:id="2742" w:author="PR Preview" w:date="2026-01-01T00:00:00Z">
        <w:r>
          <w:rPr>
            <w:i/>
            <w:iCs/>
          </w:rPr>
          <w:delText xml:space="preserve">Remark 31</w:delText>
        </w:r>
      </w:del>
      <w:del w:id="2743" w:author="PR Preview" w:date="2026-01-01T00:00:00Z">
        <w:r>
          <w:delText xml:space="preserve"> (Cross-product matrix as a matrix product). </w:delText>
        </w:r>
      </w:del>
      <w:del w:id="2744" w:author="PR Preview" w:date="2026-01-01T00:00:00Z">
        <w:r>
          <w:delText xml:space="preserve">Let</w:delText>
        </w:r>
      </w:del>
      <w:del w:id="2745" w:author="PR Preview" w:date="2026-01-01T00:00:00Z">
        <w:r>
          <w:delText xml:space="preserve"> </w:delText>
        </w:r>
      </w:del>
      <m:oMath>
        <m:r>
          <m:t>D</m:t>
        </m:r>
      </m:oMath>
      <w:del w:id="2746" w:author="PR Preview" w:date="2026-01-01T00:00:00Z">
        <w:r>
          <w:delText xml:space="preserve"> </w:delText>
        </w:r>
      </w:del>
      <w:del w:id="2747" w:author="PR Preview" w:date="2026-01-01T00:00:00Z">
        <w:r>
          <w:delText xml:space="preserve">be the matrix whose rows are the transposed</w:delText>
        </w:r>
      </w:del>
      <w:del w:id="2748" w:author="PR Preview" w:date="2026-01-01T00:00:00Z">
        <w:r>
          <w:delText xml:space="preserve"> </w:delText>
        </w:r>
      </w:del>
      <w:hyperlink w:anchor="def-term-vector">
        <w:del w:id="274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750" w:author="PR Preview" w:date="2026-01-01T00:00:00Z">
        <w:r>
          <w:delText xml:space="preserve"> </w:delText>
        </w:r>
      </w:del>
      <w:del w:id="2751" w:author="PR Preview" w:date="2026-01-01T00:00:00Z">
        <w:r>
          <w:delText xml:space="preserve">${\mathord{\smash[b]{\underset{\raise.3ex\hbox{$\scriptstyle\sim$}}{t}}\vphantom{t}}_{i}}^{\top}$</w:delText>
        </w:r>
      </w:del>
      <w:del w:id="2752" w:author="PR Preview" w:date="2026-01-01T00:00:00Z">
        <w:r>
          <w:delText xml:space="preserve">,</w:delText>
        </w:r>
      </w:del>
      <w:del w:id="275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754" w:author="PR Preview" w:date="2026-01-01T00:00:00Z">
        <w:r>
          <w:delText xml:space="preserve">.</w:delText>
        </w:r>
      </w:del>
      <w:del w:id="2755" w:author="PR Preview" w:date="2026-01-01T00:00:00Z">
        <w:r>
          <w:delText xml:space="preserve"> </w:delText>
        </w:r>
      </w:del>
      <w:del w:id="2756" w:author="PR Preview" w:date="2026-01-01T00:00:00Z">
        <w:r>
          <w:delText xml:space="preserve">The cross-product matrix then equals the matrix product</w:delText>
        </w:r>
      </w:del>
    </w:p>
    <w:p>
      <w:pPr>
        <w:pStyle w:val="BodyText"/>
      </w:pPr>
      <w:bookmarkStart w:id="277" w:name="eq-cross-product-matrix"/>
      <w:ins w:id="2757" w:author="PR Preview" w:date="2026-01-01T00:00:00Z">
        <w:r>
  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  </w:r>
      </w:ins>
      <w:bookmarkEnd w:id="277"/>
    </w:p>
    <w:bookmarkEnd w:id="278"/>
    <w:bookmarkStart w:id="280" w:name="rem-source-cross-product-matrix"/>
    <w:p>
      <w:pPr>
        <w:pStyle w:val="FirstParagraph"/>
      </w:pPr>
      <w:ins w:id="2758" w:author="PR Preview" w:date="2026-01-01T00:00:00Z">
        <w:r>
          <w:rPr>
            <w:i/>
            <w:iCs/>
          </w:rPr>
          <w:t xml:space="preserve">Remark 29</w:t>
        </w:r>
      </w:ins>
      <w:ins w:id="2759" w:author="PR Preview" w:date="2026-01-01T00:00:00Z">
        <w:r>
          <w:t xml:space="preserve"> (Source: Cross-product matrix (sum-of-squares and cross-products matrix)). </w:t>
        </w:r>
      </w:ins>
      <w:ins w:id="2760" w:author="PR Preview" w:date="2026-01-01T00:00:00Z">
        <w:r>
          <w:t xml:space="preserve">Also called a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rPr>
            <w:b/>
            <w:bCs/>
          </w:rPr>
          <w:t xml:space="preserve">sum-of-squares and cross-products matrix</w:t>
        </w:r>
      </w:ins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[11], chap. </w:t>
        </w:r>
      </w:ins>
      <w:ins w:id="2765" w:author="PR Preview" w:date="2026-01-01T00:00:00Z">
        <w:r>
          <w:t xml:space="preserve">“Matrix Cross-Products”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(see</w:t>
        </w:r>
      </w:ins>
      <w:ins w:id="2768" w:author="PR Preview" w:date="2026-01-01T00:00:00Z">
        <w:r>
          <w:t xml:space="preserve"> </w:t>
        </w:r>
      </w:ins>
      <w:hyperlink r:id="rId279">
        <w:ins w:id="2769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2770" w:author="PR Preview" w:date="2026-01-01T00:00:00Z">
        <w:r>
          <w:t xml:space="preserve">).</w:t>
        </w:r>
      </w:ins>
    </w:p>
    <w:bookmarkEnd w:id="280"/>
    <w:bookmarkStart w:id="283" w:name="rem-cross-product-matrix"/>
    <w:p>
      <w:pPr>
        <w:pStyle w:val="BodyText"/>
      </w:pPr>
      <w:ins w:id="2771" w:author="PR Preview" w:date="2026-01-01T00:00:00Z">
        <w:r>
          <w:rPr>
            <w:i/>
            <w:iCs/>
          </w:rPr>
          <w:t xml:space="preserve">Remark 30</w:t>
        </w:r>
      </w:ins>
      <w:ins w:id="2772" w:author="PR Preview" w:date="2026-01-01T00:00:00Z">
        <w:r>
          <w:t xml:space="preserve"> (Cross-product matrix as a matrix product). </w:t>
        </w:r>
      </w:ins>
      <w:ins w:id="2773" w:author="PR Preview" w:date="2026-01-01T00:00:00Z">
        <w:r>
          <w:t xml:space="preserve">Let</w:t>
        </w:r>
      </w:ins>
      <w:ins w:id="2774" w:author="PR Preview" w:date="2026-01-01T00:00:00Z">
        <w:r>
          <w:t xml:space="preserve"> </w:t>
        </w:r>
      </w:ins>
      <m:oMath>
        <m:r>
          <m:t>D</m:t>
        </m:r>
      </m:oMath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be the matrix whose rows are the transposed</w:t>
        </w:r>
      </w:ins>
      <w:ins w:id="2777" w:author="PR Preview" w:date="2026-01-01T00:00:00Z">
        <w:r>
          <w:t xml:space="preserve"> </w:t>
        </w:r>
      </w:ins>
      <w:hyperlink w:anchor="def-term-vector">
        <w:ins w:id="2778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${\mathord{\smash[b]{\underset{\raise.3ex\hbox{$\scriptstyle\sim$}}{t}}\vphantom{t}}_{i}}^{\top}$</w:t>
        </w:r>
      </w:ins>
      <w:ins w:id="2781" w:author="PR Preview" w:date="2026-01-01T00:00:00Z">
        <w:r>
          <w:t xml:space="preserve">,</w:t>
        </w:r>
      </w:ins>
      <w:ins w:id="27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783" w:author="PR Preview" w:date="2026-01-01T00:00:00Z">
        <w:r>
          <w:t xml:space="preserve">.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3"/>
    <w:bookmarkStart w:id="286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del w:id="2786" w:author="PR Preview" w:date="2026-01-01T00:00:00Z">
        <w:r>
          <w:delText xml:space="preserve">$$
    h_{i} \stackrel{\text{def}}{=}{\mathord{\smash[b]{\underset{\raise.3ex\hbox{$\scriptstyle\sim$}}{t}}\vphantom{t}}_{i}}^{\top} A^{-1} \mathord{\smash[b]{\underset{\raise.3ex\hbox{$\scriptstyle\sim$}}{t}}\vphantom{t}}_{i}.
     \qquad(55)$$</w:delText>
        </w:r>
      </w:del>
      <w:bookmarkEnd w:id="289"/>
    </w:p>
    <w:p>
      <w:pPr>
        <w:pStyle w:val="BodyText"/>
      </w:pPr>
      <w:bookmarkStart w:id="285" w:name="eq-leverage"/>
      <w:ins w:id="2787" w:author="PR Preview" w:date="2026-01-01T00:00:00Z">
        <w:r>
  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  </w:r>
      </w:ins>
      <w:bookmarkEnd w:id="2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6"/>
    <w:bookmarkStart w:id="288" w:name="rem-source-leverage"/>
    <w:p>
      <w:pPr>
        <w:pStyle w:val="BodyText"/>
      </w:pPr>
      <w:del w:id="2788" w:author="PR Preview" w:date="2026-01-01T00:00:00Z">
        <w:r>
          <w:rPr>
            <w:i/>
            <w:iCs/>
          </w:rPr>
          <w:delText xml:space="preserve">Remark 32</w:delText>
        </w:r>
      </w:del>
      <w:del w:id="2789" w:author="PR Preview" w:date="2026-01-01T00:00:00Z">
        <w:r>
          <w:delText xml:space="preserve"> (Source: Leverage). </w:delText>
        </w:r>
      </w:del>
      <w:del w:id="2790" w:author="PR Preview" w:date="2026-01-01T00:00:00Z">
        <w:r>
          <w:delText xml:space="preserve">James et al. [5, Sec. 3.3.3]</w:delText>
        </w:r>
      </w:del>
      <w:del w:id="2791" w:author="PR Preview" w:date="2026-01-01T00:00:00Z">
        <w:r>
          <w:delText xml:space="preserve">,</w:delText>
        </w:r>
      </w:del>
      <w:del w:id="2792" w:author="PR Preview" w:date="2026-01-01T00:00:00Z">
        <w:r>
          <w:delText xml:space="preserve"> </w:delText>
        </w:r>
      </w:del>
      <w:del w:id="2793" w:author="PR Preview" w:date="2026-01-01T00:00:00Z">
        <w:r>
          <w:delText xml:space="preserve">written here with term vectors and the matrix</w:delText>
        </w:r>
      </w:del>
      <w:del w:id="2794" w:author="PR Preview" w:date="2026-01-01T00:00:00Z">
        <w:r>
          <w:delText xml:space="preserve"> </w:delText>
        </w:r>
      </w:del>
      <m:oMath>
        <m:r>
          <m:t>A</m:t>
        </m:r>
      </m:oMath>
      <w:del w:id="2795" w:author="PR Preview" w:date="2026-01-01T00:00:00Z">
        <w:r>
          <w:delText xml:space="preserve">,</w:delText>
        </w:r>
      </w:del>
      <w:del w:id="2796" w:author="PR Preview" w:date="2026-01-01T00:00:00Z">
        <w:r>
          <w:delText xml:space="preserve"> </w:delText>
        </w:r>
      </w:del>
      <w:del w:id="2797" w:author="PR Preview" w:date="2026-01-01T00:00:00Z">
        <w:r>
          <w:delText xml:space="preserve">as in</w:delText>
        </w:r>
      </w:del>
      <w:del w:id="2798" w:author="PR Preview" w:date="2026-01-01T00:00:00Z">
        <w:r>
          <w:delText xml:space="preserve"> </w:delText>
        </w:r>
      </w:del>
      <w:hyperlink r:id="rId287">
        <w:del w:id="2799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2800" w:author="PR Preview" w:date="2026-01-01T00:00:00Z">
        <w:r>
          <w:delText xml:space="preserve">.</w:delText>
        </w:r>
      </w:del>
    </w:p>
    <w:p>
      <w:pPr>
        <w:pStyle w:val="BodyText"/>
      </w:pPr>
      <w:ins w:id="2801" w:author="PR Preview" w:date="2026-01-01T00:00:00Z">
        <w:r>
          <w:rPr>
            <w:i/>
            <w:iCs/>
          </w:rPr>
          <w:t xml:space="preserve">Remark 31</w:t>
        </w:r>
      </w:ins>
      <w:ins w:id="2802" w:author="PR Preview" w:date="2026-01-01T00:00:00Z">
        <w:r>
          <w:t xml:space="preserve"> (Source: Leverage). </w:t>
        </w:r>
      </w:ins>
      <w:ins w:id="2803" w:author="PR Preview" w:date="2026-01-01T00:00:00Z">
        <w:r>
          <w:t xml:space="preserve">James et al. [5, Sec. 3.3.3]</w:t>
        </w:r>
      </w:ins>
      <w:ins w:id="2804" w:author="PR Preview" w:date="2026-01-01T00:00:00Z">
        <w:r>
          <w:t xml:space="preserve">,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written here with term vectors and the matrix</w:t>
        </w:r>
      </w:ins>
      <w:ins w:id="2807" w:author="PR Preview" w:date="2026-01-01T00:00:00Z">
        <w:r>
          <w:t xml:space="preserve"> </w:t>
        </w:r>
      </w:ins>
      <m:oMath>
        <m:r>
          <m:t>A</m:t>
        </m:r>
      </m:oMath>
      <w:ins w:id="2808" w:author="PR Preview" w:date="2026-01-01T00:00:00Z">
        <w:r>
          <w:t xml:space="preserve">,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as in</w:t>
        </w:r>
      </w:ins>
      <w:ins w:id="2811" w:author="PR Preview" w:date="2026-01-01T00:00:00Z">
        <w:r>
          <w:t xml:space="preserve"> </w:t>
        </w:r>
      </w:ins>
      <w:hyperlink r:id="rId287">
        <w:ins w:id="2812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2813" w:author="PR Preview" w:date="2026-01-01T00:00:00Z">
        <w:r>
          <w:t xml:space="preserve">.</w:t>
        </w:r>
      </w:ins>
    </w:p>
    <w:bookmarkEnd w:id="288"/>
    <w:bookmarkStart w:id="29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2" w:name="rem-source-loocv-shortcut"/>
    <w:p>
      <w:pPr>
        <w:pStyle w:val="BodyText"/>
      </w:pPr>
      <w:del w:id="2814" w:author="PR Preview" w:date="2026-01-01T00:00:00Z">
        <w:r>
          <w:rPr>
            <w:i/>
            <w:iCs/>
          </w:rPr>
          <w:delText xml:space="preserve">Remark 33</w:delText>
        </w:r>
      </w:del>
      <w:del w:id="2815" w:author="PR Preview" w:date="2026-01-01T00:00:00Z">
        <w:r>
          <w:delText xml:space="preserve"> (Source: Leave-one-out cross-validation for least squares). </w:delText>
        </w:r>
      </w:del>
      <w:del w:id="2816" w:author="PR Preview" w:date="2026-01-01T00:00:00Z">
        <w:r>
          <w:delText xml:space="preserve">James et al. [5, Sec. 5.1.2]</w:delText>
        </w:r>
      </w:del>
      <w:del w:id="2817" w:author="PR Preview" w:date="2026-01-01T00:00:00Z">
        <w:r>
          <w:delText xml:space="preserve"> </w:delText>
        </w:r>
      </w:del>
      <w:del w:id="2818" w:author="PR Preview" w:date="2026-01-01T00:00:00Z">
        <w:r>
          <w:delText xml:space="preserve">states this formula for least squares linear or polynomial regression,</w:delText>
        </w:r>
      </w:del>
      <w:del w:id="2819" w:author="PR Preview" w:date="2026-01-01T00:00:00Z">
        <w:r>
          <w:delText xml:space="preserve"> </w:delText>
        </w:r>
      </w:del>
      <w:del w:id="2820" w:author="PR Preview" w:date="2026-01-01T00:00:00Z">
        <w:r>
          <w:delText xml:space="preserve">and</w:delText>
        </w:r>
      </w:del>
      <w:del w:id="2821" w:author="PR Preview" w:date="2026-01-01T00:00:00Z">
        <w:r>
          <w:delText xml:space="preserve"> </w:delText>
        </w:r>
      </w:del>
      <w:del w:id="2822" w:author="PR Preview" w:date="2026-01-01T00:00:00Z">
        <w:r>
          <w:delText xml:space="preserve">Hastie et al. [3, Sec. 7.10.1]</w:delText>
        </w:r>
      </w:del>
      <w:del w:id="2823" w:author="PR Preview" w:date="2026-01-01T00:00:00Z">
        <w:r>
          <w:delText xml:space="preserve"> </w:delText>
        </w:r>
      </w:del>
      <w:del w:id="2824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2825" w:author="PR Preview" w:date="2026-01-01T00:00:00Z">
        <w:r>
          <w:rPr>
            <w:b/>
            <w:bCs/>
          </w:rPr>
          <w:delText xml:space="preserve">Example 32 (Leave-one-out cross-validation of the</w:delText>
        </w:r>
      </w:del>
      <w:del w:id="2826" w:author="PR Preview" w:date="2026-01-01T00:00:00Z">
        <w:r>
          <w:rPr>
            <w:b/>
            <w:bCs/>
          </w:rPr>
          <w:delText xml:space="preserve"> </w:delText>
        </w:r>
      </w:del>
      <w:del w:id="2827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828" w:author="PR Preview" w:date="2026-01-01T00:00:00Z">
        <w:r>
          <w:rPr>
            <w:b/>
            <w:bCs/>
          </w:rPr>
          <w:delText xml:space="preserve"> </w:delText>
        </w:r>
      </w:del>
      <w:del w:id="2829" w:author="PR Preview" w:date="2026-01-01T00:00:00Z">
        <w:r>
          <w:rPr>
            <w:b/>
            <w:bCs/>
          </w:rPr>
          <w:delText xml:space="preserve">polynomials)</w:delText>
        </w:r>
      </w:del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This example computes</w:delText>
        </w:r>
      </w:del>
      <w:del w:id="283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for the four</w:delText>
        </w:r>
      </w:del>
      <w:del w:id="2835" w:author="PR Preview" w:date="2026-01-01T00:00:00Z">
        <w:r>
          <w:delText xml:space="preserve"> </w:delText>
        </w:r>
      </w:del>
      <w:del w:id="2836" w:author="PR Preview" w:date="2026-01-01T00:00:00Z">
        <w:r>
          <w:rPr>
            <w:rStyle w:val="VerbatimChar"/>
          </w:rPr>
          <w:delText xml:space="preserve">mtcars</w:delText>
        </w:r>
      </w:del>
      <w:del w:id="2837" w:author="PR Preview" w:date="2026-01-01T00:00:00Z">
        <w:r>
          <w:delText xml:space="preserve"> </w:delText>
        </w:r>
      </w:del>
      <w:del w:id="2838" w:author="PR Preview" w:date="2026-01-01T00:00:00Z">
        <w:r>
          <w:delText xml:space="preserve">polynomials</w:delText>
        </w:r>
      </w:del>
      <w:del w:id="2839" w:author="PR Preview" w:date="2026-01-01T00:00:00Z">
        <w:r>
          <w:delText xml:space="preserve"> </w:delText>
        </w:r>
      </w:del>
      <w:del w:id="2840" w:author="PR Preview" w:date="2026-01-01T00:00:00Z">
        <w:r>
          <w:delText xml:space="preserve">of</w:delText>
        </w:r>
      </w:del>
      <w:del w:id="2841" w:author="PR Preview" w:date="2026-01-01T00:00:00Z">
        <w:r>
          <w:delText xml:space="preserve"> </w:delText>
        </w:r>
      </w:del>
      <w:hyperlink w:anchor="exr-overfitting">
        <w:del w:id="2842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843" w:author="PR Preview" w:date="2026-01-01T00:00:00Z">
        <w:r>
          <w:delText xml:space="preserve"> </w:delText>
        </w:r>
      </w:del>
      <w:del w:id="2844" w:author="PR Preview" w:date="2026-01-01T00:00:00Z">
        <w:r>
          <w:delText xml:space="preserve">in two ways:</w:delText>
        </w:r>
      </w:del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by fitting each model 32 times, as in</w:delText>
        </w:r>
      </w:del>
      <w:del w:id="2847" w:author="PR Preview" w:date="2026-01-01T00:00:00Z">
        <w:r>
          <w:delText xml:space="preserve"> </w:delText>
        </w:r>
      </w:del>
      <w:hyperlink w:anchor="eq-loocv">
        <w:del w:id="2848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2849" w:author="PR Preview" w:date="2026-01-01T00:00:00Z">
        <w:r>
          <w:delText xml:space="preserve">,</w:delText>
        </w:r>
      </w:del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and by the single-fit formula of</w:delText>
        </w:r>
      </w:del>
      <w:del w:id="2852" w:author="PR Preview" w:date="2026-01-01T00:00:00Z">
        <w:r>
          <w:delText xml:space="preserve"> </w:delText>
        </w:r>
      </w:del>
      <w:hyperlink w:anchor="thm-loocv-shortcut">
        <w:del w:id="285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854" w:author="PR Preview" w:date="2026-01-01T00:00:00Z">
        <w:r>
          <w:delText xml:space="preserve">,</w:delText>
        </w:r>
      </w:del>
      <w:del w:id="2855" w:author="PR Preview" w:date="2026-01-01T00:00:00Z">
        <w:r>
          <w:delText xml:space="preserve"> </w:delText>
        </w:r>
      </w:del>
      <w:del w:id="2856" w:author="PR Preview" w:date="2026-01-01T00:00:00Z">
        <w:r>
          <w:delText xml:space="preserve">with the leverages from</w:delText>
        </w:r>
      </w:del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rPr>
            <w:rStyle w:val="VerbatimChar"/>
          </w:rPr>
          <w:delText xml:space="preserve">hatvalues()</w:delText>
        </w:r>
      </w:del>
      <w:del w:id="2859" w:author="PR Preview" w:date="2026-01-01T00:00:00Z">
        <w:r>
          <w:delText xml:space="preserve">.</w:delText>
        </w:r>
      </w:del>
    </w:p>
    <w:p>
      <w:pPr>
        <w:pStyle w:val="BodyText"/>
      </w:pPr>
      <w:ins w:id="2860" w:author="PR Preview" w:date="2026-01-01T00:00:00Z">
        <w:r>
          <w:rPr>
            <w:i/>
            <w:iCs/>
          </w:rPr>
          <w:t xml:space="preserve">Remark 32</w:t>
        </w:r>
      </w:ins>
      <w:ins w:id="2861" w:author="PR Preview" w:date="2026-01-01T00:00:00Z">
        <w:r>
          <w:t xml:space="preserve"> (Source: Leave-one-out cross-validation for least squares). </w:t>
        </w:r>
      </w:ins>
      <w:ins w:id="2862" w:author="PR Preview" w:date="2026-01-01T00:00:00Z">
        <w:r>
          <w:t xml:space="preserve">James et al. [5, Sec. 5.1.2]</w:t>
        </w:r>
      </w:ins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states this formula for least squares linear or polynomial regression,</w:t>
        </w:r>
      </w:ins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and</w:t>
        </w:r>
      </w:ins>
      <w:ins w:id="2867" w:author="PR Preview" w:date="2026-01-01T00:00:00Z">
        <w:r>
          <w:t xml:space="preserve"> </w:t>
        </w:r>
      </w:ins>
      <w:ins w:id="2868" w:author="PR Preview" w:date="2026-01-01T00:00:00Z">
        <w:r>
          <w:t xml:space="preserve">Hastie et al. [3, Sec. 7.10.1]</w:t>
        </w:r>
      </w:ins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for many linear fitting methods.</w:t>
        </w:r>
      </w:ins>
    </w:p>
    <w:bookmarkEnd w:id="292"/>
    <w:bookmarkStart w:id="293" w:name="exm-loocv-shortcut"/>
    <w:p>
      <w:pPr>
        <w:pStyle w:val="BodyText"/>
      </w:pPr>
      <w:ins w:id="2871" w:author="PR Preview" w:date="2026-01-01T00:00:00Z">
        <w:r>
          <w:rPr>
            <w:b/>
            <w:bCs/>
          </w:rPr>
          <w:t xml:space="preserve">Example 31 (Leave-one-out cross-validation of the</w:t>
        </w:r>
      </w:ins>
      <w:ins w:id="2872" w:author="PR Preview" w:date="2026-01-01T00:00:00Z">
        <w:r>
          <w:rPr>
            <w:b/>
            <w:bCs/>
          </w:rPr>
          <w:t xml:space="preserve"> </w:t>
        </w:r>
      </w:ins>
      <w:ins w:id="2873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874" w:author="PR Preview" w:date="2026-01-01T00:00:00Z">
        <w:r>
          <w:rPr>
            <w:b/>
            <w:bCs/>
          </w:rPr>
          <w:t xml:space="preserve"> </w:t>
        </w:r>
      </w:ins>
      <w:ins w:id="2875" w:author="PR Preview" w:date="2026-01-01T00:00:00Z">
        <w:r>
          <w:rPr>
            <w:b/>
            <w:bCs/>
          </w:rPr>
          <w:t xml:space="preserve">polynomials)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This example computes</w:t>
        </w:r>
      </w:ins>
      <w:ins w:id="28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for the four</w:t>
        </w:r>
      </w:ins>
      <w:ins w:id="2881" w:author="PR Preview" w:date="2026-01-01T00:00:00Z">
        <w:r>
          <w:t xml:space="preserve"> </w:t>
        </w:r>
      </w:ins>
      <w:ins w:id="2882" w:author="PR Preview" w:date="2026-01-01T00:00:00Z">
        <w:r>
          <w:rPr>
            <w:rStyle w:val="VerbatimChar"/>
          </w:rPr>
          <w:t xml:space="preserve">mtcars</w:t>
        </w:r>
      </w:ins>
      <w:ins w:id="2883" w:author="PR Preview" w:date="2026-01-01T00:00:00Z">
        <w:r>
          <w:t xml:space="preserve"> </w:t>
        </w:r>
      </w:ins>
      <w:ins w:id="2884" w:author="PR Preview" w:date="2026-01-01T00:00:00Z">
        <w:r>
          <w:t xml:space="preserve">polynomials</w:t>
        </w:r>
      </w:ins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of</w:t>
        </w:r>
      </w:ins>
      <w:ins w:id="2887" w:author="PR Preview" w:date="2026-01-01T00:00:00Z">
        <w:r>
          <w:t xml:space="preserve"> </w:t>
        </w:r>
      </w:ins>
      <w:hyperlink w:anchor="exr-overfitting">
        <w:ins w:id="2888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in two ways: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by fitting each model 32 times, as in</w:t>
        </w:r>
      </w:ins>
      <w:ins w:id="2893" w:author="PR Preview" w:date="2026-01-01T00:00:00Z">
        <w:r>
          <w:t xml:space="preserve"> </w:t>
        </w:r>
      </w:ins>
      <w:hyperlink w:anchor="eq-loocv">
        <w:ins w:id="2894" w:author="PR Preview" w:date="2026-01-01T00:00:00Z">
          <w:r>
            <w:rPr>
              <w:rStyle w:val="Hyperlink"/>
            </w:rPr>
            <w:t xml:space="preserve">Equation 51</w:t>
          </w:r>
        </w:ins>
      </w:hyperlink>
      <w:ins w:id="2895" w:author="PR Preview" w:date="2026-01-01T00:00:00Z">
        <w:r>
          <w:t xml:space="preserve">,</w:t>
        </w:r>
      </w:ins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and by the single-fit formula of</w:t>
        </w:r>
      </w:ins>
      <w:ins w:id="2898" w:author="PR Preview" w:date="2026-01-01T00:00:00Z">
        <w:r>
          <w:t xml:space="preserve"> </w:t>
        </w:r>
      </w:ins>
      <w:hyperlink w:anchor="thm-loocv-shortcut">
        <w:ins w:id="289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900" w:author="PR Preview" w:date="2026-01-01T00:00:00Z">
        <w:r>
          <w:t xml:space="preserve">,</w:t>
        </w:r>
      </w:ins>
      <w:ins w:id="2901" w:author="PR Preview" w:date="2026-01-01T00:00:00Z">
        <w:r>
          <w:t xml:space="preserve"> </w:t>
        </w:r>
      </w:ins>
      <w:ins w:id="2902" w:author="PR Preview" w:date="2026-01-01T00:00:00Z">
        <w:r>
          <w:t xml:space="preserve">with the leverages from</w:t>
        </w:r>
      </w:ins>
      <w:ins w:id="2903" w:author="PR Preview" w:date="2026-01-01T00:00:00Z">
        <w:r>
          <w:t xml:space="preserve"> </w:t>
        </w:r>
      </w:ins>
      <w:ins w:id="2904" w:author="PR Preview" w:date="2026-01-01T00:00:00Z">
        <w:r>
          <w:rPr>
            <w:rStyle w:val="VerbatimChar"/>
          </w:rPr>
          <w:t xml:space="preserve">hatvalues()</w:t>
        </w:r>
      </w:ins>
      <w:ins w:id="290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3"/>
    <w:bookmarkStart w:id="294" w:name="rem-loocv"/>
    <w:p>
      <w:pPr>
        <w:pStyle w:val="BodyText"/>
      </w:pPr>
      <w:del w:id="2906" w:author="PR Preview" w:date="2026-01-01T00:00:00Z">
        <w:r>
          <w:rPr>
            <w:i/>
            <w:iCs/>
          </w:rPr>
          <w:delText xml:space="preserve">Remark 34</w:delText>
        </w:r>
      </w:del>
      <w:del w:id="2907" w:author="PR Preview" w:date="2026-01-01T00:00:00Z">
        <w:r>
          <w:delText xml:space="preserve"> (When to use leave-one-out cross-validation). </w:delText>
        </w:r>
      </w:del>
      <w:del w:id="2908" w:author="PR Preview" w:date="2026-01-01T00:00:00Z">
        <w:r>
          <w:delText xml:space="preserve">LOOCV is the</w:delText>
        </w:r>
      </w:del>
      <w:del w:id="290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end of</w:delText>
        </w:r>
      </w:del>
      <w:del w:id="2912" w:author="PR Preview" w:date="2026-01-01T00:00:00Z">
        <w:r>
          <w:delText xml:space="preserve"> </w:delText>
        </w:r>
      </w:del>
      <w:hyperlink w:anchor="rem-choosing-k">
        <w:del w:id="2913" w:author="PR Preview" w:date="2026-01-01T00:00:00Z">
          <w:r>
            <w:rPr>
              <w:rStyle w:val="Hyperlink"/>
            </w:rPr>
            <w:delText xml:space="preserve">Remark 28</w:delText>
          </w:r>
        </w:del>
      </w:hyperlink>
      <w:del w:id="2914" w:author="PR Preview" w:date="2026-01-01T00:00:00Z">
        <w:r>
          <w:delText xml:space="preserve">.</w:delText>
        </w:r>
      </w:del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By</w:delText>
        </w:r>
      </w:del>
      <w:del w:id="2917" w:author="PR Preview" w:date="2026-01-01T00:00:00Z">
        <w:r>
          <w:delText xml:space="preserve"> </w:delText>
        </w:r>
      </w:del>
      <w:hyperlink w:anchor="rem-cv-estimate">
        <w:del w:id="2918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2919" w:author="PR Preview" w:date="2026-01-01T00:00:00Z">
        <w:r>
          <w:delText xml:space="preserve">,</w:delText>
        </w:r>
      </w:del>
      <w:del w:id="29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estimates</w:delText>
        </w:r>
      </w:del>
      <w:del w:id="2923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for the fitting procedure</w:delText>
        </w:r>
      </w:del>
      <w:del w:id="2926" w:author="PR Preview" w:date="2026-01-01T00:00:00Z">
        <w:r>
          <w:delText xml:space="preserve"> </w:delText>
        </w:r>
      </w:del>
      <m:oMath>
        <m:r>
          <m:t>g</m:t>
        </m:r>
      </m:oMath>
      <w:del w:id="2927" w:author="PR Preview" w:date="2026-01-01T00:00:00Z">
        <w:r>
          <w:delText xml:space="preserve">: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each rule is fitted to</w:delText>
        </w:r>
      </w:del>
      <w:del w:id="293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931" w:author="PR Preview" w:date="2026-01-01T00:00:00Z">
        <w:r>
          <w:delText xml:space="preserve"> </w:delText>
        </w:r>
      </w:del>
      <w:del w:id="2932" w:author="PR Preview" w:date="2026-01-01T00:00:00Z">
        <w:r>
          <w:delText xml:space="preserve">observations,</w:delText>
        </w:r>
      </w:del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so the bias of</w:delText>
        </w:r>
      </w:del>
      <w:del w:id="29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as an estimate of</w:delText>
        </w:r>
      </w:del>
      <w:del w:id="2938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939" w:author="PR Preview" w:date="2026-01-01T00:00:00Z">
        <w:r>
          <w:delText xml:space="preserve"> </w:delText>
        </w:r>
      </w:del>
      <w:del w:id="2940" w:author="PR Preview" w:date="2026-01-01T00:00:00Z">
        <w:r>
          <w:delText xml:space="preserve">is the smallest of any</w:delText>
        </w:r>
      </w:del>
      <w:del w:id="2941" w:author="PR Preview" w:date="2026-01-01T00:00:00Z">
        <w:r>
          <w:delText xml:space="preserve"> </w:delText>
        </w:r>
      </w:del>
      <m:oMath>
        <m:r>
          <m:t>k</m:t>
        </m:r>
      </m:oMath>
      <w:del w:id="2942" w:author="PR Preview" w:date="2026-01-01T00:00:00Z">
        <w:r>
          <w:delText xml:space="preserve">.</w:delText>
        </w:r>
      </w:del>
      <w:del w:id="2943" w:author="PR Preview" w:date="2026-01-01T00:00:00Z">
        <w:r>
          <w:delText xml:space="preserve"> </w:delText>
        </w:r>
      </w:del>
      <w:del w:id="2944" w:author="PR Preview" w:date="2026-01-01T00:00:00Z">
        <w:r>
          <w:delText xml:space="preserve">But the</w:delText>
        </w:r>
      </w:del>
      <w:del w:id="2945" w:author="PR Preview" w:date="2026-01-01T00:00:00Z">
        <w:r>
          <w:delText xml:space="preserve"> </w:delText>
        </w:r>
      </w:del>
      <m:oMath>
        <m:r>
          <m:t>n</m:t>
        </m:r>
      </m:oMath>
      <w:del w:id="2946" w:author="PR Preview" w:date="2026-01-01T00:00:00Z">
        <w:r>
          <w:delText xml:space="preserve"> </w:delText>
        </w:r>
      </w:del>
      <w:del w:id="2947" w:author="PR Preview" w:date="2026-01-01T00:00:00Z">
        <w:r>
          <w:delText xml:space="preserve">training sets are nearly identical,</w:delText>
        </w:r>
      </w:del>
      <w:del w:id="2948" w:author="PR Preview" w:date="2026-01-01T00:00:00Z">
        <w:r>
          <w:delText xml:space="preserve"> </w:delText>
        </w:r>
      </w:del>
      <w:del w:id="2949" w:author="PR Preview" w:date="2026-01-01T00:00:00Z">
        <w:r>
          <w:delText xml:space="preserve">so the variance of</w:delText>
        </w:r>
      </w:del>
      <w:del w:id="295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951" w:author="PR Preview" w:date="2026-01-01T00:00:00Z">
        <w:r>
          <w:delText xml:space="preserve"> </w:delText>
        </w:r>
      </w:del>
      <w:del w:id="2952" w:author="PR Preview" w:date="2026-01-01T00:00:00Z">
        <w:r>
          <w:delText xml:space="preserve">can be larger than that of 5- or 10-fold cross-validation</w:delText>
        </w:r>
      </w:del>
      <w:del w:id="2953" w:author="PR Preview" w:date="2026-01-01T00:00:00Z">
        <w:r>
          <w:delText xml:space="preserve"> </w:delText>
        </w:r>
      </w:del>
      <w:del w:id="2954" w:author="PR Preview" w:date="2026-01-01T00:00:00Z">
        <w:r>
          <w:delText xml:space="preserve">[5, Sec. 5.1.4]</w:delText>
        </w:r>
      </w:del>
      <w:del w:id="2955" w:author="PR Preview" w:date="2026-01-01T00:00:00Z">
        <w:r>
          <w:delText xml:space="preserve">.</w:delText>
        </w:r>
      </w:del>
      <w:del w:id="2956" w:author="PR Preview" w:date="2026-01-01T00:00:00Z">
        <w:r>
          <w:delText xml:space="preserve"> </w:delText>
        </w:r>
      </w:del>
      <w:del w:id="2957" w:author="PR Preview" w:date="2026-01-01T00:00:00Z">
        <w:r>
          <w:delText xml:space="preserve">For least squares fits,</w:delText>
        </w:r>
      </w:del>
      <w:del w:id="2958" w:author="PR Preview" w:date="2026-01-01T00:00:00Z">
        <w:r>
          <w:delText xml:space="preserve"> </w:delText>
        </w:r>
      </w:del>
      <w:hyperlink w:anchor="thm-loocv-shortcut">
        <w:del w:id="2959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computes LOOCV from a single fit;</w:delText>
        </w:r>
      </w:del>
      <w:del w:id="2962" w:author="PR Preview" w:date="2026-01-01T00:00:00Z">
        <w:r>
          <w:delText xml:space="preserve"> </w:delText>
        </w:r>
      </w:del>
      <w:del w:id="2963" w:author="PR Preview" w:date="2026-01-01T00:00:00Z">
        <w:r>
          <w:delText xml:space="preserve">for most other fitting methods,</w:delText>
        </w:r>
      </w:del>
      <w:del w:id="2964" w:author="PR Preview" w:date="2026-01-01T00:00:00Z">
        <w:r>
          <w:delText xml:space="preserve"> </w:delText>
        </w:r>
      </w:del>
      <w:del w:id="2965" w:author="PR Preview" w:date="2026-01-01T00:00:00Z">
        <w:r>
          <w:delText xml:space="preserve">LOOCV requires</w:delText>
        </w:r>
      </w:del>
      <w:del w:id="2966" w:author="PR Preview" w:date="2026-01-01T00:00:00Z">
        <w:r>
          <w:delText xml:space="preserve"> </w:delText>
        </w:r>
      </w:del>
      <m:oMath>
        <m:r>
          <m:t>n</m:t>
        </m:r>
      </m:oMath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fits.</w:delText>
        </w:r>
      </w:del>
    </w:p>
    <w:p>
      <w:pPr>
        <w:pStyle w:val="BodyText"/>
      </w:pPr>
      <w:ins w:id="2969" w:author="PR Preview" w:date="2026-01-01T00:00:00Z">
        <w:r>
          <w:rPr>
            <w:i/>
            <w:iCs/>
          </w:rPr>
          <w:t xml:space="preserve">Remark 33</w:t>
        </w:r>
      </w:ins>
      <w:ins w:id="2970" w:author="PR Preview" w:date="2026-01-01T00:00:00Z">
        <w:r>
          <w:t xml:space="preserve"> (When to use leave-one-out cross-validation). </w:t>
        </w:r>
      </w:ins>
      <w:ins w:id="2971" w:author="PR Preview" w:date="2026-01-01T00:00:00Z">
        <w:r>
          <w:t xml:space="preserve">LOOCV is the</w:t>
        </w:r>
      </w:ins>
      <w:ins w:id="297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973" w:author="PR Preview" w:date="2026-01-01T00:00:00Z">
        <w:r>
          <w:t xml:space="preserve"> </w:t>
        </w:r>
      </w:ins>
      <w:ins w:id="2974" w:author="PR Preview" w:date="2026-01-01T00:00:00Z">
        <w:r>
          <w:t xml:space="preserve">end of</w:t>
        </w:r>
      </w:ins>
      <w:ins w:id="2975" w:author="PR Preview" w:date="2026-01-01T00:00:00Z">
        <w:r>
          <w:t xml:space="preserve"> </w:t>
        </w:r>
      </w:ins>
      <w:hyperlink w:anchor="rem-choosing-k">
        <w:ins w:id="2976" w:author="PR Preview" w:date="2026-01-01T00:00:00Z">
          <w:r>
            <w:rPr>
              <w:rStyle w:val="Hyperlink"/>
            </w:rPr>
            <w:t xml:space="preserve">Remark 27</w:t>
          </w:r>
        </w:ins>
      </w:hyperlink>
      <w:ins w:id="2977" w:author="PR Preview" w:date="2026-01-01T00:00:00Z">
        <w:r>
          <w:t xml:space="preserve">.</w:t>
        </w:r>
      </w:ins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By</w:t>
        </w:r>
      </w:ins>
      <w:ins w:id="2980" w:author="PR Preview" w:date="2026-01-01T00:00:00Z">
        <w:r>
          <w:t xml:space="preserve"> </w:t>
        </w:r>
      </w:ins>
      <w:hyperlink w:anchor="rem-cv-estimate">
        <w:ins w:id="2981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2982" w:author="PR Preview" w:date="2026-01-01T00:00:00Z">
        <w:r>
          <w:t xml:space="preserve">,</w:t>
        </w:r>
      </w:ins>
      <w:ins w:id="298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984" w:author="PR Preview" w:date="2026-01-01T00:00:00Z">
        <w:r>
          <w:t xml:space="preserve"> </w:t>
        </w:r>
      </w:ins>
      <w:ins w:id="2985" w:author="PR Preview" w:date="2026-01-01T00:00:00Z">
        <w:r>
          <w:t xml:space="preserve">estimates</w:t>
        </w:r>
      </w:ins>
      <w:ins w:id="2986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987" w:author="PR Preview" w:date="2026-01-01T00:00:00Z">
        <w:r>
          <w:t xml:space="preserve"> </w:t>
        </w:r>
      </w:ins>
      <w:ins w:id="2988" w:author="PR Preview" w:date="2026-01-01T00:00:00Z">
        <w:r>
          <w:t xml:space="preserve">for the fitting procedure</w:t>
        </w:r>
      </w:ins>
      <w:ins w:id="2989" w:author="PR Preview" w:date="2026-01-01T00:00:00Z">
        <w:r>
          <w:t xml:space="preserve"> </w:t>
        </w:r>
      </w:ins>
      <m:oMath>
        <m:r>
          <m:t>g</m:t>
        </m:r>
      </m:oMath>
      <w:ins w:id="2990" w:author="PR Preview" w:date="2026-01-01T00:00:00Z">
        <w:r>
          <w:t xml:space="preserve">: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each rule is fitted to</w:t>
        </w:r>
      </w:ins>
      <w:ins w:id="299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observations,</w:t>
        </w:r>
      </w:ins>
      <w:ins w:id="2996" w:author="PR Preview" w:date="2026-01-01T00:00:00Z">
        <w:r>
          <w:t xml:space="preserve"> </w:t>
        </w:r>
      </w:ins>
      <w:ins w:id="2997" w:author="PR Preview" w:date="2026-01-01T00:00:00Z">
        <w:r>
          <w:t xml:space="preserve">so the bias of</w:t>
        </w:r>
      </w:ins>
      <w:ins w:id="299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999" w:author="PR Preview" w:date="2026-01-01T00:00:00Z">
        <w:r>
          <w:t xml:space="preserve"> </w:t>
        </w:r>
      </w:ins>
      <w:ins w:id="3000" w:author="PR Preview" w:date="2026-01-01T00:00:00Z">
        <w:r>
          <w:t xml:space="preserve">as an estimate of</w:t>
        </w:r>
      </w:ins>
      <w:ins w:id="300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is the smallest of any</w:t>
        </w:r>
      </w:ins>
      <w:ins w:id="3004" w:author="PR Preview" w:date="2026-01-01T00:00:00Z">
        <w:r>
          <w:t xml:space="preserve"> </w:t>
        </w:r>
      </w:ins>
      <m:oMath>
        <m:r>
          <m:t>k</m:t>
        </m:r>
      </m:oMath>
      <w:ins w:id="3005" w:author="PR Preview" w:date="2026-01-01T00:00:00Z">
        <w:r>
          <w:t xml:space="preserve">.</w:t>
        </w:r>
      </w:ins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But the</w:t>
        </w:r>
      </w:ins>
      <w:ins w:id="3008" w:author="PR Preview" w:date="2026-01-01T00:00:00Z">
        <w:r>
          <w:t xml:space="preserve"> </w:t>
        </w:r>
      </w:ins>
      <m:oMath>
        <m:r>
          <m:t>n</m:t>
        </m:r>
      </m:oMath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training sets are nearly identical,</w:t>
        </w:r>
      </w:ins>
      <w:ins w:id="3011" w:author="PR Preview" w:date="2026-01-01T00:00:00Z">
        <w:r>
          <w:t xml:space="preserve"> </w:t>
        </w:r>
      </w:ins>
      <w:ins w:id="3012" w:author="PR Preview" w:date="2026-01-01T00:00:00Z">
        <w:r>
          <w:t xml:space="preserve">so the variance of</w:t>
        </w:r>
      </w:ins>
      <w:ins w:id="30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can be larger than that of 5- or 10-fold cross-validation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[5, Sec. 5.1.4]</w:t>
        </w:r>
      </w:ins>
      <w:ins w:id="3018" w:author="PR Preview" w:date="2026-01-01T00:00:00Z">
        <w:r>
          <w:t xml:space="preserve">.</w:t>
        </w:r>
      </w:ins>
      <w:ins w:id="3019" w:author="PR Preview" w:date="2026-01-01T00:00:00Z">
        <w:r>
          <w:t xml:space="preserve"> </w:t>
        </w:r>
      </w:ins>
      <w:ins w:id="3020" w:author="PR Preview" w:date="2026-01-01T00:00:00Z">
        <w:r>
          <w:t xml:space="preserve">For least squares fits,</w:t>
        </w:r>
      </w:ins>
      <w:ins w:id="3021" w:author="PR Preview" w:date="2026-01-01T00:00:00Z">
        <w:r>
          <w:t xml:space="preserve"> </w:t>
        </w:r>
      </w:ins>
      <w:hyperlink w:anchor="thm-loocv-shortcut">
        <w:ins w:id="3022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023" w:author="PR Preview" w:date="2026-01-01T00:00:00Z">
        <w:r>
          <w:t xml:space="preserve"> </w:t>
        </w:r>
      </w:ins>
      <w:ins w:id="3024" w:author="PR Preview" w:date="2026-01-01T00:00:00Z">
        <w:r>
          <w:t xml:space="preserve">computes LOOCV from a single fit;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for most other fitting methods,</w:t>
        </w:r>
      </w:ins>
      <w:ins w:id="3027" w:author="PR Preview" w:date="2026-01-01T00:00:00Z">
        <w:r>
          <w:t xml:space="preserve"> </w:t>
        </w:r>
      </w:ins>
      <w:ins w:id="3028" w:author="PR Preview" w:date="2026-01-01T00:00:00Z">
        <w:r>
          <w:t xml:space="preserve">LOOCV requires</w:t>
        </w:r>
      </w:ins>
      <w:ins w:id="3029" w:author="PR Preview" w:date="2026-01-01T00:00:00Z">
        <w:r>
          <w:t xml:space="preserve"> </w:t>
        </w:r>
      </w:ins>
      <m:oMath>
        <m:r>
          <m:t>n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fits.</w:t>
        </w:r>
      </w:ins>
    </w:p>
    <w:bookmarkEnd w:id="294"/>
    <w:bookmarkEnd w:id="295"/>
    <w:bookmarkStart w:id="325" w:name="sec-cv-model-choice"/>
    <w:p>
      <w:pPr>
        <w:pStyle w:val="Heading2"/>
      </w:pPr>
      <w:r>
        <w:t xml:space="preserve">8 Choosing a model by cross-validation</w:t>
      </w:r>
    </w:p>
    <w:bookmarkStart w:id="297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9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8"/>
    </w:p>
    <w:bookmarkEnd w:id="299"/>
    <w:bookmarkStart w:id="300" w:name="exm-cv-choice-inputs"/>
    <w:p>
      <w:pPr>
        <w:pStyle w:val="FirstParagraph"/>
      </w:pPr>
      <w:del w:id="3032" w:author="PR Preview" w:date="2026-01-01T00:00:00Z">
        <w:r>
          <w:rPr>
            <w:b/>
            <w:bCs/>
          </w:rPr>
          <w:delText xml:space="preserve">Example 33 (Inputs of the cross-validation choice procedure)</w:delText>
        </w:r>
      </w:del>
      <w:del w:id="3033" w:author="PR Preview" w:date="2026-01-01T00:00:00Z">
        <w:r>
          <w:delText xml:space="preserve"> </w:delText>
        </w:r>
      </w:del>
      <w:del w:id="3034" w:author="PR Preview" w:date="2026-01-01T00:00:00Z">
        <w:r>
          <w:delText xml:space="preserve">The</w:delText>
        </w:r>
      </w:del>
      <w:del w:id="3035" w:author="PR Preview" w:date="2026-01-01T00:00:00Z">
        <w:r>
          <w:delText xml:space="preserve"> </w:delText>
        </w:r>
      </w:del>
      <w:hyperlink w:anchor="def-cv-choice">
        <w:del w:id="3036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037" w:author="PR Preview" w:date="2026-01-01T00:00:00Z">
        <w:r>
          <w:delText xml:space="preserve"> </w:delText>
        </w:r>
      </w:del>
      <m:oMath>
        <m:r>
          <m:t>g</m:t>
        </m:r>
      </m:oMath>
      <w:del w:id="3038" w:author="PR Preview" w:date="2026-01-01T00:00:00Z">
        <w:r>
          <w:delText xml:space="preserve"> </w:delText>
        </w:r>
      </w:del>
      <w:del w:id="3039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3040" w:author="PR Preview" w:date="2026-01-01T00:00:00Z">
        <w:r>
          <w:rPr>
            <w:b/>
            <w:bCs/>
          </w:rPr>
          <w:t xml:space="preserve">Example 32 (Inputs of the cross-validation choice procedure)</w:t>
        </w:r>
      </w:ins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The</w:t>
        </w:r>
      </w:ins>
      <w:ins w:id="3043" w:author="PR Preview" w:date="2026-01-01T00:00:00Z">
        <w:r>
          <w:t xml:space="preserve"> </w:t>
        </w:r>
      </w:ins>
      <w:hyperlink w:anchor="def-cv-choice">
        <w:ins w:id="3044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045" w:author="PR Preview" w:date="2026-01-01T00:00:00Z">
        <w:r>
          <w:t xml:space="preserve"> </w:t>
        </w:r>
      </w:ins>
      <m:oMath>
        <m:r>
          <m:t>g</m:t>
        </m:r>
      </m:oMath>
      <w:ins w:id="3046" w:author="PR Preview" w:date="2026-01-01T00:00:00Z">
        <w:r>
          <w:t xml:space="preserve"> </w:t>
        </w:r>
      </w:ins>
      <w:ins w:id="3047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0"/>
    <w:bookmarkStart w:id="302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1"/>
    </w:p>
    <w:bookmarkEnd w:id="302"/>
    <w:bookmarkStart w:id="303" w:name="rem-source-nested-cv"/>
    <w:p>
      <w:pPr>
        <w:pStyle w:val="FirstParagraph"/>
      </w:pPr>
      <w:del w:id="3048" w:author="PR Preview" w:date="2026-01-01T00:00:00Z">
        <w:r>
          <w:rPr>
            <w:i/>
            <w:iCs/>
          </w:rPr>
          <w:delText xml:space="preserve">Remark 35</w:delText>
        </w:r>
      </w:del>
      <w:del w:id="3049" w:author="PR Preview" w:date="2026-01-01T00:00:00Z">
        <w:r>
          <w:delText xml:space="preserve"> (Source: Nested cross-validation). </w:delText>
        </w:r>
      </w:del>
      <w:del w:id="3050" w:author="PR Preview" w:date="2026-01-01T00:00:00Z">
        <w:r>
          <w:delText xml:space="preserve">Hastie et al. [3, Sec. 7.10.2]</w:delText>
        </w:r>
      </w:del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for cross-validating every step of a procedure,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choices included.</w:delText>
        </w:r>
      </w:del>
    </w:p>
    <w:p>
      <w:pPr>
        <w:pStyle w:val="BodyText"/>
      </w:pPr>
      <w:del w:id="3055" w:author="PR Preview" w:date="2026-01-01T00:00:00Z">
        <w:r>
          <w:rPr>
            <w:i/>
            <w:iCs/>
          </w:rPr>
          <w:delText xml:space="preserve">Remark 36</w:delText>
        </w:r>
      </w:del>
      <w:del w:id="3056" w:author="PR Preview" w:date="2026-01-01T00:00:00Z">
        <w:r>
          <w:delText xml:space="preserve"> (What is nested). </w:delText>
        </w:r>
      </w:del>
      <w:del w:id="3057" w:author="PR Preview" w:date="2026-01-01T00:00:00Z">
        <w:r>
          <w:delText xml:space="preserve">Each fold-out rule of</w:delText>
        </w:r>
      </w:del>
      <w:del w:id="305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059" w:author="PR Preview" w:date="2026-01-01T00:00:00Z">
        <w:r>
          <w:delText xml:space="preserve"> </w:delText>
        </w:r>
      </w:del>
      <w:del w:id="3060" w:author="PR Preview" w:date="2026-01-01T00:00:00Z">
        <w:r>
          <w:delText xml:space="preserve">is computed from the observations outside one outer</w:delText>
        </w:r>
      </w:del>
      <w:del w:id="3061" w:author="PR Preview" w:date="2026-01-01T00:00:00Z">
        <w:r>
          <w:delText xml:space="preserve"> </w:delText>
        </w:r>
      </w:del>
      <w:hyperlink w:anchor="def-folds">
        <w:del w:id="306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0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064" w:author="PR Preview" w:date="2026-01-01T00:00:00Z">
        <w:r>
          <w:delText xml:space="preserve">,</w:delText>
        </w:r>
      </w:del>
      <w:del w:id="3065" w:author="PR Preview" w:date="2026-01-01T00:00:00Z">
        <w:r>
          <w:delText xml:space="preserve"> </w:delText>
        </w:r>
      </w:del>
      <w:del w:id="3066" w:author="PR Preview" w:date="2026-01-01T00:00:00Z">
        <w:r>
          <w:delText xml:space="preserve">so the whole choice,</w:delText>
        </w:r>
      </w:del>
      <w:del w:id="3067" w:author="PR Preview" w:date="2026-01-01T00:00:00Z">
        <w:r>
          <w:delText xml:space="preserve"> </w:delText>
        </w:r>
      </w:del>
      <w:del w:id="3068" w:author="PR Preview" w:date="2026-01-01T00:00:00Z">
        <w:r>
          <w:delText xml:space="preserve">including the cross-validation that</w:delText>
        </w:r>
      </w:del>
      <w:del w:id="306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070" w:author="PR Preview" w:date="2026-01-01T00:00:00Z">
        <w:r>
          <w:delText xml:space="preserve"> </w:delText>
        </w:r>
      </w:del>
      <w:del w:id="3071" w:author="PR Preview" w:date="2026-01-01T00:00:00Z">
        <w:r>
          <w:delText xml:space="preserve">runs inside those observations,</w:delText>
        </w:r>
      </w:del>
      <w:del w:id="3072" w:author="PR Preview" w:date="2026-01-01T00:00:00Z">
        <w:r>
          <w:delText xml:space="preserve"> </w:delText>
        </w:r>
      </w:del>
      <w:del w:id="3073" w:author="PR Preview" w:date="2026-01-01T00:00:00Z">
        <w:r>
          <w:delText xml:space="preserve">never sees</w:delText>
        </w:r>
      </w:del>
      <w:del w:id="30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075" w:author="PR Preview" w:date="2026-01-01T00:00:00Z">
        <w:r>
          <w:delText xml:space="preserve">.</w:delText>
        </w:r>
      </w:del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3078" w:author="PR Preview" w:date="2026-01-01T00:00:00Z">
        <w:r>
          <w:rPr>
            <w:i/>
            <w:iCs/>
          </w:rPr>
          <w:delText xml:space="preserve">Remark 37</w:delText>
        </w:r>
      </w:del>
      <w:del w:id="3079" w:author="PR Preview" w:date="2026-01-01T00:00:00Z">
        <w:r>
          <w:delText xml:space="preserve"> (Cross-validation replaces the validation set, not the test set). </w:delText>
        </w:r>
      </w:del>
      <w:del w:id="3080" w:author="PR Preview" w:date="2026-01-01T00:00:00Z">
        <w:r>
          <w:delText xml:space="preserve">Used to choose between models,</w:delText>
        </w:r>
      </w:del>
      <w:del w:id="3081" w:author="PR Preview" w:date="2026-01-01T00:00:00Z">
        <w:r>
          <w:delText xml:space="preserve"> </w:delText>
        </w:r>
      </w:del>
      <w:del w:id="3082" w:author="PR Preview" w:date="2026-01-01T00:00:00Z">
        <w:r>
          <w:delText xml:space="preserve">cross-validation takes the place of the</w:delText>
        </w:r>
      </w:del>
      <w:del w:id="3083" w:author="PR Preview" w:date="2026-01-01T00:00:00Z">
        <w:r>
          <w:delText xml:space="preserve"> </w:delText>
        </w:r>
      </w:del>
      <w:del w:id="3084" w:author="PR Preview" w:date="2026-01-01T00:00:00Z">
        <w:r>
          <w:rPr>
            <w:i/>
            <w:iCs/>
          </w:rPr>
          <w:delText xml:space="preserve">validation</w:delText>
        </w:r>
      </w:del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set</w:delText>
        </w:r>
      </w:del>
      <w:del w:id="3087" w:author="PR Preview" w:date="2026-01-01T00:00:00Z">
        <w:r>
          <w:delText xml:space="preserve"> </w:delText>
        </w:r>
      </w:del>
      <w:del w:id="3088" w:author="PR Preview" w:date="2026-01-01T00:00:00Z">
        <w:r>
          <w:delText xml:space="preserve">of</w:delText>
        </w:r>
      </w:del>
      <w:del w:id="3089" w:author="PR Preview" w:date="2026-01-01T00:00:00Z">
        <w:r>
          <w:delText xml:space="preserve"> </w:delText>
        </w:r>
      </w:del>
      <w:hyperlink w:anchor="def-data-splits">
        <w:del w:id="3090" w:author="PR Preview" w:date="2026-01-01T00:00:00Z">
          <w:r>
            <w:rPr>
              <w:rStyle w:val="Hyperlink"/>
            </w:rPr>
            <w:delText xml:space="preserve">Definition 37</w:delText>
          </w:r>
        </w:del>
      </w:hyperlink>
      <w:del w:id="3091" w:author="PR Preview" w:date="2026-01-01T00:00:00Z">
        <w:r>
          <w:delText xml:space="preserve">,</w:delText>
        </w:r>
      </w:del>
      <w:del w:id="3092" w:author="PR Preview" w:date="2026-01-01T00:00:00Z">
        <w:r>
          <w:delText xml:space="preserve"> </w:delText>
        </w:r>
      </w:del>
      <w:del w:id="3093" w:author="PR Preview" w:date="2026-01-01T00:00:00Z">
        <w:r>
          <w:delText xml:space="preserve">the one consulted again and again,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and not of the test set, which stays unused until the end.</w:delText>
        </w:r>
      </w:del>
      <w:del w:id="3096" w:author="PR Preview" w:date="2026-01-01T00:00:00Z">
        <w:r>
          <w:delText xml:space="preserve"> </w:delText>
        </w:r>
      </w:del>
      <w:del w:id="3097" w:author="PR Preview" w:date="2026-01-01T00:00:00Z">
        <w:r>
          <w:delText xml:space="preserve">The cross-validation estimate of the winning model is optimistic:</w:delText>
        </w:r>
      </w:del>
      <w:del w:id="3098" w:author="PR Preview" w:date="2026-01-01T00:00:00Z">
        <w:r>
          <w:delText xml:space="preserve"> </w:delText>
        </w:r>
      </w:del>
      <w:del w:id="3099" w:author="PR Preview" w:date="2026-01-01T00:00:00Z">
        <w:r>
          <w:delText xml:space="preserve">that model won partly because the particular sample and split happened to favor it,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so its estimate is the smallest of several noisy estimates.</w:delText>
        </w:r>
      </w:del>
      <w:del w:id="3102" w:author="PR Preview" w:date="2026-01-01T00:00:00Z">
        <w:r>
          <w:delText xml:space="preserve"> </w:delText>
        </w:r>
      </w:del>
      <w:del w:id="3103" w:author="PR Preview" w:date="2026-01-01T00:00:00Z">
        <w:r>
          <w:delText xml:space="preserve">An honest estimate of the chosen model’s error needs data</w:delText>
        </w:r>
      </w:del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that took no part in the choice</w:delText>
        </w:r>
      </w:del>
      <w:del w:id="3106" w:author="PR Preview" w:date="2026-01-01T00:00:00Z">
        <w:r>
          <w:delText xml:space="preserve"> </w:delText>
        </w:r>
      </w:del>
      <w:del w:id="3107" w:author="PR Preview" w:date="2026-01-01T00:00:00Z">
        <w:r>
          <w:delText xml:space="preserve">[3, Sec. 7.2]</w:delText>
        </w:r>
      </w:del>
      <w:del w:id="3108" w:author="PR Preview" w:date="2026-01-01T00:00:00Z">
        <w:r>
          <w:delText xml:space="preserve">,</w:delText>
        </w:r>
      </w:del>
      <w:del w:id="3109" w:author="PR Preview" w:date="2026-01-01T00:00:00Z">
        <w:r>
          <w:delText xml:space="preserve"> </w:delText>
        </w:r>
      </w:del>
      <w:del w:id="3110" w:author="PR Preview" w:date="2026-01-01T00:00:00Z">
        <w:r>
          <w:delText xml:space="preserve">such as a</w:delText>
        </w:r>
      </w:del>
      <w:del w:id="3111" w:author="PR Preview" w:date="2026-01-01T00:00:00Z">
        <w:r>
          <w:delText xml:space="preserve"> </w:delText>
        </w:r>
      </w:del>
      <w:hyperlink w:anchor="def-test-set">
        <w:del w:id="311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3113" w:author="PR Preview" w:date="2026-01-01T00:00:00Z">
        <w:r>
          <w:delText xml:space="preserve">,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or the outer folds of</w:delText>
        </w:r>
      </w:del>
      <w:del w:id="3116" w:author="PR Preview" w:date="2026-01-01T00:00:00Z">
        <w:r>
          <w:delText xml:space="preserve"> </w:delText>
        </w:r>
      </w:del>
      <w:hyperlink w:anchor="def-nested-cv">
        <w:del w:id="3117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3118" w:author="PR Preview" w:date="2026-01-01T00:00:00Z">
        <w:r>
          <w:delText xml:space="preserve">.</w:delText>
        </w:r>
      </w:del>
    </w:p>
    <w:p>
      <w:pPr>
        <w:pStyle w:val="FirstParagraph"/>
      </w:pPr>
      <w:ins w:id="3119" w:author="PR Preview" w:date="2026-01-01T00:00:00Z">
        <w:r>
          <w:rPr>
            <w:i/>
            <w:iCs/>
          </w:rPr>
          <w:t xml:space="preserve">Remark 34</w:t>
        </w:r>
      </w:ins>
      <w:ins w:id="3120" w:author="PR Preview" w:date="2026-01-01T00:00:00Z">
        <w:r>
          <w:t xml:space="preserve"> (Source: Nested cross-validation). </w:t>
        </w:r>
      </w:ins>
      <w:ins w:id="3121" w:author="PR Preview" w:date="2026-01-01T00:00:00Z">
        <w:r>
          <w:t xml:space="preserve">Hastie et al. [3, Sec. 7.10.2]</w:t>
        </w:r>
      </w:ins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for cross-validating every step of a procedure,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choices included.</w:t>
        </w:r>
      </w:ins>
    </w:p>
    <w:bookmarkEnd w:id="303"/>
    <w:bookmarkStart w:id="304" w:name="rem-nested-cv"/>
    <w:p>
      <w:pPr>
        <w:pStyle w:val="BodyText"/>
      </w:pPr>
      <w:ins w:id="3126" w:author="PR Preview" w:date="2026-01-01T00:00:00Z">
        <w:r>
          <w:rPr>
            <w:i/>
            <w:iCs/>
          </w:rPr>
          <w:t xml:space="preserve">Remark 35</w:t>
        </w:r>
      </w:ins>
      <w:ins w:id="3127" w:author="PR Preview" w:date="2026-01-01T00:00:00Z">
        <w:r>
          <w:t xml:space="preserve"> (What is nested). </w:t>
        </w:r>
      </w:ins>
      <w:ins w:id="3128" w:author="PR Preview" w:date="2026-01-01T00:00:00Z">
        <w:r>
          <w:t xml:space="preserve">Each fold-out rule of</w:t>
        </w:r>
      </w:ins>
      <w:ins w:id="312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130" w:author="PR Preview" w:date="2026-01-01T00:00:00Z">
        <w:r>
          <w:t xml:space="preserve"> </w:t>
        </w:r>
      </w:ins>
      <w:ins w:id="3131" w:author="PR Preview" w:date="2026-01-01T00:00:00Z">
        <w:r>
          <w:t xml:space="preserve">is computed from the observations outside one outer</w:t>
        </w:r>
      </w:ins>
      <w:ins w:id="3132" w:author="PR Preview" w:date="2026-01-01T00:00:00Z">
        <w:r>
          <w:t xml:space="preserve"> </w:t>
        </w:r>
      </w:ins>
      <w:hyperlink w:anchor="def-folds">
        <w:ins w:id="313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1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35" w:author="PR Preview" w:date="2026-01-01T00:00:00Z">
        <w:r>
          <w:t xml:space="preserve">,</w:t>
        </w:r>
      </w:ins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so the whole choice,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including the cross-validation that</w:t>
        </w:r>
      </w:ins>
      <w:ins w:id="3140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runs inside those observations,</w:t>
        </w:r>
      </w:ins>
      <w:ins w:id="3143" w:author="PR Preview" w:date="2026-01-01T00:00:00Z">
        <w:r>
          <w:t xml:space="preserve"> </w:t>
        </w:r>
      </w:ins>
      <w:ins w:id="3144" w:author="PR Preview" w:date="2026-01-01T00:00:00Z">
        <w:r>
          <w:t xml:space="preserve">never sees</w:t>
        </w:r>
      </w:ins>
      <w:ins w:id="31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146" w:author="PR Preview" w:date="2026-01-01T00:00:00Z">
        <w:r>
          <w:t xml:space="preserve">.</w:t>
        </w:r>
      </w:ins>
      <w:ins w:id="3147" w:author="PR Preview" w:date="2026-01-01T00:00:00Z">
        <w:r>
          <w:t xml:space="preserve"> </w:t>
        </w:r>
      </w:ins>
      <w:ins w:id="3148" w:author="PR Preview" w:date="2026-01-01T00:00:00Z">
        <w:r>
          <w:t xml:space="preserve">That inner cross-validation is the nested one.</w:t>
        </w:r>
      </w:ins>
    </w:p>
    <w:bookmarkEnd w:id="304"/>
    <w:bookmarkStart w:id="307" w:name="rem-cv-winner-optimistic"/>
    <w:p>
      <w:pPr>
        <w:pStyle w:val="BodyText"/>
      </w:pPr>
      <w:ins w:id="3149" w:author="PR Preview" w:date="2026-01-01T00:00:00Z">
        <w:r>
          <w:rPr>
            <w:i/>
            <w:iCs/>
          </w:rPr>
          <w:t xml:space="preserve">Remark 36</w:t>
        </w:r>
      </w:ins>
      <w:ins w:id="3150" w:author="PR Preview" w:date="2026-01-01T00:00:00Z">
        <w:r>
          <w:t xml:space="preserve"> (Cross-validation replaces the validation set, not the test set). </w:t>
        </w:r>
      </w:ins>
      <w:ins w:id="3151" w:author="PR Preview" w:date="2026-01-01T00:00:00Z">
        <w:r>
          <w:t xml:space="preserve">Used to choose between models,</w:t>
        </w:r>
      </w:ins>
      <w:ins w:id="3152" w:author="PR Preview" w:date="2026-01-01T00:00:00Z">
        <w:r>
          <w:t xml:space="preserve"> </w:t>
        </w:r>
      </w:ins>
      <w:ins w:id="3153" w:author="PR Preview" w:date="2026-01-01T00:00:00Z">
        <w:r>
          <w:t xml:space="preserve">cross-validation takes the place of the</w:t>
        </w:r>
      </w:ins>
      <w:ins w:id="3154" w:author="PR Preview" w:date="2026-01-01T00:00:00Z">
        <w:r>
          <w:t xml:space="preserve"> </w:t>
        </w:r>
      </w:ins>
      <w:ins w:id="3155" w:author="PR Preview" w:date="2026-01-01T00:00:00Z">
        <w:r>
          <w:rPr>
            <w:i/>
            <w:iCs/>
          </w:rPr>
          <w:t xml:space="preserve">validation</w:t>
        </w:r>
      </w:ins>
      <w:ins w:id="3156" w:author="PR Preview" w:date="2026-01-01T00:00:00Z">
        <w:r>
          <w:t xml:space="preserve"> </w:t>
        </w:r>
      </w:ins>
      <w:ins w:id="3157" w:author="PR Preview" w:date="2026-01-01T00:00:00Z">
        <w:r>
          <w:t xml:space="preserve">set</w:t>
        </w:r>
      </w:ins>
      <w:ins w:id="3158" w:author="PR Preview" w:date="2026-01-01T00:00:00Z">
        <w:r>
          <w:t xml:space="preserve"> </w:t>
        </w:r>
      </w:ins>
      <w:ins w:id="3159" w:author="PR Preview" w:date="2026-01-01T00:00:00Z">
        <w:r>
          <w:t xml:space="preserve">of</w:t>
        </w:r>
      </w:ins>
      <w:ins w:id="3160" w:author="PR Preview" w:date="2026-01-01T00:00:00Z">
        <w:r>
          <w:t xml:space="preserve"> </w:t>
        </w:r>
      </w:ins>
      <w:hyperlink w:anchor="def-data-splits">
        <w:ins w:id="3161" w:author="PR Preview" w:date="2026-01-01T00:00:00Z">
          <w:r>
            <w:rPr>
              <w:rStyle w:val="Hyperlink"/>
            </w:rPr>
            <w:t xml:space="preserve">Definition 37</w:t>
          </w:r>
        </w:ins>
      </w:hyperlink>
      <w:ins w:id="3162" w:author="PR Preview" w:date="2026-01-01T00:00:00Z">
        <w:r>
          <w:t xml:space="preserve">,</w:t>
        </w:r>
      </w:ins>
      <w:ins w:id="3163" w:author="PR Preview" w:date="2026-01-01T00:00:00Z">
        <w:r>
          <w:t xml:space="preserve"> </w:t>
        </w:r>
      </w:ins>
      <w:ins w:id="3164" w:author="PR Preview" w:date="2026-01-01T00:00:00Z">
        <w:r>
          <w:t xml:space="preserve">the one consulted again and again,</w:t>
        </w:r>
      </w:ins>
      <w:ins w:id="3165" w:author="PR Preview" w:date="2026-01-01T00:00:00Z">
        <w:r>
          <w:t xml:space="preserve"> </w:t>
        </w:r>
      </w:ins>
      <w:ins w:id="3166" w:author="PR Preview" w:date="2026-01-01T00:00:00Z">
        <w:r>
          <w:t xml:space="preserve">and not of the test set, which stays unused until the end.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The cross-validation estimate of the winning model is optimistic:</w:t>
        </w:r>
      </w:ins>
      <w:ins w:id="3169" w:author="PR Preview" w:date="2026-01-01T00:00:00Z">
        <w:r>
          <w:t xml:space="preserve"> </w:t>
        </w:r>
      </w:ins>
      <w:ins w:id="3170" w:author="PR Preview" w:date="2026-01-01T00:00:00Z">
        <w:r>
          <w:t xml:space="preserve">that model won partly because the particular sample and split happened to favor it,</w:t>
        </w:r>
      </w:ins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so its estimate is the smallest of several noisy estimates.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An honest estimate of the chosen model’s error needs data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that took no part in the choice</w:t>
        </w:r>
      </w:ins>
      <w:ins w:id="3177" w:author="PR Preview" w:date="2026-01-01T00:00:00Z">
        <w:r>
          <w:t xml:space="preserve"> </w:t>
        </w:r>
      </w:ins>
      <w:ins w:id="3178" w:author="PR Preview" w:date="2026-01-01T00:00:00Z">
        <w:r>
          <w:t xml:space="preserve">[3, Sec. 7.2]</w:t>
        </w:r>
      </w:ins>
      <w:ins w:id="3179" w:author="PR Preview" w:date="2026-01-01T00:00:00Z">
        <w:r>
          <w:t xml:space="preserve">,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such as a</w:t>
        </w:r>
      </w:ins>
      <w:ins w:id="3182" w:author="PR Preview" w:date="2026-01-01T00:00:00Z">
        <w:r>
          <w:t xml:space="preserve"> </w:t>
        </w:r>
      </w:ins>
      <w:hyperlink w:anchor="def-test-set">
        <w:ins w:id="3183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3184" w:author="PR Preview" w:date="2026-01-01T00:00:00Z">
        <w:r>
          <w:t xml:space="preserve">,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or the outer folds of</w:t>
        </w:r>
      </w:ins>
      <w:ins w:id="3187" w:author="PR Preview" w:date="2026-01-01T00:00:00Z">
        <w:r>
          <w:t xml:space="preserve"> </w:t>
        </w:r>
      </w:ins>
      <w:hyperlink w:anchor="def-nested-cv">
        <w:ins w:id="3188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3189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7"/>
    <w:bookmarkStart w:id="310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1" w:name="rem-source-cv-se"/>
    <w:p>
      <w:pPr>
        <w:pStyle w:val="FirstParagraph"/>
      </w:pPr>
      <w:del w:id="3190" w:author="PR Preview" w:date="2026-01-01T00:00:00Z">
        <w:r>
          <w:rPr>
            <w:i/>
            <w:iCs/>
          </w:rPr>
          <w:delText xml:space="preserve">Remark 38</w:delText>
        </w:r>
      </w:del>
      <w:del w:id="3191" w:author="PR Preview" w:date="2026-01-01T00:00:00Z">
        <w:r>
          <w:delText xml:space="preserve"> (Source: Fold-based standard error). </w:delText>
        </w:r>
      </w:del>
      <w:del w:id="3192" w:author="PR Preview" w:date="2026-01-01T00:00:00Z">
        <w:r>
          <w:delText xml:space="preserve">Hastie et al. [3, Sec. 7.10.1]</w:delText>
        </w:r>
      </w:del>
      <w:del w:id="3193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3194" w:author="PR Preview" w:date="2026-01-01T00:00:00Z">
        <w:r>
          <w:rPr>
            <w:i/>
            <w:iCs/>
          </w:rPr>
          <w:delText xml:space="preserve">Remark 39</w:delText>
        </w:r>
      </w:del>
      <w:del w:id="3195" w:author="PR Preview" w:date="2026-01-01T00:00:00Z">
        <w:r>
          <w:delText xml:space="preserve"> (The fold-based standard error is only a rough guide). </w:delText>
        </w:r>
      </w:del>
      <w:del w:id="3196" w:author="PR Preview" w:date="2026-01-01T00:00:00Z">
        <w:r>
          <w:delText xml:space="preserve">Hastie et al. [3, Sec. 7.10.1]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draw standard-error bars</w:delText>
        </w:r>
      </w:del>
      <w:del w:id="3199" w:author="PR Preview" w:date="2026-01-01T00:00:00Z">
        <w:r>
          <w:delText xml:space="preserve"> </w:delText>
        </w:r>
      </w:del>
      <w:del w:id="3200" w:author="PR Preview" w:date="2026-01-01T00:00:00Z">
        <w:r>
          <w:delText xml:space="preserve">computed from the per-fold errors as in</w:delText>
        </w:r>
      </w:del>
      <w:del w:id="3201" w:author="PR Preview" w:date="2026-01-01T00:00:00Z">
        <w:r>
          <w:delText xml:space="preserve"> </w:delText>
        </w:r>
      </w:del>
      <w:hyperlink w:anchor="eq-cv-se">
        <w:del w:id="3202" w:author="PR Preview" w:date="2026-01-01T00:00:00Z">
          <w:r>
            <w:rPr>
              <w:rStyle w:val="Hyperlink"/>
            </w:rPr>
            <w:delText xml:space="preserve">Equation 60</w:delText>
          </w:r>
        </w:del>
      </w:hyperlink>
      <w:del w:id="3203" w:author="PR Preview" w:date="2026-01-01T00:00:00Z">
        <w:r>
          <w:delText xml:space="preserve">.</w:delText>
        </w:r>
      </w:del>
      <w:del w:id="3204" w:author="PR Preview" w:date="2026-01-01T00:00:00Z">
        <w:r>
          <w:delText xml:space="preserve"> </w:delText>
        </w:r>
      </w:del>
      <w:del w:id="3205" w:author="PR Preview" w:date="2026-01-01T00:00:00Z">
        <w:r>
          <w:delText xml:space="preserve">That formula treats the</w:delText>
        </w:r>
      </w:del>
      <w:del w:id="3206" w:author="PR Preview" w:date="2026-01-01T00:00:00Z">
        <w:r>
          <w:delText xml:space="preserve"> </w:delText>
        </w:r>
      </w:del>
      <m:oMath>
        <m:r>
          <m:t>k</m:t>
        </m:r>
      </m:oMath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fold errors</w:delText>
        </w:r>
      </w:del>
      <w:del w:id="3209" w:author="PR Preview" w:date="2026-01-01T00:00:00Z">
        <w:r>
          <w:delText xml:space="preserve"> </w:delText>
        </w:r>
      </w:del>
      <w:del w:id="3210" w:author="PR Preview" w:date="2026-01-01T00:00:00Z">
        <w:r>
          <w:delText xml:space="preserve">as if they were independent,</w:delText>
        </w:r>
      </w:del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which they are not:</w:delText>
        </w:r>
      </w:del>
      <w:del w:id="3213" w:author="PR Preview" w:date="2026-01-01T00:00:00Z">
        <w:r>
          <w:delText xml:space="preserve"> </w:delText>
        </w:r>
      </w:del>
      <w:del w:id="3214" w:author="PR Preview" w:date="2026-01-01T00:00:00Z">
        <w:r>
          <w:delText xml:space="preserve">every pair of folds shares</w:delText>
        </w:r>
      </w:del>
      <w:del w:id="321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3216" w:author="PR Preview" w:date="2026-01-01T00:00:00Z">
        <w:r>
          <w:delText xml:space="preserve"> </w:delText>
        </w:r>
      </w:del>
      <w:del w:id="3217" w:author="PR Preview" w:date="2026-01-01T00:00:00Z">
        <w:r>
          <w:delText xml:space="preserve">folds of training data.</w:delText>
        </w:r>
      </w:del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So</w:delText>
        </w:r>
      </w:del>
      <w:del w:id="322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21" w:author="PR Preview" w:date="2026-01-01T00:00:00Z">
        <w:r>
          <w:delText xml:space="preserve"> </w:delText>
        </w:r>
      </w:del>
      <w:del w:id="3222" w:author="PR Preview" w:date="2026-01-01T00:00:00Z">
        <w:r>
          <w:delText xml:space="preserve">is a rough indication</w:delText>
        </w:r>
      </w:del>
      <w:del w:id="3223" w:author="PR Preview" w:date="2026-01-01T00:00:00Z">
        <w:r>
          <w:delText xml:space="preserve"> </w:delText>
        </w:r>
      </w:del>
      <w:del w:id="3224" w:author="PR Preview" w:date="2026-01-01T00:00:00Z">
        <w:r>
          <w:delText xml:space="preserve">of how much</w:delText>
        </w:r>
      </w:del>
      <w:del w:id="32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26" w:author="PR Preview" w:date="2026-01-01T00:00:00Z">
        <w:r>
          <w:delText xml:space="preserve"> </w:delText>
        </w:r>
      </w:del>
      <w:del w:id="3227" w:author="PR Preview" w:date="2026-01-01T00:00:00Z">
        <w:r>
          <w:delText xml:space="preserve">might change with a different sample,</w:delText>
        </w:r>
      </w:del>
      <w:del w:id="3228" w:author="PR Preview" w:date="2026-01-01T00:00:00Z">
        <w:r>
          <w:delText xml:space="preserve"> </w:delText>
        </w:r>
      </w:del>
      <w:del w:id="3229" w:author="PR Preview" w:date="2026-01-01T00:00:00Z">
        <w:r>
          <w:delText xml:space="preserve">not a</w:delText>
        </w:r>
      </w:del>
      <w:del w:id="3230" w:author="PR Preview" w:date="2026-01-01T00:00:00Z">
        <w:r>
          <w:delText xml:space="preserve"> </w:delText>
        </w:r>
      </w:del>
      <w:hyperlink r:id="rId312">
        <w:del w:id="3231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of</w:delText>
        </w:r>
      </w:del>
      <w:del w:id="323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235" w:author="PR Preview" w:date="2026-01-01T00:00:00Z">
        <w:r>
          <w:delText xml:space="preserve">.</w:delText>
        </w:r>
      </w:del>
    </w:p>
    <w:p>
      <w:pPr>
        <w:pStyle w:val="FirstParagraph"/>
      </w:pPr>
      <w:ins w:id="3236" w:author="PR Preview" w:date="2026-01-01T00:00:00Z">
        <w:r>
          <w:rPr>
            <w:i/>
            <w:iCs/>
          </w:rPr>
          <w:t xml:space="preserve">Remark 37</w:t>
        </w:r>
      </w:ins>
      <w:ins w:id="3237" w:author="PR Preview" w:date="2026-01-01T00:00:00Z">
        <w:r>
          <w:t xml:space="preserve"> (Source: Fold-based standard error). </w:t>
        </w:r>
      </w:ins>
      <w:ins w:id="3238" w:author="PR Preview" w:date="2026-01-01T00:00:00Z">
        <w:r>
          <w:t xml:space="preserve">Hastie et al. [3, Sec. 7.10.1]</w:t>
        </w:r>
      </w:ins>
      <w:ins w:id="3239" w:author="PR Preview" w:date="2026-01-01T00:00:00Z">
        <w:r>
          <w:t xml:space="preserve">, who call the result a standard error.</w:t>
        </w:r>
      </w:ins>
    </w:p>
    <w:bookmarkEnd w:id="311"/>
    <w:bookmarkStart w:id="313" w:name="rem-cv-se"/>
    <w:p>
      <w:pPr>
        <w:pStyle w:val="BodyText"/>
      </w:pPr>
      <w:ins w:id="3240" w:author="PR Preview" w:date="2026-01-01T00:00:00Z">
        <w:r>
          <w:rPr>
            <w:i/>
            <w:iCs/>
          </w:rPr>
          <w:t xml:space="preserve">Remark 38</w:t>
        </w:r>
      </w:ins>
      <w:ins w:id="3241" w:author="PR Preview" w:date="2026-01-01T00:00:00Z">
        <w:r>
          <w:t xml:space="preserve"> (The fold-based standard error is only a rough guide). </w:t>
        </w:r>
      </w:ins>
      <w:ins w:id="3242" w:author="PR Preview" w:date="2026-01-01T00:00:00Z">
        <w:r>
          <w:t xml:space="preserve">Hastie et al. [3, Sec. 7.10.1]</w:t>
        </w:r>
      </w:ins>
      <w:ins w:id="3243" w:author="PR Preview" w:date="2026-01-01T00:00:00Z">
        <w:r>
          <w:t xml:space="preserve"> </w:t>
        </w:r>
      </w:ins>
      <w:ins w:id="3244" w:author="PR Preview" w:date="2026-01-01T00:00:00Z">
        <w:r>
          <w:t xml:space="preserve">draw standard-error bars</w:t>
        </w:r>
      </w:ins>
      <w:ins w:id="3245" w:author="PR Preview" w:date="2026-01-01T00:00:00Z">
        <w:r>
          <w:t xml:space="preserve"> </w:t>
        </w:r>
      </w:ins>
      <w:ins w:id="3246" w:author="PR Preview" w:date="2026-01-01T00:00:00Z">
        <w:r>
          <w:t xml:space="preserve">computed from the per-fold errors as in</w:t>
        </w:r>
      </w:ins>
      <w:ins w:id="3247" w:author="PR Preview" w:date="2026-01-01T00:00:00Z">
        <w:r>
          <w:t xml:space="preserve"> </w:t>
        </w:r>
      </w:ins>
      <w:hyperlink w:anchor="eq-cv-se">
        <w:ins w:id="3248" w:author="PR Preview" w:date="2026-01-01T00:00:00Z">
          <w:r>
            <w:rPr>
              <w:rStyle w:val="Hyperlink"/>
            </w:rPr>
            <w:t xml:space="preserve">Equation 59</w:t>
          </w:r>
        </w:ins>
      </w:hyperlink>
      <w:ins w:id="3249" w:author="PR Preview" w:date="2026-01-01T00:00:00Z">
        <w:r>
          <w:t xml:space="preserve">.</w:t>
        </w:r>
      </w:ins>
      <w:ins w:id="3250" w:author="PR Preview" w:date="2026-01-01T00:00:00Z">
        <w:r>
          <w:t xml:space="preserve"> </w:t>
        </w:r>
      </w:ins>
      <w:ins w:id="3251" w:author="PR Preview" w:date="2026-01-01T00:00:00Z">
        <w:r>
          <w:t xml:space="preserve">That formula treats the</w:t>
        </w:r>
      </w:ins>
      <w:ins w:id="3252" w:author="PR Preview" w:date="2026-01-01T00:00:00Z">
        <w:r>
          <w:t xml:space="preserve"> </w:t>
        </w:r>
      </w:ins>
      <m:oMath>
        <m:r>
          <m:t>k</m:t>
        </m:r>
      </m:oMath>
      <w:ins w:id="3253" w:author="PR Preview" w:date="2026-01-01T00:00:00Z">
        <w:r>
          <w:t xml:space="preserve"> </w:t>
        </w:r>
      </w:ins>
      <w:ins w:id="3254" w:author="PR Preview" w:date="2026-01-01T00:00:00Z">
        <w:r>
          <w:t xml:space="preserve">fold errors</w:t>
        </w:r>
      </w:ins>
      <w:ins w:id="3255" w:author="PR Preview" w:date="2026-01-01T00:00:00Z">
        <w:r>
          <w:t xml:space="preserve"> </w:t>
        </w:r>
      </w:ins>
      <w:ins w:id="3256" w:author="PR Preview" w:date="2026-01-01T00:00:00Z">
        <w:r>
          <w:t xml:space="preserve">as if they were independent,</w:t>
        </w:r>
      </w:ins>
      <w:ins w:id="3257" w:author="PR Preview" w:date="2026-01-01T00:00:00Z">
        <w:r>
          <w:t xml:space="preserve"> </w:t>
        </w:r>
      </w:ins>
      <w:ins w:id="3258" w:author="PR Preview" w:date="2026-01-01T00:00:00Z">
        <w:r>
          <w:t xml:space="preserve">which they are not:</w:t>
        </w:r>
      </w:ins>
      <w:ins w:id="3259" w:author="PR Preview" w:date="2026-01-01T00:00:00Z">
        <w:r>
          <w:t xml:space="preserve"> </w:t>
        </w:r>
      </w:ins>
      <w:ins w:id="3260" w:author="PR Preview" w:date="2026-01-01T00:00:00Z">
        <w:r>
          <w:t xml:space="preserve">every pair of folds shares</w:t>
        </w:r>
      </w:ins>
      <w:ins w:id="326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folds of training data.</w:t>
        </w:r>
      </w:ins>
      <w:ins w:id="3264" w:author="PR Preview" w:date="2026-01-01T00:00:00Z">
        <w:r>
          <w:t xml:space="preserve"> </w:t>
        </w:r>
      </w:ins>
      <w:ins w:id="3265" w:author="PR Preview" w:date="2026-01-01T00:00:00Z">
        <w:r>
          <w:t xml:space="preserve">So</w:t>
        </w:r>
      </w:ins>
      <w:ins w:id="326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267" w:author="PR Preview" w:date="2026-01-01T00:00:00Z">
        <w:r>
          <w:t xml:space="preserve"> </w:t>
        </w:r>
      </w:ins>
      <w:ins w:id="3268" w:author="PR Preview" w:date="2026-01-01T00:00:00Z">
        <w:r>
          <w:t xml:space="preserve">is a rough indication</w:t>
        </w:r>
      </w:ins>
      <w:ins w:id="3269" w:author="PR Preview" w:date="2026-01-01T00:00:00Z">
        <w:r>
          <w:t xml:space="preserve"> </w:t>
        </w:r>
      </w:ins>
      <w:ins w:id="3270" w:author="PR Preview" w:date="2026-01-01T00:00:00Z">
        <w:r>
          <w:t xml:space="preserve">of how much</w:t>
        </w:r>
      </w:ins>
      <w:ins w:id="327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272" w:author="PR Preview" w:date="2026-01-01T00:00:00Z">
        <w:r>
          <w:t xml:space="preserve"> </w:t>
        </w:r>
      </w:ins>
      <w:ins w:id="3273" w:author="PR Preview" w:date="2026-01-01T00:00:00Z">
        <w:r>
          <w:t xml:space="preserve">might change with a different sample,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not a</w:t>
        </w:r>
      </w:ins>
      <w:ins w:id="3276" w:author="PR Preview" w:date="2026-01-01T00:00:00Z">
        <w:r>
          <w:t xml:space="preserve"> </w:t>
        </w:r>
      </w:ins>
      <w:hyperlink r:id="rId312">
        <w:ins w:id="3277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3278" w:author="PR Preview" w:date="2026-01-01T00:00:00Z">
        <w:r>
          <w:t xml:space="preserve"> </w:t>
        </w:r>
      </w:ins>
      <w:ins w:id="3279" w:author="PR Preview" w:date="2026-01-01T00:00:00Z">
        <w:r>
          <w:t xml:space="preserve">of</w:t>
        </w:r>
      </w:ins>
      <w:ins w:id="328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281" w:author="PR Preview" w:date="2026-01-01T00:00:00Z">
        <w:r>
          <w:t xml:space="preserve">.</w:t>
        </w:r>
      </w:ins>
    </w:p>
    <w:bookmarkEnd w:id="313"/>
    <w:bookmarkStart w:id="315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9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9"/>
    <w:bookmarkStart w:id="324" w:name="exm-one-se-rule"/>
    <w:p>
      <w:pPr>
        <w:pStyle w:val="BodyText"/>
      </w:pPr>
      <w:del w:id="3282" w:author="PR Preview" w:date="2026-01-01T00:00:00Z">
        <w:r>
          <w:rPr>
            <w:b/>
            <w:bCs/>
          </w:rPr>
          <w:delText xml:space="preserve">Example 34 (The one-standard-error rule for the simulated polynomials)</w:delText>
        </w:r>
      </w:del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This example applies 10-fold cross-validation</w:delText>
        </w:r>
      </w:del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to the simulated training set of</w:delText>
        </w:r>
      </w:del>
      <w:del w:id="3287" w:author="PR Preview" w:date="2026-01-01T00:00:00Z">
        <w:r>
          <w:delText xml:space="preserve"> </w:delText>
        </w:r>
      </w:del>
      <w:hyperlink w:anchor="exm-train-test-error-simulated">
        <w:del w:id="3288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289" w:author="PR Preview" w:date="2026-01-01T00:00:00Z">
        <w:r>
          <w:delText xml:space="preserve">,</w:delText>
        </w:r>
      </w:del>
      <w:del w:id="3290" w:author="PR Preview" w:date="2026-01-01T00:00:00Z">
        <w:r>
          <w:delText xml:space="preserve"> </w:delText>
        </w:r>
      </w:del>
      <w:del w:id="3291" w:author="PR Preview" w:date="2026-01-01T00:00:00Z">
        <w:r>
          <w:delText xml:space="preserve">records the sMSE in each fold,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and applies</w:delText>
        </w:r>
      </w:del>
      <w:del w:id="3294" w:author="PR Preview" w:date="2026-01-01T00:00:00Z">
        <w:r>
          <w:delText xml:space="preserve"> </w:delText>
        </w:r>
      </w:del>
      <w:hyperlink w:anchor="def-one-se-rule">
        <w:del w:id="3295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3296" w:author="PR Preview" w:date="2026-01-01T00:00:00Z">
        <w:r>
          <w:delText xml:space="preserve"> </w:delText>
        </w:r>
      </w:del>
      <w:del w:id="3297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298" w:author="PR Preview" w:date="2026-01-01T00:00:00Z">
        <w:r>
          <w:rPr>
            <w:b/>
            <w:bCs/>
          </w:rPr>
          <w:t xml:space="preserve">Example 33 (The one-standard-error rule for the simulated polynomials)</w:t>
        </w:r>
      </w:ins>
      <w:ins w:id="3299" w:author="PR Preview" w:date="2026-01-01T00:00:00Z">
        <w:r>
          <w:t xml:space="preserve"> </w:t>
        </w:r>
      </w:ins>
      <w:ins w:id="3300" w:author="PR Preview" w:date="2026-01-01T00:00:00Z">
        <w:r>
          <w:t xml:space="preserve">This example applies 10-fold cross-validation</w:t>
        </w:r>
      </w:ins>
      <w:ins w:id="3301" w:author="PR Preview" w:date="2026-01-01T00:00:00Z">
        <w:r>
          <w:t xml:space="preserve"> </w:t>
        </w:r>
      </w:ins>
      <w:ins w:id="3302" w:author="PR Preview" w:date="2026-01-01T00:00:00Z">
        <w:r>
          <w:t xml:space="preserve">to the simulated training set of</w:t>
        </w:r>
      </w:ins>
      <w:ins w:id="3303" w:author="PR Preview" w:date="2026-01-01T00:00:00Z">
        <w:r>
          <w:t xml:space="preserve"> </w:t>
        </w:r>
      </w:ins>
      <w:hyperlink w:anchor="exm-train-test-error-simulated">
        <w:ins w:id="330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305" w:author="PR Preview" w:date="2026-01-01T00:00:00Z">
        <w:r>
          <w:t xml:space="preserve">,</w:t>
        </w:r>
      </w:ins>
      <w:ins w:id="3306" w:author="PR Preview" w:date="2026-01-01T00:00:00Z">
        <w:r>
          <w:t xml:space="preserve"> </w:t>
        </w:r>
      </w:ins>
      <w:ins w:id="3307" w:author="PR Preview" w:date="2026-01-01T00:00:00Z">
        <w:r>
          <w:t xml:space="preserve">records the sMSE in each fold,</w:t>
        </w:r>
      </w:ins>
      <w:ins w:id="3308" w:author="PR Preview" w:date="2026-01-01T00:00:00Z">
        <w:r>
          <w:t xml:space="preserve"> </w:t>
        </w:r>
      </w:ins>
      <w:ins w:id="3309" w:author="PR Preview" w:date="2026-01-01T00:00:00Z">
        <w:r>
          <w:t xml:space="preserve">and applies</w:t>
        </w:r>
      </w:ins>
      <w:ins w:id="3310" w:author="PR Preview" w:date="2026-01-01T00:00:00Z">
        <w:r>
          <w:t xml:space="preserve"> </w:t>
        </w:r>
      </w:ins>
      <w:hyperlink w:anchor="def-one-se-rule">
        <w:ins w:id="3311" w:author="PR Preview" w:date="2026-01-01T00:00:00Z">
          <w:r>
            <w:rPr>
              <w:rStyle w:val="Hyperlink"/>
            </w:rPr>
            <w:t xml:space="preserve">Definition 62</w:t>
          </w:r>
        </w:ins>
      </w:hyperlink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3314" w:author="PR Preview" w:date="2026-01-01T00:00:00Z">
        <w:r>
          <w:delText xml:space="preserve">With 30 observations and 10 folds,</w:delText>
        </w:r>
      </w:del>
      <w:del w:id="3315" w:author="PR Preview" w:date="2026-01-01T00:00:00Z">
        <w:r>
          <w:delText xml:space="preserve"> </w:delText>
        </w:r>
      </w:del>
      <w:del w:id="3316" w:author="PR Preview" w:date="2026-01-01T00:00:00Z">
        <w:r>
          <w:delText xml:space="preserve">each fold holds 3 observations,</w:delText>
        </w:r>
      </w:del>
      <w:del w:id="3317" w:author="PR Preview" w:date="2026-01-01T00:00:00Z">
        <w:r>
          <w:delText xml:space="preserve"> </w:delText>
        </w:r>
      </w:del>
      <w:del w:id="3318" w:author="PR Preview" w:date="2026-01-01T00:00:00Z">
        <w:r>
          <w:delText xml:space="preserve">so all ten folds have equal size</w:delText>
        </w:r>
      </w:del>
      <w:del w:id="3319" w:author="PR Preview" w:date="2026-01-01T00:00:00Z">
        <w:r>
          <w:delText xml:space="preserve"> </w:delText>
        </w:r>
      </w:del>
      <w:del w:id="3320" w:author="PR Preview" w:date="2026-01-01T00:00:00Z">
        <w:r>
          <w:delText xml:space="preserve">and</w:delText>
        </w:r>
      </w:del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rPr>
            <w:rStyle w:val="VerbatimChar"/>
          </w:rPr>
          <w:delText xml:space="preserve">cv</w:delText>
        </w:r>
      </w:del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is</w:delText>
        </w:r>
      </w:del>
      <w:del w:id="332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3326" w:author="PR Preview" w:date="2026-01-01T00:00:00Z">
        <w:r>
          <w:delText xml:space="preserve"> </w:delText>
        </w:r>
      </w:del>
      <w:del w:id="3327" w:author="PR Preview" w:date="2026-01-01T00:00:00Z">
        <w:r>
          <w:delText xml:space="preserve">(</w:delText>
        </w:r>
      </w:del>
      <w:hyperlink w:anchor="rem-cv-estimate">
        <w:del w:id="3328" w:author="PR Preview" w:date="2026-01-01T00:00:00Z">
          <w:r>
            <w:rPr>
              <w:rStyle w:val="Hyperlink"/>
            </w:rPr>
            <w:delText xml:space="preserve">Remark 27</w:delText>
          </w:r>
        </w:del>
      </w:hyperlink>
      <w:del w:id="3329" w:author="PR Preview" w:date="2026-01-01T00:00:00Z">
        <w:r>
          <w:delText xml:space="preserve">).</w:delText>
        </w:r>
      </w:del>
    </w:p>
    <w:p>
      <w:pPr>
        <w:pStyle w:val="BodyText"/>
      </w:pPr>
      <w:del w:id="3330" w:author="PR Preview" w:date="2026-01-01T00:00:00Z">
        <w:r>
          <w:delText xml:space="preserve">The smallest estimate is at degree 8.</w:delText>
        </w:r>
      </w:del>
      <w:del w:id="3331" w:author="PR Preview" w:date="2026-01-01T00:00:00Z">
        <w:r>
          <w:delText xml:space="preserve"> </w:delText>
        </w:r>
      </w:del>
      <w:del w:id="3332" w:author="PR Preview" w:date="2026-01-01T00:00:00Z">
        <w:r>
          <w:delText xml:space="preserve">The lowest degree within one fold-based standard error of it</w:delText>
        </w:r>
      </w:del>
      <w:del w:id="3333" w:author="PR Preview" w:date="2026-01-01T00:00:00Z">
        <w:r>
          <w:delText xml:space="preserve"> </w:delText>
        </w:r>
      </w:del>
      <w:del w:id="3334" w:author="PR Preview" w:date="2026-01-01T00:00:00Z">
        <w:r>
          <w:delText xml:space="preserve">is degree 3,</w:delText>
        </w:r>
      </w:del>
      <w:del w:id="3335" w:author="PR Preview" w:date="2026-01-01T00:00:00Z">
        <w:r>
          <w:delText xml:space="preserve"> </w:delText>
        </w:r>
      </w:del>
      <w:del w:id="3336" w:author="PR Preview" w:date="2026-01-01T00:00:00Z">
        <w:r>
          <w:delText xml:space="preserve">which is the one-standard-error rule’s choice.</w:delText>
        </w:r>
      </w:del>
      <w:del w:id="3337" w:author="PR Preview" w:date="2026-01-01T00:00:00Z">
        <w:r>
          <w:delText xml:space="preserve"> </w:delText>
        </w:r>
      </w:del>
      <w:del w:id="3338" w:author="PR Preview" w:date="2026-01-01T00:00:00Z">
        <w:r>
          <w:delText xml:space="preserve">The rule prefers the simpler model</w:delText>
        </w:r>
      </w:del>
      <w:del w:id="3339" w:author="PR Preview" w:date="2026-01-01T00:00:00Z">
        <w:r>
          <w:delText xml:space="preserve"> </w:delText>
        </w:r>
      </w:del>
      <w:del w:id="3340" w:author="PR Preview" w:date="2026-01-01T00:00:00Z">
        <w:r>
          <w:delText xml:space="preserve">when the data cannot clearly tell it apart from the degree with the smallest estimate.</w:delText>
        </w:r>
      </w:del>
      <w:del w:id="3341" w:author="PR Preview" w:date="2026-01-01T00:00:00Z">
        <w:r>
          <w:delText xml:space="preserve"> </w:delText>
        </w:r>
      </w:del>
      <w:del w:id="3342" w:author="PR Preview" w:date="2026-01-01T00:00:00Z">
        <w:r>
          <w:delText xml:space="preserve">Because the data are simulated,</w:delText>
        </w:r>
      </w:del>
      <w:del w:id="3343" w:author="PR Preview" w:date="2026-01-01T00:00:00Z">
        <w:r>
          <w:delText xml:space="preserve"> </w:delText>
        </w:r>
      </w:del>
      <w:del w:id="3344" w:author="PR Preview" w:date="2026-01-01T00:00:00Z">
        <w:r>
          <w:delText xml:space="preserve">we can check both choices against</w:delText>
        </w:r>
      </w:del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the estimated generalization pRMSE of</w:delText>
        </w:r>
      </w:del>
      <w:del w:id="3347" w:author="PR Preview" w:date="2026-01-01T00:00:00Z">
        <w:r>
          <w:delText xml:space="preserve"> </w:delText>
        </w:r>
      </w:del>
      <w:hyperlink w:anchor="exm-train-test-error-simulated">
        <w:del w:id="3348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349" w:author="PR Preview" w:date="2026-01-01T00:00:00Z">
        <w:r>
          <w:delText xml:space="preserve"> </w:delText>
        </w:r>
      </w:del>
      <w:del w:id="3350" w:author="PR Preview" w:date="2026-01-01T00:00:00Z">
        <w:r>
          <w:delText xml:space="preserve">for each:</w:delText>
        </w:r>
      </w:del>
      <w:del w:id="3351" w:author="PR Preview" w:date="2026-01-01T00:00:00Z">
        <w:r>
          <w:delText xml:space="preserve"> </w:delText>
        </w:r>
      </w:del>
      <w:del w:id="3352" w:author="PR Preview" w:date="2026-01-01T00:00:00Z">
        <w:r>
          <w:delText xml:space="preserve">0.335 for degree 8</w:delText>
        </w:r>
      </w:del>
      <w:del w:id="3353" w:author="PR Preview" w:date="2026-01-01T00:00:00Z">
        <w:r>
          <w:delText xml:space="preserve"> </w:delText>
        </w:r>
      </w:del>
      <w:del w:id="3354" w:author="PR Preview" w:date="2026-01-01T00:00:00Z">
        <w:r>
          <w:delText xml:space="preserve">and 0.315 for degree 3.</w:delText>
        </w:r>
      </w:del>
    </w:p>
    <w:p>
      <w:pPr>
        <w:pStyle w:val="FirstParagraph"/>
      </w:pPr>
      <w:ins w:id="3355" w:author="PR Preview" w:date="2026-01-01T00:00:00Z">
        <w:r>
          <w:t xml:space="preserve">With 30 observations and 10 folds,</w:t>
        </w:r>
      </w:ins>
      <w:ins w:id="3356" w:author="PR Preview" w:date="2026-01-01T00:00:00Z">
        <w:r>
          <w:t xml:space="preserve"> </w:t>
        </w:r>
      </w:ins>
      <w:ins w:id="3357" w:author="PR Preview" w:date="2026-01-01T00:00:00Z">
        <w:r>
          <w:t xml:space="preserve">each fold holds 3 observations,</w:t>
        </w:r>
      </w:ins>
      <w:ins w:id="3358" w:author="PR Preview" w:date="2026-01-01T00:00:00Z">
        <w:r>
          <w:t xml:space="preserve"> </w:t>
        </w:r>
      </w:ins>
      <w:ins w:id="3359" w:author="PR Preview" w:date="2026-01-01T00:00:00Z">
        <w:r>
          <w:t xml:space="preserve">so all ten folds have equal size</w:t>
        </w:r>
      </w:ins>
      <w:ins w:id="3360" w:author="PR Preview" w:date="2026-01-01T00:00:00Z">
        <w:r>
          <w:t xml:space="preserve"> </w:t>
        </w:r>
      </w:ins>
      <w:ins w:id="3361" w:author="PR Preview" w:date="2026-01-01T00:00:00Z">
        <w:r>
          <w:t xml:space="preserve">and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rPr>
            <w:rStyle w:val="VerbatimChar"/>
          </w:rPr>
          <w:t xml:space="preserve">cv</w:t>
        </w:r>
      </w:ins>
      <w:ins w:id="3364" w:author="PR Preview" w:date="2026-01-01T00:00:00Z">
        <w:r>
          <w:t xml:space="preserve"> </w:t>
        </w:r>
      </w:ins>
      <w:ins w:id="3365" w:author="PR Preview" w:date="2026-01-01T00:00:00Z">
        <w:r>
          <w:t xml:space="preserve">is</w:t>
        </w:r>
      </w:ins>
      <w:ins w:id="336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(</w:t>
        </w:r>
      </w:ins>
      <w:hyperlink w:anchor="rem-cv-estimate">
        <w:ins w:id="3369" w:author="PR Preview" w:date="2026-01-01T00:00:00Z">
          <w:r>
            <w:rPr>
              <w:rStyle w:val="Hyperlink"/>
            </w:rPr>
            <w:t xml:space="preserve">Remark 26</w:t>
          </w:r>
        </w:ins>
      </w:hyperlink>
      <w:ins w:id="3370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3"/>
        </w:tc>
      </w:tr>
    </w:tbl>
    <w:p>
      <w:pPr>
        <w:pStyle w:val="BodyText"/>
      </w:pPr>
      <w:ins w:id="3371" w:author="PR Preview" w:date="2026-01-01T00:00:00Z">
        <w:r>
          <w:t xml:space="preserve">The smallest estimate is at degree 8.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The lowest degree within one fold-based standard error of it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is degree 3,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which is the one-standard-error rule’s choice.</w:t>
        </w:r>
      </w:ins>
      <w:ins w:id="3378" w:author="PR Preview" w:date="2026-01-01T00:00:00Z">
        <w:r>
          <w:t xml:space="preserve"> </w:t>
        </w:r>
      </w:ins>
      <w:ins w:id="3379" w:author="PR Preview" w:date="2026-01-01T00:00:00Z">
        <w:r>
          <w:t xml:space="preserve">The rule prefers the simpler model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when the data cannot clearly tell it apart from the degree with the smallest estimate.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t xml:space="preserve">Because the data are simulated,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we can check both choices against</w:t>
        </w:r>
      </w:ins>
      <w:ins w:id="3386" w:author="PR Preview" w:date="2026-01-01T00:00:00Z">
        <w:r>
          <w:t xml:space="preserve"> </w:t>
        </w:r>
      </w:ins>
      <w:ins w:id="3387" w:author="PR Preview" w:date="2026-01-01T00:00:00Z">
        <w:r>
          <w:t xml:space="preserve">the estimated generalization pRMSE of</w:t>
        </w:r>
      </w:ins>
      <w:ins w:id="3388" w:author="PR Preview" w:date="2026-01-01T00:00:00Z">
        <w:r>
          <w:t xml:space="preserve"> </w:t>
        </w:r>
      </w:ins>
      <w:hyperlink w:anchor="exm-train-test-error-simulated">
        <w:ins w:id="3389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390" w:author="PR Preview" w:date="2026-01-01T00:00:00Z">
        <w:r>
          <w:t xml:space="preserve"> </w:t>
        </w:r>
      </w:ins>
      <w:ins w:id="3391" w:author="PR Preview" w:date="2026-01-01T00:00:00Z">
        <w:r>
          <w:t xml:space="preserve">for each:</w:t>
        </w:r>
      </w:ins>
      <w:ins w:id="3392" w:author="PR Preview" w:date="2026-01-01T00:00:00Z">
        <w:r>
          <w:t xml:space="preserve"> </w:t>
        </w:r>
      </w:ins>
      <w:ins w:id="3393" w:author="PR Preview" w:date="2026-01-01T00:00:00Z">
        <w:r>
          <w:t xml:space="preserve">0.335 for degree 8</w:t>
        </w:r>
      </w:ins>
      <w:ins w:id="3394" w:author="PR Preview" w:date="2026-01-01T00:00:00Z">
        <w:r>
          <w:t xml:space="preserve"> </w:t>
        </w:r>
      </w:ins>
      <w:ins w:id="3395" w:author="PR Preview" w:date="2026-01-01T00:00:00Z">
        <w:r>
          <w:t xml:space="preserve">and 0.315 for degree 3.</w:t>
        </w:r>
      </w:ins>
    </w:p>
    <w:bookmarkEnd w:id="324"/>
    <w:bookmarkEnd w:id="325"/>
    <w:bookmarkStart w:id="331" w:name="sec-cv-whole-procedure"/>
    <w:p>
      <w:pPr>
        <w:pStyle w:val="Heading2"/>
      </w:pPr>
      <w:r>
        <w:t xml:space="preserve">9 Cross-validating the whole procedure</w:t>
      </w:r>
    </w:p>
    <w:bookmarkStart w:id="328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8"/>
    <w:bookmarkStart w:id="329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9"/>
    <w:bookmarkStart w:id="330" w:name="rem-cv-every-step"/>
    <w:p>
      <w:pPr>
        <w:pStyle w:val="BodyText"/>
      </w:pPr>
      <w:del w:id="3396" w:author="PR Preview" w:date="2026-01-01T00:00:00Z">
        <w:r>
          <w:rPr>
            <w:i/>
            <w:iCs/>
          </w:rPr>
          <w:delText xml:space="preserve">Remark 40</w:delText>
        </w:r>
      </w:del>
      <w:del w:id="3397" w:author="PR Preview" w:date="2026-01-01T00:00:00Z">
        <w:r>
          <w:delText xml:space="preserve"> (Cross-validate the whole procedure). </w:delText>
        </w:r>
      </w:del>
      <w:del w:id="3398" w:author="PR Preview" w:date="2026-01-01T00:00:00Z">
        <w:r>
          <w:delText xml:space="preserve">Every step that uses the outcome is part of fitting,</w:delText>
        </w:r>
      </w:del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and must be repeated inside each fold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using only that fold’s training observations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[3, Sec. 7.10.2]</w:delText>
        </w:r>
      </w:del>
      <w:del w:id="3405" w:author="PR Preview" w:date="2026-01-01T00:00:00Z">
        <w:r>
          <w:delText xml:space="preserve">.</w:delText>
        </w:r>
      </w:del>
      <w:del w:id="3406" w:author="PR Preview" w:date="2026-01-01T00:00:00Z">
        <w:r>
          <w:delText xml:space="preserve"> </w:delText>
        </w:r>
      </w:del>
      <w:del w:id="3407" w:author="PR Preview" w:date="2026-01-01T00:00:00Z">
        <w:r>
          <w:delText xml:space="preserve">Such steps include:</w:delText>
        </w:r>
      </w:del>
    </w:p>
    <w:p>
      <w:pPr>
        <w:pStyle w:val="BodyText"/>
      </w:pPr>
      <w:ins w:id="3408" w:author="PR Preview" w:date="2026-01-01T00:00:00Z">
        <w:r>
          <w:rPr>
            <w:i/>
            <w:iCs/>
          </w:rPr>
          <w:t xml:space="preserve">Remark 39</w:t>
        </w:r>
      </w:ins>
      <w:ins w:id="3409" w:author="PR Preview" w:date="2026-01-01T00:00:00Z">
        <w:r>
          <w:t xml:space="preserve"> (Cross-validate the whole procedure). </w:t>
        </w:r>
      </w:ins>
      <w:ins w:id="3410" w:author="PR Preview" w:date="2026-01-01T00:00:00Z">
        <w:r>
          <w:t xml:space="preserve">Every step that uses the outcome is part of fitting,</w:t>
        </w:r>
      </w:ins>
      <w:ins w:id="3411" w:author="PR Preview" w:date="2026-01-01T00:00:00Z">
        <w:r>
          <w:t xml:space="preserve"> </w:t>
        </w:r>
      </w:ins>
      <w:ins w:id="3412" w:author="PR Preview" w:date="2026-01-01T00:00:00Z">
        <w:r>
          <w:t xml:space="preserve">and must be repeated inside each fold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using only that fold’s training observations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[3, Sec. 7.10.2]</w:t>
        </w:r>
      </w:ins>
      <w:ins w:id="3417" w:author="PR Preview" w:date="2026-01-01T00:00:00Z">
        <w:r>
          <w:t xml:space="preserve">.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0"/>
    <w:bookmarkEnd w:id="331"/>
    <w:bookmarkStart w:id="332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2"/>
    <w:bookmarkStart w:id="358" w:name="references"/>
    <w:p>
      <w:pPr>
        <w:pStyle w:val="Heading2"/>
      </w:pPr>
      <w:r>
        <w:t xml:space="preserve">References</w:t>
      </w:r>
    </w:p>
    <w:bookmarkStart w:id="357" w:name="refs"/>
    <w:bookmarkStart w:id="334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https://en.wikipedia.org/wiki/Random_seed</w:t>
        </w:r>
      </w:hyperlink>
    </w:p>
    <w:bookmarkEnd w:id="334"/>
    <w:bookmarkStart w:id="336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6"/>
    <w:bookmarkStart w:id="338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8"/>
    <w:bookmarkStart w:id="340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https://en.wikipedia.org/wiki/Generalization_error</w:t>
        </w:r>
      </w:hyperlink>
    </w:p>
    <w:bookmarkEnd w:id="340"/>
    <w:bookmarkStart w:id="342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2"/>
    <w:bookmarkStart w:id="344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https://en.wikipedia.org/wiki/Overfitting</w:t>
        </w:r>
      </w:hyperlink>
    </w:p>
    <w:bookmarkEnd w:id="344"/>
    <w:bookmarkStart w:id="346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https://en.wikipedia.org/wiki/Bias%E2%80%93variance_tradeoff</w:t>
        </w:r>
      </w:hyperlink>
    </w:p>
    <w:bookmarkEnd w:id="346"/>
    <w:bookmarkStart w:id="348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8"/>
    <w:bookmarkStart w:id="350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https://en.wikipedia.org/wiki/Model_selection</w:t>
        </w:r>
      </w:hyperlink>
    </w:p>
    <w:bookmarkEnd w:id="350"/>
    <w:bookmarkStart w:id="352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https://en.wikipedia.org/wiki/Cross-validation_%28statistics%29</w:t>
        </w:r>
      </w:hyperlink>
    </w:p>
    <w:bookmarkEnd w:id="352"/>
    <w:bookmarkStart w:id="354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3">
        <w:r>
          <w:rPr>
            <w:rStyle w:val="Hyperlink"/>
          </w:rPr>
          <w:t xml:space="preserve">https://www.gastonsanchez.com/matrix4sl/</w:t>
        </w:r>
      </w:hyperlink>
    </w:p>
    <w:bookmarkEnd w:id="354"/>
    <w:bookmarkStart w:id="356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https://en.wikipedia.org/wiki/Leverage_%28statistics%29</w:t>
        </w:r>
      </w:hyperlink>
    </w:p>
    <w:bookmarkEnd w:id="356"/>
    <w:bookmarkEnd w:id="357"/>
    <w:bookmarkEnd w:id="3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7" Type="http://schemas.openxmlformats.org/officeDocument/2006/relationships/image" Target="media/rId227.png"/><Relationship Id="rId259" Type="http://schemas.openxmlformats.org/officeDocument/2006/relationships/image" Target="media/rId259.png"/><Relationship Id="rId320" Type="http://schemas.openxmlformats.org/officeDocument/2006/relationships/image" Target="media/rId320.png"/><Relationship Id="rId177" Type="http://schemas.openxmlformats.org/officeDocument/2006/relationships/image" Target="media/rId177.png"/><Relationship Id="rId209" Type="http://schemas.openxmlformats.org/officeDocument/2006/relationships/image" Target="media/rId209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Relationship Id="rId9" Type="http://schemas.openxmlformats.org/officeDocument/2006/relationships/hyperlink" Target="https://morrison-lab.github.io/pds/variance-covariance.html#def-cond-varianc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4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5" Type="http://schemas.openxmlformats.org/officeDocument/2006/relationships/hyperlink" Target="correlation-regression.qmd#def-slr-covariate-vector" TargetMode="External"/><Relationship Id="rId287" Type="http://schemas.openxmlformats.org/officeDocument/2006/relationships/hyperlink" Target="correlation-regression.qmd#thm-ols-slr-vector" TargetMode="External"/><Relationship Id="rId312" Type="http://schemas.openxmlformats.org/officeDocument/2006/relationships/hyperlink" Target="estimation.qmd#def-SE" TargetMode="External"/><Relationship Id="rId151" Type="http://schemas.openxmlformats.org/officeDocument/2006/relationships/hyperlink" Target="estimation.qmd#def-bias" TargetMode="External"/><Relationship Id="rId152" Type="http://schemas.openxmlformats.org/officeDocument/2006/relationships/hyperlink" Target="estimation.qmd#def-estimate" TargetMode="External"/><Relationship Id="rId133" Type="http://schemas.openxmlformats.org/officeDocument/2006/relationships/hyperlink" Target="estimation.qmd#def-estimation-error" TargetMode="External"/><Relationship Id="rId134" Type="http://schemas.openxmlformats.org/officeDocument/2006/relationships/hyperlink" Target="estimation.qmd#def-estimator" TargetMode="External"/><Relationship Id="rId122" Type="http://schemas.openxmlformats.org/officeDocument/2006/relationships/hyperlink" Target="estimation.qmd#def-mse" TargetMode="External"/><Relationship Id="rId150" Type="http://schemas.openxmlformats.org/officeDocument/2006/relationships/hyperlink" Target="exploratory-descriptive.qmd#def-population" TargetMode="External"/><Relationship Id="rId149" Type="http://schemas.openxmlformats.org/officeDocument/2006/relationships/hyperlink" Target="exploratory-descriptive.qmd#def-population-distribution" TargetMode="External"/><Relationship Id="rId308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7" Type="http://schemas.openxmlformats.org/officeDocument/2006/relationships/hyperlink" Target="https://doi.org/10.1007/978-0-387-84858-7" TargetMode="External"/><Relationship Id="rId341" Type="http://schemas.openxmlformats.org/officeDocument/2006/relationships/hyperlink" Target="https://doi.org/10.1007/978-1-0716-1418-1" TargetMode="External"/><Relationship Id="rId345" Type="http://schemas.openxmlformats.org/officeDocument/2006/relationships/hyperlink" Target="https://en.wikipedia.org/wiki/Bias%E2%80%93variance_tradeoff" TargetMode="External"/><Relationship Id="rId351" Type="http://schemas.openxmlformats.org/officeDocument/2006/relationships/hyperlink" Target="https://en.wikipedia.org/wiki/Cross-validation_%28statistics%29" TargetMode="External"/><Relationship Id="rId339" Type="http://schemas.openxmlformats.org/officeDocument/2006/relationships/hyperlink" Target="https://en.wikipedia.org/wiki/Generalization_error" TargetMode="External"/><Relationship Id="rId347" Type="http://schemas.openxmlformats.org/officeDocument/2006/relationships/hyperlink" Target="https://en.wikipedia.org/wiki/Hyperparameter_%28machine_learning%29" TargetMode="External"/><Relationship Id="rId355" Type="http://schemas.openxmlformats.org/officeDocument/2006/relationships/hyperlink" Target="https://en.wikipedia.org/wiki/Leverage_%28statistics%29" TargetMode="External"/><Relationship Id="rId349" Type="http://schemas.openxmlformats.org/officeDocument/2006/relationships/hyperlink" Target="https://en.wikipedia.org/wiki/Model_selection" TargetMode="External"/><Relationship Id="rId343" Type="http://schemas.openxmlformats.org/officeDocument/2006/relationships/hyperlink" Target="https://en.wikipedia.org/wiki/Overfitting" TargetMode="External"/><Relationship Id="rId333" Type="http://schemas.openxmlformats.org/officeDocument/2006/relationships/hyperlink" Target="https://en.wikipedia.org/wiki/Random_seed" TargetMode="External"/><Relationship Id="rId335" Type="http://schemas.openxmlformats.org/officeDocument/2006/relationships/hyperlink" Target="https://en.wikipedia.org/wiki/Training,_validation,_and_test_data_sets" TargetMode="External"/><Relationship Id="rId205" Type="http://schemas.openxmlformats.org/officeDocument/2006/relationships/hyperlink" Target="https://morrison-lab.github.io/lds/chapters/big-ideas.html#def-test-set" TargetMode="External"/><Relationship Id="rId203" Type="http://schemas.openxmlformats.org/officeDocument/2006/relationships/hyperlink" Target="https://morrison-lab.github.io/lds/chapters/big-ideas.html#def-training-set" TargetMode="External"/><Relationship Id="rId204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4" Type="http://schemas.openxmlformats.org/officeDocument/2006/relationships/hyperlink" Target="https://morrison-lab.github.io/pds/expectation.html#def-cond-expectation" TargetMode="External"/><Relationship Id="rId61" Type="http://schemas.openxmlformats.org/officeDocument/2006/relationships/hyperlink" Target="https://morrison-lab.github.io/pds/expectation.html#def-expectation" TargetMode="External"/><Relationship Id="rId67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3" Type="http://schemas.openxmlformats.org/officeDocument/2006/relationships/hyperlink" Target="https://morrison-lab.github.io/pds/expectation.html#def-risk" TargetMode="External"/><Relationship Id="rId126" Type="http://schemas.openxmlformats.org/officeDocument/2006/relationships/hyperlink" Target="https://morrison-lab.github.io/pds/expectation.html#thm-lie" TargetMode="External"/><Relationship Id="rId146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5" Type="http://schemas.openxmlformats.org/officeDocument/2006/relationships/hyperlink" Target="https://morrison-lab.github.io/pds/probability-basics.html#def-probability" TargetMode="External"/><Relationship Id="rId95" Type="http://schemas.openxmlformats.org/officeDocument/2006/relationships/hyperlink" Target="https://morrison-lab.github.io/pds/random-variables.html#def-cdf" TargetMode="External"/><Relationship Id="rId98" Type="http://schemas.openxmlformats.org/officeDocument/2006/relationships/hyperlink" Target="https://morrison-lab.github.io/pds/random-variables.html#def-normal" TargetMode="External"/><Relationship Id="rId57" Type="http://schemas.openxmlformats.org/officeDocument/2006/relationships/hyperlink" Target="https://morrison-lab.github.io/pds/variance-covariance.html#def-deviation-pop-mean" TargetMode="External"/><Relationship Id="rId138" Type="http://schemas.openxmlformats.org/officeDocument/2006/relationships/hyperlink" Target="https://morrison-lab.github.io/pds/variance-covariance.html#def-variance" TargetMode="External"/><Relationship Id="rId147" Type="http://schemas.openxmlformats.org/officeDocument/2006/relationships/hyperlink" Target="https://morrison-lab.github.io/pds/variance-covariance.html#thm-variance" TargetMode="External"/><Relationship Id="rId353" Type="http://schemas.openxmlformats.org/officeDocument/2006/relationships/hyperlink" Target="https://www.gastonsanchez.com/matrix4sl/" TargetMode="External"/><Relationship Id="rId279" Type="http://schemas.openxmlformats.org/officeDocument/2006/relationships/hyperlink" Target="https://www.gastonsanchez.com/matrix4sl/cross-products.html#cross-products" TargetMode="External"/><Relationship Id="rId28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0" Type="http://schemas.openxmlformats.org/officeDocument/2006/relationships/hyperlink" Target="prediction.qmd#def-prediction-error" TargetMode="External"/><Relationship Id="rId78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2026-10-19T09:00:55Z</dcterms:created>
  <dcterms:modified xsi:type="dcterms:W3CDTF">2026-10-19T09:00:55Z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