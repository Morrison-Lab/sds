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04:11:38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04:14:28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1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5" w:name="def-empirical-risk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21 (Training error)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training error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w:anchor="def-fitted-model">
        <w:del w:id="1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its empirical</w:delText>
        </w:r>
      </w:del>
      <w:del w:id="15" w:author="PR Preview" w:date="2026-01-01T00:00:00Z">
        <w:r>
          <w:delText xml:space="preserve"> </w:delText>
        </w:r>
      </w:del>
      <w:hyperlink r:id="rId83">
        <w:del w:id="16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on the</w:delText>
        </w:r>
      </w:del>
      <w:del w:id="20" w:author="PR Preview" w:date="2026-01-01T00:00:00Z">
        <w:r>
          <w:delText xml:space="preserve"> </w:delText>
        </w:r>
      </w:del>
      <w:hyperlink w:anchor="def-training-set">
        <w:del w:id="2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used to fit it:</w:delText>
        </w:r>
      </w:del>
    </w:p>
    <w:p>
      <w:pPr>
        <w:pStyle w:val="FirstParagraph"/>
      </w:pPr>
      <w:ins w:id="25" w:author="PR Preview" w:date="2026-01-01T00:00:00Z">
        <w:r>
          <w:rPr>
            <w:b/>
            <w:bCs/>
          </w:rPr>
          <w:t xml:space="preserve">Definition 21 (Empirical risk)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b/>
            <w:bCs/>
          </w:rPr>
          <w:t xml:space="preserve">empirical risk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of a</w:t>
        </w:r>
      </w:ins>
      <w:ins w:id="32" w:author="PR Preview" w:date="2026-01-01T00:00:00Z">
        <w:r>
          <w:t xml:space="preserve"> </w:t>
        </w:r>
      </w:ins>
      <w:hyperlink w:anchor="def-fitted-model">
        <w:ins w:id="3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on a set of</w:t>
        </w:r>
      </w:ins>
      <w:ins w:id="37" w:author="PR Preview" w:date="2026-01-01T00:00:00Z">
        <w:r>
          <w:t xml:space="preserve"> </w:t>
        </w:r>
      </w:ins>
      <m:oMath>
        <m:r>
          <m:t>n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observations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is the</w:t>
        </w:r>
      </w:ins>
      <w:ins w:id="42" w:author="PR Preview" w:date="2026-01-01T00:00:00Z">
        <w:r>
          <w:t xml:space="preserve"> </w:t>
        </w:r>
      </w:ins>
      <w:hyperlink r:id="rId82">
        <w:ins w:id="43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of its</w:t>
        </w:r>
      </w:ins>
      <w:ins w:id="46" w:author="PR Preview" w:date="2026-01-01T00:00:00Z">
        <w:r>
          <w:t xml:space="preserve"> </w:t>
        </w:r>
      </w:ins>
      <w:hyperlink w:anchor="def-observation-loss">
        <w:ins w:id="4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on those observations,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 counterpart computed from data of the</w:t>
        </w:r>
      </w:ins>
      <w:ins w:id="52" w:author="PR Preview" w:date="2026-01-01T00:00:00Z">
        <w:r>
          <w:t xml:space="preserve"> </w:t>
        </w:r>
      </w:ins>
      <w:hyperlink r:id="rId83">
        <w:ins w:id="53" w:author="PR Preview" w:date="2026-01-01T00:00:00Z">
          <w:r>
            <w:rPr>
              <w:rStyle w:val="Hyperlink"/>
            </w:rPr>
            <w:t xml:space="preserve">risk</w:t>
          </w:r>
        </w:ins>
      </w:hyperlink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which is the expected loss:</w:t>
        </w:r>
      </w:ins>
    </w:p>
    <w:p>
      <w:pPr>
        <w:pStyle w:val="BodyText"/>
      </w:pPr>
      <w:bookmarkStart w:id="84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ins w:id="57" w:author="PR Preview" w:date="2026-01-01T00:00:00Z">
        <w:r>
          <w:t xml:space="preserve">A subscript names the set the empirical risk is evaluated on,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as in</w:t>
        </w:r>
      </w:ins>
      <w:ins w:id="6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for a</w:t>
        </w:r>
      </w:ins>
      <w:ins w:id="63" w:author="PR Preview" w:date="2026-01-01T00:00:00Z">
        <w:r>
          <w:t xml:space="preserve"> </w:t>
        </w:r>
      </w:ins>
      <w:hyperlink w:anchor="def-training-set">
        <w:ins w:id="6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6" w:author="PR Preview" w:date="2026-01-01T00:00:00Z">
        <w:r>
          <w:t xml:space="preserve">.</w:t>
        </w:r>
      </w:ins>
    </w:p>
    <w:bookmarkEnd w:id="85"/>
    <w:bookmarkStart w:id="87" w:name="exm-empirical-risk"/>
    <w:p>
      <w:pPr>
        <w:pStyle w:val="BodyText"/>
      </w:pPr>
      <w:ins w:id="67" w:author="PR Preview" w:date="2026-01-01T00:00:00Z">
        <w:r>
          <w:rPr>
            <w:b/>
            <w:bCs/>
          </w:rPr>
          <w:t xml:space="preserve">Example 14 (Empirical risk of a birth-weight model under squared error)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rStyle w:val="VerbatimChar"/>
          </w:rPr>
          <w:t xml:space="preserve">birthwt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data record the birth weight in grams of babies born at Baystate Medical Center in Springfield, Massachusetts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[6]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as distributed in R’s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rStyle w:val="VerbatimChar"/>
          </w:rPr>
          <w:t xml:space="preserve">MASS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package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[7]</w:t>
        </w:r>
      </w:ins>
      <w:ins w:id="85" w:author="PR Preview" w:date="2026-01-01T00:00:00Z">
        <w:r>
          <w:t xml:space="preserve">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We fit a</w:t>
        </w:r>
      </w:ins>
      <w:ins w:id="88" w:author="PR Preview" w:date="2026-01-01T00:00:00Z">
        <w:r>
          <w:t xml:space="preserve"> </w:t>
        </w:r>
      </w:ins>
      <w:hyperlink r:id="rId86">
        <w:ins w:id="89" w:author="PR Preview" w:date="2026-01-01T00:00:00Z">
          <w:r>
            <w:rPr>
              <w:rStyle w:val="Hyperlink"/>
            </w:rPr>
            <w:t xml:space="preserve">linear regression</w:t>
          </w:r>
        </w:ins>
      </w:hyperlink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of birth weight on the mother’s weight at her last menstrual period and her smoking status.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We use every third row as the</w:t>
        </w:r>
      </w:ins>
      <w:ins w:id="94" w:author="PR Preview" w:date="2026-01-01T00:00:00Z">
        <w:r>
          <w:t xml:space="preserve"> </w:t>
        </w:r>
      </w:ins>
      <w:hyperlink w:anchor="def-held-out-set">
        <w:ins w:id="95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 fit on the remaining rows, the</w:t>
        </w:r>
      </w:ins>
      <w:ins w:id="98" w:author="PR Preview" w:date="2026-01-01T00:00:00Z">
        <w:r>
          <w:t xml:space="preserve"> </w:t>
        </w:r>
      </w:ins>
      <w:hyperlink w:anchor="def-training-set">
        <w:ins w:id="9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00" w:author="PR Preview" w:date="2026-01-01T00:00:00Z">
        <w:r>
          <w:t xml:space="preserve">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The</w:t>
        </w:r>
      </w:ins>
      <w:ins w:id="103" w:author="PR Preview" w:date="2026-01-01T00:00:00Z">
        <w:r>
          <w:t xml:space="preserve"> </w:t>
        </w:r>
      </w:ins>
      <w:hyperlink w:anchor="def-observation-loss">
        <w:ins w:id="10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the squared error, so the</w:t>
        </w:r>
      </w:ins>
      <w:ins w:id="107" w:author="PR Preview" w:date="2026-01-01T00:00:00Z">
        <w:r>
          <w:t xml:space="preserve"> </w:t>
        </w:r>
      </w:ins>
      <w:hyperlink w:anchor="def-empirical-risk">
        <w:ins w:id="108" w:author="PR Preview" w:date="2026-01-01T00:00:00Z">
          <w:r>
            <w:rPr>
              <w:rStyle w:val="Hyperlink"/>
            </w:rPr>
            <w:t xml:space="preserve">empirical risk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is the mean of the squared</w:t>
        </w:r>
      </w:ins>
      <w:ins w:id="111" w:author="PR Preview" w:date="2026-01-01T00:00:00Z">
        <w:r>
          <w:t xml:space="preserve"> </w:t>
        </w:r>
      </w:ins>
      <w:hyperlink r:id="rId71">
        <w:ins w:id="112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113" w:author="PR Preview" w:date="2026-01-01T00:00:00Z">
        <w:r>
          <w:t xml:space="preserve">.</w:t>
        </w:r>
      </w:ins>
    </w:p>
    <w:p>
      <w:pPr>
        <w:pStyle w:val="Heading4"/>
      </w:pPr>
      <w:ins w:id="114" w:author="PR Preview" w:date="2026-01-01T00:00:00Z">
        <w:r>
          <w:t xml:space="preserve">R</w:t>
        </w:r>
      </w:ins>
    </w:p>
    <w:p>
      <w:pPr>
        <w:pStyle w:val="SourceCode"/>
      </w:pPr>
      <w:ins w:id="115" w:author="PR Preview" w:date="2026-01-01T00:00:00Z">
        <w:r>
          <w:rPr>
            <w:rStyle w:val="NormalTok"/>
          </w:rPr>
          <w:t xml:space="preserve">birthwt </w:t>
        </w:r>
      </w:ins>
      <w:ins w:id="116" w:author="PR Preview" w:date="2026-01-01T00:00:00Z">
        <w:r>
          <w:rPr>
            <w:rStyle w:val="OtherTok"/>
          </w:rPr>
          <w:t xml:space="preserve">&lt;-</w:t>
        </w:r>
      </w:ins>
      <w:ins w:id="117" w:author="PR Preview" w:date="2026-01-01T00:00:00Z">
        <w:r>
          <w:rPr>
            <w:rStyle w:val="NormalTok"/>
          </w:rPr>
          <w:t xml:space="preserve"> </w:t>
        </w:r>
      </w:ins>
      <w:ins w:id="118" w:author="PR Preview" w:date="2026-01-01T00:00:00Z">
        <w:r>
          <w:rPr>
            <w:rStyle w:val="FunctionTok"/>
          </w:rPr>
          <w:t xml:space="preserve">read.csv</w:t>
        </w:r>
      </w:ins>
      <w:ins w:id="119" w:author="PR Preview" w:date="2026-01-01T00:00:00Z">
        <w:r>
          <w:rPr>
            <w:rStyle w:val="NormalTok"/>
          </w:rPr>
          <w:t xml:space="preserve">(</w:t>
        </w:r>
      </w:ins>
      <w:ins w:id="120" w:author="PR Preview" w:date="2026-01-01T00:00:00Z">
        <w:r>
          <w:rPr>
            <w:rStyle w:val="StringTok"/>
          </w:rPr>
          <w:t xml:space="preserve">"data/birthwt.csv"</w:t>
        </w:r>
      </w:ins>
      <w:ins w:id="121" w:author="PR Preview" w:date="2026-01-01T00:00:00Z">
        <w:r>
          <w:rPr>
            <w:rStyle w:val="NormalTok"/>
          </w:rPr>
          <w:t xml:space="preserve">)</w:t>
        </w:r>
      </w:ins>
      <w:ins w:id="122" w:author="PR Preview" w:date="2026-01-01T00:00:00Z">
        <w:r>
          <w:br/>
        </w:r>
      </w:ins>
      <w:ins w:id="123" w:author="PR Preview" w:date="2026-01-01T00:00:00Z">
        <w:r>
          <w:rPr>
            <w:rStyle w:val="NormalTok"/>
          </w:rPr>
          <w:t xml:space="preserve">is_held_out </w:t>
        </w:r>
      </w:ins>
      <w:ins w:id="124" w:author="PR Preview" w:date="2026-01-01T00:00:00Z">
        <w:r>
          <w:rPr>
            <w:rStyle w:val="OtherTok"/>
          </w:rPr>
          <w:t xml:space="preserve">&lt;-</w:t>
        </w:r>
      </w:ins>
      <w:ins w:id="125" w:author="PR Preview" w:date="2026-01-01T00:00:00Z">
        <w:r>
          <w:rPr>
            <w:rStyle w:val="NormalTok"/>
          </w:rPr>
          <w:t xml:space="preserve"> </w:t>
        </w:r>
      </w:ins>
      <w:ins w:id="126" w:author="PR Preview" w:date="2026-01-01T00:00:00Z">
        <w:r>
          <w:rPr>
            <w:rStyle w:val="FunctionTok"/>
          </w:rPr>
          <w:t xml:space="preserve">seq_len</w:t>
        </w:r>
      </w:ins>
      <w:ins w:id="127" w:author="PR Preview" w:date="2026-01-01T00:00:00Z">
        <w:r>
          <w:rPr>
            <w:rStyle w:val="NormalTok"/>
          </w:rPr>
          <w:t xml:space="preserve">(</w:t>
        </w:r>
      </w:ins>
      <w:ins w:id="128" w:author="PR Preview" w:date="2026-01-01T00:00:00Z">
        <w:r>
          <w:rPr>
            <w:rStyle w:val="FunctionTok"/>
          </w:rPr>
          <w:t xml:space="preserve">nrow</w:t>
        </w:r>
      </w:ins>
      <w:ins w:id="129" w:author="PR Preview" w:date="2026-01-01T00:00:00Z">
        <w:r>
          <w:rPr>
            <w:rStyle w:val="NormalTok"/>
          </w:rPr>
          <w:t xml:space="preserve">(birthwt)) </w:t>
        </w:r>
      </w:ins>
      <w:ins w:id="130" w:author="PR Preview" w:date="2026-01-01T00:00:00Z">
        <w:r>
          <w:rPr>
            <w:rStyle w:val="SpecialCharTok"/>
          </w:rPr>
          <w:t xml:space="preserve">%%</w:t>
        </w:r>
      </w:ins>
      <w:ins w:id="131" w:author="PR Preview" w:date="2026-01-01T00:00:00Z">
        <w:r>
          <w:rPr>
            <w:rStyle w:val="NormalTok"/>
          </w:rPr>
          <w:t xml:space="preserve"> </w:t>
        </w:r>
      </w:ins>
      <w:ins w:id="132" w:author="PR Preview" w:date="2026-01-01T00:00:00Z">
        <w:r>
          <w:rPr>
            <w:rStyle w:val="DecValTok"/>
          </w:rPr>
          <w:t xml:space="preserve">3</w:t>
        </w:r>
      </w:ins>
      <w:ins w:id="133" w:author="PR Preview" w:date="2026-01-01T00:00:00Z">
        <w:r>
          <w:rPr>
            <w:rStyle w:val="NormalTok"/>
          </w:rPr>
          <w:t xml:space="preserve"> </w:t>
        </w:r>
      </w:ins>
      <w:ins w:id="134" w:author="PR Preview" w:date="2026-01-01T00:00:00Z">
        <w:r>
          <w:rPr>
            <w:rStyle w:val="SpecialCharTok"/>
          </w:rPr>
          <w:t xml:space="preserve">==</w:t>
        </w:r>
      </w:ins>
      <w:ins w:id="135" w:author="PR Preview" w:date="2026-01-01T00:00:00Z">
        <w:r>
          <w:rPr>
            <w:rStyle w:val="NormalTok"/>
          </w:rPr>
          <w:t xml:space="preserve"> </w:t>
        </w:r>
      </w:ins>
      <w:ins w:id="136" w:author="PR Preview" w:date="2026-01-01T00:00:00Z">
        <w:r>
          <w:rPr>
            <w:rStyle w:val="DecValTok"/>
          </w:rPr>
          <w:t xml:space="preserve">0</w:t>
        </w:r>
      </w:ins>
      <w:ins w:id="137" w:author="PR Preview" w:date="2026-01-01T00:00:00Z">
        <w:r>
          <w:br/>
        </w:r>
      </w:ins>
      <w:ins w:id="138" w:author="PR Preview" w:date="2026-01-01T00:00:00Z">
        <w:r>
          <w:br/>
        </w:r>
      </w:ins>
      <w:ins w:id="139" w:author="PR Preview" w:date="2026-01-01T00:00:00Z">
        <w:r>
          <w:rPr>
            <w:rStyle w:val="NormalTok"/>
          </w:rPr>
          <w:t xml:space="preserve">fit_bwt </w:t>
        </w:r>
      </w:ins>
      <w:ins w:id="140" w:author="PR Preview" w:date="2026-01-01T00:00:00Z">
        <w:r>
          <w:rPr>
            <w:rStyle w:val="OtherTok"/>
          </w:rPr>
          <w:t xml:space="preserve">&lt;-</w:t>
        </w:r>
      </w:ins>
      <w:ins w:id="141" w:author="PR Preview" w:date="2026-01-01T00:00:00Z">
        <w:r>
          <w:rPr>
            <w:rStyle w:val="NormalTok"/>
          </w:rPr>
          <w:t xml:space="preserve"> </w:t>
        </w:r>
      </w:ins>
      <w:ins w:id="142" w:author="PR Preview" w:date="2026-01-01T00:00:00Z">
        <w:r>
          <w:rPr>
            <w:rStyle w:val="FunctionTok"/>
          </w:rPr>
          <w:t xml:space="preserve">lm</w:t>
        </w:r>
      </w:ins>
      <w:ins w:id="143" w:author="PR Preview" w:date="2026-01-01T00:00:00Z">
        <w:r>
          <w:rPr>
            <w:rStyle w:val="NormalTok"/>
          </w:rPr>
          <w:t xml:space="preserve">(bwt </w:t>
        </w:r>
      </w:ins>
      <w:ins w:id="144" w:author="PR Preview" w:date="2026-01-01T00:00:00Z">
        <w:r>
          <w:rPr>
            <w:rStyle w:val="SpecialCha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 lwt </w:t>
        </w:r>
      </w:ins>
      <w:ins w:id="146" w:author="PR Preview" w:date="2026-01-01T00:00:00Z">
        <w:r>
          <w:rPr>
            <w:rStyle w:val="SpecialCharTok"/>
          </w:rPr>
          <w:t xml:space="preserve">+</w:t>
        </w:r>
      </w:ins>
      <w:ins w:id="147" w:author="PR Preview" w:date="2026-01-01T00:00:00Z">
        <w:r>
          <w:rPr>
            <w:rStyle w:val="NormalTok"/>
          </w:rPr>
          <w:t xml:space="preserve"> smoke, </w:t>
        </w:r>
      </w:ins>
      <w:ins w:id="148" w:author="PR Preview" w:date="2026-01-01T00:00:00Z">
        <w:r>
          <w:rPr>
            <w:rStyle w:val="AttributeTok"/>
          </w:rPr>
          <w:t xml:space="preserve">data =</w:t>
        </w:r>
      </w:ins>
      <w:ins w:id="149" w:author="PR Preview" w:date="2026-01-01T00:00:00Z">
        <w:r>
          <w:rPr>
            <w:rStyle w:val="NormalTok"/>
          </w:rPr>
          <w:t xml:space="preserve"> birthwt[</w:t>
        </w:r>
      </w:ins>
      <w:ins w:id="150" w:author="PR Preview" w:date="2026-01-01T00:00:00Z">
        <w:r>
          <w:rPr>
            <w:rStyle w:val="SpecialCharTok"/>
          </w:rPr>
          <w:t xml:space="preserve">!</w:t>
        </w:r>
      </w:ins>
      <w:ins w:id="151" w:author="PR Preview" w:date="2026-01-01T00:00:00Z">
        <w:r>
          <w:rPr>
            <w:rStyle w:val="NormalTok"/>
          </w:rPr>
          <w:t xml:space="preserve">is_held_out, ])</w:t>
        </w:r>
      </w:ins>
      <w:ins w:id="152" w:author="PR Preview" w:date="2026-01-01T00:00:00Z">
        <w:r>
          <w:br/>
        </w:r>
      </w:ins>
      <w:ins w:id="153" w:author="PR Preview" w:date="2026-01-01T00:00:00Z">
        <w:r>
          <w:br/>
        </w:r>
      </w:ins>
      <w:ins w:id="154" w:author="PR Preview" w:date="2026-01-01T00:00:00Z">
        <w:r>
          <w:rPr>
            <w:rStyle w:val="NormalTok"/>
          </w:rPr>
          <w:t xml:space="preserve">empirical_risk </w:t>
        </w:r>
      </w:ins>
      <w:ins w:id="155" w:author="PR Preview" w:date="2026-01-01T00:00:00Z">
        <w:r>
          <w:rPr>
            <w:rStyle w:val="OtherTok"/>
          </w:rPr>
          <w:t xml:space="preserve">&lt;-</w:t>
        </w:r>
      </w:ins>
      <w:ins w:id="156" w:author="PR Preview" w:date="2026-01-01T00:00:00Z">
        <w:r>
          <w:rPr>
            <w:rStyle w:val="NormalTok"/>
          </w:rPr>
          <w:t xml:space="preserve"> </w:t>
        </w:r>
      </w:ins>
      <w:ins w:id="157" w:author="PR Preview" w:date="2026-01-01T00:00:00Z">
        <w:r>
          <w:rPr>
            <w:rStyle w:val="ControlFlowTok"/>
          </w:rPr>
          <w:t xml:space="preserve">function</w:t>
        </w:r>
      </w:ins>
      <w:ins w:id="158" w:author="PR Preview" w:date="2026-01-01T00:00:00Z">
        <w:r>
          <w:rPr>
            <w:rStyle w:val="NormalTok"/>
          </w:rPr>
          <w:t xml:space="preserve">(data) {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rPr>
            <w:rStyle w:val="NormalTok"/>
          </w:rPr>
          <w:t xml:space="preserve">  </w:t>
        </w:r>
      </w:ins>
      <w:ins w:id="161" w:author="PR Preview" w:date="2026-01-01T00:00:00Z">
        <w:r>
          <w:rPr>
            <w:rStyle w:val="FunctionTok"/>
          </w:rPr>
          <w:t xml:space="preserve">mean</w:t>
        </w:r>
      </w:ins>
      <w:ins w:id="162" w:author="PR Preview" w:date="2026-01-01T00:00:00Z">
        <w:r>
          <w:rPr>
            <w:rStyle w:val="NormalTok"/>
          </w:rPr>
          <w:t xml:space="preserve">((data</w:t>
        </w:r>
      </w:ins>
      <w:ins w:id="163" w:author="PR Preview" w:date="2026-01-01T00:00:00Z">
        <w:r>
          <w:rPr>
            <w:rStyle w:val="SpecialCharTok"/>
          </w:rPr>
          <w:t xml:space="preserve">$</w:t>
        </w:r>
      </w:ins>
      <w:ins w:id="164" w:author="PR Preview" w:date="2026-01-01T00:00:00Z">
        <w:r>
          <w:rPr>
            <w:rStyle w:val="NormalTok"/>
          </w:rPr>
          <w:t xml:space="preserve">bwt </w:t>
        </w:r>
      </w:ins>
      <w:ins w:id="165" w:author="PR Preview" w:date="2026-01-01T00:00:00Z">
        <w:r>
          <w:rPr>
            <w:rStyle w:val="SpecialCharTok"/>
          </w:rPr>
          <w:t xml:space="preserve">-</w:t>
        </w:r>
      </w:ins>
      <w:ins w:id="166" w:author="PR Preview" w:date="2026-01-01T00:00:00Z">
        <w:r>
          <w:rPr>
            <w:rStyle w:val="NormalTok"/>
          </w:rPr>
          <w:t xml:space="preserve"> </w:t>
        </w:r>
      </w:ins>
      <w:ins w:id="167" w:author="PR Preview" w:date="2026-01-01T00:00:00Z">
        <w:r>
          <w:rPr>
            <w:rStyle w:val="FunctionTok"/>
          </w:rPr>
          <w:t xml:space="preserve">predict</w:t>
        </w:r>
      </w:ins>
      <w:ins w:id="168" w:author="PR Preview" w:date="2026-01-01T00:00:00Z">
        <w:r>
          <w:rPr>
            <w:rStyle w:val="NormalTok"/>
          </w:rPr>
          <w:t xml:space="preserve">(fit_bwt, </w:t>
        </w:r>
      </w:ins>
      <w:ins w:id="169" w:author="PR Preview" w:date="2026-01-01T00:00:00Z">
        <w:r>
          <w:rPr>
            <w:rStyle w:val="AttributeTok"/>
          </w:rPr>
          <w:t xml:space="preserve">newdata =</w:t>
        </w:r>
      </w:ins>
      <w:ins w:id="170" w:author="PR Preview" w:date="2026-01-01T00:00:00Z">
        <w:r>
          <w:rPr>
            <w:rStyle w:val="NormalTok"/>
          </w:rPr>
          <w:t xml:space="preserve"> data))</w:t>
        </w:r>
      </w:ins>
      <w:ins w:id="171" w:author="PR Preview" w:date="2026-01-01T00:00:00Z">
        <w:r>
          <w:rPr>
            <w:rStyle w:val="SpecialCharTok"/>
          </w:rPr>
          <w:t xml:space="preserve">^</w:t>
        </w:r>
      </w:ins>
      <w:ins w:id="172" w:author="PR Preview" w:date="2026-01-01T00:00:00Z">
        <w:r>
          <w:rPr>
            <w:rStyle w:val="DecValTok"/>
          </w:rPr>
          <w:t xml:space="preserve">2</w:t>
        </w:r>
      </w:ins>
      <w:ins w:id="173" w:author="PR Preview" w:date="2026-01-01T00:00:00Z">
        <w:r>
          <w:rPr>
            <w:rStyle w:val="NormalTok"/>
          </w:rPr>
          <w:t xml:space="preserve">)</w:t>
        </w:r>
      </w:ins>
      <w:ins w:id="174" w:author="PR Preview" w:date="2026-01-01T00:00:00Z">
        <w:r>
          <w:br/>
        </w:r>
      </w:ins>
      <w:ins w:id="175" w:author="PR Preview" w:date="2026-01-01T00:00:00Z">
        <w:r>
          <w:rPr>
            <w:rStyle w:val="NormalTok"/>
          </w:rPr>
          <w:t xml:space="preserve">}</w:t>
        </w:r>
      </w:ins>
      <w:ins w:id="176" w:author="PR Preview" w:date="2026-01-01T00:00:00Z">
        <w:r>
          <w:br/>
        </w:r>
      </w:ins>
      <w:ins w:id="177" w:author="PR Preview" w:date="2026-01-01T00:00:00Z">
        <w:r>
          <w:br/>
        </w:r>
      </w:ins>
      <w:ins w:id="178" w:author="PR Preview" w:date="2026-01-01T00:00:00Z">
        <w:r>
          <w:rPr>
            <w:rStyle w:val="NormalTok"/>
          </w:rPr>
          <w:t xml:space="preserve">empirical_risks </w:t>
        </w:r>
      </w:ins>
      <w:ins w:id="179" w:author="PR Preview" w:date="2026-01-01T00:00:00Z">
        <w:r>
          <w:rPr>
            <w:rStyle w:val="OtherTok"/>
          </w:rPr>
          <w:t xml:space="preserve">&lt;-</w:t>
        </w:r>
      </w:ins>
      <w:ins w:id="180" w:author="PR Preview" w:date="2026-01-01T00:00:00Z">
        <w:r>
          <w:rPr>
            <w:rStyle w:val="NormalTok"/>
          </w:rPr>
          <w:t xml:space="preserve"> </w:t>
        </w:r>
      </w:ins>
      <w:ins w:id="181" w:author="PR Preview" w:date="2026-01-01T00:00:00Z">
        <w:r>
          <w:rPr>
            <w:rStyle w:val="FunctionTok"/>
          </w:rPr>
          <w:t xml:space="preserve">c</w:t>
        </w:r>
      </w:ins>
      <w:ins w:id="182" w:author="PR Preview" w:date="2026-01-01T00:00:00Z">
        <w:r>
          <w:rPr>
            <w:rStyle w:val="NormalTok"/>
          </w:rPr>
          <w:t xml:space="preserve">(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NormalTok"/>
          </w:rPr>
          <w:t xml:space="preserve">  </w:t>
        </w:r>
      </w:ins>
      <w:ins w:id="185" w:author="PR Preview" w:date="2026-01-01T00:00:00Z">
        <w:r>
          <w:rPr>
            <w:rStyle w:val="AttributeTok"/>
          </w:rPr>
          <w:t xml:space="preserve">training =</w:t>
        </w:r>
      </w:ins>
      <w:ins w:id="186" w:author="PR Preview" w:date="2026-01-01T00:00:00Z">
        <w:r>
          <w:rPr>
            <w:rStyle w:val="NormalTok"/>
          </w:rPr>
          <w:t xml:space="preserve"> </w:t>
        </w:r>
      </w:ins>
      <w:ins w:id="187" w:author="PR Preview" w:date="2026-01-01T00:00:00Z">
        <w:r>
          <w:rPr>
            <w:rStyle w:val="FunctionTok"/>
          </w:rPr>
          <w:t xml:space="preserve">empirical_risk</w:t>
        </w:r>
      </w:ins>
      <w:ins w:id="188" w:author="PR Preview" w:date="2026-01-01T00:00:00Z">
        <w:r>
          <w:rPr>
            <w:rStyle w:val="NormalTok"/>
          </w:rPr>
          <w:t xml:space="preserve">(birthwt[</w:t>
        </w:r>
      </w:ins>
      <w:ins w:id="189" w:author="PR Preview" w:date="2026-01-01T00:00:00Z">
        <w:r>
          <w:rPr>
            <w:rStyle w:val="SpecialCharTok"/>
          </w:rPr>
          <w:t xml:space="preserve">!</w:t>
        </w:r>
      </w:ins>
      <w:ins w:id="190" w:author="PR Preview" w:date="2026-01-01T00:00:00Z">
        <w:r>
          <w:rPr>
            <w:rStyle w:val="NormalTok"/>
          </w:rPr>
          <w:t xml:space="preserve">is_held_out, ]),</w:t>
        </w:r>
      </w:ins>
      <w:ins w:id="191" w:author="PR Preview" w:date="2026-01-01T00:00:00Z">
        <w:r>
          <w:br/>
        </w:r>
      </w:ins>
      <w:ins w:id="192" w:author="PR Preview" w:date="2026-01-01T00:00:00Z">
        <w:r>
          <w:rPr>
            <w:rStyle w:val="NormalTok"/>
          </w:rPr>
          <w:t xml:space="preserve">  </w:t>
        </w:r>
      </w:ins>
      <w:ins w:id="193" w:author="PR Preview" w:date="2026-01-01T00:00:00Z">
        <w:r>
          <w:rPr>
            <w:rStyle w:val="AttributeTok"/>
          </w:rPr>
          <w:t xml:space="preserve">held_out =</w:t>
        </w:r>
      </w:ins>
      <w:ins w:id="194" w:author="PR Preview" w:date="2026-01-01T00:00:00Z">
        <w:r>
          <w:rPr>
            <w:rStyle w:val="NormalTok"/>
          </w:rPr>
          <w:t xml:space="preserve"> </w:t>
        </w:r>
      </w:ins>
      <w:ins w:id="195" w:author="PR Preview" w:date="2026-01-01T00:00:00Z">
        <w:r>
          <w:rPr>
            <w:rStyle w:val="FunctionTok"/>
          </w:rPr>
          <w:t xml:space="preserve">empirical_risk</w:t>
        </w:r>
      </w:ins>
      <w:ins w:id="196" w:author="PR Preview" w:date="2026-01-01T00:00:00Z">
        <w:r>
          <w:rPr>
            <w:rStyle w:val="NormalTok"/>
          </w:rPr>
          <w:t xml:space="preserve">(birthwt[is_held_out, ])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NormalTok"/>
          </w:rPr>
          <w:t xml:space="preserve">empirical_risks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training held_out 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  488365   503649</w:t>
        </w:r>
      </w:ins>
    </w:p>
    <w:p>
      <w:pPr>
        <w:pStyle w:val="Heading4"/>
      </w:pPr>
      <w:ins w:id="205" w:author="PR Preview" w:date="2026-01-01T00:00:00Z">
        <w:r>
          <w:t xml:space="preserve">Python</w:t>
        </w:r>
      </w:ins>
    </w:p>
    <w:p>
      <w:pPr>
        <w:pStyle w:val="SourceCode"/>
      </w:pPr>
      <w:ins w:id="206" w:author="PR Preview" w:date="2026-01-01T00:00:00Z">
        <w:r>
          <w:rPr>
            <w:rStyle w:val="ImportTok"/>
          </w:rPr>
          <w:t xml:space="preserve">import</w:t>
        </w:r>
      </w:ins>
      <w:ins w:id="207" w:author="PR Preview" w:date="2026-01-01T00:00:00Z">
        <w:r>
          <w:rPr>
            <w:rStyle w:val="NormalTok"/>
          </w:rPr>
          <w:t xml:space="preserve"> numpy </w:t>
        </w:r>
      </w:ins>
      <w:ins w:id="208" w:author="PR Preview" w:date="2026-01-01T00:00:00Z">
        <w:r>
          <w:rPr>
            <w:rStyle w:val="ImportTok"/>
          </w:rPr>
          <w:t xml:space="preserve">as</w:t>
        </w:r>
      </w:ins>
      <w:ins w:id="209" w:author="PR Preview" w:date="2026-01-01T00:00:00Z">
        <w:r>
          <w:rPr>
            <w:rStyle w:val="NormalTok"/>
          </w:rPr>
          <w:t xml:space="preserve"> np</w:t>
        </w:r>
      </w:ins>
      <w:ins w:id="210" w:author="PR Preview" w:date="2026-01-01T00:00:00Z">
        <w:r>
          <w:br/>
        </w:r>
      </w:ins>
      <w:ins w:id="211" w:author="PR Preview" w:date="2026-01-01T00:00:00Z">
        <w:r>
          <w:rPr>
            <w:rStyle w:val="ImportTok"/>
          </w:rPr>
          <w:t xml:space="preserve">import</w:t>
        </w:r>
      </w:ins>
      <w:ins w:id="212" w:author="PR Preview" w:date="2026-01-01T00:00:00Z">
        <w:r>
          <w:rPr>
            <w:rStyle w:val="NormalTok"/>
          </w:rPr>
          <w:t xml:space="preserve"> pandas </w:t>
        </w:r>
      </w:ins>
      <w:ins w:id="213" w:author="PR Preview" w:date="2026-01-01T00:00:00Z">
        <w:r>
          <w:rPr>
            <w:rStyle w:val="ImportTok"/>
          </w:rPr>
          <w:t xml:space="preserve">as</w:t>
        </w:r>
      </w:ins>
      <w:ins w:id="214" w:author="PR Preview" w:date="2026-01-01T00:00:00Z">
        <w:r>
          <w:rPr>
            <w:rStyle w:val="NormalTok"/>
          </w:rPr>
          <w:t xml:space="preserve"> pd</w:t>
        </w:r>
      </w:ins>
      <w:ins w:id="215" w:author="PR Preview" w:date="2026-01-01T00:00:00Z">
        <w:r>
          <w:br/>
        </w:r>
      </w:ins>
      <w:ins w:id="216" w:author="PR Preview" w:date="2026-01-01T00:00:00Z">
        <w:r>
          <w:rPr>
            <w:rStyle w:val="ImportTok"/>
          </w:rPr>
          <w:t xml:space="preserve">import</w:t>
        </w:r>
      </w:ins>
      <w:ins w:id="217" w:author="PR Preview" w:date="2026-01-01T00:00:00Z">
        <w:r>
          <w:rPr>
            <w:rStyle w:val="NormalTok"/>
          </w:rPr>
          <w:t xml:space="preserve"> statsmodels.formula.api </w:t>
        </w:r>
      </w:ins>
      <w:ins w:id="218" w:author="PR Preview" w:date="2026-01-01T00:00:00Z">
        <w:r>
          <w:rPr>
            <w:rStyle w:val="ImportTok"/>
          </w:rPr>
          <w:t xml:space="preserve">as</w:t>
        </w:r>
      </w:ins>
      <w:ins w:id="219" w:author="PR Preview" w:date="2026-01-01T00:00:00Z">
        <w:r>
          <w:rPr>
            <w:rStyle w:val="NormalTok"/>
          </w:rPr>
          <w:t xml:space="preserve"> smf</w:t>
        </w:r>
      </w:ins>
      <w:ins w:id="220" w:author="PR Preview" w:date="2026-01-01T00:00:00Z">
        <w:r>
          <w:br/>
        </w:r>
      </w:ins>
      <w:ins w:id="221" w:author="PR Preview" w:date="2026-01-01T00:00:00Z">
        <w:r>
          <w:br/>
        </w:r>
      </w:ins>
      <w:ins w:id="222" w:author="PR Preview" w:date="2026-01-01T00:00:00Z">
        <w:r>
          <w:rPr>
            <w:rStyle w:val="NormalTok"/>
          </w:rPr>
          <w:t xml:space="preserve">birthwt </w:t>
        </w:r>
      </w:ins>
      <w:ins w:id="223" w:author="PR Preview" w:date="2026-01-01T00:00:00Z">
        <w:r>
          <w:rPr>
            <w:rStyle w:val="OperatorTok"/>
          </w:rPr>
          <w:t xml:space="preserve">=</w:t>
        </w:r>
      </w:ins>
      <w:ins w:id="224" w:author="PR Preview" w:date="2026-01-01T00:00:00Z">
        <w:r>
          <w:rPr>
            <w:rStyle w:val="NormalTok"/>
          </w:rPr>
          <w:t xml:space="preserve"> pd.read_csv(</w:t>
        </w:r>
      </w:ins>
      <w:ins w:id="225" w:author="PR Preview" w:date="2026-01-01T00:00:00Z">
        <w:r>
          <w:rPr>
            <w:rStyle w:val="StringTok"/>
          </w:rPr>
          <w:t xml:space="preserve">"data/birthwt.csv"</w:t>
        </w:r>
      </w:ins>
      <w:ins w:id="226" w:author="PR Preview" w:date="2026-01-01T00:00:00Z">
        <w:r>
          <w:rPr>
            <w:rStyle w:val="NormalTok"/>
          </w:rPr>
          <w:t xml:space="preserve">)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is_held_out </w:t>
        </w:r>
      </w:ins>
      <w:ins w:id="229" w:author="PR Preview" w:date="2026-01-01T00:00:00Z">
        <w:r>
          <w:rPr>
            <w:rStyle w:val="OperatorTok"/>
          </w:rPr>
          <w:t xml:space="preserve">=</w:t>
        </w:r>
      </w:ins>
      <w:ins w:id="230" w:author="PR Preview" w:date="2026-01-01T00:00:00Z">
        <w:r>
          <w:rPr>
            <w:rStyle w:val="NormalTok"/>
          </w:rPr>
          <w:t xml:space="preserve"> (np.arange(</w:t>
        </w:r>
      </w:ins>
      <w:ins w:id="231" w:author="PR Preview" w:date="2026-01-01T00:00:00Z">
        <w:r>
          <w:rPr>
            <w:rStyle w:val="DecValTok"/>
          </w:rPr>
          <w:t xml:space="preserve">1</w:t>
        </w:r>
      </w:ins>
      <w:ins w:id="232" w:author="PR Preview" w:date="2026-01-01T00:00:00Z">
        <w:r>
          <w:rPr>
            <w:rStyle w:val="NormalTok"/>
          </w:rPr>
          <w:t xml:space="preserve">, </w:t>
        </w:r>
      </w:ins>
      <w:ins w:id="233" w:author="PR Preview" w:date="2026-01-01T00:00:00Z">
        <w:r>
          <w:rPr>
            <w:rStyle w:val="BuiltInTok"/>
          </w:rPr>
          <w:t xml:space="preserve">len</w:t>
        </w:r>
      </w:ins>
      <w:ins w:id="234" w:author="PR Preview" w:date="2026-01-01T00:00:00Z">
        <w:r>
          <w:rPr>
            <w:rStyle w:val="NormalTok"/>
          </w:rPr>
          <w:t xml:space="preserve">(birthwt) </w:t>
        </w:r>
      </w:ins>
      <w:ins w:id="235" w:author="PR Preview" w:date="2026-01-01T00:00:00Z">
        <w:r>
          <w:rPr>
            <w:rStyle w:val="OperatorTok"/>
          </w:rPr>
          <w:t xml:space="preserve">+</w:t>
        </w:r>
      </w:ins>
      <w:ins w:id="236" w:author="PR Preview" w:date="2026-01-01T00:00:00Z">
        <w:r>
          <w:rPr>
            <w:rStyle w:val="NormalTok"/>
          </w:rPr>
          <w:t xml:space="preserve"> </w:t>
        </w:r>
      </w:ins>
      <w:ins w:id="237" w:author="PR Preview" w:date="2026-01-01T00:00:00Z">
        <w:r>
          <w:rPr>
            <w:rStyle w:val="DecValTok"/>
          </w:rPr>
          <w:t xml:space="preserve">1</w:t>
        </w:r>
      </w:ins>
      <w:ins w:id="238" w:author="PR Preview" w:date="2026-01-01T00:00:00Z">
        <w:r>
          <w:rPr>
            <w:rStyle w:val="NormalTok"/>
          </w:rPr>
          <w:t xml:space="preserve">) </w:t>
        </w:r>
      </w:ins>
      <w:ins w:id="239" w:author="PR Preview" w:date="2026-01-01T00:00:00Z">
        <w:r>
          <w:rPr>
            <w:rStyle w:val="OperatorTok"/>
          </w:rPr>
          <w:t xml:space="preserve">%</w:t>
        </w:r>
      </w:ins>
      <w:ins w:id="240" w:author="PR Preview" w:date="2026-01-01T00:00:00Z">
        <w:r>
          <w:rPr>
            <w:rStyle w:val="NormalTok"/>
          </w:rPr>
          <w:t xml:space="preserve"> </w:t>
        </w:r>
      </w:ins>
      <w:ins w:id="241" w:author="PR Preview" w:date="2026-01-01T00:00:00Z">
        <w:r>
          <w:rPr>
            <w:rStyle w:val="DecValTok"/>
          </w:rPr>
          <w:t xml:space="preserve">3</w:t>
        </w:r>
      </w:ins>
      <w:ins w:id="242" w:author="PR Preview" w:date="2026-01-01T00:00:00Z">
        <w:r>
          <w:rPr>
            <w:rStyle w:val="NormalTok"/>
          </w:rPr>
          <w:t xml:space="preserve"> </w:t>
        </w:r>
      </w:ins>
      <w:ins w:id="243" w:author="PR Preview" w:date="2026-01-01T00:00:00Z">
        <w:r>
          <w:rPr>
            <w:rStyle w:val="OperatorTok"/>
          </w:rPr>
          <w:t xml:space="preserve">==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DecValTok"/>
          </w:rPr>
          <w:t xml:space="preserve">0</w:t>
        </w:r>
      </w:ins>
      <w:ins w:id="246" w:author="PR Preview" w:date="2026-01-01T00:00:00Z">
        <w:r>
          <w:rPr>
            <w:rStyle w:val="NormalTok"/>
          </w:rPr>
          <w:t xml:space="preserve">)</w:t>
        </w:r>
      </w:ins>
      <w:ins w:id="247" w:author="PR Preview" w:date="2026-01-01T00:00:00Z">
        <w:r>
          <w:br/>
        </w:r>
      </w:ins>
      <w:ins w:id="248" w:author="PR Preview" w:date="2026-01-01T00:00:00Z">
        <w:r>
          <w:br/>
        </w:r>
      </w:ins>
      <w:ins w:id="249" w:author="PR Preview" w:date="2026-01-01T00:00:00Z">
        <w:r>
          <w:rPr>
            <w:rStyle w:val="NormalTok"/>
          </w:rPr>
          <w:t xml:space="preserve">fit_bwt </w:t>
        </w:r>
      </w:ins>
      <w:ins w:id="250" w:author="PR Preview" w:date="2026-01-01T00:00:00Z">
        <w:r>
          <w:rPr>
            <w:rStyle w:val="OperatorTok"/>
          </w:rPr>
          <w:t xml:space="preserve">=</w:t>
        </w:r>
      </w:ins>
      <w:ins w:id="251" w:author="PR Preview" w:date="2026-01-01T00:00:00Z">
        <w:r>
          <w:rPr>
            <w:rStyle w:val="NormalTok"/>
          </w:rPr>
          <w:t xml:space="preserve"> smf.ols(</w:t>
        </w:r>
      </w:ins>
      <w:ins w:id="252" w:author="PR Preview" w:date="2026-01-01T00:00:00Z">
        <w:r>
          <w:rPr>
            <w:rStyle w:val="StringTok"/>
          </w:rPr>
          <w:t xml:space="preserve">"bwt ~ lwt + smoke"</w:t>
        </w:r>
      </w:ins>
      <w:ins w:id="253" w:author="PR Preview" w:date="2026-01-01T00:00:00Z">
        <w:r>
          <w:rPr>
            <w:rStyle w:val="NormalTok"/>
          </w:rPr>
          <w:t xml:space="preserve">, data</w:t>
        </w:r>
      </w:ins>
      <w:ins w:id="254" w:author="PR Preview" w:date="2026-01-01T00:00:00Z">
        <w:r>
          <w:rPr>
            <w:rStyle w:val="OperatorTok"/>
          </w:rPr>
          <w:t xml:space="preserve">=</w:t>
        </w:r>
      </w:ins>
      <w:ins w:id="255" w:author="PR Preview" w:date="2026-01-01T00:00:00Z">
        <w:r>
          <w:rPr>
            <w:rStyle w:val="NormalTok"/>
          </w:rPr>
          <w:t xml:space="preserve">birthwt[</w:t>
        </w:r>
      </w:ins>
      <w:ins w:id="256" w:author="PR Preview" w:date="2026-01-01T00:00:00Z">
        <w:r>
          <w:rPr>
            <w:rStyle w:val="OperatorTok"/>
          </w:rPr>
          <w:t xml:space="preserve">~</w:t>
        </w:r>
      </w:ins>
      <w:ins w:id="257" w:author="PR Preview" w:date="2026-01-01T00:00:00Z">
        <w:r>
          <w:rPr>
            <w:rStyle w:val="NormalTok"/>
          </w:rPr>
          <w:t xml:space="preserve">is_held_out]).fit()</w:t>
        </w:r>
      </w:ins>
      <w:ins w:id="258" w:author="PR Preview" w:date="2026-01-01T00:00:00Z">
        <w:r>
          <w:br/>
        </w:r>
      </w:ins>
      <w:ins w:id="259" w:author="PR Preview" w:date="2026-01-01T00:00:00Z">
        <w:r>
          <w:br/>
        </w:r>
      </w:ins>
      <w:ins w:id="260" w:author="PR Preview" w:date="2026-01-01T00:00:00Z">
        <w:r>
          <w:br/>
        </w:r>
      </w:ins>
      <w:ins w:id="261" w:author="PR Preview" w:date="2026-01-01T00:00:00Z">
        <w:r>
          <w:rPr>
            <w:rStyle w:val="KeywordTok"/>
          </w:rPr>
          <w:t xml:space="preserve">def</w:t>
        </w:r>
      </w:ins>
      <w:ins w:id="262" w:author="PR Preview" w:date="2026-01-01T00:00:00Z">
        <w:r>
          <w:rPr>
            <w:rStyle w:val="NormalTok"/>
          </w:rPr>
          <w:t xml:space="preserve"> empirical_risk(data):</w:t>
        </w:r>
      </w:ins>
      <w:ins w:id="263" w:author="PR Preview" w:date="2026-01-01T00:00:00Z">
        <w:r>
          <w:br/>
        </w:r>
      </w:ins>
      <w:ins w:id="264" w:author="PR Preview" w:date="2026-01-01T00:00:00Z">
        <w:r>
          <w:rPr>
            <w:rStyle w:val="NormalTok"/>
          </w:rPr>
          <w:t xml:space="preserve">    </w:t>
        </w:r>
      </w:ins>
      <w:ins w:id="265" w:author="PR Preview" w:date="2026-01-01T00:00:00Z">
        <w:r>
          <w:rPr>
            <w:rStyle w:val="ControlFlowTok"/>
          </w:rPr>
          <w:t xml:space="preserve">return</w:t>
        </w:r>
      </w:ins>
      <w:ins w:id="266" w:author="PR Preview" w:date="2026-01-01T00:00:00Z">
        <w:r>
          <w:rPr>
            <w:rStyle w:val="NormalTok"/>
          </w:rPr>
          <w:t xml:space="preserve"> ((data[</w:t>
        </w:r>
      </w:ins>
      <w:ins w:id="267" w:author="PR Preview" w:date="2026-01-01T00:00:00Z">
        <w:r>
          <w:rPr>
            <w:rStyle w:val="StringTok"/>
          </w:rPr>
          <w:t xml:space="preserve">"bwt"</w:t>
        </w:r>
      </w:ins>
      <w:ins w:id="268" w:author="PR Preview" w:date="2026-01-01T00:00:00Z">
        <w:r>
          <w:rPr>
            <w:rStyle w:val="NormalTok"/>
          </w:rPr>
          <w:t xml:space="preserve">] </w:t>
        </w:r>
      </w:ins>
      <w:ins w:id="269" w:author="PR Preview" w:date="2026-01-01T00:00:00Z">
        <w:r>
          <w:rPr>
            <w:rStyle w:val="OperatorTok"/>
          </w:rPr>
          <w:t xml:space="preserve">-</w:t>
        </w:r>
      </w:ins>
      <w:ins w:id="270" w:author="PR Preview" w:date="2026-01-01T00:00:00Z">
        <w:r>
          <w:rPr>
            <w:rStyle w:val="NormalTok"/>
          </w:rPr>
          <w:t xml:space="preserve"> fit_bwt.predict(data)) </w:t>
        </w:r>
      </w:ins>
      <w:ins w:id="271" w:author="PR Preview" w:date="2026-01-01T00:00:00Z">
        <w:r>
          <w:rPr>
            <w:rStyle w:val="OperatorTok"/>
          </w:rPr>
          <w:t xml:space="preserve">**</w:t>
        </w:r>
      </w:ins>
      <w:ins w:id="272" w:author="PR Preview" w:date="2026-01-01T00:00:00Z">
        <w:r>
          <w:rPr>
            <w:rStyle w:val="NormalTok"/>
          </w:rPr>
          <w:t xml:space="preserve"> </w:t>
        </w:r>
      </w:ins>
      <w:ins w:id="273" w:author="PR Preview" w:date="2026-01-01T00:00:00Z">
        <w:r>
          <w:rPr>
            <w:rStyle w:val="DecValTok"/>
          </w:rPr>
          <w:t xml:space="preserve">2</w:t>
        </w:r>
      </w:ins>
      <w:ins w:id="274" w:author="PR Preview" w:date="2026-01-01T00:00:00Z">
        <w:r>
          <w:rPr>
            <w:rStyle w:val="NormalTok"/>
          </w:rPr>
          <w:t xml:space="preserve">).mean()</w:t>
        </w:r>
      </w:ins>
      <w:ins w:id="275" w:author="PR Preview" w:date="2026-01-01T00:00:00Z">
        <w:r>
          <w:br/>
        </w:r>
      </w:ins>
      <w:ins w:id="276" w:author="PR Preview" w:date="2026-01-01T00:00:00Z">
        <w:r>
          <w:br/>
        </w:r>
      </w:ins>
      <w:ins w:id="277" w:author="PR Preview" w:date="2026-01-01T00:00:00Z">
        <w:r>
          <w:br/>
        </w:r>
      </w:ins>
      <w:ins w:id="278" w:author="PR Preview" w:date="2026-01-01T00:00:00Z">
        <w:r>
          <w:rPr>
            <w:rStyle w:val="NormalTok"/>
          </w:rPr>
          <w:t xml:space="preserve">empirical_risks </w:t>
        </w:r>
      </w:ins>
      <w:ins w:id="279" w:author="PR Preview" w:date="2026-01-01T00:00:00Z">
        <w:r>
          <w:rPr>
            <w:rStyle w:val="OperatorTok"/>
          </w:rPr>
          <w:t xml:space="preserve">=</w:t>
        </w:r>
      </w:ins>
      <w:ins w:id="280" w:author="PR Preview" w:date="2026-01-01T00:00:00Z">
        <w:r>
          <w:rPr>
            <w:rStyle w:val="NormalTok"/>
          </w:rPr>
          <w:t xml:space="preserve"> {</w:t>
        </w:r>
      </w:ins>
      <w:ins w:id="281" w:author="PR Preview" w:date="2026-01-01T00:00:00Z">
        <w:r>
          <w:br/>
        </w:r>
      </w:ins>
      <w:ins w:id="282" w:author="PR Preview" w:date="2026-01-01T00:00:00Z">
        <w:r>
          <w:rPr>
            <w:rStyle w:val="NormalTok"/>
          </w:rPr>
          <w:t xml:space="preserve">    </w:t>
        </w:r>
      </w:ins>
      <w:ins w:id="283" w:author="PR Preview" w:date="2026-01-01T00:00:00Z">
        <w:r>
          <w:rPr>
            <w:rStyle w:val="StringTok"/>
          </w:rPr>
          <w:t xml:space="preserve">"training"</w:t>
        </w:r>
      </w:ins>
      <w:ins w:id="284" w:author="PR Preview" w:date="2026-01-01T00:00:00Z">
        <w:r>
          <w:rPr>
            <w:rStyle w:val="NormalTok"/>
          </w:rPr>
          <w:t xml:space="preserve">: empirical_risk(birthwt[</w:t>
        </w:r>
      </w:ins>
      <w:ins w:id="285" w:author="PR Preview" w:date="2026-01-01T00:00:00Z">
        <w:r>
          <w:rPr>
            <w:rStyle w:val="OperatorTok"/>
          </w:rPr>
          <w:t xml:space="preserve">~</w:t>
        </w:r>
      </w:ins>
      <w:ins w:id="286" w:author="PR Preview" w:date="2026-01-01T00:00:00Z">
        <w:r>
          <w:rPr>
            <w:rStyle w:val="NormalTok"/>
          </w:rPr>
          <w:t xml:space="preserve">is_held_out]),</w:t>
        </w:r>
      </w:ins>
      <w:ins w:id="287" w:author="PR Preview" w:date="2026-01-01T00:00:00Z">
        <w:r>
          <w:br/>
        </w:r>
      </w:ins>
      <w:ins w:id="288" w:author="PR Preview" w:date="2026-01-01T00:00:00Z">
        <w:r>
          <w:rPr>
            <w:rStyle w:val="NormalTok"/>
          </w:rPr>
          <w:t xml:space="preserve">    </w:t>
        </w:r>
      </w:ins>
      <w:ins w:id="289" w:author="PR Preview" w:date="2026-01-01T00:00:00Z">
        <w:r>
          <w:rPr>
            <w:rStyle w:val="StringTok"/>
          </w:rPr>
          <w:t xml:space="preserve">"held_out"</w:t>
        </w:r>
      </w:ins>
      <w:ins w:id="290" w:author="PR Preview" w:date="2026-01-01T00:00:00Z">
        <w:r>
          <w:rPr>
            <w:rStyle w:val="NormalTok"/>
          </w:rPr>
          <w:t xml:space="preserve">: empirical_risk(birthwt[is_held_out]),</w:t>
        </w:r>
      </w:ins>
      <w:ins w:id="291" w:author="PR Preview" w:date="2026-01-01T00:00:00Z">
        <w:r>
          <w:br/>
        </w:r>
      </w:ins>
      <w:ins w:id="292" w:author="PR Preview" w:date="2026-01-01T00:00:00Z">
        <w:r>
          <w:rPr>
            <w:rStyle w:val="NormalTok"/>
          </w:rPr>
          <w:t xml:space="preserve">}</w:t>
        </w:r>
      </w:ins>
      <w:ins w:id="293" w:author="PR Preview" w:date="2026-01-01T00:00:00Z">
        <w:r>
          <w:br/>
        </w:r>
      </w:ins>
      <w:ins w:id="294" w:author="PR Preview" w:date="2026-01-01T00:00:00Z">
        <w:r>
          <w:rPr>
            <w:rStyle w:val="NormalTok"/>
          </w:rPr>
          <w:t xml:space="preserve">empirical_risks</w:t>
        </w:r>
      </w:ins>
      <w:ins w:id="295" w:author="PR Preview" w:date="2026-01-01T00:00:00Z">
        <w:r>
          <w:br/>
        </w:r>
      </w:ins>
      <w:ins w:id="296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ins w:id="297" w:author="PR Preview" w:date="2026-01-01T00:00:00Z">
        <w:r>
          <w:t xml:space="preserve">Of the 189 babies, 126 are in the</w:t>
        </w:r>
      </w:ins>
      <w:ins w:id="298" w:author="PR Preview" w:date="2026-01-01T00:00:00Z">
        <w:r>
          <w:t xml:space="preserve"> </w:t>
        </w:r>
      </w:ins>
      <w:hyperlink w:anchor="def-training-set">
        <w:ins w:id="29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0" w:author="PR Preview" w:date="2026-01-01T00:00:00Z">
        <w:r>
          <w:t xml:space="preserve">.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The</w:t>
        </w:r>
      </w:ins>
      <w:ins w:id="303" w:author="PR Preview" w:date="2026-01-01T00:00:00Z">
        <w:r>
          <w:t xml:space="preserve"> </w:t>
        </w:r>
      </w:ins>
      <w:hyperlink w:anchor="def-fitted-model">
        <w:ins w:id="30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has an</w:t>
        </w:r>
      </w:ins>
      <w:ins w:id="307" w:author="PR Preview" w:date="2026-01-01T00:00:00Z">
        <w:r>
          <w:t xml:space="preserve"> </w:t>
        </w:r>
      </w:ins>
      <w:hyperlink w:anchor="def-empirical-risk">
        <w:ins w:id="308" w:author="PR Preview" w:date="2026-01-01T00:00:00Z">
          <w:r>
            <w:rPr>
              <w:rStyle w:val="Hyperlink"/>
            </w:rPr>
            <w:t xml:space="preserve">empirical risk</w:t>
          </w:r>
        </w:ins>
      </w:hyperlink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of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488,365 squared grams on the training set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 503,649 squared grams on the</w:t>
        </w:r>
      </w:ins>
      <w:ins w:id="315" w:author="PR Preview" w:date="2026-01-01T00:00:00Z">
        <w:r>
          <w:t xml:space="preserve"> </w:t>
        </w:r>
      </w:ins>
      <w:hyperlink w:anchor="def-held-out-set">
        <w:ins w:id="31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17" w:author="PR Preview" w:date="2026-01-01T00:00:00Z">
        <w:r>
          <w:t xml:space="preserve">.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Its square root, 699 grams, is the typical</w:t>
        </w:r>
      </w:ins>
      <w:ins w:id="320" w:author="PR Preview" w:date="2026-01-01T00:00:00Z">
        <w:r>
          <w:t xml:space="preserve"> </w:t>
        </w:r>
      </w:ins>
      <w:hyperlink r:id="rId71">
        <w:ins w:id="321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on the training set.</w:t>
        </w:r>
      </w:ins>
    </w:p>
    <w:bookmarkEnd w:id="87"/>
    <w:bookmarkStart w:id="89" w:name="def-training-mse"/>
    <w:p>
      <w:pPr>
        <w:pStyle w:val="BodyText"/>
      </w:pPr>
      <w:ins w:id="324" w:author="PR Preview" w:date="2026-01-01T00:00:00Z">
        <w:r>
          <w:rPr>
            <w:b/>
            <w:bCs/>
          </w:rPr>
          <w:t xml:space="preserve">Definition 22 (Training error)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The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rPr>
            <w:b/>
            <w:bCs/>
          </w:rPr>
          <w:t xml:space="preserve">training error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of a</w:t>
        </w:r>
      </w:ins>
      <w:ins w:id="331" w:author="PR Preview" w:date="2026-01-01T00:00:00Z">
        <w:r>
          <w:t xml:space="preserve"> </w:t>
        </w:r>
      </w:ins>
      <w:hyperlink w:anchor="def-fitted-model">
        <w:ins w:id="33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3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is its</w:t>
        </w:r>
      </w:ins>
      <w:ins w:id="336" w:author="PR Preview" w:date="2026-01-01T00:00:00Z">
        <w:r>
          <w:t xml:space="preserve"> </w:t>
        </w:r>
      </w:ins>
      <w:hyperlink w:anchor="def-empirical-risk">
        <w:ins w:id="337" w:author="PR Preview" w:date="2026-01-01T00:00:00Z">
          <w:r>
            <w:rPr>
              <w:rStyle w:val="Hyperlink"/>
            </w:rPr>
            <w:t xml:space="preserve">empirical risk</w:t>
          </w:r>
        </w:ins>
      </w:hyperlink>
      <w:ins w:id="33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on the</w:t>
        </w:r>
      </w:ins>
      <w:ins w:id="341" w:author="PR Preview" w:date="2026-01-01T00:00:00Z">
        <w:r>
          <w:t xml:space="preserve"> </w:t>
        </w:r>
      </w:ins>
      <w:hyperlink w:anchor="def-training-set">
        <w:ins w:id="34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used to fit it:</w:t>
        </w:r>
      </w:ins>
    </w:p>
    <w:p>
      <w:pPr>
        <w:pStyle w:val="BodyText"/>
      </w:pPr>
      <w:bookmarkStart w:id="8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bookmarkEnd w:id="89"/>
    <w:bookmarkStart w:id="90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0"/>
    <w:bookmarkEnd w:id="91"/>
    <w:bookmarkStart w:id="96" w:name="overfitting"/>
    <w:p>
      <w:pPr>
        <w:pStyle w:val="Heading2"/>
      </w:pPr>
      <w:r>
        <w:t xml:space="preserve">3 Overfitting</w:t>
      </w:r>
    </w:p>
    <w:bookmarkStart w:id="9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2"/>
    <w:bookmarkStart w:id="9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3"/>
    <w:bookmarkStart w:id="94" w:name="def-overfitting"/>
    <w:p>
      <w:pPr>
        <w:pStyle w:val="FirstParagraph"/>
      </w:pPr>
      <w:del w:id="346" w:author="PR Preview" w:date="2026-01-01T00:00:00Z">
        <w:r>
          <w:rPr>
            <w:b/>
            <w:bCs/>
          </w:rPr>
          <w:delText xml:space="preserve">Definition 22 (Overfitting)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rPr>
            <w:b/>
            <w:bCs/>
          </w:rPr>
          <w:delText xml:space="preserve">Overfitting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occurs when a</w:delText>
        </w:r>
      </w:del>
      <w:del w:id="351" w:author="PR Preview" w:date="2026-01-01T00:00:00Z">
        <w:r>
          <w:delText xml:space="preserve"> </w:delText>
        </w:r>
      </w:del>
      <w:hyperlink w:anchor="def-fitted-model">
        <w:del w:id="35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fits its</w:delText>
        </w:r>
      </w:del>
      <w:del w:id="355" w:author="PR Preview" w:date="2026-01-01T00:00:00Z">
        <w:r>
          <w:delText xml:space="preserve"> </w:delText>
        </w:r>
      </w:del>
      <w:hyperlink w:anchor="def-training-set">
        <w:del w:id="35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well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but predicts poorly for</w:delText>
        </w:r>
      </w:del>
      <w:del w:id="361" w:author="PR Preview" w:date="2026-01-01T00:00:00Z">
        <w:r>
          <w:delText xml:space="preserve"> </w:delText>
        </w:r>
      </w:del>
      <w:hyperlink w:anchor="def-new-observation">
        <w:del w:id="362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363" w:author="PR Preview" w:date="2026-01-01T00:00:00Z">
        <w:r>
          <w:delText xml:space="preserve">.</w:delText>
        </w:r>
      </w:del>
      <w:del w:id="364" w:author="PR Preview" w:date="2026-01-01T00:00:00Z">
        <w:r>
          <w:delText xml:space="preserve"> </w:delText>
        </w:r>
      </w:del>
    </w:p>
    <w:p>
      <w:pPr>
        <w:pStyle w:val="BodyText"/>
      </w:pPr>
      <w:del w:id="365" w:author="PR Preview" w:date="2026-01-01T00:00:00Z">
        <w:r>
          <w:delText xml:space="preserve">Source: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Wikipedia contributors [6]</w:delText>
        </w:r>
      </w:del>
      <w:del w:id="368" w:author="PR Preview" w:date="2026-01-01T00:00:00Z">
        <w:r>
          <w:delText xml:space="preserve">.</w:delText>
        </w:r>
      </w:del>
    </w:p>
    <w:p>
      <w:pPr>
        <w:pStyle w:val="BodyText"/>
      </w:pPr>
      <w:del w:id="369" w:author="PR Preview" w:date="2026-01-01T00:00:00Z">
        <w:r>
          <w:rPr>
            <w:b/>
            <w:bCs/>
          </w:rPr>
          <w:delText xml:space="preserve">Example 14 (Overfitting in polynomial fits to cars)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In</w:delText>
        </w:r>
      </w:del>
      <w:del w:id="372" w:author="PR Preview" w:date="2026-01-01T00:00:00Z">
        <w:r>
          <w:delText xml:space="preserve"> </w:delText>
        </w:r>
      </w:del>
      <w:hyperlink w:anchor="exr-overfitting">
        <w:del w:id="37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74" w:author="PR Preview" w:date="2026-01-01T00:00:00Z">
        <w:r>
          <w:delText xml:space="preserve">,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the terms beyond degree 2 fit the 20 training cars more closely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but do not predict the 12 held-out cars better.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The effect is small here: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it is the beginning of overfitting, not a dramatic case.</w:delText>
        </w:r>
      </w:del>
    </w:p>
    <w:p>
      <w:pPr>
        <w:pStyle w:val="FirstParagraph"/>
      </w:pPr>
      <w:ins w:id="383" w:author="PR Preview" w:date="2026-01-01T00:00:00Z">
        <w:r>
          <w:rPr>
            <w:b/>
            <w:bCs/>
          </w:rPr>
          <w:t xml:space="preserve">Definition 23 (Overfitting)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rPr>
            <w:b/>
            <w:bCs/>
          </w:rPr>
          <w:t xml:space="preserve">Overfitting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occurs when a</w:t>
        </w:r>
      </w:ins>
      <w:ins w:id="388" w:author="PR Preview" w:date="2026-01-01T00:00:00Z">
        <w:r>
          <w:t xml:space="preserve"> </w:t>
        </w:r>
      </w:ins>
      <w:hyperlink w:anchor="def-fitted-model">
        <w:ins w:id="38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fits its</w:t>
        </w:r>
      </w:ins>
      <w:ins w:id="392" w:author="PR Preview" w:date="2026-01-01T00:00:00Z">
        <w:r>
          <w:t xml:space="preserve"> </w:t>
        </w:r>
      </w:ins>
      <w:hyperlink w:anchor="def-training-set">
        <w:ins w:id="39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well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but predicts poorly for</w:t>
        </w:r>
      </w:ins>
      <w:ins w:id="398" w:author="PR Preview" w:date="2026-01-01T00:00:00Z">
        <w:r>
          <w:t xml:space="preserve"> </w:t>
        </w:r>
      </w:ins>
      <w:hyperlink w:anchor="def-new-observation">
        <w:ins w:id="399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400" w:author="PR Preview" w:date="2026-01-01T00:00:00Z">
        <w:r>
          <w:t xml:space="preserve">.</w:t>
        </w:r>
      </w:ins>
      <w:ins w:id="401" w:author="PR Preview" w:date="2026-01-01T00:00:00Z">
        <w:r>
          <w:t xml:space="preserve"> </w:t>
        </w:r>
      </w:ins>
    </w:p>
    <w:p>
      <w:pPr>
        <w:pStyle w:val="BodyText"/>
      </w:pPr>
      <w:ins w:id="402" w:author="PR Preview" w:date="2026-01-01T00:00:00Z">
        <w:r>
          <w:t xml:space="preserve">Source: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Wikipedia contributors [8]</w:t>
        </w:r>
      </w:ins>
      <w:ins w:id="405" w:author="PR Preview" w:date="2026-01-01T00:00:00Z">
        <w:r>
          <w:t xml:space="preserve">.</w:t>
        </w:r>
      </w:ins>
    </w:p>
    <w:bookmarkEnd w:id="94"/>
    <w:bookmarkStart w:id="95" w:name="exm-overfitting-polynomial-cars"/>
    <w:p>
      <w:pPr>
        <w:pStyle w:val="BodyText"/>
      </w:pPr>
      <w:ins w:id="406" w:author="PR Preview" w:date="2026-01-01T00:00:00Z">
        <w:r>
          <w:rPr>
            <w:b/>
            <w:bCs/>
          </w:rPr>
          <w:t xml:space="preserve">Example 15 (Overfitting in polynomial fits to cars)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In</w:t>
        </w:r>
      </w:ins>
      <w:ins w:id="409" w:author="PR Preview" w:date="2026-01-01T00:00:00Z">
        <w:r>
          <w:t xml:space="preserve"> </w:t>
        </w:r>
      </w:ins>
      <w:hyperlink w:anchor="exr-overfitting">
        <w:ins w:id="41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the terms beyond degree 2 fit the 20 training cars more closely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but do not predict the 12 held-out cars better.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The effect is small here: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it is the beginning of overfitting, not a dramatic case.</w:t>
        </w:r>
      </w:ins>
    </w:p>
    <w:bookmarkEnd w:id="95"/>
    <w:bookmarkEnd w:id="96"/>
    <w:bookmarkStart w:id="191" w:name="sec-generalization-error"/>
    <w:p>
      <w:pPr>
        <w:pStyle w:val="Heading2"/>
      </w:pPr>
      <w:r>
        <w:t xml:space="preserve">4 Generalization error</w:t>
      </w:r>
    </w:p>
    <w:bookmarkStart w:id="9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7"/>
    <w:bookmarkStart w:id="9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8"/>
    <w:bookmarkStart w:id="100" w:name="def-expected-generalization-error"/>
    <w:p>
      <w:pPr>
        <w:pStyle w:val="FirstParagraph"/>
      </w:pPr>
      <w:del w:id="420" w:author="PR Preview" w:date="2026-01-01T00:00:00Z">
        <w:r>
          <w:rPr>
            <w:b/>
            <w:bCs/>
          </w:rPr>
          <w:delText xml:space="preserve">Definition 23 (Expected generalization error (expected prediction error, expected test error))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The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rPr>
            <w:b/>
            <w:bCs/>
          </w:rPr>
          <w:delText xml:space="preserve">expected generalization error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of a</w:delText>
        </w:r>
      </w:del>
      <w:del w:id="427" w:author="PR Preview" w:date="2026-01-01T00:00:00Z">
        <w:r>
          <w:delText xml:space="preserve"> </w:delText>
        </w:r>
      </w:del>
      <w:hyperlink w:anchor="def-fitting-procedure">
        <w:del w:id="42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29" w:author="PR Preview" w:date="2026-01-01T00:00:00Z">
        <w:r>
          <w:delText xml:space="preserve"> </w:delText>
        </w:r>
      </w:del>
      <m:oMath>
        <m:r>
          <m:t>g</m:t>
        </m:r>
      </m:oMath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at training-set size</w:delText>
        </w:r>
      </w:del>
      <w:del w:id="432" w:author="PR Preview" w:date="2026-01-01T00:00:00Z">
        <w:r>
          <w:delText xml:space="preserve"> </w:delText>
        </w:r>
      </w:del>
      <m:oMath>
        <m:r>
          <m:t>n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is the mean,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over</w:delText>
        </w:r>
      </w:del>
      <w:del w:id="437" w:author="PR Preview" w:date="2026-01-01T00:00:00Z">
        <w:r>
          <w:delText xml:space="preserve"> </w:delText>
        </w:r>
      </w:del>
      <w:hyperlink w:anchor="def-training-set">
        <w:del w:id="438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4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of</w:delText>
        </w:r>
      </w:del>
      <w:del w:id="442" w:author="PR Preview" w:date="2026-01-01T00:00:00Z">
        <w:r>
          <w:delText xml:space="preserve"> </w:delText>
        </w:r>
      </w:del>
      <m:oMath>
        <m:r>
          <m:t>n</m:t>
        </m:r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observations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drawn independently from the population,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of the</w:delText>
        </w:r>
      </w:del>
      <w:del w:id="449" w:author="PR Preview" w:date="2026-01-01T00:00:00Z">
        <w:r>
          <w:delText xml:space="preserve"> </w:delText>
        </w:r>
      </w:del>
      <w:hyperlink w:anchor="def-generalization-error">
        <w:del w:id="450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of the</w:delText>
        </w:r>
      </w:del>
      <w:del w:id="453" w:author="PR Preview" w:date="2026-01-01T00:00:00Z">
        <w:r>
          <w:delText xml:space="preserve"> </w:delText>
        </w:r>
      </w:del>
      <w:hyperlink w:anchor="def-fitted-model">
        <w:del w:id="45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that</w:delText>
        </w:r>
      </w:del>
      <w:del w:id="457" w:author="PR Preview" w:date="2026-01-01T00:00:00Z">
        <w:r>
          <w:delText xml:space="preserve"> </w:delText>
        </w:r>
      </w:del>
      <m:oMath>
        <m:r>
          <m:t>g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produces from</w:delText>
        </w:r>
      </w:del>
      <w:del w:id="4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1" w:author="PR Preview" w:date="2026-01-01T00:00:00Z">
        <w:r>
          <w:delText xml:space="preserve">:</w:delText>
        </w:r>
      </w:del>
    </w:p>
    <w:p>
      <w:pPr>
        <w:pStyle w:val="FirstParagraph"/>
      </w:pPr>
      <w:ins w:id="462" w:author="PR Preview" w:date="2026-01-01T00:00:00Z">
        <w:r>
          <w:rPr>
            <w:b/>
            <w:bCs/>
          </w:rPr>
          <w:t xml:space="preserve">Definition 24 (Expected generalization error (expected prediction error, expected test error))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The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b/>
            <w:bCs/>
          </w:rPr>
          <w:t xml:space="preserve">expected generalization error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of a</w:t>
        </w:r>
      </w:ins>
      <w:ins w:id="469" w:author="PR Preview" w:date="2026-01-01T00:00:00Z">
        <w:r>
          <w:t xml:space="preserve"> </w:t>
        </w:r>
      </w:ins>
      <w:hyperlink w:anchor="def-fitting-procedure">
        <w:ins w:id="47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71" w:author="PR Preview" w:date="2026-01-01T00:00:00Z">
        <w:r>
          <w:t xml:space="preserve"> </w:t>
        </w:r>
      </w:ins>
      <m:oMath>
        <m:r>
          <m:t>g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at training-set size</w:t>
        </w:r>
      </w:ins>
      <w:ins w:id="474" w:author="PR Preview" w:date="2026-01-01T00:00:00Z">
        <w:r>
          <w:t xml:space="preserve"> </w:t>
        </w:r>
      </w:ins>
      <m:oMath>
        <m:r>
          <m:t>n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is the mean,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over</w:t>
        </w:r>
      </w:ins>
      <w:ins w:id="479" w:author="PR Preview" w:date="2026-01-01T00:00:00Z">
        <w:r>
          <w:t xml:space="preserve"> </w:t>
        </w:r>
      </w:ins>
      <w:hyperlink w:anchor="def-training-set">
        <w:ins w:id="480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4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of</w:t>
        </w:r>
      </w:ins>
      <w:ins w:id="484" w:author="PR Preview" w:date="2026-01-01T00:00:00Z">
        <w:r>
          <w:t xml:space="preserve"> </w:t>
        </w:r>
      </w:ins>
      <m:oMath>
        <m:r>
          <m:t>n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observations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drawn independently from the population,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of the</w:t>
        </w:r>
      </w:ins>
      <w:ins w:id="491" w:author="PR Preview" w:date="2026-01-01T00:00:00Z">
        <w:r>
          <w:t xml:space="preserve"> </w:t>
        </w:r>
      </w:ins>
      <w:hyperlink w:anchor="def-generalization-error">
        <w:ins w:id="492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of the</w:t>
        </w:r>
      </w:ins>
      <w:ins w:id="495" w:author="PR Preview" w:date="2026-01-01T00:00:00Z">
        <w:r>
          <w:t xml:space="preserve"> </w:t>
        </w:r>
      </w:ins>
      <w:hyperlink w:anchor="def-fitted-model">
        <w:ins w:id="49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that</w:t>
        </w:r>
      </w:ins>
      <w:ins w:id="499" w:author="PR Preview" w:date="2026-01-01T00:00:00Z">
        <w:r>
          <w:t xml:space="preserve"> </w:t>
        </w:r>
      </w:ins>
      <m:oMath>
        <m:r>
          <m:t>g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produces from</w:t>
        </w:r>
      </w:ins>
      <w:ins w:id="5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3" w:author="PR Preview" w:date="2026-01-01T00:00:00Z">
        <w:r>
          <w:t xml:space="preserve">:</w:t>
        </w:r>
      </w:ins>
    </w:p>
    <w:p>
      <w:pPr>
        <w:pStyle w:val="BodyText"/>
      </w:pPr>
      <w:bookmarkStart w:id="9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1"/>
    <w:bookmarkStart w:id="104" w:name="def-distribution-model"/>
    <w:p>
      <w:pPr>
        <w:pStyle w:val="BodyText"/>
      </w:pPr>
      <w:del w:id="504" w:author="PR Preview" w:date="2026-01-01T00:00:00Z">
        <w:r>
          <w:rPr>
            <w:b/>
            <w:bCs/>
          </w:rPr>
          <w:delText xml:space="preserve">Definition 24 (Distribution model)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A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rPr>
            <w:b/>
            <w:bCs/>
          </w:rPr>
          <w:delText xml:space="preserve">distribution model</w:delText>
        </w:r>
      </w:del>
      <w:del w:id="509" w:author="PR Preview" w:date="2026-01-01T00:00:00Z">
        <w:r>
          <w:delText xml:space="preserve"> </w:delText>
        </w:r>
      </w:del>
      <m:oMath>
        <m:r>
          <m:t>P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for an outcome</w:delText>
        </w:r>
      </w:del>
      <w:del w:id="512" w:author="PR Preview" w:date="2026-01-01T00:00:00Z">
        <w:r>
          <w:delText xml:space="preserve"> </w:delText>
        </w:r>
      </w:del>
      <m:oMath>
        <m:r>
          <m:t>Y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given a</w:delText>
        </w:r>
      </w:del>
      <w:del w:id="515" w:author="PR Preview" w:date="2026-01-01T00:00:00Z">
        <w:r>
          <w:delText xml:space="preserve"> </w:delText>
        </w:r>
      </w:del>
      <w:hyperlink w:anchor="def-covariate">
        <w:del w:id="516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517" w:author="PR Preview" w:date="2026-01-01T00:00:00Z">
        <w:r>
          <w:delText xml:space="preserve"> </w:delText>
        </w:r>
      </w:del>
      <m:oMath>
        <m:r>
          <m:t>X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gives each covariate value</w:delText>
        </w:r>
      </w:del>
      <w:del w:id="520" w:author="PR Preview" w:date="2026-01-01T00:00:00Z">
        <w:r>
          <w:delText xml:space="preserve"> </w:delText>
        </w:r>
      </w:del>
      <m:oMath>
        <m:r>
          <m:t>x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a probability distribution for</w:delText>
        </w:r>
      </w:del>
      <w:del w:id="523" w:author="PR Preview" w:date="2026-01-01T00:00:00Z">
        <w:r>
          <w:delText xml:space="preserve"> </w:delText>
        </w:r>
      </w:del>
      <m:oMath>
        <m:r>
          <m:t>Y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given</w:delText>
        </w:r>
      </w:del>
      <w:del w:id="52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527" w:author="PR Preview" w:date="2026-01-01T00:00:00Z">
        <w:r>
          <w:delText xml:space="preserve">,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specified by its</w:delText>
        </w:r>
      </w:del>
      <w:del w:id="530" w:author="PR Preview" w:date="2026-01-01T00:00:00Z">
        <w:r>
          <w:delText xml:space="preserve"> </w:delText>
        </w:r>
      </w:del>
      <w:hyperlink r:id="rId102">
        <w:del w:id="531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532" w:author="PR Preview" w:date="2026-01-01T00:00:00Z">
        <w:r>
          <w:delText xml:space="preserve">.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The</w:delText>
        </w:r>
      </w:del>
      <w:del w:id="535" w:author="PR Preview" w:date="2026-01-01T00:00:00Z">
        <w:r>
          <w:delText xml:space="preserve"> </w:delText>
        </w:r>
      </w:del>
      <w:hyperlink w:anchor="def-mean-function">
        <w:del w:id="53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53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of</w:delText>
        </w:r>
      </w:del>
      <w:del w:id="540" w:author="PR Preview" w:date="2026-01-01T00:00:00Z">
        <w:r>
          <w:delText xml:space="preserve"> </w:delText>
        </w:r>
      </w:del>
      <m:oMath>
        <m:r>
          <m:t>P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maps each covariate value</w:delText>
        </w:r>
      </w:del>
      <w:del w:id="543" w:author="PR Preview" w:date="2026-01-01T00:00:00Z">
        <w:r>
          <w:delText xml:space="preserve"> </w:delText>
        </w:r>
      </w:del>
      <m:oMath>
        <m:r>
          <m:t>x</m:t>
        </m:r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9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del w:id="546" w:author="PR Preview" w:date="2026-01-01T00:00:00Z">
        <w:r>
          <w:rPr>
            <w:b/>
            <w:bCs/>
          </w:rPr>
          <w:delText xml:space="preserve">Example 15 (A normal distribution model with a mean function)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Let</w:delText>
        </w:r>
      </w:del>
      <w:del w:id="549" w:author="PR Preview" w:date="2026-01-01T00:00:00Z">
        <w:r>
          <w:delText xml:space="preserve"> </w:delText>
        </w:r>
      </w:del>
      <m:oMath>
        <m:r>
          <m:t>h</m:t>
        </m:r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be a</w:delText>
        </w:r>
      </w:del>
      <w:del w:id="552" w:author="PR Preview" w:date="2026-01-01T00:00:00Z">
        <w:r>
          <w:delText xml:space="preserve"> </w:delText>
        </w:r>
      </w:del>
      <w:hyperlink w:anchor="def-model-family">
        <w:del w:id="553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(a line, for instance) and</w:delText>
        </w:r>
      </w:del>
      <w:del w:id="55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a variance.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The distribution model</w:delText>
        </w:r>
      </w:del>
      <w:del w:id="561" w:author="PR Preview" w:date="2026-01-01T00:00:00Z">
        <w:r>
          <w:delText xml:space="preserve"> </w:delText>
        </w:r>
      </w:del>
      <m:oMath>
        <m:r>
          <m:t>P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that gives each covariate value</w:delText>
        </w:r>
      </w:del>
      <w:del w:id="564" w:author="PR Preview" w:date="2026-01-01T00:00:00Z">
        <w:r>
          <w:delText xml:space="preserve"> </w:delText>
        </w:r>
      </w:del>
      <m:oMath>
        <m:r>
          <m:t>x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the</w:delText>
        </w:r>
      </w:del>
      <w:del w:id="567" w:author="PR Preview" w:date="2026-01-01T00:00:00Z">
        <w:r>
          <w:delText xml:space="preserve"> </w:delText>
        </w:r>
      </w:del>
      <w:hyperlink r:id="rId105">
        <w:del w:id="568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with mean</w:delText>
        </w:r>
      </w:del>
      <w:del w:id="571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and variance</w:delText>
        </w:r>
      </w:del>
      <w:del w:id="57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is</w:delText>
        </w:r>
      </w:del>
    </w:p>
    <w:p>
      <w:pPr>
        <w:pStyle w:val="BodyText"/>
      </w:pPr>
      <w:bookmarkStart w:id="101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del w:id="577" w:author="PR Preview" w:date="2026-01-01T00:00:00Z">
        <w:r>
          <w:delText xml:space="preserve">The mean parameter of a normal distribution is its mean,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so</w:delText>
        </w:r>
      </w:del>
      <w:del w:id="580" w:author="PR Preview" w:date="2026-01-01T00:00:00Z">
        <w:r>
          <w:delText xml:space="preserve"> </w:delText>
        </w:r>
      </w:del>
      <w:hyperlink w:anchor="eq-distribution-model-mean-function">
        <w:del w:id="581" w:author="PR Preview" w:date="2026-01-01T00:00:00Z">
          <w:r>
            <w:rPr>
              <w:rStyle w:val="Hyperlink"/>
            </w:rPr>
            <w:delText xml:space="preserve">Equation 22</w:delText>
          </w:r>
        </w:del>
      </w:hyperlink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gives</w:delText>
        </w:r>
      </w:del>
    </w:p>
    <w:p>
      <w:pPr>
        <w:pStyle w:val="BodyText"/>
      </w:pPr>
      <w:ins w:id="584" w:author="PR Preview" w:date="2026-01-01T00:00:00Z">
        <w:r>
          <w:rPr>
            <w:b/>
            <w:bCs/>
          </w:rPr>
          <w:t xml:space="preserve">Definition 25 (Distribution model)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A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rPr>
            <w:b/>
            <w:bCs/>
          </w:rPr>
          <w:t xml:space="preserve">distribution model</w:t>
        </w:r>
      </w:ins>
      <w:ins w:id="589" w:author="PR Preview" w:date="2026-01-01T00:00:00Z">
        <w:r>
          <w:t xml:space="preserve"> </w:t>
        </w:r>
      </w:ins>
      <m:oMath>
        <m:r>
          <m:t>P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for an outcome</w:t>
        </w:r>
      </w:ins>
      <w:ins w:id="592" w:author="PR Preview" w:date="2026-01-01T00:00:00Z">
        <w:r>
          <w:t xml:space="preserve"> </w:t>
        </w:r>
      </w:ins>
      <m:oMath>
        <m:r>
          <m:t>Y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given a</w:t>
        </w:r>
      </w:ins>
      <w:ins w:id="595" w:author="PR Preview" w:date="2026-01-01T00:00:00Z">
        <w:r>
          <w:t xml:space="preserve"> </w:t>
        </w:r>
      </w:ins>
      <w:hyperlink w:anchor="def-covariate">
        <w:ins w:id="596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597" w:author="PR Preview" w:date="2026-01-01T00:00:00Z">
        <w:r>
          <w:t xml:space="preserve"> </w:t>
        </w:r>
      </w:ins>
      <m:oMath>
        <m:r>
          <m:t>X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gives each covariate value</w:t>
        </w:r>
      </w:ins>
      <w:ins w:id="600" w:author="PR Preview" w:date="2026-01-01T00:00:00Z">
        <w:r>
          <w:t xml:space="preserve"> </w:t>
        </w:r>
      </w:ins>
      <m:oMath>
        <m:r>
          <m:t>x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a probability distribution for</w:t>
        </w:r>
      </w:ins>
      <w:ins w:id="603" w:author="PR Preview" w:date="2026-01-01T00:00:00Z">
        <w:r>
          <w:t xml:space="preserve"> </w:t>
        </w:r>
      </w:ins>
      <m:oMath>
        <m:r>
          <m:t>Y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given</w:t>
        </w:r>
      </w:ins>
      <w:ins w:id="6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607" w:author="PR Preview" w:date="2026-01-01T00:00:00Z">
        <w:r>
          <w:t xml:space="preserve">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specified by its</w:t>
        </w:r>
      </w:ins>
      <w:ins w:id="610" w:author="PR Preview" w:date="2026-01-01T00:00:00Z">
        <w:r>
          <w:t xml:space="preserve"> </w:t>
        </w:r>
      </w:ins>
      <w:hyperlink r:id="rId102">
        <w:ins w:id="611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612" w:author="PR Preview" w:date="2026-01-01T00:00:00Z">
        <w:r>
          <w:t xml:space="preserve">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The</w:t>
        </w:r>
      </w:ins>
      <w:ins w:id="615" w:author="PR Preview" w:date="2026-01-01T00:00:00Z">
        <w:r>
          <w:t xml:space="preserve"> </w:t>
        </w:r>
      </w:ins>
      <w:hyperlink w:anchor="def-mean-function">
        <w:ins w:id="61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61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of</w:t>
        </w:r>
      </w:ins>
      <w:ins w:id="620" w:author="PR Preview" w:date="2026-01-01T00:00:00Z">
        <w:r>
          <w:t xml:space="preserve"> </w:t>
        </w:r>
      </w:ins>
      <m:oMath>
        <m:r>
          <m:t>P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maps each covariate value</w:t>
        </w:r>
      </w:ins>
      <w:ins w:id="623" w:author="PR Preview" w:date="2026-01-01T00:00:00Z">
        <w:r>
          <w:t xml:space="preserve"> </w:t>
        </w:r>
      </w:ins>
      <m:oMath>
        <m:r>
          <m:t>x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0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8" w:name="exm-distribution-model"/>
    <w:p>
      <w:pPr>
        <w:pStyle w:val="FirstParagraph"/>
      </w:pPr>
      <w:ins w:id="626" w:author="PR Preview" w:date="2026-01-01T00:00:00Z">
        <w:r>
          <w:rPr>
            <w:b/>
            <w:bCs/>
          </w:rPr>
          <w:t xml:space="preserve">Example 16 (A normal distribution model with a mean function)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Let</w:t>
        </w:r>
      </w:ins>
      <w:ins w:id="629" w:author="PR Preview" w:date="2026-01-01T00:00:00Z">
        <w:r>
          <w:t xml:space="preserve"> </w:t>
        </w:r>
      </w:ins>
      <m:oMath>
        <m:r>
          <m:t>h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be a</w:t>
        </w:r>
      </w:ins>
      <w:ins w:id="632" w:author="PR Preview" w:date="2026-01-01T00:00:00Z">
        <w:r>
          <w:t xml:space="preserve"> </w:t>
        </w:r>
      </w:ins>
      <w:hyperlink w:anchor="def-model-family">
        <w:ins w:id="633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(a line, for instance) and</w:t>
        </w:r>
      </w:ins>
      <w:ins w:id="63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a variance.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The distribution model</w:t>
        </w:r>
      </w:ins>
      <w:ins w:id="641" w:author="PR Preview" w:date="2026-01-01T00:00:00Z">
        <w:r>
          <w:t xml:space="preserve"> </w:t>
        </w:r>
      </w:ins>
      <m:oMath>
        <m:r>
          <m:t>P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that gives each covariate value</w:t>
        </w:r>
      </w:ins>
      <w:ins w:id="644" w:author="PR Preview" w:date="2026-01-01T00:00:00Z">
        <w:r>
          <w:t xml:space="preserve"> </w:t>
        </w:r>
      </w:ins>
      <m:oMath>
        <m:r>
          <m:t>x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the</w:t>
        </w:r>
      </w:ins>
      <w:ins w:id="647" w:author="PR Preview" w:date="2026-01-01T00:00:00Z">
        <w:r>
          <w:t xml:space="preserve"> </w:t>
        </w:r>
      </w:ins>
      <w:hyperlink r:id="rId105">
        <w:ins w:id="648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with mean</w:t>
        </w:r>
      </w:ins>
      <w:ins w:id="651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and variance</w:t>
        </w:r>
      </w:ins>
      <w:ins w:id="65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is</w:t>
        </w:r>
      </w:ins>
    </w:p>
    <w:p>
      <w:pPr>
        <w:pStyle w:val="BodyText"/>
      </w:pPr>
      <w:bookmarkStart w:id="106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ins w:id="657" w:author="PR Preview" w:date="2026-01-01T00:00:00Z">
        <w:r>
          <w:t xml:space="preserve">The mean parameter of a normal distribution is its mean,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so</w:t>
        </w:r>
      </w:ins>
      <w:ins w:id="660" w:author="PR Preview" w:date="2026-01-01T00:00:00Z">
        <w:r>
          <w:t xml:space="preserve"> </w:t>
        </w:r>
      </w:ins>
      <w:hyperlink w:anchor="eq-distribution-model-mean-function">
        <w:ins w:id="661" w:author="PR Preview" w:date="2026-01-01T00:00:00Z">
          <w:r>
            <w:rPr>
              <w:rStyle w:val="Hyperlink"/>
            </w:rPr>
            <w:t xml:space="preserve">Equation 23</w:t>
          </w:r>
        </w:ins>
      </w:hyperlink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gives</w:t>
        </w:r>
      </w:ins>
    </w:p>
    <w:p>
      <w:pPr>
        <w:pStyle w:val="BodyText"/>
      </w:pPr>
      <w:bookmarkStart w:id="107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8"/>
    <w:bookmarkStart w:id="110" w:name="def-distribution-model-family"/>
    <w:p>
      <w:pPr>
        <w:pStyle w:val="BodyText"/>
      </w:pPr>
      <w:del w:id="664" w:author="PR Preview" w:date="2026-01-01T00:00:00Z">
        <w:r>
          <w:rPr>
            <w:b/>
            <w:bCs/>
          </w:rPr>
          <w:delText xml:space="preserve">Definition 25 (Distribution model family)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A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rPr>
            <w:b/>
            <w:bCs/>
          </w:rPr>
          <w:delText xml:space="preserve">distribution model family</w:delText>
        </w:r>
      </w:del>
      <w:del w:id="66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is a set of</w:delText>
        </w:r>
      </w:del>
      <w:del w:id="672" w:author="PR Preview" w:date="2026-01-01T00:00:00Z">
        <w:r>
          <w:delText xml:space="preserve"> </w:delText>
        </w:r>
      </w:del>
      <w:hyperlink w:anchor="def-distribution-model">
        <w:del w:id="673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674" w:author="PR Preview" w:date="2026-01-01T00:00:00Z">
        <w:r>
          <w:delText xml:space="preserve">.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The</w:delText>
        </w:r>
      </w:del>
      <w:del w:id="677" w:author="PR Preview" w:date="2026-01-01T00:00:00Z">
        <w:r>
          <w:delText xml:space="preserve"> </w:delText>
        </w:r>
      </w:del>
      <w:hyperlink w:anchor="def-mean-function">
        <w:del w:id="678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04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del w:id="681" w:author="PR Preview" w:date="2026-01-01T00:00:00Z">
        <w:r>
          <w:rPr>
            <w:b/>
            <w:bCs/>
          </w:rPr>
          <w:delText xml:space="preserve">Example 16 (Normal distribution models with polynomial mean functions)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The normal distribution models of</w:delText>
        </w:r>
      </w:del>
      <w:del w:id="684" w:author="PR Preview" w:date="2026-01-01T00:00:00Z">
        <w:r>
          <w:delText xml:space="preserve"> </w:delText>
        </w:r>
      </w:del>
      <w:hyperlink w:anchor="exm-distribution-model">
        <w:del w:id="685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whose mean function</w:delText>
        </w:r>
      </w:del>
      <w:del w:id="688" w:author="PR Preview" w:date="2026-01-01T00:00:00Z">
        <w:r>
          <w:delText xml:space="preserve"> </w:delText>
        </w:r>
      </w:del>
      <m:oMath>
        <m:r>
          <m:t>h</m:t>
        </m:r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is a polynomial of degree at most</w:delText>
        </w:r>
      </w:del>
      <w:del w:id="691" w:author="PR Preview" w:date="2026-01-01T00:00:00Z">
        <w:r>
          <w:delText xml:space="preserve"> </w:delText>
        </w:r>
      </w:del>
      <m:oMath>
        <m:r>
          <m:t>d</m:t>
        </m:r>
      </m:oMath>
      <w:del w:id="692" w:author="PR Preview" w:date="2026-01-01T00:00:00Z">
        <w:r>
          <w:delText xml:space="preserve">,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with any variance</w:delText>
        </w:r>
      </w:del>
      <w:del w:id="69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696" w:author="PR Preview" w:date="2026-01-01T00:00:00Z">
        <w:r>
          <w:delText xml:space="preserve">,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form a</w:delText>
        </w:r>
      </w:del>
      <w:del w:id="699" w:author="PR Preview" w:date="2026-01-01T00:00:00Z">
        <w:r>
          <w:delText xml:space="preserve"> </w:delText>
        </w:r>
      </w:del>
      <w:hyperlink w:anchor="def-distribution-model-family">
        <w:del w:id="700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7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702" w:author="PR Preview" w:date="2026-01-01T00:00:00Z">
        <w:r>
          <w:delText xml:space="preserve">.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By</w:delText>
        </w:r>
      </w:del>
      <w:del w:id="705" w:author="PR Preview" w:date="2026-01-01T00:00:00Z">
        <w:r>
          <w:delText xml:space="preserve"> </w:delText>
        </w:r>
      </w:del>
      <w:hyperlink w:anchor="X8ba36155c06ad6e11c129dc0138d9fa11d4bc5f">
        <w:del w:id="706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707" w:author="PR Preview" w:date="2026-01-01T00:00:00Z">
        <w:r>
          <w:delText xml:space="preserve">,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the set of mean functions in</w:delText>
        </w:r>
      </w:del>
      <w:del w:id="710" w:author="PR Preview" w:date="2026-01-01T00:00:00Z">
        <w:r>
          <w:delText xml:space="preserve"> </w:delText>
        </w:r>
      </w:del>
      <w:hyperlink w:anchor="X647826443046820f13eb4df9d12242bb4295448">
        <w:del w:id="711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is the set of polynomials of degree at most</w:delText>
        </w:r>
      </w:del>
      <w:del w:id="714" w:author="PR Preview" w:date="2026-01-01T00:00:00Z">
        <w:r>
          <w:delText xml:space="preserve"> </w:delText>
        </w:r>
      </w:del>
      <m:oMath>
        <m:r>
          <m:t>d</m:t>
        </m:r>
      </m:oMath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of</w:delText>
        </w:r>
      </w:del>
      <w:del w:id="717" w:author="PR Preview" w:date="2026-01-01T00:00:00Z">
        <w:r>
          <w:delText xml:space="preserve"> </w:delText>
        </w:r>
      </w:del>
      <w:hyperlink w:anchor="exm-model-family">
        <w:del w:id="71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719" w:author="PR Preview" w:date="2026-01-01T00:00:00Z">
        <w:r>
          <w:delText xml:space="preserve">.</w:delText>
        </w:r>
      </w:del>
    </w:p>
    <w:p>
      <w:pPr>
        <w:pStyle w:val="BodyText"/>
      </w:pPr>
      <w:del w:id="720" w:author="PR Preview" w:date="2026-01-01T00:00:00Z">
        <w:r>
          <w:rPr>
            <w:b/>
            <w:bCs/>
          </w:rPr>
          <w:delText xml:space="preserve">Definition 26 (Fitted distribution model)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A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rPr>
            <w:b/>
            <w:bCs/>
          </w:rPr>
          <w:delText xml:space="preserve">fitted distribution model</w:delText>
        </w:r>
      </w:del>
      <w:del w:id="72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is a member of a</w:delText>
        </w:r>
      </w:del>
      <w:del w:id="728" w:author="PR Preview" w:date="2026-01-01T00:00:00Z">
        <w:r>
          <w:delText xml:space="preserve"> </w:delText>
        </w:r>
      </w:del>
      <w:hyperlink w:anchor="def-distribution-model-family">
        <w:del w:id="729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7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that has been chosen to describe a</w:delText>
        </w:r>
      </w:del>
      <w:del w:id="733" w:author="PR Preview" w:date="2026-01-01T00:00:00Z">
        <w:r>
          <w:delText xml:space="preserve"> </w:delText>
        </w:r>
      </w:del>
      <w:hyperlink w:anchor="def-data-set">
        <w:del w:id="734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7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736" w:author="PR Preview" w:date="2026-01-01T00:00:00Z">
        <w:r>
          <w:delText xml:space="preserve">.</w:delText>
        </w:r>
      </w:del>
    </w:p>
    <w:p>
      <w:pPr>
        <w:pStyle w:val="BodyText"/>
      </w:pPr>
      <w:del w:id="737" w:author="PR Preview" w:date="2026-01-01T00:00:00Z">
        <w:r>
          <w:rPr>
            <w:b/>
            <w:bCs/>
          </w:rPr>
          <w:delText xml:space="preserve">Example 17 (A fitted normal distribution model)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Choosing both a line and a variance to describe the weights and fuel economies of the cars in the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rPr>
            <w:rStyle w:val="VerbatimChar"/>
          </w:rPr>
          <w:delText xml:space="preserve">mtcars</w:delText>
        </w:r>
      </w:del>
      <w:del w:id="742" w:author="PR Preview" w:date="2026-01-01T00:00:00Z">
        <w:r>
          <w:delText xml:space="preserve"> </w:delText>
        </w:r>
      </w:del>
      <w:hyperlink w:anchor="def-data-set">
        <w:del w:id="743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7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gives a</w:delText>
        </w:r>
      </w:del>
      <w:del w:id="747" w:author="PR Preview" w:date="2026-01-01T00:00:00Z">
        <w:r>
          <w:delText xml:space="preserve"> </w:delText>
        </w:r>
      </w:del>
      <w:hyperlink w:anchor="def-fitted-distribution-model">
        <w:del w:id="748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74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in the family of</w:delText>
        </w:r>
      </w:del>
      <w:del w:id="752" w:author="PR Preview" w:date="2026-01-01T00:00:00Z">
        <w:r>
          <w:delText xml:space="preserve"> </w:delText>
        </w:r>
      </w:del>
      <w:hyperlink w:anchor="exm-distribution-model-family">
        <w:del w:id="753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with polynomial degree</w:delText>
        </w:r>
      </w:del>
      <w:del w:id="75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757" w:author="PR Preview" w:date="2026-01-01T00:00:00Z">
        <w:r>
          <w:delText xml:space="preserve">.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Its mean function</w:delText>
        </w:r>
      </w:del>
      <w:del w:id="76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is the fitted line of</w:delText>
        </w:r>
      </w:del>
      <w:del w:id="763" w:author="PR Preview" w:date="2026-01-01T00:00:00Z">
        <w:r>
          <w:delText xml:space="preserve"> </w:delText>
        </w:r>
      </w:del>
      <w:hyperlink w:anchor="exm-fitted-model">
        <w:del w:id="764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765" w:author="PR Preview" w:date="2026-01-01T00:00:00Z">
        <w:r>
          <w:delText xml:space="preserve">.</w:delText>
        </w:r>
      </w:del>
    </w:p>
    <w:p>
      <w:pPr>
        <w:pStyle w:val="BodyText"/>
      </w:pPr>
      <w:del w:id="766" w:author="PR Preview" w:date="2026-01-01T00:00:00Z">
        <w:r>
          <w:rPr>
            <w:b/>
            <w:bCs/>
          </w:rPr>
          <w:delText xml:space="preserve">Definition 27 (Distribution model)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A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rPr>
            <w:b/>
            <w:bCs/>
          </w:rPr>
          <w:delText xml:space="preserve">distribution model</w:delText>
        </w:r>
      </w:del>
      <w:del w:id="771" w:author="PR Preview" w:date="2026-01-01T00:00:00Z">
        <w:r>
          <w:delText xml:space="preserve"> </w:delText>
        </w:r>
      </w:del>
      <m:oMath>
        <m:r>
          <m:t>P</m:t>
        </m:r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for an outcome</w:delText>
        </w:r>
      </w:del>
      <w:del w:id="774" w:author="PR Preview" w:date="2026-01-01T00:00:00Z">
        <w:r>
          <w:delText xml:space="preserve"> </w:delText>
        </w:r>
      </w:del>
      <m:oMath>
        <m:r>
          <m:t>Y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given a</w:delText>
        </w:r>
      </w:del>
      <w:del w:id="777" w:author="PR Preview" w:date="2026-01-01T00:00:00Z">
        <w:r>
          <w:delText xml:space="preserve"> </w:delText>
        </w:r>
      </w:del>
      <w:hyperlink w:anchor="def-covariate">
        <w:del w:id="77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779" w:author="PR Preview" w:date="2026-01-01T00:00:00Z">
        <w:r>
          <w:delText xml:space="preserve"> </w:delText>
        </w:r>
      </w:del>
      <m:oMath>
        <m:r>
          <m:t>X</m:t>
        </m:r>
      </m:oMath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gives each covariate value</w:delText>
        </w:r>
      </w:del>
      <w:del w:id="782" w:author="PR Preview" w:date="2026-01-01T00:00:00Z">
        <w:r>
          <w:delText xml:space="preserve"> </w:delText>
        </w:r>
      </w:del>
      <m:oMath>
        <m:r>
          <m:t>x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a probability distribution for</w:delText>
        </w:r>
      </w:del>
      <w:del w:id="785" w:author="PR Preview" w:date="2026-01-01T00:00:00Z">
        <w:r>
          <w:delText xml:space="preserve"> </w:delText>
        </w:r>
      </w:del>
      <m:oMath>
        <m:r>
          <m:t>Y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given</w:delText>
        </w:r>
      </w:del>
      <w:del w:id="78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789" w:author="PR Preview" w:date="2026-01-01T00:00:00Z">
        <w:r>
          <w:delText xml:space="preserve">,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specified by its</w:delText>
        </w:r>
      </w:del>
      <w:del w:id="792" w:author="PR Preview" w:date="2026-01-01T00:00:00Z">
        <w:r>
          <w:delText xml:space="preserve"> </w:delText>
        </w:r>
      </w:del>
      <w:hyperlink r:id="rId102">
        <w:del w:id="793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794" w:author="PR Preview" w:date="2026-01-01T00:00:00Z">
        <w:r>
          <w:delText xml:space="preserve">.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The</w:delText>
        </w:r>
      </w:del>
      <w:del w:id="797" w:author="PR Preview" w:date="2026-01-01T00:00:00Z">
        <w:r>
          <w:delText xml:space="preserve"> </w:delText>
        </w:r>
      </w:del>
      <w:hyperlink w:anchor="def-mean-function">
        <w:del w:id="79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79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of</w:delText>
        </w:r>
      </w:del>
      <w:del w:id="802" w:author="PR Preview" w:date="2026-01-01T00:00:00Z">
        <w:r>
          <w:delText xml:space="preserve"> </w:delText>
        </w:r>
      </w:del>
      <m:oMath>
        <m:r>
          <m:t>P</m:t>
        </m:r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maps each covariate value</w:delText>
        </w:r>
      </w:del>
      <w:del w:id="805" w:author="PR Preview" w:date="2026-01-01T00:00:00Z">
        <w:r>
          <w:delText xml:space="preserve"> </w:delText>
        </w:r>
      </w:del>
      <m:oMath>
        <m:r>
          <m:t>x</m:t>
        </m:r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del w:id="808" w:author="PR Preview" w:date="2026-01-01T00:00:00Z">
        <w:r>
          <w:rPr>
            <w:b/>
            <w:bCs/>
          </w:rPr>
          <w:delText xml:space="preserve">Example 18 (A normal distribution model with a mean function)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Let</w:delText>
        </w:r>
      </w:del>
      <w:del w:id="811" w:author="PR Preview" w:date="2026-01-01T00:00:00Z">
        <w:r>
          <w:delText xml:space="preserve"> </w:delText>
        </w:r>
      </w:del>
      <m:oMath>
        <m:r>
          <m:t>h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be a</w:delText>
        </w:r>
      </w:del>
      <w:del w:id="814" w:author="PR Preview" w:date="2026-01-01T00:00:00Z">
        <w:r>
          <w:delText xml:space="preserve"> </w:delText>
        </w:r>
      </w:del>
      <w:hyperlink w:anchor="def-model-family">
        <w:del w:id="815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(a line, for instance) and</w:delText>
        </w:r>
      </w:del>
      <w:del w:id="81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a variance.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The distribution model</w:delText>
        </w:r>
      </w:del>
      <w:del w:id="823" w:author="PR Preview" w:date="2026-01-01T00:00:00Z">
        <w:r>
          <w:delText xml:space="preserve"> </w:delText>
        </w:r>
      </w:del>
      <m:oMath>
        <m:r>
          <m:t>P</m:t>
        </m:r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that gives each covariate value</w:delText>
        </w:r>
      </w:del>
      <w:del w:id="826" w:author="PR Preview" w:date="2026-01-01T00:00:00Z">
        <w:r>
          <w:delText xml:space="preserve"> </w:delText>
        </w:r>
      </w:del>
      <m:oMath>
        <m:r>
          <m:t>x</m:t>
        </m:r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the</w:delText>
        </w:r>
      </w:del>
      <w:del w:id="829" w:author="PR Preview" w:date="2026-01-01T00:00:00Z">
        <w:r>
          <w:delText xml:space="preserve"> </w:delText>
        </w:r>
      </w:del>
      <w:hyperlink r:id="rId105">
        <w:del w:id="830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with mean</w:delText>
        </w:r>
      </w:del>
      <w:del w:id="833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and variance</w:delText>
        </w:r>
      </w:del>
      <w:del w:id="83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is</w:delText>
        </w:r>
      </w:del>
    </w:p>
    <w:p>
      <w:pPr>
        <w:pStyle w:val="BodyText"/>
      </w:pPr>
      <w:bookmarkStart w:id="111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del w:id="839" w:author="PR Preview" w:date="2026-01-01T00:00:00Z">
        <w:r>
          <w:delText xml:space="preserve">The mean parameter of a normal distribution is its mean,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so</w:delText>
        </w:r>
      </w:del>
      <w:del w:id="842" w:author="PR Preview" w:date="2026-01-01T00:00:00Z">
        <w:r>
          <w:delText xml:space="preserve"> </w:delText>
        </w:r>
      </w:del>
      <w:hyperlink w:anchor="eq-distribution-model-mean-function">
        <w:del w:id="843" w:author="PR Preview" w:date="2026-01-01T00:00:00Z">
          <w:r>
            <w:rPr>
              <w:rStyle w:val="Hyperlink"/>
            </w:rPr>
            <w:delText xml:space="preserve">Equation 22</w:delText>
          </w:r>
        </w:del>
      </w:hyperlink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gives</w:delText>
        </w:r>
      </w:del>
    </w:p>
    <w:p>
      <w:pPr>
        <w:pStyle w:val="BodyText"/>
      </w:pPr>
      <w:ins w:id="846" w:author="PR Preview" w:date="2026-01-01T00:00:00Z">
        <w:r>
          <w:rPr>
            <w:b/>
            <w:bCs/>
          </w:rPr>
          <w:t xml:space="preserve">Definition 26 (Distribution model family)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rPr>
            <w:b/>
            <w:bCs/>
          </w:rPr>
          <w:t xml:space="preserve">distribution model family</w:t>
        </w:r>
      </w:ins>
      <w:ins w:id="8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is a set of</w:t>
        </w:r>
      </w:ins>
      <w:ins w:id="854" w:author="PR Preview" w:date="2026-01-01T00:00:00Z">
        <w:r>
          <w:t xml:space="preserve"> </w:t>
        </w:r>
      </w:ins>
      <w:hyperlink w:anchor="def-distribution-model">
        <w:ins w:id="855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856" w:author="PR Preview" w:date="2026-01-01T00:00:00Z">
        <w:r>
          <w:t xml:space="preserve">.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The</w:t>
        </w:r>
      </w:ins>
      <w:ins w:id="859" w:author="PR Preview" w:date="2026-01-01T00:00:00Z">
        <w:r>
          <w:t xml:space="preserve"> </w:t>
        </w:r>
      </w:ins>
      <w:hyperlink w:anchor="def-mean-function">
        <w:ins w:id="860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09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distribution-model-family"/>
    <w:p>
      <w:pPr>
        <w:pStyle w:val="FirstParagraph"/>
      </w:pPr>
      <w:ins w:id="863" w:author="PR Preview" w:date="2026-01-01T00:00:00Z">
        <w:r>
          <w:rPr>
            <w:b/>
            <w:bCs/>
          </w:rPr>
          <w:t xml:space="preserve">Example 17 (Normal distribution models with polynomial mean functions)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The normal distribution models of</w:t>
        </w:r>
      </w:ins>
      <w:ins w:id="866" w:author="PR Preview" w:date="2026-01-01T00:00:00Z">
        <w:r>
          <w:t xml:space="preserve"> </w:t>
        </w:r>
      </w:ins>
      <w:hyperlink w:anchor="exm-distribution-model">
        <w:ins w:id="867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whose mean function</w:t>
        </w:r>
      </w:ins>
      <w:ins w:id="870" w:author="PR Preview" w:date="2026-01-01T00:00:00Z">
        <w:r>
          <w:t xml:space="preserve"> </w:t>
        </w:r>
      </w:ins>
      <m:oMath>
        <m:r>
          <m:t>h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 a polynomial of degree at most</w:t>
        </w:r>
      </w:ins>
      <w:ins w:id="873" w:author="PR Preview" w:date="2026-01-01T00:00:00Z">
        <w:r>
          <w:t xml:space="preserve"> </w:t>
        </w:r>
      </w:ins>
      <m:oMath>
        <m:r>
          <m:t>d</m:t>
        </m:r>
      </m:oMath>
      <w:ins w:id="874" w:author="PR Preview" w:date="2026-01-01T00:00:00Z">
        <w:r>
          <w:t xml:space="preserve">,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with any variance</w:t>
        </w:r>
      </w:ins>
      <w:ins w:id="87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878" w:author="PR Preview" w:date="2026-01-01T00:00:00Z">
        <w:r>
          <w:t xml:space="preserve">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form a</w:t>
        </w:r>
      </w:ins>
      <w:ins w:id="881" w:author="PR Preview" w:date="2026-01-01T00:00:00Z">
        <w:r>
          <w:t xml:space="preserve"> </w:t>
        </w:r>
      </w:ins>
      <w:hyperlink w:anchor="def-distribution-model-family">
        <w:ins w:id="882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8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884" w:author="PR Preview" w:date="2026-01-01T00:00:00Z">
        <w:r>
          <w:t xml:space="preserve">.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By</w:t>
        </w:r>
      </w:ins>
      <w:ins w:id="887" w:author="PR Preview" w:date="2026-01-01T00:00:00Z">
        <w:r>
          <w:t xml:space="preserve"> </w:t>
        </w:r>
      </w:ins>
      <w:hyperlink w:anchor="X8ba36155c06ad6e11c129dc0138d9fa11d4bc5f">
        <w:ins w:id="888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889" w:author="PR Preview" w:date="2026-01-01T00:00:00Z">
        <w:r>
          <w:t xml:space="preserve">,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the set of mean functions in</w:t>
        </w:r>
      </w:ins>
      <w:ins w:id="892" w:author="PR Preview" w:date="2026-01-01T00:00:00Z">
        <w:r>
          <w:t xml:space="preserve"> </w:t>
        </w:r>
      </w:ins>
      <w:hyperlink w:anchor="X647826443046820f13eb4df9d12242bb4295448">
        <w:ins w:id="893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is the set of polynomials of degree at most</w:t>
        </w:r>
      </w:ins>
      <w:ins w:id="896" w:author="PR Preview" w:date="2026-01-01T00:00:00Z">
        <w:r>
          <w:t xml:space="preserve"> </w:t>
        </w:r>
      </w:ins>
      <m:oMath>
        <m:r>
          <m:t>d</m:t>
        </m:r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of</w:t>
        </w:r>
      </w:ins>
      <w:ins w:id="899" w:author="PR Preview" w:date="2026-01-01T00:00:00Z">
        <w:r>
          <w:t xml:space="preserve"> </w:t>
        </w:r>
      </w:ins>
      <w:hyperlink w:anchor="exm-model-family">
        <w:ins w:id="90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901" w:author="PR Preview" w:date="2026-01-01T00:00:00Z">
        <w:r>
          <w:t xml:space="preserve">.</w:t>
        </w:r>
      </w:ins>
    </w:p>
    <w:bookmarkEnd w:id="111"/>
    <w:bookmarkStart w:id="112" w:name="def-fitted-distribution-model"/>
    <w:p>
      <w:pPr>
        <w:pStyle w:val="BodyText"/>
      </w:pPr>
      <w:ins w:id="902" w:author="PR Preview" w:date="2026-01-01T00:00:00Z">
        <w:r>
          <w:rPr>
            <w:b/>
            <w:bCs/>
          </w:rPr>
          <w:t xml:space="preserve">Definition 27 (Fitted distribution model)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A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rPr>
            <w:b/>
            <w:bCs/>
          </w:rPr>
          <w:t xml:space="preserve">fitted distribution model</w:t>
        </w:r>
      </w:ins>
      <w:ins w:id="90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is a member of a</w:t>
        </w:r>
      </w:ins>
      <w:ins w:id="910" w:author="PR Preview" w:date="2026-01-01T00:00:00Z">
        <w:r>
          <w:t xml:space="preserve"> </w:t>
        </w:r>
      </w:ins>
      <w:hyperlink w:anchor="def-distribution-model-family">
        <w:ins w:id="911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9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that has been chosen to describe a</w:t>
        </w:r>
      </w:ins>
      <w:ins w:id="915" w:author="PR Preview" w:date="2026-01-01T00:00:00Z">
        <w:r>
          <w:t xml:space="preserve"> </w:t>
        </w:r>
      </w:ins>
      <w:hyperlink w:anchor="def-data-set">
        <w:ins w:id="916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9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918" w:author="PR Preview" w:date="2026-01-01T00:00:00Z">
        <w:r>
          <w:t xml:space="preserve">.</w:t>
        </w:r>
      </w:ins>
    </w:p>
    <w:bookmarkEnd w:id="112"/>
    <w:bookmarkStart w:id="113" w:name="exm-fitted-distribution-model"/>
    <w:p>
      <w:pPr>
        <w:pStyle w:val="BodyText"/>
      </w:pPr>
      <w:ins w:id="919" w:author="PR Preview" w:date="2026-01-01T00:00:00Z">
        <w:r>
          <w:rPr>
            <w:b/>
            <w:bCs/>
          </w:rPr>
          <w:t xml:space="preserve">Example 18 (A fitted normal distribution model)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Choosing both a line and a variance to describe the weights and fuel economies of the cars in the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rPr>
            <w:rStyle w:val="VerbatimChar"/>
          </w:rPr>
          <w:t xml:space="preserve">mtcars</w:t>
        </w:r>
      </w:ins>
      <w:ins w:id="924" w:author="PR Preview" w:date="2026-01-01T00:00:00Z">
        <w:r>
          <w:t xml:space="preserve"> </w:t>
        </w:r>
      </w:ins>
      <w:hyperlink w:anchor="def-data-set">
        <w:ins w:id="925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9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gives a</w:t>
        </w:r>
      </w:ins>
      <w:ins w:id="929" w:author="PR Preview" w:date="2026-01-01T00:00:00Z">
        <w:r>
          <w:t xml:space="preserve"> </w:t>
        </w:r>
      </w:ins>
      <w:hyperlink w:anchor="def-fitted-distribution-model">
        <w:ins w:id="930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93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in the family of</w:t>
        </w:r>
      </w:ins>
      <w:ins w:id="934" w:author="PR Preview" w:date="2026-01-01T00:00:00Z">
        <w:r>
          <w:t xml:space="preserve"> </w:t>
        </w:r>
      </w:ins>
      <w:hyperlink w:anchor="exm-distribution-model-family">
        <w:ins w:id="935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with polynomial degree</w:t>
        </w:r>
      </w:ins>
      <w:ins w:id="93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939" w:author="PR Preview" w:date="2026-01-01T00:00:00Z">
        <w:r>
          <w:t xml:space="preserve">.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Its mean function</w:t>
        </w:r>
      </w:ins>
      <w:ins w:id="94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 the fitted line of</w:t>
        </w:r>
      </w:ins>
      <w:ins w:id="945" w:author="PR Preview" w:date="2026-01-01T00:00:00Z">
        <w:r>
          <w:t xml:space="preserve"> </w:t>
        </w:r>
      </w:ins>
      <w:hyperlink w:anchor="exm-fitted-model">
        <w:ins w:id="946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947" w:author="PR Preview" w:date="2026-01-01T00:00:00Z">
        <w:r>
          <w:t xml:space="preserve">.</w:t>
        </w:r>
      </w:ins>
    </w:p>
    <w:bookmarkEnd w:id="113"/>
    <w:bookmarkStart w:id="115" w:name="def-distribution-model"/>
    <w:p>
      <w:pPr>
        <w:pStyle w:val="BodyText"/>
      </w:pPr>
      <w:ins w:id="948" w:author="PR Preview" w:date="2026-01-01T00:00:00Z">
        <w:r>
          <w:rPr>
            <w:b/>
            <w:bCs/>
          </w:rPr>
          <w:t xml:space="preserve">Definition 28 (Distribution model)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A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rPr>
            <w:b/>
            <w:bCs/>
          </w:rPr>
          <w:t xml:space="preserve">distribution model</w:t>
        </w:r>
      </w:ins>
      <w:ins w:id="953" w:author="PR Preview" w:date="2026-01-01T00:00:00Z">
        <w:r>
          <w:t xml:space="preserve"> </w:t>
        </w:r>
      </w:ins>
      <m:oMath>
        <m:r>
          <m:t>P</m:t>
        </m:r>
      </m:oMath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for an outcome</w:t>
        </w:r>
      </w:ins>
      <w:ins w:id="956" w:author="PR Preview" w:date="2026-01-01T00:00:00Z">
        <w:r>
          <w:t xml:space="preserve"> </w:t>
        </w:r>
      </w:ins>
      <m:oMath>
        <m:r>
          <m:t>Y</m:t>
        </m:r>
      </m:oMath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given a</w:t>
        </w:r>
      </w:ins>
      <w:ins w:id="959" w:author="PR Preview" w:date="2026-01-01T00:00:00Z">
        <w:r>
          <w:t xml:space="preserve"> </w:t>
        </w:r>
      </w:ins>
      <w:hyperlink w:anchor="def-covariate">
        <w:ins w:id="960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961" w:author="PR Preview" w:date="2026-01-01T00:00:00Z">
        <w:r>
          <w:t xml:space="preserve"> </w:t>
        </w:r>
      </w:ins>
      <m:oMath>
        <m:r>
          <m:t>X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gives each covariate value</w:t>
        </w:r>
      </w:ins>
      <w:ins w:id="964" w:author="PR Preview" w:date="2026-01-01T00:00:00Z">
        <w:r>
          <w:t xml:space="preserve"> </w:t>
        </w:r>
      </w:ins>
      <m:oMath>
        <m:r>
          <m:t>x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a probability distribution for</w:t>
        </w:r>
      </w:ins>
      <w:ins w:id="967" w:author="PR Preview" w:date="2026-01-01T00:00:00Z">
        <w:r>
          <w:t xml:space="preserve"> </w:t>
        </w:r>
      </w:ins>
      <m:oMath>
        <m:r>
          <m:t>Y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given</w:t>
        </w:r>
      </w:ins>
      <w:ins w:id="9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971" w:author="PR Preview" w:date="2026-01-01T00:00:00Z">
        <w:r>
          <w:t xml:space="preserve">,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specified by its</w:t>
        </w:r>
      </w:ins>
      <w:ins w:id="974" w:author="PR Preview" w:date="2026-01-01T00:00:00Z">
        <w:r>
          <w:t xml:space="preserve"> </w:t>
        </w:r>
      </w:ins>
      <w:hyperlink r:id="rId102">
        <w:ins w:id="975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976" w:author="PR Preview" w:date="2026-01-01T00:00:00Z">
        <w:r>
          <w:t xml:space="preserve">.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The</w:t>
        </w:r>
      </w:ins>
      <w:ins w:id="979" w:author="PR Preview" w:date="2026-01-01T00:00:00Z">
        <w:r>
          <w:t xml:space="preserve"> </w:t>
        </w:r>
      </w:ins>
      <w:hyperlink w:anchor="def-mean-function">
        <w:ins w:id="98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981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of</w:t>
        </w:r>
      </w:ins>
      <w:ins w:id="984" w:author="PR Preview" w:date="2026-01-01T00:00:00Z">
        <w:r>
          <w:t xml:space="preserve"> </w:t>
        </w:r>
      </w:ins>
      <m:oMath>
        <m:r>
          <m:t>P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maps each covariate value</w:t>
        </w:r>
      </w:ins>
      <w:ins w:id="987" w:author="PR Preview" w:date="2026-01-01T00:00:00Z">
        <w:r>
          <w:t xml:space="preserve"> </w:t>
        </w:r>
      </w:ins>
      <m:oMath>
        <m:r>
          <m:t>x</m:t>
        </m:r>
      </m:oMath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14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8" w:name="exm-distribution-model"/>
    <w:p>
      <w:pPr>
        <w:pStyle w:val="FirstParagraph"/>
      </w:pPr>
      <w:ins w:id="990" w:author="PR Preview" w:date="2026-01-01T00:00:00Z">
        <w:r>
          <w:rPr>
            <w:b/>
            <w:bCs/>
          </w:rPr>
          <w:t xml:space="preserve">Example 19 (A normal distribution model with a mean function)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Let</w:t>
        </w:r>
      </w:ins>
      <w:ins w:id="993" w:author="PR Preview" w:date="2026-01-01T00:00:00Z">
        <w:r>
          <w:t xml:space="preserve"> </w:t>
        </w:r>
      </w:ins>
      <m:oMath>
        <m:r>
          <m:t>h</m:t>
        </m:r>
      </m:oMath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be a</w:t>
        </w:r>
      </w:ins>
      <w:ins w:id="996" w:author="PR Preview" w:date="2026-01-01T00:00:00Z">
        <w:r>
          <w:t xml:space="preserve"> </w:t>
        </w:r>
      </w:ins>
      <w:hyperlink w:anchor="def-model-family">
        <w:ins w:id="997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(a line, for instance) and</w:t>
        </w:r>
      </w:ins>
      <w:ins w:id="100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a variance.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The distribution model</w:t>
        </w:r>
      </w:ins>
      <w:ins w:id="1005" w:author="PR Preview" w:date="2026-01-01T00:00:00Z">
        <w:r>
          <w:t xml:space="preserve"> </w:t>
        </w:r>
      </w:ins>
      <m:oMath>
        <m:r>
          <m:t>P</m:t>
        </m:r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that gives each covariate value</w:t>
        </w:r>
      </w:ins>
      <w:ins w:id="1008" w:author="PR Preview" w:date="2026-01-01T00:00:00Z">
        <w:r>
          <w:t xml:space="preserve"> </w:t>
        </w:r>
      </w:ins>
      <m:oMath>
        <m:r>
          <m:t>x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the</w:t>
        </w:r>
      </w:ins>
      <w:ins w:id="1011" w:author="PR Preview" w:date="2026-01-01T00:00:00Z">
        <w:r>
          <w:t xml:space="preserve"> </w:t>
        </w:r>
      </w:ins>
      <w:hyperlink r:id="rId105">
        <w:ins w:id="1012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with mean</w:t>
        </w:r>
      </w:ins>
      <w:ins w:id="1015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and variance</w:t>
        </w:r>
      </w:ins>
      <w:ins w:id="101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is</w:t>
        </w:r>
      </w:ins>
    </w:p>
    <w:p>
      <w:pPr>
        <w:pStyle w:val="BodyText"/>
      </w:pPr>
      <w:bookmarkStart w:id="116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ins w:id="1021" w:author="PR Preview" w:date="2026-01-01T00:00:00Z">
        <w:r>
          <w:t xml:space="preserve">The mean parameter of a normal distribution is its mean,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so</w:t>
        </w:r>
      </w:ins>
      <w:ins w:id="1024" w:author="PR Preview" w:date="2026-01-01T00:00:00Z">
        <w:r>
          <w:t xml:space="preserve"> </w:t>
        </w:r>
      </w:ins>
      <w:hyperlink w:anchor="eq-distribution-model-mean-function">
        <w:ins w:id="1025" w:author="PR Preview" w:date="2026-01-01T00:00:00Z">
          <w:r>
            <w:rPr>
              <w:rStyle w:val="Hyperlink"/>
            </w:rPr>
            <w:t xml:space="preserve">Equation 23</w:t>
          </w:r>
        </w:ins>
      </w:hyperlink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gives</w:t>
        </w:r>
      </w:ins>
    </w:p>
    <w:p>
      <w:pPr>
        <w:pStyle w:val="BodyText"/>
      </w:pPr>
      <w:bookmarkStart w:id="117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8"/>
    <w:bookmarkStart w:id="120" w:name="def-distribution-model-family"/>
    <w:p>
      <w:pPr>
        <w:pStyle w:val="BodyText"/>
      </w:pPr>
      <w:del w:id="1028" w:author="PR Preview" w:date="2026-01-01T00:00:00Z">
        <w:r>
          <w:rPr>
            <w:b/>
            <w:bCs/>
          </w:rPr>
          <w:delText xml:space="preserve">Definition 28 (Distribution model family)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A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rPr>
            <w:b/>
            <w:bCs/>
          </w:rPr>
          <w:delText xml:space="preserve">distribution model family</w:delText>
        </w:r>
      </w:del>
      <w:del w:id="103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is a set of</w:delText>
        </w:r>
      </w:del>
      <w:del w:id="1036" w:author="PR Preview" w:date="2026-01-01T00:00:00Z">
        <w:r>
          <w:delText xml:space="preserve"> </w:delText>
        </w:r>
      </w:del>
      <w:hyperlink w:anchor="def-distribution-model">
        <w:del w:id="1037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038" w:author="PR Preview" w:date="2026-01-01T00:00:00Z">
        <w:r>
          <w:delText xml:space="preserve">.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The</w:delText>
        </w:r>
      </w:del>
      <w:del w:id="1041" w:author="PR Preview" w:date="2026-01-01T00:00:00Z">
        <w:r>
          <w:delText xml:space="preserve"> </w:delText>
        </w:r>
      </w:del>
      <w:hyperlink w:anchor="def-mean-function">
        <w:del w:id="1042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14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del w:id="1045" w:author="PR Preview" w:date="2026-01-01T00:00:00Z">
        <w:r>
          <w:rPr>
            <w:b/>
            <w:bCs/>
          </w:rPr>
          <w:delText xml:space="preserve">Example 19 (Normal distribution models with polynomial mean functions)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The normal distribution models of</w:delText>
        </w:r>
      </w:del>
      <w:del w:id="1048" w:author="PR Preview" w:date="2026-01-01T00:00:00Z">
        <w:r>
          <w:delText xml:space="preserve"> </w:delText>
        </w:r>
      </w:del>
      <w:hyperlink w:anchor="exm-distribution-model">
        <w:del w:id="1049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whose mean function</w:delText>
        </w:r>
      </w:del>
      <w:del w:id="1052" w:author="PR Preview" w:date="2026-01-01T00:00:00Z">
        <w:r>
          <w:delText xml:space="preserve"> </w:delText>
        </w:r>
      </w:del>
      <m:oMath>
        <m:r>
          <m:t>h</m:t>
        </m:r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is a polynomial of degree at most</w:delText>
        </w:r>
      </w:del>
      <w:del w:id="1055" w:author="PR Preview" w:date="2026-01-01T00:00:00Z">
        <w:r>
          <w:delText xml:space="preserve"> </w:delText>
        </w:r>
      </w:del>
      <m:oMath>
        <m:r>
          <m:t>d</m:t>
        </m:r>
      </m:oMath>
      <w:del w:id="1056" w:author="PR Preview" w:date="2026-01-01T00:00:00Z">
        <w:r>
          <w:delText xml:space="preserve">,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with any variance</w:delText>
        </w:r>
      </w:del>
      <w:del w:id="105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060" w:author="PR Preview" w:date="2026-01-01T00:00:00Z">
        <w:r>
          <w:delText xml:space="preserve">,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form a</w:delText>
        </w:r>
      </w:del>
      <w:del w:id="1063" w:author="PR Preview" w:date="2026-01-01T00:00:00Z">
        <w:r>
          <w:delText xml:space="preserve"> </w:delText>
        </w:r>
      </w:del>
      <w:hyperlink w:anchor="def-distribution-model-family">
        <w:del w:id="1064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0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66" w:author="PR Preview" w:date="2026-01-01T00:00:00Z">
        <w:r>
          <w:delText xml:space="preserve">.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By</w:delText>
        </w:r>
      </w:del>
      <w:del w:id="1069" w:author="PR Preview" w:date="2026-01-01T00:00:00Z">
        <w:r>
          <w:delText xml:space="preserve"> </w:delText>
        </w:r>
      </w:del>
      <w:hyperlink w:anchor="X8ba36155c06ad6e11c129dc0138d9fa11d4bc5f">
        <w:del w:id="1070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1071" w:author="PR Preview" w:date="2026-01-01T00:00:00Z">
        <w:r>
          <w:delText xml:space="preserve">,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the set of mean functions in</w:delText>
        </w:r>
      </w:del>
      <w:del w:id="1074" w:author="PR Preview" w:date="2026-01-01T00:00:00Z">
        <w:r>
          <w:delText xml:space="preserve"> </w:delText>
        </w:r>
      </w:del>
      <w:hyperlink w:anchor="X647826443046820f13eb4df9d12242bb4295448">
        <w:del w:id="1075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is the set of polynomials of degree at most</w:delText>
        </w:r>
      </w:del>
      <w:del w:id="1078" w:author="PR Preview" w:date="2026-01-01T00:00:00Z">
        <w:r>
          <w:delText xml:space="preserve"> </w:delText>
        </w:r>
      </w:del>
      <m:oMath>
        <m:r>
          <m:t>d</m:t>
        </m:r>
      </m:oMath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of</w:delText>
        </w:r>
      </w:del>
      <w:del w:id="1081" w:author="PR Preview" w:date="2026-01-01T00:00:00Z">
        <w:r>
          <w:delText xml:space="preserve"> </w:delText>
        </w:r>
      </w:del>
      <w:hyperlink w:anchor="exm-model-family">
        <w:del w:id="108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083" w:author="PR Preview" w:date="2026-01-01T00:00:00Z">
        <w:r>
          <w:delText xml:space="preserve">.</w:delText>
        </w:r>
      </w:del>
    </w:p>
    <w:p>
      <w:pPr>
        <w:pStyle w:val="BodyText"/>
      </w:pPr>
      <w:del w:id="1084" w:author="PR Preview" w:date="2026-01-01T00:00:00Z">
        <w:r>
          <w:rPr>
            <w:b/>
            <w:bCs/>
          </w:rPr>
          <w:delText xml:space="preserve">Definition 29 (Fitted distribution model)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A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rPr>
            <w:b/>
            <w:bCs/>
          </w:rPr>
          <w:delText xml:space="preserve">fitted distribution model</w:delText>
        </w:r>
      </w:del>
      <w:del w:id="10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is a member of a</w:delText>
        </w:r>
      </w:del>
      <w:del w:id="1092" w:author="PR Preview" w:date="2026-01-01T00:00:00Z">
        <w:r>
          <w:delText xml:space="preserve"> </w:delText>
        </w:r>
      </w:del>
      <w:hyperlink w:anchor="def-distribution-model-family">
        <w:del w:id="1093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0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that has been chosen to describe a</w:delText>
        </w:r>
      </w:del>
      <w:del w:id="1097" w:author="PR Preview" w:date="2026-01-01T00:00:00Z">
        <w:r>
          <w:delText xml:space="preserve"> </w:delText>
        </w:r>
      </w:del>
      <w:hyperlink w:anchor="def-data-set">
        <w:del w:id="1098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0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100" w:author="PR Preview" w:date="2026-01-01T00:00:00Z">
        <w:r>
          <w:delText xml:space="preserve">.</w:delText>
        </w:r>
      </w:del>
    </w:p>
    <w:p>
      <w:pPr>
        <w:pStyle w:val="BodyText"/>
      </w:pPr>
      <w:del w:id="1101" w:author="PR Preview" w:date="2026-01-01T00:00:00Z">
        <w:r>
          <w:rPr>
            <w:b/>
            <w:bCs/>
          </w:rPr>
          <w:delText xml:space="preserve">Example 20 (A fitted normal distribution model)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Choosing both a line and a variance to describe the weights and fuel economies of the cars in the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rPr>
            <w:rStyle w:val="VerbatimChar"/>
          </w:rPr>
          <w:delText xml:space="preserve">mtcars</w:delText>
        </w:r>
      </w:del>
      <w:del w:id="1106" w:author="PR Preview" w:date="2026-01-01T00:00:00Z">
        <w:r>
          <w:delText xml:space="preserve"> </w:delText>
        </w:r>
      </w:del>
      <w:hyperlink w:anchor="def-data-set">
        <w:del w:id="1107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1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gives a</w:delText>
        </w:r>
      </w:del>
      <w:del w:id="1111" w:author="PR Preview" w:date="2026-01-01T00:00:00Z">
        <w:r>
          <w:delText xml:space="preserve"> </w:delText>
        </w:r>
      </w:del>
      <w:hyperlink w:anchor="def-fitted-distribution-model">
        <w:del w:id="1112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111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in the family of</w:delText>
        </w:r>
      </w:del>
      <w:del w:id="1116" w:author="PR Preview" w:date="2026-01-01T00:00:00Z">
        <w:r>
          <w:delText xml:space="preserve"> </w:delText>
        </w:r>
      </w:del>
      <w:hyperlink w:anchor="exm-distribution-model-family">
        <w:del w:id="1117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with polynomial degree</w:delText>
        </w:r>
      </w:del>
      <w:del w:id="112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1121" w:author="PR Preview" w:date="2026-01-01T00:00:00Z">
        <w:r>
          <w:delText xml:space="preserve">.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Its mean function</w:delText>
        </w:r>
      </w:del>
      <w:del w:id="112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is the fitted line of</w:delText>
        </w:r>
      </w:del>
      <w:del w:id="1127" w:author="PR Preview" w:date="2026-01-01T00:00:00Z">
        <w:r>
          <w:delText xml:space="preserve"> </w:delText>
        </w:r>
      </w:del>
      <w:hyperlink w:anchor="exm-fitted-model">
        <w:del w:id="1128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129" w:author="PR Preview" w:date="2026-01-01T00:00:00Z">
        <w:r>
          <w:delText xml:space="preserve">.</w:delText>
        </w:r>
      </w:del>
    </w:p>
    <w:p>
      <w:pPr>
        <w:pStyle w:val="BodyText"/>
      </w:pPr>
      <w:del w:id="1130" w:author="PR Preview" w:date="2026-01-01T00:00:00Z">
        <w:r>
          <w:rPr>
            <w:b/>
            <w:bCs/>
          </w:rPr>
          <w:delText xml:space="preserve">Definition 30 (Expected prediction loss at a covariate value)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The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rPr>
            <w:b/>
            <w:bCs/>
          </w:rPr>
          <w:delText xml:space="preserve">expected prediction loss at</w:delText>
        </w:r>
      </w:del>
      <w:del w:id="1135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of a</w:delText>
        </w:r>
      </w:del>
      <w:del w:id="1138" w:author="PR Preview" w:date="2026-01-01T00:00:00Z">
        <w:r>
          <w:delText xml:space="preserve"> </w:delText>
        </w:r>
      </w:del>
      <w:hyperlink w:anchor="def-fitting-procedure">
        <w:del w:id="113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40" w:author="PR Preview" w:date="2026-01-01T00:00:00Z">
        <w:r>
          <w:delText xml:space="preserve"> </w:delText>
        </w:r>
      </w:del>
      <m:oMath>
        <m:r>
          <m:t>g</m:t>
        </m:r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at training-set size</w:delText>
        </w:r>
      </w:del>
      <w:del w:id="1143" w:author="PR Preview" w:date="2026-01-01T00:00:00Z">
        <w:r>
          <w:delText xml:space="preserve"> </w:delText>
        </w:r>
      </w:del>
      <m:oMath>
        <m:r>
          <m:t>n</m:t>
        </m:r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is the expected</w:delText>
        </w:r>
      </w:del>
      <w:del w:id="1146" w:author="PR Preview" w:date="2026-01-01T00:00:00Z">
        <w:r>
          <w:delText xml:space="preserve"> </w:delText>
        </w:r>
      </w:del>
      <w:hyperlink w:anchor="def-observation-loss">
        <w:del w:id="114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14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of the</w:delText>
        </w:r>
      </w:del>
      <w:del w:id="1151" w:author="PR Preview" w:date="2026-01-01T00:00:00Z">
        <w:r>
          <w:delText xml:space="preserve"> </w:delText>
        </w:r>
      </w:del>
      <w:hyperlink w:anchor="def-fitted-model">
        <w:del w:id="115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15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that</w:delText>
        </w:r>
      </w:del>
      <w:del w:id="1156" w:author="PR Preview" w:date="2026-01-01T00:00:00Z">
        <w:r>
          <w:delText xml:space="preserve"> </w:delText>
        </w:r>
      </w:del>
      <m:oMath>
        <m:r>
          <m:t>g</m:t>
        </m:r>
      </m:oMath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produces from</w:delText>
        </w:r>
      </w:del>
      <w:del w:id="11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60" w:author="PR Preview" w:date="2026-01-01T00:00:00Z">
        <w:r>
          <w:delText xml:space="preserve">,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on a new outcome</w:delText>
        </w:r>
      </w:del>
      <w:del w:id="116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with</w:delText>
        </w:r>
      </w:del>
      <w:del w:id="11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167" w:author="PR Preview" w:date="2026-01-01T00:00:00Z">
        <w:r>
          <w:delText xml:space="preserve">,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averaged over random</w:delText>
        </w:r>
      </w:del>
      <w:del w:id="1170" w:author="PR Preview" w:date="2026-01-01T00:00:00Z">
        <w:r>
          <w:delText xml:space="preserve"> </w:delText>
        </w:r>
      </w:del>
      <w:hyperlink w:anchor="def-training-set">
        <w:del w:id="1171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1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of</w:delText>
        </w:r>
      </w:del>
      <w:del w:id="1175" w:author="PR Preview" w:date="2026-01-01T00:00:00Z">
        <w:r>
          <w:delText xml:space="preserve"> </w:delText>
        </w:r>
      </w:del>
      <m:oMath>
        <m:r>
          <m:t>n</m:t>
        </m:r>
      </m:oMath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observations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drawn independently of</w:delText>
        </w:r>
      </w:del>
      <w:del w:id="11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181" w:author="PR Preview" w:date="2026-01-01T00:00:00Z">
        <w:r>
          <w:delText xml:space="preserve">,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and over</w:delText>
        </w:r>
      </w:del>
      <w:del w:id="118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185" w:author="PR Preview" w:date="2026-01-01T00:00:00Z">
        <w:r>
          <w:delText xml:space="preserve">.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The rule</w:delText>
        </w:r>
      </w:del>
      <w:del w:id="11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is random because</w:delText>
        </w:r>
      </w:del>
      <w:del w:id="119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is:</w:delText>
        </w:r>
      </w:del>
    </w:p>
    <w:p>
      <w:pPr>
        <w:pStyle w:val="BodyText"/>
      </w:pPr>
      <w:ins w:id="1194" w:author="PR Preview" w:date="2026-01-01T00:00:00Z">
        <w:r>
          <w:rPr>
            <w:b/>
            <w:bCs/>
          </w:rPr>
          <w:t xml:space="preserve">Definition 29 (Distribution model family)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A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rPr>
            <w:b/>
            <w:bCs/>
          </w:rPr>
          <w:t xml:space="preserve">distribution model family</w:t>
        </w:r>
      </w:ins>
      <w:ins w:id="11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is a set of</w:t>
        </w:r>
      </w:ins>
      <w:ins w:id="1202" w:author="PR Preview" w:date="2026-01-01T00:00:00Z">
        <w:r>
          <w:t xml:space="preserve"> </w:t>
        </w:r>
      </w:ins>
      <w:hyperlink w:anchor="def-distribution-model">
        <w:ins w:id="1203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204" w:author="PR Preview" w:date="2026-01-01T00:00:00Z">
        <w:r>
          <w:t xml:space="preserve">.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The</w:t>
        </w:r>
      </w:ins>
      <w:ins w:id="1207" w:author="PR Preview" w:date="2026-01-01T00:00:00Z">
        <w:r>
          <w:t xml:space="preserve"> </w:t>
        </w:r>
      </w:ins>
      <w:hyperlink w:anchor="def-mean-function">
        <w:ins w:id="1208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19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exm-distribution-model-family"/>
    <w:p>
      <w:pPr>
        <w:pStyle w:val="FirstParagraph"/>
      </w:pPr>
      <w:ins w:id="1211" w:author="PR Preview" w:date="2026-01-01T00:00:00Z">
        <w:r>
          <w:rPr>
            <w:b/>
            <w:bCs/>
          </w:rPr>
          <w:t xml:space="preserve">Example 20 (Normal distribution models with polynomial mean functions)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The normal distribution models of</w:t>
        </w:r>
      </w:ins>
      <w:ins w:id="1214" w:author="PR Preview" w:date="2026-01-01T00:00:00Z">
        <w:r>
          <w:t xml:space="preserve"> </w:t>
        </w:r>
      </w:ins>
      <w:hyperlink w:anchor="exm-distribution-model">
        <w:ins w:id="1215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whose mean function</w:t>
        </w:r>
      </w:ins>
      <w:ins w:id="1218" w:author="PR Preview" w:date="2026-01-01T00:00:00Z">
        <w:r>
          <w:t xml:space="preserve"> </w:t>
        </w:r>
      </w:ins>
      <m:oMath>
        <m:r>
          <m:t>h</m:t>
        </m:r>
      </m:oMath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is a polynomial of degree at most</w:t>
        </w:r>
      </w:ins>
      <w:ins w:id="1221" w:author="PR Preview" w:date="2026-01-01T00:00:00Z">
        <w:r>
          <w:t xml:space="preserve"> </w:t>
        </w:r>
      </w:ins>
      <m:oMath>
        <m:r>
          <m:t>d</m:t>
        </m:r>
      </m:oMath>
      <w:ins w:id="1222" w:author="PR Preview" w:date="2026-01-01T00:00:00Z">
        <w:r>
          <w:t xml:space="preserve">,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with any variance</w:t>
        </w:r>
      </w:ins>
      <w:ins w:id="122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226" w:author="PR Preview" w:date="2026-01-01T00:00:00Z">
        <w:r>
          <w:t xml:space="preserve">,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form a</w:t>
        </w:r>
      </w:ins>
      <w:ins w:id="1229" w:author="PR Preview" w:date="2026-01-01T00:00:00Z">
        <w:r>
          <w:t xml:space="preserve"> </w:t>
        </w:r>
      </w:ins>
      <w:hyperlink w:anchor="def-distribution-model-family">
        <w:ins w:id="1230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2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232" w:author="PR Preview" w:date="2026-01-01T00:00:00Z">
        <w:r>
          <w:t xml:space="preserve">.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By</w:t>
        </w:r>
      </w:ins>
      <w:ins w:id="1235" w:author="PR Preview" w:date="2026-01-01T00:00:00Z">
        <w:r>
          <w:t xml:space="preserve"> </w:t>
        </w:r>
      </w:ins>
      <w:hyperlink w:anchor="X8ba36155c06ad6e11c129dc0138d9fa11d4bc5f">
        <w:ins w:id="1236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1237" w:author="PR Preview" w:date="2026-01-01T00:00:00Z">
        <w:r>
          <w:t xml:space="preserve">,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the set of mean functions in</w:t>
        </w:r>
      </w:ins>
      <w:ins w:id="1240" w:author="PR Preview" w:date="2026-01-01T00:00:00Z">
        <w:r>
          <w:t xml:space="preserve"> </w:t>
        </w:r>
      </w:ins>
      <w:hyperlink w:anchor="X647826443046820f13eb4df9d12242bb4295448">
        <w:ins w:id="1241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is the set of polynomials of degree at most</w:t>
        </w:r>
      </w:ins>
      <w:ins w:id="1244" w:author="PR Preview" w:date="2026-01-01T00:00:00Z">
        <w:r>
          <w:t xml:space="preserve"> </w:t>
        </w:r>
      </w:ins>
      <m:oMath>
        <m:r>
          <m:t>d</m:t>
        </m:r>
      </m:oMath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of</w:t>
        </w:r>
      </w:ins>
      <w:ins w:id="1247" w:author="PR Preview" w:date="2026-01-01T00:00:00Z">
        <w:r>
          <w:t xml:space="preserve"> </w:t>
        </w:r>
      </w:ins>
      <w:hyperlink w:anchor="exm-model-family">
        <w:ins w:id="124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249" w:author="PR Preview" w:date="2026-01-01T00:00:00Z">
        <w:r>
          <w:t xml:space="preserve">.</w:t>
        </w:r>
      </w:ins>
    </w:p>
    <w:bookmarkEnd w:id="121"/>
    <w:bookmarkStart w:id="122" w:name="def-fitted-distribution-model"/>
    <w:p>
      <w:pPr>
        <w:pStyle w:val="BodyText"/>
      </w:pPr>
      <w:ins w:id="1250" w:author="PR Preview" w:date="2026-01-01T00:00:00Z">
        <w:r>
          <w:rPr>
            <w:b/>
            <w:bCs/>
          </w:rPr>
          <w:t xml:space="preserve">Definition 30 (Fitted distribution model)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A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rPr>
            <w:b/>
            <w:bCs/>
          </w:rPr>
          <w:t xml:space="preserve">fitted distribution model</w:t>
        </w:r>
      </w:ins>
      <w:ins w:id="12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is a member of a</w:t>
        </w:r>
      </w:ins>
      <w:ins w:id="1258" w:author="PR Preview" w:date="2026-01-01T00:00:00Z">
        <w:r>
          <w:t xml:space="preserve"> </w:t>
        </w:r>
      </w:ins>
      <w:hyperlink w:anchor="def-distribution-model-family">
        <w:ins w:id="1259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2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that has been chosen to describe a</w:t>
        </w:r>
      </w:ins>
      <w:ins w:id="1263" w:author="PR Preview" w:date="2026-01-01T00:00:00Z">
        <w:r>
          <w:t xml:space="preserve"> </w:t>
        </w:r>
      </w:ins>
      <w:hyperlink w:anchor="def-data-set">
        <w:ins w:id="1264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2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266" w:author="PR Preview" w:date="2026-01-01T00:00:00Z">
        <w:r>
          <w:t xml:space="preserve">.</w:t>
        </w:r>
      </w:ins>
    </w:p>
    <w:bookmarkEnd w:id="122"/>
    <w:bookmarkStart w:id="123" w:name="exm-fitted-distribution-model"/>
    <w:p>
      <w:pPr>
        <w:pStyle w:val="BodyText"/>
      </w:pPr>
      <w:ins w:id="1267" w:author="PR Preview" w:date="2026-01-01T00:00:00Z">
        <w:r>
          <w:rPr>
            <w:b/>
            <w:bCs/>
          </w:rPr>
          <w:t xml:space="preserve">Example 21 (A fitted normal distribution model)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Choosing both a line and a variance to describe the weights and fuel economies of the cars in the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rPr>
            <w:rStyle w:val="VerbatimChar"/>
          </w:rPr>
          <w:t xml:space="preserve">mtcars</w:t>
        </w:r>
      </w:ins>
      <w:ins w:id="1272" w:author="PR Preview" w:date="2026-01-01T00:00:00Z">
        <w:r>
          <w:t xml:space="preserve"> </w:t>
        </w:r>
      </w:ins>
      <w:hyperlink w:anchor="def-data-set">
        <w:ins w:id="1273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2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gives a</w:t>
        </w:r>
      </w:ins>
      <w:ins w:id="1277" w:author="PR Preview" w:date="2026-01-01T00:00:00Z">
        <w:r>
          <w:t xml:space="preserve"> </w:t>
        </w:r>
      </w:ins>
      <w:hyperlink w:anchor="def-fitted-distribution-model">
        <w:ins w:id="1278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127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in the family of</w:t>
        </w:r>
      </w:ins>
      <w:ins w:id="1282" w:author="PR Preview" w:date="2026-01-01T00:00:00Z">
        <w:r>
          <w:t xml:space="preserve"> </w:t>
        </w:r>
      </w:ins>
      <w:hyperlink w:anchor="exm-distribution-model-family">
        <w:ins w:id="1283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with polynomial degree</w:t>
        </w:r>
      </w:ins>
      <w:ins w:id="128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1287" w:author="PR Preview" w:date="2026-01-01T00:00:00Z">
        <w:r>
          <w:t xml:space="preserve">.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Its mean function</w:t>
        </w:r>
      </w:ins>
      <w:ins w:id="1290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is the fitted line of</w:t>
        </w:r>
      </w:ins>
      <w:ins w:id="1293" w:author="PR Preview" w:date="2026-01-01T00:00:00Z">
        <w:r>
          <w:t xml:space="preserve"> </w:t>
        </w:r>
      </w:ins>
      <w:hyperlink w:anchor="exm-fitted-model">
        <w:ins w:id="1294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295" w:author="PR Preview" w:date="2026-01-01T00:00:00Z">
        <w:r>
          <w:t xml:space="preserve">.</w:t>
        </w:r>
      </w:ins>
    </w:p>
    <w:bookmarkEnd w:id="123"/>
    <w:bookmarkStart w:id="125" w:name="def-epl"/>
    <w:p>
      <w:pPr>
        <w:pStyle w:val="BodyText"/>
      </w:pPr>
      <w:ins w:id="1296" w:author="PR Preview" w:date="2026-01-01T00:00:00Z">
        <w:r>
          <w:rPr>
            <w:b/>
            <w:bCs/>
          </w:rPr>
          <w:t xml:space="preserve">Definition 31 (Expected prediction loss at a covariate value)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The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rPr>
            <w:b/>
            <w:bCs/>
          </w:rPr>
          <w:t xml:space="preserve">expected prediction loss at</w:t>
        </w:r>
      </w:ins>
      <w:ins w:id="1301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of a</w:t>
        </w:r>
      </w:ins>
      <w:ins w:id="1304" w:author="PR Preview" w:date="2026-01-01T00:00:00Z">
        <w:r>
          <w:t xml:space="preserve"> </w:t>
        </w:r>
      </w:ins>
      <w:hyperlink w:anchor="def-fitting-procedure">
        <w:ins w:id="130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306" w:author="PR Preview" w:date="2026-01-01T00:00:00Z">
        <w:r>
          <w:t xml:space="preserve"> </w:t>
        </w:r>
      </w:ins>
      <m:oMath>
        <m:r>
          <m:t>g</m:t>
        </m:r>
      </m:oMath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at training-set size</w:t>
        </w:r>
      </w:ins>
      <w:ins w:id="1309" w:author="PR Preview" w:date="2026-01-01T00:00:00Z">
        <w:r>
          <w:t xml:space="preserve"> </w:t>
        </w:r>
      </w:ins>
      <m:oMath>
        <m:r>
          <m:t>n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is the expected</w:t>
        </w:r>
      </w:ins>
      <w:ins w:id="1312" w:author="PR Preview" w:date="2026-01-01T00:00:00Z">
        <w:r>
          <w:t xml:space="preserve"> </w:t>
        </w:r>
      </w:ins>
      <w:hyperlink w:anchor="def-observation-loss">
        <w:ins w:id="1313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31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of the</w:t>
        </w:r>
      </w:ins>
      <w:ins w:id="1317" w:author="PR Preview" w:date="2026-01-01T00:00:00Z">
        <w:r>
          <w:t xml:space="preserve"> </w:t>
        </w:r>
      </w:ins>
      <w:hyperlink w:anchor="def-fitted-model">
        <w:ins w:id="131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3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that</w:t>
        </w:r>
      </w:ins>
      <w:ins w:id="1322" w:author="PR Preview" w:date="2026-01-01T00:00:00Z">
        <w:r>
          <w:t xml:space="preserve"> </w:t>
        </w:r>
      </w:ins>
      <m:oMath>
        <m:r>
          <m:t>g</m:t>
        </m:r>
      </m:oMath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produces from</w:t>
        </w:r>
      </w:ins>
      <w:ins w:id="13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26" w:author="PR Preview" w:date="2026-01-01T00:00:00Z">
        <w:r>
          <w:t xml:space="preserve">,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on a new outcome</w:t>
        </w:r>
      </w:ins>
      <w:ins w:id="132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with</w:t>
        </w:r>
      </w:ins>
      <w:ins w:id="13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333" w:author="PR Preview" w:date="2026-01-01T00:00:00Z">
        <w:r>
          <w:t xml:space="preserve">,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averaged over random</w:t>
        </w:r>
      </w:ins>
      <w:ins w:id="1336" w:author="PR Preview" w:date="2026-01-01T00:00:00Z">
        <w:r>
          <w:t xml:space="preserve"> </w:t>
        </w:r>
      </w:ins>
      <w:hyperlink w:anchor="def-training-set">
        <w:ins w:id="1337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3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of</w:t>
        </w:r>
      </w:ins>
      <w:ins w:id="1341" w:author="PR Preview" w:date="2026-01-01T00:00:00Z">
        <w:r>
          <w:t xml:space="preserve"> </w:t>
        </w:r>
      </w:ins>
      <m:oMath>
        <m:r>
          <m:t>n</m:t>
        </m:r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observations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drawn independently of</w:t>
        </w:r>
      </w:ins>
      <w:ins w:id="13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347" w:author="PR Preview" w:date="2026-01-01T00:00:00Z">
        <w:r>
          <w:t xml:space="preserve">,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and over</w:t>
        </w:r>
      </w:ins>
      <w:ins w:id="135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51" w:author="PR Preview" w:date="2026-01-01T00:00:00Z">
        <w:r>
          <w:t xml:space="preserve">.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The rule</w:t>
        </w:r>
      </w:ins>
      <w:ins w:id="135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is random because</w:t>
        </w:r>
      </w:ins>
      <w:ins w:id="13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is:</w:t>
        </w:r>
      </w:ins>
    </w:p>
    <w:p>
      <w:pPr>
        <w:pStyle w:val="BodyText"/>
      </w:pPr>
      <w:bookmarkStart w:id="124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6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6"/>
    <w:bookmarkStart w:id="128" w:name="def-epe"/>
    <w:p>
      <w:pPr>
        <w:pStyle w:val="BodyText"/>
      </w:pPr>
      <w:del w:id="1360" w:author="PR Preview" w:date="2026-01-01T00:00:00Z">
        <w:r>
          <w:rPr>
            <w:b/>
            <w:bCs/>
          </w:rPr>
          <w:delText xml:space="preserve">Definition 31 (Expected prediction error at a covariate value)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The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rPr>
            <w:b/>
            <w:bCs/>
          </w:rPr>
          <w:delText xml:space="preserve">expected prediction error at</w:delText>
        </w:r>
      </w:del>
      <w:del w:id="1365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(</w:delText>
        </w:r>
      </w:del>
      <w:del w:id="1368" w:author="PR Preview" w:date="2026-01-01T00:00:00Z">
        <w:r>
          <w:rPr>
            <w:b/>
            <w:bCs/>
          </w:rPr>
          <w:delText xml:space="preserve">EPE</w:delText>
        </w:r>
      </w:del>
      <w:del w:id="1369" w:author="PR Preview" w:date="2026-01-01T00:00:00Z">
        <w:r>
          <w:delText xml:space="preserve">; also the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1372" w:author="PR Preview" w:date="2026-01-01T00:00:00Z">
        <w:r>
          <w:delText xml:space="preserve">,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rPr>
            <w:b/>
            <w:bCs/>
          </w:rPr>
          <w:delText xml:space="preserve">ESPE</w:delText>
        </w:r>
      </w:del>
      <w:del w:id="1375" w:author="PR Preview" w:date="2026-01-01T00:00:00Z">
        <w:r>
          <w:delText xml:space="preserve">)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of a</w:delText>
        </w:r>
      </w:del>
      <w:del w:id="1378" w:author="PR Preview" w:date="2026-01-01T00:00:00Z">
        <w:r>
          <w:delText xml:space="preserve"> </w:delText>
        </w:r>
      </w:del>
      <w:hyperlink w:anchor="def-fitting-procedure">
        <w:del w:id="137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380" w:author="PR Preview" w:date="2026-01-01T00:00:00Z">
        <w:r>
          <w:delText xml:space="preserve"> </w:delText>
        </w:r>
      </w:del>
      <m:oMath>
        <m:r>
          <m:t>g</m:t>
        </m:r>
      </m:oMath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at training-set size</w:delText>
        </w:r>
      </w:del>
      <w:del w:id="1383" w:author="PR Preview" w:date="2026-01-01T00:00:00Z">
        <w:r>
          <w:delText xml:space="preserve"> </w:delText>
        </w:r>
      </w:del>
      <m:oMath>
        <m:r>
          <m:t>n</m:t>
        </m:r>
      </m:oMath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is its</w:delText>
        </w:r>
      </w:del>
      <w:del w:id="1386" w:author="PR Preview" w:date="2026-01-01T00:00:00Z">
        <w:r>
          <w:delText xml:space="preserve"> </w:delText>
        </w:r>
      </w:del>
      <w:hyperlink w:anchor="def-epl">
        <w:del w:id="1387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under</w:delText>
        </w:r>
      </w:del>
      <w:del w:id="1390" w:author="PR Preview" w:date="2026-01-01T00:00:00Z">
        <w:r>
          <w:delText xml:space="preserve"> </w:delText>
        </w:r>
      </w:del>
      <w:hyperlink w:anchor="rem-squared-error-loss">
        <w:del w:id="1391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392" w:author="PR Preview" w:date="2026-01-01T00:00:00Z">
        <w:r>
          <w:delText xml:space="preserve">,</w:delText>
        </w:r>
      </w:del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the expected value of the squared</w:delText>
        </w:r>
      </w:del>
      <w:del w:id="1395" w:author="PR Preview" w:date="2026-01-01T00:00:00Z">
        <w:r>
          <w:delText xml:space="preserve"> </w:delText>
        </w:r>
      </w:del>
      <w:hyperlink r:id="rId71">
        <w:del w:id="1396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397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of the</w:delText>
        </w:r>
      </w:del>
      <w:del w:id="1400" w:author="PR Preview" w:date="2026-01-01T00:00:00Z">
        <w:r>
          <w:delText xml:space="preserve"> </w:delText>
        </w:r>
      </w:del>
      <w:hyperlink w:anchor="def-fitted-model">
        <w:del w:id="140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40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that</w:delText>
        </w:r>
      </w:del>
      <w:del w:id="1405" w:author="PR Preview" w:date="2026-01-01T00:00:00Z">
        <w:r>
          <w:delText xml:space="preserve"> </w:delText>
        </w:r>
      </w:del>
      <m:oMath>
        <m:r>
          <m:t>g</m:t>
        </m:r>
      </m:oMath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produces from</w:delText>
        </w:r>
      </w:del>
      <w:del w:id="14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09" w:author="PR Preview" w:date="2026-01-01T00:00:00Z">
        <w:r>
          <w:delText xml:space="preserve">:</w:delText>
        </w:r>
      </w:del>
    </w:p>
    <w:p>
      <w:pPr>
        <w:pStyle w:val="BodyText"/>
      </w:pPr>
      <w:ins w:id="1410" w:author="PR Preview" w:date="2026-01-01T00:00:00Z">
        <w:r>
          <w:rPr>
            <w:b/>
            <w:bCs/>
          </w:rPr>
          <w:t xml:space="preserve">Definition 32 (Expected prediction error at a covariate value)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The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rPr>
            <w:b/>
            <w:bCs/>
          </w:rPr>
          <w:t xml:space="preserve">expected prediction error at</w:t>
        </w:r>
      </w:ins>
      <w:ins w:id="1415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(</w:t>
        </w:r>
      </w:ins>
      <w:ins w:id="1418" w:author="PR Preview" w:date="2026-01-01T00:00:00Z">
        <w:r>
          <w:rPr>
            <w:b/>
            <w:bCs/>
          </w:rPr>
          <w:t xml:space="preserve">EPE</w:t>
        </w:r>
      </w:ins>
      <w:ins w:id="1419" w:author="PR Preview" w:date="2026-01-01T00:00:00Z">
        <w:r>
          <w:t xml:space="preserve">; also the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rPr>
            <w:b/>
            <w:bCs/>
          </w:rPr>
          <w:t xml:space="preserve">expected squared prediction error</w:t>
        </w:r>
      </w:ins>
      <w:ins w:id="1422" w:author="PR Preview" w:date="2026-01-01T00:00:00Z">
        <w:r>
          <w:t xml:space="preserve">,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rPr>
            <w:b/>
            <w:bCs/>
          </w:rPr>
          <w:t xml:space="preserve">ESPE</w:t>
        </w:r>
      </w:ins>
      <w:ins w:id="1425" w:author="PR Preview" w:date="2026-01-01T00:00:00Z">
        <w:r>
          <w:t xml:space="preserve">)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of a</w:t>
        </w:r>
      </w:ins>
      <w:ins w:id="1428" w:author="PR Preview" w:date="2026-01-01T00:00:00Z">
        <w:r>
          <w:t xml:space="preserve"> </w:t>
        </w:r>
      </w:ins>
      <w:hyperlink w:anchor="def-fitting-procedure">
        <w:ins w:id="142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430" w:author="PR Preview" w:date="2026-01-01T00:00:00Z">
        <w:r>
          <w:t xml:space="preserve"> </w:t>
        </w:r>
      </w:ins>
      <m:oMath>
        <m:r>
          <m:t>g</m:t>
        </m:r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at training-set size</w:t>
        </w:r>
      </w:ins>
      <w:ins w:id="1433" w:author="PR Preview" w:date="2026-01-01T00:00:00Z">
        <w:r>
          <w:t xml:space="preserve"> </w:t>
        </w:r>
      </w:ins>
      <m:oMath>
        <m:r>
          <m:t>n</m:t>
        </m:r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is its</w:t>
        </w:r>
      </w:ins>
      <w:ins w:id="1436" w:author="PR Preview" w:date="2026-01-01T00:00:00Z">
        <w:r>
          <w:t xml:space="preserve"> </w:t>
        </w:r>
      </w:ins>
      <w:hyperlink w:anchor="def-epl">
        <w:ins w:id="1437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under</w:t>
        </w:r>
      </w:ins>
      <w:ins w:id="1440" w:author="PR Preview" w:date="2026-01-01T00:00:00Z">
        <w:r>
          <w:t xml:space="preserve"> </w:t>
        </w:r>
      </w:ins>
      <w:hyperlink w:anchor="rem-squared-error-loss">
        <w:ins w:id="1441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1442" w:author="PR Preview" w:date="2026-01-01T00:00:00Z">
        <w:r>
          <w:t xml:space="preserve">,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the expected value of the squared</w:t>
        </w:r>
      </w:ins>
      <w:ins w:id="1445" w:author="PR Preview" w:date="2026-01-01T00:00:00Z">
        <w:r>
          <w:t xml:space="preserve"> </w:t>
        </w:r>
      </w:ins>
      <w:hyperlink r:id="rId71">
        <w:ins w:id="1446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447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of the</w:t>
        </w:r>
      </w:ins>
      <w:ins w:id="1450" w:author="PR Preview" w:date="2026-01-01T00:00:00Z">
        <w:r>
          <w:t xml:space="preserve"> </w:t>
        </w:r>
      </w:ins>
      <w:hyperlink w:anchor="def-fitted-model">
        <w:ins w:id="145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45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that</w:t>
        </w:r>
      </w:ins>
      <w:ins w:id="1455" w:author="PR Preview" w:date="2026-01-01T00:00:00Z">
        <w:r>
          <w:t xml:space="preserve"> </w:t>
        </w:r>
      </w:ins>
      <m:oMath>
        <m:r>
          <m:t>g</m:t>
        </m:r>
      </m:oMath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produces from</w:t>
        </w:r>
      </w:ins>
      <w:ins w:id="145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59" w:author="PR Preview" w:date="2026-01-01T00:00:00Z">
        <w:r>
          <w:t xml:space="preserve">:</w:t>
        </w:r>
      </w:ins>
    </w:p>
    <w:p>
      <w:pPr>
        <w:pStyle w:val="BodyText"/>
      </w:pPr>
      <w:bookmarkStart w:id="127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9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0"/>
    <w:bookmarkStart w:id="131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1"/>
    <w:bookmarkStart w:id="132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2"/>
    <w:bookmarkStart w:id="134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460" w:author="PR Preview" w:date="2026-01-01T00:00:00Z">
        <w:r>
          <w:delText xml:space="preserve">The steps labeled</w:delText>
        </w:r>
      </w:del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delText xml:space="preserve">“definition”</w:delText>
        </w:r>
      </w:del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apply</w:delText>
        </w:r>
      </w:del>
      <w:del w:id="1465" w:author="PR Preview" w:date="2026-01-01T00:00:00Z">
        <w:r>
          <w:delText xml:space="preserve"> </w:delText>
        </w:r>
      </w:del>
      <w:hyperlink w:anchor="eq-expected-generalization-error">
        <w:del w:id="1466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1467" w:author="PR Preview" w:date="2026-01-01T00:00:00Z">
        <w:r>
          <w:delText xml:space="preserve">,</w:delText>
        </w:r>
      </w:del>
      <w:del w:id="1468" w:author="PR Preview" w:date="2026-01-01T00:00:00Z">
        <w:r>
          <w:delText xml:space="preserve"> </w:delText>
        </w:r>
      </w:del>
      <w:hyperlink w:anchor="eq-generalization-error">
        <w:del w:id="1469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and</w:delText>
        </w:r>
      </w:del>
      <w:del w:id="1472" w:author="PR Preview" w:date="2026-01-01T00:00:00Z">
        <w:r>
          <w:delText xml:space="preserve"> </w:delText>
        </w:r>
      </w:del>
      <w:hyperlink w:anchor="eq-epl">
        <w:del w:id="1473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1474" w:author="PR Preview" w:date="2026-01-01T00:00:00Z">
        <w:r>
          <w:delText xml:space="preserve">, in that order.</w:delText>
        </w:r>
      </w:del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Here</w:delText>
        </w:r>
      </w:del>
      <w:del w:id="147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abbreviates</w:delText>
        </w:r>
      </w:del>
      <w:del w:id="148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481" w:author="PR Preview" w:date="2026-01-01T00:00:00Z">
        <w:r>
          <w:delText xml:space="preserve">, the</w:delText>
        </w:r>
      </w:del>
      <w:del w:id="1482" w:author="PR Preview" w:date="2026-01-01T00:00:00Z">
        <w:r>
          <w:delText xml:space="preserve"> </w:delText>
        </w:r>
      </w:del>
      <w:hyperlink w:anchor="def-observation-loss">
        <w:del w:id="148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of the prediction rule</w:delText>
        </w:r>
      </w:del>
      <w:del w:id="148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(</w:delText>
        </w:r>
      </w:del>
      <w:hyperlink w:anchor="eq-prediction-rule">
        <w:del w:id="1489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1490" w:author="PR Preview" w:date="2026-01-01T00:00:00Z">
        <w:r>
          <w:delText xml:space="preserve">)</w:delText>
        </w:r>
      </w:del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on the new observation.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The two steps labeled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“iterated expectations”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use the</w:delText>
        </w:r>
      </w:del>
      <w:del w:id="1499" w:author="PR Preview" w:date="2026-01-01T00:00:00Z">
        <w:r>
          <w:delText xml:space="preserve"> </w:delText>
        </w:r>
      </w:del>
      <w:hyperlink r:id="rId133">
        <w:del w:id="1500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501" w:author="PR Preview" w:date="2026-01-01T00:00:00Z">
        <w:r>
          <w:delText xml:space="preserve">,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the first conditioning on</w:delText>
        </w:r>
      </w:del>
      <w:del w:id="150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and the second on</w:delText>
        </w:r>
      </w:del>
      <w:del w:id="15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08" w:author="PR Preview" w:date="2026-01-01T00:00:00Z">
        <w:r>
          <w:delText xml:space="preserve">.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The last line needs</w:delText>
        </w:r>
      </w:del>
      <w:del w:id="15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to be independent of</w:delText>
        </w:r>
      </w:del>
      <w:del w:id="15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515" w:author="PR Preview" w:date="2026-01-01T00:00:00Z">
        <w:r>
          <w:delText xml:space="preserve">: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then, given</w:delText>
        </w:r>
      </w:del>
      <w:del w:id="151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519" w:author="PR Preview" w:date="2026-01-01T00:00:00Z">
        <w:r>
          <w:delText xml:space="preserve">,</w:delText>
        </w:r>
      </w:del>
      <w:del w:id="15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still has its unconditional distribution,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as</w:delText>
        </w:r>
      </w:del>
      <w:del w:id="1525" w:author="PR Preview" w:date="2026-01-01T00:00:00Z">
        <w:r>
          <w:delText xml:space="preserve"> </w:delText>
        </w:r>
      </w:del>
      <w:hyperlink w:anchor="def-epl">
        <w:del w:id="1526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requires.</w:delText>
        </w:r>
      </w:del>
    </w:p>
    <w:p>
      <w:pPr>
        <w:pStyle w:val="FirstParagraph"/>
      </w:pPr>
      <w:ins w:id="1529" w:author="PR Preview" w:date="2026-01-01T00:00:00Z">
        <w:r>
          <w:t xml:space="preserve">The steps labeled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“definition”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apply</w:t>
        </w:r>
      </w:ins>
      <w:ins w:id="1534" w:author="PR Preview" w:date="2026-01-01T00:00:00Z">
        <w:r>
          <w:t xml:space="preserve"> </w:t>
        </w:r>
      </w:ins>
      <w:hyperlink w:anchor="eq-expected-generalization-error">
        <w:ins w:id="1535" w:author="PR Preview" w:date="2026-01-01T00:00:00Z">
          <w:r>
            <w:rPr>
              <w:rStyle w:val="Hyperlink"/>
            </w:rPr>
            <w:t xml:space="preserve">Equation 18</w:t>
          </w:r>
        </w:ins>
      </w:hyperlink>
      <w:ins w:id="1536" w:author="PR Preview" w:date="2026-01-01T00:00:00Z">
        <w:r>
          <w:t xml:space="preserve">,</w:t>
        </w:r>
      </w:ins>
      <w:ins w:id="1537" w:author="PR Preview" w:date="2026-01-01T00:00:00Z">
        <w:r>
          <w:t xml:space="preserve"> </w:t>
        </w:r>
      </w:ins>
      <w:hyperlink w:anchor="eq-generalization-error">
        <w:ins w:id="1538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and</w:t>
        </w:r>
      </w:ins>
      <w:ins w:id="1541" w:author="PR Preview" w:date="2026-01-01T00:00:00Z">
        <w:r>
          <w:t xml:space="preserve"> </w:t>
        </w:r>
      </w:ins>
      <w:hyperlink w:anchor="eq-epl">
        <w:ins w:id="1542" w:author="PR Preview" w:date="2026-01-01T00:00:00Z">
          <w:r>
            <w:rPr>
              <w:rStyle w:val="Hyperlink"/>
            </w:rPr>
            <w:t xml:space="preserve">Equation 27</w:t>
          </w:r>
        </w:ins>
      </w:hyperlink>
      <w:ins w:id="1543" w:author="PR Preview" w:date="2026-01-01T00:00:00Z">
        <w:r>
          <w:t xml:space="preserve">, in that order.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Here</w:t>
        </w:r>
      </w:ins>
      <w:ins w:id="154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abbreviates</w:t>
        </w:r>
      </w:ins>
      <w:ins w:id="154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550" w:author="PR Preview" w:date="2026-01-01T00:00:00Z">
        <w:r>
          <w:t xml:space="preserve">, the</w:t>
        </w:r>
      </w:ins>
      <w:ins w:id="1551" w:author="PR Preview" w:date="2026-01-01T00:00:00Z">
        <w:r>
          <w:t xml:space="preserve"> </w:t>
        </w:r>
      </w:ins>
      <w:hyperlink w:anchor="def-observation-loss">
        <w:ins w:id="155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of the prediction rule</w:t>
        </w:r>
      </w:ins>
      <w:ins w:id="15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(</w:t>
        </w:r>
      </w:ins>
      <w:hyperlink w:anchor="eq-prediction-rule">
        <w:ins w:id="1558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1559" w:author="PR Preview" w:date="2026-01-01T00:00:00Z">
        <w:r>
          <w:t xml:space="preserve">)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on the new observation.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The two steps labeled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“iterated expectations”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use the</w:t>
        </w:r>
      </w:ins>
      <w:ins w:id="1568" w:author="PR Preview" w:date="2026-01-01T00:00:00Z">
        <w:r>
          <w:t xml:space="preserve"> </w:t>
        </w:r>
      </w:ins>
      <w:hyperlink r:id="rId133">
        <w:ins w:id="1569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570" w:author="PR Preview" w:date="2026-01-01T00:00:00Z">
        <w:r>
          <w:t xml:space="preserve">,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the first conditioning on</w:t>
        </w:r>
      </w:ins>
      <w:ins w:id="15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and the second on</w:t>
        </w:r>
      </w:ins>
      <w:ins w:id="157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77" w:author="PR Preview" w:date="2026-01-01T00:00:00Z">
        <w:r>
          <w:t xml:space="preserve">.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The last line needs</w:t>
        </w:r>
      </w:ins>
      <w:ins w:id="158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to be independent of</w:t>
        </w:r>
      </w:ins>
      <w:ins w:id="15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584" w:author="PR Preview" w:date="2026-01-01T00:00:00Z">
        <w:r>
          <w:t xml:space="preserve">: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then, given</w:t>
        </w:r>
      </w:ins>
      <w:ins w:id="158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588" w:author="PR Preview" w:date="2026-01-01T00:00:00Z">
        <w:r>
          <w:t xml:space="preserve">,</w:t>
        </w:r>
      </w:ins>
      <w:ins w:id="158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still has its unconditional distribution,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as</w:t>
        </w:r>
      </w:ins>
      <w:ins w:id="1594" w:author="PR Preview" w:date="2026-01-01T00:00:00Z">
        <w:r>
          <w:t xml:space="preserve"> </w:t>
        </w:r>
      </w:ins>
      <w:hyperlink w:anchor="def-epl">
        <w:ins w:id="1595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requires.</w:t>
        </w:r>
      </w:ins>
    </w:p>
    <w:bookmarkEnd w:id="134"/>
    <w:bookmarkStart w:id="136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5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5"/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8" w:name="def-average-fit"/>
    <w:p>
      <w:pPr>
        <w:pStyle w:val="BodyText"/>
      </w:pPr>
      <w:del w:id="1598" w:author="PR Preview" w:date="2026-01-01T00:00:00Z">
        <w:r>
          <w:rPr>
            <w:b/>
            <w:bCs/>
          </w:rPr>
          <w:delText xml:space="preserve">Definition 32 (Expected prediction)</w:delText>
        </w:r>
      </w:del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Let</w:delText>
        </w:r>
      </w:del>
      <w:del w:id="1601" w:author="PR Preview" w:date="2026-01-01T00:00:00Z">
        <w:r>
          <w:delText xml:space="preserve"> </w:delText>
        </w:r>
      </w:del>
      <m:oMath>
        <m:r>
          <m:t>g</m:t>
        </m:r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be a</w:delText>
        </w:r>
      </w:del>
      <w:del w:id="1604" w:author="PR Preview" w:date="2026-01-01T00:00:00Z">
        <w:r>
          <w:delText xml:space="preserve"> </w:delText>
        </w:r>
      </w:del>
      <w:hyperlink w:anchor="def-fitting-procedure">
        <w:del w:id="160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606" w:author="PR Preview" w:date="2026-01-01T00:00:00Z">
        <w:r>
          <w:delText xml:space="preserve">,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and let</w:delText>
        </w:r>
      </w:del>
      <w:del w:id="16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be a random</w:delText>
        </w:r>
      </w:del>
      <w:del w:id="1612" w:author="PR Preview" w:date="2026-01-01T00:00:00Z">
        <w:r>
          <w:delText xml:space="preserve"> </w:delText>
        </w:r>
      </w:del>
      <w:hyperlink w:anchor="def-training-set">
        <w:del w:id="161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14" w:author="PR Preview" w:date="2026-01-01T00:00:00Z">
        <w:r>
          <w:delText xml:space="preserve">.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The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rPr>
            <w:b/>
            <w:bCs/>
          </w:rPr>
          <w:delText xml:space="preserve">expected prediction</w:delText>
        </w:r>
      </w:del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of</w:delText>
        </w:r>
      </w:del>
      <w:del w:id="1621" w:author="PR Preview" w:date="2026-01-01T00:00:00Z">
        <w:r>
          <w:delText xml:space="preserve"> </w:delText>
        </w:r>
      </w:del>
      <m:oMath>
        <m:r>
          <m:t>g</m:t>
        </m:r>
      </m:oMath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at a covariate value</w:delText>
        </w:r>
      </w:del>
      <w:del w:id="1624" w:author="PR Preview" w:date="2026-01-01T00:00:00Z">
        <w:r>
          <w:delText xml:space="preserve"> </w:delText>
        </w:r>
      </w:del>
      <m:oMath>
        <m:r>
          <m:t>x</m:t>
        </m:r>
      </m:oMath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is the value</w:delText>
        </w:r>
      </w:del>
      <w:del w:id="162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of the</w:delText>
        </w:r>
      </w:del>
      <w:del w:id="1630" w:author="PR Preview" w:date="2026-01-01T00:00:00Z">
        <w:r>
          <w:delText xml:space="preserve"> </w:delText>
        </w:r>
      </w:del>
      <w:hyperlink w:anchor="def-fitted-model">
        <w:del w:id="163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63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at</w:delText>
        </w:r>
      </w:del>
      <w:del w:id="1635" w:author="PR Preview" w:date="2026-01-01T00:00:00Z">
        <w:r>
          <w:delText xml:space="preserve"> </w:delText>
        </w:r>
      </w:del>
      <m:oMath>
        <m:r>
          <m:t>x</m:t>
        </m:r>
      </m:oMath>
      <w:del w:id="1636" w:author="PR Preview" w:date="2026-01-01T00:00:00Z">
        <w:r>
          <w:delText xml:space="preserve">,</w:delText>
        </w:r>
      </w:del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1639" w:author="PR Preview" w:date="2026-01-01T00:00:00Z">
        <w:r>
          <w:rPr>
            <w:b/>
            <w:bCs/>
          </w:rPr>
          <w:t xml:space="preserve">Definition 33 (Expected prediction)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Let</w:t>
        </w:r>
      </w:ins>
      <w:ins w:id="1642" w:author="PR Preview" w:date="2026-01-01T00:00:00Z">
        <w:r>
          <w:t xml:space="preserve"> </w:t>
        </w:r>
      </w:ins>
      <m:oMath>
        <m:r>
          <m:t>g</m:t>
        </m:r>
      </m:oMath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be a</w:t>
        </w:r>
      </w:ins>
      <w:ins w:id="1645" w:author="PR Preview" w:date="2026-01-01T00:00:00Z">
        <w:r>
          <w:t xml:space="preserve"> </w:t>
        </w:r>
      </w:ins>
      <w:hyperlink w:anchor="def-fitting-procedure">
        <w:ins w:id="164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47" w:author="PR Preview" w:date="2026-01-01T00:00:00Z">
        <w:r>
          <w:t xml:space="preserve">,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and let</w:t>
        </w:r>
      </w:ins>
      <w:ins w:id="16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be a random</w:t>
        </w:r>
      </w:ins>
      <w:ins w:id="1653" w:author="PR Preview" w:date="2026-01-01T00:00:00Z">
        <w:r>
          <w:t xml:space="preserve"> </w:t>
        </w:r>
      </w:ins>
      <w:hyperlink w:anchor="def-training-set">
        <w:ins w:id="165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655" w:author="PR Preview" w:date="2026-01-01T00:00:00Z">
        <w:r>
          <w:t xml:space="preserve">.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The</w:t>
        </w:r>
      </w:ins>
      <w:ins w:id="1658" w:author="PR Preview" w:date="2026-01-01T00:00:00Z">
        <w:r>
          <w:t xml:space="preserve"> </w:t>
        </w:r>
      </w:ins>
      <w:ins w:id="1659" w:author="PR Preview" w:date="2026-01-01T00:00:00Z">
        <w:r>
          <w:rPr>
            <w:b/>
            <w:bCs/>
          </w:rPr>
          <w:t xml:space="preserve">expected prediction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of</w:t>
        </w:r>
      </w:ins>
      <w:ins w:id="1662" w:author="PR Preview" w:date="2026-01-01T00:00:00Z">
        <w:r>
          <w:t xml:space="preserve"> </w:t>
        </w:r>
      </w:ins>
      <m:oMath>
        <m:r>
          <m:t>g</m:t>
        </m:r>
      </m:oMath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at a covariate value</w:t>
        </w:r>
      </w:ins>
      <w:ins w:id="1665" w:author="PR Preview" w:date="2026-01-01T00:00:00Z">
        <w:r>
          <w:t xml:space="preserve"> </w:t>
        </w:r>
      </w:ins>
      <m:oMath>
        <m:r>
          <m:t>x</m:t>
        </m:r>
      </m:oMath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is the value</w:t>
        </w:r>
      </w:ins>
      <w:ins w:id="16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of the</w:t>
        </w:r>
      </w:ins>
      <w:ins w:id="1671" w:author="PR Preview" w:date="2026-01-01T00:00:00Z">
        <w:r>
          <w:t xml:space="preserve"> </w:t>
        </w:r>
      </w:ins>
      <w:hyperlink w:anchor="def-fitted-model">
        <w:ins w:id="167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67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at</w:t>
        </w:r>
      </w:ins>
      <w:ins w:id="1676" w:author="PR Preview" w:date="2026-01-01T00:00:00Z">
        <w:r>
          <w:t xml:space="preserve"> </w:t>
        </w:r>
      </w:ins>
      <m:oMath>
        <m:r>
          <m:t>x</m:t>
        </m:r>
      </m:oMath>
      <w:ins w:id="1677" w:author="PR Preview" w:date="2026-01-01T00:00:00Z">
        <w:r>
          <w:t xml:space="preserve">,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37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9" w:name="exm-average-fit"/>
    <w:p>
      <w:pPr>
        <w:pStyle w:val="BodyText"/>
      </w:pPr>
      <w:del w:id="1680" w:author="PR Preview" w:date="2026-01-01T00:00:00Z">
        <w:r>
          <w:rPr>
            <w:b/>
            <w:bCs/>
          </w:rPr>
          <w:delText xml:space="preserve">Example 21 (Computing the expected prediction)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Suppose the predictions</w:delText>
        </w:r>
      </w:del>
      <w:del w:id="168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at</w:delText>
        </w:r>
      </w:del>
      <w:del w:id="1686" w:author="PR Preview" w:date="2026-01-01T00:00:00Z">
        <w:r>
          <w:delText xml:space="preserve"> </w:delText>
        </w:r>
      </w:del>
      <m:oMath>
        <m:r>
          <m:t>x</m:t>
        </m:r>
      </m:oMath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take the values</w:delText>
        </w:r>
      </w:del>
      <w:del w:id="1689" w:author="PR Preview" w:date="2026-01-01T00:00:00Z">
        <w:r>
          <w:delText xml:space="preserve"> </w:delText>
        </w:r>
      </w:del>
      <m:oMath>
        <m:r>
          <m:t>9</m:t>
        </m:r>
      </m:oMath>
      <w:del w:id="1690" w:author="PR Preview" w:date="2026-01-01T00:00:00Z">
        <w:r>
          <w:delText xml:space="preserve">,</w:delText>
        </w:r>
      </w:del>
      <w:del w:id="1691" w:author="PR Preview" w:date="2026-01-01T00:00:00Z">
        <w:r>
          <w:delText xml:space="preserve"> </w:delText>
        </w:r>
      </w:del>
      <m:oMath>
        <m:r>
          <m:t>11</m:t>
        </m:r>
      </m:oMath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and</w:delText>
        </w:r>
      </w:del>
      <w:del w:id="1694" w:author="PR Preview" w:date="2026-01-01T00:00:00Z">
        <w:r>
          <w:delText xml:space="preserve"> </w:delText>
        </w:r>
      </w:del>
      <m:oMath>
        <m:r>
          <m:t>13</m:t>
        </m:r>
      </m:oMath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with equal probability.</w:delText>
        </w:r>
      </w:del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699" w:author="PR Preview" w:date="2026-01-01T00:00:00Z">
        <w:r>
          <w:rPr>
            <w:b/>
            <w:bCs/>
          </w:rPr>
          <w:delText xml:space="preserve">Definition 33 (Bias of a prediction)</w:delText>
        </w:r>
      </w:del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Let</w:delText>
        </w:r>
      </w:del>
      <w:del w:id="1702" w:author="PR Preview" w:date="2026-01-01T00:00:00Z">
        <w:r>
          <w:delText xml:space="preserve"> </w:delText>
        </w:r>
      </w:del>
      <m:oMath>
        <m:r>
          <m:t>g</m:t>
        </m:r>
      </m:oMath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delText xml:space="preserve">be a</w:delText>
        </w:r>
      </w:del>
      <w:del w:id="1705" w:author="PR Preview" w:date="2026-01-01T00:00:00Z">
        <w:r>
          <w:delText xml:space="preserve"> </w:delText>
        </w:r>
      </w:del>
      <w:hyperlink w:anchor="def-fitting-procedure">
        <w:del w:id="170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07" w:author="PR Preview" w:date="2026-01-01T00:00:00Z">
        <w:r>
          <w:delText xml:space="preserve">,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and let</w:delText>
        </w:r>
      </w:del>
      <w:del w:id="17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be a random</w:delText>
        </w:r>
      </w:del>
      <w:del w:id="1713" w:author="PR Preview" w:date="2026-01-01T00:00:00Z">
        <w:r>
          <w:delText xml:space="preserve"> </w:delText>
        </w:r>
      </w:del>
      <w:hyperlink w:anchor="def-training-set">
        <w:del w:id="171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15" w:author="PR Preview" w:date="2026-01-01T00:00:00Z">
        <w:r>
          <w:delText xml:space="preserve">.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At a covariate value</w:delText>
        </w:r>
      </w:del>
      <w:del w:id="1718" w:author="PR Preview" w:date="2026-01-01T00:00:00Z">
        <w:r>
          <w:delText xml:space="preserve"> </w:delText>
        </w:r>
      </w:del>
      <m:oMath>
        <m:r>
          <m:t>x</m:t>
        </m:r>
      </m:oMath>
      <w:del w:id="1719" w:author="PR Preview" w:date="2026-01-01T00:00:00Z">
        <w:r>
          <w:delText xml:space="preserve">,</w:delText>
        </w:r>
      </w:del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the prediction</w:delText>
        </w:r>
      </w:del>
      <w:del w:id="172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is a random variable,</w:delText>
        </w:r>
      </w:del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because it depends on the random training data.</w:delText>
        </w:r>
      </w:del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The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rPr>
            <w:b/>
            <w:bCs/>
          </w:rPr>
          <w:delText xml:space="preserve">bias</w:delText>
        </w:r>
      </w:del>
      <w:del w:id="1731" w:author="PR Preview" w:date="2026-01-01T00:00:00Z">
        <w:r>
          <w:delText xml:space="preserve"> </w:delText>
        </w:r>
      </w:del>
      <w:del w:id="1732" w:author="PR Preview" w:date="2026-01-01T00:00:00Z">
        <w:r>
          <w:delText xml:space="preserve">of the prediction</w:delText>
        </w:r>
      </w:del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is the expected</w:delText>
        </w:r>
      </w:del>
      <w:del w:id="1735" w:author="PR Preview" w:date="2026-01-01T00:00:00Z">
        <w:r>
          <w:delText xml:space="preserve"> </w:delText>
        </w:r>
      </w:del>
      <w:hyperlink r:id="rId140">
        <w:del w:id="1736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of the prediction</w:delText>
        </w:r>
      </w:del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as an</w:delText>
        </w:r>
      </w:del>
      <w:del w:id="1741" w:author="PR Preview" w:date="2026-01-01T00:00:00Z">
        <w:r>
          <w:delText xml:space="preserve"> </w:delText>
        </w:r>
      </w:del>
      <w:hyperlink r:id="rId141">
        <w:del w:id="174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of the</w:delText>
        </w:r>
      </w:del>
      <w:del w:id="1745" w:author="PR Preview" w:date="2026-01-01T00:00:00Z">
        <w:r>
          <w:delText xml:space="preserve"> </w:delText>
        </w:r>
      </w:del>
      <w:hyperlink w:anchor="def-mean-function">
        <w:del w:id="174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value</w:delText>
        </w:r>
      </w:del>
      <w:del w:id="174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50" w:author="PR Preview" w:date="2026-01-01T00:00:00Z">
        <w:r>
          <w:delText xml:space="preserve">,</w:delText>
        </w:r>
      </w:del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1753" w:author="PR Preview" w:date="2026-01-01T00:00:00Z">
        <w:r>
          <w:rPr>
            <w:b/>
            <w:bCs/>
          </w:rPr>
          <w:t xml:space="preserve">Example 22 (Computing the expected prediction)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Suppose the predictions</w:t>
        </w:r>
      </w:ins>
      <w:ins w:id="175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at</w:t>
        </w:r>
      </w:ins>
      <w:ins w:id="1759" w:author="PR Preview" w:date="2026-01-01T00:00:00Z">
        <w:r>
          <w:t xml:space="preserve"> </w:t>
        </w:r>
      </w:ins>
      <m:oMath>
        <m:r>
          <m:t>x</m:t>
        </m:r>
      </m:oMath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take the values</w:t>
        </w:r>
      </w:ins>
      <w:ins w:id="1762" w:author="PR Preview" w:date="2026-01-01T00:00:00Z">
        <w:r>
          <w:t xml:space="preserve"> </w:t>
        </w:r>
      </w:ins>
      <m:oMath>
        <m:r>
          <m:t>9</m:t>
        </m:r>
      </m:oMath>
      <w:ins w:id="1763" w:author="PR Preview" w:date="2026-01-01T00:00:00Z">
        <w:r>
          <w:t xml:space="preserve">,</w:t>
        </w:r>
      </w:ins>
      <w:ins w:id="1764" w:author="PR Preview" w:date="2026-01-01T00:00:00Z">
        <w:r>
          <w:t xml:space="preserve"> </w:t>
        </w:r>
      </w:ins>
      <m:oMath>
        <m:r>
          <m:t>11</m:t>
        </m:r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and</w:t>
        </w:r>
      </w:ins>
      <w:ins w:id="1767" w:author="PR Preview" w:date="2026-01-01T00:00:00Z">
        <w:r>
          <w:t xml:space="preserve"> </w:t>
        </w:r>
      </w:ins>
      <m:oMath>
        <m:r>
          <m:t>13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with equal probability.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bookmarkStart w:id="143" w:name="def-prediction-bias"/>
    <w:p>
      <w:pPr>
        <w:pStyle w:val="FirstParagraph"/>
      </w:pPr>
      <w:ins w:id="1772" w:author="PR Preview" w:date="2026-01-01T00:00:00Z">
        <w:r>
          <w:rPr>
            <w:b/>
            <w:bCs/>
          </w:rPr>
          <w:t xml:space="preserve">Definition 34 (Bias of a prediction)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Let</w:t>
        </w:r>
      </w:ins>
      <w:ins w:id="1775" w:author="PR Preview" w:date="2026-01-01T00:00:00Z">
        <w:r>
          <w:t xml:space="preserve"> </w:t>
        </w:r>
      </w:ins>
      <m:oMath>
        <m:r>
          <m:t>g</m:t>
        </m:r>
      </m:oMath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be a</w:t>
        </w:r>
      </w:ins>
      <w:ins w:id="1778" w:author="PR Preview" w:date="2026-01-01T00:00:00Z">
        <w:r>
          <w:t xml:space="preserve"> </w:t>
        </w:r>
      </w:ins>
      <w:hyperlink w:anchor="def-fitting-procedure">
        <w:ins w:id="177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780" w:author="PR Preview" w:date="2026-01-01T00:00:00Z">
        <w:r>
          <w:t xml:space="preserve">,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and let</w:t>
        </w:r>
      </w:ins>
      <w:ins w:id="17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be a random</w:t>
        </w:r>
      </w:ins>
      <w:ins w:id="1786" w:author="PR Preview" w:date="2026-01-01T00:00:00Z">
        <w:r>
          <w:t xml:space="preserve"> </w:t>
        </w:r>
      </w:ins>
      <w:hyperlink w:anchor="def-training-set">
        <w:ins w:id="178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88" w:author="PR Preview" w:date="2026-01-01T00:00:00Z">
        <w:r>
          <w:t xml:space="preserve">.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At a covariate value</w:t>
        </w:r>
      </w:ins>
      <w:ins w:id="1791" w:author="PR Preview" w:date="2026-01-01T00:00:00Z">
        <w:r>
          <w:t xml:space="preserve"> </w:t>
        </w:r>
      </w:ins>
      <m:oMath>
        <m:r>
          <m:t>x</m:t>
        </m:r>
      </m:oMath>
      <w:ins w:id="1792" w:author="PR Preview" w:date="2026-01-01T00:00:00Z">
        <w:r>
          <w:t xml:space="preserve">,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the prediction</w:t>
        </w:r>
      </w:ins>
      <w:ins w:id="17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is a random variable,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because it depends on the random training data.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The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rPr>
            <w:b/>
            <w:bCs/>
          </w:rPr>
          <w:t xml:space="preserve">bias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of the prediction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is the expected</w:t>
        </w:r>
      </w:ins>
      <w:ins w:id="1808" w:author="PR Preview" w:date="2026-01-01T00:00:00Z">
        <w:r>
          <w:t xml:space="preserve"> </w:t>
        </w:r>
      </w:ins>
      <w:hyperlink r:id="rId140">
        <w:ins w:id="180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of the prediction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as an</w:t>
        </w:r>
      </w:ins>
      <w:ins w:id="1814" w:author="PR Preview" w:date="2026-01-01T00:00:00Z">
        <w:r>
          <w:t xml:space="preserve"> </w:t>
        </w:r>
      </w:ins>
      <w:hyperlink r:id="rId141">
        <w:ins w:id="181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of the</w:t>
        </w:r>
      </w:ins>
      <w:ins w:id="1818" w:author="PR Preview" w:date="2026-01-01T00:00:00Z">
        <w:r>
          <w:t xml:space="preserve"> </w:t>
        </w:r>
      </w:ins>
      <w:hyperlink w:anchor="def-mean-function">
        <w:ins w:id="1819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value</w:t>
        </w:r>
      </w:ins>
      <w:ins w:id="182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23" w:author="PR Preview" w:date="2026-01-01T00:00:00Z">
        <w:r>
          <w:t xml:space="preserve">,</w:t>
        </w:r>
      </w:ins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4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4" w:name="exm-prediction-bias"/>
    <w:p>
      <w:pPr>
        <w:pStyle w:val="BodyText"/>
      </w:pPr>
      <w:del w:id="1826" w:author="PR Preview" w:date="2026-01-01T00:00:00Z">
        <w:r>
          <w:rPr>
            <w:b/>
            <w:bCs/>
          </w:rPr>
          <w:delText xml:space="preserve">Example 22 (Computing the bias of a prediction)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Suppose</w:delText>
        </w:r>
      </w:del>
      <w:del w:id="182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del w:id="1830" w:author="PR Preview" w:date="2026-01-01T00:00:00Z">
        <w:r>
          <w:delText xml:space="preserve">,</w:delText>
        </w:r>
      </w:del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and the predictions</w:delText>
        </w:r>
      </w:del>
      <w:del w:id="18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834" w:author="PR Preview" w:date="2026-01-01T00:00:00Z">
        <w:r>
          <w:delText xml:space="preserve">,</w:delText>
        </w:r>
      </w:del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over repeated training sets,</w:delText>
        </w:r>
      </w:del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average</w:delText>
        </w:r>
      </w:del>
      <w:del w:id="1839" w:author="PR Preview" w:date="2026-01-01T00:00:00Z">
        <w:r>
          <w:delText xml:space="preserve"> </w:delText>
        </w:r>
      </w:del>
      <m:oMath>
        <m:r>
          <m:t>11</m:t>
        </m:r>
      </m:oMath>
      <w:del w:id="1840" w:author="PR Preview" w:date="2026-01-01T00:00:00Z">
        <w:r>
          <w:delText xml:space="preserve">.</w:delText>
        </w:r>
      </w:del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Then</w:delText>
        </w:r>
      </w:del>
    </w:p>
    <w:p>
      <w:pPr>
        <w:pStyle w:val="BodyText"/>
      </w:pPr>
      <w:ins w:id="1843" w:author="PR Preview" w:date="2026-01-01T00:00:00Z">
        <w:r>
          <w:rPr>
            <w:b/>
            <w:bCs/>
          </w:rPr>
          <w:t xml:space="preserve">Example 23 (Computing the bias of a prediction)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Suppose</w:t>
        </w:r>
      </w:ins>
      <w:ins w:id="184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ins w:id="1847" w:author="PR Preview" w:date="2026-01-01T00:00:00Z">
        <w:r>
          <w:t xml:space="preserve">,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and the predictions</w:t>
        </w:r>
      </w:ins>
      <w:ins w:id="18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51" w:author="PR Preview" w:date="2026-01-01T00:00:00Z">
        <w:r>
          <w:t xml:space="preserve">,</w:t>
        </w:r>
      </w:ins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over repeated training sets,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average</w:t>
        </w:r>
      </w:ins>
      <w:ins w:id="1856" w:author="PR Preview" w:date="2026-01-01T00:00:00Z">
        <w:r>
          <w:t xml:space="preserve"> </w:t>
        </w:r>
      </w:ins>
      <m:oMath>
        <m:r>
          <m:t>11</m:t>
        </m:r>
      </m:oMath>
      <w:ins w:id="1857" w:author="PR Preview" w:date="2026-01-01T00:00:00Z">
        <w:r>
          <w:t xml:space="preserve">.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4"/>
    <w:bookmarkStart w:id="147" w:name="def-irreducible-error"/>
    <w:p>
      <w:pPr>
        <w:pStyle w:val="BodyText"/>
      </w:pPr>
      <w:del w:id="1860" w:author="PR Preview" w:date="2026-01-01T00:00:00Z">
        <w:r>
          <w:rPr>
            <w:b/>
            <w:bCs/>
          </w:rPr>
          <w:delText xml:space="preserve">Definition 34 (Irreducible error)</w:delText>
        </w:r>
      </w:del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Let</w:delText>
        </w:r>
      </w:del>
      <w:del w:id="18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be the</w:delText>
        </w:r>
      </w:del>
      <w:del w:id="1866" w:author="PR Preview" w:date="2026-01-01T00:00:00Z">
        <w:r>
          <w:delText xml:space="preserve"> </w:delText>
        </w:r>
      </w:del>
      <w:hyperlink w:anchor="def-covariate">
        <w:del w:id="1867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and the outcome of one observation from a</w:delText>
        </w:r>
      </w:del>
      <w:del w:id="1870" w:author="PR Preview" w:date="2026-01-01T00:00:00Z">
        <w:r>
          <w:delText xml:space="preserve"> </w:delText>
        </w:r>
      </w:del>
      <w:hyperlink r:id="rId57">
        <w:del w:id="1871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872" w:author="PR Preview" w:date="2026-01-01T00:00:00Z">
        <w:r>
          <w:delText xml:space="preserve">,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and let</w:delText>
        </w:r>
      </w:del>
      <w:del w:id="1875" w:author="PR Preview" w:date="2026-01-01T00:00:00Z">
        <w:r>
          <w:delText xml:space="preserve"> </w:delText>
        </w:r>
      </w:del>
      <m:oMath>
        <m:r>
          <m:t>u</m:t>
        </m:r>
      </m:oMath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be its</w:delText>
        </w:r>
      </w:del>
      <w:del w:id="1878" w:author="PR Preview" w:date="2026-01-01T00:00:00Z">
        <w:r>
          <w:delText xml:space="preserve"> </w:delText>
        </w:r>
      </w:del>
      <w:hyperlink w:anchor="def-noise">
        <w:del w:id="1879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1880" w:author="PR Preview" w:date="2026-01-01T00:00:00Z">
        <w:r>
          <w:delText xml:space="preserve">.</w:delText>
        </w:r>
      </w:del>
    </w:p>
    <w:p>
      <w:pPr>
        <w:pStyle w:val="BodyText"/>
      </w:pPr>
      <w:ins w:id="1881" w:author="PR Preview" w:date="2026-01-01T00:00:00Z">
        <w:r>
          <w:rPr>
            <w:b/>
            <w:bCs/>
          </w:rPr>
          <w:t xml:space="preserve">Definition 35 (Irreducible error)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Let</w:t>
        </w:r>
      </w:ins>
      <w:ins w:id="1884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be the</w:t>
        </w:r>
      </w:ins>
      <w:ins w:id="1887" w:author="PR Preview" w:date="2026-01-01T00:00:00Z">
        <w:r>
          <w:t xml:space="preserve"> </w:t>
        </w:r>
      </w:ins>
      <w:hyperlink w:anchor="def-covariate">
        <w:ins w:id="1888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889" w:author="PR Preview" w:date="2026-01-01T00:00:00Z">
        <w:r>
          <w:t xml:space="preserve"> </w:t>
        </w:r>
      </w:ins>
      <w:ins w:id="1890" w:author="PR Preview" w:date="2026-01-01T00:00:00Z">
        <w:r>
          <w:t xml:space="preserve">and the outcome of one observation from a</w:t>
        </w:r>
      </w:ins>
      <w:ins w:id="1891" w:author="PR Preview" w:date="2026-01-01T00:00:00Z">
        <w:r>
          <w:t xml:space="preserve"> </w:t>
        </w:r>
      </w:ins>
      <w:hyperlink r:id="rId57">
        <w:ins w:id="1892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1893" w:author="PR Preview" w:date="2026-01-01T00:00:00Z">
        <w:r>
          <w:t xml:space="preserve">,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and let</w:t>
        </w:r>
      </w:ins>
      <w:ins w:id="1896" w:author="PR Preview" w:date="2026-01-01T00:00:00Z">
        <w:r>
          <w:t xml:space="preserve"> </w:t>
        </w:r>
      </w:ins>
      <m:oMath>
        <m:r>
          <m:t>u</m:t>
        </m:r>
      </m:oMath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be its</w:t>
        </w:r>
      </w:ins>
      <w:ins w:id="1899" w:author="PR Preview" w:date="2026-01-01T00:00:00Z">
        <w:r>
          <w:t xml:space="preserve"> </w:t>
        </w:r>
      </w:ins>
      <w:hyperlink w:anchor="def-noise">
        <w:ins w:id="1900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1901" w:author="PR Preview" w:date="2026-01-01T00:00:00Z">
        <w:r>
          <w:t xml:space="preserve">.</w:t>
        </w:r>
      </w:ins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5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6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6"/>
    </w:p>
    <w:p>
      <w:pPr>
        <w:pStyle w:val="FirstParagraph"/>
      </w:pPr>
      <w:del w:id="1902" w:author="PR Preview" w:date="2026-01-01T00:00:00Z">
        <w:r>
          <w:delText xml:space="preserve">Source: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Wikipedia contributors [7]</w:delText>
        </w:r>
      </w:del>
      <w:del w:id="1905" w:author="PR Preview" w:date="2026-01-01T00:00:00Z">
        <w:r>
          <w:delText xml:space="preserve">;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James et al. [5, Sec. 2.2.2]</w:delText>
        </w:r>
      </w:del>
      <w:del w:id="1908" w:author="PR Preview" w:date="2026-01-01T00:00:00Z">
        <w:r>
          <w:delText xml:space="preserve">.</w:delText>
        </w:r>
      </w:del>
    </w:p>
    <w:p>
      <w:pPr>
        <w:pStyle w:val="BodyText"/>
      </w:pPr>
      <w:del w:id="1909" w:author="PR Preview" w:date="2026-01-01T00:00:00Z">
        <w:r>
          <w:rPr>
            <w:b/>
            <w:bCs/>
          </w:rPr>
          <w:delText xml:space="preserve">Example 23 (The irreducible error of a normal population)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Take a</w:delText>
        </w:r>
      </w:del>
      <w:del w:id="1912" w:author="PR Preview" w:date="2026-01-01T00:00:00Z">
        <w:r>
          <w:delText xml:space="preserve"> </w:delText>
        </w:r>
      </w:del>
      <w:hyperlink r:id="rId57">
        <w:del w:id="1913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whose outcome given the</w:delText>
        </w:r>
      </w:del>
      <w:del w:id="1916" w:author="PR Preview" w:date="2026-01-01T00:00:00Z">
        <w:r>
          <w:delText xml:space="preserve"> </w:delText>
        </w:r>
      </w:del>
      <w:hyperlink w:anchor="def-covariate">
        <w:del w:id="1917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value</w:delText>
        </w:r>
      </w:del>
      <w:del w:id="1920" w:author="PR Preview" w:date="2026-01-01T00:00:00Z">
        <w:r>
          <w:delText xml:space="preserve"> </w:delText>
        </w:r>
      </w:del>
      <m:oMath>
        <m:r>
          <m:t>x</m:t>
        </m:r>
      </m:oMath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has the</w:delText>
        </w:r>
      </w:del>
      <w:del w:id="1923" w:author="PR Preview" w:date="2026-01-01T00:00:00Z">
        <w:r>
          <w:delText xml:space="preserve"> </w:delText>
        </w:r>
      </w:del>
      <w:hyperlink r:id="rId105">
        <w:del w:id="1924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1925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926" w:author="PR Preview" w:date="2026-01-01T00:00:00Z">
        <w:r>
          <w:delText xml:space="preserve">, where</w:delText>
        </w:r>
      </w:del>
      <w:del w:id="192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and</w:delText>
        </w:r>
      </w:del>
      <w:del w:id="1930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931" w:author="PR Preview" w:date="2026-01-01T00:00:00Z">
        <w:r>
          <w:delText xml:space="preserve">.</w:delText>
        </w:r>
      </w:del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Its</w:delText>
        </w:r>
      </w:del>
      <w:del w:id="1934" w:author="PR Preview" w:date="2026-01-01T00:00:00Z">
        <w:r>
          <w:delText xml:space="preserve"> </w:delText>
        </w:r>
      </w:del>
      <w:hyperlink w:anchor="def-noise">
        <w:del w:id="1935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193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del w:id="1937" w:author="PR Preview" w:date="2026-01-01T00:00:00Z">
        <w:r>
          <w:delText xml:space="preserve">, given</w:delText>
        </w:r>
      </w:del>
      <w:del w:id="193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939" w:author="PR Preview" w:date="2026-01-01T00:00:00Z">
        <w:r>
          <w:delText xml:space="preserve">, has the normal distribution with mean</w:delText>
        </w:r>
      </w:del>
      <w:del w:id="1940" w:author="PR Preview" w:date="2026-01-01T00:00:00Z">
        <w:r>
          <w:delText xml:space="preserve"> </w:delText>
        </w:r>
      </w:del>
      <m:oMath>
        <m:r>
          <m:t>0</m:t>
        </m:r>
      </m:oMath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and</w:delText>
        </w:r>
      </w:del>
      <w:del w:id="1943" w:author="PR Preview" w:date="2026-01-01T00:00:00Z">
        <w:r>
          <w:delText xml:space="preserve"> </w:delText>
        </w:r>
      </w:del>
      <w:hyperlink r:id="rId145">
        <w:del w:id="1944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194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946" w:author="PR Preview" w:date="2026-01-01T00:00:00Z">
        <w:r>
          <w:delText xml:space="preserve">.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The</w:delText>
        </w:r>
      </w:del>
      <w:del w:id="1949" w:author="PR Preview" w:date="2026-01-01T00:00:00Z">
        <w:r>
          <w:delText xml:space="preserve"> </w:delText>
        </w:r>
      </w:del>
      <w:hyperlink w:anchor="def-irreducible-error">
        <w:del w:id="1950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at every</w:delText>
        </w:r>
      </w:del>
      <w:del w:id="1953" w:author="PR Preview" w:date="2026-01-01T00:00:00Z">
        <w:r>
          <w:delText xml:space="preserve"> </w:delText>
        </w:r>
      </w:del>
      <m:oMath>
        <m:r>
          <m:t>x</m:t>
        </m:r>
      </m:oMath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is therefore</w:delText>
        </w:r>
      </w:del>
      <w:del w:id="195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del w:id="1957" w:author="PR Preview" w:date="2026-01-01T00:00:00Z">
        <w:r>
          <w:delText xml:space="preserve">.</w:delText>
        </w:r>
      </w:del>
    </w:p>
    <w:p>
      <w:pPr>
        <w:pStyle w:val="BodyText"/>
      </w:pPr>
      <w:del w:id="1958" w:author="PR Preview" w:date="2026-01-01T00:00:00Z">
        <w:r>
          <w:rPr>
            <w:i/>
            <w:iCs/>
          </w:rPr>
          <w:delText xml:space="preserve">Remark 12</w:delText>
        </w:r>
      </w:del>
      <w:del w:id="1959" w:author="PR Preview" w:date="2026-01-01T00:00:00Z">
        <w:r>
          <w:delText xml:space="preserve"> (What the irreducible error does and does not depend on). </w:delText>
        </w:r>
      </w:del>
      <w:del w:id="1960" w:author="PR Preview" w:date="2026-01-01T00:00:00Z">
        <w:r>
          <w:delText xml:space="preserve">The</w:delText>
        </w:r>
      </w:del>
      <w:del w:id="1961" w:author="PR Preview" w:date="2026-01-01T00:00:00Z">
        <w:r>
          <w:delText xml:space="preserve"> </w:delText>
        </w:r>
      </w:del>
      <w:hyperlink w:anchor="def-irreducible-error">
        <w:del w:id="1962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196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does not depend on the</w:delText>
        </w:r>
      </w:del>
      <w:del w:id="1966" w:author="PR Preview" w:date="2026-01-01T00:00:00Z">
        <w:r>
          <w:delText xml:space="preserve"> </w:delText>
        </w:r>
      </w:del>
      <w:hyperlink w:anchor="def-fitting-procedure">
        <w:del w:id="196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968" w:author="PR Preview" w:date="2026-01-01T00:00:00Z">
        <w:r>
          <w:delText xml:space="preserve"> </w:delText>
        </w:r>
      </w:del>
      <m:oMath>
        <m:r>
          <m:t>g</m:t>
        </m:r>
      </m:oMath>
      <w:del w:id="1969" w:author="PR Preview" w:date="2026-01-01T00:00:00Z">
        <w:r>
          <w:delText xml:space="preserve">,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so no choice of</w:delText>
        </w:r>
      </w:del>
      <w:del w:id="1972" w:author="PR Preview" w:date="2026-01-01T00:00:00Z">
        <w:r>
          <w:delText xml:space="preserve"> </w:delText>
        </w:r>
      </w:del>
      <w:hyperlink r:id="rId18">
        <w:del w:id="1973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can remove it.</w:delText>
        </w:r>
      </w:del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It is defined at the single</w:delText>
        </w:r>
      </w:del>
      <w:del w:id="1978" w:author="PR Preview" w:date="2026-01-01T00:00:00Z">
        <w:r>
          <w:delText xml:space="preserve"> </w:delText>
        </w:r>
      </w:del>
      <w:hyperlink w:anchor="def-covariate">
        <w:del w:id="197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value</w:delText>
        </w:r>
      </w:del>
      <w:del w:id="1982" w:author="PR Preview" w:date="2026-01-01T00:00:00Z">
        <w:r>
          <w:delText xml:space="preserve"> </w:delText>
        </w:r>
      </w:del>
      <m:oMath>
        <m:r>
          <m:t>x</m:t>
        </m:r>
      </m:oMath>
      <w:del w:id="1983" w:author="PR Preview" w:date="2026-01-01T00:00:00Z">
        <w:r>
          <w:delText xml:space="preserve">,</w:delText>
        </w:r>
      </w:del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so it may differ from one covariate value to another:</w:delText>
        </w:r>
      </w:del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it does not assume constant</w:delText>
        </w:r>
      </w:del>
      <w:del w:id="1988" w:author="PR Preview" w:date="2026-01-01T00:00:00Z">
        <w:r>
          <w:delText xml:space="preserve"> </w:delText>
        </w:r>
      </w:del>
      <w:hyperlink w:anchor="def-noise">
        <w:del w:id="1989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1990" w:author="PR Preview" w:date="2026-01-01T00:00:00Z">
        <w:r>
          <w:delText xml:space="preserve"> </w:delText>
        </w:r>
      </w:del>
      <w:hyperlink r:id="rId149">
        <w:del w:id="1991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across covariate values.</w:delText>
        </w:r>
      </w:del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delText xml:space="preserve">For example, in</w:delText>
        </w:r>
      </w:del>
      <w:del w:id="1996" w:author="PR Preview" w:date="2026-01-01T00:00:00Z">
        <w:r>
          <w:delText xml:space="preserve"> </w:delText>
        </w:r>
      </w:del>
      <w:hyperlink w:anchor="exm-irreducible-error">
        <w:del w:id="1997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1998" w:author="PR Preview" w:date="2026-01-01T00:00:00Z">
        <w:r>
          <w:delText xml:space="preserve">,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every prediction has</w:delText>
        </w:r>
      </w:del>
      <w:del w:id="2001" w:author="PR Preview" w:date="2026-01-01T00:00:00Z">
        <w:r>
          <w:delText xml:space="preserve"> </w:delText>
        </w:r>
      </w:del>
      <w:hyperlink w:anchor="def-epe">
        <w:del w:id="2002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at least</w:delText>
        </w:r>
      </w:del>
      <w:del w:id="200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006" w:author="PR Preview" w:date="2026-01-01T00:00:00Z">
        <w:r>
          <w:delText xml:space="preserve">.</w:delText>
        </w:r>
      </w:del>
    </w:p>
    <w:p>
      <w:pPr>
        <w:pStyle w:val="FirstParagraph"/>
      </w:pPr>
      <w:ins w:id="2007" w:author="PR Preview" w:date="2026-01-01T00:00:00Z">
        <w:r>
          <w:t xml:space="preserve">Source:</w:t>
        </w:r>
      </w:ins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Wikipedia contributors [9]</w:t>
        </w:r>
      </w:ins>
      <w:ins w:id="2010" w:author="PR Preview" w:date="2026-01-01T00:00:00Z">
        <w:r>
          <w:t xml:space="preserve">;</w:t>
        </w:r>
      </w:ins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James et al. [5, Sec. 2.2.2]</w:t>
        </w:r>
      </w:ins>
      <w:ins w:id="2013" w:author="PR Preview" w:date="2026-01-01T00:00:00Z">
        <w:r>
          <w:t xml:space="preserve">.</w:t>
        </w:r>
      </w:ins>
    </w:p>
    <w:bookmarkEnd w:id="147"/>
    <w:bookmarkStart w:id="148" w:name="exm-irreducible-error"/>
    <w:p>
      <w:pPr>
        <w:pStyle w:val="BodyText"/>
      </w:pPr>
      <w:ins w:id="2014" w:author="PR Preview" w:date="2026-01-01T00:00:00Z">
        <w:r>
          <w:rPr>
            <w:b/>
            <w:bCs/>
          </w:rPr>
          <w:t xml:space="preserve">Example 24 (The irreducible error of a normal population)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Take a</w:t>
        </w:r>
      </w:ins>
      <w:ins w:id="2017" w:author="PR Preview" w:date="2026-01-01T00:00:00Z">
        <w:r>
          <w:t xml:space="preserve"> </w:t>
        </w:r>
      </w:ins>
      <w:hyperlink r:id="rId57">
        <w:ins w:id="2018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whose outcome given the</w:t>
        </w:r>
      </w:ins>
      <w:ins w:id="2021" w:author="PR Preview" w:date="2026-01-01T00:00:00Z">
        <w:r>
          <w:t xml:space="preserve"> </w:t>
        </w:r>
      </w:ins>
      <w:hyperlink w:anchor="def-covariate">
        <w:ins w:id="2022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value</w:t>
        </w:r>
      </w:ins>
      <w:ins w:id="2025" w:author="PR Preview" w:date="2026-01-01T00:00:00Z">
        <w:r>
          <w:t xml:space="preserve"> </w:t>
        </w:r>
      </w:ins>
      <m:oMath>
        <m:r>
          <m:t>x</m:t>
        </m:r>
      </m:oMath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has the</w:t>
        </w:r>
      </w:ins>
      <w:ins w:id="2028" w:author="PR Preview" w:date="2026-01-01T00:00:00Z">
        <w:r>
          <w:t xml:space="preserve"> </w:t>
        </w:r>
      </w:ins>
      <w:hyperlink r:id="rId105">
        <w:ins w:id="2029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2030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031" w:author="PR Preview" w:date="2026-01-01T00:00:00Z">
        <w:r>
          <w:t xml:space="preserve">, where</w:t>
        </w:r>
      </w:ins>
      <w:ins w:id="203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and</w:t>
        </w:r>
      </w:ins>
      <w:ins w:id="2035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036" w:author="PR Preview" w:date="2026-01-01T00:00:00Z">
        <w:r>
          <w:t xml:space="preserve">.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Its</w:t>
        </w:r>
      </w:ins>
      <w:ins w:id="2039" w:author="PR Preview" w:date="2026-01-01T00:00:00Z">
        <w:r>
          <w:t xml:space="preserve"> </w:t>
        </w:r>
      </w:ins>
      <w:hyperlink w:anchor="def-noise">
        <w:ins w:id="2040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041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ins w:id="2042" w:author="PR Preview" w:date="2026-01-01T00:00:00Z">
        <w:r>
          <w:t xml:space="preserve">, given</w:t>
        </w:r>
      </w:ins>
      <w:ins w:id="204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044" w:author="PR Preview" w:date="2026-01-01T00:00:00Z">
        <w:r>
          <w:t xml:space="preserve">, has the normal distribution with mean</w:t>
        </w:r>
      </w:ins>
      <w:ins w:id="2045" w:author="PR Preview" w:date="2026-01-01T00:00:00Z">
        <w:r>
          <w:t xml:space="preserve"> </w:t>
        </w:r>
      </w:ins>
      <m:oMath>
        <m:r>
          <m:t>0</m:t>
        </m:r>
      </m:oMath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and</w:t>
        </w:r>
      </w:ins>
      <w:ins w:id="2048" w:author="PR Preview" w:date="2026-01-01T00:00:00Z">
        <w:r>
          <w:t xml:space="preserve"> </w:t>
        </w:r>
      </w:ins>
      <w:hyperlink r:id="rId145">
        <w:ins w:id="2049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205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051" w:author="PR Preview" w:date="2026-01-01T00:00:00Z">
        <w:r>
          <w:t xml:space="preserve">.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The</w:t>
        </w:r>
      </w:ins>
      <w:ins w:id="2054" w:author="PR Preview" w:date="2026-01-01T00:00:00Z">
        <w:r>
          <w:t xml:space="preserve"> </w:t>
        </w:r>
      </w:ins>
      <w:hyperlink w:anchor="def-irreducible-error">
        <w:ins w:id="2055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at every</w:t>
        </w:r>
      </w:ins>
      <w:ins w:id="2058" w:author="PR Preview" w:date="2026-01-01T00:00:00Z">
        <w:r>
          <w:t xml:space="preserve"> </w:t>
        </w:r>
      </w:ins>
      <m:oMath>
        <m:r>
          <m:t>x</m:t>
        </m:r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is therefore</w:t>
        </w:r>
      </w:ins>
      <w:ins w:id="206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ins w:id="2062" w:author="PR Preview" w:date="2026-01-01T00:00:00Z">
        <w:r>
          <w:t xml:space="preserve">.</w:t>
        </w:r>
      </w:ins>
    </w:p>
    <w:bookmarkEnd w:id="148"/>
    <w:bookmarkStart w:id="150" w:name="rem-irreducible-error"/>
    <w:p>
      <w:pPr>
        <w:pStyle w:val="BodyText"/>
      </w:pPr>
      <w:ins w:id="2063" w:author="PR Preview" w:date="2026-01-01T00:00:00Z">
        <w:r>
          <w:rPr>
            <w:i/>
            <w:iCs/>
          </w:rPr>
          <w:t xml:space="preserve">Remark 12</w:t>
        </w:r>
      </w:ins>
      <w:ins w:id="2064" w:author="PR Preview" w:date="2026-01-01T00:00:00Z">
        <w:r>
          <w:t xml:space="preserve"> (What the irreducible error does and does not depend on). </w:t>
        </w:r>
      </w:ins>
      <w:ins w:id="2065" w:author="PR Preview" w:date="2026-01-01T00:00:00Z">
        <w:r>
          <w:t xml:space="preserve">The</w:t>
        </w:r>
      </w:ins>
      <w:ins w:id="2066" w:author="PR Preview" w:date="2026-01-01T00:00:00Z">
        <w:r>
          <w:t xml:space="preserve"> </w:t>
        </w:r>
      </w:ins>
      <w:hyperlink w:anchor="def-irreducible-error">
        <w:ins w:id="2067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206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does not depend on the</w:t>
        </w:r>
      </w:ins>
      <w:ins w:id="2071" w:author="PR Preview" w:date="2026-01-01T00:00:00Z">
        <w:r>
          <w:t xml:space="preserve"> </w:t>
        </w:r>
      </w:ins>
      <w:hyperlink w:anchor="def-fitting-procedure">
        <w:ins w:id="207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073" w:author="PR Preview" w:date="2026-01-01T00:00:00Z">
        <w:r>
          <w:t xml:space="preserve"> </w:t>
        </w:r>
      </w:ins>
      <m:oMath>
        <m:r>
          <m:t>g</m:t>
        </m:r>
      </m:oMath>
      <w:ins w:id="2074" w:author="PR Preview" w:date="2026-01-01T00:00:00Z">
        <w:r>
          <w:t xml:space="preserve">,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so no choice of</w:t>
        </w:r>
      </w:ins>
      <w:ins w:id="2077" w:author="PR Preview" w:date="2026-01-01T00:00:00Z">
        <w:r>
          <w:t xml:space="preserve"> </w:t>
        </w:r>
      </w:ins>
      <w:hyperlink r:id="rId18">
        <w:ins w:id="207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can remove it.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It is defined at the single</w:t>
        </w:r>
      </w:ins>
      <w:ins w:id="2083" w:author="PR Preview" w:date="2026-01-01T00:00:00Z">
        <w:r>
          <w:t xml:space="preserve"> </w:t>
        </w:r>
      </w:ins>
      <w:hyperlink w:anchor="def-covariate">
        <w:ins w:id="2084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value</w:t>
        </w:r>
      </w:ins>
      <w:ins w:id="2087" w:author="PR Preview" w:date="2026-01-01T00:00:00Z">
        <w:r>
          <w:t xml:space="preserve"> </w:t>
        </w:r>
      </w:ins>
      <m:oMath>
        <m:r>
          <m:t>x</m:t>
        </m:r>
      </m:oMath>
      <w:ins w:id="2088" w:author="PR Preview" w:date="2026-01-01T00:00:00Z">
        <w:r>
          <w:t xml:space="preserve">,</w:t>
        </w:r>
      </w:ins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so it may differ from one covariate value to another: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it does not assume constant</w:t>
        </w:r>
      </w:ins>
      <w:ins w:id="2093" w:author="PR Preview" w:date="2026-01-01T00:00:00Z">
        <w:r>
          <w:t xml:space="preserve"> </w:t>
        </w:r>
      </w:ins>
      <w:hyperlink w:anchor="def-noise">
        <w:ins w:id="2094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095" w:author="PR Preview" w:date="2026-01-01T00:00:00Z">
        <w:r>
          <w:t xml:space="preserve"> </w:t>
        </w:r>
      </w:ins>
      <w:hyperlink r:id="rId149">
        <w:ins w:id="2096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across covariate values.</w:t>
        </w:r>
      </w:ins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For example, in</w:t>
        </w:r>
      </w:ins>
      <w:ins w:id="2101" w:author="PR Preview" w:date="2026-01-01T00:00:00Z">
        <w:r>
          <w:t xml:space="preserve"> </w:t>
        </w:r>
      </w:ins>
      <w:hyperlink w:anchor="exm-irreducible-error">
        <w:ins w:id="2102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103" w:author="PR Preview" w:date="2026-01-01T00:00:00Z">
        <w:r>
          <w:t xml:space="preserve">,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every prediction has</w:t>
        </w:r>
      </w:ins>
      <w:ins w:id="2106" w:author="PR Preview" w:date="2026-01-01T00:00:00Z">
        <w:r>
          <w:t xml:space="preserve"> </w:t>
        </w:r>
      </w:ins>
      <w:hyperlink w:anchor="def-epe">
        <w:ins w:id="2107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at least</w:t>
        </w:r>
      </w:ins>
      <w:ins w:id="211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111" w:author="PR Preview" w:date="2026-01-01T00:00:00Z">
        <w:r>
          <w:t xml:space="preserve">.</w:t>
        </w:r>
      </w:ins>
    </w:p>
    <w:bookmarkEnd w:id="150"/>
    <w:bookmarkStart w:id="151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1"/>
    <w:bookmarkStart w:id="152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2"/>
    <w:bookmarkStart w:id="153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3"/>
    <w:bookmarkStart w:id="154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4"/>
    <w:bookmarkStart w:id="155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5"/>
    <w:bookmarkStart w:id="156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6"/>
    <w:bookmarkStart w:id="157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7"/>
    <w:bookmarkStart w:id="16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0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0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del w:id="2112" w:author="PR Preview" w:date="2026-01-01T00:00:00Z">
        <w:r>
          <w:delText xml:space="preserve">The algebra did not use that the new pair has the same</w:delText>
        </w:r>
      </w:del>
      <w:del w:id="2113" w:author="PR Preview" w:date="2026-01-01T00:00:00Z">
        <w:r>
          <w:delText xml:space="preserve"> </w:delText>
        </w:r>
      </w:del>
      <w:hyperlink r:id="rId161">
        <w:del w:id="2114" w:author="PR Preview" w:date="2026-01-01T00:00:00Z">
          <w:r>
            <w:rPr>
              <w:rStyle w:val="Hyperlink"/>
            </w:rPr>
            <w:delText xml:space="preserve">population distribution</w:delText>
          </w:r>
        </w:del>
      </w:hyperlink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as the training data.</w:delText>
        </w:r>
      </w:del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Suppose the new pair came from a</w:delText>
        </w:r>
      </w:del>
      <w:del w:id="2119" w:author="PR Preview" w:date="2026-01-01T00:00:00Z">
        <w:r>
          <w:delText xml:space="preserve"> </w:delText>
        </w:r>
      </w:del>
      <w:hyperlink r:id="rId57">
        <w:del w:id="2120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whose mean function differed from the training population’s.</w:delText>
        </w:r>
      </w:del>
      <w:del w:id="2123" w:author="PR Preview" w:date="2026-01-01T00:00:00Z">
        <w:r>
          <w:delText xml:space="preserve"> </w:delText>
        </w:r>
      </w:del>
      <w:del w:id="2124" w:author="PR Preview" w:date="2026-01-01T00:00:00Z">
        <w:r>
          <w:delText xml:space="preserve">Then</w:delText>
        </w:r>
      </w:del>
      <w:del w:id="2125" w:author="PR Preview" w:date="2026-01-01T00:00:00Z">
        <w:r>
          <w:delText xml:space="preserve"> </w:delText>
        </w:r>
      </w:del>
      <w:hyperlink w:anchor="eq-epe-after-noise">
        <w:del w:id="2126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would still hold, with the new population’s mean function and noise variance.</w:delText>
        </w:r>
      </w:del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Its</w:delText>
        </w:r>
      </w:del>
      <w:del w:id="2131" w:author="PR Preview" w:date="2026-01-01T00:00:00Z">
        <w:r>
          <w:delText xml:space="preserve"> </w:delText>
        </w:r>
      </w:del>
      <w:hyperlink r:id="rId140">
        <w:del w:id="2132" w:author="PR Preview" w:date="2026-01-01T00:00:00Z">
          <w:r>
            <w:rPr>
              <w:rStyle w:val="Hyperlink"/>
            </w:rPr>
            <w:delText xml:space="preserve">estimation-error</w:delText>
          </w:r>
        </w:del>
      </w:hyperlink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term would include the</w:delText>
        </w:r>
      </w:del>
      <w:del w:id="2135" w:author="PR Preview" w:date="2026-01-01T00:00:00Z">
        <w:r>
          <w:delText xml:space="preserve"> </w:delText>
        </w:r>
      </w:del>
      <w:hyperlink r:id="rId162">
        <w:del w:id="2136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from that difference.</w:delText>
        </w:r>
      </w:del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So it would no longer measure how well the procedure</w:delText>
        </w:r>
      </w:del>
      <w:del w:id="2141" w:author="PR Preview" w:date="2026-01-01T00:00:00Z">
        <w:r>
          <w:delText xml:space="preserve"> </w:delText>
        </w:r>
      </w:del>
      <w:hyperlink r:id="rId163">
        <w:del w:id="2142" w:author="PR Preview" w:date="2026-01-01T00:00:00Z">
          <w:r>
            <w:rPr>
              <w:rStyle w:val="Hyperlink"/>
            </w:rPr>
            <w:delText xml:space="preserve">estimates</w:delText>
          </w:r>
        </w:del>
      </w:hyperlink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the training population’s mean function.</w:delText>
        </w:r>
      </w:del>
    </w:p>
    <w:p>
      <w:pPr>
        <w:pStyle w:val="BodyText"/>
      </w:pPr>
      <w:ins w:id="2145" w:author="PR Preview" w:date="2026-01-01T00:00:00Z">
        <w:r>
          <w:t xml:space="preserve">The algebra did not use that the new pair has the same</w:t>
        </w:r>
      </w:ins>
      <w:ins w:id="2146" w:author="PR Preview" w:date="2026-01-01T00:00:00Z">
        <w:r>
          <w:t xml:space="preserve"> </w:t>
        </w:r>
      </w:ins>
      <w:hyperlink r:id="rId161">
        <w:ins w:id="2147" w:author="PR Preview" w:date="2026-01-01T00:00:00Z">
          <w:r>
            <w:rPr>
              <w:rStyle w:val="Hyperlink"/>
            </w:rPr>
            <w:t xml:space="preserve">population distribution</w:t>
          </w:r>
        </w:ins>
      </w:hyperlink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as the training data.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Suppose the new pair came from a</w:t>
        </w:r>
      </w:ins>
      <w:ins w:id="2152" w:author="PR Preview" w:date="2026-01-01T00:00:00Z">
        <w:r>
          <w:t xml:space="preserve"> </w:t>
        </w:r>
      </w:ins>
      <w:hyperlink r:id="rId57">
        <w:ins w:id="2153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whose mean function differed from the training population’s.</w:t>
        </w:r>
      </w:ins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Then</w:t>
        </w:r>
      </w:ins>
      <w:ins w:id="2158" w:author="PR Preview" w:date="2026-01-01T00:00:00Z">
        <w:r>
          <w:t xml:space="preserve"> </w:t>
        </w:r>
      </w:ins>
      <w:hyperlink w:anchor="eq-epe-after-noise">
        <w:ins w:id="2159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would still hold, with the new population’s mean function and noise variance.</w:t>
        </w:r>
      </w:ins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Its</w:t>
        </w:r>
      </w:ins>
      <w:ins w:id="2164" w:author="PR Preview" w:date="2026-01-01T00:00:00Z">
        <w:r>
          <w:t xml:space="preserve"> </w:t>
        </w:r>
      </w:ins>
      <w:hyperlink r:id="rId140">
        <w:ins w:id="2165" w:author="PR Preview" w:date="2026-01-01T00:00:00Z">
          <w:r>
            <w:rPr>
              <w:rStyle w:val="Hyperlink"/>
            </w:rPr>
            <w:t xml:space="preserve">estimation-error</w:t>
          </w:r>
        </w:ins>
      </w:hyperlink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term would include the</w:t>
        </w:r>
      </w:ins>
      <w:ins w:id="2168" w:author="PR Preview" w:date="2026-01-01T00:00:00Z">
        <w:r>
          <w:t xml:space="preserve"> </w:t>
        </w:r>
      </w:ins>
      <w:hyperlink r:id="rId162">
        <w:ins w:id="2169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from that difference.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So it would no longer measure how well the procedure</w:t>
        </w:r>
      </w:ins>
      <w:ins w:id="2174" w:author="PR Preview" w:date="2026-01-01T00:00:00Z">
        <w:r>
          <w:t xml:space="preserve"> </w:t>
        </w:r>
      </w:ins>
      <w:hyperlink r:id="rId163">
        <w:ins w:id="2175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the training population’s mean function.</w:t>
        </w:r>
      </w:ins>
    </w:p>
    <w:bookmarkEnd w:id="164"/>
    <w:bookmarkStart w:id="166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9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7" w:name="exm-epe-split-noise"/>
    <w:p>
      <w:pPr>
        <w:pStyle w:val="BodyText"/>
      </w:pPr>
      <w:del w:id="2178" w:author="PR Preview" w:date="2026-01-01T00:00:00Z">
        <w:r>
          <w:rPr>
            <w:b/>
            <w:bCs/>
          </w:rPr>
          <w:delText xml:space="preserve">Example 24 (The two pMSEs differ by the noise variance)</w:delText>
        </w:r>
      </w:del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Take a population whose mean function is known:</w:delText>
        </w:r>
      </w:del>
      <w:del w:id="218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delText xml:space="preserve">with</w:delText>
        </w:r>
      </w:del>
      <w:del w:id="218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185" w:author="PR Preview" w:date="2026-01-01T00:00:00Z">
        <w:r>
          <w:delText xml:space="preserve">.</w:delText>
        </w:r>
      </w:del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Let the</w:delText>
        </w:r>
      </w:del>
      <w:del w:id="2188" w:author="PR Preview" w:date="2026-01-01T00:00:00Z">
        <w:r>
          <w:delText xml:space="preserve"> </w:delText>
        </w:r>
      </w:del>
      <w:hyperlink w:anchor="def-covariate">
        <w:del w:id="218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value be</w:delText>
        </w:r>
      </w:del>
      <w:del w:id="219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0.25</m:t>
        </m:r>
      </m:oMath>
      <w:del w:id="2193" w:author="PR Preview" w:date="2026-01-01T00:00:00Z">
        <w:r>
          <w:delText xml:space="preserve">, where the mean function value is</w:delText>
        </w:r>
      </w:del>
      <w:del w:id="2194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195" w:author="PR Preview" w:date="2026-01-01T00:00:00Z">
        <w:r>
          <w:delText xml:space="preserve">,</w:delText>
        </w:r>
      </w:del>
      <w:del w:id="2196" w:author="PR Preview" w:date="2026-01-01T00:00:00Z">
        <w:r>
          <w:delText xml:space="preserve"> </w:delText>
        </w:r>
      </w:del>
      <w:del w:id="2197" w:author="PR Preview" w:date="2026-01-01T00:00:00Z">
        <w:r>
          <w:delText xml:space="preserve">and fit a cubic polynomial by least squares to</w:delText>
        </w:r>
      </w:del>
      <w:del w:id="21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199" w:author="PR Preview" w:date="2026-01-01T00:00:00Z">
        <w:r>
          <w:delText xml:space="preserve"> </w:delText>
        </w:r>
      </w:del>
      <w:del w:id="2200" w:author="PR Preview" w:date="2026-01-01T00:00:00Z">
        <w:r>
          <w:delText xml:space="preserve">observations.</w:delText>
        </w:r>
      </w:del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We draw</w:delText>
        </w:r>
      </w:del>
      <w:del w:id="2203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training sets,</w:delText>
        </w:r>
      </w:del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each with its own new outcome at</w:delText>
        </w:r>
      </w:del>
      <w:del w:id="2208" w:author="PR Preview" w:date="2026-01-01T00:00:00Z">
        <w:r>
          <w:delText xml:space="preserve"> </w:delText>
        </w:r>
      </w:del>
      <m:oMath>
        <m:r>
          <m:t>x</m:t>
        </m:r>
      </m:oMath>
      <w:del w:id="2209" w:author="PR Preview" w:date="2026-01-01T00:00:00Z">
        <w:r>
          <w:delText xml:space="preserve">,</w:delText>
        </w:r>
      </w:del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and average the squared errors of the two targets over them.</w:delText>
        </w:r>
      </w:del>
    </w:p>
    <w:p>
      <w:pPr>
        <w:pStyle w:val="BodyText"/>
      </w:pPr>
      <w:ins w:id="2212" w:author="PR Preview" w:date="2026-01-01T00:00:00Z">
        <w:r>
          <w:rPr>
            <w:b/>
            <w:bCs/>
          </w:rPr>
          <w:t xml:space="preserve">Example 25 (The two pMSEs differ by the noise variance)</w:t>
        </w:r>
      </w:ins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Take a population whose mean function is known:</w:t>
        </w:r>
      </w:ins>
      <w:ins w:id="221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with</w:t>
        </w:r>
      </w:ins>
      <w:ins w:id="2218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219" w:author="PR Preview" w:date="2026-01-01T00:00:00Z">
        <w:r>
          <w:t xml:space="preserve">.</w:t>
        </w:r>
      </w:ins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Let the</w:t>
        </w:r>
      </w:ins>
      <w:ins w:id="2222" w:author="PR Preview" w:date="2026-01-01T00:00:00Z">
        <w:r>
          <w:t xml:space="preserve"> </w:t>
        </w:r>
      </w:ins>
      <w:hyperlink w:anchor="def-covariate">
        <w:ins w:id="2223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value be</w:t>
        </w:r>
      </w:ins>
      <w:ins w:id="22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2227" w:author="PR Preview" w:date="2026-01-01T00:00:00Z">
        <w:r>
          <w:t xml:space="preserve">, where the mean function value is</w:t>
        </w:r>
      </w:ins>
      <w:ins w:id="222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229" w:author="PR Preview" w:date="2026-01-01T00:00:00Z">
        <w:r>
          <w:t xml:space="preserve">,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and fit a cubic polynomial by least squares to</w:t>
        </w:r>
      </w:ins>
      <w:ins w:id="223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observations.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We draw</w:t>
        </w:r>
      </w:ins>
      <w:ins w:id="2237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training sets,</w:t>
        </w:r>
      </w:ins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each with its own new outcome at</w:t>
        </w:r>
      </w:ins>
      <w:ins w:id="2242" w:author="PR Preview" w:date="2026-01-01T00:00:00Z">
        <w:r>
          <w:t xml:space="preserve"> </w:t>
        </w:r>
      </w:ins>
      <m:oMath>
        <m:r>
          <m:t>x</m:t>
        </m:r>
      </m:oMath>
      <w:ins w:id="2243" w:author="PR Preview" w:date="2026-01-01T00:00:00Z">
        <w:r>
          <w:t xml:space="preserve">,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7"/>
    <w:bookmarkStart w:id="168" w:name="exr-epe-split-bias"/>
    <w:p>
      <w:pPr>
        <w:pStyle w:val="BodyText"/>
      </w:pPr>
      <w:del w:id="2246" w:author="PR Preview" w:date="2026-01-01T00:00:00Z">
        <w:r>
          <w:rPr>
            <w:b/>
            <w:bCs/>
          </w:rPr>
          <w:delText xml:space="preserve">Exercise 8 (Separate the bias)</w:delText>
        </w:r>
      </w:del>
      <w:del w:id="2247" w:author="PR Preview" w:date="2026-01-01T00:00:00Z">
        <w:r>
          <w:delText xml:space="preserve"> </w:delText>
        </w:r>
      </w:del>
      <w:hyperlink w:anchor="eq-epe-after-noise">
        <w:del w:id="2248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2251" w:author="PR Preview" w:date="2026-01-01T00:00:00Z">
        <w:r>
          <w:rPr>
            <w:b/>
            <w:bCs/>
          </w:rPr>
          <w:t xml:space="preserve">Exercise 8 (Separate the bias)</w:t>
        </w:r>
      </w:ins>
      <w:ins w:id="2252" w:author="PR Preview" w:date="2026-01-01T00:00:00Z">
        <w:r>
          <w:t xml:space="preserve"> </w:t>
        </w:r>
      </w:ins>
      <w:hyperlink w:anchor="eq-epe-after-noise">
        <w:ins w:id="2253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del w:id="2256" w:author="PR Preview" w:date="2026-01-01T00:00:00Z">
        <w:r>
          <w:delText xml:space="preserve">Split it with the same technique as before:</w:delText>
        </w:r>
      </w:del>
      <w:del w:id="2257" w:author="PR Preview" w:date="2026-01-01T00:00:00Z">
        <w:r>
          <w:delText xml:space="preserve"> </w:delText>
        </w:r>
      </w:del>
      <w:del w:id="2258" w:author="PR Preview" w:date="2026-01-01T00:00:00Z">
        <w:r>
          <w:delText xml:space="preserve">add and subtract the expected prediction</w:delText>
        </w:r>
      </w:del>
      <w:del w:id="225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delText xml:space="preserve">(</w:delText>
        </w:r>
      </w:del>
      <w:hyperlink w:anchor="eq-average-fit">
        <w:del w:id="2262" w:author="PR Preview" w:date="2026-01-01T00:00:00Z">
          <w:r>
            <w:rPr>
              <w:rStyle w:val="Hyperlink"/>
            </w:rPr>
            <w:delText xml:space="preserve">Equation 29</w:delText>
          </w:r>
        </w:del>
      </w:hyperlink>
      <w:del w:id="2263" w:author="PR Preview" w:date="2026-01-01T00:00:00Z">
        <w:r>
          <w:delText xml:space="preserve">),</w:delText>
        </w:r>
      </w:del>
      <w:del w:id="2264" w:author="PR Preview" w:date="2026-01-01T00:00:00Z">
        <w:r>
          <w:delText xml:space="preserve"> </w:delText>
        </w:r>
      </w:del>
      <w:del w:id="2265" w:author="PR Preview" w:date="2026-01-01T00:00:00Z">
        <w:r>
          <w:delText xml:space="preserve">expand, and take the expectation term by term.</w:delText>
        </w:r>
      </w:del>
    </w:p>
    <w:p>
      <w:pPr>
        <w:pStyle w:val="BodyText"/>
      </w:pPr>
      <w:ins w:id="2266" w:author="PR Preview" w:date="2026-01-01T00:00:00Z">
        <w:r>
          <w:t xml:space="preserve">Split it with the same technique as before:</w:t>
        </w:r>
      </w:ins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add and subtract the expected prediction</w:t>
        </w:r>
      </w:ins>
      <w:ins w:id="226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(</w:t>
        </w:r>
      </w:ins>
      <w:hyperlink w:anchor="eq-average-fit">
        <w:ins w:id="2272" w:author="PR Preview" w:date="2026-01-01T00:00:00Z">
          <w:r>
            <w:rPr>
              <w:rStyle w:val="Hyperlink"/>
            </w:rPr>
            <w:t xml:space="preserve">Equation 30</w:t>
          </w:r>
        </w:ins>
      </w:hyperlink>
      <w:ins w:id="2273" w:author="PR Preview" w:date="2026-01-01T00:00:00Z">
        <w:r>
          <w:t xml:space="preserve">),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8"/>
    <w:bookmarkStart w:id="17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0"/>
    <w:bookmarkStart w:id="172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del w:id="2276" w:author="PR Preview" w:date="2026-01-01T00:00:00Z">
        <w:r>
          <w:rPr>
            <w:i/>
            <w:iCs/>
          </w:rPr>
          <w:delText xml:space="preserve">Proof</w:delText>
        </w:r>
      </w:del>
      <w:del w:id="2277" w:author="PR Preview" w:date="2026-01-01T00:00:00Z">
        <w:r>
          <w:delText xml:space="preserve">. </w:delText>
        </w:r>
      </w:del>
      <w:del w:id="2278" w:author="PR Preview" w:date="2026-01-01T00:00:00Z">
        <w:r>
          <w:delText xml:space="preserve">Every expectation below is conditional on</w:delText>
        </w:r>
      </w:del>
      <w:del w:id="22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280" w:author="PR Preview" w:date="2026-01-01T00:00:00Z">
        <w:r>
          <w:delText xml:space="preserve">, as in the exercises.</w:delText>
        </w:r>
      </w:del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By</w:delText>
        </w:r>
      </w:del>
      <w:del w:id="2283" w:author="PR Preview" w:date="2026-01-01T00:00:00Z">
        <w:r>
          <w:delText xml:space="preserve"> </w:delText>
        </w:r>
      </w:del>
      <w:hyperlink w:anchor="sol-epe-split-noise">
        <w:del w:id="2284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2285" w:author="PR Preview" w:date="2026-01-01T00:00:00Z">
        <w:r>
          <w:delText xml:space="preserve">, the expected squared prediction error is the noise variance plus the pMSE of the prediction, used as an</w:delText>
        </w:r>
      </w:del>
      <w:del w:id="2286" w:author="PR Preview" w:date="2026-01-01T00:00:00Z">
        <w:r>
          <w:delText xml:space="preserve"> </w:delText>
        </w:r>
      </w:del>
      <w:hyperlink r:id="rId141">
        <w:del w:id="228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of</w:delText>
        </w:r>
      </w:del>
      <w:del w:id="229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291" w:author="PR Preview" w:date="2026-01-01T00:00:00Z">
        <w:r>
          <w:delText xml:space="preserve">.</w:delText>
        </w:r>
      </w:del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By</w:delText>
        </w:r>
      </w:del>
      <w:del w:id="2294" w:author="PR Preview" w:date="2026-01-01T00:00:00Z">
        <w:r>
          <w:delText xml:space="preserve"> </w:delText>
        </w:r>
      </w:del>
      <w:hyperlink w:anchor="sol-epe-split-bias">
        <w:del w:id="2295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2296" w:author="PR Preview" w:date="2026-01-01T00:00:00Z">
        <w:r>
          <w:delText xml:space="preserve">, that pMSE is the squared bias plus the variance.</w:delText>
        </w:r>
      </w:del>
      <w:del w:id="2297" w:author="PR Preview" w:date="2026-01-01T00:00:00Z">
        <w:r>
          <w:delText xml:space="preserve"> </w:delText>
        </w:r>
      </w:del>
      <w:del w:id="2298" w:author="PR Preview" w:date="2026-01-01T00:00:00Z">
        <w:r>
          <w:delText xml:space="preserve">Substituting</w:delText>
        </w:r>
      </w:del>
      <w:del w:id="2299" w:author="PR Preview" w:date="2026-01-01T00:00:00Z">
        <w:r>
          <w:delText xml:space="preserve"> </w:delText>
        </w:r>
      </w:del>
      <w:hyperlink w:anchor="eq-epe-after-bias">
        <w:del w:id="2300" w:author="PR Preview" w:date="2026-01-01T00:00:00Z">
          <w:r>
            <w:rPr>
              <w:rStyle w:val="Hyperlink"/>
            </w:rPr>
            <w:delText xml:space="preserve">Equation 34</w:delText>
          </w:r>
        </w:del>
      </w:hyperlink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into</w:delText>
        </w:r>
      </w:del>
      <w:del w:id="2303" w:author="PR Preview" w:date="2026-01-01T00:00:00Z">
        <w:r>
          <w:delText xml:space="preserve"> </w:delText>
        </w:r>
      </w:del>
      <w:hyperlink w:anchor="eq-epe-after-noise">
        <w:del w:id="2304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2305" w:author="PR Preview" w:date="2026-01-01T00:00:00Z">
        <w:r>
          <w:delText xml:space="preserve">:</w:delText>
        </w:r>
      </w:del>
    </w:p>
    <w:p>
      <w:pPr>
        <w:pStyle w:val="FirstParagraph"/>
      </w:pPr>
      <w:ins w:id="2306" w:author="PR Preview" w:date="2026-01-01T00:00:00Z">
        <w:r>
          <w:rPr>
            <w:i/>
            <w:iCs/>
          </w:rPr>
          <w:t xml:space="preserve">Proof</w:t>
        </w:r>
      </w:ins>
      <w:ins w:id="2307" w:author="PR Preview" w:date="2026-01-01T00:00:00Z">
        <w:r>
          <w:t xml:space="preserve">. </w:t>
        </w:r>
      </w:ins>
      <w:ins w:id="2308" w:author="PR Preview" w:date="2026-01-01T00:00:00Z">
        <w:r>
          <w:t xml:space="preserve">Every expectation below is conditional on</w:t>
        </w:r>
      </w:ins>
      <w:ins w:id="230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310" w:author="PR Preview" w:date="2026-01-01T00:00:00Z">
        <w:r>
          <w:t xml:space="preserve">, as in the exercises.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By</w:t>
        </w:r>
      </w:ins>
      <w:ins w:id="2313" w:author="PR Preview" w:date="2026-01-01T00:00:00Z">
        <w:r>
          <w:t xml:space="preserve"> </w:t>
        </w:r>
      </w:ins>
      <w:hyperlink w:anchor="sol-epe-split-noise">
        <w:ins w:id="2314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2315" w:author="PR Preview" w:date="2026-01-01T00:00:00Z">
        <w:r>
          <w:t xml:space="preserve">, the expected squared prediction error is the noise variance plus the pMSE of the prediction, used as an</w:t>
        </w:r>
      </w:ins>
      <w:ins w:id="2316" w:author="PR Preview" w:date="2026-01-01T00:00:00Z">
        <w:r>
          <w:t xml:space="preserve"> </w:t>
        </w:r>
      </w:ins>
      <w:hyperlink r:id="rId141">
        <w:ins w:id="2317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of</w:t>
        </w:r>
      </w:ins>
      <w:ins w:id="232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21" w:author="PR Preview" w:date="2026-01-01T00:00:00Z">
        <w:r>
          <w:t xml:space="preserve">.</w:t>
        </w:r>
      </w:ins>
      <w:ins w:id="2322" w:author="PR Preview" w:date="2026-01-01T00:00:00Z">
        <w:r>
          <w:t xml:space="preserve"> </w:t>
        </w:r>
      </w:ins>
      <w:ins w:id="2323" w:author="PR Preview" w:date="2026-01-01T00:00:00Z">
        <w:r>
          <w:t xml:space="preserve">By</w:t>
        </w:r>
      </w:ins>
      <w:ins w:id="2324" w:author="PR Preview" w:date="2026-01-01T00:00:00Z">
        <w:r>
          <w:t xml:space="preserve"> </w:t>
        </w:r>
      </w:ins>
      <w:hyperlink w:anchor="sol-epe-split-bias">
        <w:ins w:id="2325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2326" w:author="PR Preview" w:date="2026-01-01T00:00:00Z">
        <w:r>
          <w:t xml:space="preserve">, that pMSE is the squared bias plus the variance.</w:t>
        </w:r>
      </w:ins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Substituting</w:t>
        </w:r>
      </w:ins>
      <w:ins w:id="2329" w:author="PR Preview" w:date="2026-01-01T00:00:00Z">
        <w:r>
          <w:t xml:space="preserve"> </w:t>
        </w:r>
      </w:ins>
      <w:hyperlink w:anchor="eq-epe-after-bias">
        <w:ins w:id="2330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into</w:t>
        </w:r>
      </w:ins>
      <w:ins w:id="2333" w:author="PR Preview" w:date="2026-01-01T00:00:00Z">
        <w:r>
          <w:t xml:space="preserve"> </w:t>
        </w:r>
      </w:ins>
      <w:hyperlink w:anchor="eq-epe-after-noise">
        <w:ins w:id="2334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233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3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3"/>
    <w:bookmarkStart w:id="175" w:name="def-flexibility"/>
    <w:p>
      <w:pPr>
        <w:pStyle w:val="BodyText"/>
      </w:pPr>
      <w:del w:id="2336" w:author="PR Preview" w:date="2026-01-01T00:00:00Z">
        <w:r>
          <w:rPr>
            <w:b/>
            <w:bCs/>
          </w:rPr>
          <w:delText xml:space="preserve">Definition 35 (Flexibility)</w:delText>
        </w:r>
      </w:del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Let</w:delText>
        </w:r>
      </w:del>
      <w:del w:id="233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delText xml:space="preserve">and</w:delText>
        </w:r>
      </w:del>
      <w:del w:id="234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delText xml:space="preserve">be</w:delText>
        </w:r>
      </w:del>
      <w:del w:id="2345" w:author="PR Preview" w:date="2026-01-01T00:00:00Z">
        <w:r>
          <w:delText xml:space="preserve"> </w:delText>
        </w:r>
      </w:del>
      <w:hyperlink w:anchor="def-fitting-procedure">
        <w:del w:id="234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that each choose, by least squares,</w:delText>
        </w:r>
      </w:del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a</w:delText>
        </w:r>
      </w:del>
      <w:del w:id="2351" w:author="PR Preview" w:date="2026-01-01T00:00:00Z">
        <w:r>
          <w:delText xml:space="preserve"> </w:delText>
        </w:r>
      </w:del>
      <w:hyperlink w:anchor="def-fitted-model">
        <w:del w:id="235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353" w:author="PR Preview" w:date="2026-01-01T00:00:00Z">
        <w:r>
          <w:delText xml:space="preserve"> </w:delText>
        </w:r>
      </w:del>
      <w:del w:id="2354" w:author="PR Preview" w:date="2026-01-01T00:00:00Z">
        <w:r>
          <w:delText xml:space="preserve">from a set of candidate</w:delText>
        </w:r>
      </w:del>
      <w:del w:id="2355" w:author="PR Preview" w:date="2026-01-01T00:00:00Z">
        <w:r>
          <w:delText xml:space="preserve"> </w:delText>
        </w:r>
      </w:del>
      <w:hyperlink r:id="rId41">
        <w:del w:id="2356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2357" w:author="PR Preview" w:date="2026-01-01T00:00:00Z">
        <w:r>
          <w:delText xml:space="preserve">,</w:delText>
        </w:r>
      </w:del>
      <w:del w:id="235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delText xml:space="preserve">and</w:delText>
        </w:r>
      </w:del>
      <w:del w:id="236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respectively.</w:delText>
        </w:r>
      </w:del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delText xml:space="preserve">The procedure</w:delText>
        </w:r>
      </w:del>
      <w:del w:id="236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is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rPr>
            <w:b/>
            <w:bCs/>
          </w:rPr>
          <w:delText xml:space="preserve">at least as flexible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as</w:delText>
        </w:r>
      </w:del>
      <w:del w:id="237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if every candidate of</w:delText>
        </w:r>
      </w:del>
      <w:del w:id="237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377" w:author="PR Preview" w:date="2026-01-01T00:00:00Z">
        <w:r>
          <w:delText xml:space="preserve"> </w:delText>
        </w:r>
      </w:del>
      <w:del w:id="2378" w:author="PR Preview" w:date="2026-01-01T00:00:00Z">
        <w:r>
          <w:delText xml:space="preserve">is also a candidate of</w:delText>
        </w:r>
      </w:del>
      <w:del w:id="237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380" w:author="PR Preview" w:date="2026-01-01T00:00:00Z">
        <w:r>
          <w:delText xml:space="preserve">:</w:delText>
        </w:r>
      </w:del>
    </w:p>
    <w:p>
      <w:pPr>
        <w:pStyle w:val="BodyText"/>
      </w:pPr>
      <w:ins w:id="2381" w:author="PR Preview" w:date="2026-01-01T00:00:00Z">
        <w:r>
          <w:rPr>
            <w:b/>
            <w:bCs/>
          </w:rPr>
          <w:t xml:space="preserve">Definition 36 (Flexibility)</w:t>
        </w:r>
      </w:ins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Let</w:t>
        </w:r>
      </w:ins>
      <w:ins w:id="238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and</w:t>
        </w:r>
      </w:ins>
      <w:ins w:id="238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be</w:t>
        </w:r>
      </w:ins>
      <w:ins w:id="2390" w:author="PR Preview" w:date="2026-01-01T00:00:00Z">
        <w:r>
          <w:t xml:space="preserve"> </w:t>
        </w:r>
      </w:ins>
      <w:hyperlink w:anchor="def-fitting-procedure">
        <w:ins w:id="239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that each choose, by least squares,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a</w:t>
        </w:r>
      </w:ins>
      <w:ins w:id="2396" w:author="PR Preview" w:date="2026-01-01T00:00:00Z">
        <w:r>
          <w:t xml:space="preserve"> </w:t>
        </w:r>
      </w:ins>
      <w:hyperlink w:anchor="def-fitted-model">
        <w:ins w:id="239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from a set of candidate</w:t>
        </w:r>
      </w:ins>
      <w:ins w:id="2400" w:author="PR Preview" w:date="2026-01-01T00:00:00Z">
        <w:r>
          <w:t xml:space="preserve"> </w:t>
        </w:r>
      </w:ins>
      <w:hyperlink r:id="rId41">
        <w:ins w:id="2401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2402" w:author="PR Preview" w:date="2026-01-01T00:00:00Z">
        <w:r>
          <w:t xml:space="preserve">,</w:t>
        </w:r>
      </w:ins>
      <w:ins w:id="24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and</w:t>
        </w:r>
      </w:ins>
      <w:ins w:id="24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respectively.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The procedure</w:t>
        </w:r>
      </w:ins>
      <w:ins w:id="241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is</w:t>
        </w:r>
      </w:ins>
      <w:ins w:id="2414" w:author="PR Preview" w:date="2026-01-01T00:00:00Z">
        <w:r>
          <w:t xml:space="preserve"> </w:t>
        </w:r>
      </w:ins>
      <w:ins w:id="2415" w:author="PR Preview" w:date="2026-01-01T00:00:00Z">
        <w:r>
          <w:rPr>
            <w:b/>
            <w:bCs/>
          </w:rPr>
          <w:t xml:space="preserve">at least as flexible</w:t>
        </w:r>
      </w:ins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as</w:t>
        </w:r>
      </w:ins>
      <w:ins w:id="241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if every candidate of</w:t>
        </w:r>
      </w:ins>
      <w:ins w:id="242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is also a candidate of</w:t>
        </w:r>
      </w:ins>
      <w:ins w:id="242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425" w:author="PR Preview" w:date="2026-01-01T00:00:00Z">
        <w:r>
          <w:t xml:space="preserve">:</w:t>
        </w:r>
      </w:ins>
    </w:p>
    <w:p>
      <w:pPr>
        <w:pStyle w:val="BodyText"/>
      </w:pPr>
      <w:bookmarkStart w:id="17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6"/>
    <w:bookmarkStart w:id="177" w:name="rem-flexibility"/>
    <w:p>
      <w:pPr>
        <w:pStyle w:val="BodyText"/>
      </w:pPr>
      <w:del w:id="2426" w:author="PR Preview" w:date="2026-01-01T00:00:00Z">
        <w:r>
          <w:rPr>
            <w:i/>
            <w:iCs/>
          </w:rPr>
          <w:delText xml:space="preserve">Remark 15</w:delText>
        </w:r>
      </w:del>
      <w:del w:id="2427" w:author="PR Preview" w:date="2026-01-01T00:00:00Z">
        <w:r>
          <w:delText xml:space="preserve"> (Polynomial degree orders flexibility). </w:delText>
        </w:r>
      </w:del>
      <w:del w:id="2428" w:author="PR Preview" w:date="2026-01-01T00:00:00Z">
        <w:r>
          <w:delText xml:space="preserve">Least-squares polynomial fits are ordered by degree:</w:delText>
        </w:r>
      </w:del>
      <w:del w:id="2429" w:author="PR Preview" w:date="2026-01-01T00:00:00Z">
        <w:r>
          <w:delText xml:space="preserve"> </w:delText>
        </w:r>
      </w:del>
      <w:del w:id="2430" w:author="PR Preview" w:date="2026-01-01T00:00:00Z">
        <w:r>
          <w:delText xml:space="preserve">a polynomial of degree</w:delText>
        </w:r>
      </w:del>
      <w:del w:id="2431" w:author="PR Preview" w:date="2026-01-01T00:00:00Z">
        <w:r>
          <w:delText xml:space="preserve"> </w:delText>
        </w:r>
      </w:del>
      <m:oMath>
        <m:r>
          <m:t>d</m:t>
        </m:r>
      </m:oMath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is also a polynomial of degree</w:delText>
        </w:r>
      </w:del>
      <w:del w:id="243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whose coefficient of</w:delText>
        </w:r>
      </w:del>
      <w:del w:id="243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is zero,</w:delText>
        </w:r>
      </w:del>
      <w:del w:id="2440" w:author="PR Preview" w:date="2026-01-01T00:00:00Z">
        <w:r>
          <w:delText xml:space="preserve"> </w:delText>
        </w:r>
      </w:del>
      <w:del w:id="2441" w:author="PR Preview" w:date="2026-01-01T00:00:00Z">
        <w:r>
          <w:delText xml:space="preserve">so the fit of degree</w:delText>
        </w:r>
      </w:del>
      <w:del w:id="244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is</w:delText>
        </w:r>
      </w:del>
      <w:del w:id="2445" w:author="PR Preview" w:date="2026-01-01T00:00:00Z">
        <w:r>
          <w:delText xml:space="preserve"> </w:delText>
        </w:r>
      </w:del>
      <w:hyperlink w:anchor="def-flexibility">
        <w:del w:id="2446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as the fit of degree</w:delText>
        </w:r>
      </w:del>
      <w:del w:id="2449" w:author="PR Preview" w:date="2026-01-01T00:00:00Z">
        <w:r>
          <w:delText xml:space="preserve"> </w:delText>
        </w:r>
      </w:del>
      <m:oMath>
        <m:r>
          <m:t>d</m:t>
        </m:r>
      </m:oMath>
      <w:del w:id="2450" w:author="PR Preview" w:date="2026-01-01T00:00:00Z">
        <w:r>
          <w:delText xml:space="preserve">.</w:delText>
        </w:r>
      </w:del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The four fits of</w:delText>
        </w:r>
      </w:del>
      <w:del w:id="2453" w:author="PR Preview" w:date="2026-01-01T00:00:00Z">
        <w:r>
          <w:delText xml:space="preserve"> </w:delText>
        </w:r>
      </w:del>
      <w:hyperlink w:anchor="exr-overfitting">
        <w:del w:id="245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are ordered this way.</w:delText>
        </w:r>
      </w:del>
      <w:del w:id="2457" w:author="PR Preview" w:date="2026-01-01T00:00:00Z">
        <w:r>
          <w:delText xml:space="preserve"> </w:delText>
        </w:r>
      </w:del>
      <w:hyperlink w:anchor="def-flexibility">
        <w:del w:id="2458" w:author="PR Preview" w:date="2026-01-01T00:00:00Z">
          <w:r>
            <w:rPr>
              <w:rStyle w:val="Hyperlink"/>
            </w:rPr>
            <w:delText xml:space="preserve">Definition 35</w:delText>
          </w:r>
        </w:del>
      </w:hyperlink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is narrower than the informal use of the word</w:delText>
        </w:r>
      </w:del>
      <w:del w:id="2461" w:author="PR Preview" w:date="2026-01-01T00:00:00Z">
        <w:r>
          <w:delText xml:space="preserve"> </w:delText>
        </w:r>
      </w:del>
      <w:del w:id="2462" w:author="PR Preview" w:date="2026-01-01T00:00:00Z">
        <w:r>
          <w:delText xml:space="preserve">in</w:delText>
        </w:r>
      </w:del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James et al. [5, Sec. 2.1.3]</w:delText>
        </w:r>
      </w:del>
      <w:del w:id="2465" w:author="PR Preview" w:date="2026-01-01T00:00:00Z">
        <w:r>
          <w:delText xml:space="preserve">:</w:delText>
        </w:r>
      </w:del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it orders only procedures whose candidate sets are nested.</w:delText>
        </w:r>
      </w:del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Other procedures can be compared by other measures,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such as the effective number of parameters</w:delText>
        </w:r>
      </w:del>
      <w:del w:id="2472" w:author="PR Preview" w:date="2026-01-01T00:00:00Z">
        <w:r>
          <w:delText xml:space="preserve"> </w:delText>
        </w:r>
      </w:del>
      <w:del w:id="2473" w:author="PR Preview" w:date="2026-01-01T00:00:00Z">
        <w:r>
          <w:delText xml:space="preserve">[3, Sec. 7.6]</w:delText>
        </w:r>
      </w:del>
      <w:del w:id="2474" w:author="PR Preview" w:date="2026-01-01T00:00:00Z">
        <w:r>
          <w:delText xml:space="preserve">.</w:delText>
        </w:r>
      </w:del>
    </w:p>
    <w:p>
      <w:pPr>
        <w:pStyle w:val="BodyText"/>
      </w:pPr>
      <w:del w:id="2475" w:author="PR Preview" w:date="2026-01-01T00:00:00Z">
        <w:r>
          <w:rPr>
            <w:b/>
            <w:bCs/>
          </w:rPr>
          <w:delText xml:space="preserve">Definition 36 (Bias–variance trade-off)</w:delText>
        </w:r>
      </w:del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Let</w:delText>
        </w:r>
      </w:del>
      <w:del w:id="247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be</w:delText>
        </w:r>
      </w:del>
      <w:del w:id="2481" w:author="PR Preview" w:date="2026-01-01T00:00:00Z">
        <w:r>
          <w:delText xml:space="preserve"> </w:delText>
        </w:r>
      </w:del>
      <w:hyperlink w:anchor="def-fitting-procedure">
        <w:del w:id="248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483" w:author="PR Preview" w:date="2026-01-01T00:00:00Z">
        <w:r>
          <w:delText xml:space="preserve">,</w:delText>
        </w:r>
      </w:del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delText xml:space="preserve">each</w:delText>
        </w:r>
      </w:del>
      <w:del w:id="2486" w:author="PR Preview" w:date="2026-01-01T00:00:00Z">
        <w:r>
          <w:delText xml:space="preserve"> </w:delText>
        </w:r>
      </w:del>
      <w:hyperlink w:anchor="def-flexibility">
        <w:del w:id="248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as the one before,</w:delText>
        </w:r>
      </w:del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and let</w:delText>
        </w:r>
      </w:del>
      <w:del w:id="24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be a random</w:delText>
        </w:r>
      </w:del>
      <w:del w:id="2495" w:author="PR Preview" w:date="2026-01-01T00:00:00Z">
        <w:r>
          <w:delText xml:space="preserve"> </w:delText>
        </w:r>
      </w:del>
      <w:hyperlink w:anchor="def-training-set">
        <w:del w:id="249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497" w:author="PR Preview" w:date="2026-01-01T00:00:00Z">
        <w:r>
          <w:delText xml:space="preserve">.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At a covariate value</w:delText>
        </w:r>
      </w:del>
      <w:del w:id="2500" w:author="PR Preview" w:date="2026-01-01T00:00:00Z">
        <w:r>
          <w:delText xml:space="preserve"> </w:delText>
        </w:r>
      </w:del>
      <m:oMath>
        <m:r>
          <m:t>x</m:t>
        </m:r>
      </m:oMath>
      <w:del w:id="2501" w:author="PR Preview" w:date="2026-01-01T00:00:00Z">
        <w:r>
          <w:delText xml:space="preserve">,</w:delText>
        </w:r>
      </w:del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with</w:delText>
        </w:r>
      </w:del>
      <w:del w:id="2504" w:author="PR Preview" w:date="2026-01-01T00:00:00Z">
        <w:r>
          <w:delText xml:space="preserve"> </w:delText>
        </w:r>
      </w:del>
      <m:oMath>
        <m:r>
          <m:t>μ</m:t>
        </m:r>
      </m:oMath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delText xml:space="preserve">the</w:delText>
        </w:r>
      </w:del>
      <w:del w:id="2507" w:author="PR Preview" w:date="2026-01-01T00:00:00Z">
        <w:r>
          <w:delText xml:space="preserve"> </w:delText>
        </w:r>
      </w:del>
      <w:hyperlink w:anchor="def-mean-function">
        <w:del w:id="250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509" w:author="PR Preview" w:date="2026-01-01T00:00:00Z">
        <w:r>
          <w:delText xml:space="preserve">,</w:delText>
        </w:r>
      </w:del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there is a</w:delText>
        </w:r>
      </w:del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rPr>
            <w:b/>
            <w:bCs/>
          </w:rPr>
          <w:delText xml:space="preserve">bias–variance trade-off</w:delText>
        </w:r>
      </w:del>
      <w:del w:id="2514" w:author="PR Preview" w:date="2026-01-01T00:00:00Z">
        <w:r>
          <w:delText xml:space="preserve"> </w:delText>
        </w:r>
      </w:del>
      <w:del w:id="2515" w:author="PR Preview" w:date="2026-01-01T00:00:00Z">
        <w:r>
          <w:delText xml:space="preserve">among them</w:delText>
        </w:r>
      </w:del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when, from each procedure to the next,</w:delText>
        </w:r>
      </w:del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the squared</w:delText>
        </w:r>
      </w:del>
      <w:del w:id="2520" w:author="PR Preview" w:date="2026-01-01T00:00:00Z">
        <w:r>
          <w:delText xml:space="preserve"> </w:delText>
        </w:r>
      </w:del>
      <w:hyperlink w:anchor="def-prediction-bias">
        <w:del w:id="2521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of the prediction, used as an</w:delText>
        </w:r>
      </w:del>
      <w:del w:id="2524" w:author="PR Preview" w:date="2026-01-01T00:00:00Z">
        <w:r>
          <w:delText xml:space="preserve"> </w:delText>
        </w:r>
      </w:del>
      <w:hyperlink r:id="rId141">
        <w:del w:id="2525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526" w:author="PR Preview" w:date="2026-01-01T00:00:00Z">
        <w:r>
          <w:delText xml:space="preserve"> </w:delText>
        </w:r>
      </w:del>
      <w:del w:id="2527" w:author="PR Preview" w:date="2026-01-01T00:00:00Z">
        <w:r>
          <w:delText xml:space="preserve">of</w:delText>
        </w:r>
      </w:del>
      <w:del w:id="252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529" w:author="PR Preview" w:date="2026-01-01T00:00:00Z">
        <w:r>
          <w:delText xml:space="preserve">, does not rise</w:delText>
        </w:r>
      </w:del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and its</w:delText>
        </w:r>
      </w:del>
      <w:del w:id="2532" w:author="PR Preview" w:date="2026-01-01T00:00:00Z">
        <w:r>
          <w:delText xml:space="preserve"> </w:delText>
        </w:r>
      </w:del>
      <w:hyperlink r:id="rId149">
        <w:del w:id="2533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does not fall:</w:delText>
        </w:r>
      </w:del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del w:id="2536" w:author="PR Preview" w:date="2026-01-01T00:00:00Z">
        <w:r>
          <w:delText xml:space="preserve">Source:</w:delText>
        </w:r>
      </w:del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James et al. [5, Sec. 2.2.2]</w:delText>
        </w:r>
      </w:del>
      <w:del w:id="2539" w:author="PR Preview" w:date="2026-01-01T00:00:00Z">
        <w:r>
          <w:delText xml:space="preserve">;</w:delText>
        </w:r>
      </w:del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Wikipedia contributors [7]</w:delText>
        </w:r>
      </w:del>
      <w:del w:id="2542" w:author="PR Preview" w:date="2026-01-01T00:00:00Z">
        <w:r>
          <w:delText xml:space="preserve">.</w:delText>
        </w:r>
      </w:del>
    </w:p>
    <w:p>
      <w:pPr>
        <w:pStyle w:val="BodyText"/>
      </w:pPr>
      <w:ins w:id="2543" w:author="PR Preview" w:date="2026-01-01T00:00:00Z">
        <w:r>
          <w:rPr>
            <w:i/>
            <w:iCs/>
          </w:rPr>
          <w:t xml:space="preserve">Remark 15</w:t>
        </w:r>
      </w:ins>
      <w:ins w:id="2544" w:author="PR Preview" w:date="2026-01-01T00:00:00Z">
        <w:r>
          <w:t xml:space="preserve"> (Polynomial degree orders flexibility). </w:t>
        </w:r>
      </w:ins>
      <w:ins w:id="2545" w:author="PR Preview" w:date="2026-01-01T00:00:00Z">
        <w:r>
          <w:t xml:space="preserve">Least-squares polynomial fits are ordered by degree: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a polynomial of degree</w:t>
        </w:r>
      </w:ins>
      <w:ins w:id="2548" w:author="PR Preview" w:date="2026-01-01T00:00:00Z">
        <w:r>
          <w:t xml:space="preserve"> </w:t>
        </w:r>
      </w:ins>
      <m:oMath>
        <m:r>
          <m:t>d</m:t>
        </m:r>
      </m:oMath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is also a polynomial of degree</w:t>
        </w:r>
      </w:ins>
      <w:ins w:id="255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whose coefficient of</w:t>
        </w:r>
      </w:ins>
      <w:ins w:id="255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is zero,</w:t>
        </w:r>
      </w:ins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so the fit of degree</w:t>
        </w:r>
      </w:ins>
      <w:ins w:id="255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is</w:t>
        </w:r>
      </w:ins>
      <w:ins w:id="2562" w:author="PR Preview" w:date="2026-01-01T00:00:00Z">
        <w:r>
          <w:t xml:space="preserve"> </w:t>
        </w:r>
      </w:ins>
      <w:hyperlink w:anchor="def-flexibility">
        <w:ins w:id="256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as the fit of degree</w:t>
        </w:r>
      </w:ins>
      <w:ins w:id="2566" w:author="PR Preview" w:date="2026-01-01T00:00:00Z">
        <w:r>
          <w:t xml:space="preserve"> </w:t>
        </w:r>
      </w:ins>
      <m:oMath>
        <m:r>
          <m:t>d</m:t>
        </m:r>
      </m:oMath>
      <w:ins w:id="2567" w:author="PR Preview" w:date="2026-01-01T00:00:00Z">
        <w:r>
          <w:t xml:space="preserve">.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The four fits of</w:t>
        </w:r>
      </w:ins>
      <w:ins w:id="2570" w:author="PR Preview" w:date="2026-01-01T00:00:00Z">
        <w:r>
          <w:t xml:space="preserve"> </w:t>
        </w:r>
      </w:ins>
      <w:hyperlink w:anchor="exr-overfitting">
        <w:ins w:id="257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are ordered this way.</w:t>
        </w:r>
      </w:ins>
      <w:ins w:id="2574" w:author="PR Preview" w:date="2026-01-01T00:00:00Z">
        <w:r>
          <w:t xml:space="preserve"> </w:t>
        </w:r>
      </w:ins>
      <w:hyperlink w:anchor="def-flexibility">
        <w:ins w:id="2575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is narrower than the informal use of the word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in</w:t>
        </w:r>
      </w:ins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James et al. [5, Sec. 2.1.3]</w:t>
        </w:r>
      </w:ins>
      <w:ins w:id="2582" w:author="PR Preview" w:date="2026-01-01T00:00:00Z">
        <w:r>
          <w:t xml:space="preserve">: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it orders only procedures whose candidate sets are nested.</w:t>
        </w:r>
      </w:ins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Other procedures can be compared by other measures,</w:t>
        </w:r>
      </w:ins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such as the effective number of parameters</w:t>
        </w:r>
      </w:ins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[3, Sec. 7.6]</w:t>
        </w:r>
      </w:ins>
      <w:ins w:id="2591" w:author="PR Preview" w:date="2026-01-01T00:00:00Z">
        <w:r>
          <w:t xml:space="preserve">.</w:t>
        </w:r>
      </w:ins>
    </w:p>
    <w:bookmarkEnd w:id="177"/>
    <w:bookmarkStart w:id="179" w:name="def-bias-variance-tradeoff"/>
    <w:p>
      <w:pPr>
        <w:pStyle w:val="BodyText"/>
      </w:pPr>
      <w:ins w:id="2592" w:author="PR Preview" w:date="2026-01-01T00:00:00Z">
        <w:r>
          <w:rPr>
            <w:b/>
            <w:bCs/>
          </w:rPr>
          <w:t xml:space="preserve">Definition 37 (Bias–variance trade-off)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Let</w:t>
        </w:r>
      </w:ins>
      <w:ins w:id="259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be</w:t>
        </w:r>
      </w:ins>
      <w:ins w:id="2598" w:author="PR Preview" w:date="2026-01-01T00:00:00Z">
        <w:r>
          <w:t xml:space="preserve"> </w:t>
        </w:r>
      </w:ins>
      <w:hyperlink w:anchor="def-fitting-procedure">
        <w:ins w:id="259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600" w:author="PR Preview" w:date="2026-01-01T00:00:00Z">
        <w:r>
          <w:t xml:space="preserve">,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each</w:t>
        </w:r>
      </w:ins>
      <w:ins w:id="2603" w:author="PR Preview" w:date="2026-01-01T00:00:00Z">
        <w:r>
          <w:t xml:space="preserve"> </w:t>
        </w:r>
      </w:ins>
      <w:hyperlink w:anchor="def-flexibility">
        <w:ins w:id="260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605" w:author="PR Preview" w:date="2026-01-01T00:00:00Z">
        <w:r>
          <w:t xml:space="preserve"> </w:t>
        </w:r>
      </w:ins>
      <w:ins w:id="2606" w:author="PR Preview" w:date="2026-01-01T00:00:00Z">
        <w:r>
          <w:t xml:space="preserve">as the one before,</w:t>
        </w:r>
      </w:ins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and let</w:t>
        </w:r>
      </w:ins>
      <w:ins w:id="26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be a random</w:t>
        </w:r>
      </w:ins>
      <w:ins w:id="2612" w:author="PR Preview" w:date="2026-01-01T00:00:00Z">
        <w:r>
          <w:t xml:space="preserve"> </w:t>
        </w:r>
      </w:ins>
      <w:hyperlink w:anchor="def-training-set">
        <w:ins w:id="261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614" w:author="PR Preview" w:date="2026-01-01T00:00:00Z">
        <w:r>
          <w:t xml:space="preserve">.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At a covariate value</w:t>
        </w:r>
      </w:ins>
      <w:ins w:id="2617" w:author="PR Preview" w:date="2026-01-01T00:00:00Z">
        <w:r>
          <w:t xml:space="preserve"> </w:t>
        </w:r>
      </w:ins>
      <m:oMath>
        <m:r>
          <m:t>x</m:t>
        </m:r>
      </m:oMath>
      <w:ins w:id="2618" w:author="PR Preview" w:date="2026-01-01T00:00:00Z">
        <w:r>
          <w:t xml:space="preserve">,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with</w:t>
        </w:r>
      </w:ins>
      <w:ins w:id="2621" w:author="PR Preview" w:date="2026-01-01T00:00:00Z">
        <w:r>
          <w:t xml:space="preserve"> </w:t>
        </w:r>
      </w:ins>
      <m:oMath>
        <m:r>
          <m:t>μ</m:t>
        </m:r>
      </m:oMath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the</w:t>
        </w:r>
      </w:ins>
      <w:ins w:id="2624" w:author="PR Preview" w:date="2026-01-01T00:00:00Z">
        <w:r>
          <w:t xml:space="preserve"> </w:t>
        </w:r>
      </w:ins>
      <w:hyperlink w:anchor="def-mean-function">
        <w:ins w:id="262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626" w:author="PR Preview" w:date="2026-01-01T00:00:00Z">
        <w:r>
          <w:t xml:space="preserve">,</w:t>
        </w:r>
      </w:ins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there is a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rPr>
            <w:b/>
            <w:bCs/>
          </w:rPr>
          <w:t xml:space="preserve">bias–variance trade-off</w:t>
        </w:r>
      </w:ins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among them</w:t>
        </w:r>
      </w:ins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when, from each procedure to the next,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the squared</w:t>
        </w:r>
      </w:ins>
      <w:ins w:id="2637" w:author="PR Preview" w:date="2026-01-01T00:00:00Z">
        <w:r>
          <w:t xml:space="preserve"> </w:t>
        </w:r>
      </w:ins>
      <w:hyperlink w:anchor="def-prediction-bias">
        <w:ins w:id="263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639" w:author="PR Preview" w:date="2026-01-01T00:00:00Z">
        <w:r>
          <w:t xml:space="preserve"> </w:t>
        </w:r>
      </w:ins>
      <w:ins w:id="2640" w:author="PR Preview" w:date="2026-01-01T00:00:00Z">
        <w:r>
          <w:t xml:space="preserve">of the prediction, used as an</w:t>
        </w:r>
      </w:ins>
      <w:ins w:id="2641" w:author="PR Preview" w:date="2026-01-01T00:00:00Z">
        <w:r>
          <w:t xml:space="preserve"> </w:t>
        </w:r>
      </w:ins>
      <w:hyperlink r:id="rId141">
        <w:ins w:id="2642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643" w:author="PR Preview" w:date="2026-01-01T00:00:00Z">
        <w:r>
          <w:t xml:space="preserve"> </w:t>
        </w:r>
      </w:ins>
      <w:ins w:id="2644" w:author="PR Preview" w:date="2026-01-01T00:00:00Z">
        <w:r>
          <w:t xml:space="preserve">of</w:t>
        </w:r>
      </w:ins>
      <w:ins w:id="2645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646" w:author="PR Preview" w:date="2026-01-01T00:00:00Z">
        <w:r>
          <w:t xml:space="preserve">, does not rise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and its</w:t>
        </w:r>
      </w:ins>
      <w:ins w:id="2649" w:author="PR Preview" w:date="2026-01-01T00:00:00Z">
        <w:r>
          <w:t xml:space="preserve"> </w:t>
        </w:r>
      </w:ins>
      <w:hyperlink r:id="rId149">
        <w:ins w:id="265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651" w:author="PR Preview" w:date="2026-01-01T00:00:00Z">
        <w:r>
          <w:t xml:space="preserve"> </w:t>
        </w:r>
      </w:ins>
      <w:ins w:id="2652" w:author="PR Preview" w:date="2026-01-01T00:00:00Z">
        <w:r>
          <w:t xml:space="preserve">does not fall:</w:t>
        </w:r>
      </w:ins>
    </w:p>
    <w:p>
      <w:pPr>
        <w:pStyle w:val="BodyText"/>
      </w:pPr>
      <w:bookmarkStart w:id="17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ins w:id="2653" w:author="PR Preview" w:date="2026-01-01T00:00:00Z">
        <w:r>
          <w:t xml:space="preserve">Source: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James et al. [5, Sec. 2.2.2]</w:t>
        </w:r>
      </w:ins>
      <w:ins w:id="2656" w:author="PR Preview" w:date="2026-01-01T00:00:00Z">
        <w:r>
          <w:t xml:space="preserve">;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Wikipedia contributors [9]</w:t>
        </w:r>
      </w:ins>
      <w:ins w:id="2659" w:author="PR Preview" w:date="2026-01-01T00:00:00Z">
        <w:r>
          <w:t xml:space="preserve">.</w:t>
        </w:r>
      </w:ins>
    </w:p>
    <w:bookmarkEnd w:id="179"/>
    <w:bookmarkStart w:id="180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0"/>
    <w:bookmarkStart w:id="181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1"/>
    <w:bookmarkStart w:id="18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2"/>
    <w:bookmarkStart w:id="18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3"/>
    <w:bookmarkStart w:id="18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5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5"/>
    <w:bookmarkStart w:id="190" w:name="exm-train-test-error-simulated"/>
    <w:p>
      <w:pPr>
        <w:pStyle w:val="BodyText"/>
      </w:pPr>
      <w:del w:id="2660" w:author="PR Preview" w:date="2026-01-01T00:00:00Z">
        <w:r>
          <w:rPr>
            <w:b/>
            <w:bCs/>
          </w:rPr>
          <w:delText xml:space="preserve">Example 25 (Training error and generalization error by degree)</w:delText>
        </w:r>
      </w:del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Real data never reveal</w:delText>
        </w:r>
      </w:del>
      <w:del w:id="26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664" w:author="PR Preview" w:date="2026-01-01T00:00:00Z">
        <w:r>
          <w:delText xml:space="preserve">,</w:delText>
        </w:r>
      </w:del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but a simulation can,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because it can draw as many new observations as we like.</w:delText>
        </w:r>
      </w:del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Here the population is known:</w:delText>
        </w:r>
      </w:del>
      <w:del w:id="26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and</w:delText>
        </w:r>
      </w:del>
      <w:del w:id="267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675" w:author="PR Preview" w:date="2026-01-01T00:00:00Z">
        <w:r>
          <w:delText xml:space="preserve">,</w:delText>
        </w:r>
      </w:del>
      <w:del w:id="2676" w:author="PR Preview" w:date="2026-01-01T00:00:00Z">
        <w:r>
          <w:delText xml:space="preserve"> </w:delText>
        </w:r>
      </w:del>
      <w:del w:id="2677" w:author="PR Preview" w:date="2026-01-01T00:00:00Z">
        <w:r>
          <w:delText xml:space="preserve">with</w:delText>
        </w:r>
      </w:del>
      <w:del w:id="2678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679" w:author="PR Preview" w:date="2026-01-01T00:00:00Z">
        <w:r>
          <w:delText xml:space="preserve">.</w:delText>
        </w:r>
      </w:del>
      <w:del w:id="2680" w:author="PR Preview" w:date="2026-01-01T00:00:00Z">
        <w:r>
          <w:delText xml:space="preserve"> </w:delText>
        </w:r>
      </w:del>
      <w:del w:id="2681" w:author="PR Preview" w:date="2026-01-01T00:00:00Z">
        <w:r>
          <w:delText xml:space="preserve">We draw one training set of</w:delText>
        </w:r>
      </w:del>
      <w:del w:id="268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observations,</w:delText>
        </w:r>
      </w:del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fit a polynomial in</w:delText>
        </w:r>
      </w:del>
      <w:del w:id="2687" w:author="PR Preview" w:date="2026-01-01T00:00:00Z">
        <w:r>
          <w:delText xml:space="preserve"> </w:delText>
        </w:r>
      </w:del>
      <m:oMath>
        <m:r>
          <m:t>x</m:t>
        </m:r>
      </m:oMath>
      <w:del w:id="2688" w:author="PR Preview" w:date="2026-01-01T00:00:00Z">
        <w:r>
          <w:delText xml:space="preserve"> </w:delText>
        </w:r>
      </w:del>
      <w:del w:id="2689" w:author="PR Preview" w:date="2026-01-01T00:00:00Z">
        <w:r>
          <w:delText xml:space="preserve">of each degree from 1 to 10 by least squares,</w:delText>
        </w:r>
      </w:del>
      <w:del w:id="2690" w:author="PR Preview" w:date="2026-01-01T00:00:00Z">
        <w:r>
          <w:delText xml:space="preserve"> </w:delText>
        </w:r>
      </w:del>
      <w:del w:id="2691" w:author="PR Preview" w:date="2026-01-01T00:00:00Z">
        <w:r>
          <w:delText xml:space="preserve">and score each fit on the training set</w:delText>
        </w:r>
      </w:del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delText xml:space="preserve">and on</w:delText>
        </w:r>
      </w:del>
      <w:del w:id="2694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695" w:author="PR Preview" w:date="2026-01-01T00:00:00Z">
        <w:r>
          <w:delText xml:space="preserve"> </w:delText>
        </w:r>
      </w:del>
      <w:del w:id="2696" w:author="PR Preview" w:date="2026-01-01T00:00:00Z">
        <w:r>
          <w:delText xml:space="preserve">new observations.</w:delText>
        </w:r>
      </w:del>
      <w:del w:id="2697" w:author="PR Preview" w:date="2026-01-01T00:00:00Z">
        <w:r>
          <w:delText xml:space="preserve"> </w:delText>
        </w:r>
      </w:del>
      <w:del w:id="2698" w:author="PR Preview" w:date="2026-01-01T00:00:00Z">
        <w:r>
          <w:delText xml:space="preserve">By</w:delText>
        </w:r>
      </w:del>
      <w:del w:id="2699" w:author="PR Preview" w:date="2026-01-01T00:00:00Z">
        <w:r>
          <w:delText xml:space="preserve"> </w:delText>
        </w:r>
      </w:del>
      <w:hyperlink w:anchor="thm-held-out-unbiased">
        <w:del w:id="270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701" w:author="PR Preview" w:date="2026-01-01T00:00:00Z">
        <w:r>
          <w:delText xml:space="preserve">,</w:delText>
        </w:r>
      </w:del>
      <w:del w:id="2702" w:author="PR Preview" w:date="2026-01-01T00:00:00Z">
        <w:r>
          <w:delText xml:space="preserve"> </w:delText>
        </w:r>
      </w:del>
      <w:del w:id="2703" w:author="PR Preview" w:date="2026-01-01T00:00:00Z">
        <w:r>
          <w:delText xml:space="preserve">the second score has expectation</w:delText>
        </w:r>
      </w:del>
      <w:del w:id="270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705" w:author="PR Preview" w:date="2026-01-01T00:00:00Z">
        <w:r>
          <w:delText xml:space="preserve"> </w:delText>
        </w:r>
      </w:del>
      <w:del w:id="2706" w:author="PR Preview" w:date="2026-01-01T00:00:00Z">
        <w:r>
          <w:delText xml:space="preserve">given the training set,</w:delText>
        </w:r>
      </w:del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delText xml:space="preserve">and with</w:delText>
        </w:r>
      </w:del>
      <w:del w:id="2709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710" w:author="PR Preview" w:date="2026-01-01T00:00:00Z">
        <w:r>
          <w:delText xml:space="preserve"> </w:delText>
        </w:r>
      </w:del>
      <w:del w:id="2711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2712" w:author="PR Preview" w:date="2026-01-01T00:00:00Z">
        <w:r>
          <w:rPr>
            <w:b/>
            <w:bCs/>
          </w:rPr>
          <w:t xml:space="preserve">Example 26 (Training error and generalization error by degree)</w:t>
        </w:r>
      </w:ins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Real data never reveal</w:t>
        </w:r>
      </w:ins>
      <w:ins w:id="271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716" w:author="PR Preview" w:date="2026-01-01T00:00:00Z">
        <w:r>
          <w:t xml:space="preserve">,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but a simulation can,</w:t>
        </w:r>
      </w:ins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because it can draw as many new observations as we like.</w:t>
        </w:r>
      </w:ins>
      <w:ins w:id="2721" w:author="PR Preview" w:date="2026-01-01T00:00:00Z">
        <w:r>
          <w:t xml:space="preserve"> </w:t>
        </w:r>
      </w:ins>
      <w:ins w:id="2722" w:author="PR Preview" w:date="2026-01-01T00:00:00Z">
        <w:r>
          <w:t xml:space="preserve">Here the population is known:</w:t>
        </w:r>
      </w:ins>
      <w:ins w:id="272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and</w:t>
        </w:r>
      </w:ins>
      <w:ins w:id="272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727" w:author="PR Preview" w:date="2026-01-01T00:00:00Z">
        <w:r>
          <w:t xml:space="preserve">,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with</w:t>
        </w:r>
      </w:ins>
      <w:ins w:id="2730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731" w:author="PR Preview" w:date="2026-01-01T00:00:00Z">
        <w:r>
          <w:t xml:space="preserve">.</w:t>
        </w:r>
      </w:ins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We draw one training set of</w:t>
        </w:r>
      </w:ins>
      <w:ins w:id="27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observations,</w:t>
        </w:r>
      </w:ins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fit a polynomial in</w:t>
        </w:r>
      </w:ins>
      <w:ins w:id="2739" w:author="PR Preview" w:date="2026-01-01T00:00:00Z">
        <w:r>
          <w:t xml:space="preserve"> </w:t>
        </w:r>
      </w:ins>
      <m:oMath>
        <m:r>
          <m:t>x</m:t>
        </m:r>
      </m:oMath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of each degree from 1 to 10 by least squares,</w:t>
        </w:r>
      </w:ins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and score each fit on the training set</w:t>
        </w:r>
      </w:ins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and on</w:t>
        </w:r>
      </w:ins>
      <w:ins w:id="2746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new observations.</w:t>
        </w:r>
      </w:ins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By</w:t>
        </w:r>
      </w:ins>
      <w:ins w:id="2751" w:author="PR Preview" w:date="2026-01-01T00:00:00Z">
        <w:r>
          <w:t xml:space="preserve"> </w:t>
        </w:r>
      </w:ins>
      <w:hyperlink w:anchor="thm-held-out-unbiased">
        <w:ins w:id="275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753" w:author="PR Preview" w:date="2026-01-01T00:00:00Z">
        <w:r>
          <w:t xml:space="preserve">,</w:t>
        </w:r>
      </w:ins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the second score has expectation</w:t>
        </w:r>
      </w:ins>
      <w:ins w:id="275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757" w:author="PR Preview" w:date="2026-01-01T00:00:00Z">
        <w:r>
          <w:t xml:space="preserve"> </w:t>
        </w:r>
      </w:ins>
      <w:ins w:id="2758" w:author="PR Preview" w:date="2026-01-01T00:00:00Z">
        <w:r>
          <w:t xml:space="preserve">given the training set,</w:t>
        </w:r>
      </w:ins>
      <w:ins w:id="2759" w:author="PR Preview" w:date="2026-01-01T00:00:00Z">
        <w:r>
          <w:t xml:space="preserve"> </w:t>
        </w:r>
      </w:ins>
      <w:ins w:id="2760" w:author="PR Preview" w:date="2026-01-01T00:00:00Z">
        <w:r>
          <w:t xml:space="preserve">and with</w:t>
        </w:r>
      </w:ins>
      <w:ins w:id="2761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762" w:author="PR Preview" w:date="2026-01-01T00:00:00Z">
        <w:r>
          <w:t xml:space="preserve"> </w:t>
        </w:r>
      </w:ins>
      <w:ins w:id="2763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0"/>
    <w:bookmarkEnd w:id="191"/>
    <w:bookmarkStart w:id="240" w:name="sec-data-splits"/>
    <w:p>
      <w:pPr>
        <w:pStyle w:val="Heading2"/>
      </w:pPr>
      <w:r>
        <w:t xml:space="preserve">5 Training, validation, and test sets</w:t>
      </w:r>
    </w:p>
    <w:bookmarkStart w:id="192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2"/>
    <w:bookmarkStart w:id="193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3"/>
    <w:bookmarkStart w:id="195" w:name="def-data-splits"/>
    <w:p>
      <w:pPr>
        <w:pStyle w:val="BodyText"/>
      </w:pPr>
      <w:del w:id="2764" w:author="PR Preview" w:date="2026-01-01T00:00:00Z">
        <w:r>
          <w:rPr>
            <w:b/>
            <w:bCs/>
          </w:rPr>
          <w:delText xml:space="preserve">Definition 37 (Training/validation/test split)</w:delText>
        </w:r>
      </w:del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A</w:delText>
        </w:r>
      </w:del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divides the observations</w:delText>
        </w:r>
      </w:del>
      <w:del w:id="277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of a data set</w:delText>
        </w:r>
      </w:del>
      <w:del w:id="2774" w:author="PR Preview" w:date="2026-01-01T00:00:00Z">
        <w:r>
          <w:delText xml:space="preserve"> </w:delText>
        </w:r>
      </w:del>
      <w:del w:id="2775" w:author="PR Preview" w:date="2026-01-01T00:00:00Z">
        <w:r>
          <w:delText xml:space="preserve">into three disjoint sets of indices,</w:delText>
        </w:r>
      </w:del>
      <w:del w:id="277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77" w:author="PR Preview" w:date="2026-01-01T00:00:00Z">
        <w:r>
          <w:delText xml:space="preserve">,</w:delText>
        </w:r>
      </w:del>
      <w:del w:id="277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and</w:delText>
        </w:r>
      </w:del>
      <w:del w:id="278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782" w:author="PR Preview" w:date="2026-01-01T00:00:00Z">
        <w:r>
          <w:delText xml:space="preserve">,</w:delText>
        </w:r>
      </w:del>
      <w:del w:id="2783" w:author="PR Preview" w:date="2026-01-01T00:00:00Z">
        <w:r>
          <w:delText xml:space="preserve"> </w:delText>
        </w:r>
      </w:del>
      <w:del w:id="2784" w:author="PR Preview" w:date="2026-01-01T00:00:00Z">
        <w:r>
          <w:delText xml:space="preserve">and takes the observations in</w:delText>
        </w:r>
      </w:del>
      <w:del w:id="278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86" w:author="PR Preview" w:date="2026-01-01T00:00:00Z">
        <w:r>
          <w:delText xml:space="preserve"> </w:delText>
        </w:r>
      </w:del>
      <w:del w:id="2787" w:author="PR Preview" w:date="2026-01-01T00:00:00Z">
        <w:r>
          <w:delText xml:space="preserve">as the</w:delText>
        </w:r>
      </w:del>
      <w:del w:id="2788" w:author="PR Preview" w:date="2026-01-01T00:00:00Z">
        <w:r>
          <w:delText xml:space="preserve"> </w:delText>
        </w:r>
      </w:del>
      <w:hyperlink w:anchor="def-training-set">
        <w:del w:id="278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90" w:author="PR Preview" w:date="2026-01-01T00:00:00Z">
        <w:r>
          <w:delText xml:space="preserve">:</w:delText>
        </w:r>
      </w:del>
    </w:p>
    <w:p>
      <w:pPr>
        <w:pStyle w:val="BodyText"/>
      </w:pPr>
      <w:ins w:id="2791" w:author="PR Preview" w:date="2026-01-01T00:00:00Z">
        <w:r>
          <w:rPr>
            <w:b/>
            <w:bCs/>
          </w:rPr>
          <w:t xml:space="preserve">Definition 38 (Training/validation/test split)</w:t>
        </w:r>
      </w:ins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A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rPr>
            <w:b/>
            <w:bCs/>
          </w:rPr>
          <w:t xml:space="preserve">training/validation/test split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divides the observations</w:t>
        </w:r>
      </w:ins>
      <w:ins w:id="279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of a data set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into three disjoint sets of indices,</w:t>
        </w:r>
      </w:ins>
      <w:ins w:id="280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04" w:author="PR Preview" w:date="2026-01-01T00:00:00Z">
        <w:r>
          <w:t xml:space="preserve">,</w:t>
        </w:r>
      </w:ins>
      <w:ins w:id="280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806" w:author="PR Preview" w:date="2026-01-01T00:00:00Z">
        <w:r>
          <w:t xml:space="preserve"> </w:t>
        </w:r>
      </w:ins>
      <w:ins w:id="2807" w:author="PR Preview" w:date="2026-01-01T00:00:00Z">
        <w:r>
          <w:t xml:space="preserve">and</w:t>
        </w:r>
      </w:ins>
      <w:ins w:id="280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809" w:author="PR Preview" w:date="2026-01-01T00:00:00Z">
        <w:r>
          <w:t xml:space="preserve">,</w:t>
        </w:r>
      </w:ins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and takes the observations in</w:t>
        </w:r>
      </w:ins>
      <w:ins w:id="281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13" w:author="PR Preview" w:date="2026-01-01T00:00:00Z">
        <w:r>
          <w:t xml:space="preserve"> </w:t>
        </w:r>
      </w:ins>
      <w:ins w:id="2814" w:author="PR Preview" w:date="2026-01-01T00:00:00Z">
        <w:r>
          <w:t xml:space="preserve">as the</w:t>
        </w:r>
      </w:ins>
      <w:ins w:id="2815" w:author="PR Preview" w:date="2026-01-01T00:00:00Z">
        <w:r>
          <w:t xml:space="preserve"> </w:t>
        </w:r>
      </w:ins>
      <w:hyperlink w:anchor="def-training-set">
        <w:ins w:id="281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817" w:author="PR Preview" w:date="2026-01-01T00:00:00Z">
        <w:r>
          <w:t xml:space="preserve">:</w:t>
        </w:r>
      </w:ins>
    </w:p>
    <w:p>
      <w:pPr>
        <w:pStyle w:val="BodyText"/>
      </w:pPr>
      <w:bookmarkStart w:id="194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6" w:name="exm-data-splits-sizes"/>
    <w:p>
      <w:pPr>
        <w:pStyle w:val="BodyText"/>
      </w:pPr>
      <w:del w:id="2818" w:author="PR Preview" w:date="2026-01-01T00:00:00Z">
        <w:r>
          <w:rPr>
            <w:b/>
            <w:bCs/>
          </w:rPr>
          <w:delText xml:space="preserve">Example 26 (Split sizes for 32 cars)</w:delText>
        </w:r>
      </w:del>
      <w:del w:id="2819" w:author="PR Preview" w:date="2026-01-01T00:00:00Z">
        <w:r>
          <w:delText xml:space="preserve"> </w:delText>
        </w:r>
      </w:del>
      <w:del w:id="2820" w:author="PR Preview" w:date="2026-01-01T00:00:00Z">
        <w:r>
          <w:delText xml:space="preserve">In</w:delText>
        </w:r>
      </w:del>
      <w:del w:id="2821" w:author="PR Preview" w:date="2026-01-01T00:00:00Z">
        <w:r>
          <w:delText xml:space="preserve"> </w:delText>
        </w:r>
      </w:del>
      <w:hyperlink w:anchor="exr-data-splits">
        <w:del w:id="2822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2823" w:author="PR Preview" w:date="2026-01-01T00:00:00Z">
        <w:r>
          <w:delText xml:space="preserve">,</w:delText>
        </w:r>
      </w:del>
      <w:del w:id="2824" w:author="PR Preview" w:date="2026-01-01T00:00:00Z">
        <w:r>
          <w:delText xml:space="preserve"> </w:delText>
        </w:r>
      </w:del>
      <w:del w:id="2825" w:author="PR Preview" w:date="2026-01-01T00:00:00Z">
        <w:r>
          <w:delText xml:space="preserve">a rule of 60% / 20% / 20% on</w:delText>
        </w:r>
      </w:del>
      <w:del w:id="282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cars</w:delText>
        </w:r>
      </w:del>
      <w:del w:id="2829" w:author="PR Preview" w:date="2026-01-01T00:00:00Z">
        <w:r>
          <w:delText xml:space="preserve"> </w:delText>
        </w:r>
      </w:del>
      <w:del w:id="2830" w:author="PR Preview" w:date="2026-01-01T00:00:00Z">
        <w:r>
          <w:delText xml:space="preserve">gives sets of 19, 6, and 7 cars,</w:delText>
        </w:r>
      </w:del>
      <w:del w:id="2831" w:author="PR Preview" w:date="2026-01-01T00:00:00Z">
        <w:r>
          <w:delText xml:space="preserve"> </w:delText>
        </w:r>
      </w:del>
      <w:del w:id="2832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2833" w:author="PR Preview" w:date="2026-01-01T00:00:00Z">
        <w:r>
          <w:rPr>
            <w:b/>
            <w:bCs/>
          </w:rPr>
          <w:delText xml:space="preserve">Definition 38 (Tuning parameter)</w:delText>
        </w:r>
      </w:del>
      <w:del w:id="2834" w:author="PR Preview" w:date="2026-01-01T00:00:00Z">
        <w:r>
          <w:delText xml:space="preserve"> </w:delText>
        </w:r>
      </w:del>
      <w:del w:id="2835" w:author="PR Preview" w:date="2026-01-01T00:00:00Z">
        <w:r>
          <w:delText xml:space="preserve">A</w:delText>
        </w:r>
      </w:del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rPr>
            <w:b/>
            <w:bCs/>
          </w:rPr>
          <w:delText xml:space="preserve">tuning parameter</w:delText>
        </w:r>
      </w:del>
      <w:del w:id="2838" w:author="PR Preview" w:date="2026-01-01T00:00:00Z">
        <w:r>
          <w:delText xml:space="preserve"> </w:delText>
        </w:r>
      </w:del>
      <w:del w:id="2839" w:author="PR Preview" w:date="2026-01-01T00:00:00Z">
        <w:r>
          <w:delText xml:space="preserve">of a</w:delText>
        </w:r>
      </w:del>
      <w:del w:id="2840" w:author="PR Preview" w:date="2026-01-01T00:00:00Z">
        <w:r>
          <w:delText xml:space="preserve"> </w:delText>
        </w:r>
      </w:del>
      <w:hyperlink w:anchor="def-fitting-procedure">
        <w:del w:id="284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842" w:author="PR Preview" w:date="2026-01-01T00:00:00Z">
        <w:r>
          <w:delText xml:space="preserve"> </w:delText>
        </w:r>
      </w:del>
      <w:del w:id="2843" w:author="PR Preview" w:date="2026-01-01T00:00:00Z">
        <w:r>
          <w:delText xml:space="preserve">is a setting</w:delText>
        </w:r>
      </w:del>
      <w:del w:id="2844" w:author="PR Preview" w:date="2026-01-01T00:00:00Z">
        <w:r>
          <w:delText xml:space="preserve"> </w:delText>
        </w:r>
      </w:del>
      <m:oMath>
        <m:r>
          <m:t>λ</m:t>
        </m:r>
      </m:oMath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that the procedure needs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but does not compute from the</w:delText>
        </w:r>
      </w:del>
      <w:del w:id="2849" w:author="PR Preview" w:date="2026-01-01T00:00:00Z">
        <w:r>
          <w:delText xml:space="preserve"> </w:delText>
        </w:r>
      </w:del>
      <w:hyperlink w:anchor="def-training-set">
        <w:del w:id="285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851" w:author="PR Preview" w:date="2026-01-01T00:00:00Z">
        <w:r>
          <w:delText xml:space="preserve">:</w:delText>
        </w:r>
      </w:del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del w:id="2852" w:author="PR Preview" w:date="2026-01-01T00:00:00Z">
        <w:r>
          <w:delText xml:space="preserve">Source:</w:delText>
        </w:r>
      </w:del>
      <w:del w:id="2853" w:author="PR Preview" w:date="2026-01-01T00:00:00Z">
        <w:r>
          <w:delText xml:space="preserve"> </w:delText>
        </w:r>
      </w:del>
      <w:del w:id="2854" w:author="PR Preview" w:date="2026-01-01T00:00:00Z">
        <w:r>
          <w:delText xml:space="preserve">Wikipedia contributors [8]</w:delText>
        </w:r>
      </w:del>
      <w:del w:id="2855" w:author="PR Preview" w:date="2026-01-01T00:00:00Z">
        <w:r>
          <w:delText xml:space="preserve">.</w:delText>
        </w:r>
      </w:del>
    </w:p>
    <w:p>
      <w:pPr>
        <w:pStyle w:val="BodyText"/>
      </w:pPr>
      <w:del w:id="2856" w:author="PR Preview" w:date="2026-01-01T00:00:00Z">
        <w:r>
          <w:rPr>
            <w:b/>
            <w:bCs/>
          </w:rPr>
          <w:delText xml:space="preserve">Example 27 (Polynomial degree)</w:delText>
        </w:r>
      </w:del>
      <w:del w:id="2857" w:author="PR Preview" w:date="2026-01-01T00:00:00Z">
        <w:r>
          <w:delText xml:space="preserve"> </w:delText>
        </w:r>
      </w:del>
      <w:del w:id="2858" w:author="PR Preview" w:date="2026-01-01T00:00:00Z">
        <w:r>
          <w:delText xml:space="preserve">In</w:delText>
        </w:r>
      </w:del>
      <w:del w:id="2859" w:author="PR Preview" w:date="2026-01-01T00:00:00Z">
        <w:r>
          <w:delText xml:space="preserve"> </w:delText>
        </w:r>
      </w:del>
      <w:hyperlink w:anchor="exr-overfitting">
        <w:del w:id="2860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861" w:author="PR Preview" w:date="2026-01-01T00:00:00Z">
        <w:r>
          <w:delText xml:space="preserve">,</w:delText>
        </w:r>
      </w:del>
      <w:del w:id="2862" w:author="PR Preview" w:date="2026-01-01T00:00:00Z">
        <w:r>
          <w:delText xml:space="preserve"> </w:delText>
        </w:r>
      </w:del>
      <w:del w:id="2863" w:author="PR Preview" w:date="2026-01-01T00:00:00Z">
        <w:r>
          <w:delText xml:space="preserve">least squares computes the coefficients of each polynomial from the 20 training cars,</w:delText>
        </w:r>
      </w:del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but the degree</w:delText>
        </w:r>
      </w:del>
      <w:del w:id="2866" w:author="PR Preview" w:date="2026-01-01T00:00:00Z">
        <w:r>
          <w:delText xml:space="preserve"> </w:delText>
        </w:r>
      </w:del>
      <m:oMath>
        <m:r>
          <m:t>d</m:t>
        </m:r>
      </m:oMath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is fixed before the fit.</w:delText>
        </w:r>
      </w:del>
      <w:del w:id="2869" w:author="PR Preview" w:date="2026-01-01T00:00:00Z">
        <w:r>
          <w:delText xml:space="preserve"> </w:delText>
        </w:r>
      </w:del>
      <w:del w:id="2870" w:author="PR Preview" w:date="2026-01-01T00:00:00Z">
        <w:r>
          <w:delText xml:space="preserve">So the degree is a</w:delText>
        </w:r>
      </w:del>
      <w:del w:id="2871" w:author="PR Preview" w:date="2026-01-01T00:00:00Z">
        <w:r>
          <w:delText xml:space="preserve"> </w:delText>
        </w:r>
      </w:del>
      <w:hyperlink w:anchor="def-tuning-parameter">
        <w:del w:id="2872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2873" w:author="PR Preview" w:date="2026-01-01T00:00:00Z">
        <w:r>
          <w:delText xml:space="preserve"> </w:delText>
        </w:r>
      </w:del>
      <w:del w:id="2874" w:author="PR Preview" w:date="2026-01-01T00:00:00Z">
        <w:r>
          <w:delText xml:space="preserve">of least-squares polynomial fitting,</w:delText>
        </w:r>
      </w:del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delText xml:space="preserve">and the four fits are</w:delText>
        </w:r>
      </w:del>
      <w:del w:id="287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2878" w:author="PR Preview" w:date="2026-01-01T00:00:00Z">
        <w:r>
          <w:delText xml:space="preserve"> </w:delText>
        </w:r>
      </w:del>
      <w:del w:id="2879" w:author="PR Preview" w:date="2026-01-01T00:00:00Z">
        <w:r>
          <w:delText xml:space="preserve">with</w:delText>
        </w:r>
      </w:del>
      <w:del w:id="288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2881" w:author="PR Preview" w:date="2026-01-01T00:00:00Z">
        <w:r>
          <w:delText xml:space="preserve">.</w:delText>
        </w:r>
      </w:del>
    </w:p>
    <w:p>
      <w:pPr>
        <w:pStyle w:val="BodyText"/>
      </w:pPr>
      <w:del w:id="2882" w:author="PR Preview" w:date="2026-01-01T00:00:00Z">
        <w:r>
          <w:rPr>
            <w:b/>
            <w:bCs/>
          </w:rPr>
          <w:delText xml:space="preserve">Definition 39 (Model selection)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rPr>
            <w:b/>
            <w:bCs/>
          </w:rPr>
          <w:delText xml:space="preserve">Model selection</w:delText>
        </w:r>
      </w:del>
      <w:del w:id="2885" w:author="PR Preview" w:date="2026-01-01T00:00:00Z">
        <w:r>
          <w:delText xml:space="preserve"> </w:delText>
        </w:r>
      </w:del>
      <w:del w:id="2886" w:author="PR Preview" w:date="2026-01-01T00:00:00Z">
        <w:r>
          <w:delText xml:space="preserve">is choosing one</w:delText>
        </w:r>
      </w:del>
      <w:del w:id="2887" w:author="PR Preview" w:date="2026-01-01T00:00:00Z">
        <w:r>
          <w:delText xml:space="preserve"> </w:delText>
        </w:r>
      </w:del>
      <w:hyperlink w:anchor="def-fitted-model">
        <w:del w:id="288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delText xml:space="preserve">from a set of candidate fitted models from different</w:delText>
        </w:r>
      </w:del>
      <w:del w:id="2891" w:author="PR Preview" w:date="2026-01-01T00:00:00Z">
        <w:r>
          <w:delText xml:space="preserve"> </w:delText>
        </w:r>
      </w:del>
      <w:hyperlink w:anchor="def-model-family">
        <w:del w:id="2892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2893" w:author="PR Preview" w:date="2026-01-01T00:00:00Z">
        <w:r>
          <w:delText xml:space="preserve">,</w:delText>
        </w:r>
      </w:del>
      <w:del w:id="2894" w:author="PR Preview" w:date="2026-01-01T00:00:00Z">
        <w:r>
          <w:delText xml:space="preserve"> </w:delText>
        </w:r>
      </w:del>
      <w:del w:id="2895" w:author="PR Preview" w:date="2026-01-01T00:00:00Z">
        <w:r>
          <w:delText xml:space="preserve">using observations that were</w:delText>
        </w:r>
      </w:del>
      <w:del w:id="2896" w:author="PR Preview" w:date="2026-01-01T00:00:00Z">
        <w:r>
          <w:delText xml:space="preserve"> </w:delText>
        </w:r>
      </w:del>
      <w:hyperlink w:anchor="def-held-out-set">
        <w:del w:id="2897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2898" w:author="PR Preview" w:date="2026-01-01T00:00:00Z">
        <w:r>
          <w:delText xml:space="preserve"> </w:delText>
        </w:r>
      </w:del>
      <w:del w:id="2899" w:author="PR Preview" w:date="2026-01-01T00:00:00Z">
        <w:r>
          <w:delText xml:space="preserve">from fitting.</w:delText>
        </w:r>
      </w:del>
    </w:p>
    <w:p>
      <w:pPr>
        <w:pStyle w:val="BodyText"/>
      </w:pPr>
      <w:del w:id="2900" w:author="PR Preview" w:date="2026-01-01T00:00:00Z">
        <w:r>
          <w:delText xml:space="preserve">Source:</w:delText>
        </w:r>
      </w:del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Wikipedia contributors [9]</w:delText>
        </w:r>
      </w:del>
      <w:del w:id="2903" w:author="PR Preview" w:date="2026-01-01T00:00:00Z">
        <w:r>
          <w:delText xml:space="preserve">.</w:delText>
        </w:r>
      </w:del>
    </w:p>
    <w:p>
      <w:pPr>
        <w:pStyle w:val="BodyText"/>
      </w:pPr>
      <w:del w:id="2904" w:author="PR Preview" w:date="2026-01-01T00:00:00Z">
        <w:r>
          <w:rPr>
            <w:b/>
            <w:bCs/>
          </w:rPr>
          <w:delText xml:space="preserve">Example 28 (Choosing a polynomial degree)</w:delText>
        </w:r>
      </w:del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In</w:delText>
        </w:r>
      </w:del>
      <w:del w:id="2907" w:author="PR Preview" w:date="2026-01-01T00:00:00Z">
        <w:r>
          <w:delText xml:space="preserve"> </w:delText>
        </w:r>
      </w:del>
      <w:hyperlink w:anchor="exm-tuning-parameter">
        <w:del w:id="2908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2909" w:author="PR Preview" w:date="2026-01-01T00:00:00Z">
        <w:r>
          <w:delText xml:space="preserve">,</w:delText>
        </w:r>
      </w:del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the candidates are the least-squares fitted models from four polynomial model families,</w:delText>
        </w:r>
      </w:del>
      <w:del w:id="2912" w:author="PR Preview" w:date="2026-01-01T00:00:00Z">
        <w:r>
          <w:delText xml:space="preserve"> </w:delText>
        </w:r>
      </w:del>
      <w:del w:id="2913" w:author="PR Preview" w:date="2026-01-01T00:00:00Z">
        <w:r>
          <w:delText xml:space="preserve">the families of degree</w:delText>
        </w:r>
      </w:del>
      <w:del w:id="2914" w:author="PR Preview" w:date="2026-01-01T00:00:00Z">
        <w:r>
          <w:delText xml:space="preserve"> </w:delText>
        </w:r>
      </w:del>
      <m:oMath>
        <m:r>
          <m:t>1</m:t>
        </m:r>
      </m:oMath>
      <w:del w:id="2915" w:author="PR Preview" w:date="2026-01-01T00:00:00Z">
        <w:r>
          <w:delText xml:space="preserve"> </w:delText>
        </w:r>
      </w:del>
      <w:del w:id="2916" w:author="PR Preview" w:date="2026-01-01T00:00:00Z">
        <w:r>
          <w:delText xml:space="preserve">(</w:delText>
        </w:r>
      </w:del>
      <w:del w:id="2917" w:author="PR Preview" w:date="2026-01-01T00:00:00Z">
        <w:r>
          <w:delText xml:space="preserve">“linear”</w:delText>
        </w:r>
      </w:del>
      <w:del w:id="2918" w:author="PR Preview" w:date="2026-01-01T00:00:00Z">
        <w:r>
          <w:delText xml:space="preserve">),</w:delText>
        </w:r>
      </w:del>
      <w:del w:id="2919" w:author="PR Preview" w:date="2026-01-01T00:00:00Z">
        <w:r>
          <w:delText xml:space="preserve"> </w:delText>
        </w:r>
      </w:del>
      <m:oMath>
        <m:r>
          <m:t>2</m:t>
        </m:r>
      </m:oMath>
      <w:del w:id="2920" w:author="PR Preview" w:date="2026-01-01T00:00:00Z">
        <w:r>
          <w:delText xml:space="preserve"> </w:delText>
        </w:r>
      </w:del>
      <w:del w:id="2921" w:author="PR Preview" w:date="2026-01-01T00:00:00Z">
        <w:r>
          <w:delText xml:space="preserve">(</w:delText>
        </w:r>
      </w:del>
      <w:del w:id="2922" w:author="PR Preview" w:date="2026-01-01T00:00:00Z">
        <w:r>
          <w:delText xml:space="preserve">“quadratic”</w:delText>
        </w:r>
      </w:del>
      <w:del w:id="2923" w:author="PR Preview" w:date="2026-01-01T00:00:00Z">
        <w:r>
          <w:delText xml:space="preserve">),</w:delText>
        </w:r>
      </w:del>
      <w:del w:id="2924" w:author="PR Preview" w:date="2026-01-01T00:00:00Z">
        <w:r>
          <w:delText xml:space="preserve"> </w:delText>
        </w:r>
      </w:del>
      <m:oMath>
        <m:r>
          <m:t>3</m:t>
        </m:r>
      </m:oMath>
      <w:del w:id="2925" w:author="PR Preview" w:date="2026-01-01T00:00:00Z">
        <w:r>
          <w:delText xml:space="preserve"> </w:delText>
        </w:r>
      </w:del>
      <w:del w:id="2926" w:author="PR Preview" w:date="2026-01-01T00:00:00Z">
        <w:r>
          <w:delText xml:space="preserve">(</w:delText>
        </w:r>
      </w:del>
      <w:del w:id="2927" w:author="PR Preview" w:date="2026-01-01T00:00:00Z">
        <w:r>
          <w:delText xml:space="preserve">“cubic”</w:delText>
        </w:r>
      </w:del>
      <w:del w:id="2928" w:author="PR Preview" w:date="2026-01-01T00:00:00Z">
        <w:r>
          <w:delText xml:space="preserve">) and</w:delText>
        </w:r>
      </w:del>
      <w:del w:id="2929" w:author="PR Preview" w:date="2026-01-01T00:00:00Z">
        <w:r>
          <w:delText xml:space="preserve"> </w:delText>
        </w:r>
      </w:del>
      <m:oMath>
        <m:r>
          <m:t>4</m:t>
        </m:r>
      </m:oMath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delText xml:space="preserve">(</w:delText>
        </w:r>
      </w:del>
      <w:del w:id="2932" w:author="PR Preview" w:date="2026-01-01T00:00:00Z">
        <w:r>
          <w:delText xml:space="preserve">“quartic”</w:delText>
        </w:r>
      </w:del>
      <w:del w:id="2933" w:author="PR Preview" w:date="2026-01-01T00:00:00Z">
        <w:r>
          <w:delText xml:space="preserve">).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Choosing among these four fitted models is model selection,</w:delText>
        </w:r>
      </w:del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del w:id="2938" w:author="PR Preview" w:date="2026-01-01T00:00:00Z">
        <w:r>
          <w:rPr>
            <w:b/>
            <w:bCs/>
          </w:rPr>
          <w:delText xml:space="preserve">Definition 40 (Validation set)</w:delText>
        </w:r>
      </w:del>
      <w:del w:id="2939" w:author="PR Preview" w:date="2026-01-01T00:00:00Z">
        <w:r>
          <w:delText xml:space="preserve"> </w:delText>
        </w:r>
      </w:del>
      <w:del w:id="2940" w:author="PR Preview" w:date="2026-01-01T00:00:00Z">
        <w:r>
          <w:delText xml:space="preserve">The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rPr>
            <w:b/>
            <w:bCs/>
          </w:rPr>
          <w:delText xml:space="preserve">validation set</w:delText>
        </w:r>
      </w:del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of a</w:delText>
        </w:r>
      </w:del>
      <w:del w:id="2945" w:author="PR Preview" w:date="2026-01-01T00:00:00Z">
        <w:r>
          <w:delText xml:space="preserve"> </w:delText>
        </w:r>
      </w:del>
      <w:hyperlink w:anchor="def-data-splits">
        <w:del w:id="2946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947" w:author="PR Preview" w:date="2026-01-01T00:00:00Z">
        <w:r>
          <w:delText xml:space="preserve"> </w:delText>
        </w:r>
      </w:del>
      <w:del w:id="2948" w:author="PR Preview" w:date="2026-01-01T00:00:00Z">
        <w:r>
          <w:delText xml:space="preserve">is the</w:delText>
        </w:r>
      </w:del>
      <w:del w:id="2949" w:author="PR Preview" w:date="2026-01-01T00:00:00Z">
        <w:r>
          <w:delText xml:space="preserve"> </w:delText>
        </w:r>
      </w:del>
      <w:hyperlink w:anchor="def-held-out-set">
        <w:del w:id="2950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delText xml:space="preserve">of observations indexed by</w:delText>
        </w:r>
      </w:del>
      <w:del w:id="295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954" w:author="PR Preview" w:date="2026-01-01T00:00:00Z">
        <w:r>
          <w:delText xml:space="preserve">,</w:delText>
        </w:r>
      </w:del>
      <w:del w:id="2955" w:author="PR Preview" w:date="2026-01-01T00:00:00Z">
        <w:r>
          <w:delText xml:space="preserve"> </w:delText>
        </w:r>
      </w:del>
      <w:del w:id="2956" w:author="PR Preview" w:date="2026-01-01T00:00:00Z">
        <w:r>
          <w:delText xml:space="preserve">used for</w:delText>
        </w:r>
      </w:del>
      <w:del w:id="2957" w:author="PR Preview" w:date="2026-01-01T00:00:00Z">
        <w:r>
          <w:delText xml:space="preserve"> </w:delText>
        </w:r>
      </w:del>
      <w:hyperlink w:anchor="def-model-selection">
        <w:del w:id="2958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among candidate</w:delText>
        </w:r>
      </w:del>
      <w:del w:id="2961" w:author="PR Preview" w:date="2026-01-01T00:00:00Z">
        <w:r>
          <w:delText xml:space="preserve"> </w:delText>
        </w:r>
      </w:del>
      <w:hyperlink w:anchor="def-fitted-model">
        <w:del w:id="2962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2963" w:author="PR Preview" w:date="2026-01-01T00:00:00Z">
        <w:r>
          <w:delText xml:space="preserve"> </w:delText>
        </w:r>
      </w:del>
      <w:del w:id="2964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2965" w:author="PR Preview" w:date="2026-01-01T00:00:00Z">
        <w:r>
          <w:rPr>
            <w:b/>
            <w:bCs/>
          </w:rPr>
          <w:t xml:space="preserve">Example 27 (Split sizes for 32 cars)</w:t>
        </w:r>
      </w:ins>
      <w:ins w:id="2966" w:author="PR Preview" w:date="2026-01-01T00:00:00Z">
        <w:r>
          <w:t xml:space="preserve"> </w:t>
        </w:r>
      </w:ins>
      <w:ins w:id="2967" w:author="PR Preview" w:date="2026-01-01T00:00:00Z">
        <w:r>
          <w:t xml:space="preserve">In</w:t>
        </w:r>
      </w:ins>
      <w:ins w:id="2968" w:author="PR Preview" w:date="2026-01-01T00:00:00Z">
        <w:r>
          <w:t xml:space="preserve"> </w:t>
        </w:r>
      </w:ins>
      <w:hyperlink w:anchor="exr-data-splits">
        <w:ins w:id="2969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2970" w:author="PR Preview" w:date="2026-01-01T00:00:00Z">
        <w:r>
          <w:t xml:space="preserve">,</w:t>
        </w:r>
      </w:ins>
      <w:ins w:id="2971" w:author="PR Preview" w:date="2026-01-01T00:00:00Z">
        <w:r>
          <w:t xml:space="preserve"> </w:t>
        </w:r>
      </w:ins>
      <w:ins w:id="2972" w:author="PR Preview" w:date="2026-01-01T00:00:00Z">
        <w:r>
          <w:t xml:space="preserve">a rule of 60% / 20% / 20% on</w:t>
        </w:r>
      </w:ins>
      <w:ins w:id="29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974" w:author="PR Preview" w:date="2026-01-01T00:00:00Z">
        <w:r>
          <w:t xml:space="preserve"> </w:t>
        </w:r>
      </w:ins>
      <w:ins w:id="2975" w:author="PR Preview" w:date="2026-01-01T00:00:00Z">
        <w:r>
          <w:t xml:space="preserve">cars</w:t>
        </w:r>
      </w:ins>
      <w:ins w:id="2976" w:author="PR Preview" w:date="2026-01-01T00:00:00Z">
        <w:r>
          <w:t xml:space="preserve"> </w:t>
        </w:r>
      </w:ins>
      <w:ins w:id="2977" w:author="PR Preview" w:date="2026-01-01T00:00:00Z">
        <w:r>
          <w:t xml:space="preserve">gives sets of 19, 6, and 7 cars,</w:t>
        </w:r>
      </w:ins>
      <w:ins w:id="2978" w:author="PR Preview" w:date="2026-01-01T00:00:00Z">
        <w:r>
          <w:t xml:space="preserve"> </w:t>
        </w:r>
      </w:ins>
      <w:ins w:id="2979" w:author="PR Preview" w:date="2026-01-01T00:00:00Z">
        <w:r>
          <w:t xml:space="preserve">and the 7 test cars are used only once, after the model is chosen.</w:t>
        </w:r>
      </w:ins>
    </w:p>
    <w:bookmarkEnd w:id="196"/>
    <w:bookmarkStart w:id="198" w:name="def-tuning-parameter"/>
    <w:p>
      <w:pPr>
        <w:pStyle w:val="BodyText"/>
      </w:pPr>
      <w:ins w:id="2980" w:author="PR Preview" w:date="2026-01-01T00:00:00Z">
        <w:r>
          <w:rPr>
            <w:b/>
            <w:bCs/>
          </w:rPr>
          <w:t xml:space="preserve">Definition 39 (Tuning parameter)</w:t>
        </w:r>
      </w:ins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A</w:t>
        </w:r>
      </w:ins>
      <w:ins w:id="2983" w:author="PR Preview" w:date="2026-01-01T00:00:00Z">
        <w:r>
          <w:t xml:space="preserve"> </w:t>
        </w:r>
      </w:ins>
      <w:ins w:id="2984" w:author="PR Preview" w:date="2026-01-01T00:00:00Z">
        <w:r>
          <w:rPr>
            <w:b/>
            <w:bCs/>
          </w:rPr>
          <w:t xml:space="preserve">tuning parameter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of a</w:t>
        </w:r>
      </w:ins>
      <w:ins w:id="2987" w:author="PR Preview" w:date="2026-01-01T00:00:00Z">
        <w:r>
          <w:t xml:space="preserve"> </w:t>
        </w:r>
      </w:ins>
      <w:hyperlink w:anchor="def-fitting-procedure">
        <w:ins w:id="298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is a setting</w:t>
        </w:r>
      </w:ins>
      <w:ins w:id="2991" w:author="PR Preview" w:date="2026-01-01T00:00:00Z">
        <w:r>
          <w:t xml:space="preserve"> </w:t>
        </w:r>
      </w:ins>
      <m:oMath>
        <m:r>
          <m:t>λ</m:t>
        </m:r>
      </m:oMath>
      <w:ins w:id="2992" w:author="PR Preview" w:date="2026-01-01T00:00:00Z">
        <w:r>
          <w:t xml:space="preserve"> </w:t>
        </w:r>
      </w:ins>
      <w:ins w:id="2993" w:author="PR Preview" w:date="2026-01-01T00:00:00Z">
        <w:r>
          <w:t xml:space="preserve">that the procedure needs</w:t>
        </w:r>
      </w:ins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but does not compute from the</w:t>
        </w:r>
      </w:ins>
      <w:ins w:id="2996" w:author="PR Preview" w:date="2026-01-01T00:00:00Z">
        <w:r>
          <w:t xml:space="preserve"> </w:t>
        </w:r>
      </w:ins>
      <w:hyperlink w:anchor="def-training-set">
        <w:ins w:id="299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998" w:author="PR Preview" w:date="2026-01-01T00:00:00Z">
        <w:r>
          <w:t xml:space="preserve">:</w:t>
        </w:r>
      </w:ins>
    </w:p>
    <w:p>
      <w:pPr>
        <w:pStyle w:val="BodyText"/>
      </w:pPr>
      <w:bookmarkStart w:id="197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ins w:id="2999" w:author="PR Preview" w:date="2026-01-01T00:00:00Z">
        <w:r>
          <w:t xml:space="preserve">Source:</w:t>
        </w:r>
      </w:ins>
      <w:ins w:id="3000" w:author="PR Preview" w:date="2026-01-01T00:00:00Z">
        <w:r>
          <w:t xml:space="preserve"> </w:t>
        </w:r>
      </w:ins>
      <w:ins w:id="3001" w:author="PR Preview" w:date="2026-01-01T00:00:00Z">
        <w:r>
          <w:t xml:space="preserve">Wikipedia contributors [10]</w:t>
        </w:r>
      </w:ins>
      <w:ins w:id="3002" w:author="PR Preview" w:date="2026-01-01T00:00:00Z">
        <w:r>
          <w:t xml:space="preserve">.</w:t>
        </w:r>
      </w:ins>
    </w:p>
    <w:bookmarkEnd w:id="198"/>
    <w:bookmarkStart w:id="199" w:name="exm-tuning-parameter"/>
    <w:p>
      <w:pPr>
        <w:pStyle w:val="BodyText"/>
      </w:pPr>
      <w:ins w:id="3003" w:author="PR Preview" w:date="2026-01-01T00:00:00Z">
        <w:r>
          <w:rPr>
            <w:b/>
            <w:bCs/>
          </w:rPr>
          <w:t xml:space="preserve">Example 28 (Polynomial degree)</w:t>
        </w:r>
      </w:ins>
      <w:ins w:id="3004" w:author="PR Preview" w:date="2026-01-01T00:00:00Z">
        <w:r>
          <w:t xml:space="preserve"> </w:t>
        </w:r>
      </w:ins>
      <w:ins w:id="3005" w:author="PR Preview" w:date="2026-01-01T00:00:00Z">
        <w:r>
          <w:t xml:space="preserve">In</w:t>
        </w:r>
      </w:ins>
      <w:ins w:id="3006" w:author="PR Preview" w:date="2026-01-01T00:00:00Z">
        <w:r>
          <w:t xml:space="preserve"> </w:t>
        </w:r>
      </w:ins>
      <w:hyperlink w:anchor="exr-overfitting">
        <w:ins w:id="300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008" w:author="PR Preview" w:date="2026-01-01T00:00:00Z">
        <w:r>
          <w:t xml:space="preserve">,</w:t>
        </w:r>
      </w:ins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least squares computes the coefficients of each polynomial from the 20 training cars,</w:t>
        </w:r>
      </w:ins>
      <w:ins w:id="3011" w:author="PR Preview" w:date="2026-01-01T00:00:00Z">
        <w:r>
          <w:t xml:space="preserve"> </w:t>
        </w:r>
      </w:ins>
      <w:ins w:id="3012" w:author="PR Preview" w:date="2026-01-01T00:00:00Z">
        <w:r>
          <w:t xml:space="preserve">but the degree</w:t>
        </w:r>
      </w:ins>
      <w:ins w:id="3013" w:author="PR Preview" w:date="2026-01-01T00:00:00Z">
        <w:r>
          <w:t xml:space="preserve"> </w:t>
        </w:r>
      </w:ins>
      <m:oMath>
        <m:r>
          <m:t>d</m:t>
        </m:r>
      </m:oMath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is fixed before the fit.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So the degree is a</w:t>
        </w:r>
      </w:ins>
      <w:ins w:id="3018" w:author="PR Preview" w:date="2026-01-01T00:00:00Z">
        <w:r>
          <w:t xml:space="preserve"> </w:t>
        </w:r>
      </w:ins>
      <w:hyperlink w:anchor="def-tuning-parameter">
        <w:ins w:id="3019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3020" w:author="PR Preview" w:date="2026-01-01T00:00:00Z">
        <w:r>
          <w:t xml:space="preserve"> </w:t>
        </w:r>
      </w:ins>
      <w:ins w:id="3021" w:author="PR Preview" w:date="2026-01-01T00:00:00Z">
        <w:r>
          <w:t xml:space="preserve">of least-squares polynomial fitting,</w:t>
        </w:r>
      </w:ins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and the four fits are</w:t>
        </w:r>
      </w:ins>
      <w:ins w:id="302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with</w:t>
        </w:r>
      </w:ins>
      <w:ins w:id="302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3028" w:author="PR Preview" w:date="2026-01-01T00:00:00Z">
        <w:r>
          <w:t xml:space="preserve">.</w:t>
        </w:r>
      </w:ins>
    </w:p>
    <w:bookmarkEnd w:id="199"/>
    <w:bookmarkStart w:id="200" w:name="def-model-selection"/>
    <w:p>
      <w:pPr>
        <w:pStyle w:val="BodyText"/>
      </w:pPr>
      <w:ins w:id="3029" w:author="PR Preview" w:date="2026-01-01T00:00:00Z">
        <w:r>
          <w:rPr>
            <w:b/>
            <w:bCs/>
          </w:rPr>
          <w:t xml:space="preserve">Definition 40 (Model selection)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rPr>
            <w:b/>
            <w:bCs/>
          </w:rPr>
          <w:t xml:space="preserve">Model selection</w:t>
        </w:r>
      </w:ins>
      <w:ins w:id="3032" w:author="PR Preview" w:date="2026-01-01T00:00:00Z">
        <w:r>
          <w:t xml:space="preserve"> </w:t>
        </w:r>
      </w:ins>
      <w:ins w:id="3033" w:author="PR Preview" w:date="2026-01-01T00:00:00Z">
        <w:r>
          <w:t xml:space="preserve">is choosing one</w:t>
        </w:r>
      </w:ins>
      <w:ins w:id="3034" w:author="PR Preview" w:date="2026-01-01T00:00:00Z">
        <w:r>
          <w:t xml:space="preserve"> </w:t>
        </w:r>
      </w:ins>
      <w:hyperlink w:anchor="def-fitted-model">
        <w:ins w:id="303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from a set of candidate fitted models from different</w:t>
        </w:r>
      </w:ins>
      <w:ins w:id="3038" w:author="PR Preview" w:date="2026-01-01T00:00:00Z">
        <w:r>
          <w:t xml:space="preserve"> </w:t>
        </w:r>
      </w:ins>
      <w:hyperlink w:anchor="def-model-family">
        <w:ins w:id="3039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3040" w:author="PR Preview" w:date="2026-01-01T00:00:00Z">
        <w:r>
          <w:t xml:space="preserve">,</w:t>
        </w:r>
      </w:ins>
      <w:ins w:id="3041" w:author="PR Preview" w:date="2026-01-01T00:00:00Z">
        <w:r>
          <w:t xml:space="preserve"> </w:t>
        </w:r>
      </w:ins>
      <w:ins w:id="3042" w:author="PR Preview" w:date="2026-01-01T00:00:00Z">
        <w:r>
          <w:t xml:space="preserve">using observations that were</w:t>
        </w:r>
      </w:ins>
      <w:ins w:id="3043" w:author="PR Preview" w:date="2026-01-01T00:00:00Z">
        <w:r>
          <w:t xml:space="preserve"> </w:t>
        </w:r>
      </w:ins>
      <w:hyperlink w:anchor="def-held-out-set">
        <w:ins w:id="3044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3045" w:author="PR Preview" w:date="2026-01-01T00:00:00Z">
        <w:r>
          <w:t xml:space="preserve"> </w:t>
        </w:r>
      </w:ins>
      <w:ins w:id="3046" w:author="PR Preview" w:date="2026-01-01T00:00:00Z">
        <w:r>
          <w:t xml:space="preserve">from fitting.</w:t>
        </w:r>
      </w:ins>
    </w:p>
    <w:p>
      <w:pPr>
        <w:pStyle w:val="BodyText"/>
      </w:pPr>
      <w:ins w:id="3047" w:author="PR Preview" w:date="2026-01-01T00:00:00Z">
        <w:r>
          <w:t xml:space="preserve">Source:</w:t>
        </w:r>
      </w:ins>
      <w:ins w:id="3048" w:author="PR Preview" w:date="2026-01-01T00:00:00Z">
        <w:r>
          <w:t xml:space="preserve"> </w:t>
        </w:r>
      </w:ins>
      <w:ins w:id="3049" w:author="PR Preview" w:date="2026-01-01T00:00:00Z">
        <w:r>
          <w:t xml:space="preserve">Wikipedia contributors [11]</w:t>
        </w:r>
      </w:ins>
      <w:ins w:id="3050" w:author="PR Preview" w:date="2026-01-01T00:00:00Z">
        <w:r>
          <w:t xml:space="preserve">.</w:t>
        </w:r>
      </w:ins>
    </w:p>
    <w:bookmarkEnd w:id="200"/>
    <w:bookmarkStart w:id="201" w:name="exm-model-selection"/>
    <w:p>
      <w:pPr>
        <w:pStyle w:val="BodyText"/>
      </w:pPr>
      <w:ins w:id="3051" w:author="PR Preview" w:date="2026-01-01T00:00:00Z">
        <w:r>
          <w:rPr>
            <w:b/>
            <w:bCs/>
          </w:rPr>
          <w:t xml:space="preserve">Example 29 (Choosing a polynomial degree)</w:t>
        </w:r>
      </w:ins>
      <w:ins w:id="3052" w:author="PR Preview" w:date="2026-01-01T00:00:00Z">
        <w:r>
          <w:t xml:space="preserve"> </w:t>
        </w:r>
      </w:ins>
      <w:ins w:id="3053" w:author="PR Preview" w:date="2026-01-01T00:00:00Z">
        <w:r>
          <w:t xml:space="preserve">In</w:t>
        </w:r>
      </w:ins>
      <w:ins w:id="3054" w:author="PR Preview" w:date="2026-01-01T00:00:00Z">
        <w:r>
          <w:t xml:space="preserve"> </w:t>
        </w:r>
      </w:ins>
      <w:hyperlink w:anchor="exm-tuning-parameter">
        <w:ins w:id="3055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3056" w:author="PR Preview" w:date="2026-01-01T00:00:00Z">
        <w:r>
          <w:t xml:space="preserve">,</w:t>
        </w:r>
      </w:ins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the candidates are the least-squares fitted models from four polynomial model families,</w:t>
        </w:r>
      </w:ins>
      <w:ins w:id="3059" w:author="PR Preview" w:date="2026-01-01T00:00:00Z">
        <w:r>
          <w:t xml:space="preserve"> </w:t>
        </w:r>
      </w:ins>
      <w:ins w:id="3060" w:author="PR Preview" w:date="2026-01-01T00:00:00Z">
        <w:r>
          <w:t xml:space="preserve">the families of degree</w:t>
        </w:r>
      </w:ins>
      <w:ins w:id="3061" w:author="PR Preview" w:date="2026-01-01T00:00:00Z">
        <w:r>
          <w:t xml:space="preserve"> </w:t>
        </w:r>
      </w:ins>
      <m:oMath>
        <m:r>
          <m:t>1</m:t>
        </m:r>
      </m:oMath>
      <w:ins w:id="3062" w:author="PR Preview" w:date="2026-01-01T00:00:00Z">
        <w:r>
          <w:t xml:space="preserve"> </w:t>
        </w:r>
      </w:ins>
      <w:ins w:id="3063" w:author="PR Preview" w:date="2026-01-01T00:00:00Z">
        <w:r>
          <w:t xml:space="preserve">(</w:t>
        </w:r>
      </w:ins>
      <w:ins w:id="3064" w:author="PR Preview" w:date="2026-01-01T00:00:00Z">
        <w:r>
          <w:t xml:space="preserve">“linear”</w:t>
        </w:r>
      </w:ins>
      <w:ins w:id="3065" w:author="PR Preview" w:date="2026-01-01T00:00:00Z">
        <w:r>
          <w:t xml:space="preserve">),</w:t>
        </w:r>
      </w:ins>
      <w:ins w:id="3066" w:author="PR Preview" w:date="2026-01-01T00:00:00Z">
        <w:r>
          <w:t xml:space="preserve"> </w:t>
        </w:r>
      </w:ins>
      <m:oMath>
        <m:r>
          <m:t>2</m:t>
        </m:r>
      </m:oMath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(</w:t>
        </w:r>
      </w:ins>
      <w:ins w:id="3069" w:author="PR Preview" w:date="2026-01-01T00:00:00Z">
        <w:r>
          <w:t xml:space="preserve">“quadratic”</w:t>
        </w:r>
      </w:ins>
      <w:ins w:id="3070" w:author="PR Preview" w:date="2026-01-01T00:00:00Z">
        <w:r>
          <w:t xml:space="preserve">),</w:t>
        </w:r>
      </w:ins>
      <w:ins w:id="3071" w:author="PR Preview" w:date="2026-01-01T00:00:00Z">
        <w:r>
          <w:t xml:space="preserve"> </w:t>
        </w:r>
      </w:ins>
      <m:oMath>
        <m:r>
          <m:t>3</m:t>
        </m:r>
      </m:oMath>
      <w:ins w:id="3072" w:author="PR Preview" w:date="2026-01-01T00:00:00Z">
        <w:r>
          <w:t xml:space="preserve"> </w:t>
        </w:r>
      </w:ins>
      <w:ins w:id="3073" w:author="PR Preview" w:date="2026-01-01T00:00:00Z">
        <w:r>
          <w:t xml:space="preserve">(</w:t>
        </w:r>
      </w:ins>
      <w:ins w:id="3074" w:author="PR Preview" w:date="2026-01-01T00:00:00Z">
        <w:r>
          <w:t xml:space="preserve">“cubic”</w:t>
        </w:r>
      </w:ins>
      <w:ins w:id="3075" w:author="PR Preview" w:date="2026-01-01T00:00:00Z">
        <w:r>
          <w:t xml:space="preserve">) and</w:t>
        </w:r>
      </w:ins>
      <w:ins w:id="3076" w:author="PR Preview" w:date="2026-01-01T00:00:00Z">
        <w:r>
          <w:t xml:space="preserve"> </w:t>
        </w:r>
      </w:ins>
      <m:oMath>
        <m:r>
          <m:t>4</m:t>
        </m:r>
      </m:oMath>
      <w:ins w:id="3077" w:author="PR Preview" w:date="2026-01-01T00:00:00Z">
        <w:r>
          <w:t xml:space="preserve"> </w:t>
        </w:r>
      </w:ins>
      <w:ins w:id="3078" w:author="PR Preview" w:date="2026-01-01T00:00:00Z">
        <w:r>
          <w:t xml:space="preserve">(</w:t>
        </w:r>
      </w:ins>
      <w:ins w:id="3079" w:author="PR Preview" w:date="2026-01-01T00:00:00Z">
        <w:r>
          <w:t xml:space="preserve">“quartic”</w:t>
        </w:r>
      </w:ins>
      <w:ins w:id="3080" w:author="PR Preview" w:date="2026-01-01T00:00:00Z">
        <w:r>
          <w:t xml:space="preserve">).</w:t>
        </w:r>
      </w:ins>
      <w:ins w:id="3081" w:author="PR Preview" w:date="2026-01-01T00:00:00Z">
        <w:r>
          <w:t xml:space="preserve"> </w:t>
        </w:r>
      </w:ins>
      <w:ins w:id="3082" w:author="PR Preview" w:date="2026-01-01T00:00:00Z">
        <w:r>
          <w:t xml:space="preserve">Choosing among these four fitted models is model selection,</w:t>
        </w:r>
      </w:ins>
      <w:ins w:id="3083" w:author="PR Preview" w:date="2026-01-01T00:00:00Z">
        <w:r>
          <w:t xml:space="preserve"> </w:t>
        </w:r>
      </w:ins>
      <w:ins w:id="3084" w:author="PR Preview" w:date="2026-01-01T00:00:00Z">
        <w:r>
          <w:t xml:space="preserve">and the observations it uses are cars held out from fitting.</w:t>
        </w:r>
      </w:ins>
    </w:p>
    <w:bookmarkEnd w:id="201"/>
    <w:bookmarkStart w:id="203" w:name="def-validation-set"/>
    <w:p>
      <w:pPr>
        <w:pStyle w:val="BodyText"/>
      </w:pPr>
      <w:ins w:id="3085" w:author="PR Preview" w:date="2026-01-01T00:00:00Z">
        <w:r>
          <w:rPr>
            <w:b/>
            <w:bCs/>
          </w:rPr>
          <w:t xml:space="preserve">Definition 41 (Validation set)</w:t>
        </w:r>
      </w:ins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The</w:t>
        </w:r>
      </w:ins>
      <w:ins w:id="3088" w:author="PR Preview" w:date="2026-01-01T00:00:00Z">
        <w:r>
          <w:t xml:space="preserve"> </w:t>
        </w:r>
      </w:ins>
      <w:ins w:id="3089" w:author="PR Preview" w:date="2026-01-01T00:00:00Z">
        <w:r>
          <w:rPr>
            <w:b/>
            <w:bCs/>
          </w:rPr>
          <w:t xml:space="preserve">validation set</w:t>
        </w:r>
      </w:ins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of a</w:t>
        </w:r>
      </w:ins>
      <w:ins w:id="3092" w:author="PR Preview" w:date="2026-01-01T00:00:00Z">
        <w:r>
          <w:t xml:space="preserve"> </w:t>
        </w:r>
      </w:ins>
      <w:hyperlink w:anchor="def-data-splits">
        <w:ins w:id="3093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is the</w:t>
        </w:r>
      </w:ins>
      <w:ins w:id="3096" w:author="PR Preview" w:date="2026-01-01T00:00:00Z">
        <w:r>
          <w:t xml:space="preserve"> </w:t>
        </w:r>
      </w:ins>
      <w:hyperlink w:anchor="def-held-out-set">
        <w:ins w:id="3097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of observations indexed by</w:t>
        </w:r>
      </w:ins>
      <w:ins w:id="310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101" w:author="PR Preview" w:date="2026-01-01T00:00:00Z">
        <w:r>
          <w:t xml:space="preserve">,</w:t>
        </w:r>
      </w:ins>
      <w:ins w:id="3102" w:author="PR Preview" w:date="2026-01-01T00:00:00Z">
        <w:r>
          <w:t xml:space="preserve"> </w:t>
        </w:r>
      </w:ins>
      <w:ins w:id="3103" w:author="PR Preview" w:date="2026-01-01T00:00:00Z">
        <w:r>
          <w:t xml:space="preserve">used for</w:t>
        </w:r>
      </w:ins>
      <w:ins w:id="3104" w:author="PR Preview" w:date="2026-01-01T00:00:00Z">
        <w:r>
          <w:t xml:space="preserve"> </w:t>
        </w:r>
      </w:ins>
      <w:hyperlink w:anchor="def-model-selection">
        <w:ins w:id="3105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3106" w:author="PR Preview" w:date="2026-01-01T00:00:00Z">
        <w:r>
          <w:t xml:space="preserve"> </w:t>
        </w:r>
      </w:ins>
      <w:ins w:id="3107" w:author="PR Preview" w:date="2026-01-01T00:00:00Z">
        <w:r>
          <w:t xml:space="preserve">among candidate</w:t>
        </w:r>
      </w:ins>
      <w:ins w:id="3108" w:author="PR Preview" w:date="2026-01-01T00:00:00Z">
        <w:r>
          <w:t xml:space="preserve"> </w:t>
        </w:r>
      </w:ins>
      <w:hyperlink w:anchor="def-fitted-model">
        <w:ins w:id="3109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20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3"/>
    <w:bookmarkStart w:id="205" w:name="def-validation-error"/>
    <w:p>
      <w:pPr>
        <w:pStyle w:val="BodyText"/>
      </w:pPr>
      <w:del w:id="3112" w:author="PR Preview" w:date="2026-01-01T00:00:00Z">
        <w:r>
          <w:rPr>
            <w:b/>
            <w:bCs/>
          </w:rPr>
          <w:delText xml:space="preserve">Definition 41 (Validation error)</w:delText>
        </w:r>
      </w:del>
      <w:del w:id="3113" w:author="PR Preview" w:date="2026-01-01T00:00:00Z">
        <w:r>
          <w:delText xml:space="preserve"> </w:delText>
        </w:r>
      </w:del>
      <w:del w:id="3114" w:author="PR Preview" w:date="2026-01-01T00:00:00Z">
        <w:r>
          <w:delText xml:space="preserve">The</w:delText>
        </w:r>
      </w:del>
      <w:del w:id="3115" w:author="PR Preview" w:date="2026-01-01T00:00:00Z">
        <w:r>
          <w:delText xml:space="preserve"> </w:delText>
        </w:r>
      </w:del>
      <w:del w:id="3116" w:author="PR Preview" w:date="2026-01-01T00:00:00Z">
        <w:r>
          <w:rPr>
            <w:b/>
            <w:bCs/>
          </w:rPr>
          <w:delText xml:space="preserve">validation error</w:delText>
        </w:r>
      </w:del>
      <w:del w:id="3117" w:author="PR Preview" w:date="2026-01-01T00:00:00Z">
        <w:r>
          <w:delText xml:space="preserve"> </w:delText>
        </w:r>
      </w:del>
      <w:del w:id="3118" w:author="PR Preview" w:date="2026-01-01T00:00:00Z">
        <w:r>
          <w:delText xml:space="preserve">of a</w:delText>
        </w:r>
      </w:del>
      <w:del w:id="3119" w:author="PR Preview" w:date="2026-01-01T00:00:00Z">
        <w:r>
          <w:delText xml:space="preserve"> </w:delText>
        </w:r>
      </w:del>
      <w:hyperlink w:anchor="def-fitted-model">
        <w:del w:id="312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12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122" w:author="PR Preview" w:date="2026-01-01T00:00:00Z">
        <w:r>
          <w:delText xml:space="preserve"> </w:delText>
        </w:r>
      </w:del>
      <w:del w:id="3123" w:author="PR Preview" w:date="2026-01-01T00:00:00Z">
        <w:r>
          <w:delText xml:space="preserve">fitted to a</w:delText>
        </w:r>
      </w:del>
      <w:del w:id="3124" w:author="PR Preview" w:date="2026-01-01T00:00:00Z">
        <w:r>
          <w:delText xml:space="preserve"> </w:delText>
        </w:r>
      </w:del>
      <w:hyperlink w:anchor="def-training-set">
        <w:del w:id="312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1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is its sample mean</w:delText>
        </w:r>
      </w:del>
      <w:del w:id="3129" w:author="PR Preview" w:date="2026-01-01T00:00:00Z">
        <w:r>
          <w:delText xml:space="preserve"> </w:delText>
        </w:r>
      </w:del>
      <w:hyperlink w:anchor="def-observation-loss">
        <w:del w:id="313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13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3132" w:author="PR Preview" w:date="2026-01-01T00:00:00Z">
        <w:r>
          <w:delText xml:space="preserve"> </w:delText>
        </w:r>
      </w:del>
      <w:del w:id="3133" w:author="PR Preview" w:date="2026-01-01T00:00:00Z">
        <w:r>
          <w:delText xml:space="preserve">on the</w:delText>
        </w:r>
      </w:del>
      <w:del w:id="3134" w:author="PR Preview" w:date="2026-01-01T00:00:00Z">
        <w:r>
          <w:delText xml:space="preserve"> </w:delText>
        </w:r>
      </w:del>
      <w:hyperlink w:anchor="def-validation-set">
        <w:del w:id="3135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3136" w:author="PR Preview" w:date="2026-01-01T00:00:00Z">
        <w:r>
          <w:delText xml:space="preserve">, indexed by</w:delText>
        </w:r>
      </w:del>
      <w:del w:id="313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138" w:author="PR Preview" w:date="2026-01-01T00:00:00Z">
        <w:r>
          <w:delText xml:space="preserve">:</w:delText>
        </w:r>
      </w:del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del w:id="3139" w:author="PR Preview" w:date="2026-01-01T00:00:00Z">
        <w:r>
          <w:rPr>
            <w:b/>
            <w:bCs/>
          </w:rPr>
          <w:delText xml:space="preserve">Definition 42 (Validation choice)</w:delText>
        </w:r>
      </w:del>
      <w:del w:id="3140" w:author="PR Preview" w:date="2026-01-01T00:00:00Z">
        <w:r>
          <w:delText xml:space="preserve"> </w:delText>
        </w:r>
      </w:del>
      <w:del w:id="3141" w:author="PR Preview" w:date="2026-01-01T00:00:00Z">
        <w:r>
          <w:delText xml:space="preserve">Given candidate</w:delText>
        </w:r>
      </w:del>
      <w:del w:id="3142" w:author="PR Preview" w:date="2026-01-01T00:00:00Z">
        <w:r>
          <w:delText xml:space="preserve"> </w:delText>
        </w:r>
      </w:del>
      <w:hyperlink w:anchor="def-fitting-procedure">
        <w:del w:id="314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14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145" w:author="PR Preview" w:date="2026-01-01T00:00:00Z">
        <w:r>
          <w:delText xml:space="preserve">,</w:delText>
        </w:r>
      </w:del>
      <w:del w:id="3146" w:author="PR Preview" w:date="2026-01-01T00:00:00Z">
        <w:r>
          <w:delText xml:space="preserve"> </w:delText>
        </w:r>
      </w:del>
      <w:del w:id="3147" w:author="PR Preview" w:date="2026-01-01T00:00:00Z">
        <w:r>
          <w:delText xml:space="preserve">the</w:delText>
        </w:r>
      </w:del>
      <w:del w:id="3148" w:author="PR Preview" w:date="2026-01-01T00:00:00Z">
        <w:r>
          <w:delText xml:space="preserve"> </w:delText>
        </w:r>
      </w:del>
      <w:del w:id="3149" w:author="PR Preview" w:date="2026-01-01T00:00:00Z">
        <w:r>
          <w:rPr>
            <w:b/>
            <w:bCs/>
          </w:rPr>
          <w:delText xml:space="preserve">validation choice</w:delText>
        </w:r>
      </w:del>
      <w:del w:id="315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is the index of the candidate whose</w:delText>
        </w:r>
      </w:del>
      <w:del w:id="3153" w:author="PR Preview" w:date="2026-01-01T00:00:00Z">
        <w:r>
          <w:delText xml:space="preserve"> </w:delText>
        </w:r>
      </w:del>
      <w:hyperlink w:anchor="def-fitted-model">
        <w:del w:id="315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155" w:author="PR Preview" w:date="2026-01-01T00:00:00Z">
        <w:r>
          <w:delText xml:space="preserve">,</w:delText>
        </w:r>
      </w:del>
      <w:del w:id="3156" w:author="PR Preview" w:date="2026-01-01T00:00:00Z">
        <w:r>
          <w:delText xml:space="preserve"> </w:delText>
        </w:r>
      </w:del>
      <w:del w:id="3157" w:author="PR Preview" w:date="2026-01-01T00:00:00Z">
        <w:r>
          <w:delText xml:space="preserve">fitted to the training set</w:delText>
        </w:r>
      </w:del>
      <w:del w:id="315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59" w:author="PR Preview" w:date="2026-01-01T00:00:00Z">
        <w:r>
          <w:delText xml:space="preserve">,</w:delText>
        </w:r>
      </w:del>
      <w:del w:id="3160" w:author="PR Preview" w:date="2026-01-01T00:00:00Z">
        <w:r>
          <w:delText xml:space="preserve"> </w:delText>
        </w:r>
      </w:del>
      <w:del w:id="3161" w:author="PR Preview" w:date="2026-01-01T00:00:00Z">
        <w:r>
          <w:delText xml:space="preserve">has the smallest</w:delText>
        </w:r>
      </w:del>
      <w:del w:id="3162" w:author="PR Preview" w:date="2026-01-01T00:00:00Z">
        <w:r>
          <w:delText xml:space="preserve"> </w:delText>
        </w:r>
      </w:del>
      <w:hyperlink w:anchor="def-validation-error">
        <w:del w:id="3163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3164" w:author="PR Preview" w:date="2026-01-01T00:00:00Z">
        <w:r>
          <w:delText xml:space="preserve">:</w:delText>
        </w:r>
      </w:del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p>
      <w:pPr>
        <w:pStyle w:val="FirstParagraph"/>
      </w:pPr>
      <w:del w:id="3165" w:author="PR Preview" w:date="2026-01-01T00:00:00Z">
        <w:r>
          <w:rPr>
            <w:b/>
            <w:bCs/>
          </w:rPr>
          <w:delText xml:space="preserve">Definition 43 (Test set)</w:delText>
        </w:r>
      </w:del>
      <w:del w:id="3166" w:author="PR Preview" w:date="2026-01-01T00:00:00Z">
        <w:r>
          <w:delText xml:space="preserve"> </w:delText>
        </w:r>
      </w:del>
      <w:del w:id="3167" w:author="PR Preview" w:date="2026-01-01T00:00:00Z">
        <w:r>
          <w:delText xml:space="preserve">The</w:delText>
        </w:r>
      </w:del>
      <w:del w:id="3168" w:author="PR Preview" w:date="2026-01-01T00:00:00Z">
        <w:r>
          <w:delText xml:space="preserve"> </w:delText>
        </w:r>
      </w:del>
      <w:del w:id="3169" w:author="PR Preview" w:date="2026-01-01T00:00:00Z">
        <w:r>
          <w:rPr>
            <w:b/>
            <w:bCs/>
          </w:rPr>
          <w:delText xml:space="preserve">test set</w:delText>
        </w:r>
      </w:del>
      <w:del w:id="3170" w:author="PR Preview" w:date="2026-01-01T00:00:00Z">
        <w:r>
          <w:delText xml:space="preserve"> </w:delText>
        </w:r>
      </w:del>
      <w:del w:id="3171" w:author="PR Preview" w:date="2026-01-01T00:00:00Z">
        <w:r>
          <w:delText xml:space="preserve">of a</w:delText>
        </w:r>
      </w:del>
      <w:del w:id="3172" w:author="PR Preview" w:date="2026-01-01T00:00:00Z">
        <w:r>
          <w:delText xml:space="preserve"> </w:delText>
        </w:r>
      </w:del>
      <w:hyperlink w:anchor="def-data-splits">
        <w:del w:id="3173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174" w:author="PR Preview" w:date="2026-01-01T00:00:00Z">
        <w:r>
          <w:delText xml:space="preserve"> </w:delText>
        </w:r>
      </w:del>
      <w:del w:id="3175" w:author="PR Preview" w:date="2026-01-01T00:00:00Z">
        <w:r>
          <w:delText xml:space="preserve">is the</w:delText>
        </w:r>
      </w:del>
      <w:del w:id="3176" w:author="PR Preview" w:date="2026-01-01T00:00:00Z">
        <w:r>
          <w:delText xml:space="preserve"> </w:delText>
        </w:r>
      </w:del>
      <w:hyperlink w:anchor="def-held-out-set">
        <w:del w:id="3177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178" w:author="PR Preview" w:date="2026-01-01T00:00:00Z">
        <w:r>
          <w:delText xml:space="preserve"> </w:delText>
        </w:r>
      </w:del>
      <w:del w:id="3179" w:author="PR Preview" w:date="2026-01-01T00:00:00Z">
        <w:r>
          <w:delText xml:space="preserve">of observations indexed by</w:delText>
        </w:r>
      </w:del>
      <w:del w:id="318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181" w:author="PR Preview" w:date="2026-01-01T00:00:00Z">
        <w:r>
          <w:delText xml:space="preserve">,</w:delText>
        </w:r>
      </w:del>
      <w:del w:id="3182" w:author="PR Preview" w:date="2026-01-01T00:00:00Z">
        <w:r>
          <w:delText xml:space="preserve"> </w:delText>
        </w:r>
      </w:del>
      <w:del w:id="3183" w:author="PR Preview" w:date="2026-01-01T00:00:00Z">
        <w:r>
          <w:delText xml:space="preserve">on which the</w:delText>
        </w:r>
      </w:del>
      <w:del w:id="3184" w:author="PR Preview" w:date="2026-01-01T00:00:00Z">
        <w:r>
          <w:delText xml:space="preserve"> </w:delText>
        </w:r>
      </w:del>
      <w:hyperlink w:anchor="def-fitted-model">
        <w:del w:id="3185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18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3187" w:author="PR Preview" w:date="2026-01-01T00:00:00Z">
        <w:r>
          <w:delText xml:space="preserve"> </w:delText>
        </w:r>
      </w:del>
      <w:del w:id="3188" w:author="PR Preview" w:date="2026-01-01T00:00:00Z">
        <w:r>
          <w:delText xml:space="preserve">that the</w:delText>
        </w:r>
      </w:del>
      <w:del w:id="3189" w:author="PR Preview" w:date="2026-01-01T00:00:00Z">
        <w:r>
          <w:delText xml:space="preserve"> </w:delText>
        </w:r>
      </w:del>
      <w:hyperlink w:anchor="def-validation-choice">
        <w:del w:id="3190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3191" w:author="PR Preview" w:date="2026-01-01T00:00:00Z">
        <w:r>
          <w:delText xml:space="preserve"> </w:delText>
        </w:r>
      </w:del>
      <w:del w:id="3192" w:author="PR Preview" w:date="2026-01-01T00:00:00Z">
        <w:r>
          <w:delText xml:space="preserve">picks is scored:</w:delText>
        </w:r>
      </w:del>
    </w:p>
    <w:p>
      <w:pPr>
        <w:pStyle w:val="BodyText"/>
      </w:pPr>
      <w:ins w:id="3193" w:author="PR Preview" w:date="2026-01-01T00:00:00Z">
        <w:r>
          <w:rPr>
            <w:b/>
            <w:bCs/>
          </w:rPr>
          <w:t xml:space="preserve">Definition 42 (Validation error)</w:t>
        </w:r>
      </w:ins>
      <w:ins w:id="3194" w:author="PR Preview" w:date="2026-01-01T00:00:00Z">
        <w:r>
          <w:t xml:space="preserve"> </w:t>
        </w:r>
      </w:ins>
      <w:ins w:id="3195" w:author="PR Preview" w:date="2026-01-01T00:00:00Z">
        <w:r>
          <w:t xml:space="preserve">The</w:t>
        </w:r>
      </w:ins>
      <w:ins w:id="3196" w:author="PR Preview" w:date="2026-01-01T00:00:00Z">
        <w:r>
          <w:t xml:space="preserve"> </w:t>
        </w:r>
      </w:ins>
      <w:ins w:id="3197" w:author="PR Preview" w:date="2026-01-01T00:00:00Z">
        <w:r>
          <w:rPr>
            <w:b/>
            <w:bCs/>
          </w:rPr>
          <w:t xml:space="preserve">validation error</w:t>
        </w:r>
      </w:ins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of a</w:t>
        </w:r>
      </w:ins>
      <w:ins w:id="3200" w:author="PR Preview" w:date="2026-01-01T00:00:00Z">
        <w:r>
          <w:t xml:space="preserve"> </w:t>
        </w:r>
      </w:ins>
      <w:hyperlink w:anchor="def-fitted-model">
        <w:ins w:id="320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20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203" w:author="PR Preview" w:date="2026-01-01T00:00:00Z">
        <w:r>
          <w:t xml:space="preserve"> </w:t>
        </w:r>
      </w:ins>
      <w:ins w:id="3204" w:author="PR Preview" w:date="2026-01-01T00:00:00Z">
        <w:r>
          <w:t xml:space="preserve">fitted to a</w:t>
        </w:r>
      </w:ins>
      <w:ins w:id="3205" w:author="PR Preview" w:date="2026-01-01T00:00:00Z">
        <w:r>
          <w:t xml:space="preserve"> </w:t>
        </w:r>
      </w:ins>
      <w:hyperlink w:anchor="def-training-set">
        <w:ins w:id="320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20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08" w:author="PR Preview" w:date="2026-01-01T00:00:00Z">
        <w:r>
          <w:t xml:space="preserve"> </w:t>
        </w:r>
      </w:ins>
      <w:ins w:id="3209" w:author="PR Preview" w:date="2026-01-01T00:00:00Z">
        <w:r>
          <w:t xml:space="preserve">is its sample mean</w:t>
        </w:r>
      </w:ins>
      <w:ins w:id="3210" w:author="PR Preview" w:date="2026-01-01T00:00:00Z">
        <w:r>
          <w:t xml:space="preserve"> </w:t>
        </w:r>
      </w:ins>
      <w:hyperlink w:anchor="def-observation-loss">
        <w:ins w:id="321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21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on the</w:t>
        </w:r>
      </w:ins>
      <w:ins w:id="3215" w:author="PR Preview" w:date="2026-01-01T00:00:00Z">
        <w:r>
          <w:t xml:space="preserve"> </w:t>
        </w:r>
      </w:ins>
      <w:hyperlink w:anchor="def-validation-set">
        <w:ins w:id="3216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3217" w:author="PR Preview" w:date="2026-01-01T00:00:00Z">
        <w:r>
          <w:t xml:space="preserve">, indexed by</w:t>
        </w:r>
      </w:ins>
      <w:ins w:id="321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219" w:author="PR Preview" w:date="2026-01-01T00:00:00Z">
        <w:r>
          <w:t xml:space="preserve">:</w:t>
        </w:r>
      </w:ins>
    </w:p>
    <w:p>
      <w:pPr>
        <w:pStyle w:val="BodyText"/>
      </w:pPr>
      <w:bookmarkStart w:id="20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def-validation-choice"/>
    <w:p>
      <w:pPr>
        <w:pStyle w:val="FirstParagraph"/>
      </w:pPr>
      <w:ins w:id="3220" w:author="PR Preview" w:date="2026-01-01T00:00:00Z">
        <w:r>
          <w:rPr>
            <w:b/>
            <w:bCs/>
          </w:rPr>
          <w:t xml:space="preserve">Definition 43 (Validation choice)</w:t>
        </w:r>
      </w:ins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Given candidate</w:t>
        </w:r>
      </w:ins>
      <w:ins w:id="3223" w:author="PR Preview" w:date="2026-01-01T00:00:00Z">
        <w:r>
          <w:t xml:space="preserve"> </w:t>
        </w:r>
      </w:ins>
      <w:hyperlink w:anchor="def-fitting-procedure">
        <w:ins w:id="3224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22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226" w:author="PR Preview" w:date="2026-01-01T00:00:00Z">
        <w:r>
          <w:t xml:space="preserve">,</w:t>
        </w:r>
      </w:ins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the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rPr>
            <w:b/>
            <w:bCs/>
          </w:rPr>
          <w:t xml:space="preserve">validation choice</w:t>
        </w:r>
      </w:ins>
      <w:ins w:id="323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is the index of the candidate whose</w:t>
        </w:r>
      </w:ins>
      <w:ins w:id="3234" w:author="PR Preview" w:date="2026-01-01T00:00:00Z">
        <w:r>
          <w:t xml:space="preserve"> </w:t>
        </w:r>
      </w:ins>
      <w:hyperlink w:anchor="def-fitted-model">
        <w:ins w:id="323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236" w:author="PR Preview" w:date="2026-01-01T00:00:00Z">
        <w:r>
          <w:t xml:space="preserve">,</w:t>
        </w:r>
      </w:ins>
      <w:ins w:id="3237" w:author="PR Preview" w:date="2026-01-01T00:00:00Z">
        <w:r>
          <w:t xml:space="preserve"> </w:t>
        </w:r>
      </w:ins>
      <w:ins w:id="3238" w:author="PR Preview" w:date="2026-01-01T00:00:00Z">
        <w:r>
          <w:t xml:space="preserve">fitted to the training set</w:t>
        </w:r>
      </w:ins>
      <w:ins w:id="32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40" w:author="PR Preview" w:date="2026-01-01T00:00:00Z">
        <w:r>
          <w:t xml:space="preserve">,</w:t>
        </w:r>
      </w:ins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has the smallest</w:t>
        </w:r>
      </w:ins>
      <w:ins w:id="3243" w:author="PR Preview" w:date="2026-01-01T00:00:00Z">
        <w:r>
          <w:t xml:space="preserve"> </w:t>
        </w:r>
      </w:ins>
      <w:hyperlink w:anchor="def-validation-error">
        <w:ins w:id="3244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245" w:author="PR Preview" w:date="2026-01-01T00:00:00Z">
        <w:r>
          <w:t xml:space="preserve">:</w:t>
        </w:r>
      </w:ins>
    </w:p>
    <w:p>
      <w:pPr>
        <w:pStyle w:val="BodyText"/>
      </w:pPr>
      <w:bookmarkStart w:id="20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test-set"/>
    <w:p>
      <w:pPr>
        <w:pStyle w:val="FirstParagraph"/>
      </w:pPr>
      <w:ins w:id="3246" w:author="PR Preview" w:date="2026-01-01T00:00:00Z">
        <w:r>
          <w:rPr>
            <w:b/>
            <w:bCs/>
          </w:rPr>
          <w:t xml:space="preserve">Definition 44 (Test set)</w:t>
        </w:r>
      </w:ins>
      <w:ins w:id="3247" w:author="PR Preview" w:date="2026-01-01T00:00:00Z">
        <w:r>
          <w:t xml:space="preserve"> </w:t>
        </w:r>
      </w:ins>
      <w:ins w:id="3248" w:author="PR Preview" w:date="2026-01-01T00:00:00Z">
        <w:r>
          <w:t xml:space="preserve">The</w:t>
        </w:r>
      </w:ins>
      <w:ins w:id="3249" w:author="PR Preview" w:date="2026-01-01T00:00:00Z">
        <w:r>
          <w:t xml:space="preserve"> </w:t>
        </w:r>
      </w:ins>
      <w:ins w:id="3250" w:author="PR Preview" w:date="2026-01-01T00:00:00Z">
        <w:r>
          <w:rPr>
            <w:b/>
            <w:bCs/>
          </w:rPr>
          <w:t xml:space="preserve">test set</w:t>
        </w:r>
      </w:ins>
      <w:ins w:id="3251" w:author="PR Preview" w:date="2026-01-01T00:00:00Z">
        <w:r>
          <w:t xml:space="preserve"> </w:t>
        </w:r>
      </w:ins>
      <w:ins w:id="3252" w:author="PR Preview" w:date="2026-01-01T00:00:00Z">
        <w:r>
          <w:t xml:space="preserve">of a</w:t>
        </w:r>
      </w:ins>
      <w:ins w:id="3253" w:author="PR Preview" w:date="2026-01-01T00:00:00Z">
        <w:r>
          <w:t xml:space="preserve"> </w:t>
        </w:r>
      </w:ins>
      <w:hyperlink w:anchor="def-data-splits">
        <w:ins w:id="3254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255" w:author="PR Preview" w:date="2026-01-01T00:00:00Z">
        <w:r>
          <w:t xml:space="preserve"> </w:t>
        </w:r>
      </w:ins>
      <w:ins w:id="3256" w:author="PR Preview" w:date="2026-01-01T00:00:00Z">
        <w:r>
          <w:t xml:space="preserve">is the</w:t>
        </w:r>
      </w:ins>
      <w:ins w:id="3257" w:author="PR Preview" w:date="2026-01-01T00:00:00Z">
        <w:r>
          <w:t xml:space="preserve"> </w:t>
        </w:r>
      </w:ins>
      <w:hyperlink w:anchor="def-held-out-set">
        <w:ins w:id="325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259" w:author="PR Preview" w:date="2026-01-01T00:00:00Z">
        <w:r>
          <w:t xml:space="preserve"> </w:t>
        </w:r>
      </w:ins>
      <w:ins w:id="3260" w:author="PR Preview" w:date="2026-01-01T00:00:00Z">
        <w:r>
          <w:t xml:space="preserve">of observations indexed by</w:t>
        </w:r>
      </w:ins>
      <w:ins w:id="326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262" w:author="PR Preview" w:date="2026-01-01T00:00:00Z">
        <w:r>
          <w:t xml:space="preserve">,</w:t>
        </w:r>
      </w:ins>
      <w:ins w:id="3263" w:author="PR Preview" w:date="2026-01-01T00:00:00Z">
        <w:r>
          <w:t xml:space="preserve"> </w:t>
        </w:r>
      </w:ins>
      <w:ins w:id="3264" w:author="PR Preview" w:date="2026-01-01T00:00:00Z">
        <w:r>
          <w:t xml:space="preserve">on which the</w:t>
        </w:r>
      </w:ins>
      <w:ins w:id="3265" w:author="PR Preview" w:date="2026-01-01T00:00:00Z">
        <w:r>
          <w:t xml:space="preserve"> </w:t>
        </w:r>
      </w:ins>
      <w:hyperlink w:anchor="def-fitted-model">
        <w:ins w:id="326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26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3268" w:author="PR Preview" w:date="2026-01-01T00:00:00Z">
        <w:r>
          <w:t xml:space="preserve"> </w:t>
        </w:r>
      </w:ins>
      <w:ins w:id="3269" w:author="PR Preview" w:date="2026-01-01T00:00:00Z">
        <w:r>
          <w:t xml:space="preserve">that the</w:t>
        </w:r>
      </w:ins>
      <w:ins w:id="3270" w:author="PR Preview" w:date="2026-01-01T00:00:00Z">
        <w:r>
          <w:t xml:space="preserve"> </w:t>
        </w:r>
      </w:ins>
      <w:hyperlink w:anchor="def-validation-choice">
        <w:ins w:id="3271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picks is scored:</w:t>
        </w:r>
      </w:ins>
    </w:p>
    <w:p>
      <w:pPr>
        <w:pStyle w:val="BodyText"/>
      </w:pPr>
      <w:bookmarkStart w:id="20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9"/>
    <w:bookmarkStart w:id="211" w:name="def-test-error"/>
    <w:p>
      <w:pPr>
        <w:pStyle w:val="BodyText"/>
      </w:pPr>
      <w:del w:id="3274" w:author="PR Preview" w:date="2026-01-01T00:00:00Z">
        <w:r>
          <w:rPr>
            <w:b/>
            <w:bCs/>
          </w:rPr>
          <w:delText xml:space="preserve">Definition 44 (Test error)</w:delText>
        </w:r>
      </w:del>
      <w:del w:id="3275" w:author="PR Preview" w:date="2026-01-01T00:00:00Z">
        <w:r>
          <w:delText xml:space="preserve"> </w:delText>
        </w:r>
      </w:del>
      <w:del w:id="3276" w:author="PR Preview" w:date="2026-01-01T00:00:00Z">
        <w:r>
          <w:delText xml:space="preserve">The</w:delText>
        </w:r>
      </w:del>
      <w:del w:id="3277" w:author="PR Preview" w:date="2026-01-01T00:00:00Z">
        <w:r>
          <w:delText xml:space="preserve"> </w:delText>
        </w:r>
      </w:del>
      <w:del w:id="3278" w:author="PR Preview" w:date="2026-01-01T00:00:00Z">
        <w:r>
          <w:rPr>
            <w:b/>
            <w:bCs/>
          </w:rPr>
          <w:delText xml:space="preserve">test error</w:delText>
        </w:r>
      </w:del>
      <w:del w:id="3279" w:author="PR Preview" w:date="2026-01-01T00:00:00Z">
        <w:r>
          <w:delText xml:space="preserve"> </w:delText>
        </w:r>
      </w:del>
      <w:del w:id="3280" w:author="PR Preview" w:date="2026-01-01T00:00:00Z">
        <w:r>
          <w:delText xml:space="preserve">of a</w:delText>
        </w:r>
      </w:del>
      <w:del w:id="3281" w:author="PR Preview" w:date="2026-01-01T00:00:00Z">
        <w:r>
          <w:delText xml:space="preserve"> </w:delText>
        </w:r>
      </w:del>
      <w:hyperlink w:anchor="def-fitted-model">
        <w:del w:id="328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28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284" w:author="PR Preview" w:date="2026-01-01T00:00:00Z">
        <w:r>
          <w:delText xml:space="preserve"> </w:delText>
        </w:r>
      </w:del>
      <w:del w:id="3285" w:author="PR Preview" w:date="2026-01-01T00:00:00Z">
        <w:r>
          <w:delText xml:space="preserve">fitted to a</w:delText>
        </w:r>
      </w:del>
      <w:del w:id="3286" w:author="PR Preview" w:date="2026-01-01T00:00:00Z">
        <w:r>
          <w:delText xml:space="preserve"> </w:delText>
        </w:r>
      </w:del>
      <w:hyperlink w:anchor="def-training-set">
        <w:del w:id="328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2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89" w:author="PR Preview" w:date="2026-01-01T00:00:00Z">
        <w:r>
          <w:delText xml:space="preserve"> </w:delText>
        </w:r>
      </w:del>
      <w:del w:id="3290" w:author="PR Preview" w:date="2026-01-01T00:00:00Z">
        <w:r>
          <w:delText xml:space="preserve">is its sample mean</w:delText>
        </w:r>
      </w:del>
      <w:del w:id="3291" w:author="PR Preview" w:date="2026-01-01T00:00:00Z">
        <w:r>
          <w:delText xml:space="preserve"> </w:delText>
        </w:r>
      </w:del>
      <w:hyperlink w:anchor="def-observation-loss">
        <w:del w:id="329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29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on the</w:delText>
        </w:r>
      </w:del>
      <w:del w:id="3296" w:author="PR Preview" w:date="2026-01-01T00:00:00Z">
        <w:r>
          <w:delText xml:space="preserve"> </w:delText>
        </w:r>
      </w:del>
      <w:hyperlink w:anchor="def-test-set">
        <w:del w:id="3297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298" w:author="PR Preview" w:date="2026-01-01T00:00:00Z">
        <w:r>
          <w:delText xml:space="preserve">, indexed by</w:delText>
        </w:r>
      </w:del>
      <w:del w:id="329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300" w:author="PR Preview" w:date="2026-01-01T00:00:00Z">
        <w:r>
          <w:delText xml:space="preserve">:</w:delText>
        </w:r>
      </w:del>
    </w:p>
    <w:p>
      <w:pPr>
        <w:pStyle w:val="BodyText"/>
      </w:pPr>
      <w:ins w:id="3301" w:author="PR Preview" w:date="2026-01-01T00:00:00Z">
        <w:r>
          <w:rPr>
            <w:b/>
            <w:bCs/>
          </w:rPr>
          <w:t xml:space="preserve">Definition 45 (Test error)</w:t>
        </w:r>
      </w:ins>
      <w:ins w:id="3302" w:author="PR Preview" w:date="2026-01-01T00:00:00Z">
        <w:r>
          <w:t xml:space="preserve"> </w:t>
        </w:r>
      </w:ins>
      <w:ins w:id="3303" w:author="PR Preview" w:date="2026-01-01T00:00:00Z">
        <w:r>
          <w:t xml:space="preserve">The</w:t>
        </w:r>
      </w:ins>
      <w:ins w:id="3304" w:author="PR Preview" w:date="2026-01-01T00:00:00Z">
        <w:r>
          <w:t xml:space="preserve"> </w:t>
        </w:r>
      </w:ins>
      <w:ins w:id="3305" w:author="PR Preview" w:date="2026-01-01T00:00:00Z">
        <w:r>
          <w:rPr>
            <w:b/>
            <w:bCs/>
          </w:rPr>
          <w:t xml:space="preserve">test error</w:t>
        </w:r>
      </w:ins>
      <w:ins w:id="3306" w:author="PR Preview" w:date="2026-01-01T00:00:00Z">
        <w:r>
          <w:t xml:space="preserve"> </w:t>
        </w:r>
      </w:ins>
      <w:ins w:id="3307" w:author="PR Preview" w:date="2026-01-01T00:00:00Z">
        <w:r>
          <w:t xml:space="preserve">of a</w:t>
        </w:r>
      </w:ins>
      <w:ins w:id="3308" w:author="PR Preview" w:date="2026-01-01T00:00:00Z">
        <w:r>
          <w:t xml:space="preserve"> </w:t>
        </w:r>
      </w:ins>
      <w:hyperlink w:anchor="def-fitted-model">
        <w:ins w:id="330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31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311" w:author="PR Preview" w:date="2026-01-01T00:00:00Z">
        <w:r>
          <w:t xml:space="preserve"> </w:t>
        </w:r>
      </w:ins>
      <w:ins w:id="3312" w:author="PR Preview" w:date="2026-01-01T00:00:00Z">
        <w:r>
          <w:t xml:space="preserve">fitted to a</w:t>
        </w:r>
      </w:ins>
      <w:ins w:id="3313" w:author="PR Preview" w:date="2026-01-01T00:00:00Z">
        <w:r>
          <w:t xml:space="preserve"> </w:t>
        </w:r>
      </w:ins>
      <w:hyperlink w:anchor="def-training-set">
        <w:ins w:id="331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16" w:author="PR Preview" w:date="2026-01-01T00:00:00Z">
        <w:r>
          <w:t xml:space="preserve"> </w:t>
        </w:r>
      </w:ins>
      <w:ins w:id="3317" w:author="PR Preview" w:date="2026-01-01T00:00:00Z">
        <w:r>
          <w:t xml:space="preserve">is its sample mean</w:t>
        </w:r>
      </w:ins>
      <w:ins w:id="3318" w:author="PR Preview" w:date="2026-01-01T00:00:00Z">
        <w:r>
          <w:t xml:space="preserve"> </w:t>
        </w:r>
      </w:ins>
      <w:hyperlink w:anchor="def-observation-loss">
        <w:ins w:id="331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32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on the</w:t>
        </w:r>
      </w:ins>
      <w:ins w:id="3323" w:author="PR Preview" w:date="2026-01-01T00:00:00Z">
        <w:r>
          <w:t xml:space="preserve"> </w:t>
        </w:r>
      </w:ins>
      <w:hyperlink w:anchor="def-test-set">
        <w:ins w:id="3324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325" w:author="PR Preview" w:date="2026-01-01T00:00:00Z">
        <w:r>
          <w:t xml:space="preserve">, indexed by</w:t>
        </w:r>
      </w:ins>
      <w:ins w:id="332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327" w:author="PR Preview" w:date="2026-01-01T00:00:00Z">
        <w:r>
          <w:t xml:space="preserve">:</w:t>
        </w:r>
      </w:ins>
    </w:p>
    <w:p>
      <w:pPr>
        <w:pStyle w:val="BodyText"/>
      </w:pPr>
      <w:bookmarkStart w:id="21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10"/>
    </w:p>
    <w:bookmarkEnd w:id="211"/>
    <w:bookmarkStart w:id="215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1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1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5"/>
    <w:bookmarkStart w:id="216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6"/>
    <w:bookmarkStart w:id="239" w:name="exm-train-validation-test-split"/>
    <w:p>
      <w:pPr>
        <w:pStyle w:val="BodyText"/>
      </w:pPr>
      <w:del w:id="3328" w:author="PR Preview" w:date="2026-01-01T00:00:00Z">
        <w:r>
          <w:rPr>
            <w:b/>
            <w:bCs/>
          </w:rPr>
          <w:delText xml:space="preserve">Example 29 (Numerical example)</w:delText>
        </w:r>
      </w:del>
      <w:del w:id="3329" w:author="PR Preview" w:date="2026-01-01T00:00:00Z">
        <w:r>
          <w:delText xml:space="preserve"> </w:delText>
        </w:r>
      </w:del>
      <w:del w:id="3330" w:author="PR Preview" w:date="2026-01-01T00:00:00Z">
        <w:r>
          <w:delText xml:space="preserve">This example (</w:delText>
        </w:r>
      </w:del>
      <w:hyperlink w:anchor="exm-train-validation-test-split">
        <w:del w:id="3331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3332" w:author="PR Preview" w:date="2026-01-01T00:00:00Z">
        <w:r>
          <w:delText xml:space="preserve">)</w:delText>
        </w:r>
      </w:del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uses R’s built-in</w:delText>
        </w:r>
      </w:del>
      <w:del w:id="3335" w:author="PR Preview" w:date="2026-01-01T00:00:00Z">
        <w:r>
          <w:delText xml:space="preserve"> </w:delText>
        </w:r>
      </w:del>
      <w:del w:id="3336" w:author="PR Preview" w:date="2026-01-01T00:00:00Z">
        <w:r>
          <w:rPr>
            <w:rStyle w:val="VerbatimChar"/>
          </w:rPr>
          <w:delText xml:space="preserve">mtcars</w:delText>
        </w:r>
      </w:del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dataset</w:delText>
        </w:r>
      </w:del>
      <w:del w:id="3339" w:author="PR Preview" w:date="2026-01-01T00:00:00Z">
        <w:r>
          <w:delText xml:space="preserve"> </w:delText>
        </w:r>
      </w:del>
      <w:del w:id="3340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cars)</w:delText>
        </w:r>
      </w:del>
      <w:del w:id="3343" w:author="PR Preview" w:date="2026-01-01T00:00:00Z">
        <w:r>
          <w:delText xml:space="preserve"> </w:delText>
        </w:r>
      </w:del>
      <w:del w:id="3344" w:author="PR Preview" w:date="2026-01-01T00:00:00Z">
        <w:r>
          <w:delText xml:space="preserve">to predict fuel efficiency (</w:delText>
        </w:r>
      </w:del>
      <w:del w:id="3345" w:author="PR Preview" w:date="2026-01-01T00:00:00Z">
        <w:r>
          <w:rPr>
            <w:rStyle w:val="VerbatimChar"/>
          </w:rPr>
          <w:delText xml:space="preserve">mpg</w:delText>
        </w:r>
      </w:del>
      <w:del w:id="3346" w:author="PR Preview" w:date="2026-01-01T00:00:00Z">
        <w:r>
          <w:delText xml:space="preserve">)</w:delText>
        </w:r>
      </w:del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from vehicle weight (</w:delText>
        </w:r>
      </w:del>
      <w:del w:id="3349" w:author="PR Preview" w:date="2026-01-01T00:00:00Z">
        <w:r>
          <w:rPr>
            <w:rStyle w:val="VerbatimChar"/>
          </w:rPr>
          <w:delText xml:space="preserve">wt</w:delText>
        </w:r>
      </w:del>
      <w:del w:id="3350" w:author="PR Preview" w:date="2026-01-01T00:00:00Z">
        <w:r>
          <w:delText xml:space="preserve">).</w:delText>
        </w:r>
      </w:del>
      <w:del w:id="3351" w:author="PR Preview" w:date="2026-01-01T00:00:00Z">
        <w:r>
          <w:delText xml:space="preserve"> </w:delText>
        </w:r>
      </w:del>
      <w:del w:id="3352" w:author="PR Preview" w:date="2026-01-01T00:00:00Z">
        <w:r>
          <w:delText xml:space="preserve">It uses one random split</w:delText>
        </w:r>
      </w:del>
      <w:del w:id="3353" w:author="PR Preview" w:date="2026-01-01T00:00:00Z">
        <w:r>
          <w:delText xml:space="preserve"> </w:delText>
        </w:r>
      </w:del>
      <w:del w:id="3354" w:author="PR Preview" w:date="2026-01-01T00:00:00Z">
        <w:r>
          <w:delText xml:space="preserve">to compare linear,</w:delText>
        </w:r>
      </w:del>
      <w:del w:id="3355" w:author="PR Preview" w:date="2026-01-01T00:00:00Z">
        <w:r>
          <w:delText xml:space="preserve"> </w:delText>
        </w:r>
      </w:del>
      <w:del w:id="3356" w:author="PR Preview" w:date="2026-01-01T00:00:00Z">
        <w:r>
          <w:delText xml:space="preserve">quadratic,</w:delText>
        </w:r>
      </w:del>
      <w:del w:id="3357" w:author="PR Preview" w:date="2026-01-01T00:00:00Z">
        <w:r>
          <w:delText xml:space="preserve"> </w:delText>
        </w:r>
      </w:del>
      <w:del w:id="3358" w:author="PR Preview" w:date="2026-01-01T00:00:00Z">
        <w:r>
          <w:delText xml:space="preserve">cubic,</w:delText>
        </w:r>
      </w:del>
      <w:del w:id="3359" w:author="PR Preview" w:date="2026-01-01T00:00:00Z">
        <w:r>
          <w:delText xml:space="preserve"> </w:delText>
        </w:r>
      </w:del>
      <w:del w:id="3360" w:author="PR Preview" w:date="2026-01-01T00:00:00Z">
        <w:r>
          <w:delText xml:space="preserve">and quartic models</w:delText>
        </w:r>
      </w:del>
      <w:del w:id="3361" w:author="PR Preview" w:date="2026-01-01T00:00:00Z">
        <w:r>
          <w:delText xml:space="preserve"> </w:delText>
        </w:r>
      </w:del>
      <w:del w:id="3362" w:author="PR Preview" w:date="2026-01-01T00:00:00Z">
        <w:r>
          <w:delText xml:space="preserve">(</w:delText>
        </w:r>
      </w:del>
      <w:del w:id="3363" w:author="PR Preview" w:date="2026-01-01T00:00:00Z">
        <w:r>
          <w:rPr>
            <w:rStyle w:val="VerbatimChar"/>
          </w:rPr>
          <w:delText xml:space="preserve">mpg ~ wt</w:delText>
        </w:r>
      </w:del>
      <w:del w:id="3364" w:author="PR Preview" w:date="2026-01-01T00:00:00Z">
        <w:r>
          <w:delText xml:space="preserve">,</w:delText>
        </w:r>
      </w:del>
      <w:del w:id="3365" w:author="PR Preview" w:date="2026-01-01T00:00:00Z">
        <w:r>
          <w:delText xml:space="preserve"> </w:delText>
        </w:r>
      </w:del>
      <w:del w:id="3366" w:author="PR Preview" w:date="2026-01-01T00:00:00Z">
        <w:r>
          <w:rPr>
            <w:rStyle w:val="VerbatimChar"/>
          </w:rPr>
          <w:delText xml:space="preserve">mpg ~ wt + I(wt^2)</w:delText>
        </w:r>
      </w:del>
      <w:del w:id="3367" w:author="PR Preview" w:date="2026-01-01T00:00:00Z">
        <w:r>
          <w:delText xml:space="preserve">,</w:delText>
        </w:r>
      </w:del>
      <w:del w:id="3368" w:author="PR Preview" w:date="2026-01-01T00:00:00Z">
        <w:r>
          <w:delText xml:space="preserve"> </w:delText>
        </w:r>
      </w:del>
      <w:del w:id="3369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3370" w:author="PR Preview" w:date="2026-01-01T00:00:00Z">
        <w:r>
          <w:delText xml:space="preserve">,</w:delText>
        </w:r>
      </w:del>
      <w:del w:id="3371" w:author="PR Preview" w:date="2026-01-01T00:00:00Z">
        <w:r>
          <w:delText xml:space="preserve"> </w:delText>
        </w:r>
      </w:del>
      <w:del w:id="3372" w:author="PR Preview" w:date="2026-01-01T00:00:00Z">
        <w:r>
          <w:delText xml:space="preserve">and</w:delText>
        </w:r>
      </w:del>
      <w:del w:id="3373" w:author="PR Preview" w:date="2026-01-01T00:00:00Z">
        <w:r>
          <w:delText xml:space="preserve"> </w:delText>
        </w:r>
      </w:del>
      <w:del w:id="3374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3375" w:author="PR Preview" w:date="2026-01-01T00:00:00Z">
        <w:r>
          <w:delText xml:space="preserve">)</w:delText>
        </w:r>
      </w:del>
      <w:del w:id="3376" w:author="PR Preview" w:date="2026-01-01T00:00:00Z">
        <w:r>
          <w:delText xml:space="preserve"> </w:delText>
        </w:r>
      </w:del>
      <w:del w:id="3377" w:author="PR Preview" w:date="2026-01-01T00:00:00Z">
        <w:r>
          <w:delText xml:space="preserve">on a validation set,</w:delText>
        </w:r>
      </w:del>
      <w:del w:id="3378" w:author="PR Preview" w:date="2026-01-01T00:00:00Z">
        <w:r>
          <w:delText xml:space="preserve"> </w:delText>
        </w:r>
      </w:del>
      <w:del w:id="3379" w:author="PR Preview" w:date="2026-01-01T00:00:00Z">
        <w:r>
          <w:delText xml:space="preserve">then reports the chosen model’s test sRMSE</w:delText>
        </w:r>
      </w:del>
      <w:del w:id="3380" w:author="PR Preview" w:date="2026-01-01T00:00:00Z">
        <w:r>
          <w:delText xml:space="preserve"> </w:delText>
        </w:r>
      </w:del>
      <w:del w:id="3381" w:author="PR Preview" w:date="2026-01-01T00:00:00Z">
        <w:r>
          <w:delText xml:space="preserve">on untouched test data</w:delText>
        </w:r>
      </w:del>
      <w:del w:id="3382" w:author="PR Preview" w:date="2026-01-01T00:00:00Z">
        <w:r>
          <w:delText xml:space="preserve"> </w:delText>
        </w:r>
      </w:del>
      <w:del w:id="3383" w:author="PR Preview" w:date="2026-01-01T00:00:00Z">
        <w:r>
          <w:delText xml:space="preserve">[5, p. 213]</w:delText>
        </w:r>
      </w:del>
      <w:del w:id="3384" w:author="PR Preview" w:date="2026-01-01T00:00:00Z">
        <w:r>
          <w:delText xml:space="preserve">.</w:delText>
        </w:r>
      </w:del>
    </w:p>
    <w:p>
      <w:pPr>
        <w:pStyle w:val="BodyText"/>
      </w:pPr>
      <w:ins w:id="3385" w:author="PR Preview" w:date="2026-01-01T00:00:00Z">
        <w:r>
          <w:rPr>
            <w:b/>
            <w:bCs/>
          </w:rPr>
          <w:t xml:space="preserve">Example 30 (Numerical example)</w:t>
        </w:r>
      </w:ins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This example (</w:t>
        </w:r>
      </w:ins>
      <w:hyperlink w:anchor="exm-train-validation-test-split">
        <w:ins w:id="3388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3389" w:author="PR Preview" w:date="2026-01-01T00:00:00Z">
        <w:r>
          <w:t xml:space="preserve">)</w:t>
        </w:r>
      </w:ins>
      <w:ins w:id="3390" w:author="PR Preview" w:date="2026-01-01T00:00:00Z">
        <w:r>
          <w:t xml:space="preserve"> </w:t>
        </w:r>
      </w:ins>
      <w:ins w:id="3391" w:author="PR Preview" w:date="2026-01-01T00:00:00Z">
        <w:r>
          <w:t xml:space="preserve">uses R’s built-in</w:t>
        </w:r>
      </w:ins>
      <w:ins w:id="3392" w:author="PR Preview" w:date="2026-01-01T00:00:00Z">
        <w:r>
          <w:t xml:space="preserve"> </w:t>
        </w:r>
      </w:ins>
      <w:ins w:id="3393" w:author="PR Preview" w:date="2026-01-01T00:00:00Z">
        <w:r>
          <w:rPr>
            <w:rStyle w:val="VerbatimChar"/>
          </w:rPr>
          <w:t xml:space="preserve">mtcars</w:t>
        </w:r>
      </w:ins>
      <w:ins w:id="3394" w:author="PR Preview" w:date="2026-01-01T00:00:00Z">
        <w:r>
          <w:t xml:space="preserve"> </w:t>
        </w:r>
      </w:ins>
      <w:ins w:id="3395" w:author="PR Preview" w:date="2026-01-01T00:00:00Z">
        <w:r>
          <w:t xml:space="preserve">dataset</w:t>
        </w:r>
      </w:ins>
      <w:ins w:id="3396" w:author="PR Preview" w:date="2026-01-01T00:00:00Z">
        <w:r>
          <w:t xml:space="preserve"> </w:t>
        </w:r>
      </w:ins>
      <w:ins w:id="3397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3398" w:author="PR Preview" w:date="2026-01-01T00:00:00Z">
        <w:r>
          <w:t xml:space="preserve"> </w:t>
        </w:r>
      </w:ins>
      <w:ins w:id="3399" w:author="PR Preview" w:date="2026-01-01T00:00:00Z">
        <w:r>
          <w:t xml:space="preserve">cars)</w:t>
        </w:r>
      </w:ins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to predict fuel efficiency (</w:t>
        </w:r>
      </w:ins>
      <w:ins w:id="3402" w:author="PR Preview" w:date="2026-01-01T00:00:00Z">
        <w:r>
          <w:rPr>
            <w:rStyle w:val="VerbatimChar"/>
          </w:rPr>
          <w:t xml:space="preserve">mpg</w:t>
        </w:r>
      </w:ins>
      <w:ins w:id="3403" w:author="PR Preview" w:date="2026-01-01T00:00:00Z">
        <w:r>
          <w:t xml:space="preserve">)</w:t>
        </w:r>
      </w:ins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from vehicle weight (</w:t>
        </w:r>
      </w:ins>
      <w:ins w:id="3406" w:author="PR Preview" w:date="2026-01-01T00:00:00Z">
        <w:r>
          <w:rPr>
            <w:rStyle w:val="VerbatimChar"/>
          </w:rPr>
          <w:t xml:space="preserve">wt</w:t>
        </w:r>
      </w:ins>
      <w:ins w:id="3407" w:author="PR Preview" w:date="2026-01-01T00:00:00Z">
        <w:r>
          <w:t xml:space="preserve">).</w:t>
        </w:r>
      </w:ins>
      <w:ins w:id="3408" w:author="PR Preview" w:date="2026-01-01T00:00:00Z">
        <w:r>
          <w:t xml:space="preserve"> </w:t>
        </w:r>
      </w:ins>
      <w:ins w:id="3409" w:author="PR Preview" w:date="2026-01-01T00:00:00Z">
        <w:r>
          <w:t xml:space="preserve">It uses one random split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to compare linear,</w:t>
        </w:r>
      </w:ins>
      <w:ins w:id="3412" w:author="PR Preview" w:date="2026-01-01T00:00:00Z">
        <w:r>
          <w:t xml:space="preserve"> </w:t>
        </w:r>
      </w:ins>
      <w:ins w:id="3413" w:author="PR Preview" w:date="2026-01-01T00:00:00Z">
        <w:r>
          <w:t xml:space="preserve">quadratic,</w:t>
        </w:r>
      </w:ins>
      <w:ins w:id="3414" w:author="PR Preview" w:date="2026-01-01T00:00:00Z">
        <w:r>
          <w:t xml:space="preserve"> </w:t>
        </w:r>
      </w:ins>
      <w:ins w:id="3415" w:author="PR Preview" w:date="2026-01-01T00:00:00Z">
        <w:r>
          <w:t xml:space="preserve">cubic,</w:t>
        </w:r>
      </w:ins>
      <w:ins w:id="3416" w:author="PR Preview" w:date="2026-01-01T00:00:00Z">
        <w:r>
          <w:t xml:space="preserve"> </w:t>
        </w:r>
      </w:ins>
      <w:ins w:id="3417" w:author="PR Preview" w:date="2026-01-01T00:00:00Z">
        <w:r>
          <w:t xml:space="preserve">and quartic models</w:t>
        </w:r>
      </w:ins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(</w:t>
        </w:r>
      </w:ins>
      <w:ins w:id="3420" w:author="PR Preview" w:date="2026-01-01T00:00:00Z">
        <w:r>
          <w:rPr>
            <w:rStyle w:val="VerbatimChar"/>
          </w:rPr>
          <w:t xml:space="preserve">mpg ~ wt</w:t>
        </w:r>
      </w:ins>
      <w:ins w:id="3421" w:author="PR Preview" w:date="2026-01-01T00:00:00Z">
        <w:r>
          <w:t xml:space="preserve">,</w:t>
        </w:r>
      </w:ins>
      <w:ins w:id="3422" w:author="PR Preview" w:date="2026-01-01T00:00:00Z">
        <w:r>
          <w:t xml:space="preserve"> </w:t>
        </w:r>
      </w:ins>
      <w:ins w:id="3423" w:author="PR Preview" w:date="2026-01-01T00:00:00Z">
        <w:r>
          <w:rPr>
            <w:rStyle w:val="VerbatimChar"/>
          </w:rPr>
          <w:t xml:space="preserve">mpg ~ wt + I(wt^2)</w:t>
        </w:r>
      </w:ins>
      <w:ins w:id="3424" w:author="PR Preview" w:date="2026-01-01T00:00:00Z">
        <w:r>
          <w:t xml:space="preserve">,</w:t>
        </w:r>
      </w:ins>
      <w:ins w:id="3425" w:author="PR Preview" w:date="2026-01-01T00:00:00Z">
        <w:r>
          <w:t xml:space="preserve"> </w:t>
        </w:r>
      </w:ins>
      <w:ins w:id="3426" w:author="PR Preview" w:date="2026-01-01T00:00:00Z">
        <w:r>
          <w:rPr>
            <w:rStyle w:val="VerbatimChar"/>
          </w:rPr>
          <w:t xml:space="preserve">mpg ~ wt + I(wt^2) + I(wt^3)</w:t>
        </w:r>
      </w:ins>
      <w:ins w:id="3427" w:author="PR Preview" w:date="2026-01-01T00:00:00Z">
        <w:r>
          <w:t xml:space="preserve">,</w:t>
        </w:r>
      </w:ins>
      <w:ins w:id="3428" w:author="PR Preview" w:date="2026-01-01T00:00:00Z">
        <w:r>
          <w:t xml:space="preserve"> </w:t>
        </w:r>
      </w:ins>
      <w:ins w:id="3429" w:author="PR Preview" w:date="2026-01-01T00:00:00Z">
        <w:r>
          <w:t xml:space="preserve">and</w:t>
        </w:r>
      </w:ins>
      <w:ins w:id="3430" w:author="PR Preview" w:date="2026-01-01T00:00:00Z">
        <w:r>
          <w:t xml:space="preserve"> </w:t>
        </w:r>
      </w:ins>
      <w:ins w:id="3431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3432" w:author="PR Preview" w:date="2026-01-01T00:00:00Z">
        <w:r>
          <w:t xml:space="preserve">)</w:t>
        </w:r>
      </w:ins>
      <w:ins w:id="3433" w:author="PR Preview" w:date="2026-01-01T00:00:00Z">
        <w:r>
          <w:t xml:space="preserve"> </w:t>
        </w:r>
      </w:ins>
      <w:ins w:id="3434" w:author="PR Preview" w:date="2026-01-01T00:00:00Z">
        <w:r>
          <w:t xml:space="preserve">on a validation set,</w:t>
        </w:r>
      </w:ins>
      <w:ins w:id="3435" w:author="PR Preview" w:date="2026-01-01T00:00:00Z">
        <w:r>
          <w:t xml:space="preserve"> </w:t>
        </w:r>
      </w:ins>
      <w:ins w:id="3436" w:author="PR Preview" w:date="2026-01-01T00:00:00Z">
        <w:r>
          <w:t xml:space="preserve">then reports the chosen model’s test sRMSE</w:t>
        </w:r>
      </w:ins>
      <w:ins w:id="3437" w:author="PR Preview" w:date="2026-01-01T00:00:00Z">
        <w:r>
          <w:t xml:space="preserve"> </w:t>
        </w:r>
      </w:ins>
      <w:ins w:id="3438" w:author="PR Preview" w:date="2026-01-01T00:00:00Z">
        <w:r>
          <w:t xml:space="preserve">on untouched test data</w:t>
        </w:r>
      </w:ins>
      <w:ins w:id="3439" w:author="PR Preview" w:date="2026-01-01T00:00:00Z">
        <w:r>
          <w:t xml:space="preserve"> </w:t>
        </w:r>
      </w:ins>
      <w:ins w:id="3440" w:author="PR Preview" w:date="2026-01-01T00:00:00Z">
        <w:r>
          <w:t xml:space="preserve">[5, p. 213]</w:t>
        </w:r>
      </w:ins>
      <w:ins w:id="3441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9"/>
    <w:bookmarkEnd w:id="240"/>
    <w:bookmarkStart w:id="27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41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41"/>
    <w:bookmarkStart w:id="242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42"/>
    <w:bookmarkStart w:id="244" w:name="def-folds"/>
    <w:p>
      <w:pPr>
        <w:pStyle w:val="FirstParagraph"/>
      </w:pPr>
      <w:del w:id="3442" w:author="PR Preview" w:date="2026-01-01T00:00:00Z">
        <w:r>
          <w:rPr>
            <w:b/>
            <w:bCs/>
          </w:rPr>
          <w:delText xml:space="preserve">Definition 45 (Folds)</w:delText>
        </w:r>
      </w:del>
      <w:del w:id="3443" w:author="PR Preview" w:date="2026-01-01T00:00:00Z">
        <w:r>
          <w:delText xml:space="preserve"> </w:delText>
        </w:r>
      </w:del>
      <w:del w:id="3444" w:author="PR Preview" w:date="2026-01-01T00:00:00Z">
        <w:r>
          <w:delText xml:space="preserve">A division of a</w:delText>
        </w:r>
      </w:del>
      <w:del w:id="3445" w:author="PR Preview" w:date="2026-01-01T00:00:00Z">
        <w:r>
          <w:delText xml:space="preserve"> </w:delText>
        </w:r>
      </w:del>
      <w:hyperlink w:anchor="def-training-set">
        <w:del w:id="344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4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48" w:author="PR Preview" w:date="2026-01-01T00:00:00Z">
        <w:r>
          <w:delText xml:space="preserve">,</w:delText>
        </w:r>
      </w:del>
      <w:del w:id="3449" w:author="PR Preview" w:date="2026-01-01T00:00:00Z">
        <w:r>
          <w:delText xml:space="preserve"> </w:delText>
        </w:r>
      </w:del>
      <w:del w:id="3450" w:author="PR Preview" w:date="2026-01-01T00:00:00Z">
        <w:r>
          <w:delText xml:space="preserve">indexed by</w:delText>
        </w:r>
      </w:del>
      <w:del w:id="3451" w:author="PR Preview" w:date="2026-01-01T00:00:00Z">
        <w:r>
          <w:delText xml:space="preserve"> </w:delText>
        </w:r>
      </w:del>
      <m:oMath>
        <m:r>
          <m:t>I</m:t>
        </m:r>
      </m:oMath>
      <w:del w:id="3452" w:author="PR Preview" w:date="2026-01-01T00:00:00Z">
        <w:r>
          <w:delText xml:space="preserve">, into</w:delText>
        </w:r>
      </w:del>
      <w:del w:id="3453" w:author="PR Preview" w:date="2026-01-01T00:00:00Z">
        <w:r>
          <w:delText xml:space="preserve"> </w:delText>
        </w:r>
      </w:del>
      <m:oMath>
        <m:r>
          <m:t>k</m:t>
        </m:r>
      </m:oMath>
      <w:del w:id="3454" w:author="PR Preview" w:date="2026-01-01T00:00:00Z">
        <w:r>
          <w:delText xml:space="preserve"> </w:delText>
        </w:r>
      </w:del>
      <w:del w:id="3455" w:author="PR Preview" w:date="2026-01-01T00:00:00Z">
        <w:r>
          <w:rPr>
            <w:b/>
            <w:bCs/>
          </w:rPr>
          <w:delText xml:space="preserve">folds</w:delText>
        </w:r>
      </w:del>
      <w:del w:id="3456" w:author="PR Preview" w:date="2026-01-01T00:00:00Z">
        <w:r>
          <w:delText xml:space="preserve"> </w:delText>
        </w:r>
      </w:del>
      <w:del w:id="3457" w:author="PR Preview" w:date="2026-01-01T00:00:00Z">
        <w:r>
          <w:delText xml:space="preserve">is a partition of</w:delText>
        </w:r>
      </w:del>
      <w:del w:id="3458" w:author="PR Preview" w:date="2026-01-01T00:00:00Z">
        <w:r>
          <w:delText xml:space="preserve"> </w:delText>
        </w:r>
      </w:del>
      <m:oMath>
        <m:r>
          <m:t>I</m:t>
        </m:r>
      </m:oMath>
      <w:del w:id="3459" w:author="PR Preview" w:date="2026-01-01T00:00:00Z">
        <w:r>
          <w:delText xml:space="preserve"> </w:delText>
        </w:r>
      </w:del>
      <w:del w:id="3460" w:author="PR Preview" w:date="2026-01-01T00:00:00Z">
        <w:r>
          <w:delText xml:space="preserve">into</w:delText>
        </w:r>
      </w:del>
      <w:del w:id="3461" w:author="PR Preview" w:date="2026-01-01T00:00:00Z">
        <w:r>
          <w:delText xml:space="preserve"> </w:delText>
        </w:r>
      </w:del>
      <m:oMath>
        <m:r>
          <m:t>k</m:t>
        </m:r>
      </m:oMath>
      <w:del w:id="3462" w:author="PR Preview" w:date="2026-01-01T00:00:00Z">
        <w:r>
          <w:delText xml:space="preserve"> </w:delText>
        </w:r>
      </w:del>
      <w:del w:id="3463" w:author="PR Preview" w:date="2026-01-01T00:00:00Z">
        <w:r>
          <w:delText xml:space="preserve">nonempty, disjoint subsets</w:delText>
        </w:r>
      </w:del>
      <w:del w:id="34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465" w:author="PR Preview" w:date="2026-01-01T00:00:00Z">
        <w:r>
          <w:delText xml:space="preserve">:</w:delText>
        </w:r>
      </w:del>
    </w:p>
    <w:p>
      <w:pPr>
        <w:pStyle w:val="FirstParagraph"/>
      </w:pPr>
      <w:ins w:id="3466" w:author="PR Preview" w:date="2026-01-01T00:00:00Z">
        <w:r>
          <w:rPr>
            <w:b/>
            <w:bCs/>
          </w:rPr>
          <w:t xml:space="preserve">Definition 46 (Folds)</w:t>
        </w:r>
      </w:ins>
      <w:ins w:id="3467" w:author="PR Preview" w:date="2026-01-01T00:00:00Z">
        <w:r>
          <w:t xml:space="preserve"> </w:t>
        </w:r>
      </w:ins>
      <w:ins w:id="3468" w:author="PR Preview" w:date="2026-01-01T00:00:00Z">
        <w:r>
          <w:t xml:space="preserve">A division of a</w:t>
        </w:r>
      </w:ins>
      <w:ins w:id="3469" w:author="PR Preview" w:date="2026-01-01T00:00:00Z">
        <w:r>
          <w:t xml:space="preserve"> </w:t>
        </w:r>
      </w:ins>
      <w:hyperlink w:anchor="def-training-set">
        <w:ins w:id="347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4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72" w:author="PR Preview" w:date="2026-01-01T00:00:00Z">
        <w:r>
          <w:t xml:space="preserve">,</w:t>
        </w:r>
      </w:ins>
      <w:ins w:id="3473" w:author="PR Preview" w:date="2026-01-01T00:00:00Z">
        <w:r>
          <w:t xml:space="preserve"> </w:t>
        </w:r>
      </w:ins>
      <w:ins w:id="3474" w:author="PR Preview" w:date="2026-01-01T00:00:00Z">
        <w:r>
          <w:t xml:space="preserve">indexed by</w:t>
        </w:r>
      </w:ins>
      <w:ins w:id="3475" w:author="PR Preview" w:date="2026-01-01T00:00:00Z">
        <w:r>
          <w:t xml:space="preserve"> </w:t>
        </w:r>
      </w:ins>
      <m:oMath>
        <m:r>
          <m:t>I</m:t>
        </m:r>
      </m:oMath>
      <w:ins w:id="3476" w:author="PR Preview" w:date="2026-01-01T00:00:00Z">
        <w:r>
          <w:t xml:space="preserve">, into</w:t>
        </w:r>
      </w:ins>
      <w:ins w:id="3477" w:author="PR Preview" w:date="2026-01-01T00:00:00Z">
        <w:r>
          <w:t xml:space="preserve"> </w:t>
        </w:r>
      </w:ins>
      <m:oMath>
        <m:r>
          <m:t>k</m:t>
        </m:r>
      </m:oMath>
      <w:ins w:id="3478" w:author="PR Preview" w:date="2026-01-01T00:00:00Z">
        <w:r>
          <w:t xml:space="preserve"> </w:t>
        </w:r>
      </w:ins>
      <w:ins w:id="3479" w:author="PR Preview" w:date="2026-01-01T00:00:00Z">
        <w:r>
          <w:rPr>
            <w:b/>
            <w:bCs/>
          </w:rPr>
          <w:t xml:space="preserve">folds</w:t>
        </w:r>
      </w:ins>
      <w:ins w:id="3480" w:author="PR Preview" w:date="2026-01-01T00:00:00Z">
        <w:r>
          <w:t xml:space="preserve"> </w:t>
        </w:r>
      </w:ins>
      <w:ins w:id="3481" w:author="PR Preview" w:date="2026-01-01T00:00:00Z">
        <w:r>
          <w:t xml:space="preserve">is a partition of</w:t>
        </w:r>
      </w:ins>
      <w:ins w:id="3482" w:author="PR Preview" w:date="2026-01-01T00:00:00Z">
        <w:r>
          <w:t xml:space="preserve"> </w:t>
        </w:r>
      </w:ins>
      <m:oMath>
        <m:r>
          <m:t>I</m:t>
        </m:r>
      </m:oMath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into</w:t>
        </w:r>
      </w:ins>
      <w:ins w:id="3485" w:author="PR Preview" w:date="2026-01-01T00:00:00Z">
        <w:r>
          <w:t xml:space="preserve"> </w:t>
        </w:r>
      </w:ins>
      <m:oMath>
        <m:r>
          <m:t>k</m:t>
        </m:r>
      </m:oMath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nonempty, disjoint subsets</w:t>
        </w:r>
      </w:ins>
      <w:ins w:id="34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489" w:author="PR Preview" w:date="2026-01-01T00:00:00Z">
        <w:r>
          <w:t xml:space="preserve">:</w:t>
        </w:r>
      </w:ins>
    </w:p>
    <w:p>
      <w:pPr>
        <w:pStyle w:val="BodyText"/>
      </w:pPr>
      <w:bookmarkStart w:id="24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5"/>
    <w:bookmarkStart w:id="247" w:name="def-fold-size"/>
    <w:p>
      <w:pPr>
        <w:pStyle w:val="BodyText"/>
      </w:pPr>
      <w:del w:id="3490" w:author="PR Preview" w:date="2026-01-01T00:00:00Z">
        <w:r>
          <w:rPr>
            <w:b/>
            <w:bCs/>
          </w:rPr>
          <w:delText xml:space="preserve">Definition 46 (Fold size)</w:delText>
        </w:r>
      </w:del>
      <w:del w:id="3491" w:author="PR Preview" w:date="2026-01-01T00:00:00Z">
        <w:r>
          <w:delText xml:space="preserve"> </w:delText>
        </w:r>
      </w:del>
      <w:del w:id="3492" w:author="PR Preview" w:date="2026-01-01T00:00:00Z">
        <w:r>
          <w:delText xml:space="preserve">The</w:delText>
        </w:r>
      </w:del>
      <w:del w:id="3493" w:author="PR Preview" w:date="2026-01-01T00:00:00Z">
        <w:r>
          <w:delText xml:space="preserve"> </w:delText>
        </w:r>
      </w:del>
      <w:del w:id="3494" w:author="PR Preview" w:date="2026-01-01T00:00:00Z">
        <w:r>
          <w:rPr>
            <w:b/>
            <w:bCs/>
          </w:rPr>
          <w:delText xml:space="preserve">size</w:delText>
        </w:r>
      </w:del>
      <w:del w:id="3495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496" w:author="PR Preview" w:date="2026-01-01T00:00:00Z">
        <w:r>
          <w:delText xml:space="preserve"> </w:delText>
        </w:r>
      </w:del>
      <w:del w:id="3497" w:author="PR Preview" w:date="2026-01-01T00:00:00Z">
        <w:r>
          <w:delText xml:space="preserve">of</w:delText>
        </w:r>
      </w:del>
      <w:del w:id="3498" w:author="PR Preview" w:date="2026-01-01T00:00:00Z">
        <w:r>
          <w:delText xml:space="preserve"> </w:delText>
        </w:r>
      </w:del>
      <w:hyperlink w:anchor="def-folds">
        <w:del w:id="349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5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01" w:author="PR Preview" w:date="2026-01-01T00:00:00Z">
        <w:r>
          <w:delText xml:space="preserve"> </w:delText>
        </w:r>
      </w:del>
      <w:del w:id="3502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p>
      <w:pPr>
        <w:pStyle w:val="FirstParagraph"/>
      </w:pPr>
      <w:del w:id="3503" w:author="PR Preview" w:date="2026-01-01T00:00:00Z">
        <w:r>
          <w:rPr>
            <w:b/>
            <w:bCs/>
          </w:rPr>
          <w:delText xml:space="preserve">Definition 47 (Fold assignment)</w:delText>
        </w:r>
      </w:del>
      <w:del w:id="3504" w:author="PR Preview" w:date="2026-01-01T00:00:00Z">
        <w:r>
          <w:delText xml:space="preserve"> </w:delText>
        </w:r>
      </w:del>
      <w:del w:id="3505" w:author="PR Preview" w:date="2026-01-01T00:00:00Z">
        <w:r>
          <w:delText xml:space="preserve">Given</w:delText>
        </w:r>
      </w:del>
      <w:del w:id="3506" w:author="PR Preview" w:date="2026-01-01T00:00:00Z">
        <w:r>
          <w:delText xml:space="preserve"> </w:delText>
        </w:r>
      </w:del>
      <w:hyperlink w:anchor="def-folds">
        <w:del w:id="350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5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509" w:author="PR Preview" w:date="2026-01-01T00:00:00Z">
        <w:r>
          <w:delText xml:space="preserve">,</w:delText>
        </w:r>
      </w:del>
      <w:del w:id="3510" w:author="PR Preview" w:date="2026-01-01T00:00:00Z">
        <w:r>
          <w:delText xml:space="preserve"> </w:delText>
        </w:r>
      </w:del>
      <w:del w:id="3511" w:author="PR Preview" w:date="2026-01-01T00:00:00Z">
        <w:r>
          <w:delText xml:space="preserve">the</w:delText>
        </w:r>
      </w:del>
      <w:del w:id="3512" w:author="PR Preview" w:date="2026-01-01T00:00:00Z">
        <w:r>
          <w:delText xml:space="preserve"> </w:delText>
        </w:r>
      </w:del>
      <w:del w:id="3513" w:author="PR Preview" w:date="2026-01-01T00:00:00Z">
        <w:r>
          <w:rPr>
            <w:b/>
            <w:bCs/>
          </w:rPr>
          <w:delText xml:space="preserve">fold assignment</w:delText>
        </w:r>
      </w:del>
      <w:del w:id="351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515" w:author="PR Preview" w:date="2026-01-01T00:00:00Z">
        <w:r>
          <w:delText xml:space="preserve"> </w:delText>
        </w:r>
      </w:del>
      <w:del w:id="3516" w:author="PR Preview" w:date="2026-01-01T00:00:00Z">
        <w:r>
          <w:delText xml:space="preserve">of observation</w:delText>
        </w:r>
      </w:del>
      <w:del w:id="3517" w:author="PR Preview" w:date="2026-01-01T00:00:00Z">
        <w:r>
          <w:delText xml:space="preserve"> </w:delText>
        </w:r>
      </w:del>
      <m:oMath>
        <m:r>
          <m:t>i</m:t>
        </m:r>
      </m:oMath>
      <w:del w:id="3518" w:author="PR Preview" w:date="2026-01-01T00:00:00Z">
        <w:r>
          <w:delText xml:space="preserve"> </w:delText>
        </w:r>
      </w:del>
      <w:del w:id="3519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3520" w:author="PR Preview" w:date="2026-01-01T00:00:00Z">
        <w:r>
          <w:rPr>
            <w:b/>
            <w:bCs/>
          </w:rPr>
          <w:t xml:space="preserve">Definition 47 (Fold size)</w:t>
        </w:r>
      </w:ins>
      <w:ins w:id="3521" w:author="PR Preview" w:date="2026-01-01T00:00:00Z">
        <w:r>
          <w:t xml:space="preserve"> </w:t>
        </w:r>
      </w:ins>
      <w:ins w:id="3522" w:author="PR Preview" w:date="2026-01-01T00:00:00Z">
        <w:r>
          <w:t xml:space="preserve">The</w:t>
        </w:r>
      </w:ins>
      <w:ins w:id="3523" w:author="PR Preview" w:date="2026-01-01T00:00:00Z">
        <w:r>
          <w:t xml:space="preserve"> </w:t>
        </w:r>
      </w:ins>
      <w:ins w:id="3524" w:author="PR Preview" w:date="2026-01-01T00:00:00Z">
        <w:r>
          <w:rPr>
            <w:b/>
            <w:bCs/>
          </w:rPr>
          <w:t xml:space="preserve">size</w:t>
        </w:r>
      </w:ins>
      <w:ins w:id="352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526" w:author="PR Preview" w:date="2026-01-01T00:00:00Z">
        <w:r>
          <w:t xml:space="preserve"> </w:t>
        </w:r>
      </w:ins>
      <w:ins w:id="3527" w:author="PR Preview" w:date="2026-01-01T00:00:00Z">
        <w:r>
          <w:t xml:space="preserve">of</w:t>
        </w:r>
      </w:ins>
      <w:ins w:id="3528" w:author="PR Preview" w:date="2026-01-01T00:00:00Z">
        <w:r>
          <w:t xml:space="preserve"> </w:t>
        </w:r>
      </w:ins>
      <w:hyperlink w:anchor="def-folds">
        <w:ins w:id="352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5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9" w:name="def-fold-assignment"/>
    <w:p>
      <w:pPr>
        <w:pStyle w:val="FirstParagraph"/>
      </w:pPr>
      <w:ins w:id="3533" w:author="PR Preview" w:date="2026-01-01T00:00:00Z">
        <w:r>
          <w:rPr>
            <w:b/>
            <w:bCs/>
          </w:rPr>
          <w:t xml:space="preserve">Definition 48 (Fold assignment)</w:t>
        </w:r>
      </w:ins>
      <w:ins w:id="3534" w:author="PR Preview" w:date="2026-01-01T00:00:00Z">
        <w:r>
          <w:t xml:space="preserve"> </w:t>
        </w:r>
      </w:ins>
      <w:ins w:id="3535" w:author="PR Preview" w:date="2026-01-01T00:00:00Z">
        <w:r>
          <w:t xml:space="preserve">Given</w:t>
        </w:r>
      </w:ins>
      <w:ins w:id="3536" w:author="PR Preview" w:date="2026-01-01T00:00:00Z">
        <w:r>
          <w:t xml:space="preserve"> </w:t>
        </w:r>
      </w:ins>
      <w:hyperlink w:anchor="def-folds">
        <w:ins w:id="353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5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539" w:author="PR Preview" w:date="2026-01-01T00:00:00Z">
        <w:r>
          <w:t xml:space="preserve">,</w:t>
        </w:r>
      </w:ins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the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rPr>
            <w:b/>
            <w:bCs/>
          </w:rPr>
          <w:t xml:space="preserve">fold assignment</w:t>
        </w:r>
      </w:ins>
      <w:ins w:id="354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545" w:author="PR Preview" w:date="2026-01-01T00:00:00Z">
        <w:r>
          <w:t xml:space="preserve"> </w:t>
        </w:r>
      </w:ins>
      <w:ins w:id="3546" w:author="PR Preview" w:date="2026-01-01T00:00:00Z">
        <w:r>
          <w:t xml:space="preserve">of observation</w:t>
        </w:r>
      </w:ins>
      <w:ins w:id="3547" w:author="PR Preview" w:date="2026-01-01T00:00:00Z">
        <w:r>
          <w:t xml:space="preserve"> </w:t>
        </w:r>
      </w:ins>
      <m:oMath>
        <m:r>
          <m:t>i</m:t>
        </m:r>
      </m:oMath>
      <w:ins w:id="3548" w:author="PR Preview" w:date="2026-01-01T00:00:00Z">
        <w:r>
          <w:t xml:space="preserve"> </w:t>
        </w:r>
      </w:ins>
      <w:ins w:id="3549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8"/>
    </w:p>
    <w:bookmarkEnd w:id="249"/>
    <w:bookmarkStart w:id="250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0"/>
    <w:bookmarkStart w:id="252" w:name="def-fold-out-rule"/>
    <w:p>
      <w:pPr>
        <w:pStyle w:val="BodyText"/>
      </w:pPr>
      <w:del w:id="3550" w:author="PR Preview" w:date="2026-01-01T00:00:00Z">
        <w:r>
          <w:rPr>
            <w:b/>
            <w:bCs/>
          </w:rPr>
          <w:delText xml:space="preserve">Definition 48 (Fold-out rule)</w:delText>
        </w:r>
      </w:del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For</w:delText>
        </w:r>
      </w:del>
      <w:del w:id="3553" w:author="PR Preview" w:date="2026-01-01T00:00:00Z">
        <w:r>
          <w:delText xml:space="preserve"> </w:delText>
        </w:r>
      </w:del>
      <w:hyperlink w:anchor="def-folds">
        <w:del w:id="3554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55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56" w:author="PR Preview" w:date="2026-01-01T00:00:00Z">
        <w:r>
          <w:delText xml:space="preserve">,</w:delText>
        </w:r>
      </w:del>
      <w:del w:id="3557" w:author="PR Preview" w:date="2026-01-01T00:00:00Z">
        <w:r>
          <w:delText xml:space="preserve"> </w:delText>
        </w:r>
      </w:del>
      <w:del w:id="3558" w:author="PR Preview" w:date="2026-01-01T00:00:00Z">
        <w:r>
          <w:delText xml:space="preserve">the</w:delText>
        </w:r>
      </w:del>
      <w:del w:id="3559" w:author="PR Preview" w:date="2026-01-01T00:00:00Z">
        <w:r>
          <w:delText xml:space="preserve"> </w:delText>
        </w:r>
      </w:del>
      <w:del w:id="3560" w:author="PR Preview" w:date="2026-01-01T00:00:00Z">
        <w:r>
          <w:rPr>
            <w:b/>
            <w:bCs/>
          </w:rPr>
          <w:delText xml:space="preserve">fold-out rule</w:delText>
        </w:r>
      </w:del>
      <w:del w:id="356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562" w:author="PR Preview" w:date="2026-01-01T00:00:00Z">
        <w:r>
          <w:delText xml:space="preserve"> </w:delText>
        </w:r>
      </w:del>
      <w:del w:id="3563" w:author="PR Preview" w:date="2026-01-01T00:00:00Z">
        <w:r>
          <w:delText xml:space="preserve">is the</w:delText>
        </w:r>
      </w:del>
      <w:del w:id="3564" w:author="PR Preview" w:date="2026-01-01T00:00:00Z">
        <w:r>
          <w:delText xml:space="preserve"> </w:delText>
        </w:r>
      </w:del>
      <w:hyperlink w:anchor="def-fitted-model">
        <w:del w:id="356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566" w:author="PR Preview" w:date="2026-01-01T00:00:00Z">
        <w:r>
          <w:delText xml:space="preserve"> </w:delText>
        </w:r>
      </w:del>
      <w:del w:id="3567" w:author="PR Preview" w:date="2026-01-01T00:00:00Z">
        <w:r>
          <w:delText xml:space="preserve">that a</w:delText>
        </w:r>
      </w:del>
      <w:del w:id="3568" w:author="PR Preview" w:date="2026-01-01T00:00:00Z">
        <w:r>
          <w:delText xml:space="preserve"> </w:delText>
        </w:r>
      </w:del>
      <w:hyperlink w:anchor="def-fitting-procedure">
        <w:del w:id="356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570" w:author="PR Preview" w:date="2026-01-01T00:00:00Z">
        <w:r>
          <w:delText xml:space="preserve"> </w:delText>
        </w:r>
      </w:del>
      <m:oMath>
        <m:r>
          <m:t>g</m:t>
        </m:r>
      </m:oMath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produces</w:delText>
        </w:r>
      </w:del>
      <w:del w:id="3573" w:author="PR Preview" w:date="2026-01-01T00:00:00Z">
        <w:r>
          <w:delText xml:space="preserve"> </w:delText>
        </w:r>
      </w:del>
      <w:del w:id="3574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3575" w:author="PR Preview" w:date="2026-01-01T00:00:00Z">
        <w:r>
          <w:rPr>
            <w:b/>
            <w:bCs/>
          </w:rPr>
          <w:t xml:space="preserve">Definition 49 (Fold-out rule)</w:t>
        </w:r>
      </w:ins>
      <w:ins w:id="3576" w:author="PR Preview" w:date="2026-01-01T00:00:00Z">
        <w:r>
          <w:t xml:space="preserve"> </w:t>
        </w:r>
      </w:ins>
      <w:ins w:id="3577" w:author="PR Preview" w:date="2026-01-01T00:00:00Z">
        <w:r>
          <w:t xml:space="preserve">For</w:t>
        </w:r>
      </w:ins>
      <w:ins w:id="3578" w:author="PR Preview" w:date="2026-01-01T00:00:00Z">
        <w:r>
          <w:t xml:space="preserve"> </w:t>
        </w:r>
      </w:ins>
      <w:hyperlink w:anchor="def-folds">
        <w:ins w:id="357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58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581" w:author="PR Preview" w:date="2026-01-01T00:00:00Z">
        <w:r>
          <w:t xml:space="preserve">,</w:t>
        </w:r>
      </w:ins>
      <w:ins w:id="3582" w:author="PR Preview" w:date="2026-01-01T00:00:00Z">
        <w:r>
          <w:t xml:space="preserve"> </w:t>
        </w:r>
      </w:ins>
      <w:ins w:id="3583" w:author="PR Preview" w:date="2026-01-01T00:00:00Z">
        <w:r>
          <w:t xml:space="preserve">the</w:t>
        </w:r>
      </w:ins>
      <w:ins w:id="3584" w:author="PR Preview" w:date="2026-01-01T00:00:00Z">
        <w:r>
          <w:t xml:space="preserve"> </w:t>
        </w:r>
      </w:ins>
      <w:ins w:id="3585" w:author="PR Preview" w:date="2026-01-01T00:00:00Z">
        <w:r>
          <w:rPr>
            <w:b/>
            <w:bCs/>
          </w:rPr>
          <w:t xml:space="preserve">fold-out rule</w:t>
        </w:r>
      </w:ins>
      <w:ins w:id="3586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587" w:author="PR Preview" w:date="2026-01-01T00:00:00Z">
        <w:r>
          <w:t xml:space="preserve"> </w:t>
        </w:r>
      </w:ins>
      <w:ins w:id="3588" w:author="PR Preview" w:date="2026-01-01T00:00:00Z">
        <w:r>
          <w:t xml:space="preserve">is the</w:t>
        </w:r>
      </w:ins>
      <w:ins w:id="3589" w:author="PR Preview" w:date="2026-01-01T00:00:00Z">
        <w:r>
          <w:t xml:space="preserve"> </w:t>
        </w:r>
      </w:ins>
      <w:hyperlink w:anchor="def-fitted-model">
        <w:ins w:id="359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591" w:author="PR Preview" w:date="2026-01-01T00:00:00Z">
        <w:r>
          <w:t xml:space="preserve"> </w:t>
        </w:r>
      </w:ins>
      <w:ins w:id="3592" w:author="PR Preview" w:date="2026-01-01T00:00:00Z">
        <w:r>
          <w:t xml:space="preserve">that a</w:t>
        </w:r>
      </w:ins>
      <w:ins w:id="3593" w:author="PR Preview" w:date="2026-01-01T00:00:00Z">
        <w:r>
          <w:t xml:space="preserve"> </w:t>
        </w:r>
      </w:ins>
      <w:hyperlink w:anchor="def-fitting-procedure">
        <w:ins w:id="359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595" w:author="PR Preview" w:date="2026-01-01T00:00:00Z">
        <w:r>
          <w:t xml:space="preserve"> </w:t>
        </w:r>
      </w:ins>
      <m:oMath>
        <m:r>
          <m:t>g</m:t>
        </m:r>
      </m:oMath>
      <w:ins w:id="3596" w:author="PR Preview" w:date="2026-01-01T00:00:00Z">
        <w:r>
          <w:t xml:space="preserve"> </w:t>
        </w:r>
      </w:ins>
      <w:ins w:id="3597" w:author="PR Preview" w:date="2026-01-01T00:00:00Z">
        <w:r>
          <w:t xml:space="preserve">produces</w:t>
        </w:r>
      </w:ins>
      <w:ins w:id="3598" w:author="PR Preview" w:date="2026-01-01T00:00:00Z">
        <w:r>
          <w:t xml:space="preserve"> </w:t>
        </w:r>
      </w:ins>
      <w:ins w:id="3599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5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53"/>
    <w:bookmarkStart w:id="254" w:name="def-kfold"/>
    <w:p>
      <w:pPr>
        <w:pStyle w:val="BodyText"/>
      </w:pPr>
      <w:del w:id="3600" w:author="PR Preview" w:date="2026-01-01T00:00:00Z">
        <w:r>
          <w:rPr>
            <w:b/>
            <w:bCs/>
          </w:rPr>
          <w:delText xml:space="preserve">Definition 49 (</w:delText>
        </w:r>
      </w:del>
      <m:oMath>
        <m:r>
          <m:t>k</m:t>
        </m:r>
      </m:oMath>
      <w:del w:id="3601" w:author="PR Preview" w:date="2026-01-01T00:00:00Z">
        <w:r>
          <w:rPr>
            <w:b/>
            <w:bCs/>
          </w:rPr>
          <w:delText xml:space="preserve">-fold cross-validation)</w:delText>
        </w:r>
      </w:del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delText xml:space="preserve">In</w:delText>
        </w:r>
      </w:del>
      <w:del w:id="3604" w:author="PR Preview" w:date="2026-01-01T00:00:00Z">
        <w:r>
          <w:delText xml:space="preserve"> </w:delText>
        </w:r>
      </w:del>
      <m:oMath>
        <m:r>
          <m:t>k</m:t>
        </m:r>
      </m:oMath>
      <w:del w:id="3605" w:author="PR Preview" w:date="2026-01-01T00:00:00Z">
        <w:r>
          <w:rPr>
            <w:b/>
            <w:bCs/>
          </w:rPr>
          <w:delText xml:space="preserve">-fold cross-validation</w:delText>
        </w:r>
      </w:del>
      <w:del w:id="3606" w:author="PR Preview" w:date="2026-01-01T00:00:00Z">
        <w:r>
          <w:delText xml:space="preserve">:</w:delText>
        </w:r>
      </w:del>
    </w:p>
    <w:p>
      <w:pPr>
        <w:pStyle w:val="BodyText"/>
      </w:pPr>
      <w:ins w:id="3607" w:author="PR Preview" w:date="2026-01-01T00:00:00Z">
        <w:r>
          <w:rPr>
            <w:b/>
            <w:bCs/>
          </w:rPr>
          <w:t xml:space="preserve">Definition 50 (</w:t>
        </w:r>
      </w:ins>
      <m:oMath>
        <m:r>
          <m:t>k</m:t>
        </m:r>
      </m:oMath>
      <w:ins w:id="3608" w:author="PR Preview" w:date="2026-01-01T00:00:00Z">
        <w:r>
          <w:rPr>
            <w:b/>
            <w:bCs/>
          </w:rPr>
          <w:t xml:space="preserve">-fold cross-validation)</w:t>
        </w:r>
      </w:ins>
      <w:ins w:id="3609" w:author="PR Preview" w:date="2026-01-01T00:00:00Z">
        <w:r>
          <w:t xml:space="preserve"> </w:t>
        </w:r>
      </w:ins>
      <w:ins w:id="3610" w:author="PR Preview" w:date="2026-01-01T00:00:00Z">
        <w:r>
          <w:t xml:space="preserve">In</w:t>
        </w:r>
      </w:ins>
      <w:ins w:id="3611" w:author="PR Preview" w:date="2026-01-01T00:00:00Z">
        <w:r>
          <w:t xml:space="preserve"> </w:t>
        </w:r>
      </w:ins>
      <m:oMath>
        <m:r>
          <m:t>k</m:t>
        </m:r>
      </m:oMath>
      <w:ins w:id="3612" w:author="PR Preview" w:date="2026-01-01T00:00:00Z">
        <w:r>
          <w:rPr>
            <w:b/>
            <w:bCs/>
          </w:rPr>
          <w:t xml:space="preserve">-fold cross-validation</w:t>
        </w:r>
      </w:ins>
      <w:ins w:id="361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del w:id="3614" w:author="PR Preview" w:date="2026-01-01T00:00:00Z">
        <w:r>
          <w:delText xml:space="preserve">Source:</w:delText>
        </w:r>
      </w:del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delText xml:space="preserve">Wikipedia contributors [10]</w:delText>
        </w:r>
      </w:del>
      <w:del w:id="3617" w:author="PR Preview" w:date="2026-01-01T00:00:00Z">
        <w:r>
          <w:delText xml:space="preserve">.</w:delText>
        </w:r>
      </w:del>
    </w:p>
    <w:p>
      <w:pPr>
        <w:pStyle w:val="BodyText"/>
      </w:pPr>
      <w:del w:id="3618" w:author="PR Preview" w:date="2026-01-01T00:00:00Z">
        <w:r>
          <w:rPr>
            <w:i/>
            <w:iCs/>
          </w:rPr>
          <w:delText xml:space="preserve">Remark 24</w:delText>
        </w:r>
      </w:del>
      <w:del w:id="3619" w:author="PR Preview" w:date="2026-01-01T00:00:00Z">
        <w:r>
          <w:delText xml:space="preserve"> (Cross-validation instead of a single validation set). </w:delText>
        </w:r>
      </w:del>
      <w:del w:id="3620" w:author="PR Preview" w:date="2026-01-01T00:00:00Z">
        <w:r>
          <w:delText xml:space="preserve">If data are limited,</w:delText>
        </w:r>
      </w:del>
      <w:del w:id="3621" w:author="PR Preview" w:date="2026-01-01T00:00:00Z">
        <w:r>
          <w:delText xml:space="preserve"> </w:delText>
        </w:r>
      </w:del>
      <m:oMath>
        <m:r>
          <m:t>k</m:t>
        </m:r>
      </m:oMath>
      <w:del w:id="3622" w:author="PR Preview" w:date="2026-01-01T00:00:00Z">
        <w:r>
          <w:delText xml:space="preserve">-fold cross-validation</w:delText>
        </w:r>
      </w:del>
      <w:del w:id="3623" w:author="PR Preview" w:date="2026-01-01T00:00:00Z">
        <w:r>
          <w:delText xml:space="preserve"> </w:delText>
        </w:r>
      </w:del>
      <w:del w:id="3624" w:author="PR Preview" w:date="2026-01-01T00:00:00Z">
        <w:r>
          <w:delText xml:space="preserve">can replace the single validation set of</w:delText>
        </w:r>
      </w:del>
      <w:del w:id="3625" w:author="PR Preview" w:date="2026-01-01T00:00:00Z">
        <w:r>
          <w:delText xml:space="preserve"> </w:delText>
        </w:r>
      </w:del>
      <w:hyperlink w:anchor="def-data-splits">
        <w:del w:id="3626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3627" w:author="PR Preview" w:date="2026-01-01T00:00:00Z">
        <w:r>
          <w:delText xml:space="preserve"> </w:delText>
        </w:r>
      </w:del>
      <w:del w:id="3628" w:author="PR Preview" w:date="2026-01-01T00:00:00Z">
        <w:r>
          <w:delText xml:space="preserve">for more stable tuning.</w:delText>
        </w:r>
      </w:del>
      <w:del w:id="3629" w:author="PR Preview" w:date="2026-01-01T00:00:00Z">
        <w:r>
          <w:delText xml:space="preserve"> </w:delText>
        </w:r>
      </w:del>
      <w:del w:id="3630" w:author="PR Preview" w:date="2026-01-01T00:00:00Z">
        <w:r>
          <w:delText xml:space="preserve">In</w:delText>
        </w:r>
      </w:del>
      <w:del w:id="3631" w:author="PR Preview" w:date="2026-01-01T00:00:00Z">
        <w:r>
          <w:delText xml:space="preserve"> </w:delText>
        </w:r>
      </w:del>
      <w:hyperlink w:anchor="exr-kfold">
        <w:del w:id="3632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3633" w:author="PR Preview" w:date="2026-01-01T00:00:00Z">
        <w:r>
          <w:delText xml:space="preserve">,</w:delText>
        </w:r>
      </w:del>
      <w:del w:id="363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3635" w:author="PR Preview" w:date="2026-01-01T00:00:00Z">
        <w:r>
          <w:delText xml:space="preserve"> </w:delText>
        </w:r>
      </w:del>
      <w:del w:id="3636" w:author="PR Preview" w:date="2026-01-01T00:00:00Z">
        <w:r>
          <w:delText xml:space="preserve">folds of 8 cars each</w:delText>
        </w:r>
      </w:del>
      <w:del w:id="3637" w:author="PR Preview" w:date="2026-01-01T00:00:00Z">
        <w:r>
          <w:delText xml:space="preserve"> </w:delText>
        </w:r>
      </w:del>
      <w:del w:id="3638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3639" w:author="PR Preview" w:date="2026-01-01T00:00:00Z">
        <w:r>
          <w:rPr>
            <w:b/>
            <w:bCs/>
          </w:rPr>
          <w:delText xml:space="preserve">Definition 50 (Cross-validation estimate)</w:delText>
        </w:r>
      </w:del>
      <w:del w:id="3640" w:author="PR Preview" w:date="2026-01-01T00:00:00Z">
        <w:r>
          <w:delText xml:space="preserve"> </w:delText>
        </w:r>
      </w:del>
      <w:del w:id="3641" w:author="PR Preview" w:date="2026-01-01T00:00:00Z">
        <w:r>
          <w:delText xml:space="preserve">The</w:delText>
        </w:r>
      </w:del>
      <w:del w:id="3642" w:author="PR Preview" w:date="2026-01-01T00:00:00Z">
        <w:r>
          <w:delText xml:space="preserve"> </w:delText>
        </w:r>
      </w:del>
      <m:oMath>
        <m:r>
          <m:t>k</m:t>
        </m:r>
      </m:oMath>
      <w:del w:id="3643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364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645" w:author="PR Preview" w:date="2026-01-01T00:00:00Z">
        <w:r>
          <w:delText xml:space="preserve"> </w:delText>
        </w:r>
      </w:del>
      <w:del w:id="3646" w:author="PR Preview" w:date="2026-01-01T00:00:00Z">
        <w:r>
          <w:delText xml:space="preserve">is the</w:delText>
        </w:r>
      </w:del>
      <w:del w:id="3647" w:author="PR Preview" w:date="2026-01-01T00:00:00Z">
        <w:r>
          <w:delText xml:space="preserve"> </w:delText>
        </w:r>
      </w:del>
      <w:hyperlink r:id="rId79">
        <w:del w:id="3648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649" w:author="PR Preview" w:date="2026-01-01T00:00:00Z">
        <w:r>
          <w:delText xml:space="preserve"> </w:delText>
        </w:r>
      </w:del>
      <w:del w:id="3650" w:author="PR Preview" w:date="2026-01-01T00:00:00Z">
        <w:r>
          <w:delText xml:space="preserve">of the predictions that each observation</w:delText>
        </w:r>
      </w:del>
      <w:del w:id="365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652" w:author="PR Preview" w:date="2026-01-01T00:00:00Z">
        <w:r>
          <w:delText xml:space="preserve"> </w:delText>
        </w:r>
      </w:del>
      <w:del w:id="3653" w:author="PR Preview" w:date="2026-01-01T00:00:00Z">
        <w:r>
          <w:delText xml:space="preserve">of the training set receives</w:delText>
        </w:r>
      </w:del>
      <w:del w:id="3654" w:author="PR Preview" w:date="2026-01-01T00:00:00Z">
        <w:r>
          <w:delText xml:space="preserve"> </w:delText>
        </w:r>
      </w:del>
      <w:del w:id="3655" w:author="PR Preview" w:date="2026-01-01T00:00:00Z">
        <w:r>
          <w:delText xml:space="preserve">from the</w:delText>
        </w:r>
      </w:del>
      <w:del w:id="3656" w:author="PR Preview" w:date="2026-01-01T00:00:00Z">
        <w:r>
          <w:delText xml:space="preserve"> </w:delText>
        </w:r>
      </w:del>
      <w:hyperlink w:anchor="def-fold-out-rule">
        <w:del w:id="365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658" w:author="PR Preview" w:date="2026-01-01T00:00:00Z">
        <w:r>
          <w:delText xml:space="preserve"> </w:delText>
        </w:r>
      </w:del>
      <w:del w:id="3659" w:author="PR Preview" w:date="2026-01-01T00:00:00Z">
        <w:r>
          <w:delText xml:space="preserve">of its</w:delText>
        </w:r>
      </w:del>
      <w:del w:id="3660" w:author="PR Preview" w:date="2026-01-01T00:00:00Z">
        <w:r>
          <w:delText xml:space="preserve"> </w:delText>
        </w:r>
      </w:del>
      <w:hyperlink w:anchor="def-fold-assignment">
        <w:del w:id="3661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366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663" w:author="PR Preview" w:date="2026-01-01T00:00:00Z">
        <w:r>
          <w:delText xml:space="preserve"> </w:delText>
        </w:r>
      </w:del>
      <w:del w:id="3664" w:author="PR Preview" w:date="2026-01-01T00:00:00Z">
        <w:r>
          <w:delText xml:space="preserve">in</w:delText>
        </w:r>
      </w:del>
      <w:del w:id="366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66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667" w:author="PR Preview" w:date="2026-01-01T00:00:00Z">
        <w:r>
          <w:delText xml:space="preserve">:</w:delText>
        </w:r>
      </w:del>
    </w:p>
    <w:p>
      <w:pPr>
        <w:pStyle w:val="FirstParagraph"/>
      </w:pPr>
      <w:ins w:id="3668" w:author="PR Preview" w:date="2026-01-01T00:00:00Z">
        <w:r>
          <w:t xml:space="preserve">Source:</w:t>
        </w:r>
      </w:ins>
      <w:ins w:id="3669" w:author="PR Preview" w:date="2026-01-01T00:00:00Z">
        <w:r>
          <w:t xml:space="preserve"> </w:t>
        </w:r>
      </w:ins>
      <w:ins w:id="3670" w:author="PR Preview" w:date="2026-01-01T00:00:00Z">
        <w:r>
          <w:t xml:space="preserve">Wikipedia contributors [12]</w:t>
        </w:r>
      </w:ins>
      <w:ins w:id="3671" w:author="PR Preview" w:date="2026-01-01T00:00:00Z">
        <w:r>
          <w:t xml:space="preserve">.</w:t>
        </w:r>
      </w:ins>
    </w:p>
    <w:bookmarkEnd w:id="254"/>
    <w:bookmarkStart w:id="255" w:name="rem-kfold-vs-validation-set"/>
    <w:p>
      <w:pPr>
        <w:pStyle w:val="BodyText"/>
      </w:pPr>
      <w:ins w:id="3672" w:author="PR Preview" w:date="2026-01-01T00:00:00Z">
        <w:r>
          <w:rPr>
            <w:i/>
            <w:iCs/>
          </w:rPr>
          <w:t xml:space="preserve">Remark 24</w:t>
        </w:r>
      </w:ins>
      <w:ins w:id="3673" w:author="PR Preview" w:date="2026-01-01T00:00:00Z">
        <w:r>
          <w:t xml:space="preserve"> (Cross-validation instead of a single validation set). </w:t>
        </w:r>
      </w:ins>
      <w:ins w:id="3674" w:author="PR Preview" w:date="2026-01-01T00:00:00Z">
        <w:r>
          <w:t xml:space="preserve">If data are limited,</w:t>
        </w:r>
      </w:ins>
      <w:ins w:id="3675" w:author="PR Preview" w:date="2026-01-01T00:00:00Z">
        <w:r>
          <w:t xml:space="preserve"> </w:t>
        </w:r>
      </w:ins>
      <m:oMath>
        <m:r>
          <m:t>k</m:t>
        </m:r>
      </m:oMath>
      <w:ins w:id="3676" w:author="PR Preview" w:date="2026-01-01T00:00:00Z">
        <w:r>
          <w:t xml:space="preserve">-fold cross-validation</w:t>
        </w:r>
      </w:ins>
      <w:ins w:id="3677" w:author="PR Preview" w:date="2026-01-01T00:00:00Z">
        <w:r>
          <w:t xml:space="preserve"> </w:t>
        </w:r>
      </w:ins>
      <w:ins w:id="3678" w:author="PR Preview" w:date="2026-01-01T00:00:00Z">
        <w:r>
          <w:t xml:space="preserve">can replace the single validation set of</w:t>
        </w:r>
      </w:ins>
      <w:ins w:id="3679" w:author="PR Preview" w:date="2026-01-01T00:00:00Z">
        <w:r>
          <w:t xml:space="preserve"> </w:t>
        </w:r>
      </w:ins>
      <w:hyperlink w:anchor="def-data-splits">
        <w:ins w:id="3680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3681" w:author="PR Preview" w:date="2026-01-01T00:00:00Z">
        <w:r>
          <w:t xml:space="preserve"> </w:t>
        </w:r>
      </w:ins>
      <w:ins w:id="3682" w:author="PR Preview" w:date="2026-01-01T00:00:00Z">
        <w:r>
          <w:t xml:space="preserve">for more stable tuning.</w:t>
        </w:r>
      </w:ins>
      <w:ins w:id="3683" w:author="PR Preview" w:date="2026-01-01T00:00:00Z">
        <w:r>
          <w:t xml:space="preserve"> </w:t>
        </w:r>
      </w:ins>
      <w:ins w:id="3684" w:author="PR Preview" w:date="2026-01-01T00:00:00Z">
        <w:r>
          <w:t xml:space="preserve">In</w:t>
        </w:r>
      </w:ins>
      <w:ins w:id="3685" w:author="PR Preview" w:date="2026-01-01T00:00:00Z">
        <w:r>
          <w:t xml:space="preserve"> </w:t>
        </w:r>
      </w:ins>
      <w:hyperlink w:anchor="exr-kfold">
        <w:ins w:id="3686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3687" w:author="PR Preview" w:date="2026-01-01T00:00:00Z">
        <w:r>
          <w:t xml:space="preserve">,</w:t>
        </w:r>
      </w:ins>
      <w:ins w:id="368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3689" w:author="PR Preview" w:date="2026-01-01T00:00:00Z">
        <w:r>
          <w:t xml:space="preserve"> </w:t>
        </w:r>
      </w:ins>
      <w:ins w:id="3690" w:author="PR Preview" w:date="2026-01-01T00:00:00Z">
        <w:r>
          <w:t xml:space="preserve">folds of 8 cars each</w:t>
        </w:r>
      </w:ins>
      <w:ins w:id="3691" w:author="PR Preview" w:date="2026-01-01T00:00:00Z">
        <w:r>
          <w:t xml:space="preserve"> </w:t>
        </w:r>
      </w:ins>
      <w:ins w:id="3692" w:author="PR Preview" w:date="2026-01-01T00:00:00Z">
        <w:r>
          <w:t xml:space="preserve">give 4 fits on 24 cars each.</w:t>
        </w:r>
      </w:ins>
    </w:p>
    <w:bookmarkEnd w:id="255"/>
    <w:bookmarkStart w:id="257" w:name="def-cv-estimate"/>
    <w:p>
      <w:pPr>
        <w:pStyle w:val="BodyText"/>
      </w:pPr>
      <w:ins w:id="3693" w:author="PR Preview" w:date="2026-01-01T00:00:00Z">
        <w:r>
          <w:rPr>
            <w:b/>
            <w:bCs/>
          </w:rPr>
          <w:t xml:space="preserve">Definition 51 (Cross-validation estimate)</w:t>
        </w:r>
      </w:ins>
      <w:ins w:id="3694" w:author="PR Preview" w:date="2026-01-01T00:00:00Z">
        <w:r>
          <w:t xml:space="preserve"> </w:t>
        </w:r>
      </w:ins>
      <w:ins w:id="3695" w:author="PR Preview" w:date="2026-01-01T00:00:00Z">
        <w:r>
          <w:t xml:space="preserve">The</w:t>
        </w:r>
      </w:ins>
      <w:ins w:id="3696" w:author="PR Preview" w:date="2026-01-01T00:00:00Z">
        <w:r>
          <w:t xml:space="preserve"> </w:t>
        </w:r>
      </w:ins>
      <m:oMath>
        <m:r>
          <m:t>k</m:t>
        </m:r>
      </m:oMath>
      <w:ins w:id="3697" w:author="PR Preview" w:date="2026-01-01T00:00:00Z">
        <w:r>
          <w:rPr>
            <w:b/>
            <w:bCs/>
          </w:rPr>
          <w:t xml:space="preserve">-fold cross-validation estimate</w:t>
        </w:r>
      </w:ins>
      <w:ins w:id="369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is the</w:t>
        </w:r>
      </w:ins>
      <w:ins w:id="3701" w:author="PR Preview" w:date="2026-01-01T00:00:00Z">
        <w:r>
          <w:t xml:space="preserve"> </w:t>
        </w:r>
      </w:ins>
      <w:hyperlink r:id="rId79">
        <w:ins w:id="3702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703" w:author="PR Preview" w:date="2026-01-01T00:00:00Z">
        <w:r>
          <w:t xml:space="preserve"> </w:t>
        </w:r>
      </w:ins>
      <w:ins w:id="3704" w:author="PR Preview" w:date="2026-01-01T00:00:00Z">
        <w:r>
          <w:t xml:space="preserve">of the predictions that each observation</w:t>
        </w:r>
      </w:ins>
      <w:ins w:id="370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of the training set receives</w:t>
        </w:r>
      </w:ins>
      <w:ins w:id="3708" w:author="PR Preview" w:date="2026-01-01T00:00:00Z">
        <w:r>
          <w:t xml:space="preserve"> </w:t>
        </w:r>
      </w:ins>
      <w:ins w:id="3709" w:author="PR Preview" w:date="2026-01-01T00:00:00Z">
        <w:r>
          <w:t xml:space="preserve">from the</w:t>
        </w:r>
      </w:ins>
      <w:ins w:id="3710" w:author="PR Preview" w:date="2026-01-01T00:00:00Z">
        <w:r>
          <w:t xml:space="preserve"> </w:t>
        </w:r>
      </w:ins>
      <w:hyperlink w:anchor="def-fold-out-rule">
        <w:ins w:id="3711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712" w:author="PR Preview" w:date="2026-01-01T00:00:00Z">
        <w:r>
          <w:t xml:space="preserve"> </w:t>
        </w:r>
      </w:ins>
      <w:ins w:id="3713" w:author="PR Preview" w:date="2026-01-01T00:00:00Z">
        <w:r>
          <w:t xml:space="preserve">of its</w:t>
        </w:r>
      </w:ins>
      <w:ins w:id="3714" w:author="PR Preview" w:date="2026-01-01T00:00:00Z">
        <w:r>
          <w:t xml:space="preserve"> </w:t>
        </w:r>
      </w:ins>
      <w:hyperlink w:anchor="def-fold-assignment">
        <w:ins w:id="3715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371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717" w:author="PR Preview" w:date="2026-01-01T00:00:00Z">
        <w:r>
          <w:t xml:space="preserve"> </w:t>
        </w:r>
      </w:ins>
      <w:ins w:id="3718" w:author="PR Preview" w:date="2026-01-01T00:00:00Z">
        <w:r>
          <w:t xml:space="preserve">in</w:t>
        </w:r>
      </w:ins>
      <w:ins w:id="3719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720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721" w:author="PR Preview" w:date="2026-01-01T00:00:00Z">
        <w:r>
          <w:t xml:space="preserve">:</w:t>
        </w:r>
      </w:ins>
    </w:p>
    <w:p>
      <w:pPr>
        <w:pStyle w:val="BodyText"/>
      </w:pPr>
      <w:bookmarkStart w:id="25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bookmarkStart w:id="258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8"/>
    <w:bookmarkStart w:id="259" w:name="exr-cv-estimate-by-fold"/>
    <w:p>
      <w:pPr>
        <w:pStyle w:val="BodyText"/>
      </w:pPr>
      <w:del w:id="3722" w:author="PR Preview" w:date="2026-01-01T00:00:00Z">
        <w:r>
          <w:rPr>
            <w:b/>
            <w:bCs/>
          </w:rPr>
          <w:delText xml:space="preserve">Exercise 12 (The cross-validation estimate, fold by fold)</w:delText>
        </w:r>
      </w:del>
      <w:del w:id="3723" w:author="PR Preview" w:date="2026-01-01T00:00:00Z">
        <w:r>
          <w:delText xml:space="preserve"> </w:delText>
        </w:r>
      </w:del>
      <w:del w:id="3724" w:author="PR Preview" w:date="2026-01-01T00:00:00Z">
        <w:r>
          <w:delText xml:space="preserve">Rewrite the</w:delText>
        </w:r>
      </w:del>
      <w:del w:id="3725" w:author="PR Preview" w:date="2026-01-01T00:00:00Z">
        <w:r>
          <w:delText xml:space="preserve"> </w:delText>
        </w:r>
      </w:del>
      <w:hyperlink w:anchor="def-cv-estimate">
        <w:del w:id="372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727" w:author="PR Preview" w:date="2026-01-01T00:00:00Z">
        <w:r>
          <w:delText xml:space="preserve"> </w:delText>
        </w:r>
      </w:del>
      <w:hyperlink w:anchor="eq-cv-estimate">
        <w:del w:id="3728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3729" w:author="PR Preview" w:date="2026-01-01T00:00:00Z">
        <w:r>
          <w:delText xml:space="preserve"> </w:delText>
        </w:r>
      </w:del>
      <w:del w:id="3730" w:author="PR Preview" w:date="2026-01-01T00:00:00Z">
        <w:r>
          <w:delText xml:space="preserve">as</w:delText>
        </w:r>
      </w:del>
      <w:del w:id="373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3732" w:author="PR Preview" w:date="2026-01-01T00:00:00Z">
        <w:r>
          <w:delText xml:space="preserve"> </w:delText>
        </w:r>
      </w:del>
      <w:del w:id="3733" w:author="PR Preview" w:date="2026-01-01T00:00:00Z">
        <w:r>
          <w:delText xml:space="preserve">times a double sum:</w:delText>
        </w:r>
      </w:del>
      <w:del w:id="3734" w:author="PR Preview" w:date="2026-01-01T00:00:00Z">
        <w:r>
          <w:delText xml:space="preserve"> </w:delText>
        </w:r>
      </w:del>
      <w:del w:id="3735" w:author="PR Preview" w:date="2026-01-01T00:00:00Z">
        <w:r>
          <w:delText xml:space="preserve">an outer sum over the fold numbers</w:delText>
        </w:r>
      </w:del>
      <w:del w:id="3736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3737" w:author="PR Preview" w:date="2026-01-01T00:00:00Z">
        <w:r>
          <w:delText xml:space="preserve"> </w:delText>
        </w:r>
      </w:del>
      <w:del w:id="3738" w:author="PR Preview" w:date="2026-01-01T00:00:00Z">
        <w:r>
          <w:delText xml:space="preserve">and an inner sum over the observations</w:delText>
        </w:r>
      </w:del>
      <w:del w:id="3739" w:author="PR Preview" w:date="2026-01-01T00:00:00Z">
        <w:r>
          <w:delText xml:space="preserve"> </w:delText>
        </w:r>
      </w:del>
      <m:oMath>
        <m:r>
          <m:t>i</m:t>
        </m:r>
      </m:oMath>
      <w:del w:id="3740" w:author="PR Preview" w:date="2026-01-01T00:00:00Z">
        <w:r>
          <w:delText xml:space="preserve"> </w:delText>
        </w:r>
      </w:del>
      <w:del w:id="3741" w:author="PR Preview" w:date="2026-01-01T00:00:00Z">
        <w:r>
          <w:delText xml:space="preserve">in</w:delText>
        </w:r>
      </w:del>
      <w:del w:id="3742" w:author="PR Preview" w:date="2026-01-01T00:00:00Z">
        <w:r>
          <w:delText xml:space="preserve"> </w:delText>
        </w:r>
      </w:del>
      <w:hyperlink w:anchor="def-folds">
        <w:del w:id="374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7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745" w:author="PR Preview" w:date="2026-01-01T00:00:00Z">
        <w:r>
          <w:delText xml:space="preserve">.</w:delText>
        </w:r>
      </w:del>
      <w:del w:id="3746" w:author="PR Preview" w:date="2026-01-01T00:00:00Z">
        <w:r>
          <w:delText xml:space="preserve"> </w:delText>
        </w:r>
      </w:del>
      <w:del w:id="3747" w:author="PR Preview" w:date="2026-01-01T00:00:00Z">
        <w:r>
          <w:delText xml:space="preserve">Then simplify the summand, so that it no longer uses the fold assignment</w:delText>
        </w:r>
      </w:del>
      <w:del w:id="3748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749" w:author="PR Preview" w:date="2026-01-01T00:00:00Z">
        <w:r>
          <w:delText xml:space="preserve">.</w:delText>
        </w:r>
      </w:del>
    </w:p>
    <w:p>
      <w:pPr>
        <w:pStyle w:val="BodyText"/>
      </w:pPr>
      <w:del w:id="3750" w:author="PR Preview" w:date="2026-01-01T00:00:00Z">
        <w:r>
          <w:rPr>
            <w:i/>
            <w:iCs/>
          </w:rPr>
          <w:delText xml:space="preserve">Solution 12</w:delText>
        </w:r>
      </w:del>
      <w:del w:id="3751" w:author="PR Preview" w:date="2026-01-01T00:00:00Z">
        <w:r>
          <w:delText xml:space="preserve">. </w:delText>
        </w:r>
      </w:del>
      <w:del w:id="3752" w:author="PR Preview" w:date="2026-01-01T00:00:00Z">
        <w:r>
          <w:delText xml:space="preserve">The folds</w:delText>
        </w:r>
      </w:del>
      <w:del w:id="37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754" w:author="PR Preview" w:date="2026-01-01T00:00:00Z">
        <w:r>
          <w:delText xml:space="preserve"> </w:delText>
        </w:r>
      </w:del>
      <w:del w:id="3755" w:author="PR Preview" w:date="2026-01-01T00:00:00Z">
        <w:r>
          <w:delText xml:space="preserve">partition</w:delText>
        </w:r>
      </w:del>
      <w:del w:id="3756" w:author="PR Preview" w:date="2026-01-01T00:00:00Z">
        <w:r>
          <w:delText xml:space="preserve"> </w:delText>
        </w:r>
      </w:del>
      <m:oMath>
        <m:r>
          <m:t>I</m:t>
        </m:r>
      </m:oMath>
      <w:del w:id="3757" w:author="PR Preview" w:date="2026-01-01T00:00:00Z">
        <w:r>
          <w:delText xml:space="preserve"> </w:delText>
        </w:r>
      </w:del>
      <w:del w:id="3758" w:author="PR Preview" w:date="2026-01-01T00:00:00Z">
        <w:r>
          <w:delText xml:space="preserve">(</w:delText>
        </w:r>
      </w:del>
      <w:hyperlink w:anchor="def-folds">
        <w:del w:id="3759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3760" w:author="PR Preview" w:date="2026-01-01T00:00:00Z">
        <w:r>
          <w:delText xml:space="preserve">),</w:delText>
        </w:r>
      </w:del>
      <w:del w:id="3761" w:author="PR Preview" w:date="2026-01-01T00:00:00Z">
        <w:r>
          <w:delText xml:space="preserve"> </w:delText>
        </w:r>
      </w:del>
      <w:del w:id="3762" w:author="PR Preview" w:date="2026-01-01T00:00:00Z">
        <w:r>
          <w:delText xml:space="preserve">so summing over the observations of each fold and then over the folds</w:delText>
        </w:r>
      </w:del>
      <w:del w:id="3763" w:author="PR Preview" w:date="2026-01-01T00:00:00Z">
        <w:r>
          <w:delText xml:space="preserve"> </w:delText>
        </w:r>
      </w:del>
      <w:del w:id="3764" w:author="PR Preview" w:date="2026-01-01T00:00:00Z">
        <w:r>
          <w:delText xml:space="preserve">adds each term of</w:delText>
        </w:r>
      </w:del>
      <w:del w:id="3765" w:author="PR Preview" w:date="2026-01-01T00:00:00Z">
        <w:r>
          <w:delText xml:space="preserve"> </w:delText>
        </w:r>
      </w:del>
      <w:hyperlink w:anchor="eq-cv-estimate">
        <w:del w:id="3766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3767" w:author="PR Preview" w:date="2026-01-01T00:00:00Z">
        <w:r>
          <w:delText xml:space="preserve"> </w:delText>
        </w:r>
      </w:del>
      <w:del w:id="3768" w:author="PR Preview" w:date="2026-01-01T00:00:00Z">
        <w:r>
          <w:delText xml:space="preserve">exactly once.</w:delText>
        </w:r>
      </w:del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For</w:delText>
        </w:r>
      </w:del>
      <w:del w:id="377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772" w:author="PR Preview" w:date="2026-01-01T00:00:00Z">
        <w:r>
          <w:delText xml:space="preserve">,</w:delText>
        </w:r>
      </w:del>
      <w:del w:id="3773" w:author="PR Preview" w:date="2026-01-01T00:00:00Z">
        <w:r>
          <w:delText xml:space="preserve"> </w:delText>
        </w:r>
      </w:del>
      <w:hyperlink w:anchor="eq-fold-assignment">
        <w:del w:id="3774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3775" w:author="PR Preview" w:date="2026-01-01T00:00:00Z">
        <w:r>
          <w:delText xml:space="preserve"> </w:delText>
        </w:r>
      </w:del>
      <w:del w:id="3776" w:author="PR Preview" w:date="2026-01-01T00:00:00Z">
        <w:r>
          <w:delText xml:space="preserve">also puts</w:delText>
        </w:r>
      </w:del>
      <w:del w:id="3777" w:author="PR Preview" w:date="2026-01-01T00:00:00Z">
        <w:r>
          <w:delText xml:space="preserve"> </w:delText>
        </w:r>
      </w:del>
      <m:oMath>
        <m:r>
          <m:t>i</m:t>
        </m:r>
      </m:oMath>
      <w:del w:id="3778" w:author="PR Preview" w:date="2026-01-01T00:00:00Z">
        <w:r>
          <w:delText xml:space="preserve"> </w:delText>
        </w:r>
      </w:del>
      <w:del w:id="3779" w:author="PR Preview" w:date="2026-01-01T00:00:00Z">
        <w:r>
          <w:delText xml:space="preserve">in</w:delText>
        </w:r>
      </w:del>
      <w:del w:id="37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3781" w:author="PR Preview" w:date="2026-01-01T00:00:00Z">
        <w:r>
          <w:delText xml:space="preserve">,</w:delText>
        </w:r>
      </w:del>
      <w:del w:id="3782" w:author="PR Preview" w:date="2026-01-01T00:00:00Z">
        <w:r>
          <w:delText xml:space="preserve"> </w:delText>
        </w:r>
      </w:del>
      <w:del w:id="3783" w:author="PR Preview" w:date="2026-01-01T00:00:00Z">
        <w:r>
          <w:delText xml:space="preserve">and the folds are disjoint,</w:delText>
        </w:r>
      </w:del>
      <w:del w:id="3784" w:author="PR Preview" w:date="2026-01-01T00:00:00Z">
        <w:r>
          <w:delText xml:space="preserve"> </w:delText>
        </w:r>
      </w:del>
      <w:del w:id="3785" w:author="PR Preview" w:date="2026-01-01T00:00:00Z">
        <w:r>
          <w:delText xml:space="preserve">so</w:delText>
        </w:r>
      </w:del>
      <w:del w:id="3786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3787" w:author="PR Preview" w:date="2026-01-01T00:00:00Z">
        <w:r>
          <w:delText xml:space="preserve">.</w:delText>
        </w:r>
      </w:del>
      <w:del w:id="3788" w:author="PR Preview" w:date="2026-01-01T00:00:00Z">
        <w:r>
          <w:delText xml:space="preserve"> </w:delText>
        </w:r>
      </w:del>
      <w:del w:id="3789" w:author="PR Preview" w:date="2026-01-01T00:00:00Z">
        <w:r>
          <w:delText xml:space="preserve">Then</w:delText>
        </w:r>
      </w:del>
    </w:p>
    <w:p>
      <w:pPr>
        <w:pStyle w:val="BodyText"/>
      </w:pPr>
      <w:ins w:id="3790" w:author="PR Preview" w:date="2026-01-01T00:00:00Z">
        <w:r>
          <w:rPr>
            <w:b/>
            <w:bCs/>
          </w:rPr>
          <w:t xml:space="preserve">Exercise 12 (The cross-validation estimate, fold by fold)</w:t>
        </w:r>
      </w:ins>
      <w:ins w:id="3791" w:author="PR Preview" w:date="2026-01-01T00:00:00Z">
        <w:r>
          <w:t xml:space="preserve"> </w:t>
        </w:r>
      </w:ins>
      <w:ins w:id="3792" w:author="PR Preview" w:date="2026-01-01T00:00:00Z">
        <w:r>
          <w:t xml:space="preserve">Rewrite the</w:t>
        </w:r>
      </w:ins>
      <w:ins w:id="3793" w:author="PR Preview" w:date="2026-01-01T00:00:00Z">
        <w:r>
          <w:t xml:space="preserve"> </w:t>
        </w:r>
      </w:ins>
      <w:hyperlink w:anchor="def-cv-estimate">
        <w:ins w:id="379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795" w:author="PR Preview" w:date="2026-01-01T00:00:00Z">
        <w:r>
          <w:t xml:space="preserve"> </w:t>
        </w:r>
      </w:ins>
      <w:hyperlink w:anchor="eq-cv-estimate">
        <w:ins w:id="3796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3797" w:author="PR Preview" w:date="2026-01-01T00:00:00Z">
        <w:r>
          <w:t xml:space="preserve"> </w:t>
        </w:r>
      </w:ins>
      <w:ins w:id="3798" w:author="PR Preview" w:date="2026-01-01T00:00:00Z">
        <w:r>
          <w:t xml:space="preserve">as</w:t>
        </w:r>
      </w:ins>
      <w:ins w:id="379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3800" w:author="PR Preview" w:date="2026-01-01T00:00:00Z">
        <w:r>
          <w:t xml:space="preserve"> </w:t>
        </w:r>
      </w:ins>
      <w:ins w:id="3801" w:author="PR Preview" w:date="2026-01-01T00:00:00Z">
        <w:r>
          <w:t xml:space="preserve">times a double sum:</w:t>
        </w:r>
      </w:ins>
      <w:ins w:id="3802" w:author="PR Preview" w:date="2026-01-01T00:00:00Z">
        <w:r>
          <w:t xml:space="preserve"> </w:t>
        </w:r>
      </w:ins>
      <w:ins w:id="3803" w:author="PR Preview" w:date="2026-01-01T00:00:00Z">
        <w:r>
          <w:t xml:space="preserve">an outer sum over the fold numbers</w:t>
        </w:r>
      </w:ins>
      <w:ins w:id="3804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3805" w:author="PR Preview" w:date="2026-01-01T00:00:00Z">
        <w:r>
          <w:t xml:space="preserve"> </w:t>
        </w:r>
      </w:ins>
      <w:ins w:id="3806" w:author="PR Preview" w:date="2026-01-01T00:00:00Z">
        <w:r>
          <w:t xml:space="preserve">and an inner sum over the observations</w:t>
        </w:r>
      </w:ins>
      <w:ins w:id="3807" w:author="PR Preview" w:date="2026-01-01T00:00:00Z">
        <w:r>
          <w:t xml:space="preserve"> </w:t>
        </w:r>
      </w:ins>
      <m:oMath>
        <m:r>
          <m:t>i</m:t>
        </m:r>
      </m:oMath>
      <w:ins w:id="3808" w:author="PR Preview" w:date="2026-01-01T00:00:00Z">
        <w:r>
          <w:t xml:space="preserve"> </w:t>
        </w:r>
      </w:ins>
      <w:ins w:id="3809" w:author="PR Preview" w:date="2026-01-01T00:00:00Z">
        <w:r>
          <w:t xml:space="preserve">in</w:t>
        </w:r>
      </w:ins>
      <w:ins w:id="3810" w:author="PR Preview" w:date="2026-01-01T00:00:00Z">
        <w:r>
          <w:t xml:space="preserve"> </w:t>
        </w:r>
      </w:ins>
      <w:hyperlink w:anchor="def-folds">
        <w:ins w:id="381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8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813" w:author="PR Preview" w:date="2026-01-01T00:00:00Z">
        <w:r>
          <w:t xml:space="preserve">.</w:t>
        </w:r>
      </w:ins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Then simplify the summand, so that it no longer uses the fold assignment</w:t>
        </w:r>
      </w:ins>
      <w:ins w:id="381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817" w:author="PR Preview" w:date="2026-01-01T00:00:00Z">
        <w:r>
          <w:t xml:space="preserve">.</w:t>
        </w:r>
      </w:ins>
    </w:p>
    <w:bookmarkEnd w:id="259"/>
    <w:bookmarkStart w:id="260" w:name="sol-cv-estimate-by-fold"/>
    <w:p>
      <w:pPr>
        <w:pStyle w:val="BodyText"/>
      </w:pPr>
      <w:ins w:id="3818" w:author="PR Preview" w:date="2026-01-01T00:00:00Z">
        <w:r>
          <w:rPr>
            <w:i/>
            <w:iCs/>
          </w:rPr>
          <w:t xml:space="preserve">Solution 12</w:t>
        </w:r>
      </w:ins>
      <w:ins w:id="3819" w:author="PR Preview" w:date="2026-01-01T00:00:00Z">
        <w:r>
          <w:t xml:space="preserve">. </w:t>
        </w:r>
      </w:ins>
      <w:ins w:id="3820" w:author="PR Preview" w:date="2026-01-01T00:00:00Z">
        <w:r>
          <w:t xml:space="preserve">The folds</w:t>
        </w:r>
      </w:ins>
      <w:ins w:id="38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822" w:author="PR Preview" w:date="2026-01-01T00:00:00Z">
        <w:r>
          <w:t xml:space="preserve"> </w:t>
        </w:r>
      </w:ins>
      <w:ins w:id="3823" w:author="PR Preview" w:date="2026-01-01T00:00:00Z">
        <w:r>
          <w:t xml:space="preserve">partition</w:t>
        </w:r>
      </w:ins>
      <w:ins w:id="3824" w:author="PR Preview" w:date="2026-01-01T00:00:00Z">
        <w:r>
          <w:t xml:space="preserve"> </w:t>
        </w:r>
      </w:ins>
      <m:oMath>
        <m:r>
          <m:t>I</m:t>
        </m:r>
      </m:oMath>
      <w:ins w:id="3825" w:author="PR Preview" w:date="2026-01-01T00:00:00Z">
        <w:r>
          <w:t xml:space="preserve"> </w:t>
        </w:r>
      </w:ins>
      <w:ins w:id="3826" w:author="PR Preview" w:date="2026-01-01T00:00:00Z">
        <w:r>
          <w:t xml:space="preserve">(</w:t>
        </w:r>
      </w:ins>
      <w:hyperlink w:anchor="def-folds">
        <w:ins w:id="3827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3828" w:author="PR Preview" w:date="2026-01-01T00:00:00Z">
        <w:r>
          <w:t xml:space="preserve">),</w:t>
        </w:r>
      </w:ins>
      <w:ins w:id="3829" w:author="PR Preview" w:date="2026-01-01T00:00:00Z">
        <w:r>
          <w:t xml:space="preserve"> </w:t>
        </w:r>
      </w:ins>
      <w:ins w:id="3830" w:author="PR Preview" w:date="2026-01-01T00:00:00Z">
        <w:r>
          <w:t xml:space="preserve">so summing over the observations of each fold and then over the folds</w:t>
        </w:r>
      </w:ins>
      <w:ins w:id="3831" w:author="PR Preview" w:date="2026-01-01T00:00:00Z">
        <w:r>
          <w:t xml:space="preserve"> </w:t>
        </w:r>
      </w:ins>
      <w:ins w:id="3832" w:author="PR Preview" w:date="2026-01-01T00:00:00Z">
        <w:r>
          <w:t xml:space="preserve">adds each term of</w:t>
        </w:r>
      </w:ins>
      <w:ins w:id="3833" w:author="PR Preview" w:date="2026-01-01T00:00:00Z">
        <w:r>
          <w:t xml:space="preserve"> </w:t>
        </w:r>
      </w:ins>
      <w:hyperlink w:anchor="eq-cv-estimate">
        <w:ins w:id="3834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3835" w:author="PR Preview" w:date="2026-01-01T00:00:00Z">
        <w:r>
          <w:t xml:space="preserve"> </w:t>
        </w:r>
      </w:ins>
      <w:ins w:id="3836" w:author="PR Preview" w:date="2026-01-01T00:00:00Z">
        <w:r>
          <w:t xml:space="preserve">exactly once.</w:t>
        </w:r>
      </w:ins>
      <w:ins w:id="3837" w:author="PR Preview" w:date="2026-01-01T00:00:00Z">
        <w:r>
          <w:t xml:space="preserve"> </w:t>
        </w:r>
      </w:ins>
      <w:ins w:id="3838" w:author="PR Preview" w:date="2026-01-01T00:00:00Z">
        <w:r>
          <w:t xml:space="preserve">For</w:t>
        </w:r>
      </w:ins>
      <w:ins w:id="383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840" w:author="PR Preview" w:date="2026-01-01T00:00:00Z">
        <w:r>
          <w:t xml:space="preserve">,</w:t>
        </w:r>
      </w:ins>
      <w:ins w:id="3841" w:author="PR Preview" w:date="2026-01-01T00:00:00Z">
        <w:r>
          <w:t xml:space="preserve"> </w:t>
        </w:r>
      </w:ins>
      <w:hyperlink w:anchor="eq-fold-assignment">
        <w:ins w:id="3842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3843" w:author="PR Preview" w:date="2026-01-01T00:00:00Z">
        <w:r>
          <w:t xml:space="preserve"> </w:t>
        </w:r>
      </w:ins>
      <w:ins w:id="3844" w:author="PR Preview" w:date="2026-01-01T00:00:00Z">
        <w:r>
          <w:t xml:space="preserve">also puts</w:t>
        </w:r>
      </w:ins>
      <w:ins w:id="3845" w:author="PR Preview" w:date="2026-01-01T00:00:00Z">
        <w:r>
          <w:t xml:space="preserve"> </w:t>
        </w:r>
      </w:ins>
      <m:oMath>
        <m:r>
          <m:t>i</m:t>
        </m:r>
      </m:oMath>
      <w:ins w:id="3846" w:author="PR Preview" w:date="2026-01-01T00:00:00Z">
        <w:r>
          <w:t xml:space="preserve"> </w:t>
        </w:r>
      </w:ins>
      <w:ins w:id="3847" w:author="PR Preview" w:date="2026-01-01T00:00:00Z">
        <w:r>
          <w:t xml:space="preserve">in</w:t>
        </w:r>
      </w:ins>
      <w:ins w:id="38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3849" w:author="PR Preview" w:date="2026-01-01T00:00:00Z">
        <w:r>
          <w:t xml:space="preserve">,</w:t>
        </w:r>
      </w:ins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and the folds are disjoint,</w:t>
        </w:r>
      </w:ins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so</w:t>
        </w:r>
      </w:ins>
      <w:ins w:id="385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3855" w:author="PR Preview" w:date="2026-01-01T00:00:00Z">
        <w:r>
          <w:t xml:space="preserve">.</w:t>
        </w:r>
      </w:ins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60"/>
    <w:bookmarkStart w:id="262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6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1"/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64" w:name="def-fold-mse"/>
    <w:p>
      <w:pPr>
        <w:pStyle w:val="BodyText"/>
      </w:pPr>
      <w:del w:id="3858" w:author="PR Preview" w:date="2026-01-01T00:00:00Z">
        <w:r>
          <w:rPr>
            <w:b/>
            <w:bCs/>
          </w:rPr>
          <w:delText xml:space="preserve">Definition 51 (Fold mean squared error)</w:delText>
        </w:r>
      </w:del>
      <w:del w:id="3859" w:author="PR Preview" w:date="2026-01-01T00:00:00Z">
        <w:r>
          <w:delText xml:space="preserve"> </w:delText>
        </w:r>
      </w:del>
      <w:del w:id="3860" w:author="PR Preview" w:date="2026-01-01T00:00:00Z">
        <w:r>
          <w:delText xml:space="preserve">The</w:delText>
        </w:r>
      </w:del>
      <w:del w:id="3861" w:author="PR Preview" w:date="2026-01-01T00:00:00Z">
        <w:r>
          <w:delText xml:space="preserve"> </w:delText>
        </w:r>
      </w:del>
      <w:del w:id="3862" w:author="PR Preview" w:date="2026-01-01T00:00:00Z">
        <w:r>
          <w:rPr>
            <w:b/>
            <w:bCs/>
          </w:rPr>
          <w:delText xml:space="preserve">fold mean squared error</w:delText>
        </w:r>
      </w:del>
      <w:del w:id="38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3864" w:author="PR Preview" w:date="2026-01-01T00:00:00Z">
        <w:r>
          <w:delText xml:space="preserve"> </w:delText>
        </w:r>
      </w:del>
      <w:del w:id="3865" w:author="PR Preview" w:date="2026-01-01T00:00:00Z">
        <w:r>
          <w:delText xml:space="preserve">of</w:delText>
        </w:r>
      </w:del>
      <w:del w:id="3866" w:author="PR Preview" w:date="2026-01-01T00:00:00Z">
        <w:r>
          <w:delText xml:space="preserve"> </w:delText>
        </w:r>
      </w:del>
      <w:hyperlink w:anchor="def-folds">
        <w:del w:id="386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8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869" w:author="PR Preview" w:date="2026-01-01T00:00:00Z">
        <w:r>
          <w:delText xml:space="preserve"> </w:delText>
        </w:r>
      </w:del>
      <w:del w:id="3870" w:author="PR Preview" w:date="2026-01-01T00:00:00Z">
        <w:r>
          <w:delText xml:space="preserve">is the</w:delText>
        </w:r>
      </w:del>
      <w:del w:id="3871" w:author="PR Preview" w:date="2026-01-01T00:00:00Z">
        <w:r>
          <w:delText xml:space="preserve"> </w:delText>
        </w:r>
      </w:del>
      <w:hyperlink r:id="rId79">
        <w:del w:id="3872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873" w:author="PR Preview" w:date="2026-01-01T00:00:00Z">
        <w:r>
          <w:delText xml:space="preserve"> </w:delText>
        </w:r>
      </w:del>
      <w:del w:id="3874" w:author="PR Preview" w:date="2026-01-01T00:00:00Z">
        <w:r>
          <w:delText xml:space="preserve">of the</w:delText>
        </w:r>
      </w:del>
      <w:del w:id="3875" w:author="PR Preview" w:date="2026-01-01T00:00:00Z">
        <w:r>
          <w:delText xml:space="preserve"> </w:delText>
        </w:r>
      </w:del>
      <w:hyperlink w:anchor="def-fold-out-rule">
        <w:del w:id="387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877" w:author="PR Preview" w:date="2026-01-01T00:00:00Z">
        <w:r>
          <w:delText xml:space="preserve">’s predictions</w:delText>
        </w:r>
      </w:del>
      <w:del w:id="3878" w:author="PR Preview" w:date="2026-01-01T00:00:00Z">
        <w:r>
          <w:delText xml:space="preserve"> </w:delText>
        </w:r>
      </w:del>
      <w:del w:id="3879" w:author="PR Preview" w:date="2026-01-01T00:00:00Z">
        <w:r>
          <w:delText xml:space="preserve">for the</w:delText>
        </w:r>
      </w:del>
      <w:del w:id="3880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881" w:author="PR Preview" w:date="2026-01-01T00:00:00Z">
        <w:r>
          <w:delText xml:space="preserve"> </w:delText>
        </w:r>
      </w:del>
      <w:del w:id="3882" w:author="PR Preview" w:date="2026-01-01T00:00:00Z">
        <w:r>
          <w:delText xml:space="preserve">(</w:delText>
        </w:r>
      </w:del>
      <w:hyperlink w:anchor="def-fold-size">
        <w:del w:id="3883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3884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3885" w:author="PR Preview" w:date="2026-01-01T00:00:00Z">
        <w:r>
          <w:rPr>
            <w:b/>
            <w:bCs/>
          </w:rPr>
          <w:t xml:space="preserve">Definition 52 (Fold mean squared error)</w:t>
        </w:r>
      </w:ins>
      <w:ins w:id="3886" w:author="PR Preview" w:date="2026-01-01T00:00:00Z">
        <w:r>
          <w:t xml:space="preserve"> </w:t>
        </w:r>
      </w:ins>
      <w:ins w:id="3887" w:author="PR Preview" w:date="2026-01-01T00:00:00Z">
        <w:r>
          <w:t xml:space="preserve">The</w:t>
        </w:r>
      </w:ins>
      <w:ins w:id="3888" w:author="PR Preview" w:date="2026-01-01T00:00:00Z">
        <w:r>
          <w:t xml:space="preserve"> </w:t>
        </w:r>
      </w:ins>
      <w:ins w:id="3889" w:author="PR Preview" w:date="2026-01-01T00:00:00Z">
        <w:r>
          <w:rPr>
            <w:b/>
            <w:bCs/>
          </w:rPr>
          <w:t xml:space="preserve">fold mean squared error</w:t>
        </w:r>
      </w:ins>
      <w:ins w:id="389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3891" w:author="PR Preview" w:date="2026-01-01T00:00:00Z">
        <w:r>
          <w:t xml:space="preserve"> </w:t>
        </w:r>
      </w:ins>
      <w:ins w:id="3892" w:author="PR Preview" w:date="2026-01-01T00:00:00Z">
        <w:r>
          <w:t xml:space="preserve">of</w:t>
        </w:r>
      </w:ins>
      <w:ins w:id="3893" w:author="PR Preview" w:date="2026-01-01T00:00:00Z">
        <w:r>
          <w:t xml:space="preserve"> </w:t>
        </w:r>
      </w:ins>
      <w:hyperlink w:anchor="def-folds">
        <w:ins w:id="389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8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896" w:author="PR Preview" w:date="2026-01-01T00:00:00Z">
        <w:r>
          <w:t xml:space="preserve"> </w:t>
        </w:r>
      </w:ins>
      <w:ins w:id="3897" w:author="PR Preview" w:date="2026-01-01T00:00:00Z">
        <w:r>
          <w:t xml:space="preserve">is the</w:t>
        </w:r>
      </w:ins>
      <w:ins w:id="3898" w:author="PR Preview" w:date="2026-01-01T00:00:00Z">
        <w:r>
          <w:t xml:space="preserve"> </w:t>
        </w:r>
      </w:ins>
      <w:hyperlink r:id="rId79">
        <w:ins w:id="3899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900" w:author="PR Preview" w:date="2026-01-01T00:00:00Z">
        <w:r>
          <w:t xml:space="preserve"> </w:t>
        </w:r>
      </w:ins>
      <w:ins w:id="3901" w:author="PR Preview" w:date="2026-01-01T00:00:00Z">
        <w:r>
          <w:t xml:space="preserve">of the</w:t>
        </w:r>
      </w:ins>
      <w:ins w:id="3902" w:author="PR Preview" w:date="2026-01-01T00:00:00Z">
        <w:r>
          <w:t xml:space="preserve"> </w:t>
        </w:r>
      </w:ins>
      <w:hyperlink w:anchor="def-fold-out-rule">
        <w:ins w:id="390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904" w:author="PR Preview" w:date="2026-01-01T00:00:00Z">
        <w:r>
          <w:t xml:space="preserve">’s predictions</w:t>
        </w:r>
      </w:ins>
      <w:ins w:id="3905" w:author="PR Preview" w:date="2026-01-01T00:00:00Z">
        <w:r>
          <w:t xml:space="preserve"> </w:t>
        </w:r>
      </w:ins>
      <w:ins w:id="3906" w:author="PR Preview" w:date="2026-01-01T00:00:00Z">
        <w:r>
          <w:t xml:space="preserve">for the</w:t>
        </w:r>
      </w:ins>
      <w:ins w:id="390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908" w:author="PR Preview" w:date="2026-01-01T00:00:00Z">
        <w:r>
          <w:t xml:space="preserve"> </w:t>
        </w:r>
      </w:ins>
      <w:ins w:id="3909" w:author="PR Preview" w:date="2026-01-01T00:00:00Z">
        <w:r>
          <w:t xml:space="preserve">(</w:t>
        </w:r>
      </w:ins>
      <w:hyperlink w:anchor="def-fold-size">
        <w:ins w:id="3910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3911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6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5"/>
    <w:bookmarkStart w:id="266" w:name="rem-cv-estimate"/>
    <w:p>
      <w:pPr>
        <w:pStyle w:val="BodyText"/>
      </w:pPr>
      <w:del w:id="3912" w:author="PR Preview" w:date="2026-01-01T00:00:00Z">
        <w:r>
          <w:rPr>
            <w:i/>
            <w:iCs/>
          </w:rPr>
          <w:delText xml:space="preserve">Remark 27</w:delText>
        </w:r>
      </w:del>
      <w:del w:id="3913" w:author="PR Preview" w:date="2026-01-01T00:00:00Z">
        <w:r>
          <w:delText xml:space="preserve"> (What the cross-validation estimate estimates). </w:delText>
        </w:r>
      </w:del>
      <w:del w:id="3914" w:author="PR Preview" w:date="2026-01-01T00:00:00Z">
        <w:r>
          <w:delText xml:space="preserve">Each prediction in</w:delText>
        </w:r>
      </w:del>
      <w:del w:id="3915" w:author="PR Preview" w:date="2026-01-01T00:00:00Z">
        <w:r>
          <w:delText xml:space="preserve"> </w:delText>
        </w:r>
      </w:del>
      <w:hyperlink w:anchor="eq-cv-estimate">
        <w:del w:id="3916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3917" w:author="PR Preview" w:date="2026-01-01T00:00:00Z">
        <w:r>
          <w:delText xml:space="preserve"> </w:delText>
        </w:r>
      </w:del>
      <w:del w:id="3918" w:author="PR Preview" w:date="2026-01-01T00:00:00Z">
        <w:r>
          <w:delText xml:space="preserve">comes from a rule</w:delText>
        </w:r>
      </w:del>
      <w:del w:id="3919" w:author="PR Preview" w:date="2026-01-01T00:00:00Z">
        <w:r>
          <w:delText xml:space="preserve"> </w:delText>
        </w:r>
      </w:del>
      <w:del w:id="3920" w:author="PR Preview" w:date="2026-01-01T00:00:00Z">
        <w:r>
          <w:delText xml:space="preserve">that did not see the observation it predicts,</w:delText>
        </w:r>
      </w:del>
      <w:del w:id="3921" w:author="PR Preview" w:date="2026-01-01T00:00:00Z">
        <w:r>
          <w:delText xml:space="preserve"> </w:delText>
        </w:r>
      </w:del>
      <w:del w:id="3922" w:author="PR Preview" w:date="2026-01-01T00:00:00Z">
        <w:r>
          <w:delText xml:space="preserve">so each squared error is scored as in</w:delText>
        </w:r>
      </w:del>
      <w:del w:id="3923" w:author="PR Preview" w:date="2026-01-01T00:00:00Z">
        <w:r>
          <w:delText xml:space="preserve"> </w:delText>
        </w:r>
      </w:del>
      <w:hyperlink w:anchor="thm-held-out-unbiased">
        <w:del w:id="392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925" w:author="PR Preview" w:date="2026-01-01T00:00:00Z">
        <w:r>
          <w:delText xml:space="preserve">.</w:delText>
        </w:r>
      </w:del>
      <w:del w:id="3926" w:author="PR Preview" w:date="2026-01-01T00:00:00Z">
        <w:r>
          <w:delText xml:space="preserve"> </w:delText>
        </w:r>
      </w:del>
      <w:del w:id="3927" w:author="PR Preview" w:date="2026-01-01T00:00:00Z">
        <w:r>
          <w:delText xml:space="preserve">But the rule for fold</w:delText>
        </w:r>
      </w:del>
      <w:del w:id="39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929" w:author="PR Preview" w:date="2026-01-01T00:00:00Z">
        <w:r>
          <w:delText xml:space="preserve"> </w:delText>
        </w:r>
      </w:del>
      <w:del w:id="3930" w:author="PR Preview" w:date="2026-01-01T00:00:00Z">
        <w:r>
          <w:delText xml:space="preserve">was fitted to</w:delText>
        </w:r>
      </w:del>
      <w:del w:id="39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932" w:author="PR Preview" w:date="2026-01-01T00:00:00Z">
        <w:r>
          <w:delText xml:space="preserve"> </w:delText>
        </w:r>
      </w:del>
      <w:del w:id="3933" w:author="PR Preview" w:date="2026-01-01T00:00:00Z">
        <w:r>
          <w:delText xml:space="preserve">observations,</w:delText>
        </w:r>
      </w:del>
      <w:del w:id="3934" w:author="PR Preview" w:date="2026-01-01T00:00:00Z">
        <w:r>
          <w:delText xml:space="preserve"> </w:delText>
        </w:r>
      </w:del>
      <w:del w:id="3935" w:author="PR Preview" w:date="2026-01-01T00:00:00Z">
        <w:r>
          <w:delText xml:space="preserve">not</w:delText>
        </w:r>
      </w:del>
      <w:del w:id="3936" w:author="PR Preview" w:date="2026-01-01T00:00:00Z">
        <w:r>
          <w:delText xml:space="preserve"> </w:delText>
        </w:r>
      </w:del>
      <m:oMath>
        <m:r>
          <m:t>n</m:t>
        </m:r>
      </m:oMath>
      <w:del w:id="3937" w:author="PR Preview" w:date="2026-01-01T00:00:00Z">
        <w:r>
          <w:delText xml:space="preserve">,</w:delText>
        </w:r>
      </w:del>
      <w:del w:id="3938" w:author="PR Preview" w:date="2026-01-01T00:00:00Z">
        <w:r>
          <w:delText xml:space="preserve"> </w:delText>
        </w:r>
      </w:del>
      <w:del w:id="3939" w:author="PR Preview" w:date="2026-01-01T00:00:00Z">
        <w:r>
          <w:delText xml:space="preserve">and the</w:delText>
        </w:r>
      </w:del>
      <w:del w:id="3940" w:author="PR Preview" w:date="2026-01-01T00:00:00Z">
        <w:r>
          <w:delText xml:space="preserve"> </w:delText>
        </w:r>
      </w:del>
      <m:oMath>
        <m:r>
          <m:t>k</m:t>
        </m:r>
      </m:oMath>
      <w:del w:id="3941" w:author="PR Preview" w:date="2026-01-01T00:00:00Z">
        <w:r>
          <w:delText xml:space="preserve"> </w:delText>
        </w:r>
      </w:del>
      <w:del w:id="3942" w:author="PR Preview" w:date="2026-01-01T00:00:00Z">
        <w:r>
          <w:delText xml:space="preserve">rules differ from one another and from the rule fitted to all</w:delText>
        </w:r>
      </w:del>
      <w:del w:id="3943" w:author="PR Preview" w:date="2026-01-01T00:00:00Z">
        <w:r>
          <w:delText xml:space="preserve"> </w:delText>
        </w:r>
      </w:del>
      <m:oMath>
        <m:r>
          <m:t>n</m:t>
        </m:r>
      </m:oMath>
      <w:del w:id="3944" w:author="PR Preview" w:date="2026-01-01T00:00:00Z">
        <w:r>
          <w:delText xml:space="preserve">.</w:delText>
        </w:r>
      </w:del>
      <w:del w:id="3945" w:author="PR Preview" w:date="2026-01-01T00:00:00Z">
        <w:r>
          <w:delText xml:space="preserve"> </w:delText>
        </w:r>
      </w:del>
      <w:del w:id="3946" w:author="PR Preview" w:date="2026-01-01T00:00:00Z">
        <w:r>
          <w:delText xml:space="preserve">So</w:delText>
        </w:r>
      </w:del>
      <w:del w:id="394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948" w:author="PR Preview" w:date="2026-01-01T00:00:00Z">
        <w:r>
          <w:delText xml:space="preserve"> </w:delText>
        </w:r>
      </w:del>
      <w:del w:id="3949" w:author="PR Preview" w:date="2026-01-01T00:00:00Z">
        <w:r>
          <w:delText xml:space="preserve">estimates the</w:delText>
        </w:r>
      </w:del>
      <w:del w:id="3950" w:author="PR Preview" w:date="2026-01-01T00:00:00Z">
        <w:r>
          <w:delText xml:space="preserve"> </w:delText>
        </w:r>
      </w:del>
      <w:hyperlink w:anchor="def-expected-generalization-error">
        <w:del w:id="3951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3952" w:author="PR Preview" w:date="2026-01-01T00:00:00Z">
        <w:r>
          <w:delText xml:space="preserve"> </w:delText>
        </w:r>
      </w:del>
      <w:del w:id="3953" w:author="PR Preview" w:date="2026-01-01T00:00:00Z">
        <w:r>
          <w:delText xml:space="preserve">of the fitting</w:delText>
        </w:r>
      </w:del>
      <w:del w:id="3954" w:author="PR Preview" w:date="2026-01-01T00:00:00Z">
        <w:r>
          <w:delText xml:space="preserve"> </w:delText>
        </w:r>
      </w:del>
      <w:del w:id="3955" w:author="PR Preview" w:date="2026-01-01T00:00:00Z">
        <w:r>
          <w:rPr>
            <w:i/>
            <w:iCs/>
          </w:rPr>
          <w:delText xml:space="preserve">procedure</w:delText>
        </w:r>
      </w:del>
      <w:del w:id="3956" w:author="PR Preview" w:date="2026-01-01T00:00:00Z">
        <w:r>
          <w:delText xml:space="preserve"> </w:delText>
        </w:r>
      </w:del>
      <m:oMath>
        <m:r>
          <m:t>g</m:t>
        </m:r>
      </m:oMath>
      <w:del w:id="3957" w:author="PR Preview" w:date="2026-01-01T00:00:00Z">
        <w:r>
          <w:delText xml:space="preserve"> </w:delText>
        </w:r>
      </w:del>
      <w:del w:id="3958" w:author="PR Preview" w:date="2026-01-01T00:00:00Z">
        <w:r>
          <w:delText xml:space="preserve">at the smaller training-set sizes</w:delText>
        </w:r>
      </w:del>
      <w:del w:id="395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960" w:author="PR Preview" w:date="2026-01-01T00:00:00Z">
        <w:r>
          <w:delText xml:space="preserve">,</w:delText>
        </w:r>
      </w:del>
      <w:del w:id="3961" w:author="PR Preview" w:date="2026-01-01T00:00:00Z">
        <w:r>
          <w:delText xml:space="preserve"> </w:delText>
        </w:r>
      </w:del>
      <w:del w:id="3962" w:author="PR Preview" w:date="2026-01-01T00:00:00Z">
        <w:r>
          <w:delText xml:space="preserve">which is</w:delText>
        </w:r>
      </w:del>
      <w:del w:id="396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3964" w:author="PR Preview" w:date="2026-01-01T00:00:00Z">
        <w:r>
          <w:delText xml:space="preserve"> </w:delText>
        </w:r>
      </w:del>
      <w:del w:id="3965" w:author="PR Preview" w:date="2026-01-01T00:00:00Z">
        <w:r>
          <w:delText xml:space="preserve">when every fold has</w:delText>
        </w:r>
      </w:del>
      <w:del w:id="396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3967" w:author="PR Preview" w:date="2026-01-01T00:00:00Z">
        <w:r>
          <w:delText xml:space="preserve"> </w:delText>
        </w:r>
      </w:del>
      <w:del w:id="3968" w:author="PR Preview" w:date="2026-01-01T00:00:00Z">
        <w:r>
          <w:delText xml:space="preserve">observations,</w:delText>
        </w:r>
      </w:del>
      <w:del w:id="3969" w:author="PR Preview" w:date="2026-01-01T00:00:00Z">
        <w:r>
          <w:delText xml:space="preserve"> </w:delText>
        </w:r>
      </w:del>
      <w:del w:id="3970" w:author="PR Preview" w:date="2026-01-01T00:00:00Z">
        <w:r>
          <w:delText xml:space="preserve">rather than</w:delText>
        </w:r>
      </w:del>
      <w:del w:id="397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972" w:author="PR Preview" w:date="2026-01-01T00:00:00Z">
        <w:r>
          <w:delText xml:space="preserve"> </w:delText>
        </w:r>
      </w:del>
      <w:del w:id="3973" w:author="PR Preview" w:date="2026-01-01T00:00:00Z">
        <w:r>
          <w:delText xml:space="preserve">for the one rule fitted to all the data</w:delText>
        </w:r>
      </w:del>
      <w:del w:id="3974" w:author="PR Preview" w:date="2026-01-01T00:00:00Z">
        <w:r>
          <w:delText xml:space="preserve"> </w:delText>
        </w:r>
      </w:del>
      <w:del w:id="3975" w:author="PR Preview" w:date="2026-01-01T00:00:00Z">
        <w:r>
          <w:delText xml:space="preserve">[3, Sec. 7.12]</w:delText>
        </w:r>
      </w:del>
      <w:del w:id="3976" w:author="PR Preview" w:date="2026-01-01T00:00:00Z">
        <w:r>
          <w:delText xml:space="preserve">.</w:delText>
        </w:r>
      </w:del>
    </w:p>
    <w:p>
      <w:pPr>
        <w:pStyle w:val="BodyText"/>
      </w:pPr>
      <w:ins w:id="3977" w:author="PR Preview" w:date="2026-01-01T00:00:00Z">
        <w:r>
          <w:rPr>
            <w:i/>
            <w:iCs/>
          </w:rPr>
          <w:t xml:space="preserve">Remark 27</w:t>
        </w:r>
      </w:ins>
      <w:ins w:id="3978" w:author="PR Preview" w:date="2026-01-01T00:00:00Z">
        <w:r>
          <w:t xml:space="preserve"> (What the cross-validation estimate estimates). </w:t>
        </w:r>
      </w:ins>
      <w:ins w:id="3979" w:author="PR Preview" w:date="2026-01-01T00:00:00Z">
        <w:r>
          <w:t xml:space="preserve">Each prediction in</w:t>
        </w:r>
      </w:ins>
      <w:ins w:id="3980" w:author="PR Preview" w:date="2026-01-01T00:00:00Z">
        <w:r>
          <w:t xml:space="preserve"> </w:t>
        </w:r>
      </w:ins>
      <w:hyperlink w:anchor="eq-cv-estimate">
        <w:ins w:id="3981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3982" w:author="PR Preview" w:date="2026-01-01T00:00:00Z">
        <w:r>
          <w:t xml:space="preserve"> </w:t>
        </w:r>
      </w:ins>
      <w:ins w:id="3983" w:author="PR Preview" w:date="2026-01-01T00:00:00Z">
        <w:r>
          <w:t xml:space="preserve">comes from a rule</w:t>
        </w:r>
      </w:ins>
      <w:ins w:id="3984" w:author="PR Preview" w:date="2026-01-01T00:00:00Z">
        <w:r>
          <w:t xml:space="preserve"> </w:t>
        </w:r>
      </w:ins>
      <w:ins w:id="3985" w:author="PR Preview" w:date="2026-01-01T00:00:00Z">
        <w:r>
          <w:t xml:space="preserve">that did not see the observation it predicts,</w:t>
        </w:r>
      </w:ins>
      <w:ins w:id="3986" w:author="PR Preview" w:date="2026-01-01T00:00:00Z">
        <w:r>
          <w:t xml:space="preserve"> </w:t>
        </w:r>
      </w:ins>
      <w:ins w:id="3987" w:author="PR Preview" w:date="2026-01-01T00:00:00Z">
        <w:r>
          <w:t xml:space="preserve">so each squared error is scored as in</w:t>
        </w:r>
      </w:ins>
      <w:ins w:id="3988" w:author="PR Preview" w:date="2026-01-01T00:00:00Z">
        <w:r>
          <w:t xml:space="preserve"> </w:t>
        </w:r>
      </w:ins>
      <w:hyperlink w:anchor="thm-held-out-unbiased">
        <w:ins w:id="398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990" w:author="PR Preview" w:date="2026-01-01T00:00:00Z">
        <w:r>
          <w:t xml:space="preserve">.</w:t>
        </w:r>
      </w:ins>
      <w:ins w:id="3991" w:author="PR Preview" w:date="2026-01-01T00:00:00Z">
        <w:r>
          <w:t xml:space="preserve"> </w:t>
        </w:r>
      </w:ins>
      <w:ins w:id="3992" w:author="PR Preview" w:date="2026-01-01T00:00:00Z">
        <w:r>
          <w:t xml:space="preserve">But the rule for fold</w:t>
        </w:r>
      </w:ins>
      <w:ins w:id="39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994" w:author="PR Preview" w:date="2026-01-01T00:00:00Z">
        <w:r>
          <w:t xml:space="preserve"> </w:t>
        </w:r>
      </w:ins>
      <w:ins w:id="3995" w:author="PR Preview" w:date="2026-01-01T00:00:00Z">
        <w:r>
          <w:t xml:space="preserve">was fitted to</w:t>
        </w:r>
      </w:ins>
      <w:ins w:id="399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997" w:author="PR Preview" w:date="2026-01-01T00:00:00Z">
        <w:r>
          <w:t xml:space="preserve"> </w:t>
        </w:r>
      </w:ins>
      <w:ins w:id="3998" w:author="PR Preview" w:date="2026-01-01T00:00:00Z">
        <w:r>
          <w:t xml:space="preserve">observations,</w:t>
        </w:r>
      </w:ins>
      <w:ins w:id="3999" w:author="PR Preview" w:date="2026-01-01T00:00:00Z">
        <w:r>
          <w:t xml:space="preserve"> </w:t>
        </w:r>
      </w:ins>
      <w:ins w:id="4000" w:author="PR Preview" w:date="2026-01-01T00:00:00Z">
        <w:r>
          <w:t xml:space="preserve">not</w:t>
        </w:r>
      </w:ins>
      <w:ins w:id="4001" w:author="PR Preview" w:date="2026-01-01T00:00:00Z">
        <w:r>
          <w:t xml:space="preserve"> </w:t>
        </w:r>
      </w:ins>
      <m:oMath>
        <m:r>
          <m:t>n</m:t>
        </m:r>
      </m:oMath>
      <w:ins w:id="4002" w:author="PR Preview" w:date="2026-01-01T00:00:00Z">
        <w:r>
          <w:t xml:space="preserve">,</w:t>
        </w:r>
      </w:ins>
      <w:ins w:id="4003" w:author="PR Preview" w:date="2026-01-01T00:00:00Z">
        <w:r>
          <w:t xml:space="preserve"> </w:t>
        </w:r>
      </w:ins>
      <w:ins w:id="4004" w:author="PR Preview" w:date="2026-01-01T00:00:00Z">
        <w:r>
          <w:t xml:space="preserve">and the</w:t>
        </w:r>
      </w:ins>
      <w:ins w:id="4005" w:author="PR Preview" w:date="2026-01-01T00:00:00Z">
        <w:r>
          <w:t xml:space="preserve"> </w:t>
        </w:r>
      </w:ins>
      <m:oMath>
        <m:r>
          <m:t>k</m:t>
        </m:r>
      </m:oMath>
      <w:ins w:id="4006" w:author="PR Preview" w:date="2026-01-01T00:00:00Z">
        <w:r>
          <w:t xml:space="preserve"> </w:t>
        </w:r>
      </w:ins>
      <w:ins w:id="4007" w:author="PR Preview" w:date="2026-01-01T00:00:00Z">
        <w:r>
          <w:t xml:space="preserve">rules differ from one another and from the rule fitted to all</w:t>
        </w:r>
      </w:ins>
      <w:ins w:id="4008" w:author="PR Preview" w:date="2026-01-01T00:00:00Z">
        <w:r>
          <w:t xml:space="preserve"> </w:t>
        </w:r>
      </w:ins>
      <m:oMath>
        <m:r>
          <m:t>n</m:t>
        </m:r>
      </m:oMath>
      <w:ins w:id="4009" w:author="PR Preview" w:date="2026-01-01T00:00:00Z">
        <w:r>
          <w:t xml:space="preserve">.</w:t>
        </w:r>
      </w:ins>
      <w:ins w:id="4010" w:author="PR Preview" w:date="2026-01-01T00:00:00Z">
        <w:r>
          <w:t xml:space="preserve"> </w:t>
        </w:r>
      </w:ins>
      <w:ins w:id="4011" w:author="PR Preview" w:date="2026-01-01T00:00:00Z">
        <w:r>
          <w:t xml:space="preserve">So</w:t>
        </w:r>
      </w:ins>
      <w:ins w:id="401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013" w:author="PR Preview" w:date="2026-01-01T00:00:00Z">
        <w:r>
          <w:t xml:space="preserve"> </w:t>
        </w:r>
      </w:ins>
      <w:ins w:id="4014" w:author="PR Preview" w:date="2026-01-01T00:00:00Z">
        <w:r>
          <w:t xml:space="preserve">estimates the</w:t>
        </w:r>
      </w:ins>
      <w:ins w:id="4015" w:author="PR Preview" w:date="2026-01-01T00:00:00Z">
        <w:r>
          <w:t xml:space="preserve"> </w:t>
        </w:r>
      </w:ins>
      <w:hyperlink w:anchor="def-expected-generalization-error">
        <w:ins w:id="4016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4017" w:author="PR Preview" w:date="2026-01-01T00:00:00Z">
        <w:r>
          <w:t xml:space="preserve"> </w:t>
        </w:r>
      </w:ins>
      <w:ins w:id="4018" w:author="PR Preview" w:date="2026-01-01T00:00:00Z">
        <w:r>
          <w:t xml:space="preserve">of the fitting</w:t>
        </w:r>
      </w:ins>
      <w:ins w:id="4019" w:author="PR Preview" w:date="2026-01-01T00:00:00Z">
        <w:r>
          <w:t xml:space="preserve"> </w:t>
        </w:r>
      </w:ins>
      <w:ins w:id="4020" w:author="PR Preview" w:date="2026-01-01T00:00:00Z">
        <w:r>
          <w:rPr>
            <w:i/>
            <w:iCs/>
          </w:rPr>
          <w:t xml:space="preserve">procedure</w:t>
        </w:r>
      </w:ins>
      <w:ins w:id="4021" w:author="PR Preview" w:date="2026-01-01T00:00:00Z">
        <w:r>
          <w:t xml:space="preserve"> </w:t>
        </w:r>
      </w:ins>
      <m:oMath>
        <m:r>
          <m:t>g</m:t>
        </m:r>
      </m:oMath>
      <w:ins w:id="4022" w:author="PR Preview" w:date="2026-01-01T00:00:00Z">
        <w:r>
          <w:t xml:space="preserve"> </w:t>
        </w:r>
      </w:ins>
      <w:ins w:id="4023" w:author="PR Preview" w:date="2026-01-01T00:00:00Z">
        <w:r>
          <w:t xml:space="preserve">at the smaller training-set sizes</w:t>
        </w:r>
      </w:ins>
      <w:ins w:id="40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4025" w:author="PR Preview" w:date="2026-01-01T00:00:00Z">
        <w:r>
          <w:t xml:space="preserve">,</w:t>
        </w:r>
      </w:ins>
      <w:ins w:id="4026" w:author="PR Preview" w:date="2026-01-01T00:00:00Z">
        <w:r>
          <w:t xml:space="preserve"> </w:t>
        </w:r>
      </w:ins>
      <w:ins w:id="4027" w:author="PR Preview" w:date="2026-01-01T00:00:00Z">
        <w:r>
          <w:t xml:space="preserve">which is</w:t>
        </w:r>
      </w:ins>
      <w:ins w:id="402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4029" w:author="PR Preview" w:date="2026-01-01T00:00:00Z">
        <w:r>
          <w:t xml:space="preserve"> </w:t>
        </w:r>
      </w:ins>
      <w:ins w:id="4030" w:author="PR Preview" w:date="2026-01-01T00:00:00Z">
        <w:r>
          <w:t xml:space="preserve">when every fold has</w:t>
        </w:r>
      </w:ins>
      <w:ins w:id="40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4032" w:author="PR Preview" w:date="2026-01-01T00:00:00Z">
        <w:r>
          <w:t xml:space="preserve"> </w:t>
        </w:r>
      </w:ins>
      <w:ins w:id="4033" w:author="PR Preview" w:date="2026-01-01T00:00:00Z">
        <w:r>
          <w:t xml:space="preserve">observations,</w:t>
        </w:r>
      </w:ins>
      <w:ins w:id="4034" w:author="PR Preview" w:date="2026-01-01T00:00:00Z">
        <w:r>
          <w:t xml:space="preserve"> </w:t>
        </w:r>
      </w:ins>
      <w:ins w:id="4035" w:author="PR Preview" w:date="2026-01-01T00:00:00Z">
        <w:r>
          <w:t xml:space="preserve">rather than</w:t>
        </w:r>
      </w:ins>
      <w:ins w:id="403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4037" w:author="PR Preview" w:date="2026-01-01T00:00:00Z">
        <w:r>
          <w:t xml:space="preserve"> </w:t>
        </w:r>
      </w:ins>
      <w:ins w:id="4038" w:author="PR Preview" w:date="2026-01-01T00:00:00Z">
        <w:r>
          <w:t xml:space="preserve">for the one rule fitted to all the data</w:t>
        </w:r>
      </w:ins>
      <w:ins w:id="4039" w:author="PR Preview" w:date="2026-01-01T00:00:00Z">
        <w:r>
          <w:t xml:space="preserve"> </w:t>
        </w:r>
      </w:ins>
      <w:ins w:id="4040" w:author="PR Preview" w:date="2026-01-01T00:00:00Z">
        <w:r>
          <w:t xml:space="preserve">[3, Sec. 7.12]</w:t>
        </w:r>
      </w:ins>
      <w:ins w:id="4041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6"/>
    <w:bookmarkStart w:id="267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del w:id="4042" w:author="PR Preview" w:date="2026-01-01T00:00:00Z">
        <w:r>
          <w:rPr>
            <w:b/>
            <w:bCs/>
          </w:rPr>
          <w:delText xml:space="preserve">Bias.</w:delText>
        </w:r>
      </w:del>
      <w:del w:id="4043" w:author="PR Preview" w:date="2026-01-01T00:00:00Z">
        <w:r>
          <w:delText xml:space="preserve"> </w:delText>
        </w:r>
      </w:del>
      <w:del w:id="4044" w:author="PR Preview" w:date="2026-01-01T00:00:00Z">
        <w:r>
          <w:delText xml:space="preserve">Each rule in</w:delText>
        </w:r>
      </w:del>
      <w:del w:id="4045" w:author="PR Preview" w:date="2026-01-01T00:00:00Z">
        <w:r>
          <w:delText xml:space="preserve"> </w:delText>
        </w:r>
      </w:del>
      <w:hyperlink w:anchor="eq-cv-estimate">
        <w:del w:id="4046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047" w:author="PR Preview" w:date="2026-01-01T00:00:00Z">
        <w:r>
          <w:delText xml:space="preserve"> </w:delText>
        </w:r>
      </w:del>
      <w:del w:id="4048" w:author="PR Preview" w:date="2026-01-01T00:00:00Z">
        <w:r>
          <w:delText xml:space="preserve">is fitted to about</w:delText>
        </w:r>
      </w:del>
      <w:del w:id="404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observations.</w:delText>
        </w:r>
      </w:del>
      <w:del w:id="4052" w:author="PR Preview" w:date="2026-01-01T00:00:00Z">
        <w:r>
          <w:delText xml:space="preserve"> </w:delText>
        </w:r>
      </w:del>
      <w:del w:id="4053" w:author="PR Preview" w:date="2026-01-01T00:00:00Z">
        <w:r>
          <w:delText xml:space="preserve">A rule fitted to fewer observations usually predicts worse,</w:delText>
        </w:r>
      </w:del>
      <w:del w:id="4054" w:author="PR Preview" w:date="2026-01-01T00:00:00Z">
        <w:r>
          <w:delText xml:space="preserve"> </w:delText>
        </w:r>
      </w:del>
      <w:del w:id="4055" w:author="PR Preview" w:date="2026-01-01T00:00:00Z">
        <w:r>
          <w:delText xml:space="preserve">so</w:delText>
        </w:r>
      </w:del>
      <w:del w:id="40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tends to overstate the expected generalization error of a rule fitted to all</w:delText>
        </w:r>
      </w:del>
      <w:del w:id="4059" w:author="PR Preview" w:date="2026-01-01T00:00:00Z">
        <w:r>
          <w:delText xml:space="preserve"> </w:delText>
        </w:r>
      </w:del>
      <m:oMath>
        <m:r>
          <m:t>n</m:t>
        </m:r>
      </m:oMath>
      <w:del w:id="4060" w:author="PR Preview" w:date="2026-01-01T00:00:00Z">
        <w:r>
          <w:delText xml:space="preserve">.</w:delText>
        </w:r>
      </w:del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The overstatement shrinks as</w:delText>
        </w:r>
      </w:del>
      <w:del w:id="4063" w:author="PR Preview" w:date="2026-01-01T00:00:00Z">
        <w:r>
          <w:delText xml:space="preserve"> </w:delText>
        </w:r>
      </w:del>
      <m:oMath>
        <m:r>
          <m:t>k</m:t>
        </m:r>
      </m:oMath>
      <w:del w:id="4064" w:author="PR Preview" w:date="2026-01-01T00:00:00Z">
        <w:r>
          <w:delText xml:space="preserve"> </w:delText>
        </w:r>
      </w:del>
      <w:del w:id="4065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20"/>
        </w:numPr>
      </w:pPr>
      <w:ins w:id="4066" w:author="PR Preview" w:date="2026-01-01T00:00:00Z">
        <w:r>
          <w:rPr>
            <w:b/>
            <w:bCs/>
          </w:rPr>
          <w:t xml:space="preserve">Bias.</w:t>
        </w:r>
      </w:ins>
      <w:ins w:id="4067" w:author="PR Preview" w:date="2026-01-01T00:00:00Z">
        <w:r>
          <w:t xml:space="preserve"> </w:t>
        </w:r>
      </w:ins>
      <w:ins w:id="4068" w:author="PR Preview" w:date="2026-01-01T00:00:00Z">
        <w:r>
          <w:t xml:space="preserve">Each rule in</w:t>
        </w:r>
      </w:ins>
      <w:ins w:id="4069" w:author="PR Preview" w:date="2026-01-01T00:00:00Z">
        <w:r>
          <w:t xml:space="preserve"> </w:t>
        </w:r>
      </w:ins>
      <w:hyperlink w:anchor="eq-cv-estimate">
        <w:ins w:id="4070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4071" w:author="PR Preview" w:date="2026-01-01T00:00:00Z">
        <w:r>
          <w:t xml:space="preserve"> </w:t>
        </w:r>
      </w:ins>
      <w:ins w:id="4072" w:author="PR Preview" w:date="2026-01-01T00:00:00Z">
        <w:r>
          <w:t xml:space="preserve">is fitted to about</w:t>
        </w:r>
      </w:ins>
      <w:ins w:id="40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4074" w:author="PR Preview" w:date="2026-01-01T00:00:00Z">
        <w:r>
          <w:t xml:space="preserve"> </w:t>
        </w:r>
      </w:ins>
      <w:ins w:id="4075" w:author="PR Preview" w:date="2026-01-01T00:00:00Z">
        <w:r>
          <w:t xml:space="preserve">observations.</w:t>
        </w:r>
      </w:ins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A rule fitted to fewer observations usually predicts worse,</w:t>
        </w:r>
      </w:ins>
      <w:ins w:id="4078" w:author="PR Preview" w:date="2026-01-01T00:00:00Z">
        <w:r>
          <w:t xml:space="preserve"> </w:t>
        </w:r>
      </w:ins>
      <w:ins w:id="4079" w:author="PR Preview" w:date="2026-01-01T00:00:00Z">
        <w:r>
          <w:t xml:space="preserve">so</w:t>
        </w:r>
      </w:ins>
      <w:ins w:id="408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081" w:author="PR Preview" w:date="2026-01-01T00:00:00Z">
        <w:r>
          <w:t xml:space="preserve"> </w:t>
        </w:r>
      </w:ins>
      <w:ins w:id="4082" w:author="PR Preview" w:date="2026-01-01T00:00:00Z">
        <w:r>
          <w:t xml:space="preserve">tends to overstate the expected generalization error of a rule fitted to all</w:t>
        </w:r>
      </w:ins>
      <w:ins w:id="4083" w:author="PR Preview" w:date="2026-01-01T00:00:00Z">
        <w:r>
          <w:t xml:space="preserve"> </w:t>
        </w:r>
      </w:ins>
      <m:oMath>
        <m:r>
          <m:t>n</m:t>
        </m:r>
      </m:oMath>
      <w:ins w:id="4084" w:author="PR Preview" w:date="2026-01-01T00:00:00Z">
        <w:r>
          <w:t xml:space="preserve">.</w:t>
        </w:r>
      </w:ins>
      <w:ins w:id="4085" w:author="PR Preview" w:date="2026-01-01T00:00:00Z">
        <w:r>
          <w:t xml:space="preserve"> </w:t>
        </w:r>
      </w:ins>
      <w:ins w:id="4086" w:author="PR Preview" w:date="2026-01-01T00:00:00Z">
        <w:r>
          <w:t xml:space="preserve">The overstatement shrinks as</w:t>
        </w:r>
      </w:ins>
      <w:ins w:id="4087" w:author="PR Preview" w:date="2026-01-01T00:00:00Z">
        <w:r>
          <w:t xml:space="preserve"> </w:t>
        </w:r>
      </w:ins>
      <m:oMath>
        <m:r>
          <m:t>k</m:t>
        </m:r>
      </m:oMath>
      <w:ins w:id="4088" w:author="PR Preview" w:date="2026-01-01T00:00:00Z">
        <w:r>
          <w:t xml:space="preserve"> </w:t>
        </w:r>
      </w:ins>
      <w:ins w:id="4089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7"/>
    <w:bookmarkStart w:id="272" w:name="exm-kfold-simulated"/>
    <w:p>
      <w:pPr>
        <w:pStyle w:val="BodyText"/>
      </w:pPr>
      <w:del w:id="4090" w:author="PR Preview" w:date="2026-01-01T00:00:00Z">
        <w:r>
          <w:rPr>
            <w:b/>
            <w:bCs/>
          </w:rPr>
          <w:delText xml:space="preserve">Example 30 (Cross-validation versus the generalization error)</w:delText>
        </w:r>
      </w:del>
      <w:del w:id="4091" w:author="PR Preview" w:date="2026-01-01T00:00:00Z">
        <w:r>
          <w:delText xml:space="preserve"> </w:delText>
        </w:r>
      </w:del>
      <w:del w:id="4092" w:author="PR Preview" w:date="2026-01-01T00:00:00Z">
        <w:r>
          <w:delText xml:space="preserve">This example applies</w:delText>
        </w:r>
      </w:del>
      <w:del w:id="409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09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095" w:author="PR Preview" w:date="2026-01-01T00:00:00Z">
        <w:r>
          <w:delText xml:space="preserve"> </w:delText>
        </w:r>
      </w:del>
      <w:del w:id="4096" w:author="PR Preview" w:date="2026-01-01T00:00:00Z">
        <w:r>
          <w:delText xml:space="preserve">with</w:delText>
        </w:r>
      </w:del>
      <w:del w:id="409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4098" w:author="PR Preview" w:date="2026-01-01T00:00:00Z">
        <w:r>
          <w:delText xml:space="preserve"> </w:delText>
        </w:r>
      </w:del>
      <w:del w:id="4099" w:author="PR Preview" w:date="2026-01-01T00:00:00Z">
        <w:r>
          <w:delText xml:space="preserve">to the simulated training set of</w:delText>
        </w:r>
      </w:del>
      <w:del w:id="4100" w:author="PR Preview" w:date="2026-01-01T00:00:00Z">
        <w:r>
          <w:delText xml:space="preserve"> </w:delText>
        </w:r>
      </w:del>
      <w:hyperlink w:anchor="exm-train-test-error-simulated">
        <w:del w:id="4101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4102" w:author="PR Preview" w:date="2026-01-01T00:00:00Z">
        <w:r>
          <w:delText xml:space="preserve">,</w:delText>
        </w:r>
      </w:del>
      <w:del w:id="4103" w:author="PR Preview" w:date="2026-01-01T00:00:00Z">
        <w:r>
          <w:delText xml:space="preserve"> </w:delText>
        </w:r>
      </w:del>
      <w:del w:id="4104" w:author="PR Preview" w:date="2026-01-01T00:00:00Z">
        <w:r>
          <w:delText xml:space="preserve">using only those 30 observations.</w:delText>
        </w:r>
      </w:del>
      <w:del w:id="4105" w:author="PR Preview" w:date="2026-01-01T00:00:00Z">
        <w:r>
          <w:delText xml:space="preserve"> </w:delText>
        </w:r>
      </w:del>
      <w:del w:id="4106" w:author="PR Preview" w:date="2026-01-01T00:00:00Z">
        <w:r>
          <w:delText xml:space="preserve">The function</w:delText>
        </w:r>
      </w:del>
      <w:del w:id="4107" w:author="PR Preview" w:date="2026-01-01T00:00:00Z">
        <w:r>
          <w:delText xml:space="preserve"> </w:delText>
        </w:r>
      </w:del>
      <w:del w:id="4108" w:author="PR Preview" w:date="2026-01-01T00:00:00Z">
        <w:r>
          <w:rPr>
            <w:rStyle w:val="VerbatimChar"/>
          </w:rPr>
          <w:delText xml:space="preserve">assign_folds()</w:delText>
        </w:r>
      </w:del>
      <w:del w:id="4109" w:author="PR Preview" w:date="2026-01-01T00:00:00Z">
        <w:r>
          <w:delText xml:space="preserve"> </w:delText>
        </w:r>
      </w:del>
      <w:del w:id="4110" w:author="PR Preview" w:date="2026-01-01T00:00:00Z">
        <w:r>
          <w:delText xml:space="preserve">assigns each observation to a fold at random,</w:delText>
        </w:r>
      </w:del>
      <w:del w:id="4111" w:author="PR Preview" w:date="2026-01-01T00:00:00Z">
        <w:r>
          <w:delText xml:space="preserve"> </w:delText>
        </w:r>
      </w:del>
      <w:del w:id="4112" w:author="PR Preview" w:date="2026-01-01T00:00:00Z">
        <w:r>
          <w:rPr>
            <w:rStyle w:val="VerbatimChar"/>
          </w:rPr>
          <w:delText xml:space="preserve">cv_squared_errors()</w:delText>
        </w:r>
      </w:del>
      <w:del w:id="4113" w:author="PR Preview" w:date="2026-01-01T00:00:00Z">
        <w:r>
          <w:delText xml:space="preserve"> </w:delText>
        </w:r>
      </w:del>
      <w:del w:id="4114" w:author="PR Preview" w:date="2026-01-01T00:00:00Z">
        <w:r>
          <w:delText xml:space="preserve">fits the model once per fold without that fold</w:delText>
        </w:r>
      </w:del>
      <w:del w:id="4115" w:author="PR Preview" w:date="2026-01-01T00:00:00Z">
        <w:r>
          <w:delText xml:space="preserve"> </w:delText>
        </w:r>
      </w:del>
      <w:del w:id="4116" w:author="PR Preview" w:date="2026-01-01T00:00:00Z">
        <w:r>
          <w:delText xml:space="preserve">and returns each observation’s squared prediction error,</w:delText>
        </w:r>
      </w:del>
      <w:del w:id="4117" w:author="PR Preview" w:date="2026-01-01T00:00:00Z">
        <w:r>
          <w:delText xml:space="preserve"> </w:delText>
        </w:r>
      </w:del>
      <w:del w:id="4118" w:author="PR Preview" w:date="2026-01-01T00:00:00Z">
        <w:r>
          <w:delText xml:space="preserve">and</w:delText>
        </w:r>
      </w:del>
      <w:del w:id="4119" w:author="PR Preview" w:date="2026-01-01T00:00:00Z">
        <w:r>
          <w:delText xml:space="preserve"> </w:delText>
        </w:r>
      </w:del>
      <w:del w:id="4120" w:author="PR Preview" w:date="2026-01-01T00:00:00Z">
        <w:r>
          <w:rPr>
            <w:rStyle w:val="VerbatimChar"/>
          </w:rPr>
          <w:delText xml:space="preserve">cv_mse()</w:delText>
        </w:r>
      </w:del>
      <w:del w:id="4121" w:author="PR Preview" w:date="2026-01-01T00:00:00Z">
        <w:r>
          <w:delText xml:space="preserve"> </w:delText>
        </w:r>
      </w:del>
      <w:del w:id="4122" w:author="PR Preview" w:date="2026-01-01T00:00:00Z">
        <w:r>
          <w:delText xml:space="preserve">averages them, which is</w:delText>
        </w:r>
      </w:del>
      <w:del w:id="4123" w:author="PR Preview" w:date="2026-01-01T00:00:00Z">
        <w:r>
          <w:delText xml:space="preserve"> </w:delText>
        </w:r>
      </w:del>
      <w:hyperlink w:anchor="eq-cv-estimate">
        <w:del w:id="4124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125" w:author="PR Preview" w:date="2026-01-01T00:00:00Z">
        <w:r>
          <w:delText xml:space="preserve">.</w:delText>
        </w:r>
      </w:del>
    </w:p>
    <w:p>
      <w:pPr>
        <w:pStyle w:val="BodyText"/>
      </w:pPr>
      <w:ins w:id="4126" w:author="PR Preview" w:date="2026-01-01T00:00:00Z">
        <w:r>
          <w:rPr>
            <w:b/>
            <w:bCs/>
          </w:rPr>
          <w:t xml:space="preserve">Example 31 (Cross-validation versus the generalization error)</w:t>
        </w:r>
      </w:ins>
      <w:ins w:id="4127" w:author="PR Preview" w:date="2026-01-01T00:00:00Z">
        <w:r>
          <w:t xml:space="preserve"> </w:t>
        </w:r>
      </w:ins>
      <w:ins w:id="4128" w:author="PR Preview" w:date="2026-01-01T00:00:00Z">
        <w:r>
          <w:t xml:space="preserve">This example applies</w:t>
        </w:r>
      </w:ins>
      <w:ins w:id="4129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130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131" w:author="PR Preview" w:date="2026-01-01T00:00:00Z">
        <w:r>
          <w:t xml:space="preserve"> </w:t>
        </w:r>
      </w:ins>
      <w:ins w:id="4132" w:author="PR Preview" w:date="2026-01-01T00:00:00Z">
        <w:r>
          <w:t xml:space="preserve">with</w:t>
        </w:r>
      </w:ins>
      <w:ins w:id="413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4134" w:author="PR Preview" w:date="2026-01-01T00:00:00Z">
        <w:r>
          <w:t xml:space="preserve"> </w:t>
        </w:r>
      </w:ins>
      <w:ins w:id="4135" w:author="PR Preview" w:date="2026-01-01T00:00:00Z">
        <w:r>
          <w:t xml:space="preserve">to the simulated training set of</w:t>
        </w:r>
      </w:ins>
      <w:ins w:id="4136" w:author="PR Preview" w:date="2026-01-01T00:00:00Z">
        <w:r>
          <w:t xml:space="preserve"> </w:t>
        </w:r>
      </w:ins>
      <w:hyperlink w:anchor="exm-train-test-error-simulated">
        <w:ins w:id="4137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4138" w:author="PR Preview" w:date="2026-01-01T00:00:00Z">
        <w:r>
          <w:t xml:space="preserve">,</w:t>
        </w:r>
      </w:ins>
      <w:ins w:id="4139" w:author="PR Preview" w:date="2026-01-01T00:00:00Z">
        <w:r>
          <w:t xml:space="preserve"> </w:t>
        </w:r>
      </w:ins>
      <w:ins w:id="4140" w:author="PR Preview" w:date="2026-01-01T00:00:00Z">
        <w:r>
          <w:t xml:space="preserve">using only those 30 observations.</w:t>
        </w:r>
      </w:ins>
      <w:ins w:id="4141" w:author="PR Preview" w:date="2026-01-01T00:00:00Z">
        <w:r>
          <w:t xml:space="preserve"> </w:t>
        </w:r>
      </w:ins>
      <w:ins w:id="4142" w:author="PR Preview" w:date="2026-01-01T00:00:00Z">
        <w:r>
          <w:t xml:space="preserve">The function</w:t>
        </w:r>
      </w:ins>
      <w:ins w:id="4143" w:author="PR Preview" w:date="2026-01-01T00:00:00Z">
        <w:r>
          <w:t xml:space="preserve"> </w:t>
        </w:r>
      </w:ins>
      <w:ins w:id="4144" w:author="PR Preview" w:date="2026-01-01T00:00:00Z">
        <w:r>
          <w:rPr>
            <w:rStyle w:val="VerbatimChar"/>
          </w:rPr>
          <w:t xml:space="preserve">assign_folds()</w:t>
        </w:r>
      </w:ins>
      <w:ins w:id="4145" w:author="PR Preview" w:date="2026-01-01T00:00:00Z">
        <w:r>
          <w:t xml:space="preserve"> </w:t>
        </w:r>
      </w:ins>
      <w:ins w:id="4146" w:author="PR Preview" w:date="2026-01-01T00:00:00Z">
        <w:r>
          <w:t xml:space="preserve">assigns each observation to a fold at random,</w:t>
        </w:r>
      </w:ins>
      <w:ins w:id="4147" w:author="PR Preview" w:date="2026-01-01T00:00:00Z">
        <w:r>
          <w:t xml:space="preserve"> </w:t>
        </w:r>
      </w:ins>
      <w:ins w:id="4148" w:author="PR Preview" w:date="2026-01-01T00:00:00Z">
        <w:r>
          <w:rPr>
            <w:rStyle w:val="VerbatimChar"/>
          </w:rPr>
          <w:t xml:space="preserve">cv_squared_errors()</w:t>
        </w:r>
      </w:ins>
      <w:ins w:id="4149" w:author="PR Preview" w:date="2026-01-01T00:00:00Z">
        <w:r>
          <w:t xml:space="preserve"> </w:t>
        </w:r>
      </w:ins>
      <w:ins w:id="4150" w:author="PR Preview" w:date="2026-01-01T00:00:00Z">
        <w:r>
          <w:t xml:space="preserve">fits the model once per fold without that fold</w:t>
        </w:r>
      </w:ins>
      <w:ins w:id="4151" w:author="PR Preview" w:date="2026-01-01T00:00:00Z">
        <w:r>
          <w:t xml:space="preserve"> </w:t>
        </w:r>
      </w:ins>
      <w:ins w:id="4152" w:author="PR Preview" w:date="2026-01-01T00:00:00Z">
        <w:r>
          <w:t xml:space="preserve">and returns each observation’s squared prediction error,</w:t>
        </w:r>
      </w:ins>
      <w:ins w:id="4153" w:author="PR Preview" w:date="2026-01-01T00:00:00Z">
        <w:r>
          <w:t xml:space="preserve"> </w:t>
        </w:r>
      </w:ins>
      <w:ins w:id="4154" w:author="PR Preview" w:date="2026-01-01T00:00:00Z">
        <w:r>
          <w:t xml:space="preserve">and</w:t>
        </w:r>
      </w:ins>
      <w:ins w:id="4155" w:author="PR Preview" w:date="2026-01-01T00:00:00Z">
        <w:r>
          <w:t xml:space="preserve"> </w:t>
        </w:r>
      </w:ins>
      <w:ins w:id="4156" w:author="PR Preview" w:date="2026-01-01T00:00:00Z">
        <w:r>
          <w:rPr>
            <w:rStyle w:val="VerbatimChar"/>
          </w:rPr>
          <w:t xml:space="preserve">cv_mse()</w:t>
        </w:r>
      </w:ins>
      <w:ins w:id="4157" w:author="PR Preview" w:date="2026-01-01T00:00:00Z">
        <w:r>
          <w:t xml:space="preserve"> </w:t>
        </w:r>
      </w:ins>
      <w:ins w:id="4158" w:author="PR Preview" w:date="2026-01-01T00:00:00Z">
        <w:r>
          <w:t xml:space="preserve">averages them, which is</w:t>
        </w:r>
      </w:ins>
      <w:ins w:id="4159" w:author="PR Preview" w:date="2026-01-01T00:00:00Z">
        <w:r>
          <w:t xml:space="preserve"> </w:t>
        </w:r>
      </w:ins>
      <w:hyperlink w:anchor="eq-cv-estimate">
        <w:ins w:id="4160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416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4162" w:author="PR Preview" w:date="2026-01-01T00:00:00Z">
        <w:r>
          <w:delText xml:space="preserve">The same fold assignment is used for every degree,</w:delText>
        </w:r>
      </w:del>
      <w:del w:id="4163" w:author="PR Preview" w:date="2026-01-01T00:00:00Z">
        <w:r>
          <w:delText xml:space="preserve"> </w:delText>
        </w:r>
      </w:del>
      <w:del w:id="4164" w:author="PR Preview" w:date="2026-01-01T00:00:00Z">
        <w:r>
          <w:delText xml:space="preserve">so the degrees are compared on the same splits.</w:delText>
        </w:r>
      </w:del>
      <w:del w:id="4165" w:author="PR Preview" w:date="2026-01-01T00:00:00Z">
        <w:r>
          <w:delText xml:space="preserve"> </w:delText>
        </w:r>
      </w:del>
      <w:del w:id="4166" w:author="PR Preview" w:date="2026-01-01T00:00:00Z">
        <w:r>
          <w:delText xml:space="preserve">The table and figure report the square root of each cross-validation estimate,</w:delText>
        </w:r>
      </w:del>
      <w:del w:id="4167" w:author="PR Preview" w:date="2026-01-01T00:00:00Z">
        <w:r>
          <w:delText xml:space="preserve"> </w:delText>
        </w:r>
      </w:del>
      <w:del w:id="4168" w:author="PR Preview" w:date="2026-01-01T00:00:00Z">
        <w:r>
          <w:delText xml:space="preserve">so that it is in the same unit as the training sRMSE and generalization pRMSE of</w:delText>
        </w:r>
      </w:del>
      <w:del w:id="4169" w:author="PR Preview" w:date="2026-01-01T00:00:00Z">
        <w:r>
          <w:delText xml:space="preserve"> </w:delText>
        </w:r>
      </w:del>
      <w:hyperlink w:anchor="exm-train-test-error-simulated">
        <w:del w:id="4170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4171" w:author="PR Preview" w:date="2026-01-01T00:00:00Z">
        <w:r>
          <w:delText xml:space="preserve">.</w:delText>
        </w:r>
      </w:del>
    </w:p>
    <w:p>
      <w:pPr>
        <w:pStyle w:val="FirstParagraph"/>
      </w:pPr>
      <w:ins w:id="4172" w:author="PR Preview" w:date="2026-01-01T00:00:00Z">
        <w:r>
          <w:t xml:space="preserve">The same fold assignment is used for every degree,</w:t>
        </w:r>
      </w:ins>
      <w:ins w:id="4173" w:author="PR Preview" w:date="2026-01-01T00:00:00Z">
        <w:r>
          <w:t xml:space="preserve"> </w:t>
        </w:r>
      </w:ins>
      <w:ins w:id="4174" w:author="PR Preview" w:date="2026-01-01T00:00:00Z">
        <w:r>
          <w:t xml:space="preserve">so the degrees are compared on the same splits.</w:t>
        </w:r>
      </w:ins>
      <w:ins w:id="4175" w:author="PR Preview" w:date="2026-01-01T00:00:00Z">
        <w:r>
          <w:t xml:space="preserve"> </w:t>
        </w:r>
      </w:ins>
      <w:ins w:id="4176" w:author="PR Preview" w:date="2026-01-01T00:00:00Z">
        <w:r>
          <w:t xml:space="preserve">The table and figure report the square root of each cross-validation estimate,</w:t>
        </w:r>
      </w:ins>
      <w:ins w:id="4177" w:author="PR Preview" w:date="2026-01-01T00:00:00Z">
        <w:r>
          <w:t xml:space="preserve"> </w:t>
        </w:r>
      </w:ins>
      <w:ins w:id="4178" w:author="PR Preview" w:date="2026-01-01T00:00:00Z">
        <w:r>
          <w:t xml:space="preserve">so that it is in the same unit as the training sRMSE and generalization pRMSE of</w:t>
        </w:r>
      </w:ins>
      <w:ins w:id="4179" w:author="PR Preview" w:date="2026-01-01T00:00:00Z">
        <w:r>
          <w:t xml:space="preserve"> </w:t>
        </w:r>
      </w:ins>
      <w:hyperlink w:anchor="exm-train-test-error-simulated">
        <w:ins w:id="4180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418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7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72"/>
    <w:bookmarkStart w:id="275" w:name="exm-kfold-mtcars"/>
    <w:p>
      <w:pPr>
        <w:pStyle w:val="BodyText"/>
      </w:pPr>
      <w:del w:id="4182" w:author="PR Preview" w:date="2026-01-01T00:00:00Z">
        <w:r>
          <w:rPr>
            <w:b/>
            <w:bCs/>
          </w:rPr>
          <w:delText xml:space="preserve">Example 31 (Four-fold cross-validation of the</w:delText>
        </w:r>
      </w:del>
      <w:del w:id="4183" w:author="PR Preview" w:date="2026-01-01T00:00:00Z">
        <w:r>
          <w:rPr>
            <w:b/>
            <w:bCs/>
          </w:rPr>
          <w:delText xml:space="preserve"> </w:delText>
        </w:r>
      </w:del>
      <w:del w:id="4184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4185" w:author="PR Preview" w:date="2026-01-01T00:00:00Z">
        <w:r>
          <w:rPr>
            <w:b/>
            <w:bCs/>
          </w:rPr>
          <w:delText xml:space="preserve"> </w:delText>
        </w:r>
      </w:del>
      <w:del w:id="4186" w:author="PR Preview" w:date="2026-01-01T00:00:00Z">
        <w:r>
          <w:rPr>
            <w:b/>
            <w:bCs/>
          </w:rPr>
          <w:delText xml:space="preserve">polynomials)</w:delText>
        </w:r>
      </w:del>
      <w:del w:id="4187" w:author="PR Preview" w:date="2026-01-01T00:00:00Z">
        <w:r>
          <w:delText xml:space="preserve"> </w:delText>
        </w:r>
      </w:del>
      <w:del w:id="4188" w:author="PR Preview" w:date="2026-01-01T00:00:00Z">
        <w:r>
          <w:delText xml:space="preserve">This example applies the</w:delText>
        </w:r>
      </w:del>
      <w:del w:id="418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190" w:author="PR Preview" w:date="2026-01-01T00:00:00Z">
        <w:r>
          <w:delText xml:space="preserve"> </w:delText>
        </w:r>
      </w:del>
      <w:del w:id="4191" w:author="PR Preview" w:date="2026-01-01T00:00:00Z">
        <w:r>
          <w:delText xml:space="preserve">folds of</w:delText>
        </w:r>
      </w:del>
      <w:del w:id="4192" w:author="PR Preview" w:date="2026-01-01T00:00:00Z">
        <w:r>
          <w:delText xml:space="preserve"> </w:delText>
        </w:r>
      </w:del>
      <w:hyperlink w:anchor="exr-kfold">
        <w:del w:id="419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4194" w:author="PR Preview" w:date="2026-01-01T00:00:00Z">
        <w:r>
          <w:delText xml:space="preserve"> </w:delText>
        </w:r>
      </w:del>
      <w:del w:id="4195" w:author="PR Preview" w:date="2026-01-01T00:00:00Z">
        <w:r>
          <w:delText xml:space="preserve">to the four polynomial models of</w:delText>
        </w:r>
      </w:del>
      <w:del w:id="4196" w:author="PR Preview" w:date="2026-01-01T00:00:00Z">
        <w:r>
          <w:delText xml:space="preserve"> </w:delText>
        </w:r>
      </w:del>
      <w:hyperlink w:anchor="exr-overfitting">
        <w:del w:id="419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198" w:author="PR Preview" w:date="2026-01-01T00:00:00Z">
        <w:r>
          <w:delText xml:space="preserve">,</w:delText>
        </w:r>
      </w:del>
      <w:del w:id="4199" w:author="PR Preview" w:date="2026-01-01T00:00:00Z">
        <w:r>
          <w:delText xml:space="preserve"> </w:delText>
        </w:r>
      </w:del>
      <w:del w:id="4200" w:author="PR Preview" w:date="2026-01-01T00:00:00Z">
        <w:r>
          <w:delText xml:space="preserve">now using all</w:delText>
        </w:r>
      </w:del>
      <w:del w:id="420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4202" w:author="PR Preview" w:date="2026-01-01T00:00:00Z">
        <w:r>
          <w:delText xml:space="preserve"> </w:delText>
        </w:r>
      </w:del>
      <w:del w:id="4203" w:author="PR Preview" w:date="2026-01-01T00:00:00Z">
        <w:r>
          <w:delText xml:space="preserve">cars</w:delText>
        </w:r>
      </w:del>
      <w:del w:id="4204" w:author="PR Preview" w:date="2026-01-01T00:00:00Z">
        <w:r>
          <w:delText xml:space="preserve"> </w:delText>
        </w:r>
      </w:del>
      <w:del w:id="4205" w:author="PR Preview" w:date="2026-01-01T00:00:00Z">
        <w:r>
          <w:delText xml:space="preserve">and the</w:delText>
        </w:r>
      </w:del>
      <w:del w:id="4206" w:author="PR Preview" w:date="2026-01-01T00:00:00Z">
        <w:r>
          <w:delText xml:space="preserve"> </w:delText>
        </w:r>
      </w:del>
      <w:del w:id="4207" w:author="PR Preview" w:date="2026-01-01T00:00:00Z">
        <w:r>
          <w:rPr>
            <w:rStyle w:val="VerbatimChar"/>
          </w:rPr>
          <w:delText xml:space="preserve">cv_mse()</w:delText>
        </w:r>
      </w:del>
      <w:del w:id="4208" w:author="PR Preview" w:date="2026-01-01T00:00:00Z">
        <w:r>
          <w:delText xml:space="preserve"> </w:delText>
        </w:r>
      </w:del>
      <w:del w:id="4209" w:author="PR Preview" w:date="2026-01-01T00:00:00Z">
        <w:r>
          <w:delText xml:space="preserve">function of</w:delText>
        </w:r>
      </w:del>
      <w:del w:id="4210" w:author="PR Preview" w:date="2026-01-01T00:00:00Z">
        <w:r>
          <w:delText xml:space="preserve"> </w:delText>
        </w:r>
      </w:del>
      <w:hyperlink w:anchor="exm-kfold-simulated">
        <w:del w:id="4211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4212" w:author="PR Preview" w:date="2026-01-01T00:00:00Z">
        <w:r>
          <w:delText xml:space="preserve">.</w:delText>
        </w:r>
      </w:del>
      <w:del w:id="4213" w:author="PR Preview" w:date="2026-01-01T00:00:00Z">
        <w:r>
          <w:delText xml:space="preserve"> </w:delText>
        </w:r>
      </w:del>
      <w:del w:id="4214" w:author="PR Preview" w:date="2026-01-01T00:00:00Z">
        <w:r>
          <w:delText xml:space="preserve">The fold assignment is random,</w:delText>
        </w:r>
      </w:del>
      <w:del w:id="4215" w:author="PR Preview" w:date="2026-01-01T00:00:00Z">
        <w:r>
          <w:delText xml:space="preserve"> </w:delText>
        </w:r>
      </w:del>
      <w:del w:id="4216" w:author="PR Preview" w:date="2026-01-01T00:00:00Z">
        <w:r>
          <w:delText xml:space="preserve">so the estimate is too;</w:delText>
        </w:r>
      </w:del>
      <w:del w:id="4217" w:author="PR Preview" w:date="2026-01-01T00:00:00Z">
        <w:r>
          <w:delText xml:space="preserve"> </w:delText>
        </w:r>
      </w:del>
      <w:del w:id="4218" w:author="PR Preview" w:date="2026-01-01T00:00:00Z">
        <w:r>
          <w:delText xml:space="preserve">to show how much,</w:delText>
        </w:r>
      </w:del>
      <w:del w:id="4219" w:author="PR Preview" w:date="2026-01-01T00:00:00Z">
        <w:r>
          <w:delText xml:space="preserve"> </w:delText>
        </w:r>
      </w:del>
      <w:del w:id="4220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4221" w:author="PR Preview" w:date="2026-01-01T00:00:00Z">
        <w:r>
          <w:rPr>
            <w:b/>
            <w:bCs/>
          </w:rPr>
          <w:t xml:space="preserve">Example 32 (Four-fold cross-validation of the</w:t>
        </w:r>
      </w:ins>
      <w:ins w:id="4222" w:author="PR Preview" w:date="2026-01-01T00:00:00Z">
        <w:r>
          <w:rPr>
            <w:b/>
            <w:bCs/>
          </w:rPr>
          <w:t xml:space="preserve"> </w:t>
        </w:r>
      </w:ins>
      <w:ins w:id="4223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4224" w:author="PR Preview" w:date="2026-01-01T00:00:00Z">
        <w:r>
          <w:rPr>
            <w:b/>
            <w:bCs/>
          </w:rPr>
          <w:t xml:space="preserve"> </w:t>
        </w:r>
      </w:ins>
      <w:ins w:id="4225" w:author="PR Preview" w:date="2026-01-01T00:00:00Z">
        <w:r>
          <w:rPr>
            <w:b/>
            <w:bCs/>
          </w:rPr>
          <w:t xml:space="preserve">polynomials)</w:t>
        </w:r>
      </w:ins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This example applies the</w:t>
        </w:r>
      </w:ins>
      <w:ins w:id="422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229" w:author="PR Preview" w:date="2026-01-01T00:00:00Z">
        <w:r>
          <w:t xml:space="preserve"> </w:t>
        </w:r>
      </w:ins>
      <w:ins w:id="4230" w:author="PR Preview" w:date="2026-01-01T00:00:00Z">
        <w:r>
          <w:t xml:space="preserve">folds of</w:t>
        </w:r>
      </w:ins>
      <w:ins w:id="4231" w:author="PR Preview" w:date="2026-01-01T00:00:00Z">
        <w:r>
          <w:t xml:space="preserve"> </w:t>
        </w:r>
      </w:ins>
      <w:hyperlink w:anchor="exr-kfold">
        <w:ins w:id="4232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4233" w:author="PR Preview" w:date="2026-01-01T00:00:00Z">
        <w:r>
          <w:t xml:space="preserve"> </w:t>
        </w:r>
      </w:ins>
      <w:ins w:id="4234" w:author="PR Preview" w:date="2026-01-01T00:00:00Z">
        <w:r>
          <w:t xml:space="preserve">to the four polynomial models of</w:t>
        </w:r>
      </w:ins>
      <w:ins w:id="4235" w:author="PR Preview" w:date="2026-01-01T00:00:00Z">
        <w:r>
          <w:t xml:space="preserve"> </w:t>
        </w:r>
      </w:ins>
      <w:hyperlink w:anchor="exr-overfitting">
        <w:ins w:id="423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237" w:author="PR Preview" w:date="2026-01-01T00:00:00Z">
        <w:r>
          <w:t xml:space="preserve">,</w:t>
        </w:r>
      </w:ins>
      <w:ins w:id="4238" w:author="PR Preview" w:date="2026-01-01T00:00:00Z">
        <w:r>
          <w:t xml:space="preserve"> </w:t>
        </w:r>
      </w:ins>
      <w:ins w:id="4239" w:author="PR Preview" w:date="2026-01-01T00:00:00Z">
        <w:r>
          <w:t xml:space="preserve">now using all</w:t>
        </w:r>
      </w:ins>
      <w:ins w:id="42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cars</w:t>
        </w:r>
      </w:ins>
      <w:ins w:id="4243" w:author="PR Preview" w:date="2026-01-01T00:00:00Z">
        <w:r>
          <w:t xml:space="preserve"> </w:t>
        </w:r>
      </w:ins>
      <w:ins w:id="4244" w:author="PR Preview" w:date="2026-01-01T00:00:00Z">
        <w:r>
          <w:t xml:space="preserve">and the</w:t>
        </w:r>
      </w:ins>
      <w:ins w:id="4245" w:author="PR Preview" w:date="2026-01-01T00:00:00Z">
        <w:r>
          <w:t xml:space="preserve"> </w:t>
        </w:r>
      </w:ins>
      <w:ins w:id="4246" w:author="PR Preview" w:date="2026-01-01T00:00:00Z">
        <w:r>
          <w:rPr>
            <w:rStyle w:val="VerbatimChar"/>
          </w:rPr>
          <w:t xml:space="preserve">cv_mse()</w:t>
        </w:r>
      </w:ins>
      <w:ins w:id="4247" w:author="PR Preview" w:date="2026-01-01T00:00:00Z">
        <w:r>
          <w:t xml:space="preserve"> </w:t>
        </w:r>
      </w:ins>
      <w:ins w:id="4248" w:author="PR Preview" w:date="2026-01-01T00:00:00Z">
        <w:r>
          <w:t xml:space="preserve">function of</w:t>
        </w:r>
      </w:ins>
      <w:ins w:id="4249" w:author="PR Preview" w:date="2026-01-01T00:00:00Z">
        <w:r>
          <w:t xml:space="preserve"> </w:t>
        </w:r>
      </w:ins>
      <w:hyperlink w:anchor="exm-kfold-simulated">
        <w:ins w:id="4250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4251" w:author="PR Preview" w:date="2026-01-01T00:00:00Z">
        <w:r>
          <w:t xml:space="preserve">.</w:t>
        </w:r>
      </w:ins>
      <w:ins w:id="4252" w:author="PR Preview" w:date="2026-01-01T00:00:00Z">
        <w:r>
          <w:t xml:space="preserve"> </w:t>
        </w:r>
      </w:ins>
      <w:ins w:id="4253" w:author="PR Preview" w:date="2026-01-01T00:00:00Z">
        <w:r>
          <w:t xml:space="preserve">The fold assignment is random,</w:t>
        </w:r>
      </w:ins>
      <w:ins w:id="4254" w:author="PR Preview" w:date="2026-01-01T00:00:00Z">
        <w:r>
          <w:t xml:space="preserve"> </w:t>
        </w:r>
      </w:ins>
      <w:ins w:id="4255" w:author="PR Preview" w:date="2026-01-01T00:00:00Z">
        <w:r>
          <w:t xml:space="preserve">so the estimate is too;</w:t>
        </w:r>
      </w:ins>
      <w:ins w:id="4256" w:author="PR Preview" w:date="2026-01-01T00:00:00Z">
        <w:r>
          <w:t xml:space="preserve"> </w:t>
        </w:r>
      </w:ins>
      <w:ins w:id="4257" w:author="PR Preview" w:date="2026-01-01T00:00:00Z">
        <w:r>
          <w:t xml:space="preserve">to show how much,</w:t>
        </w:r>
      </w:ins>
      <w:ins w:id="4258" w:author="PR Preview" w:date="2026-01-01T00:00:00Z">
        <w:r>
          <w:t xml:space="preserve"> </w:t>
        </w:r>
      </w:ins>
      <w:ins w:id="4259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7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7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4260" w:author="PR Preview" w:date="2026-01-01T00:00:00Z">
        <w:r>
          <w:delText xml:space="preserve">Each row of</w:delText>
        </w:r>
      </w:del>
      <w:del w:id="4261" w:author="PR Preview" w:date="2026-01-01T00:00:00Z">
        <w:r>
          <w:delText xml:space="preserve"> </w:delText>
        </w:r>
      </w:del>
      <w:hyperlink w:anchor="tbl-cv-mtcars-repeats">
        <w:del w:id="4262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4263" w:author="PR Preview" w:date="2026-01-01T00:00:00Z">
        <w:r>
          <w:delText xml:space="preserve"> </w:delText>
        </w:r>
      </w:del>
      <w:del w:id="4264" w:author="PR Preview" w:date="2026-01-01T00:00:00Z">
        <w:r>
          <w:delText xml:space="preserve">holds, for each degree,</w:delText>
        </w:r>
      </w:del>
      <w:del w:id="4265" w:author="PR Preview" w:date="2026-01-01T00:00:00Z">
        <w:r>
          <w:delText xml:space="preserve"> </w:delText>
        </w:r>
      </w:del>
      <w:del w:id="4266" w:author="PR Preview" w:date="2026-01-01T00:00:00Z">
        <w:r>
          <w:delText xml:space="preserve">the square root of</w:delText>
        </w:r>
      </w:del>
      <w:del w:id="42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4268" w:author="PR Preview" w:date="2026-01-01T00:00:00Z">
        <w:r>
          <w:delText xml:space="preserve"> </w:delText>
        </w:r>
      </w:del>
      <w:del w:id="4269" w:author="PR Preview" w:date="2026-01-01T00:00:00Z">
        <w:r>
          <w:delText xml:space="preserve">(</w:delText>
        </w:r>
      </w:del>
      <w:hyperlink w:anchor="eq-cv-estimate">
        <w:del w:id="427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271" w:author="PR Preview" w:date="2026-01-01T00:00:00Z">
        <w:r>
          <w:delText xml:space="preserve">) for one fold assignment.</w:delText>
        </w:r>
      </w:del>
      <w:del w:id="4272" w:author="PR Preview" w:date="2026-01-01T00:00:00Z">
        <w:r>
          <w:delText xml:space="preserve"> </w:delText>
        </w:r>
      </w:del>
      <w:del w:id="4273" w:author="PR Preview" w:date="2026-01-01T00:00:00Z">
        <w:r>
          <w:delText xml:space="preserve">Across fold assignments,</w:delText>
        </w:r>
      </w:del>
      <w:del w:id="4274" w:author="PR Preview" w:date="2026-01-01T00:00:00Z">
        <w:r>
          <w:delText xml:space="preserve"> </w:delText>
        </w:r>
      </w:del>
      <w:del w:id="4275" w:author="PR Preview" w:date="2026-01-01T00:00:00Z">
        <w:r>
          <w:delText xml:space="preserve">the estimate for one degree varied by as much as</w:delText>
        </w:r>
      </w:del>
      <w:del w:id="4276" w:author="PR Preview" w:date="2026-01-01T00:00:00Z">
        <w:r>
          <w:delText xml:space="preserve"> </w:delText>
        </w:r>
      </w:del>
      <w:del w:id="4277" w:author="PR Preview" w:date="2026-01-01T00:00:00Z">
        <w:r>
          <w:delText xml:space="preserve">0.32 mpg,</w:delText>
        </w:r>
      </w:del>
      <w:del w:id="4278" w:author="PR Preview" w:date="2026-01-01T00:00:00Z">
        <w:r>
          <w:delText xml:space="preserve"> </w:delText>
        </w:r>
      </w:del>
      <w:del w:id="4279" w:author="PR Preview" w:date="2026-01-01T00:00:00Z">
        <w:r>
          <w:delText xml:space="preserve">but every assignment chose degree 2: the estimates moved, and the winner did not.</w:delText>
        </w:r>
      </w:del>
      <w:del w:id="4280" w:author="PR Preview" w:date="2026-01-01T00:00:00Z">
        <w:r>
          <w:delText xml:space="preserve"> </w:delText>
        </w:r>
      </w:del>
      <w:del w:id="4281" w:author="PR Preview" w:date="2026-01-01T00:00:00Z">
        <w:r>
          <w:delText xml:space="preserve">A single run of</w:delText>
        </w:r>
      </w:del>
      <w:del w:id="4282" w:author="PR Preview" w:date="2026-01-01T00:00:00Z">
        <w:r>
          <w:delText xml:space="preserve"> </w:delText>
        </w:r>
      </w:del>
      <m:oMath>
        <m:r>
          <m:t>k</m:t>
        </m:r>
      </m:oMath>
      <w:del w:id="4283" w:author="PR Preview" w:date="2026-01-01T00:00:00Z">
        <w:r>
          <w:delText xml:space="preserve">-fold cross-validation</w:delText>
        </w:r>
      </w:del>
      <w:del w:id="4284" w:author="PR Preview" w:date="2026-01-01T00:00:00Z">
        <w:r>
          <w:delText xml:space="preserve"> </w:delText>
        </w:r>
      </w:del>
      <w:del w:id="4285" w:author="PR Preview" w:date="2026-01-01T00:00:00Z">
        <w:r>
          <w:delText xml:space="preserve">reports one of these rows,</w:delText>
        </w:r>
      </w:del>
      <w:del w:id="4286" w:author="PR Preview" w:date="2026-01-01T00:00:00Z">
        <w:r>
          <w:delText xml:space="preserve"> </w:delText>
        </w:r>
      </w:del>
      <w:del w:id="4287" w:author="PR Preview" w:date="2026-01-01T00:00:00Z">
        <w:r>
          <w:delText xml:space="preserve">so a small difference between two models’ estimates</w:delText>
        </w:r>
      </w:del>
      <w:del w:id="4288" w:author="PR Preview" w:date="2026-01-01T00:00:00Z">
        <w:r>
          <w:delText xml:space="preserve"> </w:delText>
        </w:r>
      </w:del>
      <w:del w:id="4289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4290" w:author="PR Preview" w:date="2026-01-01T00:00:00Z">
        <w:r>
          <w:t xml:space="preserve">Each row of</w:t>
        </w:r>
      </w:ins>
      <w:ins w:id="4291" w:author="PR Preview" w:date="2026-01-01T00:00:00Z">
        <w:r>
          <w:t xml:space="preserve"> </w:t>
        </w:r>
      </w:ins>
      <w:hyperlink w:anchor="tbl-cv-mtcars-repeats">
        <w:ins w:id="4292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4293" w:author="PR Preview" w:date="2026-01-01T00:00:00Z">
        <w:r>
          <w:t xml:space="preserve"> </w:t>
        </w:r>
      </w:ins>
      <w:ins w:id="4294" w:author="PR Preview" w:date="2026-01-01T00:00:00Z">
        <w:r>
          <w:t xml:space="preserve">holds, for each degree,</w:t>
        </w:r>
      </w:ins>
      <w:ins w:id="4295" w:author="PR Preview" w:date="2026-01-01T00:00:00Z">
        <w:r>
          <w:t xml:space="preserve"> </w:t>
        </w:r>
      </w:ins>
      <w:ins w:id="4296" w:author="PR Preview" w:date="2026-01-01T00:00:00Z">
        <w:r>
          <w:t xml:space="preserve">the square root of</w:t>
        </w:r>
      </w:ins>
      <w:ins w:id="429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4298" w:author="PR Preview" w:date="2026-01-01T00:00:00Z">
        <w:r>
          <w:t xml:space="preserve"> </w:t>
        </w:r>
      </w:ins>
      <w:ins w:id="4299" w:author="PR Preview" w:date="2026-01-01T00:00:00Z">
        <w:r>
          <w:t xml:space="preserve">(</w:t>
        </w:r>
      </w:ins>
      <w:hyperlink w:anchor="eq-cv-estimate">
        <w:ins w:id="4300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4301" w:author="PR Preview" w:date="2026-01-01T00:00:00Z">
        <w:r>
          <w:t xml:space="preserve">) for one fold assignment.</w:t>
        </w:r>
      </w:ins>
      <w:ins w:id="4302" w:author="PR Preview" w:date="2026-01-01T00:00:00Z">
        <w:r>
          <w:t xml:space="preserve"> </w:t>
        </w:r>
      </w:ins>
      <w:ins w:id="4303" w:author="PR Preview" w:date="2026-01-01T00:00:00Z">
        <w:r>
          <w:t xml:space="preserve">Across fold assignments,</w:t>
        </w:r>
      </w:ins>
      <w:ins w:id="4304" w:author="PR Preview" w:date="2026-01-01T00:00:00Z">
        <w:r>
          <w:t xml:space="preserve"> </w:t>
        </w:r>
      </w:ins>
      <w:ins w:id="4305" w:author="PR Preview" w:date="2026-01-01T00:00:00Z">
        <w:r>
          <w:t xml:space="preserve">the estimate for one degree varied by as much as</w:t>
        </w:r>
      </w:ins>
      <w:ins w:id="4306" w:author="PR Preview" w:date="2026-01-01T00:00:00Z">
        <w:r>
          <w:t xml:space="preserve"> </w:t>
        </w:r>
      </w:ins>
      <w:ins w:id="4307" w:author="PR Preview" w:date="2026-01-01T00:00:00Z">
        <w:r>
          <w:t xml:space="preserve">0.32 mpg,</w:t>
        </w:r>
      </w:ins>
      <w:ins w:id="4308" w:author="PR Preview" w:date="2026-01-01T00:00:00Z">
        <w:r>
          <w:t xml:space="preserve"> </w:t>
        </w:r>
      </w:ins>
      <w:ins w:id="4309" w:author="PR Preview" w:date="2026-01-01T00:00:00Z">
        <w:r>
          <w:t xml:space="preserve">but every assignment chose degree 2: the estimates moved, and the winner did not.</w:t>
        </w:r>
      </w:ins>
      <w:ins w:id="4310" w:author="PR Preview" w:date="2026-01-01T00:00:00Z">
        <w:r>
          <w:t xml:space="preserve"> </w:t>
        </w:r>
      </w:ins>
      <w:ins w:id="4311" w:author="PR Preview" w:date="2026-01-01T00:00:00Z">
        <w:r>
          <w:t xml:space="preserve">A single run of</w:t>
        </w:r>
      </w:ins>
      <w:ins w:id="4312" w:author="PR Preview" w:date="2026-01-01T00:00:00Z">
        <w:r>
          <w:t xml:space="preserve"> </w:t>
        </w:r>
      </w:ins>
      <m:oMath>
        <m:r>
          <m:t>k</m:t>
        </m:r>
      </m:oMath>
      <w:ins w:id="4313" w:author="PR Preview" w:date="2026-01-01T00:00:00Z">
        <w:r>
          <w:t xml:space="preserve">-fold cross-validation</w:t>
        </w:r>
      </w:ins>
      <w:ins w:id="4314" w:author="PR Preview" w:date="2026-01-01T00:00:00Z">
        <w:r>
          <w:t xml:space="preserve"> </w:t>
        </w:r>
      </w:ins>
      <w:ins w:id="4315" w:author="PR Preview" w:date="2026-01-01T00:00:00Z">
        <w:r>
          <w:t xml:space="preserve">reports one of these rows,</w:t>
        </w:r>
      </w:ins>
      <w:ins w:id="4316" w:author="PR Preview" w:date="2026-01-01T00:00:00Z">
        <w:r>
          <w:t xml:space="preserve"> </w:t>
        </w:r>
      </w:ins>
      <w:ins w:id="4317" w:author="PR Preview" w:date="2026-01-01T00:00:00Z">
        <w:r>
          <w:t xml:space="preserve">so a small difference between two models’ estimates</w:t>
        </w:r>
      </w:ins>
      <w:ins w:id="4318" w:author="PR Preview" w:date="2026-01-01T00:00:00Z">
        <w:r>
          <w:t xml:space="preserve"> </w:t>
        </w:r>
      </w:ins>
      <w:ins w:id="4319" w:author="PR Preview" w:date="2026-01-01T00:00:00Z">
        <w:r>
          <w:t xml:space="preserve">may not survive a different split.</w:t>
        </w:r>
      </w:ins>
    </w:p>
    <w:bookmarkEnd w:id="275"/>
    <w:bookmarkEnd w:id="276"/>
    <w:bookmarkStart w:id="304" w:name="sec-loocv"/>
    <w:p>
      <w:pPr>
        <w:pStyle w:val="Heading2"/>
      </w:pPr>
      <w:r>
        <w:t xml:space="preserve">7 Leave-one-out cross-validation</w:t>
      </w:r>
    </w:p>
    <w:bookmarkStart w:id="277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del w:id="4320" w:author="PR Preview" w:date="2026-01-01T00:00:00Z">
        <w:r>
          <w:delText xml:space="preserve">If we run the procedure twice,</w:delText>
        </w:r>
      </w:del>
      <w:del w:id="4321" w:author="PR Preview" w:date="2026-01-01T00:00:00Z">
        <w:r>
          <w:delText xml:space="preserve"> </w:delText>
        </w:r>
      </w:del>
      <w:del w:id="4322" w:author="PR Preview" w:date="2026-01-01T00:00:00Z">
        <w:r>
          <w:delText xml:space="preserve">with two different random fold assignments,</w:delText>
        </w:r>
      </w:del>
      <w:del w:id="4323" w:author="PR Preview" w:date="2026-01-01T00:00:00Z">
        <w:r>
          <w:delText xml:space="preserve"> </w:delText>
        </w:r>
      </w:del>
      <w:del w:id="4324" w:author="PR Preview" w:date="2026-01-01T00:00:00Z">
        <w:r>
          <w:delText xml:space="preserve">can the two values of</w:delText>
        </w:r>
      </w:del>
      <w:del w:id="432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4326" w:author="PR Preview" w:date="2026-01-01T00:00:00Z">
        <w:r>
          <w:delText xml:space="preserve"> </w:delText>
        </w:r>
      </w:del>
      <w:del w:id="4327" w:author="PR Preview" w:date="2026-01-01T00:00:00Z">
        <w:r>
          <w:delText xml:space="preserve">(</w:delText>
        </w:r>
      </w:del>
      <w:hyperlink w:anchor="eq-cv-estimate">
        <w:del w:id="4328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329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21"/>
        </w:numPr>
      </w:pPr>
      <w:ins w:id="4330" w:author="PR Preview" w:date="2026-01-01T00:00:00Z">
        <w:r>
          <w:t xml:space="preserve">If we run the procedure twice,</w:t>
        </w:r>
      </w:ins>
      <w:ins w:id="4331" w:author="PR Preview" w:date="2026-01-01T00:00:00Z">
        <w:r>
          <w:t xml:space="preserve"> </w:t>
        </w:r>
      </w:ins>
      <w:ins w:id="4332" w:author="PR Preview" w:date="2026-01-01T00:00:00Z">
        <w:r>
          <w:t xml:space="preserve">with two different random fold assignments,</w:t>
        </w:r>
      </w:ins>
      <w:ins w:id="4333" w:author="PR Preview" w:date="2026-01-01T00:00:00Z">
        <w:r>
          <w:t xml:space="preserve"> </w:t>
        </w:r>
      </w:ins>
      <w:ins w:id="4334" w:author="PR Preview" w:date="2026-01-01T00:00:00Z">
        <w:r>
          <w:t xml:space="preserve">can the two values of</w:t>
        </w:r>
      </w:ins>
      <w:ins w:id="433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4336" w:author="PR Preview" w:date="2026-01-01T00:00:00Z">
        <w:r>
          <w:t xml:space="preserve"> </w:t>
        </w:r>
      </w:ins>
      <w:ins w:id="4337" w:author="PR Preview" w:date="2026-01-01T00:00:00Z">
        <w:r>
          <w:t xml:space="preserve">(</w:t>
        </w:r>
      </w:ins>
      <w:hyperlink w:anchor="eq-cv-estimate">
        <w:ins w:id="4338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4339" w:author="PR Preview" w:date="2026-01-01T00:00:00Z">
        <w:r>
          <w:t xml:space="preserve">) differ?</w:t>
        </w:r>
      </w:ins>
    </w:p>
    <w:bookmarkEnd w:id="277"/>
    <w:bookmarkStart w:id="278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del w:id="4340" w:author="PR Preview" w:date="2026-01-01T00:00:00Z">
        <w:r>
          <w:delText xml:space="preserve">No.</w:delText>
        </w:r>
      </w:del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delText xml:space="preserve">With one car per fold,</w:delText>
        </w:r>
      </w:del>
      <w:del w:id="4343" w:author="PR Preview" w:date="2026-01-01T00:00:00Z">
        <w:r>
          <w:delText xml:space="preserve"> </w:delText>
        </w:r>
      </w:del>
      <w:del w:id="4344" w:author="PR Preview" w:date="2026-01-01T00:00:00Z">
        <w:r>
          <w:delText xml:space="preserve">every assignment of cars to folds produces the same 32 fits,</w:delText>
        </w:r>
      </w:del>
      <w:del w:id="4345" w:author="PR Preview" w:date="2026-01-01T00:00:00Z">
        <w:r>
          <w:delText xml:space="preserve"> </w:delText>
        </w:r>
      </w:del>
      <w:del w:id="4346" w:author="PR Preview" w:date="2026-01-01T00:00:00Z">
        <w:r>
          <w:delText xml:space="preserve">only numbered differently,</w:delText>
        </w:r>
      </w:del>
      <w:del w:id="4347" w:author="PR Preview" w:date="2026-01-01T00:00:00Z">
        <w:r>
          <w:delText xml:space="preserve"> </w:delText>
        </w:r>
      </w:del>
      <w:del w:id="4348" w:author="PR Preview" w:date="2026-01-01T00:00:00Z">
        <w:r>
          <w:delText xml:space="preserve">and</w:delText>
        </w:r>
      </w:del>
      <w:del w:id="4349" w:author="PR Preview" w:date="2026-01-01T00:00:00Z">
        <w:r>
          <w:delText xml:space="preserve"> </w:delText>
        </w:r>
      </w:del>
      <w:hyperlink w:anchor="eq-cv-estimate">
        <w:del w:id="435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351" w:author="PR Preview" w:date="2026-01-01T00:00:00Z">
        <w:r>
          <w:delText xml:space="preserve"> </w:delText>
        </w:r>
      </w:del>
      <w:del w:id="4352" w:author="PR Preview" w:date="2026-01-01T00:00:00Z">
        <w:r>
          <w:delText xml:space="preserve">does not depend on the numbering.</w:delText>
        </w:r>
      </w:del>
      <w:del w:id="4353" w:author="PR Preview" w:date="2026-01-01T00:00:00Z">
        <w:r>
          <w:delText xml:space="preserve"> </w:delText>
        </w:r>
      </w:del>
      <w:del w:id="4354" w:author="PR Preview" w:date="2026-01-01T00:00:00Z">
        <w:r>
          <w:delText xml:space="preserve">Unlike</w:delText>
        </w:r>
      </w:del>
      <w:del w:id="4355" w:author="PR Preview" w:date="2026-01-01T00:00:00Z">
        <w:r>
          <w:delText xml:space="preserve"> </w:delText>
        </w:r>
      </w:del>
      <w:hyperlink w:anchor="exm-kfold-mtcars">
        <w:del w:id="4356" w:author="PR Preview" w:date="2026-01-01T00:00:00Z">
          <w:r>
            <w:rPr>
              <w:rStyle w:val="Hyperlink"/>
            </w:rPr>
            <w:delText xml:space="preserve">Example 31</w:delText>
          </w:r>
        </w:del>
      </w:hyperlink>
      <w:del w:id="4357" w:author="PR Preview" w:date="2026-01-01T00:00:00Z">
        <w:r>
          <w:delText xml:space="preserve">,</w:delText>
        </w:r>
      </w:del>
      <w:del w:id="4358" w:author="PR Preview" w:date="2026-01-01T00:00:00Z">
        <w:r>
          <w:delText xml:space="preserve"> </w:delText>
        </w:r>
      </w:del>
      <w:del w:id="4359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4360" w:author="PR Preview" w:date="2026-01-01T00:00:00Z">
        <w:r>
          <w:rPr>
            <w:b/>
            <w:bCs/>
          </w:rPr>
          <w:delText xml:space="preserve">Definition 52 (Leave-one-out cross-validation)</w:delText>
        </w:r>
      </w:del>
      <w:del w:id="4361" w:author="PR Preview" w:date="2026-01-01T00:00:00Z">
        <w:r>
          <w:delText xml:space="preserve"> </w:delText>
        </w:r>
      </w:del>
      <w:del w:id="4362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4363" w:author="PR Preview" w:date="2026-01-01T00:00:00Z">
        <w:r>
          <w:delText xml:space="preserve"> </w:delText>
        </w:r>
      </w:del>
      <w:del w:id="4364" w:author="PR Preview" w:date="2026-01-01T00:00:00Z">
        <w:r>
          <w:delText xml:space="preserve">is</w:delText>
        </w:r>
      </w:del>
      <w:del w:id="436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36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367" w:author="PR Preview" w:date="2026-01-01T00:00:00Z">
        <w:r>
          <w:delText xml:space="preserve"> </w:delText>
        </w:r>
      </w:del>
      <w:del w:id="4368" w:author="PR Preview" w:date="2026-01-01T00:00:00Z">
        <w:r>
          <w:delText xml:space="preserve">with</w:delText>
        </w:r>
      </w:del>
      <w:del w:id="436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370" w:author="PR Preview" w:date="2026-01-01T00:00:00Z">
        <w:r>
          <w:delText xml:space="preserve">,</w:delText>
        </w:r>
      </w:del>
      <w:del w:id="4371" w:author="PR Preview" w:date="2026-01-01T00:00:00Z">
        <w:r>
          <w:delText xml:space="preserve"> </w:delText>
        </w:r>
      </w:del>
      <w:del w:id="4372" w:author="PR Preview" w:date="2026-01-01T00:00:00Z">
        <w:r>
          <w:delText xml:space="preserve">so that each of the</w:delText>
        </w:r>
      </w:del>
      <w:del w:id="4373" w:author="PR Preview" w:date="2026-01-01T00:00:00Z">
        <w:r>
          <w:delText xml:space="preserve"> </w:delText>
        </w:r>
      </w:del>
      <m:oMath>
        <m:r>
          <m:t>n</m:t>
        </m:r>
      </m:oMath>
      <w:del w:id="4374" w:author="PR Preview" w:date="2026-01-01T00:00:00Z">
        <w:r>
          <w:delText xml:space="preserve"> </w:delText>
        </w:r>
      </w:del>
      <w:hyperlink w:anchor="def-folds">
        <w:del w:id="437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376" w:author="PR Preview" w:date="2026-01-01T00:00:00Z">
        <w:r>
          <w:delText xml:space="preserve"> </w:delText>
        </w:r>
      </w:del>
      <w:del w:id="4377" w:author="PR Preview" w:date="2026-01-01T00:00:00Z">
        <w:r>
          <w:delText xml:space="preserve">holds one observation,</w:delText>
        </w:r>
      </w:del>
      <w:del w:id="4378" w:author="PR Preview" w:date="2026-01-01T00:00:00Z">
        <w:r>
          <w:delText xml:space="preserve"> </w:delText>
        </w:r>
      </w:del>
      <w:del w:id="4379" w:author="PR Preview" w:date="2026-01-01T00:00:00Z">
        <w:r>
          <w:delText xml:space="preserve">and the</w:delText>
        </w:r>
      </w:del>
      <w:del w:id="4380" w:author="PR Preview" w:date="2026-01-01T00:00:00Z">
        <w:r>
          <w:delText xml:space="preserve"> </w:delText>
        </w:r>
      </w:del>
      <w:hyperlink w:anchor="def-fold-out-rule">
        <w:del w:id="4381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38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delText xml:space="preserve">of observation</w:delText>
        </w:r>
      </w:del>
      <w:del w:id="4385" w:author="PR Preview" w:date="2026-01-01T00:00:00Z">
        <w:r>
          <w:delText xml:space="preserve"> </w:delText>
        </w:r>
      </w:del>
      <m:oMath>
        <m:r>
          <m:t>i</m:t>
        </m:r>
      </m:oMath>
      <w:del w:id="4386" w:author="PR Preview" w:date="2026-01-01T00:00:00Z">
        <w:r>
          <w:delText xml:space="preserve">’s</w:delText>
        </w:r>
      </w:del>
      <w:del w:id="4387" w:author="PR Preview" w:date="2026-01-01T00:00:00Z">
        <w:r>
          <w:delText xml:space="preserve"> </w:delText>
        </w:r>
      </w:del>
      <w:hyperlink w:anchor="def-fold-assignment">
        <w:del w:id="438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389" w:author="PR Preview" w:date="2026-01-01T00:00:00Z">
        <w:r>
          <w:delText xml:space="preserve"> </w:delText>
        </w:r>
      </w:del>
      <w:del w:id="4390" w:author="PR Preview" w:date="2026-01-01T00:00:00Z">
        <w:r>
          <w:delText xml:space="preserve">is fitted to all observations except observation</w:delText>
        </w:r>
      </w:del>
      <w:del w:id="4391" w:author="PR Preview" w:date="2026-01-01T00:00:00Z">
        <w:r>
          <w:delText xml:space="preserve"> </w:delText>
        </w:r>
      </w:del>
      <m:oMath>
        <m:r>
          <m:t>i</m:t>
        </m:r>
      </m:oMath>
      <w:del w:id="4392" w:author="PR Preview" w:date="2026-01-01T00:00:00Z">
        <w:r>
          <w:delText xml:space="preserve">.</w:delText>
        </w:r>
      </w:del>
      <w:del w:id="4393" w:author="PR Preview" w:date="2026-01-01T00:00:00Z">
        <w:r>
          <w:delText xml:space="preserve"> </w:delText>
        </w:r>
      </w:del>
      <w:del w:id="4394" w:author="PR Preview" w:date="2026-01-01T00:00:00Z">
        <w:r>
          <w:delText xml:space="preserve">Its</w:delText>
        </w:r>
      </w:del>
      <w:del w:id="4395" w:author="PR Preview" w:date="2026-01-01T00:00:00Z">
        <w:r>
          <w:delText xml:space="preserve"> </w:delText>
        </w:r>
      </w:del>
      <w:hyperlink w:anchor="def-cv-estimate">
        <w:del w:id="439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397" w:author="PR Preview" w:date="2026-01-01T00:00:00Z">
        <w:r>
          <w:delText xml:space="preserve"> </w:delText>
        </w:r>
      </w:del>
      <w:del w:id="4398" w:author="PR Preview" w:date="2026-01-01T00:00:00Z">
        <w:r>
          <w:delText xml:space="preserve">(</w:delText>
        </w:r>
      </w:del>
      <w:hyperlink w:anchor="eq-cv-estimate">
        <w:del w:id="4399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400" w:author="PR Preview" w:date="2026-01-01T00:00:00Z">
        <w:r>
          <w:delText xml:space="preserve"> </w:delText>
        </w:r>
      </w:del>
      <w:del w:id="4401" w:author="PR Preview" w:date="2026-01-01T00:00:00Z">
        <w:r>
          <w:delText xml:space="preserve">with</w:delText>
        </w:r>
      </w:del>
      <w:del w:id="440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403" w:author="PR Preview" w:date="2026-01-01T00:00:00Z">
        <w:r>
          <w:delText xml:space="preserve">) is</w:delText>
        </w:r>
      </w:del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del w:id="4404" w:author="PR Preview" w:date="2026-01-01T00:00:00Z">
        <w:r>
          <w:delText xml:space="preserve">Source:</w:delText>
        </w:r>
      </w:del>
      <w:del w:id="4405" w:author="PR Preview" w:date="2026-01-01T00:00:00Z">
        <w:r>
          <w:delText xml:space="preserve"> </w:delText>
        </w:r>
      </w:del>
      <w:del w:id="4406" w:author="PR Preview" w:date="2026-01-01T00:00:00Z">
        <w:r>
          <w:delText xml:space="preserve">James et al. [5, Sec. 5.1.2]</w:delText>
        </w:r>
      </w:del>
      <w:del w:id="4407" w:author="PR Preview" w:date="2026-01-01T00:00:00Z">
        <w:r>
          <w:delText xml:space="preserve">;</w:delText>
        </w:r>
      </w:del>
      <w:del w:id="4408" w:author="PR Preview" w:date="2026-01-01T00:00:00Z">
        <w:r>
          <w:delText xml:space="preserve"> </w:delText>
        </w:r>
      </w:del>
      <w:del w:id="4409" w:author="PR Preview" w:date="2026-01-01T00:00:00Z">
        <w:r>
          <w:delText xml:space="preserve">Wikipedia contributors [10]</w:delText>
        </w:r>
      </w:del>
      <w:del w:id="441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ins w:id="4411" w:author="PR Preview" w:date="2026-01-01T00:00:00Z">
        <w:r>
          <w:t xml:space="preserve">No.</w:t>
        </w:r>
      </w:ins>
      <w:ins w:id="4412" w:author="PR Preview" w:date="2026-01-01T00:00:00Z">
        <w:r>
          <w:t xml:space="preserve"> </w:t>
        </w:r>
      </w:ins>
      <w:ins w:id="4413" w:author="PR Preview" w:date="2026-01-01T00:00:00Z">
        <w:r>
          <w:t xml:space="preserve">With one car per fold,</w:t>
        </w:r>
      </w:ins>
      <w:ins w:id="4414" w:author="PR Preview" w:date="2026-01-01T00:00:00Z">
        <w:r>
          <w:t xml:space="preserve"> </w:t>
        </w:r>
      </w:ins>
      <w:ins w:id="4415" w:author="PR Preview" w:date="2026-01-01T00:00:00Z">
        <w:r>
          <w:t xml:space="preserve">every assignment of cars to folds produces the same 32 fits,</w:t>
        </w:r>
      </w:ins>
      <w:ins w:id="4416" w:author="PR Preview" w:date="2026-01-01T00:00:00Z">
        <w:r>
          <w:t xml:space="preserve"> </w:t>
        </w:r>
      </w:ins>
      <w:ins w:id="4417" w:author="PR Preview" w:date="2026-01-01T00:00:00Z">
        <w:r>
          <w:t xml:space="preserve">only numbered differently,</w:t>
        </w:r>
      </w:ins>
      <w:ins w:id="4418" w:author="PR Preview" w:date="2026-01-01T00:00:00Z">
        <w:r>
          <w:t xml:space="preserve"> </w:t>
        </w:r>
      </w:ins>
      <w:ins w:id="4419" w:author="PR Preview" w:date="2026-01-01T00:00:00Z">
        <w:r>
          <w:t xml:space="preserve">and</w:t>
        </w:r>
      </w:ins>
      <w:ins w:id="4420" w:author="PR Preview" w:date="2026-01-01T00:00:00Z">
        <w:r>
          <w:t xml:space="preserve"> </w:t>
        </w:r>
      </w:ins>
      <w:hyperlink w:anchor="eq-cv-estimate">
        <w:ins w:id="4421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4422" w:author="PR Preview" w:date="2026-01-01T00:00:00Z">
        <w:r>
          <w:t xml:space="preserve"> </w:t>
        </w:r>
      </w:ins>
      <w:ins w:id="4423" w:author="PR Preview" w:date="2026-01-01T00:00:00Z">
        <w:r>
          <w:t xml:space="preserve">does not depend on the numbering.</w:t>
        </w:r>
      </w:ins>
      <w:ins w:id="4424" w:author="PR Preview" w:date="2026-01-01T00:00:00Z">
        <w:r>
          <w:t xml:space="preserve"> </w:t>
        </w:r>
      </w:ins>
      <w:ins w:id="4425" w:author="PR Preview" w:date="2026-01-01T00:00:00Z">
        <w:r>
          <w:t xml:space="preserve">Unlike</w:t>
        </w:r>
      </w:ins>
      <w:ins w:id="4426" w:author="PR Preview" w:date="2026-01-01T00:00:00Z">
        <w:r>
          <w:t xml:space="preserve"> </w:t>
        </w:r>
      </w:ins>
      <w:hyperlink w:anchor="exm-kfold-mtcars">
        <w:ins w:id="4427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4428" w:author="PR Preview" w:date="2026-01-01T00:00:00Z">
        <w:r>
          <w:t xml:space="preserve">,</w:t>
        </w:r>
      </w:ins>
      <w:ins w:id="4429" w:author="PR Preview" w:date="2026-01-01T00:00:00Z">
        <w:r>
          <w:t xml:space="preserve"> </w:t>
        </w:r>
      </w:ins>
      <w:ins w:id="4430" w:author="PR Preview" w:date="2026-01-01T00:00:00Z">
        <w:r>
          <w:t xml:space="preserve">the estimate is not random.</w:t>
        </w:r>
      </w:ins>
    </w:p>
    <w:bookmarkEnd w:id="278"/>
    <w:bookmarkStart w:id="280" w:name="def-loocv"/>
    <w:p>
      <w:pPr>
        <w:pStyle w:val="FirstParagraph"/>
      </w:pPr>
      <w:ins w:id="4431" w:author="PR Preview" w:date="2026-01-01T00:00:00Z">
        <w:r>
          <w:rPr>
            <w:b/>
            <w:bCs/>
          </w:rPr>
          <w:t xml:space="preserve">Definition 53 (Leave-one-out cross-validation)</w:t>
        </w:r>
      </w:ins>
      <w:ins w:id="4432" w:author="PR Preview" w:date="2026-01-01T00:00:00Z">
        <w:r>
          <w:t xml:space="preserve"> </w:t>
        </w:r>
      </w:ins>
      <w:ins w:id="4433" w:author="PR Preview" w:date="2026-01-01T00:00:00Z">
        <w:r>
          <w:rPr>
            <w:b/>
            <w:bCs/>
          </w:rPr>
          <w:t xml:space="preserve">Leave-one-out cross-validation (LOOCV)</w:t>
        </w:r>
      </w:ins>
      <w:ins w:id="4434" w:author="PR Preview" w:date="2026-01-01T00:00:00Z">
        <w:r>
          <w:t xml:space="preserve"> </w:t>
        </w:r>
      </w:ins>
      <w:ins w:id="4435" w:author="PR Preview" w:date="2026-01-01T00:00:00Z">
        <w:r>
          <w:t xml:space="preserve">is</w:t>
        </w:r>
      </w:ins>
      <w:ins w:id="4436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437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438" w:author="PR Preview" w:date="2026-01-01T00:00:00Z">
        <w:r>
          <w:t xml:space="preserve"> </w:t>
        </w:r>
      </w:ins>
      <w:ins w:id="4439" w:author="PR Preview" w:date="2026-01-01T00:00:00Z">
        <w:r>
          <w:t xml:space="preserve">with</w:t>
        </w:r>
      </w:ins>
      <w:ins w:id="444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441" w:author="PR Preview" w:date="2026-01-01T00:00:00Z">
        <w:r>
          <w:t xml:space="preserve">,</w:t>
        </w:r>
      </w:ins>
      <w:ins w:id="4442" w:author="PR Preview" w:date="2026-01-01T00:00:00Z">
        <w:r>
          <w:t xml:space="preserve"> </w:t>
        </w:r>
      </w:ins>
      <w:ins w:id="4443" w:author="PR Preview" w:date="2026-01-01T00:00:00Z">
        <w:r>
          <w:t xml:space="preserve">so that each of the</w:t>
        </w:r>
      </w:ins>
      <w:ins w:id="4444" w:author="PR Preview" w:date="2026-01-01T00:00:00Z">
        <w:r>
          <w:t xml:space="preserve"> </w:t>
        </w:r>
      </w:ins>
      <m:oMath>
        <m:r>
          <m:t>n</m:t>
        </m:r>
      </m:oMath>
      <w:ins w:id="4445" w:author="PR Preview" w:date="2026-01-01T00:00:00Z">
        <w:r>
          <w:t xml:space="preserve"> </w:t>
        </w:r>
      </w:ins>
      <w:hyperlink w:anchor="def-folds">
        <w:ins w:id="444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447" w:author="PR Preview" w:date="2026-01-01T00:00:00Z">
        <w:r>
          <w:t xml:space="preserve"> </w:t>
        </w:r>
      </w:ins>
      <w:ins w:id="4448" w:author="PR Preview" w:date="2026-01-01T00:00:00Z">
        <w:r>
          <w:t xml:space="preserve">holds one observation,</w:t>
        </w:r>
      </w:ins>
      <w:ins w:id="4449" w:author="PR Preview" w:date="2026-01-01T00:00:00Z">
        <w:r>
          <w:t xml:space="preserve"> </w:t>
        </w:r>
      </w:ins>
      <w:ins w:id="4450" w:author="PR Preview" w:date="2026-01-01T00:00:00Z">
        <w:r>
          <w:t xml:space="preserve">and the</w:t>
        </w:r>
      </w:ins>
      <w:ins w:id="4451" w:author="PR Preview" w:date="2026-01-01T00:00:00Z">
        <w:r>
          <w:t xml:space="preserve"> </w:t>
        </w:r>
      </w:ins>
      <w:hyperlink w:anchor="def-fold-out-rule">
        <w:ins w:id="445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45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454" w:author="PR Preview" w:date="2026-01-01T00:00:00Z">
        <w:r>
          <w:t xml:space="preserve"> </w:t>
        </w:r>
      </w:ins>
      <w:ins w:id="4455" w:author="PR Preview" w:date="2026-01-01T00:00:00Z">
        <w:r>
          <w:t xml:space="preserve">of observation</w:t>
        </w:r>
      </w:ins>
      <w:ins w:id="4456" w:author="PR Preview" w:date="2026-01-01T00:00:00Z">
        <w:r>
          <w:t xml:space="preserve"> </w:t>
        </w:r>
      </w:ins>
      <m:oMath>
        <m:r>
          <m:t>i</m:t>
        </m:r>
      </m:oMath>
      <w:ins w:id="4457" w:author="PR Preview" w:date="2026-01-01T00:00:00Z">
        <w:r>
          <w:t xml:space="preserve">’s</w:t>
        </w:r>
      </w:ins>
      <w:ins w:id="4458" w:author="PR Preview" w:date="2026-01-01T00:00:00Z">
        <w:r>
          <w:t xml:space="preserve"> </w:t>
        </w:r>
      </w:ins>
      <w:hyperlink w:anchor="def-fold-assignment">
        <w:ins w:id="445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460" w:author="PR Preview" w:date="2026-01-01T00:00:00Z">
        <w:r>
          <w:t xml:space="preserve"> </w:t>
        </w:r>
      </w:ins>
      <w:ins w:id="4461" w:author="PR Preview" w:date="2026-01-01T00:00:00Z">
        <w:r>
          <w:t xml:space="preserve">is fitted to all observations except observation</w:t>
        </w:r>
      </w:ins>
      <w:ins w:id="4462" w:author="PR Preview" w:date="2026-01-01T00:00:00Z">
        <w:r>
          <w:t xml:space="preserve"> </w:t>
        </w:r>
      </w:ins>
      <m:oMath>
        <m:r>
          <m:t>i</m:t>
        </m:r>
      </m:oMath>
      <w:ins w:id="4463" w:author="PR Preview" w:date="2026-01-01T00:00:00Z">
        <w:r>
          <w:t xml:space="preserve">.</w:t>
        </w:r>
      </w:ins>
      <w:ins w:id="4464" w:author="PR Preview" w:date="2026-01-01T00:00:00Z">
        <w:r>
          <w:t xml:space="preserve"> </w:t>
        </w:r>
      </w:ins>
      <w:ins w:id="4465" w:author="PR Preview" w:date="2026-01-01T00:00:00Z">
        <w:r>
          <w:t xml:space="preserve">Its</w:t>
        </w:r>
      </w:ins>
      <w:ins w:id="4466" w:author="PR Preview" w:date="2026-01-01T00:00:00Z">
        <w:r>
          <w:t xml:space="preserve"> </w:t>
        </w:r>
      </w:ins>
      <w:hyperlink w:anchor="def-cv-estimate">
        <w:ins w:id="446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468" w:author="PR Preview" w:date="2026-01-01T00:00:00Z">
        <w:r>
          <w:t xml:space="preserve"> </w:t>
        </w:r>
      </w:ins>
      <w:ins w:id="4469" w:author="PR Preview" w:date="2026-01-01T00:00:00Z">
        <w:r>
          <w:t xml:space="preserve">(</w:t>
        </w:r>
      </w:ins>
      <w:hyperlink w:anchor="eq-cv-estimate">
        <w:ins w:id="4470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4471" w:author="PR Preview" w:date="2026-01-01T00:00:00Z">
        <w:r>
          <w:t xml:space="preserve"> </w:t>
        </w:r>
      </w:ins>
      <w:ins w:id="4472" w:author="PR Preview" w:date="2026-01-01T00:00:00Z">
        <w:r>
          <w:t xml:space="preserve">with</w:t>
        </w:r>
      </w:ins>
      <w:ins w:id="44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474" w:author="PR Preview" w:date="2026-01-01T00:00:00Z">
        <w:r>
          <w:t xml:space="preserve">) is</w:t>
        </w:r>
      </w:ins>
    </w:p>
    <w:p>
      <w:pPr>
        <w:pStyle w:val="BodyText"/>
      </w:pPr>
      <w:bookmarkStart w:id="27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9"/>
    </w:p>
    <w:p>
      <w:pPr>
        <w:pStyle w:val="FirstParagraph"/>
      </w:pPr>
      <w:ins w:id="4475" w:author="PR Preview" w:date="2026-01-01T00:00:00Z">
        <w:r>
          <w:t xml:space="preserve">Source:</w:t>
        </w:r>
      </w:ins>
      <w:ins w:id="4476" w:author="PR Preview" w:date="2026-01-01T00:00:00Z">
        <w:r>
          <w:t xml:space="preserve"> </w:t>
        </w:r>
      </w:ins>
      <w:ins w:id="4477" w:author="PR Preview" w:date="2026-01-01T00:00:00Z">
        <w:r>
          <w:t xml:space="preserve">James et al. [5, Sec. 5.1.2]</w:t>
        </w:r>
      </w:ins>
      <w:ins w:id="4478" w:author="PR Preview" w:date="2026-01-01T00:00:00Z">
        <w:r>
          <w:t xml:space="preserve">;</w:t>
        </w:r>
      </w:ins>
      <w:ins w:id="4479" w:author="PR Preview" w:date="2026-01-01T00:00:00Z">
        <w:r>
          <w:t xml:space="preserve"> </w:t>
        </w:r>
      </w:ins>
      <w:ins w:id="4480" w:author="PR Preview" w:date="2026-01-01T00:00:00Z">
        <w:r>
          <w:t xml:space="preserve">Wikipedia contributors [12]</w:t>
        </w:r>
      </w:ins>
      <w:ins w:id="4481" w:author="PR Preview" w:date="2026-01-01T00:00:00Z">
        <w:r>
          <w:t xml:space="preserve">.</w:t>
        </w:r>
      </w:ins>
    </w:p>
    <w:bookmarkEnd w:id="280"/>
    <w:bookmarkStart w:id="28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p>
      <w:pPr>
        <w:pStyle w:val="BodyText"/>
      </w:pPr>
      <w:del w:id="4482" w:author="PR Preview" w:date="2026-01-01T00:00:00Z">
        <w:r>
          <w:rPr>
            <w:i/>
            <w:iCs/>
          </w:rPr>
          <w:delText xml:space="preserve">Proof</w:delText>
        </w:r>
      </w:del>
      <w:del w:id="4483" w:author="PR Preview" w:date="2026-01-01T00:00:00Z">
        <w:r>
          <w:delText xml:space="preserve">. </w:delText>
        </w:r>
      </w:del>
      <w:del w:id="4484" w:author="PR Preview" w:date="2026-01-01T00:00:00Z">
        <w:r>
          <w:delText xml:space="preserve">This is the solution to</w:delText>
        </w:r>
      </w:del>
      <w:del w:id="4485" w:author="PR Preview" w:date="2026-01-01T00:00:00Z">
        <w:r>
          <w:delText xml:space="preserve"> </w:delText>
        </w:r>
      </w:del>
      <w:hyperlink w:anchor="exr-loocv">
        <w:del w:id="4486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4487" w:author="PR Preview" w:date="2026-01-01T00:00:00Z">
        <w:r>
          <w:delText xml:space="preserve">, part 3, worked in</w:delText>
        </w:r>
      </w:del>
      <w:del w:id="4488" w:author="PR Preview" w:date="2026-01-01T00:00:00Z">
        <w:r>
          <w:delText xml:space="preserve"> </w:delText>
        </w:r>
      </w:del>
      <w:hyperlink w:anchor="sol-loocv">
        <w:del w:id="4489" w:author="PR Preview" w:date="2026-01-01T00:00:00Z">
          <w:r>
            <w:rPr>
              <w:rStyle w:val="Hyperlink"/>
            </w:rPr>
            <w:delText xml:space="preserve">Solution 13</w:delText>
          </w:r>
        </w:del>
      </w:hyperlink>
      <w:del w:id="4490" w:author="PR Preview" w:date="2026-01-01T00:00:00Z">
        <w:r>
          <w:delText xml:space="preserve">.</w:delText>
        </w:r>
      </w:del>
      <w:del w:id="4491" w:author="PR Preview" w:date="2026-01-01T00:00:00Z">
        <w:r>
          <w:delText xml:space="preserve"> </w:delText>
        </w:r>
      </w:del>
      <w:del w:id="4492" w:author="PR Preview" w:date="2026-01-01T00:00:00Z">
        <w:r>
          <w:delText xml:space="preserve">It uses</w:delText>
        </w:r>
      </w:del>
      <w:del w:id="4493" w:author="PR Preview" w:date="2026-01-01T00:00:00Z">
        <w:r>
          <w:delText xml:space="preserve"> </w:delText>
        </w:r>
      </w:del>
      <w:hyperlink w:anchor="eq-cv-estimate">
        <w:del w:id="4494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495" w:author="PR Preview" w:date="2026-01-01T00:00:00Z">
        <w:r>
          <w:delText xml:space="preserve"> </w:delText>
        </w:r>
      </w:del>
      <w:del w:id="4496" w:author="PR Preview" w:date="2026-01-01T00:00:00Z">
        <w:r>
          <w:delText xml:space="preserve">and</w:delText>
        </w:r>
      </w:del>
      <w:del w:id="4497" w:author="PR Preview" w:date="2026-01-01T00:00:00Z">
        <w:r>
          <w:delText xml:space="preserve"> </w:delText>
        </w:r>
      </w:del>
      <w:hyperlink w:anchor="eq-fold-out-rule">
        <w:del w:id="4498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4499" w:author="PR Preview" w:date="2026-01-01T00:00:00Z">
        <w:r>
          <w:delText xml:space="preserve">.</w:delText>
        </w:r>
      </w:del>
    </w:p>
    <w:p>
      <w:pPr>
        <w:pStyle w:val="BodyText"/>
      </w:pPr>
      <w:ins w:id="4500" w:author="PR Preview" w:date="2026-01-01T00:00:00Z">
        <w:r>
          <w:rPr>
            <w:i/>
            <w:iCs/>
          </w:rPr>
          <w:t xml:space="preserve">Proof</w:t>
        </w:r>
      </w:ins>
      <w:ins w:id="4501" w:author="PR Preview" w:date="2026-01-01T00:00:00Z">
        <w:r>
          <w:t xml:space="preserve">. </w:t>
        </w:r>
      </w:ins>
      <w:ins w:id="4502" w:author="PR Preview" w:date="2026-01-01T00:00:00Z">
        <w:r>
          <w:t xml:space="preserve">This is the solution to</w:t>
        </w:r>
      </w:ins>
      <w:ins w:id="4503" w:author="PR Preview" w:date="2026-01-01T00:00:00Z">
        <w:r>
          <w:t xml:space="preserve"> </w:t>
        </w:r>
      </w:ins>
      <w:hyperlink w:anchor="exr-loocv">
        <w:ins w:id="4504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4505" w:author="PR Preview" w:date="2026-01-01T00:00:00Z">
        <w:r>
          <w:t xml:space="preserve">, part 3, worked in</w:t>
        </w:r>
      </w:ins>
      <w:ins w:id="4506" w:author="PR Preview" w:date="2026-01-01T00:00:00Z">
        <w:r>
          <w:t xml:space="preserve"> </w:t>
        </w:r>
      </w:ins>
      <w:hyperlink w:anchor="sol-loocv">
        <w:ins w:id="4507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4508" w:author="PR Preview" w:date="2026-01-01T00:00:00Z">
        <w:r>
          <w:t xml:space="preserve">.</w:t>
        </w:r>
      </w:ins>
      <w:ins w:id="4509" w:author="PR Preview" w:date="2026-01-01T00:00:00Z">
        <w:r>
          <w:t xml:space="preserve"> </w:t>
        </w:r>
      </w:ins>
      <w:ins w:id="4510" w:author="PR Preview" w:date="2026-01-01T00:00:00Z">
        <w:r>
          <w:t xml:space="preserve">It uses</w:t>
        </w:r>
      </w:ins>
      <w:ins w:id="4511" w:author="PR Preview" w:date="2026-01-01T00:00:00Z">
        <w:r>
          <w:t xml:space="preserve"> </w:t>
        </w:r>
      </w:ins>
      <w:hyperlink w:anchor="eq-cv-estimate">
        <w:ins w:id="4512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4513" w:author="PR Preview" w:date="2026-01-01T00:00:00Z">
        <w:r>
          <w:t xml:space="preserve"> </w:t>
        </w:r>
      </w:ins>
      <w:ins w:id="4514" w:author="PR Preview" w:date="2026-01-01T00:00:00Z">
        <w:r>
          <w:t xml:space="preserve">and</w:t>
        </w:r>
      </w:ins>
      <w:ins w:id="4515" w:author="PR Preview" w:date="2026-01-01T00:00:00Z">
        <w:r>
          <w:t xml:space="preserve"> </w:t>
        </w:r>
      </w:ins>
      <w:hyperlink w:anchor="eq-fold-out-rule">
        <w:ins w:id="4516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4517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del w:id="4518" w:author="PR Preview" w:date="2026-01-01T00:00:00Z">
        <w:r>
          <w:delText xml:space="preserve">With</w:delText>
        </w:r>
      </w:del>
      <w:del w:id="451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520" w:author="PR Preview" w:date="2026-01-01T00:00:00Z">
        <w:r>
          <w:delText xml:space="preserve">, the</w:delText>
        </w:r>
      </w:del>
      <w:del w:id="4521" w:author="PR Preview" w:date="2026-01-01T00:00:00Z">
        <w:r>
          <w:delText xml:space="preserve"> </w:delText>
        </w:r>
      </w:del>
      <m:oMath>
        <m:r>
          <m:t>n</m:t>
        </m:r>
      </m:oMath>
      <w:del w:id="4522" w:author="PR Preview" w:date="2026-01-01T00:00:00Z">
        <w:r>
          <w:delText xml:space="preserve"> </w:delText>
        </w:r>
      </w:del>
      <w:del w:id="4523" w:author="PR Preview" w:date="2026-01-01T00:00:00Z">
        <w:r>
          <w:delText xml:space="preserve">nonempty, disjoint</w:delText>
        </w:r>
      </w:del>
      <w:del w:id="4524" w:author="PR Preview" w:date="2026-01-01T00:00:00Z">
        <w:r>
          <w:delText xml:space="preserve"> </w:delText>
        </w:r>
      </w:del>
      <w:hyperlink w:anchor="def-folds">
        <w:del w:id="452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526" w:author="PR Preview" w:date="2026-01-01T00:00:00Z">
        <w:r>
          <w:delText xml:space="preserve"> </w:delText>
        </w:r>
      </w:del>
      <w:del w:id="4527" w:author="PR Preview" w:date="2026-01-01T00:00:00Z">
        <w:r>
          <w:delText xml:space="preserve">of</w:delText>
        </w:r>
      </w:del>
      <w:del w:id="4528" w:author="PR Preview" w:date="2026-01-01T00:00:00Z">
        <w:r>
          <w:delText xml:space="preserve"> </w:delText>
        </w:r>
      </w:del>
      <w:hyperlink w:anchor="eq-folds">
        <w:del w:id="4529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4530" w:author="PR Preview" w:date="2026-01-01T00:00:00Z">
        <w:r>
          <w:delText xml:space="preserve"> </w:delText>
        </w:r>
      </w:del>
      <w:del w:id="4531" w:author="PR Preview" w:date="2026-01-01T00:00:00Z">
        <w:r>
          <w:delText xml:space="preserve">partition the</w:delText>
        </w:r>
      </w:del>
      <w:del w:id="4532" w:author="PR Preview" w:date="2026-01-01T00:00:00Z">
        <w:r>
          <w:delText xml:space="preserve"> </w:delText>
        </w:r>
      </w:del>
      <m:oMath>
        <m:r>
          <m:t>n</m:t>
        </m:r>
      </m:oMath>
      <w:del w:id="4533" w:author="PR Preview" w:date="2026-01-01T00:00:00Z">
        <w:r>
          <w:delText xml:space="preserve"> </w:delText>
        </w:r>
      </w:del>
      <w:del w:id="4534" w:author="PR Preview" w:date="2026-01-01T00:00:00Z">
        <w:r>
          <w:delText xml:space="preserve">indices of</w:delText>
        </w:r>
      </w:del>
      <w:del w:id="4535" w:author="PR Preview" w:date="2026-01-01T00:00:00Z">
        <w:r>
          <w:delText xml:space="preserve"> </w:delText>
        </w:r>
      </w:del>
      <m:oMath>
        <m:r>
          <m:t>I</m:t>
        </m:r>
      </m:oMath>
      <w:del w:id="4536" w:author="PR Preview" w:date="2026-01-01T00:00:00Z">
        <w:r>
          <w:delText xml:space="preserve">,</w:delText>
        </w:r>
      </w:del>
      <w:del w:id="4537" w:author="PR Preview" w:date="2026-01-01T00:00:00Z">
        <w:r>
          <w:delText xml:space="preserve"> </w:delText>
        </w:r>
      </w:del>
      <w:del w:id="4538" w:author="PR Preview" w:date="2026-01-01T00:00:00Z">
        <w:r>
          <w:delText xml:space="preserve">so each fold holds exactly one index.</w:delText>
        </w:r>
      </w:del>
      <w:del w:id="4539" w:author="PR Preview" w:date="2026-01-01T00:00:00Z">
        <w:r>
          <w:delText xml:space="preserve"> </w:delText>
        </w:r>
      </w:del>
      <w:del w:id="4540" w:author="PR Preview" w:date="2026-01-01T00:00:00Z">
        <w:r>
          <w:delText xml:space="preserve">(A partition of</w:delText>
        </w:r>
      </w:del>
      <w:del w:id="4541" w:author="PR Preview" w:date="2026-01-01T00:00:00Z">
        <w:r>
          <w:delText xml:space="preserve"> </w:delText>
        </w:r>
      </w:del>
      <m:oMath>
        <m:r>
          <m:t>n</m:t>
        </m:r>
      </m:oMath>
      <w:del w:id="4542" w:author="PR Preview" w:date="2026-01-01T00:00:00Z">
        <w:r>
          <w:delText xml:space="preserve"> </w:delText>
        </w:r>
      </w:del>
      <w:del w:id="4543" w:author="PR Preview" w:date="2026-01-01T00:00:00Z">
        <w:r>
          <w:delText xml:space="preserve">indices into</w:delText>
        </w:r>
      </w:del>
      <w:del w:id="4544" w:author="PR Preview" w:date="2026-01-01T00:00:00Z">
        <w:r>
          <w:delText xml:space="preserve"> </w:delText>
        </w:r>
      </w:del>
      <m:oMath>
        <m:r>
          <m:t>n</m:t>
        </m:r>
      </m:oMath>
      <w:del w:id="4545" w:author="PR Preview" w:date="2026-01-01T00:00:00Z">
        <w:r>
          <w:delText xml:space="preserve"> </w:delText>
        </w:r>
      </w:del>
      <w:del w:id="4546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23"/>
        </w:numPr>
      </w:pPr>
      <w:del w:id="4547" w:author="PR Preview" w:date="2026-01-01T00:00:00Z">
        <w:r>
          <w:delText xml:space="preserve">For observation</w:delText>
        </w:r>
      </w:del>
      <w:del w:id="4548" w:author="PR Preview" w:date="2026-01-01T00:00:00Z">
        <w:r>
          <w:delText xml:space="preserve"> </w:delText>
        </w:r>
      </w:del>
      <m:oMath>
        <m:r>
          <m:t>i</m:t>
        </m:r>
      </m:oMath>
      <w:del w:id="4549" w:author="PR Preview" w:date="2026-01-01T00:00:00Z">
        <w:r>
          <w:delText xml:space="preserve">,</w:delText>
        </w:r>
      </w:del>
      <w:del w:id="4550" w:author="PR Preview" w:date="2026-01-01T00:00:00Z">
        <w:r>
          <w:delText xml:space="preserve"> </w:delText>
        </w:r>
      </w:del>
      <w:hyperlink w:anchor="eq-fold-assignment">
        <w:del w:id="4551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4552" w:author="PR Preview" w:date="2026-01-01T00:00:00Z">
        <w:r>
          <w:delText xml:space="preserve"> </w:delText>
        </w:r>
      </w:del>
      <w:del w:id="4553" w:author="PR Preview" w:date="2026-01-01T00:00:00Z">
        <w:r>
          <w:delText xml:space="preserve">gives</w:delText>
        </w:r>
      </w:del>
      <w:del w:id="455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4555" w:author="PR Preview" w:date="2026-01-01T00:00:00Z">
        <w:r>
          <w:delText xml:space="preserve">,</w:delText>
        </w:r>
      </w:del>
      <w:del w:id="4556" w:author="PR Preview" w:date="2026-01-01T00:00:00Z">
        <w:r>
          <w:delText xml:space="preserve"> </w:delText>
        </w:r>
      </w:del>
      <w:del w:id="4557" w:author="PR Preview" w:date="2026-01-01T00:00:00Z">
        <w:r>
          <w:delText xml:space="preserve">so</w:delText>
        </w:r>
      </w:del>
      <w:del w:id="455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4559" w:author="PR Preview" w:date="2026-01-01T00:00:00Z">
        <w:r>
          <w:delText xml:space="preserve">.</w:delText>
        </w:r>
      </w:del>
      <w:del w:id="4560" w:author="PR Preview" w:date="2026-01-01T00:00:00Z">
        <w:r>
          <w:delText xml:space="preserve"> </w:delText>
        </w:r>
      </w:del>
      <w:del w:id="4561" w:author="PR Preview" w:date="2026-01-01T00:00:00Z">
        <w:r>
          <w:delText xml:space="preserve">(Fold</w:delText>
        </w:r>
      </w:del>
      <w:del w:id="456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563" w:author="PR Preview" w:date="2026-01-01T00:00:00Z">
        <w:r>
          <w:delText xml:space="preserve"> </w:delText>
        </w:r>
      </w:del>
      <w:del w:id="4564" w:author="PR Preview" w:date="2026-01-01T00:00:00Z">
        <w:r>
          <w:delText xml:space="preserve">holds one index, and that index is</w:delText>
        </w:r>
      </w:del>
      <w:del w:id="4565" w:author="PR Preview" w:date="2026-01-01T00:00:00Z">
        <w:r>
          <w:delText xml:space="preserve"> </w:delText>
        </w:r>
      </w:del>
      <m:oMath>
        <m:r>
          <m:t>i</m:t>
        </m:r>
      </m:oMath>
      <w:del w:id="4566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4567" w:author="PR Preview" w:date="2026-01-01T00:00:00Z">
        <w:r>
          <w:delText xml:space="preserve">Let</w:delText>
        </w:r>
      </w:del>
      <w:del w:id="4568" w:author="PR Preview" w:date="2026-01-01T00:00:00Z">
        <w:r>
          <w:delText xml:space="preserve"> </w:delText>
        </w:r>
      </w:del>
      <m:oMath>
        <m:r>
          <m:t>g</m:t>
        </m:r>
      </m:oMath>
      <w:del w:id="4569" w:author="PR Preview" w:date="2026-01-01T00:00:00Z">
        <w:r>
          <w:delText xml:space="preserve"> </w:delText>
        </w:r>
      </w:del>
      <w:del w:id="4570" w:author="PR Preview" w:date="2026-01-01T00:00:00Z">
        <w:r>
          <w:delText xml:space="preserve">be the</w:delText>
        </w:r>
      </w:del>
      <w:del w:id="4571" w:author="PR Preview" w:date="2026-01-01T00:00:00Z">
        <w:r>
          <w:delText xml:space="preserve"> </w:delText>
        </w:r>
      </w:del>
      <w:hyperlink w:anchor="def-fitting-procedure">
        <w:del w:id="457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573" w:author="PR Preview" w:date="2026-01-01T00:00:00Z">
        <w:r>
          <w:delText xml:space="preserve">,</w:delText>
        </w:r>
      </w:del>
      <w:del w:id="4574" w:author="PR Preview" w:date="2026-01-01T00:00:00Z">
        <w:r>
          <w:delText xml:space="preserve"> </w:delText>
        </w:r>
      </w:del>
      <w:del w:id="4575" w:author="PR Preview" w:date="2026-01-01T00:00:00Z">
        <w:r>
          <w:delText xml:space="preserve">the rule that maps a training set to a fitted prediction rule.</w:delText>
        </w:r>
      </w:del>
      <w:del w:id="4576" w:author="PR Preview" w:date="2026-01-01T00:00:00Z">
        <w:r>
          <w:delText xml:space="preserve"> </w:delText>
        </w:r>
      </w:del>
      <w:del w:id="4577" w:author="PR Preview" w:date="2026-01-01T00:00:00Z">
        <w:r>
          <w:delText xml:space="preserve">The</w:delText>
        </w:r>
      </w:del>
      <w:del w:id="4578" w:author="PR Preview" w:date="2026-01-01T00:00:00Z">
        <w:r>
          <w:delText xml:space="preserve"> </w:delText>
        </w:r>
      </w:del>
      <w:hyperlink w:anchor="def-fold-out-rule">
        <w:del w:id="4579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580" w:author="PR Preview" w:date="2026-01-01T00:00:00Z">
        <w:r>
          <w:delText xml:space="preserve"> </w:delText>
        </w:r>
      </w:del>
      <w:del w:id="4581" w:author="PR Preview" w:date="2026-01-01T00:00:00Z">
        <w:r>
          <w:delText xml:space="preserve">of observation</w:delText>
        </w:r>
      </w:del>
      <w:del w:id="4582" w:author="PR Preview" w:date="2026-01-01T00:00:00Z">
        <w:r>
          <w:delText xml:space="preserve"> </w:delText>
        </w:r>
      </w:del>
      <m:oMath>
        <m:r>
          <m:t>i</m:t>
        </m:r>
      </m:oMath>
      <w:del w:id="4583" w:author="PR Preview" w:date="2026-01-01T00:00:00Z">
        <w:r>
          <w:delText xml:space="preserve"> </w:delText>
        </w:r>
      </w:del>
      <w:del w:id="4584" w:author="PR Preview" w:date="2026-01-01T00:00:00Z">
        <w:r>
          <w:delText xml:space="preserve">is then</w:delText>
        </w:r>
      </w:del>
      <w:del w:id="458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586" w:author="PR Preview" w:date="2026-01-01T00:00:00Z">
        <w:r>
          <w:delText xml:space="preserve">.</w:delText>
        </w:r>
      </w:del>
      <w:del w:id="4587" w:author="PR Preview" w:date="2026-01-01T00:00:00Z">
        <w:r>
          <w:delText xml:space="preserve"> </w:delText>
        </w:r>
      </w:del>
      <w:del w:id="4588" w:author="PR Preview" w:date="2026-01-01T00:00:00Z">
        <w:r>
          <w:delText xml:space="preserve">(</w:delText>
        </w:r>
      </w:del>
      <w:hyperlink w:anchor="eq-fold-out-rule">
        <w:del w:id="4589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4590" w:author="PR Preview" w:date="2026-01-01T00:00:00Z">
        <w:r>
          <w:delText xml:space="preserve"> </w:delText>
        </w:r>
      </w:del>
      <w:del w:id="4591" w:author="PR Preview" w:date="2026-01-01T00:00:00Z">
        <w:r>
          <w:delText xml:space="preserve">with</w:delText>
        </w:r>
      </w:del>
      <w:del w:id="45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4593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ins w:id="4594" w:author="PR Preview" w:date="2026-01-01T00:00:00Z">
        <w:r>
          <w:t xml:space="preserve">With</w:t>
        </w:r>
      </w:ins>
      <w:ins w:id="459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596" w:author="PR Preview" w:date="2026-01-01T00:00:00Z">
        <w:r>
          <w:t xml:space="preserve">, the</w:t>
        </w:r>
      </w:ins>
      <w:ins w:id="4597" w:author="PR Preview" w:date="2026-01-01T00:00:00Z">
        <w:r>
          <w:t xml:space="preserve"> </w:t>
        </w:r>
      </w:ins>
      <m:oMath>
        <m:r>
          <m:t>n</m:t>
        </m:r>
      </m:oMath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nonempty, disjoint</w:t>
        </w:r>
      </w:ins>
      <w:ins w:id="4600" w:author="PR Preview" w:date="2026-01-01T00:00:00Z">
        <w:r>
          <w:t xml:space="preserve"> </w:t>
        </w:r>
      </w:ins>
      <w:hyperlink w:anchor="def-folds">
        <w:ins w:id="460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602" w:author="PR Preview" w:date="2026-01-01T00:00:00Z">
        <w:r>
          <w:t xml:space="preserve"> </w:t>
        </w:r>
      </w:ins>
      <w:ins w:id="4603" w:author="PR Preview" w:date="2026-01-01T00:00:00Z">
        <w:r>
          <w:t xml:space="preserve">of</w:t>
        </w:r>
      </w:ins>
      <w:ins w:id="4604" w:author="PR Preview" w:date="2026-01-01T00:00:00Z">
        <w:r>
          <w:t xml:space="preserve"> </w:t>
        </w:r>
      </w:ins>
      <w:hyperlink w:anchor="eq-folds">
        <w:ins w:id="4605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4606" w:author="PR Preview" w:date="2026-01-01T00:00:00Z">
        <w:r>
          <w:t xml:space="preserve"> </w:t>
        </w:r>
      </w:ins>
      <w:ins w:id="4607" w:author="PR Preview" w:date="2026-01-01T00:00:00Z">
        <w:r>
          <w:t xml:space="preserve">partition the</w:t>
        </w:r>
      </w:ins>
      <w:ins w:id="4608" w:author="PR Preview" w:date="2026-01-01T00:00:00Z">
        <w:r>
          <w:t xml:space="preserve"> </w:t>
        </w:r>
      </w:ins>
      <m:oMath>
        <m:r>
          <m:t>n</m:t>
        </m:r>
      </m:oMath>
      <w:ins w:id="4609" w:author="PR Preview" w:date="2026-01-01T00:00:00Z">
        <w:r>
          <w:t xml:space="preserve"> </w:t>
        </w:r>
      </w:ins>
      <w:ins w:id="4610" w:author="PR Preview" w:date="2026-01-01T00:00:00Z">
        <w:r>
          <w:t xml:space="preserve">indices of</w:t>
        </w:r>
      </w:ins>
      <w:ins w:id="4611" w:author="PR Preview" w:date="2026-01-01T00:00:00Z">
        <w:r>
          <w:t xml:space="preserve"> </w:t>
        </w:r>
      </w:ins>
      <m:oMath>
        <m:r>
          <m:t>I</m:t>
        </m:r>
      </m:oMath>
      <w:ins w:id="4612" w:author="PR Preview" w:date="2026-01-01T00:00:00Z">
        <w:r>
          <w:t xml:space="preserve">,</w:t>
        </w:r>
      </w:ins>
      <w:ins w:id="4613" w:author="PR Preview" w:date="2026-01-01T00:00:00Z">
        <w:r>
          <w:t xml:space="preserve"> </w:t>
        </w:r>
      </w:ins>
      <w:ins w:id="4614" w:author="PR Preview" w:date="2026-01-01T00:00:00Z">
        <w:r>
          <w:t xml:space="preserve">so each fold holds exactly one index.</w:t>
        </w:r>
      </w:ins>
      <w:ins w:id="4615" w:author="PR Preview" w:date="2026-01-01T00:00:00Z">
        <w:r>
          <w:t xml:space="preserve"> </w:t>
        </w:r>
      </w:ins>
      <w:ins w:id="4616" w:author="PR Preview" w:date="2026-01-01T00:00:00Z">
        <w:r>
          <w:t xml:space="preserve">(A partition of</w:t>
        </w:r>
      </w:ins>
      <w:ins w:id="4617" w:author="PR Preview" w:date="2026-01-01T00:00:00Z">
        <w:r>
          <w:t xml:space="preserve"> </w:t>
        </w:r>
      </w:ins>
      <m:oMath>
        <m:r>
          <m:t>n</m:t>
        </m:r>
      </m:oMath>
      <w:ins w:id="4618" w:author="PR Preview" w:date="2026-01-01T00:00:00Z">
        <w:r>
          <w:t xml:space="preserve"> </w:t>
        </w:r>
      </w:ins>
      <w:ins w:id="4619" w:author="PR Preview" w:date="2026-01-01T00:00:00Z">
        <w:r>
          <w:t xml:space="preserve">indices into</w:t>
        </w:r>
      </w:ins>
      <w:ins w:id="4620" w:author="PR Preview" w:date="2026-01-01T00:00:00Z">
        <w:r>
          <w:t xml:space="preserve"> </w:t>
        </w:r>
      </w:ins>
      <m:oMath>
        <m:r>
          <m:t>n</m:t>
        </m:r>
      </m:oMath>
      <w:ins w:id="4621" w:author="PR Preview" w:date="2026-01-01T00:00:00Z">
        <w:r>
          <w:t xml:space="preserve"> </w:t>
        </w:r>
      </w:ins>
      <w:ins w:id="4622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23"/>
        </w:numPr>
      </w:pPr>
      <w:ins w:id="4623" w:author="PR Preview" w:date="2026-01-01T00:00:00Z">
        <w:r>
          <w:t xml:space="preserve">For observation</w:t>
        </w:r>
      </w:ins>
      <w:ins w:id="4624" w:author="PR Preview" w:date="2026-01-01T00:00:00Z">
        <w:r>
          <w:t xml:space="preserve"> </w:t>
        </w:r>
      </w:ins>
      <m:oMath>
        <m:r>
          <m:t>i</m:t>
        </m:r>
      </m:oMath>
      <w:ins w:id="4625" w:author="PR Preview" w:date="2026-01-01T00:00:00Z">
        <w:r>
          <w:t xml:space="preserve">,</w:t>
        </w:r>
      </w:ins>
      <w:ins w:id="4626" w:author="PR Preview" w:date="2026-01-01T00:00:00Z">
        <w:r>
          <w:t xml:space="preserve"> </w:t>
        </w:r>
      </w:ins>
      <w:hyperlink w:anchor="eq-fold-assignment">
        <w:ins w:id="4627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628" w:author="PR Preview" w:date="2026-01-01T00:00:00Z">
        <w:r>
          <w:t xml:space="preserve"> </w:t>
        </w:r>
      </w:ins>
      <w:ins w:id="4629" w:author="PR Preview" w:date="2026-01-01T00:00:00Z">
        <w:r>
          <w:t xml:space="preserve">gives</w:t>
        </w:r>
      </w:ins>
      <w:ins w:id="463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4631" w:author="PR Preview" w:date="2026-01-01T00:00:00Z">
        <w:r>
          <w:t xml:space="preserve">,</w:t>
        </w:r>
      </w:ins>
      <w:ins w:id="4632" w:author="PR Preview" w:date="2026-01-01T00:00:00Z">
        <w:r>
          <w:t xml:space="preserve"> </w:t>
        </w:r>
      </w:ins>
      <w:ins w:id="4633" w:author="PR Preview" w:date="2026-01-01T00:00:00Z">
        <w:r>
          <w:t xml:space="preserve">so</w:t>
        </w:r>
      </w:ins>
      <w:ins w:id="46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4635" w:author="PR Preview" w:date="2026-01-01T00:00:00Z">
        <w:r>
          <w:t xml:space="preserve">.</w:t>
        </w:r>
      </w:ins>
      <w:ins w:id="4636" w:author="PR Preview" w:date="2026-01-01T00:00:00Z">
        <w:r>
          <w:t xml:space="preserve"> </w:t>
        </w:r>
      </w:ins>
      <w:ins w:id="4637" w:author="PR Preview" w:date="2026-01-01T00:00:00Z">
        <w:r>
          <w:t xml:space="preserve">(Fold</w:t>
        </w:r>
      </w:ins>
      <w:ins w:id="4638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639" w:author="PR Preview" w:date="2026-01-01T00:00:00Z">
        <w:r>
          <w:t xml:space="preserve"> </w:t>
        </w:r>
      </w:ins>
      <w:ins w:id="4640" w:author="PR Preview" w:date="2026-01-01T00:00:00Z">
        <w:r>
          <w:t xml:space="preserve">holds one index, and that index is</w:t>
        </w:r>
      </w:ins>
      <w:ins w:id="4641" w:author="PR Preview" w:date="2026-01-01T00:00:00Z">
        <w:r>
          <w:t xml:space="preserve"> </w:t>
        </w:r>
      </w:ins>
      <m:oMath>
        <m:r>
          <m:t>i</m:t>
        </m:r>
      </m:oMath>
      <w:ins w:id="4642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4643" w:author="PR Preview" w:date="2026-01-01T00:00:00Z">
        <w:r>
          <w:t xml:space="preserve">Let</w:t>
        </w:r>
      </w:ins>
      <w:ins w:id="4644" w:author="PR Preview" w:date="2026-01-01T00:00:00Z">
        <w:r>
          <w:t xml:space="preserve"> </w:t>
        </w:r>
      </w:ins>
      <m:oMath>
        <m:r>
          <m:t>g</m:t>
        </m:r>
      </m:oMath>
      <w:ins w:id="4645" w:author="PR Preview" w:date="2026-01-01T00:00:00Z">
        <w:r>
          <w:t xml:space="preserve"> </w:t>
        </w:r>
      </w:ins>
      <w:ins w:id="4646" w:author="PR Preview" w:date="2026-01-01T00:00:00Z">
        <w:r>
          <w:t xml:space="preserve">be the</w:t>
        </w:r>
      </w:ins>
      <w:ins w:id="4647" w:author="PR Preview" w:date="2026-01-01T00:00:00Z">
        <w:r>
          <w:t xml:space="preserve"> </w:t>
        </w:r>
      </w:ins>
      <w:hyperlink w:anchor="def-fitting-procedure">
        <w:ins w:id="464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649" w:author="PR Preview" w:date="2026-01-01T00:00:00Z">
        <w:r>
          <w:t xml:space="preserve">,</w:t>
        </w:r>
      </w:ins>
      <w:ins w:id="4650" w:author="PR Preview" w:date="2026-01-01T00:00:00Z">
        <w:r>
          <w:t xml:space="preserve"> </w:t>
        </w:r>
      </w:ins>
      <w:ins w:id="4651" w:author="PR Preview" w:date="2026-01-01T00:00:00Z">
        <w:r>
          <w:t xml:space="preserve">the rule that maps a training set to a fitted prediction rule.</w:t>
        </w:r>
      </w:ins>
      <w:ins w:id="4652" w:author="PR Preview" w:date="2026-01-01T00:00:00Z">
        <w:r>
          <w:t xml:space="preserve"> </w:t>
        </w:r>
      </w:ins>
      <w:ins w:id="4653" w:author="PR Preview" w:date="2026-01-01T00:00:00Z">
        <w:r>
          <w:t xml:space="preserve">The</w:t>
        </w:r>
      </w:ins>
      <w:ins w:id="4654" w:author="PR Preview" w:date="2026-01-01T00:00:00Z">
        <w:r>
          <w:t xml:space="preserve"> </w:t>
        </w:r>
      </w:ins>
      <w:hyperlink w:anchor="def-fold-out-rule">
        <w:ins w:id="4655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656" w:author="PR Preview" w:date="2026-01-01T00:00:00Z">
        <w:r>
          <w:t xml:space="preserve"> </w:t>
        </w:r>
      </w:ins>
      <w:ins w:id="4657" w:author="PR Preview" w:date="2026-01-01T00:00:00Z">
        <w:r>
          <w:t xml:space="preserve">of observation</w:t>
        </w:r>
      </w:ins>
      <w:ins w:id="4658" w:author="PR Preview" w:date="2026-01-01T00:00:00Z">
        <w:r>
          <w:t xml:space="preserve"> </w:t>
        </w:r>
      </w:ins>
      <m:oMath>
        <m:r>
          <m:t>i</m:t>
        </m:r>
      </m:oMath>
      <w:ins w:id="4659" w:author="PR Preview" w:date="2026-01-01T00:00:00Z">
        <w:r>
          <w:t xml:space="preserve"> </w:t>
        </w:r>
      </w:ins>
      <w:ins w:id="4660" w:author="PR Preview" w:date="2026-01-01T00:00:00Z">
        <w:r>
          <w:t xml:space="preserve">is then</w:t>
        </w:r>
      </w:ins>
      <w:ins w:id="4661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662" w:author="PR Preview" w:date="2026-01-01T00:00:00Z">
        <w:r>
          <w:t xml:space="preserve">.</w:t>
        </w:r>
      </w:ins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(</w:t>
        </w:r>
      </w:ins>
      <w:hyperlink w:anchor="eq-fold-out-rule">
        <w:ins w:id="4665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4666" w:author="PR Preview" w:date="2026-01-01T00:00:00Z">
        <w:r>
          <w:t xml:space="preserve"> </w:t>
        </w:r>
      </w:ins>
      <w:ins w:id="4667" w:author="PR Preview" w:date="2026-01-01T00:00:00Z">
        <w:r>
          <w:t xml:space="preserve">with</w:t>
        </w:r>
      </w:ins>
      <w:ins w:id="46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4669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del w:id="4670" w:author="PR Preview" w:date="2026-01-01T00:00:00Z">
        <w:r>
          <w:delText xml:space="preserve">Hence each term</w:delText>
        </w:r>
      </w:del>
      <w:del w:id="4671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4672" w:author="PR Preview" w:date="2026-01-01T00:00:00Z">
        <w:r>
          <w:delText xml:space="preserve"> </w:delText>
        </w:r>
      </w:del>
      <w:del w:id="4673" w:author="PR Preview" w:date="2026-01-01T00:00:00Z">
        <w:r>
          <w:delText xml:space="preserve">of</w:delText>
        </w:r>
      </w:del>
      <w:del w:id="4674" w:author="PR Preview" w:date="2026-01-01T00:00:00Z">
        <w:r>
          <w:delText xml:space="preserve"> </w:delText>
        </w:r>
      </w:del>
      <w:hyperlink w:anchor="eq-cv-estimate">
        <w:del w:id="4675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676" w:author="PR Preview" w:date="2026-01-01T00:00:00Z">
        <w:r>
          <w:delText xml:space="preserve"> </w:delText>
        </w:r>
      </w:del>
      <w:del w:id="4677" w:author="PR Preview" w:date="2026-01-01T00:00:00Z">
        <w:r>
          <w:delText xml:space="preserve">is the same</w:delText>
        </w:r>
      </w:del>
      <w:del w:id="4678" w:author="PR Preview" w:date="2026-01-01T00:00:00Z">
        <w:r>
          <w:delText xml:space="preserve"> </w:delText>
        </w:r>
      </w:del>
      <w:del w:id="4679" w:author="PR Preview" w:date="2026-01-01T00:00:00Z">
        <w:r>
          <w:delText xml:space="preserve">for every fold assignment.</w:delText>
        </w:r>
      </w:del>
      <w:del w:id="4680" w:author="PR Preview" w:date="2026-01-01T00:00:00Z">
        <w:r>
          <w:delText xml:space="preserve"> </w:delText>
        </w:r>
      </w:del>
      <w:del w:id="4681" w:author="PR Preview" w:date="2026-01-01T00:00:00Z">
        <w:r>
          <w:delText xml:space="preserve">(Each term is a function of the rule in step 4,</w:delText>
        </w:r>
      </w:del>
      <w:del w:id="468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683" w:author="PR Preview" w:date="2026-01-01T00:00:00Z">
        <w:r>
          <w:delText xml:space="preserve"> </w:delText>
        </w:r>
      </w:del>
      <w:del w:id="4684" w:author="PR Preview" w:date="2026-01-01T00:00:00Z">
        <w:r>
          <w:delText xml:space="preserve">and</w:delText>
        </w:r>
      </w:del>
      <w:del w:id="468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4686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4687" w:author="PR Preview" w:date="2026-01-01T00:00:00Z">
        <w:r>
          <w:delText xml:space="preserve">Therefore the sum over</w:delText>
        </w:r>
      </w:del>
      <w:del w:id="468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689" w:author="PR Preview" w:date="2026-01-01T00:00:00Z">
        <w:r>
          <w:delText xml:space="preserve"> </w:delText>
        </w:r>
      </w:del>
      <w:del w:id="4690" w:author="PR Preview" w:date="2026-01-01T00:00:00Z">
        <w:r>
          <w:delText xml:space="preserve">in</w:delText>
        </w:r>
      </w:del>
      <w:del w:id="4691" w:author="PR Preview" w:date="2026-01-01T00:00:00Z">
        <w:r>
          <w:delText xml:space="preserve"> </w:delText>
        </w:r>
      </w:del>
      <w:hyperlink w:anchor="eq-cv-estimate">
        <w:del w:id="469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693" w:author="PR Preview" w:date="2026-01-01T00:00:00Z">
        <w:r>
          <w:delText xml:space="preserve">,</w:delText>
        </w:r>
      </w:del>
      <w:del w:id="4694" w:author="PR Preview" w:date="2026-01-01T00:00:00Z">
        <w:r>
          <w:delText xml:space="preserve"> </w:delText>
        </w:r>
      </w:del>
      <w:del w:id="4695" w:author="PR Preview" w:date="2026-01-01T00:00:00Z">
        <w:r>
          <w:delText xml:space="preserve">and its factor</w:delText>
        </w:r>
      </w:del>
      <w:del w:id="469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4697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23"/>
        </w:numPr>
      </w:pPr>
      <w:ins w:id="4698" w:author="PR Preview" w:date="2026-01-01T00:00:00Z">
        <w:r>
          <w:t xml:space="preserve">Hence each term</w:t>
        </w:r>
      </w:ins>
      <w:ins w:id="4699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4700" w:author="PR Preview" w:date="2026-01-01T00:00:00Z">
        <w:r>
          <w:t xml:space="preserve"> </w:t>
        </w:r>
      </w:ins>
      <w:ins w:id="4701" w:author="PR Preview" w:date="2026-01-01T00:00:00Z">
        <w:r>
          <w:t xml:space="preserve">of</w:t>
        </w:r>
      </w:ins>
      <w:ins w:id="4702" w:author="PR Preview" w:date="2026-01-01T00:00:00Z">
        <w:r>
          <w:t xml:space="preserve"> </w:t>
        </w:r>
      </w:ins>
      <w:hyperlink w:anchor="eq-cv-estimate">
        <w:ins w:id="4703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4704" w:author="PR Preview" w:date="2026-01-01T00:00:00Z">
        <w:r>
          <w:t xml:space="preserve"> </w:t>
        </w:r>
      </w:ins>
      <w:ins w:id="4705" w:author="PR Preview" w:date="2026-01-01T00:00:00Z">
        <w:r>
          <w:t xml:space="preserve">is the same</w:t>
        </w:r>
      </w:ins>
      <w:ins w:id="4706" w:author="PR Preview" w:date="2026-01-01T00:00:00Z">
        <w:r>
          <w:t xml:space="preserve"> </w:t>
        </w:r>
      </w:ins>
      <w:ins w:id="4707" w:author="PR Preview" w:date="2026-01-01T00:00:00Z">
        <w:r>
          <w:t xml:space="preserve">for every fold assignment.</w:t>
        </w:r>
      </w:ins>
      <w:ins w:id="4708" w:author="PR Preview" w:date="2026-01-01T00:00:00Z">
        <w:r>
          <w:t xml:space="preserve"> </w:t>
        </w:r>
      </w:ins>
      <w:ins w:id="4709" w:author="PR Preview" w:date="2026-01-01T00:00:00Z">
        <w:r>
          <w:t xml:space="preserve">(Each term is a function of the rule in step 4,</w:t>
        </w:r>
      </w:ins>
      <w:ins w:id="471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711" w:author="PR Preview" w:date="2026-01-01T00:00:00Z">
        <w:r>
          <w:t xml:space="preserve"> </w:t>
        </w:r>
      </w:ins>
      <w:ins w:id="4712" w:author="PR Preview" w:date="2026-01-01T00:00:00Z">
        <w:r>
          <w:t xml:space="preserve">and</w:t>
        </w:r>
      </w:ins>
      <w:ins w:id="471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4714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4715" w:author="PR Preview" w:date="2026-01-01T00:00:00Z">
        <w:r>
          <w:t xml:space="preserve">Therefore the sum over</w:t>
        </w:r>
      </w:ins>
      <w:ins w:id="47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717" w:author="PR Preview" w:date="2026-01-01T00:00:00Z">
        <w:r>
          <w:t xml:space="preserve"> </w:t>
        </w:r>
      </w:ins>
      <w:ins w:id="4718" w:author="PR Preview" w:date="2026-01-01T00:00:00Z">
        <w:r>
          <w:t xml:space="preserve">in</w:t>
        </w:r>
      </w:ins>
      <w:ins w:id="4719" w:author="PR Preview" w:date="2026-01-01T00:00:00Z">
        <w:r>
          <w:t xml:space="preserve"> </w:t>
        </w:r>
      </w:ins>
      <w:hyperlink w:anchor="eq-cv-estimate">
        <w:ins w:id="4720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4721" w:author="PR Preview" w:date="2026-01-01T00:00:00Z">
        <w:r>
          <w:t xml:space="preserve">,</w:t>
        </w:r>
      </w:ins>
      <w:ins w:id="4722" w:author="PR Preview" w:date="2026-01-01T00:00:00Z">
        <w:r>
          <w:t xml:space="preserve"> </w:t>
        </w:r>
      </w:ins>
      <w:ins w:id="4723" w:author="PR Preview" w:date="2026-01-01T00:00:00Z">
        <w:r>
          <w:t xml:space="preserve">and its factor</w:t>
        </w:r>
      </w:ins>
      <w:ins w:id="472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4725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83" w:name="def-term-vector"/>
    <w:p>
      <w:pPr>
        <w:pStyle w:val="FirstParagraph"/>
      </w:pPr>
      <w:del w:id="4726" w:author="PR Preview" w:date="2026-01-01T00:00:00Z">
        <w:r>
          <w:rPr>
            <w:b/>
            <w:bCs/>
          </w:rPr>
          <w:delText xml:space="preserve">Definition 53 (Term vector)</w:delText>
        </w:r>
      </w:del>
      <w:del w:id="4727" w:author="PR Preview" w:date="2026-01-01T00:00:00Z">
        <w:r>
          <w:delText xml:space="preserve"> </w:delText>
        </w:r>
      </w:del>
      <w:del w:id="4728" w:author="PR Preview" w:date="2026-01-01T00:00:00Z">
        <w:r>
          <w:delText xml:space="preserve">Consider a model whose mean is a linear combination</w:delText>
        </w:r>
      </w:del>
      <w:del w:id="4729" w:author="PR Preview" w:date="2026-01-01T00:00:00Z">
        <w:r>
          <w:delText xml:space="preserve"> </w:delText>
        </w:r>
      </w:del>
      <w:del w:id="4730" w:author="PR Preview" w:date="2026-01-01T00:00:00Z">
        <w:r>
          <w:delText xml:space="preserve">of</w:delText>
        </w:r>
      </w:del>
      <w:del w:id="4731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4732" w:author="PR Preview" w:date="2026-01-01T00:00:00Z">
        <w:r>
          <w:delText xml:space="preserve"> </w:delText>
        </w:r>
      </w:del>
      <w:del w:id="4733" w:author="PR Preview" w:date="2026-01-01T00:00:00Z">
        <w:r>
          <w:delText xml:space="preserve">terms</w:delText>
        </w:r>
      </w:del>
      <w:del w:id="4734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735" w:author="PR Preview" w:date="2026-01-01T00:00:00Z">
        <w:r>
          <w:delText xml:space="preserve"> </w:delText>
        </w:r>
      </w:del>
      <w:del w:id="4736" w:author="PR Preview" w:date="2026-01-01T00:00:00Z">
        <w:r>
          <w:delText xml:space="preserve">of the covariate value,</w:delText>
        </w:r>
      </w:del>
      <w:del w:id="4737" w:author="PR Preview" w:date="2026-01-01T00:00:00Z">
        <w:r>
          <w:delText xml:space="preserve"> </w:delText>
        </w:r>
      </w:del>
      <w:del w:id="4738" w:author="PR Preview" w:date="2026-01-01T00:00:00Z">
        <w:r>
          <w:delText xml:space="preserve">such as</w:delText>
        </w:r>
      </w:del>
      <w:del w:id="4739" w:author="PR Preview" w:date="2026-01-01T00:00:00Z">
        <w:r>
          <w:delText xml:space="preserve"> </w:delText>
        </w:r>
      </w:del>
      <m:oMath>
        <m:r>
          <m:t>1</m:t>
        </m:r>
      </m:oMath>
      <w:del w:id="4740" w:author="PR Preview" w:date="2026-01-01T00:00:00Z">
        <w:r>
          <w:delText xml:space="preserve">,</w:delText>
        </w:r>
      </w:del>
      <w:del w:id="4741" w:author="PR Preview" w:date="2026-01-01T00:00:00Z">
        <w:r>
          <w:delText xml:space="preserve"> </w:delText>
        </w:r>
      </w:del>
      <m:oMath>
        <m:r>
          <m:t>x</m:t>
        </m:r>
      </m:oMath>
      <w:del w:id="4742" w:author="PR Preview" w:date="2026-01-01T00:00:00Z">
        <w:r>
          <w:delText xml:space="preserve"> </w:delText>
        </w:r>
      </w:del>
      <w:del w:id="4743" w:author="PR Preview" w:date="2026-01-01T00:00:00Z">
        <w:r>
          <w:delText xml:space="preserve">and</w:delText>
        </w:r>
      </w:del>
      <w:del w:id="474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4745" w:author="PR Preview" w:date="2026-01-01T00:00:00Z">
        <w:r>
          <w:delText xml:space="preserve">.</w:delText>
        </w:r>
      </w:del>
      <w:del w:id="4746" w:author="PR Preview" w:date="2026-01-01T00:00:00Z">
        <w:r>
          <w:delText xml:space="preserve"> </w:delText>
        </w:r>
      </w:del>
      <w:del w:id="4747" w:author="PR Preview" w:date="2026-01-01T00:00:00Z">
        <w:r>
          <w:delText xml:space="preserve">The</w:delText>
        </w:r>
      </w:del>
      <w:del w:id="4748" w:author="PR Preview" w:date="2026-01-01T00:00:00Z">
        <w:r>
          <w:delText xml:space="preserve"> </w:delText>
        </w:r>
      </w:del>
      <w:del w:id="4749" w:author="PR Preview" w:date="2026-01-01T00:00:00Z">
        <w:r>
          <w:rPr>
            <w:b/>
            <w:bCs/>
          </w:rPr>
          <w:delText xml:space="preserve">term vector</w:delText>
        </w:r>
      </w:del>
      <w:del w:id="4750" w:author="PR Preview" w:date="2026-01-01T00:00:00Z">
        <w:r>
          <w:delText xml:space="preserve"> </w:delText>
        </w:r>
      </w:del>
      <w:del w:id="4751" w:author="PR Preview" w:date="2026-01-01T00:00:00Z">
        <w:r>
          <w:delText xml:space="preserve">$\mathord{\smash[b]{\underset{\raise.3ex\hbox{$\scriptstyle\sim$}}{t}}\vphantom{t}}_{i}$</w:delText>
        </w:r>
      </w:del>
      <w:del w:id="4752" w:author="PR Preview" w:date="2026-01-01T00:00:00Z">
        <w:r>
          <w:delText xml:space="preserve"> </w:delText>
        </w:r>
      </w:del>
      <w:del w:id="4753" w:author="PR Preview" w:date="2026-01-01T00:00:00Z">
        <w:r>
          <w:delText xml:space="preserve">of observation</w:delText>
        </w:r>
      </w:del>
      <w:del w:id="4754" w:author="PR Preview" w:date="2026-01-01T00:00:00Z">
        <w:r>
          <w:delText xml:space="preserve"> </w:delText>
        </w:r>
      </w:del>
      <m:oMath>
        <m:r>
          <m:t>i</m:t>
        </m:r>
      </m:oMath>
      <w:del w:id="4755" w:author="PR Preview" w:date="2026-01-01T00:00:00Z">
        <w:r>
          <w:delText xml:space="preserve"> </w:delText>
        </w:r>
      </w:del>
      <w:del w:id="4756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277" w:name="eq-term-vector"/>
      <w:del w:id="4757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\qquad(53)$$</w:delText>
        </w:r>
      </w:del>
      <w:bookmarkEnd w:id="277"/>
    </w:p>
    <w:p>
      <w:pPr>
        <w:pStyle w:val="FirstParagraph"/>
      </w:pPr>
      <w:ins w:id="4758" w:author="PR Preview" w:date="2026-01-01T00:00:00Z">
        <w:r>
          <w:rPr>
            <w:b/>
            <w:bCs/>
          </w:rPr>
          <w:t xml:space="preserve">Definition 54 (Term vector)</w:t>
        </w:r>
      </w:ins>
      <w:ins w:id="4759" w:author="PR Preview" w:date="2026-01-01T00:00:00Z">
        <w:r>
          <w:t xml:space="preserve"> </w:t>
        </w:r>
      </w:ins>
      <w:ins w:id="4760" w:author="PR Preview" w:date="2026-01-01T00:00:00Z">
        <w:r>
          <w:t xml:space="preserve">Consider a model whose mean is a linear combination</w:t>
        </w:r>
      </w:ins>
      <w:ins w:id="4761" w:author="PR Preview" w:date="2026-01-01T00:00:00Z">
        <w:r>
          <w:t xml:space="preserve"> </w:t>
        </w:r>
      </w:ins>
      <w:ins w:id="4762" w:author="PR Preview" w:date="2026-01-01T00:00:00Z">
        <w:r>
          <w:t xml:space="preserve">of</w:t>
        </w:r>
      </w:ins>
      <w:ins w:id="4763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4764" w:author="PR Preview" w:date="2026-01-01T00:00:00Z">
        <w:r>
          <w:t xml:space="preserve"> </w:t>
        </w:r>
      </w:ins>
      <w:ins w:id="4765" w:author="PR Preview" w:date="2026-01-01T00:00:00Z">
        <w:r>
          <w:t xml:space="preserve">terms</w:t>
        </w:r>
      </w:ins>
      <w:ins w:id="4766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767" w:author="PR Preview" w:date="2026-01-01T00:00:00Z">
        <w:r>
          <w:t xml:space="preserve"> </w:t>
        </w:r>
      </w:ins>
      <w:ins w:id="4768" w:author="PR Preview" w:date="2026-01-01T00:00:00Z">
        <w:r>
          <w:t xml:space="preserve">of the covariate value,</w:t>
        </w:r>
      </w:ins>
      <w:ins w:id="4769" w:author="PR Preview" w:date="2026-01-01T00:00:00Z">
        <w:r>
          <w:t xml:space="preserve"> </w:t>
        </w:r>
      </w:ins>
      <w:ins w:id="4770" w:author="PR Preview" w:date="2026-01-01T00:00:00Z">
        <w:r>
          <w:t xml:space="preserve">such as</w:t>
        </w:r>
      </w:ins>
      <w:ins w:id="4771" w:author="PR Preview" w:date="2026-01-01T00:00:00Z">
        <w:r>
          <w:t xml:space="preserve"> </w:t>
        </w:r>
      </w:ins>
      <m:oMath>
        <m:r>
          <m:t>1</m:t>
        </m:r>
      </m:oMath>
      <w:ins w:id="4772" w:author="PR Preview" w:date="2026-01-01T00:00:00Z">
        <w:r>
          <w:t xml:space="preserve">,</w:t>
        </w:r>
      </w:ins>
      <w:ins w:id="4773" w:author="PR Preview" w:date="2026-01-01T00:00:00Z">
        <w:r>
          <w:t xml:space="preserve"> </w:t>
        </w:r>
      </w:ins>
      <m:oMath>
        <m:r>
          <m:t>x</m:t>
        </m:r>
      </m:oMath>
      <w:ins w:id="4774" w:author="PR Preview" w:date="2026-01-01T00:00:00Z">
        <w:r>
          <w:t xml:space="preserve"> </w:t>
        </w:r>
      </w:ins>
      <w:ins w:id="4775" w:author="PR Preview" w:date="2026-01-01T00:00:00Z">
        <w:r>
          <w:t xml:space="preserve">and</w:t>
        </w:r>
      </w:ins>
      <w:ins w:id="477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4777" w:author="PR Preview" w:date="2026-01-01T00:00:00Z">
        <w:r>
          <w:t xml:space="preserve">.</w:t>
        </w:r>
      </w:ins>
      <w:ins w:id="4778" w:author="PR Preview" w:date="2026-01-01T00:00:00Z">
        <w:r>
          <w:t xml:space="preserve"> </w:t>
        </w:r>
      </w:ins>
      <w:ins w:id="4779" w:author="PR Preview" w:date="2026-01-01T00:00:00Z">
        <w:r>
          <w:t xml:space="preserve">The</w:t>
        </w:r>
      </w:ins>
      <w:ins w:id="4780" w:author="PR Preview" w:date="2026-01-01T00:00:00Z">
        <w:r>
          <w:t xml:space="preserve"> </w:t>
        </w:r>
      </w:ins>
      <w:ins w:id="4781" w:author="PR Preview" w:date="2026-01-01T00:00:00Z">
        <w:r>
          <w:rPr>
            <w:b/>
            <w:bCs/>
          </w:rPr>
          <w:t xml:space="preserve">term vector</w:t>
        </w:r>
      </w:ins>
      <w:ins w:id="4782" w:author="PR Preview" w:date="2026-01-01T00:00:00Z">
        <w:r>
          <w:t xml:space="preserve"> </w:t>
        </w:r>
      </w:ins>
      <w:ins w:id="4783" w:author="PR Preview" w:date="2026-01-01T00:00:00Z">
        <w:r>
          <w:t xml:space="preserve">$\mathord{\smash[b]{\underset{\raise.3ex\hbox{$\scriptstyle\sim$}}{t}}\vphantom{t}}_{i}$</w:t>
        </w:r>
      </w:ins>
      <w:ins w:id="4784" w:author="PR Preview" w:date="2026-01-01T00:00:00Z">
        <w:r>
          <w:t xml:space="preserve"> </w:t>
        </w:r>
      </w:ins>
      <w:ins w:id="4785" w:author="PR Preview" w:date="2026-01-01T00:00:00Z">
        <w:r>
          <w:t xml:space="preserve">of observation</w:t>
        </w:r>
      </w:ins>
      <w:ins w:id="4786" w:author="PR Preview" w:date="2026-01-01T00:00:00Z">
        <w:r>
          <w:t xml:space="preserve"> </w:t>
        </w:r>
      </w:ins>
      <m:oMath>
        <m:r>
          <m:t>i</m:t>
        </m:r>
      </m:oMath>
      <w:ins w:id="4787" w:author="PR Preview" w:date="2026-01-01T00:00:00Z">
        <w:r>
          <w:t xml:space="preserve"> </w:t>
        </w:r>
      </w:ins>
      <w:ins w:id="4788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82" w:name="eq-term-vector"/>
      <w:ins w:id="4789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\qquad(54)$$</w:t>
        </w:r>
      </w:ins>
      <w:bookmarkEnd w:id="282"/>
    </w:p>
    <w:bookmarkEnd w:id="283"/>
    <w:bookmarkStart w:id="285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8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5"/>
    <w:bookmarkStart w:id="287" w:name="def-cross-product-matrix"/>
    <w:p>
      <w:pPr>
        <w:pStyle w:val="BodyText"/>
      </w:pPr>
      <w:del w:id="4790" w:author="PR Preview" w:date="2026-01-01T00:00:00Z">
        <w:r>
          <w:rPr>
            <w:b/>
            <w:bCs/>
          </w:rPr>
          <w:delText xml:space="preserve">Definition 54 (Cross-product matrix (sum-of-squares and cross-products matrix))</w:delText>
        </w:r>
      </w:del>
      <w:del w:id="4791" w:author="PR Preview" w:date="2026-01-01T00:00:00Z">
        <w:r>
          <w:delText xml:space="preserve"> </w:delText>
        </w:r>
      </w:del>
      <w:del w:id="4792" w:author="PR Preview" w:date="2026-01-01T00:00:00Z">
        <w:r>
          <w:delText xml:space="preserve">The</w:delText>
        </w:r>
      </w:del>
      <w:del w:id="4793" w:author="PR Preview" w:date="2026-01-01T00:00:00Z">
        <w:r>
          <w:delText xml:space="preserve"> </w:delText>
        </w:r>
      </w:del>
      <w:del w:id="4794" w:author="PR Preview" w:date="2026-01-01T00:00:00Z">
        <w:r>
          <w:rPr>
            <w:b/>
            <w:bCs/>
          </w:rPr>
          <w:delText xml:space="preserve">cross-product matrix</w:delText>
        </w:r>
      </w:del>
      <w:del w:id="4795" w:author="PR Preview" w:date="2026-01-01T00:00:00Z">
        <w:r>
          <w:delText xml:space="preserve"> </w:delText>
        </w:r>
      </w:del>
      <m:oMath>
        <m:r>
          <m:t>A</m:t>
        </m:r>
      </m:oMath>
      <w:del w:id="4796" w:author="PR Preview" w:date="2026-01-01T00:00:00Z">
        <w:r>
          <w:delText xml:space="preserve"> </w:delText>
        </w:r>
      </w:del>
      <w:del w:id="4797" w:author="PR Preview" w:date="2026-01-01T00:00:00Z">
        <w:r>
          <w:delText xml:space="preserve">of</w:delText>
        </w:r>
      </w:del>
      <w:del w:id="4798" w:author="PR Preview" w:date="2026-01-01T00:00:00Z">
        <w:r>
          <w:delText xml:space="preserve"> </w:delText>
        </w:r>
      </w:del>
      <w:hyperlink w:anchor="def-term-vector">
        <w:del w:id="4799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800" w:author="PR Preview" w:date="2026-01-01T00:00:00Z">
        <w:r>
          <w:delText xml:space="preserve"> </w:delText>
        </w:r>
      </w:del>
      <w:del w:id="4801" w:author="PR Preview" w:date="2026-01-01T00:00:00Z">
        <w:r>
          <w:delText xml:space="preserve">$\mathord{\smash[b]{\underset{\raise.3ex\hbox{$\scriptstyle\sim$}}{t}}\vphantom{t}}_{i}$</w:delText>
        </w:r>
      </w:del>
      <w:del w:id="4802" w:author="PR Preview" w:date="2026-01-01T00:00:00Z">
        <w:r>
          <w:delText xml:space="preserve">,</w:delText>
        </w:r>
      </w:del>
      <w:del w:id="480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804" w:author="PR Preview" w:date="2026-01-01T00:00:00Z">
        <w:r>
          <w:delText xml:space="preserve">, of a training set indexed by</w:delText>
        </w:r>
      </w:del>
      <w:del w:id="4805" w:author="PR Preview" w:date="2026-01-01T00:00:00Z">
        <w:r>
          <w:delText xml:space="preserve"> </w:delText>
        </w:r>
      </w:del>
      <m:oMath>
        <m:r>
          <m:t>I</m:t>
        </m:r>
      </m:oMath>
      <w:del w:id="4806" w:author="PR Preview" w:date="2026-01-01T00:00:00Z">
        <w:r>
          <w:delText xml:space="preserve">,</w:delText>
        </w:r>
      </w:del>
      <w:del w:id="4807" w:author="PR Preview" w:date="2026-01-01T00:00:00Z">
        <w:r>
          <w:delText xml:space="preserve"> </w:delText>
        </w:r>
      </w:del>
      <w:del w:id="4808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281" w:name="eq-cross-product-matrix"/>
      <w:del w:id="4809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\qquad(54)$$</w:delText>
        </w:r>
      </w:del>
      <w:bookmarkEnd w:id="281"/>
    </w:p>
    <w:p>
      <w:pPr>
        <w:pStyle w:val="FirstParagraph"/>
      </w:pPr>
      <w:del w:id="4810" w:author="PR Preview" w:date="2026-01-01T00:00:00Z">
        <w:r>
          <w:rPr>
            <w:i/>
            <w:iCs/>
          </w:rPr>
          <w:delText xml:space="preserve">Remark 30</w:delText>
        </w:r>
      </w:del>
      <w:del w:id="4811" w:author="PR Preview" w:date="2026-01-01T00:00:00Z">
        <w:r>
          <w:delText xml:space="preserve"> (Source: Cross-product matrix (sum-of-squares and cross-products matrix)). </w:delText>
        </w:r>
      </w:del>
      <w:del w:id="4812" w:author="PR Preview" w:date="2026-01-01T00:00:00Z">
        <w:r>
          <w:delText xml:space="preserve">Also called a</w:delText>
        </w:r>
      </w:del>
      <w:del w:id="4813" w:author="PR Preview" w:date="2026-01-01T00:00:00Z">
        <w:r>
          <w:delText xml:space="preserve"> </w:delText>
        </w:r>
      </w:del>
      <w:del w:id="4814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4815" w:author="PR Preview" w:date="2026-01-01T00:00:00Z">
        <w:r>
          <w:delText xml:space="preserve"> </w:delText>
        </w:r>
      </w:del>
      <w:del w:id="4816" w:author="PR Preview" w:date="2026-01-01T00:00:00Z">
        <w:r>
          <w:delText xml:space="preserve">[11], chap. </w:delText>
        </w:r>
      </w:del>
      <w:del w:id="4817" w:author="PR Preview" w:date="2026-01-01T00:00:00Z">
        <w:r>
          <w:delText xml:space="preserve">“Matrix Cross-Products”</w:delText>
        </w:r>
      </w:del>
      <w:del w:id="4818" w:author="PR Preview" w:date="2026-01-01T00:00:00Z">
        <w:r>
          <w:delText xml:space="preserve"> </w:delText>
        </w:r>
      </w:del>
      <w:del w:id="4819" w:author="PR Preview" w:date="2026-01-01T00:00:00Z">
        <w:r>
          <w:delText xml:space="preserve">(see</w:delText>
        </w:r>
      </w:del>
      <w:del w:id="4820" w:author="PR Preview" w:date="2026-01-01T00:00:00Z">
        <w:r>
          <w:delText xml:space="preserve"> </w:delText>
        </w:r>
      </w:del>
      <w:hyperlink r:id="rId288">
        <w:del w:id="4821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4822" w:author="PR Preview" w:date="2026-01-01T00:00:00Z">
        <w:r>
          <w:delText xml:space="preserve">).</w:delText>
        </w:r>
      </w:del>
    </w:p>
    <w:p>
      <w:pPr>
        <w:pStyle w:val="BodyText"/>
      </w:pPr>
      <w:ins w:id="4823" w:author="PR Preview" w:date="2026-01-01T00:00:00Z">
        <w:r>
          <w:rPr>
            <w:b/>
            <w:bCs/>
          </w:rPr>
          <w:t xml:space="preserve">Definition 55 (Cross-product matrix (sum-of-squares and cross-products matrix))</w:t>
        </w:r>
      </w:ins>
      <w:ins w:id="4824" w:author="PR Preview" w:date="2026-01-01T00:00:00Z">
        <w:r>
          <w:t xml:space="preserve"> </w:t>
        </w:r>
      </w:ins>
      <w:ins w:id="4825" w:author="PR Preview" w:date="2026-01-01T00:00:00Z">
        <w:r>
          <w:t xml:space="preserve">The</w:t>
        </w:r>
      </w:ins>
      <w:ins w:id="4826" w:author="PR Preview" w:date="2026-01-01T00:00:00Z">
        <w:r>
          <w:t xml:space="preserve"> </w:t>
        </w:r>
      </w:ins>
      <w:ins w:id="4827" w:author="PR Preview" w:date="2026-01-01T00:00:00Z">
        <w:r>
          <w:rPr>
            <w:b/>
            <w:bCs/>
          </w:rPr>
          <w:t xml:space="preserve">cross-product matrix</w:t>
        </w:r>
      </w:ins>
      <w:ins w:id="4828" w:author="PR Preview" w:date="2026-01-01T00:00:00Z">
        <w:r>
          <w:t xml:space="preserve"> </w:t>
        </w:r>
      </w:ins>
      <m:oMath>
        <m:r>
          <m:t>A</m:t>
        </m:r>
      </m:oMath>
      <w:ins w:id="4829" w:author="PR Preview" w:date="2026-01-01T00:00:00Z">
        <w:r>
          <w:t xml:space="preserve"> </w:t>
        </w:r>
      </w:ins>
      <w:ins w:id="4830" w:author="PR Preview" w:date="2026-01-01T00:00:00Z">
        <w:r>
          <w:t xml:space="preserve">of</w:t>
        </w:r>
      </w:ins>
      <w:ins w:id="4831" w:author="PR Preview" w:date="2026-01-01T00:00:00Z">
        <w:r>
          <w:t xml:space="preserve"> </w:t>
        </w:r>
      </w:ins>
      <w:hyperlink w:anchor="def-term-vector">
        <w:ins w:id="4832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833" w:author="PR Preview" w:date="2026-01-01T00:00:00Z">
        <w:r>
          <w:t xml:space="preserve"> </w:t>
        </w:r>
      </w:ins>
      <w:ins w:id="4834" w:author="PR Preview" w:date="2026-01-01T00:00:00Z">
        <w:r>
          <w:t xml:space="preserve">$\mathord{\smash[b]{\underset{\raise.3ex\hbox{$\scriptstyle\sim$}}{t}}\vphantom{t}}_{i}$</w:t>
        </w:r>
      </w:ins>
      <w:ins w:id="4835" w:author="PR Preview" w:date="2026-01-01T00:00:00Z">
        <w:r>
          <w:t xml:space="preserve">,</w:t>
        </w:r>
      </w:ins>
      <w:ins w:id="483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837" w:author="PR Preview" w:date="2026-01-01T00:00:00Z">
        <w:r>
          <w:t xml:space="preserve">, of a training set indexed by</w:t>
        </w:r>
      </w:ins>
      <w:ins w:id="4838" w:author="PR Preview" w:date="2026-01-01T00:00:00Z">
        <w:r>
          <w:t xml:space="preserve"> </w:t>
        </w:r>
      </w:ins>
      <m:oMath>
        <m:r>
          <m:t>I</m:t>
        </m:r>
      </m:oMath>
      <w:ins w:id="4839" w:author="PR Preview" w:date="2026-01-01T00:00:00Z">
        <w:r>
          <w:t xml:space="preserve">,</w:t>
        </w:r>
      </w:ins>
      <w:ins w:id="4840" w:author="PR Preview" w:date="2026-01-01T00:00:00Z">
        <w:r>
          <w:t xml:space="preserve"> </w:t>
        </w:r>
      </w:ins>
      <w:ins w:id="4841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86" w:name="eq-cross-product-matrix"/>
      <w:ins w:id="4842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\qquad(55)$$</w:t>
        </w:r>
      </w:ins>
      <w:bookmarkEnd w:id="286"/>
    </w:p>
    <w:bookmarkEnd w:id="287"/>
    <w:bookmarkStart w:id="289" w:name="rem-source-cross-product-matrix"/>
    <w:p>
      <w:pPr>
        <w:pStyle w:val="FirstParagraph"/>
      </w:pPr>
      <w:ins w:id="4843" w:author="PR Preview" w:date="2026-01-01T00:00:00Z">
        <w:r>
          <w:rPr>
            <w:i/>
            <w:iCs/>
          </w:rPr>
          <w:t xml:space="preserve">Remark 30</w:t>
        </w:r>
      </w:ins>
      <w:ins w:id="4844" w:author="PR Preview" w:date="2026-01-01T00:00:00Z">
        <w:r>
          <w:t xml:space="preserve"> (Source: Cross-product matrix (sum-of-squares and cross-products matrix)). </w:t>
        </w:r>
      </w:ins>
      <w:ins w:id="4845" w:author="PR Preview" w:date="2026-01-01T00:00:00Z">
        <w:r>
          <w:t xml:space="preserve">Also called a</w:t>
        </w:r>
      </w:ins>
      <w:ins w:id="4846" w:author="PR Preview" w:date="2026-01-01T00:00:00Z">
        <w:r>
          <w:t xml:space="preserve"> </w:t>
        </w:r>
      </w:ins>
      <w:ins w:id="4847" w:author="PR Preview" w:date="2026-01-01T00:00:00Z">
        <w:r>
          <w:rPr>
            <w:b/>
            <w:bCs/>
          </w:rPr>
          <w:t xml:space="preserve">sum-of-squares and cross-products matrix</w:t>
        </w:r>
      </w:ins>
      <w:ins w:id="4848" w:author="PR Preview" w:date="2026-01-01T00:00:00Z">
        <w:r>
          <w:t xml:space="preserve"> </w:t>
        </w:r>
      </w:ins>
      <w:ins w:id="4849" w:author="PR Preview" w:date="2026-01-01T00:00:00Z">
        <w:r>
          <w:t xml:space="preserve">[13], chap. </w:t>
        </w:r>
      </w:ins>
      <w:ins w:id="4850" w:author="PR Preview" w:date="2026-01-01T00:00:00Z">
        <w:r>
          <w:t xml:space="preserve">“Matrix Cross-Products”</w:t>
        </w:r>
      </w:ins>
      <w:ins w:id="4851" w:author="PR Preview" w:date="2026-01-01T00:00:00Z">
        <w:r>
          <w:t xml:space="preserve"> </w:t>
        </w:r>
      </w:ins>
      <w:ins w:id="4852" w:author="PR Preview" w:date="2026-01-01T00:00:00Z">
        <w:r>
          <w:t xml:space="preserve">(see</w:t>
        </w:r>
      </w:ins>
      <w:ins w:id="4853" w:author="PR Preview" w:date="2026-01-01T00:00:00Z">
        <w:r>
          <w:t xml:space="preserve"> </w:t>
        </w:r>
      </w:ins>
      <w:hyperlink r:id="rId288">
        <w:ins w:id="4854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4855" w:author="PR Preview" w:date="2026-01-01T00:00:00Z">
        <w:r>
          <w:t xml:space="preserve">).</w:t>
        </w:r>
      </w:ins>
    </w:p>
    <w:bookmarkEnd w:id="289"/>
    <w:bookmarkStart w:id="292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92"/>
    <w:bookmarkStart w:id="295" w:name="def-leverage"/>
    <w:p>
      <w:pPr>
        <w:pStyle w:val="BodyText"/>
      </w:pPr>
      <w:del w:id="4856" w:author="PR Preview" w:date="2026-01-01T00:00:00Z">
        <w:r>
          <w:rPr>
            <w:b/>
            <w:bCs/>
          </w:rPr>
          <w:delText xml:space="preserve">Definition 55 (Leverage)</w:delText>
        </w:r>
      </w:del>
      <w:del w:id="4857" w:author="PR Preview" w:date="2026-01-01T00:00:00Z">
        <w:r>
          <w:delText xml:space="preserve"> </w:delText>
        </w:r>
      </w:del>
      <w:del w:id="4858" w:author="PR Preview" w:date="2026-01-01T00:00:00Z">
        <w:r>
          <w:delText xml:space="preserve">Consider a linear model fitted by</w:delText>
        </w:r>
      </w:del>
      <w:del w:id="4859" w:author="PR Preview" w:date="2026-01-01T00:00:00Z">
        <w:r>
          <w:delText xml:space="preserve"> </w:delText>
        </w:r>
      </w:del>
      <w:hyperlink r:id="rId293">
        <w:del w:id="4860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4861" w:author="PR Preview" w:date="2026-01-01T00:00:00Z">
        <w:r>
          <w:delText xml:space="preserve">,</w:delText>
        </w:r>
      </w:del>
      <w:del w:id="4862" w:author="PR Preview" w:date="2026-01-01T00:00:00Z">
        <w:r>
          <w:delText xml:space="preserve"> </w:delText>
        </w:r>
      </w:del>
      <w:del w:id="4863" w:author="PR Preview" w:date="2026-01-01T00:00:00Z">
        <w:r>
          <w:delText xml:space="preserve">with</w:delText>
        </w:r>
      </w:del>
      <w:del w:id="4864" w:author="PR Preview" w:date="2026-01-01T00:00:00Z">
        <w:r>
          <w:delText xml:space="preserve"> </w:delText>
        </w:r>
      </w:del>
      <w:hyperlink w:anchor="def-term-vector">
        <w:del w:id="4865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866" w:author="PR Preview" w:date="2026-01-01T00:00:00Z">
        <w:r>
          <w:delText xml:space="preserve"> </w:delText>
        </w:r>
      </w:del>
      <w:del w:id="4867" w:author="PR Preview" w:date="2026-01-01T00:00:00Z">
        <w:r>
          <w:delText xml:space="preserve">$\mathord{\smash[b]{\underset{\raise.3ex\hbox{$\scriptstyle\sim$}}{t}}\vphantom{t}}_{i}$</w:delText>
        </w:r>
      </w:del>
      <w:del w:id="4868" w:author="PR Preview" w:date="2026-01-01T00:00:00Z">
        <w:r>
          <w:delText xml:space="preserve">,</w:delText>
        </w:r>
      </w:del>
      <w:del w:id="486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870" w:author="PR Preview" w:date="2026-01-01T00:00:00Z">
        <w:r>
          <w:delText xml:space="preserve">,</w:delText>
        </w:r>
      </w:del>
      <w:del w:id="4871" w:author="PR Preview" w:date="2026-01-01T00:00:00Z">
        <w:r>
          <w:delText xml:space="preserve"> </w:delText>
        </w:r>
      </w:del>
      <w:del w:id="4872" w:author="PR Preview" w:date="2026-01-01T00:00:00Z">
        <w:r>
          <w:delText xml:space="preserve">and an invertible</w:delText>
        </w:r>
      </w:del>
      <w:del w:id="4873" w:author="PR Preview" w:date="2026-01-01T00:00:00Z">
        <w:r>
          <w:delText xml:space="preserve"> </w:delText>
        </w:r>
      </w:del>
      <w:hyperlink w:anchor="def-cross-product-matrix">
        <w:del w:id="4874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4875" w:author="PR Preview" w:date="2026-01-01T00:00:00Z">
        <w:r>
          <w:delText xml:space="preserve"> </w:delText>
        </w:r>
      </w:del>
      <m:oMath>
        <m:r>
          <m:t>A</m:t>
        </m:r>
      </m:oMath>
      <w:del w:id="4876" w:author="PR Preview" w:date="2026-01-01T00:00:00Z">
        <w:r>
          <w:delText xml:space="preserve">.</w:delText>
        </w:r>
      </w:del>
      <w:del w:id="4877" w:author="PR Preview" w:date="2026-01-01T00:00:00Z">
        <w:r>
          <w:delText xml:space="preserve"> </w:delText>
        </w:r>
      </w:del>
      <w:del w:id="4878" w:author="PR Preview" w:date="2026-01-01T00:00:00Z">
        <w:r>
          <w:delText xml:space="preserve">The</w:delText>
        </w:r>
      </w:del>
      <w:del w:id="4879" w:author="PR Preview" w:date="2026-01-01T00:00:00Z">
        <w:r>
          <w:delText xml:space="preserve"> </w:delText>
        </w:r>
      </w:del>
      <w:del w:id="4880" w:author="PR Preview" w:date="2026-01-01T00:00:00Z">
        <w:r>
          <w:rPr>
            <w:b/>
            <w:bCs/>
          </w:rPr>
          <w:delText xml:space="preserve">leverage</w:delText>
        </w:r>
      </w:del>
      <w:del w:id="4881" w:author="PR Preview" w:date="2026-01-01T00:00:00Z">
        <w:r>
          <w:delText xml:space="preserve"> </w:delText>
        </w:r>
      </w:del>
      <w:del w:id="4882" w:author="PR Preview" w:date="2026-01-01T00:00:00Z">
        <w:r>
          <w:delText xml:space="preserve">of observation</w:delText>
        </w:r>
      </w:del>
      <w:del w:id="4883" w:author="PR Preview" w:date="2026-01-01T00:00:00Z">
        <w:r>
          <w:delText xml:space="preserve"> </w:delText>
        </w:r>
      </w:del>
      <m:oMath>
        <m:r>
          <m:t>i</m:t>
        </m:r>
      </m:oMath>
      <w:del w:id="4884" w:author="PR Preview" w:date="2026-01-01T00:00:00Z">
        <w:r>
          <w:delText xml:space="preserve"> </w:delText>
        </w:r>
      </w:del>
      <w:del w:id="4885" w:author="PR Preview" w:date="2026-01-01T00:00:00Z">
        <w:r>
          <w:delText xml:space="preserve">is</w:delText>
        </w:r>
      </w:del>
      <w:del w:id="4886" w:author="PR Preview" w:date="2026-01-01T00:00:00Z">
        <w:r>
          <w:delText xml:space="preserve"> </w:delText>
        </w:r>
      </w:del>
      <w:del w:id="4887" w:author="PR Preview" w:date="2026-01-01T00:00:00Z">
        <w:r>
          <w:delText xml:space="preserve">[12]</w:delText>
        </w:r>
      </w:del>
    </w:p>
    <w:p>
      <w:pPr>
        <w:pStyle w:val="BodyText"/>
      </w:pPr>
      <w:bookmarkStart w:id="289" w:name="eq-leverage"/>
      <w:del w:id="4888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\qquad(55)$$</w:delText>
        </w:r>
      </w:del>
      <w:bookmarkEnd w:id="289"/>
    </w:p>
    <w:p>
      <w:pPr>
        <w:pStyle w:val="FirstParagraph"/>
      </w:pPr>
      <w:del w:id="4889" w:author="PR Preview" w:date="2026-01-01T00:00:00Z">
        <w:r>
          <w:delText xml:space="preserve">Source:</w:delText>
        </w:r>
      </w:del>
      <w:del w:id="4890" w:author="PR Preview" w:date="2026-01-01T00:00:00Z">
        <w:r>
          <w:delText xml:space="preserve"> </w:delText>
        </w:r>
      </w:del>
      <w:del w:id="4891" w:author="PR Preview" w:date="2026-01-01T00:00:00Z">
        <w:r>
          <w:delText xml:space="preserve">Wikipedia contributors [12]</w:delText>
        </w:r>
      </w:del>
      <w:del w:id="4892" w:author="PR Preview" w:date="2026-01-01T00:00:00Z">
        <w:r>
          <w:delText xml:space="preserve">.</w:delText>
        </w:r>
      </w:del>
    </w:p>
    <w:p>
      <w:pPr>
        <w:pStyle w:val="BodyText"/>
      </w:pPr>
      <w:ins w:id="4893" w:author="PR Preview" w:date="2026-01-01T00:00:00Z">
        <w:r>
          <w:rPr>
            <w:b/>
            <w:bCs/>
          </w:rPr>
          <w:t xml:space="preserve">Definition 56 (Leverage)</w:t>
        </w:r>
      </w:ins>
      <w:ins w:id="4894" w:author="PR Preview" w:date="2026-01-01T00:00:00Z">
        <w:r>
          <w:t xml:space="preserve"> </w:t>
        </w:r>
      </w:ins>
      <w:ins w:id="4895" w:author="PR Preview" w:date="2026-01-01T00:00:00Z">
        <w:r>
          <w:t xml:space="preserve">Consider a linear model fitted by</w:t>
        </w:r>
      </w:ins>
      <w:ins w:id="4896" w:author="PR Preview" w:date="2026-01-01T00:00:00Z">
        <w:r>
          <w:t xml:space="preserve"> </w:t>
        </w:r>
      </w:ins>
      <w:hyperlink r:id="rId293">
        <w:ins w:id="4897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4898" w:author="PR Preview" w:date="2026-01-01T00:00:00Z">
        <w:r>
          <w:t xml:space="preserve">,</w:t>
        </w:r>
      </w:ins>
      <w:ins w:id="4899" w:author="PR Preview" w:date="2026-01-01T00:00:00Z">
        <w:r>
          <w:t xml:space="preserve"> </w:t>
        </w:r>
      </w:ins>
      <w:ins w:id="4900" w:author="PR Preview" w:date="2026-01-01T00:00:00Z">
        <w:r>
          <w:t xml:space="preserve">with</w:t>
        </w:r>
      </w:ins>
      <w:ins w:id="4901" w:author="PR Preview" w:date="2026-01-01T00:00:00Z">
        <w:r>
          <w:t xml:space="preserve"> </w:t>
        </w:r>
      </w:ins>
      <w:hyperlink w:anchor="def-term-vector">
        <w:ins w:id="4902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903" w:author="PR Preview" w:date="2026-01-01T00:00:00Z">
        <w:r>
          <w:t xml:space="preserve"> </w:t>
        </w:r>
      </w:ins>
      <w:ins w:id="4904" w:author="PR Preview" w:date="2026-01-01T00:00:00Z">
        <w:r>
          <w:t xml:space="preserve">$\mathord{\smash[b]{\underset{\raise.3ex\hbox{$\scriptstyle\sim$}}{t}}\vphantom{t}}_{i}$</w:t>
        </w:r>
      </w:ins>
      <w:ins w:id="4905" w:author="PR Preview" w:date="2026-01-01T00:00:00Z">
        <w:r>
          <w:t xml:space="preserve">,</w:t>
        </w:r>
      </w:ins>
      <w:ins w:id="490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907" w:author="PR Preview" w:date="2026-01-01T00:00:00Z">
        <w:r>
          <w:t xml:space="preserve">,</w:t>
        </w:r>
      </w:ins>
      <w:ins w:id="4908" w:author="PR Preview" w:date="2026-01-01T00:00:00Z">
        <w:r>
          <w:t xml:space="preserve"> </w:t>
        </w:r>
      </w:ins>
      <w:ins w:id="4909" w:author="PR Preview" w:date="2026-01-01T00:00:00Z">
        <w:r>
          <w:t xml:space="preserve">and an invertible</w:t>
        </w:r>
      </w:ins>
      <w:ins w:id="4910" w:author="PR Preview" w:date="2026-01-01T00:00:00Z">
        <w:r>
          <w:t xml:space="preserve"> </w:t>
        </w:r>
      </w:ins>
      <w:hyperlink w:anchor="def-cross-product-matrix">
        <w:ins w:id="4911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4912" w:author="PR Preview" w:date="2026-01-01T00:00:00Z">
        <w:r>
          <w:t xml:space="preserve"> </w:t>
        </w:r>
      </w:ins>
      <m:oMath>
        <m:r>
          <m:t>A</m:t>
        </m:r>
      </m:oMath>
      <w:ins w:id="4913" w:author="PR Preview" w:date="2026-01-01T00:00:00Z">
        <w:r>
          <w:t xml:space="preserve">.</w:t>
        </w:r>
      </w:ins>
      <w:ins w:id="4914" w:author="PR Preview" w:date="2026-01-01T00:00:00Z">
        <w:r>
          <w:t xml:space="preserve"> </w:t>
        </w:r>
      </w:ins>
      <w:ins w:id="4915" w:author="PR Preview" w:date="2026-01-01T00:00:00Z">
        <w:r>
          <w:t xml:space="preserve">The</w:t>
        </w:r>
      </w:ins>
      <w:ins w:id="4916" w:author="PR Preview" w:date="2026-01-01T00:00:00Z">
        <w:r>
          <w:t xml:space="preserve"> </w:t>
        </w:r>
      </w:ins>
      <w:ins w:id="4917" w:author="PR Preview" w:date="2026-01-01T00:00:00Z">
        <w:r>
          <w:rPr>
            <w:b/>
            <w:bCs/>
          </w:rPr>
          <w:t xml:space="preserve">leverage</w:t>
        </w:r>
      </w:ins>
      <w:ins w:id="4918" w:author="PR Preview" w:date="2026-01-01T00:00:00Z">
        <w:r>
          <w:t xml:space="preserve"> </w:t>
        </w:r>
      </w:ins>
      <w:ins w:id="4919" w:author="PR Preview" w:date="2026-01-01T00:00:00Z">
        <w:r>
          <w:t xml:space="preserve">of observation</w:t>
        </w:r>
      </w:ins>
      <w:ins w:id="4920" w:author="PR Preview" w:date="2026-01-01T00:00:00Z">
        <w:r>
          <w:t xml:space="preserve"> </w:t>
        </w:r>
      </w:ins>
      <m:oMath>
        <m:r>
          <m:t>i</m:t>
        </m:r>
      </m:oMath>
      <w:ins w:id="4921" w:author="PR Preview" w:date="2026-01-01T00:00:00Z">
        <w:r>
          <w:t xml:space="preserve"> </w:t>
        </w:r>
      </w:ins>
      <w:ins w:id="4922" w:author="PR Preview" w:date="2026-01-01T00:00:00Z">
        <w:r>
          <w:t xml:space="preserve">is</w:t>
        </w:r>
      </w:ins>
      <w:ins w:id="4923" w:author="PR Preview" w:date="2026-01-01T00:00:00Z">
        <w:r>
          <w:t xml:space="preserve"> </w:t>
        </w:r>
      </w:ins>
      <w:ins w:id="4924" w:author="PR Preview" w:date="2026-01-01T00:00:00Z">
        <w:r>
          <w:t xml:space="preserve">[14]</w:t>
        </w:r>
      </w:ins>
    </w:p>
    <w:p>
      <w:pPr>
        <w:pStyle w:val="BodyText"/>
      </w:pPr>
      <w:bookmarkStart w:id="294" w:name="eq-leverage"/>
      <w:ins w:id="4925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\qquad(56)$$</w:t>
        </w:r>
      </w:ins>
      <w:bookmarkEnd w:id="294"/>
    </w:p>
    <w:p>
      <w:pPr>
        <w:pStyle w:val="FirstParagraph"/>
      </w:pPr>
      <w:ins w:id="4926" w:author="PR Preview" w:date="2026-01-01T00:00:00Z">
        <w:r>
          <w:t xml:space="preserve">Source:</w:t>
        </w:r>
      </w:ins>
      <w:ins w:id="4927" w:author="PR Preview" w:date="2026-01-01T00:00:00Z">
        <w:r>
          <w:t xml:space="preserve"> </w:t>
        </w:r>
      </w:ins>
      <w:ins w:id="4928" w:author="PR Preview" w:date="2026-01-01T00:00:00Z">
        <w:r>
          <w:t xml:space="preserve">Wikipedia contributors [14]</w:t>
        </w:r>
      </w:ins>
      <w:ins w:id="4929" w:author="PR Preview" w:date="2026-01-01T00:00:00Z">
        <w:r>
          <w:t xml:space="preserve">.</w:t>
        </w:r>
      </w:ins>
    </w:p>
    <w:bookmarkEnd w:id="295"/>
    <w:bookmarkStart w:id="297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7"/>
    <w:bookmarkStart w:id="300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01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01"/>
    <w:bookmarkStart w:id="302" w:name="exm-loocv-shortcut"/>
    <w:p>
      <w:pPr>
        <w:pStyle w:val="BodyText"/>
      </w:pPr>
      <w:del w:id="4930" w:author="PR Preview" w:date="2026-01-01T00:00:00Z">
        <w:r>
          <w:rPr>
            <w:b/>
            <w:bCs/>
          </w:rPr>
          <w:delText xml:space="preserve">Example 32 (Leave-one-out cross-validation of the</w:delText>
        </w:r>
      </w:del>
      <w:del w:id="4931" w:author="PR Preview" w:date="2026-01-01T00:00:00Z">
        <w:r>
          <w:rPr>
            <w:b/>
            <w:bCs/>
          </w:rPr>
          <w:delText xml:space="preserve"> </w:delText>
        </w:r>
      </w:del>
      <w:del w:id="4932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4933" w:author="PR Preview" w:date="2026-01-01T00:00:00Z">
        <w:r>
          <w:rPr>
            <w:b/>
            <w:bCs/>
          </w:rPr>
          <w:delText xml:space="preserve"> </w:delText>
        </w:r>
      </w:del>
      <w:del w:id="4934" w:author="PR Preview" w:date="2026-01-01T00:00:00Z">
        <w:r>
          <w:rPr>
            <w:b/>
            <w:bCs/>
          </w:rPr>
          <w:delText xml:space="preserve">polynomials)</w:delText>
        </w:r>
      </w:del>
      <w:del w:id="4935" w:author="PR Preview" w:date="2026-01-01T00:00:00Z">
        <w:r>
          <w:delText xml:space="preserve"> </w:delText>
        </w:r>
      </w:del>
      <w:del w:id="4936" w:author="PR Preview" w:date="2026-01-01T00:00:00Z">
        <w:r>
          <w:delText xml:space="preserve">This example computes</w:delText>
        </w:r>
      </w:del>
      <w:del w:id="493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4938" w:author="PR Preview" w:date="2026-01-01T00:00:00Z">
        <w:r>
          <w:delText xml:space="preserve"> </w:delText>
        </w:r>
      </w:del>
      <w:del w:id="4939" w:author="PR Preview" w:date="2026-01-01T00:00:00Z">
        <w:r>
          <w:delText xml:space="preserve">for the four</w:delText>
        </w:r>
      </w:del>
      <w:del w:id="4940" w:author="PR Preview" w:date="2026-01-01T00:00:00Z">
        <w:r>
          <w:delText xml:space="preserve"> </w:delText>
        </w:r>
      </w:del>
      <w:del w:id="4941" w:author="PR Preview" w:date="2026-01-01T00:00:00Z">
        <w:r>
          <w:rPr>
            <w:rStyle w:val="VerbatimChar"/>
          </w:rPr>
          <w:delText xml:space="preserve">mtcars</w:delText>
        </w:r>
      </w:del>
      <w:del w:id="4942" w:author="PR Preview" w:date="2026-01-01T00:00:00Z">
        <w:r>
          <w:delText xml:space="preserve"> </w:delText>
        </w:r>
      </w:del>
      <w:del w:id="4943" w:author="PR Preview" w:date="2026-01-01T00:00:00Z">
        <w:r>
          <w:delText xml:space="preserve">polynomials</w:delText>
        </w:r>
      </w:del>
      <w:del w:id="4944" w:author="PR Preview" w:date="2026-01-01T00:00:00Z">
        <w:r>
          <w:delText xml:space="preserve"> </w:delText>
        </w:r>
      </w:del>
      <w:del w:id="4945" w:author="PR Preview" w:date="2026-01-01T00:00:00Z">
        <w:r>
          <w:delText xml:space="preserve">of</w:delText>
        </w:r>
      </w:del>
      <w:del w:id="4946" w:author="PR Preview" w:date="2026-01-01T00:00:00Z">
        <w:r>
          <w:delText xml:space="preserve"> </w:delText>
        </w:r>
      </w:del>
      <w:hyperlink w:anchor="exr-overfitting">
        <w:del w:id="494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948" w:author="PR Preview" w:date="2026-01-01T00:00:00Z">
        <w:r>
          <w:delText xml:space="preserve"> </w:delText>
        </w:r>
      </w:del>
      <w:del w:id="4949" w:author="PR Preview" w:date="2026-01-01T00:00:00Z">
        <w:r>
          <w:delText xml:space="preserve">in two ways:</w:delText>
        </w:r>
      </w:del>
      <w:del w:id="4950" w:author="PR Preview" w:date="2026-01-01T00:00:00Z">
        <w:r>
          <w:delText xml:space="preserve"> </w:delText>
        </w:r>
      </w:del>
      <w:del w:id="4951" w:author="PR Preview" w:date="2026-01-01T00:00:00Z">
        <w:r>
          <w:delText xml:space="preserve">by fitting each model 32 times, as in</w:delText>
        </w:r>
      </w:del>
      <w:del w:id="4952" w:author="PR Preview" w:date="2026-01-01T00:00:00Z">
        <w:r>
          <w:delText xml:space="preserve"> </w:delText>
        </w:r>
      </w:del>
      <w:hyperlink w:anchor="eq-loocv">
        <w:del w:id="4953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4954" w:author="PR Preview" w:date="2026-01-01T00:00:00Z">
        <w:r>
          <w:delText xml:space="preserve">,</w:delText>
        </w:r>
      </w:del>
      <w:del w:id="4955" w:author="PR Preview" w:date="2026-01-01T00:00:00Z">
        <w:r>
          <w:delText xml:space="preserve"> </w:delText>
        </w:r>
      </w:del>
      <w:del w:id="4956" w:author="PR Preview" w:date="2026-01-01T00:00:00Z">
        <w:r>
          <w:delText xml:space="preserve">and by the single-fit formula of</w:delText>
        </w:r>
      </w:del>
      <w:del w:id="4957" w:author="PR Preview" w:date="2026-01-01T00:00:00Z">
        <w:r>
          <w:delText xml:space="preserve"> </w:delText>
        </w:r>
      </w:del>
      <w:hyperlink w:anchor="thm-loocv-shortcut">
        <w:del w:id="4958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959" w:author="PR Preview" w:date="2026-01-01T00:00:00Z">
        <w:r>
          <w:delText xml:space="preserve">,</w:delText>
        </w:r>
      </w:del>
      <w:del w:id="4960" w:author="PR Preview" w:date="2026-01-01T00:00:00Z">
        <w:r>
          <w:delText xml:space="preserve"> </w:delText>
        </w:r>
      </w:del>
      <w:del w:id="4961" w:author="PR Preview" w:date="2026-01-01T00:00:00Z">
        <w:r>
          <w:delText xml:space="preserve">with the leverages from</w:delText>
        </w:r>
      </w:del>
      <w:del w:id="4962" w:author="PR Preview" w:date="2026-01-01T00:00:00Z">
        <w:r>
          <w:delText xml:space="preserve"> </w:delText>
        </w:r>
      </w:del>
      <w:del w:id="4963" w:author="PR Preview" w:date="2026-01-01T00:00:00Z">
        <w:r>
          <w:rPr>
            <w:rStyle w:val="VerbatimChar"/>
          </w:rPr>
          <w:delText xml:space="preserve">hatvalues()</w:delText>
        </w:r>
      </w:del>
      <w:del w:id="4964" w:author="PR Preview" w:date="2026-01-01T00:00:00Z">
        <w:r>
          <w:delText xml:space="preserve">.</w:delText>
        </w:r>
      </w:del>
    </w:p>
    <w:p>
      <w:pPr>
        <w:pStyle w:val="BodyText"/>
      </w:pPr>
      <w:ins w:id="4965" w:author="PR Preview" w:date="2026-01-01T00:00:00Z">
        <w:r>
          <w:rPr>
            <w:b/>
            <w:bCs/>
          </w:rPr>
          <w:t xml:space="preserve">Example 33 (Leave-one-out cross-validation of the</w:t>
        </w:r>
      </w:ins>
      <w:ins w:id="4966" w:author="PR Preview" w:date="2026-01-01T00:00:00Z">
        <w:r>
          <w:rPr>
            <w:b/>
            <w:bCs/>
          </w:rPr>
          <w:t xml:space="preserve"> </w:t>
        </w:r>
      </w:ins>
      <w:ins w:id="4967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4968" w:author="PR Preview" w:date="2026-01-01T00:00:00Z">
        <w:r>
          <w:rPr>
            <w:b/>
            <w:bCs/>
          </w:rPr>
          <w:t xml:space="preserve"> </w:t>
        </w:r>
      </w:ins>
      <w:ins w:id="4969" w:author="PR Preview" w:date="2026-01-01T00:00:00Z">
        <w:r>
          <w:rPr>
            <w:b/>
            <w:bCs/>
          </w:rPr>
          <w:t xml:space="preserve">polynomials)</w:t>
        </w:r>
      </w:ins>
      <w:ins w:id="4970" w:author="PR Preview" w:date="2026-01-01T00:00:00Z">
        <w:r>
          <w:t xml:space="preserve"> </w:t>
        </w:r>
      </w:ins>
      <w:ins w:id="4971" w:author="PR Preview" w:date="2026-01-01T00:00:00Z">
        <w:r>
          <w:t xml:space="preserve">This example computes</w:t>
        </w:r>
      </w:ins>
      <w:ins w:id="497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4973" w:author="PR Preview" w:date="2026-01-01T00:00:00Z">
        <w:r>
          <w:t xml:space="preserve"> </w:t>
        </w:r>
      </w:ins>
      <w:ins w:id="4974" w:author="PR Preview" w:date="2026-01-01T00:00:00Z">
        <w:r>
          <w:t xml:space="preserve">for the four</w:t>
        </w:r>
      </w:ins>
      <w:ins w:id="4975" w:author="PR Preview" w:date="2026-01-01T00:00:00Z">
        <w:r>
          <w:t xml:space="preserve"> </w:t>
        </w:r>
      </w:ins>
      <w:ins w:id="4976" w:author="PR Preview" w:date="2026-01-01T00:00:00Z">
        <w:r>
          <w:rPr>
            <w:rStyle w:val="VerbatimChar"/>
          </w:rPr>
          <w:t xml:space="preserve">mtcars</w:t>
        </w:r>
      </w:ins>
      <w:ins w:id="4977" w:author="PR Preview" w:date="2026-01-01T00:00:00Z">
        <w:r>
          <w:t xml:space="preserve"> </w:t>
        </w:r>
      </w:ins>
      <w:ins w:id="4978" w:author="PR Preview" w:date="2026-01-01T00:00:00Z">
        <w:r>
          <w:t xml:space="preserve">polynomials</w:t>
        </w:r>
      </w:ins>
      <w:ins w:id="4979" w:author="PR Preview" w:date="2026-01-01T00:00:00Z">
        <w:r>
          <w:t xml:space="preserve"> </w:t>
        </w:r>
      </w:ins>
      <w:ins w:id="4980" w:author="PR Preview" w:date="2026-01-01T00:00:00Z">
        <w:r>
          <w:t xml:space="preserve">of</w:t>
        </w:r>
      </w:ins>
      <w:ins w:id="4981" w:author="PR Preview" w:date="2026-01-01T00:00:00Z">
        <w:r>
          <w:t xml:space="preserve"> </w:t>
        </w:r>
      </w:ins>
      <w:hyperlink w:anchor="exr-overfitting">
        <w:ins w:id="498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983" w:author="PR Preview" w:date="2026-01-01T00:00:00Z">
        <w:r>
          <w:t xml:space="preserve"> </w:t>
        </w:r>
      </w:ins>
      <w:ins w:id="4984" w:author="PR Preview" w:date="2026-01-01T00:00:00Z">
        <w:r>
          <w:t xml:space="preserve">in two ways:</w:t>
        </w:r>
      </w:ins>
      <w:ins w:id="4985" w:author="PR Preview" w:date="2026-01-01T00:00:00Z">
        <w:r>
          <w:t xml:space="preserve"> </w:t>
        </w:r>
      </w:ins>
      <w:ins w:id="4986" w:author="PR Preview" w:date="2026-01-01T00:00:00Z">
        <w:r>
          <w:t xml:space="preserve">by fitting each model 32 times, as in</w:t>
        </w:r>
      </w:ins>
      <w:ins w:id="4987" w:author="PR Preview" w:date="2026-01-01T00:00:00Z">
        <w:r>
          <w:t xml:space="preserve"> </w:t>
        </w:r>
      </w:ins>
      <w:hyperlink w:anchor="eq-loocv">
        <w:ins w:id="4988" w:author="PR Preview" w:date="2026-01-01T00:00:00Z">
          <w:r>
            <w:rPr>
              <w:rStyle w:val="Hyperlink"/>
            </w:rPr>
            <w:t xml:space="preserve">Equation 53</w:t>
          </w:r>
        </w:ins>
      </w:hyperlink>
      <w:ins w:id="4989" w:author="PR Preview" w:date="2026-01-01T00:00:00Z">
        <w:r>
          <w:t xml:space="preserve">,</w:t>
        </w:r>
      </w:ins>
      <w:ins w:id="4990" w:author="PR Preview" w:date="2026-01-01T00:00:00Z">
        <w:r>
          <w:t xml:space="preserve"> </w:t>
        </w:r>
      </w:ins>
      <w:ins w:id="4991" w:author="PR Preview" w:date="2026-01-01T00:00:00Z">
        <w:r>
          <w:t xml:space="preserve">and by the single-fit formula of</w:t>
        </w:r>
      </w:ins>
      <w:ins w:id="4992" w:author="PR Preview" w:date="2026-01-01T00:00:00Z">
        <w:r>
          <w:t xml:space="preserve"> </w:t>
        </w:r>
      </w:ins>
      <w:hyperlink w:anchor="thm-loocv-shortcut">
        <w:ins w:id="4993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4994" w:author="PR Preview" w:date="2026-01-01T00:00:00Z">
        <w:r>
          <w:t xml:space="preserve">,</w:t>
        </w:r>
      </w:ins>
      <w:ins w:id="4995" w:author="PR Preview" w:date="2026-01-01T00:00:00Z">
        <w:r>
          <w:t xml:space="preserve"> </w:t>
        </w:r>
      </w:ins>
      <w:ins w:id="4996" w:author="PR Preview" w:date="2026-01-01T00:00:00Z">
        <w:r>
          <w:t xml:space="preserve">with the leverages from</w:t>
        </w:r>
      </w:ins>
      <w:ins w:id="4997" w:author="PR Preview" w:date="2026-01-01T00:00:00Z">
        <w:r>
          <w:t xml:space="preserve"> </w:t>
        </w:r>
      </w:ins>
      <w:ins w:id="4998" w:author="PR Preview" w:date="2026-01-01T00:00:00Z">
        <w:r>
          <w:rPr>
            <w:rStyle w:val="VerbatimChar"/>
          </w:rPr>
          <w:t xml:space="preserve">hatvalues()</w:t>
        </w:r>
      </w:ins>
      <w:ins w:id="4999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02"/>
    <w:bookmarkStart w:id="303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03"/>
    <w:bookmarkEnd w:id="304"/>
    <w:bookmarkStart w:id="334" w:name="sec-cv-model-choice"/>
    <w:p>
      <w:pPr>
        <w:pStyle w:val="Heading2"/>
      </w:pPr>
      <w:r>
        <w:t xml:space="preserve">8 Choosing a model by cross-validation</w:t>
      </w:r>
    </w:p>
    <w:bookmarkStart w:id="306" w:name="def-cv-estimate-indexed"/>
    <w:p>
      <w:pPr>
        <w:pStyle w:val="FirstParagraph"/>
      </w:pPr>
      <w:del w:id="5000" w:author="PR Preview" w:date="2026-01-01T00:00:00Z">
        <w:r>
          <w:rPr>
            <w:b/>
            <w:bCs/>
          </w:rPr>
          <w:delText xml:space="preserve">Definition 56 (Cross-validation estimate of a named procedure)</w:delText>
        </w:r>
      </w:del>
      <w:del w:id="5001" w:author="PR Preview" w:date="2026-01-01T00:00:00Z">
        <w:r>
          <w:delText xml:space="preserve"> </w:delText>
        </w:r>
      </w:del>
      <w:del w:id="5002" w:author="PR Preview" w:date="2026-01-01T00:00:00Z">
        <w:r>
          <w:delText xml:space="preserve">Let a</w:delText>
        </w:r>
      </w:del>
      <w:del w:id="5003" w:author="PR Preview" w:date="2026-01-01T00:00:00Z">
        <w:r>
          <w:delText xml:space="preserve"> </w:delText>
        </w:r>
      </w:del>
      <w:hyperlink w:anchor="def-training-set">
        <w:del w:id="500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00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06" w:author="PR Preview" w:date="2026-01-01T00:00:00Z">
        <w:r>
          <w:delText xml:space="preserve">, indexed by</w:delText>
        </w:r>
      </w:del>
      <w:del w:id="5007" w:author="PR Preview" w:date="2026-01-01T00:00:00Z">
        <w:r>
          <w:delText xml:space="preserve"> </w:delText>
        </w:r>
      </w:del>
      <m:oMath>
        <m:r>
          <m:t>I</m:t>
        </m:r>
      </m:oMath>
      <w:del w:id="5008" w:author="PR Preview" w:date="2026-01-01T00:00:00Z">
        <w:r>
          <w:delText xml:space="preserve">,</w:delText>
        </w:r>
      </w:del>
      <w:del w:id="5009" w:author="PR Preview" w:date="2026-01-01T00:00:00Z">
        <w:r>
          <w:delText xml:space="preserve"> </w:delText>
        </w:r>
      </w:del>
      <w:del w:id="5010" w:author="PR Preview" w:date="2026-01-01T00:00:00Z">
        <w:r>
          <w:delText xml:space="preserve">be divided into</w:delText>
        </w:r>
      </w:del>
      <w:del w:id="5011" w:author="PR Preview" w:date="2026-01-01T00:00:00Z">
        <w:r>
          <w:delText xml:space="preserve"> </w:delText>
        </w:r>
      </w:del>
      <w:hyperlink w:anchor="def-folds">
        <w:del w:id="501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0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5014" w:author="PR Preview" w:date="2026-01-01T00:00:00Z">
        <w:r>
          <w:delText xml:space="preserve">.</w:delText>
        </w:r>
      </w:del>
      <w:del w:id="5015" w:author="PR Preview" w:date="2026-01-01T00:00:00Z">
        <w:r>
          <w:delText xml:space="preserve"> </w:delText>
        </w:r>
      </w:del>
      <w:del w:id="5016" w:author="PR Preview" w:date="2026-01-01T00:00:00Z">
        <w:r>
          <w:delText xml:space="preserve">The</w:delText>
        </w:r>
      </w:del>
      <w:del w:id="5017" w:author="PR Preview" w:date="2026-01-01T00:00:00Z">
        <w:r>
          <w:delText xml:space="preserve"> </w:delText>
        </w:r>
      </w:del>
      <w:del w:id="5018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5019" w:author="PR Preview" w:date="2026-01-01T00:00:00Z">
        <w:r>
          <w:delText xml:space="preserve"> </w:delText>
        </w:r>
      </w:del>
      <m:oMath>
        <m:r>
          <m:t>g</m:t>
        </m:r>
      </m:oMath>
      <w:del w:id="5020" w:author="PR Preview" w:date="2026-01-01T00:00:00Z">
        <w:r>
          <w:delText xml:space="preserve"> </w:delText>
        </w:r>
      </w:del>
      <w:del w:id="5021" w:author="PR Preview" w:date="2026-01-01T00:00:00Z">
        <w:r>
          <w:delText xml:space="preserve">on</w:delText>
        </w:r>
      </w:del>
      <w:del w:id="50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23" w:author="PR Preview" w:date="2026-01-01T00:00:00Z">
        <w:r>
          <w:delText xml:space="preserve">,</w:delText>
        </w:r>
      </w:del>
      <w:del w:id="5024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025" w:author="PR Preview" w:date="2026-01-01T00:00:00Z">
        <w:r>
          <w:delText xml:space="preserve">,</w:delText>
        </w:r>
      </w:del>
      <w:del w:id="5026" w:author="PR Preview" w:date="2026-01-01T00:00:00Z">
        <w:r>
          <w:delText xml:space="preserve"> </w:delText>
        </w:r>
      </w:del>
      <w:del w:id="5027" w:author="PR Preview" w:date="2026-01-01T00:00:00Z">
        <w:r>
          <w:delText xml:space="preserve">is the</w:delText>
        </w:r>
      </w:del>
      <w:del w:id="5028" w:author="PR Preview" w:date="2026-01-01T00:00:00Z">
        <w:r>
          <w:delText xml:space="preserve"> </w:delText>
        </w:r>
      </w:del>
      <w:hyperlink w:anchor="def-cv-estimate">
        <w:del w:id="502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030" w:author="PR Preview" w:date="2026-01-01T00:00:00Z">
        <w:r>
          <w:delText xml:space="preserve"> </w:delText>
        </w:r>
      </w:del>
      <w:del w:id="5031" w:author="PR Preview" w:date="2026-01-01T00:00:00Z">
        <w:r>
          <w:delText xml:space="preserve">computed with</w:delText>
        </w:r>
      </w:del>
      <w:del w:id="5032" w:author="PR Preview" w:date="2026-01-01T00:00:00Z">
        <w:r>
          <w:delText xml:space="preserve"> </w:delText>
        </w:r>
      </w:del>
      <w:hyperlink w:anchor="def-fold-out-rule">
        <w:del w:id="5033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5034" w:author="PR Preview" w:date="2026-01-01T00:00:00Z">
        <w:r>
          <w:delText xml:space="preserve"> </w:delText>
        </w:r>
      </w:del>
      <w:del w:id="5035" w:author="PR Preview" w:date="2026-01-01T00:00:00Z">
        <w:r>
          <w:delText xml:space="preserve">that</w:delText>
        </w:r>
      </w:del>
      <w:del w:id="5036" w:author="PR Preview" w:date="2026-01-01T00:00:00Z">
        <w:r>
          <w:delText xml:space="preserve"> </w:delText>
        </w:r>
      </w:del>
      <m:oMath>
        <m:r>
          <m:t>g</m:t>
        </m:r>
      </m:oMath>
      <w:del w:id="5037" w:author="PR Preview" w:date="2026-01-01T00:00:00Z">
        <w:r>
          <w:delText xml:space="preserve"> </w:delText>
        </w:r>
      </w:del>
      <w:del w:id="5038" w:author="PR Preview" w:date="2026-01-01T00:00:00Z">
        <w:r>
          <w:delText xml:space="preserve">produces from</w:delText>
        </w:r>
      </w:del>
      <w:del w:id="50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40" w:author="PR Preview" w:date="2026-01-01T00:00:00Z">
        <w:r>
          <w:delText xml:space="preserve">:</w:delText>
        </w:r>
      </w:del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del w:id="5041" w:author="PR Preview" w:date="2026-01-01T00:00:00Z">
        <w:r>
          <w:rPr>
            <w:b/>
            <w:bCs/>
          </w:rPr>
          <w:delText xml:space="preserve">Definition 57 (Cross-validation choice procedure)</w:delText>
        </w:r>
      </w:del>
      <w:del w:id="5042" w:author="PR Preview" w:date="2026-01-01T00:00:00Z">
        <w:r>
          <w:delText xml:space="preserve"> </w:delText>
        </w:r>
      </w:del>
      <w:del w:id="5043" w:author="PR Preview" w:date="2026-01-01T00:00:00Z">
        <w:r>
          <w:delText xml:space="preserve">Given candidate</w:delText>
        </w:r>
      </w:del>
      <w:del w:id="5044" w:author="PR Preview" w:date="2026-01-01T00:00:00Z">
        <w:r>
          <w:delText xml:space="preserve"> </w:delText>
        </w:r>
      </w:del>
      <w:hyperlink w:anchor="def-fitting-procedure">
        <w:del w:id="5045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04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047" w:author="PR Preview" w:date="2026-01-01T00:00:00Z">
        <w:r>
          <w:delText xml:space="preserve">,</w:delText>
        </w:r>
      </w:del>
      <w:del w:id="5048" w:author="PR Preview" w:date="2026-01-01T00:00:00Z">
        <w:r>
          <w:delText xml:space="preserve"> </w:delText>
        </w:r>
      </w:del>
      <w:del w:id="5049" w:author="PR Preview" w:date="2026-01-01T00:00:00Z">
        <w:r>
          <w:delText xml:space="preserve">the</w:delText>
        </w:r>
      </w:del>
      <w:del w:id="5050" w:author="PR Preview" w:date="2026-01-01T00:00:00Z">
        <w:r>
          <w:delText xml:space="preserve"> </w:delText>
        </w:r>
      </w:del>
      <w:del w:id="5051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505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053" w:author="PR Preview" w:date="2026-01-01T00:00:00Z">
        <w:r>
          <w:delText xml:space="preserve"> </w:delText>
        </w:r>
      </w:del>
      <w:del w:id="5054" w:author="PR Preview" w:date="2026-01-01T00:00:00Z">
        <w:r>
          <w:delText xml:space="preserve">is the fitting procedure that,</w:delText>
        </w:r>
      </w:del>
      <w:del w:id="5055" w:author="PR Preview" w:date="2026-01-01T00:00:00Z">
        <w:r>
          <w:delText xml:space="preserve"> </w:delText>
        </w:r>
      </w:del>
      <w:del w:id="5056" w:author="PR Preview" w:date="2026-01-01T00:00:00Z">
        <w:r>
          <w:delText xml:space="preserve">applied to a</w:delText>
        </w:r>
      </w:del>
      <w:del w:id="5057" w:author="PR Preview" w:date="2026-01-01T00:00:00Z">
        <w:r>
          <w:delText xml:space="preserve"> </w:delText>
        </w:r>
      </w:del>
      <w:hyperlink w:anchor="def-training-set">
        <w:del w:id="505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0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60" w:author="PR Preview" w:date="2026-01-01T00:00:00Z">
        <w:r>
          <w:delText xml:space="preserve">,</w:delText>
        </w:r>
      </w:del>
      <w:del w:id="5061" w:author="PR Preview" w:date="2026-01-01T00:00:00Z">
        <w:r>
          <w:delText xml:space="preserve"> </w:delText>
        </w:r>
      </w:del>
      <w:del w:id="5062" w:author="PR Preview" w:date="2026-01-01T00:00:00Z">
        <w:r>
          <w:delText xml:space="preserve">divides</w:delText>
        </w:r>
      </w:del>
      <w:del w:id="50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64" w:author="PR Preview" w:date="2026-01-01T00:00:00Z">
        <w:r>
          <w:delText xml:space="preserve"> </w:delText>
        </w:r>
      </w:del>
      <w:del w:id="5065" w:author="PR Preview" w:date="2026-01-01T00:00:00Z">
        <w:r>
          <w:delText xml:space="preserve">into</w:delText>
        </w:r>
      </w:del>
      <w:del w:id="5066" w:author="PR Preview" w:date="2026-01-01T00:00:00Z">
        <w:r>
          <w:delText xml:space="preserve"> </w:delText>
        </w:r>
      </w:del>
      <m:oMath>
        <m:r>
          <m:t>k</m:t>
        </m:r>
      </m:oMath>
      <w:del w:id="5067" w:author="PR Preview" w:date="2026-01-01T00:00:00Z">
        <w:r>
          <w:delText xml:space="preserve"> </w:delText>
        </w:r>
      </w:del>
      <w:hyperlink w:anchor="def-folds">
        <w:del w:id="5068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069" w:author="PR Preview" w:date="2026-01-01T00:00:00Z">
        <w:r>
          <w:delText xml:space="preserve">,</w:delText>
        </w:r>
      </w:del>
      <w:del w:id="5070" w:author="PR Preview" w:date="2026-01-01T00:00:00Z">
        <w:r>
          <w:delText xml:space="preserve"> </w:delText>
        </w:r>
      </w:del>
      <w:del w:id="5071" w:author="PR Preview" w:date="2026-01-01T00:00:00Z">
        <w:r>
          <w:delText xml:space="preserve">computes each candidate’s</w:delText>
        </w:r>
      </w:del>
      <w:del w:id="5072" w:author="PR Preview" w:date="2026-01-01T00:00:00Z">
        <w:r>
          <w:delText xml:space="preserve"> </w:delText>
        </w:r>
      </w:del>
      <w:hyperlink w:anchor="def-cv-estimate-indexed">
        <w:del w:id="5073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074" w:author="PR Preview" w:date="2026-01-01T00:00:00Z">
        <w:r>
          <w:delText xml:space="preserve"> </w:delText>
        </w:r>
      </w:del>
      <w:del w:id="5075" w:author="PR Preview" w:date="2026-01-01T00:00:00Z">
        <w:r>
          <w:delText xml:space="preserve">on</w:delText>
        </w:r>
      </w:del>
      <w:del w:id="50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77" w:author="PR Preview" w:date="2026-01-01T00:00:00Z">
        <w:r>
          <w:delText xml:space="preserve"> </w:delText>
        </w:r>
      </w:del>
      <w:del w:id="5078" w:author="PR Preview" w:date="2026-01-01T00:00:00Z">
        <w:r>
          <w:delText xml:space="preserve">with those folds,</w:delText>
        </w:r>
      </w:del>
      <w:del w:id="5079" w:author="PR Preview" w:date="2026-01-01T00:00:00Z">
        <w:r>
          <w:delText xml:space="preserve"> </w:delText>
        </w:r>
      </w:del>
      <w:del w:id="5080" w:author="PR Preview" w:date="2026-01-01T00:00:00Z">
        <w:r>
          <w:delText xml:space="preserve">and applies to</w:delText>
        </w:r>
      </w:del>
      <w:del w:id="50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82" w:author="PR Preview" w:date="2026-01-01T00:00:00Z">
        <w:r>
          <w:delText xml:space="preserve"> </w:delText>
        </w:r>
      </w:del>
      <w:del w:id="5083" w:author="PR Preview" w:date="2026-01-01T00:00:00Z">
        <w:r>
          <w:delText xml:space="preserve">the candidate with the smallest estimate,</w:delText>
        </w:r>
      </w:del>
      <w:del w:id="5084" w:author="PR Preview" w:date="2026-01-01T00:00:00Z">
        <w:r>
          <w:delText xml:space="preserve"> </w:delText>
        </w:r>
      </w:del>
      <w:del w:id="5085" w:author="PR Preview" w:date="2026-01-01T00:00:00Z">
        <w:r>
          <w:delText xml:space="preserve">taking the smallest</w:delText>
        </w:r>
      </w:del>
      <w:del w:id="5086" w:author="PR Preview" w:date="2026-01-01T00:00:00Z">
        <w:r>
          <w:delText xml:space="preserve"> </w:delText>
        </w:r>
      </w:del>
      <m:oMath>
        <m:r>
          <m:t>l</m:t>
        </m:r>
      </m:oMath>
      <w:del w:id="5087" w:author="PR Preview" w:date="2026-01-01T00:00:00Z">
        <w:r>
          <w:delText xml:space="preserve"> </w:delText>
        </w:r>
      </w:del>
      <w:del w:id="5088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p>
      <w:pPr>
        <w:pStyle w:val="FirstParagraph"/>
      </w:pPr>
      <w:del w:id="5089" w:author="PR Preview" w:date="2026-01-01T00:00:00Z">
        <w:r>
          <w:rPr>
            <w:b/>
            <w:bCs/>
          </w:rPr>
          <w:delText xml:space="preserve">Example 33 (Inputs of the cross-validation choice procedure)</w:delText>
        </w:r>
      </w:del>
      <w:del w:id="5090" w:author="PR Preview" w:date="2026-01-01T00:00:00Z">
        <w:r>
          <w:delText xml:space="preserve"> </w:delText>
        </w:r>
      </w:del>
      <w:del w:id="5091" w:author="PR Preview" w:date="2026-01-01T00:00:00Z">
        <w:r>
          <w:delText xml:space="preserve">The</w:delText>
        </w:r>
      </w:del>
      <w:del w:id="5092" w:author="PR Preview" w:date="2026-01-01T00:00:00Z">
        <w:r>
          <w:delText xml:space="preserve"> </w:delText>
        </w:r>
      </w:del>
      <w:hyperlink w:anchor="def-cv-choice">
        <w:del w:id="5093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5094" w:author="PR Preview" w:date="2026-01-01T00:00:00Z">
        <w:r>
          <w:delText xml:space="preserve"> </w:delText>
        </w:r>
      </w:del>
      <m:oMath>
        <m:r>
          <m:t>g</m:t>
        </m:r>
      </m:oMath>
      <w:del w:id="5095" w:author="PR Preview" w:date="2026-01-01T00:00:00Z">
        <w:r>
          <w:delText xml:space="preserve"> </w:delText>
        </w:r>
      </w:del>
      <w:del w:id="5096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5097" w:author="PR Preview" w:date="2026-01-01T00:00:00Z">
        <w:r>
          <w:rPr>
            <w:b/>
            <w:bCs/>
          </w:rPr>
          <w:t xml:space="preserve">Definition 57 (Cross-validation estimate of a named procedure)</w:t>
        </w:r>
      </w:ins>
      <w:ins w:id="5098" w:author="PR Preview" w:date="2026-01-01T00:00:00Z">
        <w:r>
          <w:t xml:space="preserve"> </w:t>
        </w:r>
      </w:ins>
      <w:ins w:id="5099" w:author="PR Preview" w:date="2026-01-01T00:00:00Z">
        <w:r>
          <w:t xml:space="preserve">Let a</w:t>
        </w:r>
      </w:ins>
      <w:ins w:id="5100" w:author="PR Preview" w:date="2026-01-01T00:00:00Z">
        <w:r>
          <w:t xml:space="preserve"> </w:t>
        </w:r>
      </w:ins>
      <w:hyperlink w:anchor="def-training-set">
        <w:ins w:id="510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1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03" w:author="PR Preview" w:date="2026-01-01T00:00:00Z">
        <w:r>
          <w:t xml:space="preserve">, indexed by</w:t>
        </w:r>
      </w:ins>
      <w:ins w:id="5104" w:author="PR Preview" w:date="2026-01-01T00:00:00Z">
        <w:r>
          <w:t xml:space="preserve"> </w:t>
        </w:r>
      </w:ins>
      <m:oMath>
        <m:r>
          <m:t>I</m:t>
        </m:r>
      </m:oMath>
      <w:ins w:id="5105" w:author="PR Preview" w:date="2026-01-01T00:00:00Z">
        <w:r>
          <w:t xml:space="preserve">,</w:t>
        </w:r>
      </w:ins>
      <w:ins w:id="5106" w:author="PR Preview" w:date="2026-01-01T00:00:00Z">
        <w:r>
          <w:t xml:space="preserve"> </w:t>
        </w:r>
      </w:ins>
      <w:ins w:id="5107" w:author="PR Preview" w:date="2026-01-01T00:00:00Z">
        <w:r>
          <w:t xml:space="preserve">be divided into</w:t>
        </w:r>
      </w:ins>
      <w:ins w:id="5108" w:author="PR Preview" w:date="2026-01-01T00:00:00Z">
        <w:r>
          <w:t xml:space="preserve"> </w:t>
        </w:r>
      </w:ins>
      <w:hyperlink w:anchor="def-folds">
        <w:ins w:id="5109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1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5111" w:author="PR Preview" w:date="2026-01-01T00:00:00Z">
        <w:r>
          <w:t xml:space="preserve">.</w:t>
        </w:r>
      </w:ins>
      <w:ins w:id="5112" w:author="PR Preview" w:date="2026-01-01T00:00:00Z">
        <w:r>
          <w:t xml:space="preserve"> </w:t>
        </w:r>
      </w:ins>
      <w:ins w:id="5113" w:author="PR Preview" w:date="2026-01-01T00:00:00Z">
        <w:r>
          <w:t xml:space="preserve">The</w:t>
        </w:r>
      </w:ins>
      <w:ins w:id="5114" w:author="PR Preview" w:date="2026-01-01T00:00:00Z">
        <w:r>
          <w:t xml:space="preserve"> </w:t>
        </w:r>
      </w:ins>
      <w:ins w:id="5115" w:author="PR Preview" w:date="2026-01-01T00:00:00Z">
        <w:r>
          <w:rPr>
            <w:b/>
            <w:bCs/>
          </w:rPr>
          <w:t xml:space="preserve">cross-validation estimate of procedure</w:t>
        </w:r>
      </w:ins>
      <w:ins w:id="5116" w:author="PR Preview" w:date="2026-01-01T00:00:00Z">
        <w:r>
          <w:t xml:space="preserve"> </w:t>
        </w:r>
      </w:ins>
      <m:oMath>
        <m:r>
          <m:t>g</m:t>
        </m:r>
      </m:oMath>
      <w:ins w:id="5117" w:author="PR Preview" w:date="2026-01-01T00:00:00Z">
        <w:r>
          <w:t xml:space="preserve"> </w:t>
        </w:r>
      </w:ins>
      <w:ins w:id="5118" w:author="PR Preview" w:date="2026-01-01T00:00:00Z">
        <w:r>
          <w:t xml:space="preserve">on</w:t>
        </w:r>
      </w:ins>
      <w:ins w:id="51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20" w:author="PR Preview" w:date="2026-01-01T00:00:00Z">
        <w:r>
          <w:t xml:space="preserve">,</w:t>
        </w:r>
      </w:ins>
      <w:ins w:id="5121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122" w:author="PR Preview" w:date="2026-01-01T00:00:00Z">
        <w:r>
          <w:t xml:space="preserve">,</w:t>
        </w:r>
      </w:ins>
      <w:ins w:id="5123" w:author="PR Preview" w:date="2026-01-01T00:00:00Z">
        <w:r>
          <w:t xml:space="preserve"> </w:t>
        </w:r>
      </w:ins>
      <w:ins w:id="5124" w:author="PR Preview" w:date="2026-01-01T00:00:00Z">
        <w:r>
          <w:t xml:space="preserve">is the</w:t>
        </w:r>
      </w:ins>
      <w:ins w:id="5125" w:author="PR Preview" w:date="2026-01-01T00:00:00Z">
        <w:r>
          <w:t xml:space="preserve"> </w:t>
        </w:r>
      </w:ins>
      <w:hyperlink w:anchor="def-cv-estimate">
        <w:ins w:id="512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127" w:author="PR Preview" w:date="2026-01-01T00:00:00Z">
        <w:r>
          <w:t xml:space="preserve"> </w:t>
        </w:r>
      </w:ins>
      <w:ins w:id="5128" w:author="PR Preview" w:date="2026-01-01T00:00:00Z">
        <w:r>
          <w:t xml:space="preserve">computed with</w:t>
        </w:r>
      </w:ins>
      <w:ins w:id="5129" w:author="PR Preview" w:date="2026-01-01T00:00:00Z">
        <w:r>
          <w:t xml:space="preserve"> </w:t>
        </w:r>
      </w:ins>
      <w:hyperlink w:anchor="def-fold-out-rule">
        <w:ins w:id="5130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5131" w:author="PR Preview" w:date="2026-01-01T00:00:00Z">
        <w:r>
          <w:t xml:space="preserve"> </w:t>
        </w:r>
      </w:ins>
      <w:ins w:id="5132" w:author="PR Preview" w:date="2026-01-01T00:00:00Z">
        <w:r>
          <w:t xml:space="preserve">that</w:t>
        </w:r>
      </w:ins>
      <w:ins w:id="5133" w:author="PR Preview" w:date="2026-01-01T00:00:00Z">
        <w:r>
          <w:t xml:space="preserve"> </w:t>
        </w:r>
      </w:ins>
      <m:oMath>
        <m:r>
          <m:t>g</m:t>
        </m:r>
      </m:oMath>
      <w:ins w:id="5134" w:author="PR Preview" w:date="2026-01-01T00:00:00Z">
        <w:r>
          <w:t xml:space="preserve"> </w:t>
        </w:r>
      </w:ins>
      <w:ins w:id="5135" w:author="PR Preview" w:date="2026-01-01T00:00:00Z">
        <w:r>
          <w:t xml:space="preserve">produces from</w:t>
        </w:r>
      </w:ins>
      <w:ins w:id="513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37" w:author="PR Preview" w:date="2026-01-01T00:00:00Z">
        <w:r>
          <w:t xml:space="preserve">:</w:t>
        </w:r>
      </w:ins>
    </w:p>
    <w:p>
      <w:pPr>
        <w:pStyle w:val="BodyText"/>
      </w:pPr>
      <w:bookmarkStart w:id="30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8" w:name="def-cv-choice"/>
    <w:p>
      <w:pPr>
        <w:pStyle w:val="FirstParagraph"/>
      </w:pPr>
      <w:ins w:id="5138" w:author="PR Preview" w:date="2026-01-01T00:00:00Z">
        <w:r>
          <w:rPr>
            <w:b/>
            <w:bCs/>
          </w:rPr>
          <w:t xml:space="preserve">Definition 58 (Cross-validation choice procedure)</w:t>
        </w:r>
      </w:ins>
      <w:ins w:id="5139" w:author="PR Preview" w:date="2026-01-01T00:00:00Z">
        <w:r>
          <w:t xml:space="preserve"> </w:t>
        </w:r>
      </w:ins>
      <w:ins w:id="5140" w:author="PR Preview" w:date="2026-01-01T00:00:00Z">
        <w:r>
          <w:t xml:space="preserve">Given candidate</w:t>
        </w:r>
      </w:ins>
      <w:ins w:id="5141" w:author="PR Preview" w:date="2026-01-01T00:00:00Z">
        <w:r>
          <w:t xml:space="preserve"> </w:t>
        </w:r>
      </w:ins>
      <w:hyperlink w:anchor="def-fitting-procedure">
        <w:ins w:id="5142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14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144" w:author="PR Preview" w:date="2026-01-01T00:00:00Z">
        <w:r>
          <w:t xml:space="preserve">,</w:t>
        </w:r>
      </w:ins>
      <w:ins w:id="5145" w:author="PR Preview" w:date="2026-01-01T00:00:00Z">
        <w:r>
          <w:t xml:space="preserve"> </w:t>
        </w:r>
      </w:ins>
      <w:ins w:id="5146" w:author="PR Preview" w:date="2026-01-01T00:00:00Z">
        <w:r>
          <w:t xml:space="preserve">the</w:t>
        </w:r>
      </w:ins>
      <w:ins w:id="5147" w:author="PR Preview" w:date="2026-01-01T00:00:00Z">
        <w:r>
          <w:t xml:space="preserve"> </w:t>
        </w:r>
      </w:ins>
      <w:ins w:id="5148" w:author="PR Preview" w:date="2026-01-01T00:00:00Z">
        <w:r>
          <w:rPr>
            <w:b/>
            <w:bCs/>
          </w:rPr>
          <w:t xml:space="preserve">cross-validation choice procedure</w:t>
        </w:r>
      </w:ins>
      <w:ins w:id="514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150" w:author="PR Preview" w:date="2026-01-01T00:00:00Z">
        <w:r>
          <w:t xml:space="preserve"> </w:t>
        </w:r>
      </w:ins>
      <w:ins w:id="5151" w:author="PR Preview" w:date="2026-01-01T00:00:00Z">
        <w:r>
          <w:t xml:space="preserve">is the fitting procedure that,</w:t>
        </w:r>
      </w:ins>
      <w:ins w:id="5152" w:author="PR Preview" w:date="2026-01-01T00:00:00Z">
        <w:r>
          <w:t xml:space="preserve"> </w:t>
        </w:r>
      </w:ins>
      <w:ins w:id="5153" w:author="PR Preview" w:date="2026-01-01T00:00:00Z">
        <w:r>
          <w:t xml:space="preserve">applied to a</w:t>
        </w:r>
      </w:ins>
      <w:ins w:id="5154" w:author="PR Preview" w:date="2026-01-01T00:00:00Z">
        <w:r>
          <w:t xml:space="preserve"> </w:t>
        </w:r>
      </w:ins>
      <w:hyperlink w:anchor="def-training-set">
        <w:ins w:id="515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1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57" w:author="PR Preview" w:date="2026-01-01T00:00:00Z">
        <w:r>
          <w:t xml:space="preserve">,</w:t>
        </w:r>
      </w:ins>
      <w:ins w:id="5158" w:author="PR Preview" w:date="2026-01-01T00:00:00Z">
        <w:r>
          <w:t xml:space="preserve"> </w:t>
        </w:r>
      </w:ins>
      <w:ins w:id="5159" w:author="PR Preview" w:date="2026-01-01T00:00:00Z">
        <w:r>
          <w:t xml:space="preserve">divides</w:t>
        </w:r>
      </w:ins>
      <w:ins w:id="51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61" w:author="PR Preview" w:date="2026-01-01T00:00:00Z">
        <w:r>
          <w:t xml:space="preserve"> </w:t>
        </w:r>
      </w:ins>
      <w:ins w:id="5162" w:author="PR Preview" w:date="2026-01-01T00:00:00Z">
        <w:r>
          <w:t xml:space="preserve">into</w:t>
        </w:r>
      </w:ins>
      <w:ins w:id="5163" w:author="PR Preview" w:date="2026-01-01T00:00:00Z">
        <w:r>
          <w:t xml:space="preserve"> </w:t>
        </w:r>
      </w:ins>
      <m:oMath>
        <m:r>
          <m:t>k</m:t>
        </m:r>
      </m:oMath>
      <w:ins w:id="5164" w:author="PR Preview" w:date="2026-01-01T00:00:00Z">
        <w:r>
          <w:t xml:space="preserve"> </w:t>
        </w:r>
      </w:ins>
      <w:hyperlink w:anchor="def-folds">
        <w:ins w:id="5165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166" w:author="PR Preview" w:date="2026-01-01T00:00:00Z">
        <w:r>
          <w:t xml:space="preserve">,</w:t>
        </w:r>
      </w:ins>
      <w:ins w:id="5167" w:author="PR Preview" w:date="2026-01-01T00:00:00Z">
        <w:r>
          <w:t xml:space="preserve"> </w:t>
        </w:r>
      </w:ins>
      <w:ins w:id="5168" w:author="PR Preview" w:date="2026-01-01T00:00:00Z">
        <w:r>
          <w:t xml:space="preserve">computes each candidate’s</w:t>
        </w:r>
      </w:ins>
      <w:ins w:id="5169" w:author="PR Preview" w:date="2026-01-01T00:00:00Z">
        <w:r>
          <w:t xml:space="preserve"> </w:t>
        </w:r>
      </w:ins>
      <w:hyperlink w:anchor="def-cv-estimate-indexed">
        <w:ins w:id="5170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171" w:author="PR Preview" w:date="2026-01-01T00:00:00Z">
        <w:r>
          <w:t xml:space="preserve"> </w:t>
        </w:r>
      </w:ins>
      <w:ins w:id="5172" w:author="PR Preview" w:date="2026-01-01T00:00:00Z">
        <w:r>
          <w:t xml:space="preserve">on</w:t>
        </w:r>
      </w:ins>
      <w:ins w:id="51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74" w:author="PR Preview" w:date="2026-01-01T00:00:00Z">
        <w:r>
          <w:t xml:space="preserve"> </w:t>
        </w:r>
      </w:ins>
      <w:ins w:id="5175" w:author="PR Preview" w:date="2026-01-01T00:00:00Z">
        <w:r>
          <w:t xml:space="preserve">with those folds,</w:t>
        </w:r>
      </w:ins>
      <w:ins w:id="5176" w:author="PR Preview" w:date="2026-01-01T00:00:00Z">
        <w:r>
          <w:t xml:space="preserve"> </w:t>
        </w:r>
      </w:ins>
      <w:ins w:id="5177" w:author="PR Preview" w:date="2026-01-01T00:00:00Z">
        <w:r>
          <w:t xml:space="preserve">and applies to</w:t>
        </w:r>
      </w:ins>
      <w:ins w:id="51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79" w:author="PR Preview" w:date="2026-01-01T00:00:00Z">
        <w:r>
          <w:t xml:space="preserve"> </w:t>
        </w:r>
      </w:ins>
      <w:ins w:id="5180" w:author="PR Preview" w:date="2026-01-01T00:00:00Z">
        <w:r>
          <w:t xml:space="preserve">the candidate with the smallest estimate,</w:t>
        </w:r>
      </w:ins>
      <w:ins w:id="5181" w:author="PR Preview" w:date="2026-01-01T00:00:00Z">
        <w:r>
          <w:t xml:space="preserve"> </w:t>
        </w:r>
      </w:ins>
      <w:ins w:id="5182" w:author="PR Preview" w:date="2026-01-01T00:00:00Z">
        <w:r>
          <w:t xml:space="preserve">taking the smallest</w:t>
        </w:r>
      </w:ins>
      <w:ins w:id="5183" w:author="PR Preview" w:date="2026-01-01T00:00:00Z">
        <w:r>
          <w:t xml:space="preserve"> </w:t>
        </w:r>
      </w:ins>
      <m:oMath>
        <m:r>
          <m:t>l</m:t>
        </m:r>
      </m:oMath>
      <w:ins w:id="5184" w:author="PR Preview" w:date="2026-01-01T00:00:00Z">
        <w:r>
          <w:t xml:space="preserve"> </w:t>
        </w:r>
      </w:ins>
      <w:ins w:id="5185" w:author="PR Preview" w:date="2026-01-01T00:00:00Z">
        <w:r>
          <w:t xml:space="preserve">if several tie:</w:t>
        </w:r>
      </w:ins>
    </w:p>
    <w:p>
      <w:pPr>
        <w:pStyle w:val="BodyText"/>
      </w:pPr>
      <w:bookmarkStart w:id="30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7"/>
    </w:p>
    <w:bookmarkEnd w:id="308"/>
    <w:bookmarkStart w:id="309" w:name="exm-cv-choice-inputs"/>
    <w:p>
      <w:pPr>
        <w:pStyle w:val="FirstParagraph"/>
      </w:pPr>
      <w:ins w:id="5186" w:author="PR Preview" w:date="2026-01-01T00:00:00Z">
        <w:r>
          <w:rPr>
            <w:b/>
            <w:bCs/>
          </w:rPr>
          <w:t xml:space="preserve">Example 34 (Inputs of the cross-validation choice procedure)</w:t>
        </w:r>
      </w:ins>
      <w:ins w:id="5187" w:author="PR Preview" w:date="2026-01-01T00:00:00Z">
        <w:r>
          <w:t xml:space="preserve"> </w:t>
        </w:r>
      </w:ins>
      <w:ins w:id="5188" w:author="PR Preview" w:date="2026-01-01T00:00:00Z">
        <w:r>
          <w:t xml:space="preserve">The</w:t>
        </w:r>
      </w:ins>
      <w:ins w:id="5189" w:author="PR Preview" w:date="2026-01-01T00:00:00Z">
        <w:r>
          <w:t xml:space="preserve"> </w:t>
        </w:r>
      </w:ins>
      <w:hyperlink w:anchor="def-cv-choice">
        <w:ins w:id="5190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5191" w:author="PR Preview" w:date="2026-01-01T00:00:00Z">
        <w:r>
          <w:t xml:space="preserve"> </w:t>
        </w:r>
      </w:ins>
      <m:oMath>
        <m:r>
          <m:t>g</m:t>
        </m:r>
      </m:oMath>
      <w:ins w:id="5192" w:author="PR Preview" w:date="2026-01-01T00:00:00Z">
        <w:r>
          <w:t xml:space="preserve"> </w:t>
        </w:r>
      </w:ins>
      <w:ins w:id="5193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9"/>
    <w:bookmarkStart w:id="311" w:name="def-nested-cv"/>
    <w:p>
      <w:pPr>
        <w:pStyle w:val="FirstParagraph"/>
      </w:pPr>
      <w:del w:id="5194" w:author="PR Preview" w:date="2026-01-01T00:00:00Z">
        <w:r>
          <w:rPr>
            <w:b/>
            <w:bCs/>
          </w:rPr>
          <w:delText xml:space="preserve">Definition 58 (Nested cross-validation)</w:delText>
        </w:r>
      </w:del>
      <w:del w:id="5195" w:author="PR Preview" w:date="2026-01-01T00:00:00Z">
        <w:r>
          <w:delText xml:space="preserve"> </w:delText>
        </w:r>
      </w:del>
      <w:del w:id="5196" w:author="PR Preview" w:date="2026-01-01T00:00:00Z">
        <w:r>
          <w:rPr>
            <w:b/>
            <w:bCs/>
          </w:rPr>
          <w:delText xml:space="preserve">Nested cross-validation</w:delText>
        </w:r>
      </w:del>
      <w:del w:id="5197" w:author="PR Preview" w:date="2026-01-01T00:00:00Z">
        <w:r>
          <w:delText xml:space="preserve"> </w:delText>
        </w:r>
      </w:del>
      <w:del w:id="5198" w:author="PR Preview" w:date="2026-01-01T00:00:00Z">
        <w:r>
          <w:delText xml:space="preserve">is</w:delText>
        </w:r>
      </w:del>
      <w:del w:id="5199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200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201" w:author="PR Preview" w:date="2026-01-01T00:00:00Z">
        <w:r>
          <w:delText xml:space="preserve"> </w:delText>
        </w:r>
      </w:del>
      <w:del w:id="5202" w:author="PR Preview" w:date="2026-01-01T00:00:00Z">
        <w:r>
          <w:delText xml:space="preserve">of the</w:delText>
        </w:r>
      </w:del>
      <w:del w:id="5203" w:author="PR Preview" w:date="2026-01-01T00:00:00Z">
        <w:r>
          <w:delText xml:space="preserve"> </w:delText>
        </w:r>
      </w:del>
      <w:hyperlink w:anchor="def-cv-choice">
        <w:del w:id="5204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5205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206" w:author="PR Preview" w:date="2026-01-01T00:00:00Z">
        <w:r>
          <w:delText xml:space="preserve">:</w:delText>
        </w:r>
      </w:del>
      <w:del w:id="5207" w:author="PR Preview" w:date="2026-01-01T00:00:00Z">
        <w:r>
          <w:delText xml:space="preserve"> </w:delText>
        </w:r>
      </w:del>
      <w:del w:id="5208" w:author="PR Preview" w:date="2026-01-01T00:00:00Z">
        <w:r>
          <w:delText xml:space="preserve">its estimate on a training set</w:delText>
        </w:r>
      </w:del>
      <w:del w:id="52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210" w:author="PR Preview" w:date="2026-01-01T00:00:00Z">
        <w:r>
          <w:delText xml:space="preserve"> </w:delText>
        </w:r>
      </w:del>
      <w:del w:id="5211" w:author="PR Preview" w:date="2026-01-01T00:00:00Z">
        <w:r>
          <w:delText xml:space="preserve">is</w:delText>
        </w:r>
      </w:del>
    </w:p>
    <w:p>
      <w:pPr>
        <w:pStyle w:val="FirstParagraph"/>
      </w:pPr>
      <w:ins w:id="5212" w:author="PR Preview" w:date="2026-01-01T00:00:00Z">
        <w:r>
          <w:rPr>
            <w:b/>
            <w:bCs/>
          </w:rPr>
          <w:t xml:space="preserve">Definition 59 (Nested cross-validation)</w:t>
        </w:r>
      </w:ins>
      <w:ins w:id="5213" w:author="PR Preview" w:date="2026-01-01T00:00:00Z">
        <w:r>
          <w:t xml:space="preserve"> </w:t>
        </w:r>
      </w:ins>
      <w:ins w:id="5214" w:author="PR Preview" w:date="2026-01-01T00:00:00Z">
        <w:r>
          <w:rPr>
            <w:b/>
            <w:bCs/>
          </w:rPr>
          <w:t xml:space="preserve">Nested cross-validation</w:t>
        </w:r>
      </w:ins>
      <w:ins w:id="5215" w:author="PR Preview" w:date="2026-01-01T00:00:00Z">
        <w:r>
          <w:t xml:space="preserve"> </w:t>
        </w:r>
      </w:ins>
      <w:ins w:id="5216" w:author="PR Preview" w:date="2026-01-01T00:00:00Z">
        <w:r>
          <w:t xml:space="preserve">is</w:t>
        </w:r>
      </w:ins>
      <w:ins w:id="521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21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219" w:author="PR Preview" w:date="2026-01-01T00:00:00Z">
        <w:r>
          <w:t xml:space="preserve"> </w:t>
        </w:r>
      </w:ins>
      <w:ins w:id="5220" w:author="PR Preview" w:date="2026-01-01T00:00:00Z">
        <w:r>
          <w:t xml:space="preserve">of the</w:t>
        </w:r>
      </w:ins>
      <w:ins w:id="5221" w:author="PR Preview" w:date="2026-01-01T00:00:00Z">
        <w:r>
          <w:t xml:space="preserve"> </w:t>
        </w:r>
      </w:ins>
      <w:hyperlink w:anchor="def-cv-choice">
        <w:ins w:id="5222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5223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224" w:author="PR Preview" w:date="2026-01-01T00:00:00Z">
        <w:r>
          <w:t xml:space="preserve">:</w:t>
        </w:r>
      </w:ins>
      <w:ins w:id="5225" w:author="PR Preview" w:date="2026-01-01T00:00:00Z">
        <w:r>
          <w:t xml:space="preserve"> </w:t>
        </w:r>
      </w:ins>
      <w:ins w:id="5226" w:author="PR Preview" w:date="2026-01-01T00:00:00Z">
        <w:r>
          <w:t xml:space="preserve">its estimate on a training set</w:t>
        </w:r>
      </w:ins>
      <w:ins w:id="52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28" w:author="PR Preview" w:date="2026-01-01T00:00:00Z">
        <w:r>
          <w:t xml:space="preserve"> </w:t>
        </w:r>
      </w:ins>
      <w:ins w:id="5229" w:author="PR Preview" w:date="2026-01-01T00:00:00Z">
        <w:r>
          <w:t xml:space="preserve">is</w:t>
        </w:r>
      </w:ins>
    </w:p>
    <w:p>
      <w:pPr>
        <w:pStyle w:val="BodyText"/>
      </w:pPr>
      <w:bookmarkStart w:id="3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0"/>
    </w:p>
    <w:bookmarkEnd w:id="311"/>
    <w:bookmarkStart w:id="312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12"/>
    <w:bookmarkStart w:id="313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13"/>
    <w:bookmarkStart w:id="316" w:name="rem-cv-winner-optimistic"/>
    <w:p>
      <w:pPr>
        <w:pStyle w:val="BodyText"/>
      </w:pPr>
      <w:del w:id="5230" w:author="PR Preview" w:date="2026-01-01T00:00:00Z">
        <w:r>
          <w:rPr>
            <w:i/>
            <w:iCs/>
          </w:rPr>
          <w:delText xml:space="preserve">Remark 37</w:delText>
        </w:r>
      </w:del>
      <w:del w:id="5231" w:author="PR Preview" w:date="2026-01-01T00:00:00Z">
        <w:r>
          <w:delText xml:space="preserve"> (Cross-validation replaces the validation set, not the test set). </w:delText>
        </w:r>
      </w:del>
      <w:del w:id="5232" w:author="PR Preview" w:date="2026-01-01T00:00:00Z">
        <w:r>
          <w:delText xml:space="preserve">Used to choose between models,</w:delText>
        </w:r>
      </w:del>
      <w:del w:id="5233" w:author="PR Preview" w:date="2026-01-01T00:00:00Z">
        <w:r>
          <w:delText xml:space="preserve"> </w:delText>
        </w:r>
      </w:del>
      <w:del w:id="5234" w:author="PR Preview" w:date="2026-01-01T00:00:00Z">
        <w:r>
          <w:delText xml:space="preserve">cross-validation takes the place of the</w:delText>
        </w:r>
      </w:del>
      <w:del w:id="5235" w:author="PR Preview" w:date="2026-01-01T00:00:00Z">
        <w:r>
          <w:delText xml:space="preserve"> </w:delText>
        </w:r>
      </w:del>
      <w:del w:id="5236" w:author="PR Preview" w:date="2026-01-01T00:00:00Z">
        <w:r>
          <w:rPr>
            <w:i/>
            <w:iCs/>
          </w:rPr>
          <w:delText xml:space="preserve">validation</w:delText>
        </w:r>
      </w:del>
      <w:del w:id="5237" w:author="PR Preview" w:date="2026-01-01T00:00:00Z">
        <w:r>
          <w:delText xml:space="preserve"> </w:delText>
        </w:r>
      </w:del>
      <w:del w:id="5238" w:author="PR Preview" w:date="2026-01-01T00:00:00Z">
        <w:r>
          <w:delText xml:space="preserve">set</w:delText>
        </w:r>
      </w:del>
      <w:del w:id="5239" w:author="PR Preview" w:date="2026-01-01T00:00:00Z">
        <w:r>
          <w:delText xml:space="preserve"> </w:delText>
        </w:r>
      </w:del>
      <w:del w:id="5240" w:author="PR Preview" w:date="2026-01-01T00:00:00Z">
        <w:r>
          <w:delText xml:space="preserve">of</w:delText>
        </w:r>
      </w:del>
      <w:del w:id="5241" w:author="PR Preview" w:date="2026-01-01T00:00:00Z">
        <w:r>
          <w:delText xml:space="preserve"> </w:delText>
        </w:r>
      </w:del>
      <w:hyperlink w:anchor="def-data-splits">
        <w:del w:id="5242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5243" w:author="PR Preview" w:date="2026-01-01T00:00:00Z">
        <w:r>
          <w:delText xml:space="preserve">,</w:delText>
        </w:r>
      </w:del>
      <w:del w:id="5244" w:author="PR Preview" w:date="2026-01-01T00:00:00Z">
        <w:r>
          <w:delText xml:space="preserve"> </w:delText>
        </w:r>
      </w:del>
      <w:del w:id="5245" w:author="PR Preview" w:date="2026-01-01T00:00:00Z">
        <w:r>
          <w:delText xml:space="preserve">the one consulted again and again,</w:delText>
        </w:r>
      </w:del>
      <w:del w:id="5246" w:author="PR Preview" w:date="2026-01-01T00:00:00Z">
        <w:r>
          <w:delText xml:space="preserve"> </w:delText>
        </w:r>
      </w:del>
      <w:del w:id="5247" w:author="PR Preview" w:date="2026-01-01T00:00:00Z">
        <w:r>
          <w:delText xml:space="preserve">and not of the test set, which stays unused until the end.</w:delText>
        </w:r>
      </w:del>
      <w:del w:id="5248" w:author="PR Preview" w:date="2026-01-01T00:00:00Z">
        <w:r>
          <w:delText xml:space="preserve"> </w:delText>
        </w:r>
      </w:del>
      <w:del w:id="5249" w:author="PR Preview" w:date="2026-01-01T00:00:00Z">
        <w:r>
          <w:delText xml:space="preserve">The cross-validation estimate of the winning model is optimistic:</w:delText>
        </w:r>
      </w:del>
      <w:del w:id="5250" w:author="PR Preview" w:date="2026-01-01T00:00:00Z">
        <w:r>
          <w:delText xml:space="preserve"> </w:delText>
        </w:r>
      </w:del>
      <w:del w:id="5251" w:author="PR Preview" w:date="2026-01-01T00:00:00Z">
        <w:r>
          <w:delText xml:space="preserve">that model won partly because the particular sample and split happened to favor it,</w:delText>
        </w:r>
      </w:del>
      <w:del w:id="5252" w:author="PR Preview" w:date="2026-01-01T00:00:00Z">
        <w:r>
          <w:delText xml:space="preserve"> </w:delText>
        </w:r>
      </w:del>
      <w:del w:id="5253" w:author="PR Preview" w:date="2026-01-01T00:00:00Z">
        <w:r>
          <w:delText xml:space="preserve">so its estimate is the smallest of several noisy estimates.</w:delText>
        </w:r>
      </w:del>
      <w:del w:id="5254" w:author="PR Preview" w:date="2026-01-01T00:00:00Z">
        <w:r>
          <w:delText xml:space="preserve"> </w:delText>
        </w:r>
      </w:del>
      <w:del w:id="5255" w:author="PR Preview" w:date="2026-01-01T00:00:00Z">
        <w:r>
          <w:delText xml:space="preserve">An honest estimate of the chosen model’s error needs data</w:delText>
        </w:r>
      </w:del>
      <w:del w:id="5256" w:author="PR Preview" w:date="2026-01-01T00:00:00Z">
        <w:r>
          <w:delText xml:space="preserve"> </w:delText>
        </w:r>
      </w:del>
      <w:del w:id="5257" w:author="PR Preview" w:date="2026-01-01T00:00:00Z">
        <w:r>
          <w:delText xml:space="preserve">that took no part in the choice</w:delText>
        </w:r>
      </w:del>
      <w:del w:id="5258" w:author="PR Preview" w:date="2026-01-01T00:00:00Z">
        <w:r>
          <w:delText xml:space="preserve"> </w:delText>
        </w:r>
      </w:del>
      <w:del w:id="5259" w:author="PR Preview" w:date="2026-01-01T00:00:00Z">
        <w:r>
          <w:delText xml:space="preserve">[3, Sec. 7.2]</w:delText>
        </w:r>
      </w:del>
      <w:del w:id="5260" w:author="PR Preview" w:date="2026-01-01T00:00:00Z">
        <w:r>
          <w:delText xml:space="preserve">,</w:delText>
        </w:r>
      </w:del>
      <w:del w:id="5261" w:author="PR Preview" w:date="2026-01-01T00:00:00Z">
        <w:r>
          <w:delText xml:space="preserve"> </w:delText>
        </w:r>
      </w:del>
      <w:del w:id="5262" w:author="PR Preview" w:date="2026-01-01T00:00:00Z">
        <w:r>
          <w:delText xml:space="preserve">such as a</w:delText>
        </w:r>
      </w:del>
      <w:del w:id="5263" w:author="PR Preview" w:date="2026-01-01T00:00:00Z">
        <w:r>
          <w:delText xml:space="preserve"> </w:delText>
        </w:r>
      </w:del>
      <w:hyperlink w:anchor="def-test-set">
        <w:del w:id="5264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5265" w:author="PR Preview" w:date="2026-01-01T00:00:00Z">
        <w:r>
          <w:delText xml:space="preserve">,</w:delText>
        </w:r>
      </w:del>
      <w:del w:id="5266" w:author="PR Preview" w:date="2026-01-01T00:00:00Z">
        <w:r>
          <w:delText xml:space="preserve"> </w:delText>
        </w:r>
      </w:del>
      <w:del w:id="5267" w:author="PR Preview" w:date="2026-01-01T00:00:00Z">
        <w:r>
          <w:delText xml:space="preserve">or the outer folds of</w:delText>
        </w:r>
      </w:del>
      <w:del w:id="5268" w:author="PR Preview" w:date="2026-01-01T00:00:00Z">
        <w:r>
          <w:delText xml:space="preserve"> </w:delText>
        </w:r>
      </w:del>
      <w:hyperlink w:anchor="def-nested-cv">
        <w:del w:id="5269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5270" w:author="PR Preview" w:date="2026-01-01T00:00:00Z">
        <w:r>
          <w:delText xml:space="preserve">.</w:delText>
        </w:r>
      </w:del>
    </w:p>
    <w:p>
      <w:pPr>
        <w:pStyle w:val="BodyText"/>
      </w:pPr>
      <w:del w:id="5271" w:author="PR Preview" w:date="2026-01-01T00:00:00Z">
        <w:r>
          <w:rPr>
            <w:b/>
            <w:bCs/>
          </w:rPr>
          <w:delText xml:space="preserve">Definition 59 (Fold-based standard error)</w:delText>
        </w:r>
      </w:del>
      <w:del w:id="5272" w:author="PR Preview" w:date="2026-01-01T00:00:00Z">
        <w:r>
          <w:delText xml:space="preserve"> </w:delText>
        </w:r>
      </w:del>
      <w:del w:id="5273" w:author="PR Preview" w:date="2026-01-01T00:00:00Z">
        <w:r>
          <w:delText xml:space="preserve">The</w:delText>
        </w:r>
      </w:del>
      <w:del w:id="5274" w:author="PR Preview" w:date="2026-01-01T00:00:00Z">
        <w:r>
          <w:delText xml:space="preserve"> </w:delText>
        </w:r>
      </w:del>
      <w:del w:id="5275" w:author="PR Preview" w:date="2026-01-01T00:00:00Z">
        <w:r>
          <w:rPr>
            <w:b/>
            <w:bCs/>
          </w:rPr>
          <w:delText xml:space="preserve">fold-based standard error</w:delText>
        </w:r>
      </w:del>
      <w:del w:id="527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277" w:author="PR Preview" w:date="2026-01-01T00:00:00Z">
        <w:r>
          <w:delText xml:space="preserve"> </w:delText>
        </w:r>
      </w:del>
      <w:del w:id="5278" w:author="PR Preview" w:date="2026-01-01T00:00:00Z">
        <w:r>
          <w:delText xml:space="preserve">of a</w:delText>
        </w:r>
      </w:del>
      <w:del w:id="5279" w:author="PR Preview" w:date="2026-01-01T00:00:00Z">
        <w:r>
          <w:delText xml:space="preserve"> </w:delText>
        </w:r>
      </w:del>
      <m:oMath>
        <m:r>
          <m:t>k</m:t>
        </m:r>
      </m:oMath>
      <w:del w:id="5280" w:author="PR Preview" w:date="2026-01-01T00:00:00Z">
        <w:r>
          <w:delText xml:space="preserve">-fold</w:delText>
        </w:r>
      </w:del>
      <w:del w:id="5281" w:author="PR Preview" w:date="2026-01-01T00:00:00Z">
        <w:r>
          <w:delText xml:space="preserve"> </w:delText>
        </w:r>
      </w:del>
      <w:hyperlink w:anchor="def-cv-estimate">
        <w:del w:id="528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283" w:author="PR Preview" w:date="2026-01-01T00:00:00Z">
        <w:r>
          <w:delText xml:space="preserve"> </w:delText>
        </w:r>
      </w:del>
      <w:del w:id="5284" w:author="PR Preview" w:date="2026-01-01T00:00:00Z">
        <w:r>
          <w:delText xml:space="preserve">is the</w:delText>
        </w:r>
      </w:del>
      <w:del w:id="5285" w:author="PR Preview" w:date="2026-01-01T00:00:00Z">
        <w:r>
          <w:delText xml:space="preserve"> </w:delText>
        </w:r>
      </w:del>
      <w:hyperlink r:id="rId317">
        <w:del w:id="5286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5287" w:author="PR Preview" w:date="2026-01-01T00:00:00Z">
        <w:r>
          <w:delText xml:space="preserve"> </w:delText>
        </w:r>
      </w:del>
      <w:del w:id="5288" w:author="PR Preview" w:date="2026-01-01T00:00:00Z">
        <w:r>
          <w:delText xml:space="preserve">of the</w:delText>
        </w:r>
      </w:del>
      <w:del w:id="5289" w:author="PR Preview" w:date="2026-01-01T00:00:00Z">
        <w:r>
          <w:delText xml:space="preserve"> </w:delText>
        </w:r>
      </w:del>
      <m:oMath>
        <m:r>
          <m:t>k</m:t>
        </m:r>
      </m:oMath>
      <w:del w:id="5290" w:author="PR Preview" w:date="2026-01-01T00:00:00Z">
        <w:r>
          <w:delText xml:space="preserve"> </w:delText>
        </w:r>
      </w:del>
      <w:hyperlink w:anchor="def-fold-mse">
        <w:del w:id="5291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5292" w:author="PR Preview" w:date="2026-01-01T00:00:00Z">
        <w:r>
          <w:delText xml:space="preserve">,</w:delText>
        </w:r>
      </w:del>
      <w:del w:id="5293" w:author="PR Preview" w:date="2026-01-01T00:00:00Z">
        <w:r>
          <w:delText xml:space="preserve"> </w:delText>
        </w:r>
      </w:del>
      <w:del w:id="5294" w:author="PR Preview" w:date="2026-01-01T00:00:00Z">
        <w:r>
          <w:delText xml:space="preserve">divided by</w:delText>
        </w:r>
      </w:del>
      <w:del w:id="5295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5296" w:author="PR Preview" w:date="2026-01-01T00:00:00Z">
        <w:r>
          <w:delText xml:space="preserve">:</w:delText>
        </w:r>
      </w:del>
    </w:p>
    <w:p>
      <w:pPr>
        <w:pStyle w:val="BodyText"/>
      </w:pPr>
      <w:ins w:id="5297" w:author="PR Preview" w:date="2026-01-01T00:00:00Z">
        <w:r>
          <w:rPr>
            <w:i/>
            <w:iCs/>
          </w:rPr>
          <w:t xml:space="preserve">Remark 37</w:t>
        </w:r>
      </w:ins>
      <w:ins w:id="5298" w:author="PR Preview" w:date="2026-01-01T00:00:00Z">
        <w:r>
          <w:t xml:space="preserve"> (Cross-validation replaces the validation set, not the test set). </w:t>
        </w:r>
      </w:ins>
      <w:ins w:id="5299" w:author="PR Preview" w:date="2026-01-01T00:00:00Z">
        <w:r>
          <w:t xml:space="preserve">Used to choose between models,</w:t>
        </w:r>
      </w:ins>
      <w:ins w:id="5300" w:author="PR Preview" w:date="2026-01-01T00:00:00Z">
        <w:r>
          <w:t xml:space="preserve"> </w:t>
        </w:r>
      </w:ins>
      <w:ins w:id="5301" w:author="PR Preview" w:date="2026-01-01T00:00:00Z">
        <w:r>
          <w:t xml:space="preserve">cross-validation takes the place of the</w:t>
        </w:r>
      </w:ins>
      <w:ins w:id="5302" w:author="PR Preview" w:date="2026-01-01T00:00:00Z">
        <w:r>
          <w:t xml:space="preserve"> </w:t>
        </w:r>
      </w:ins>
      <w:ins w:id="5303" w:author="PR Preview" w:date="2026-01-01T00:00:00Z">
        <w:r>
          <w:rPr>
            <w:i/>
            <w:iCs/>
          </w:rPr>
          <w:t xml:space="preserve">validation</w:t>
        </w:r>
      </w:ins>
      <w:ins w:id="5304" w:author="PR Preview" w:date="2026-01-01T00:00:00Z">
        <w:r>
          <w:t xml:space="preserve"> </w:t>
        </w:r>
      </w:ins>
      <w:ins w:id="5305" w:author="PR Preview" w:date="2026-01-01T00:00:00Z">
        <w:r>
          <w:t xml:space="preserve">set</w:t>
        </w:r>
      </w:ins>
      <w:ins w:id="5306" w:author="PR Preview" w:date="2026-01-01T00:00:00Z">
        <w:r>
          <w:t xml:space="preserve"> </w:t>
        </w:r>
      </w:ins>
      <w:ins w:id="5307" w:author="PR Preview" w:date="2026-01-01T00:00:00Z">
        <w:r>
          <w:t xml:space="preserve">of</w:t>
        </w:r>
      </w:ins>
      <w:ins w:id="5308" w:author="PR Preview" w:date="2026-01-01T00:00:00Z">
        <w:r>
          <w:t xml:space="preserve"> </w:t>
        </w:r>
      </w:ins>
      <w:hyperlink w:anchor="def-data-splits">
        <w:ins w:id="5309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5310" w:author="PR Preview" w:date="2026-01-01T00:00:00Z">
        <w:r>
          <w:t xml:space="preserve">,</w:t>
        </w:r>
      </w:ins>
      <w:ins w:id="5311" w:author="PR Preview" w:date="2026-01-01T00:00:00Z">
        <w:r>
          <w:t xml:space="preserve"> </w:t>
        </w:r>
      </w:ins>
      <w:ins w:id="5312" w:author="PR Preview" w:date="2026-01-01T00:00:00Z">
        <w:r>
          <w:t xml:space="preserve">the one consulted again and again,</w:t>
        </w:r>
      </w:ins>
      <w:ins w:id="5313" w:author="PR Preview" w:date="2026-01-01T00:00:00Z">
        <w:r>
          <w:t xml:space="preserve"> </w:t>
        </w:r>
      </w:ins>
      <w:ins w:id="5314" w:author="PR Preview" w:date="2026-01-01T00:00:00Z">
        <w:r>
          <w:t xml:space="preserve">and not of the test set, which stays unused until the end.</w:t>
        </w:r>
      </w:ins>
      <w:ins w:id="5315" w:author="PR Preview" w:date="2026-01-01T00:00:00Z">
        <w:r>
          <w:t xml:space="preserve"> </w:t>
        </w:r>
      </w:ins>
      <w:ins w:id="5316" w:author="PR Preview" w:date="2026-01-01T00:00:00Z">
        <w:r>
          <w:t xml:space="preserve">The cross-validation estimate of the winning model is optimistic:</w:t>
        </w:r>
      </w:ins>
      <w:ins w:id="5317" w:author="PR Preview" w:date="2026-01-01T00:00:00Z">
        <w:r>
          <w:t xml:space="preserve"> </w:t>
        </w:r>
      </w:ins>
      <w:ins w:id="5318" w:author="PR Preview" w:date="2026-01-01T00:00:00Z">
        <w:r>
          <w:t xml:space="preserve">that model won partly because the particular sample and split happened to favor it,</w:t>
        </w:r>
      </w:ins>
      <w:ins w:id="5319" w:author="PR Preview" w:date="2026-01-01T00:00:00Z">
        <w:r>
          <w:t xml:space="preserve"> </w:t>
        </w:r>
      </w:ins>
      <w:ins w:id="5320" w:author="PR Preview" w:date="2026-01-01T00:00:00Z">
        <w:r>
          <w:t xml:space="preserve">so its estimate is the smallest of several noisy estimates.</w:t>
        </w:r>
      </w:ins>
      <w:ins w:id="5321" w:author="PR Preview" w:date="2026-01-01T00:00:00Z">
        <w:r>
          <w:t xml:space="preserve"> </w:t>
        </w:r>
      </w:ins>
      <w:ins w:id="5322" w:author="PR Preview" w:date="2026-01-01T00:00:00Z">
        <w:r>
          <w:t xml:space="preserve">An honest estimate of the chosen model’s error needs data</w:t>
        </w:r>
      </w:ins>
      <w:ins w:id="5323" w:author="PR Preview" w:date="2026-01-01T00:00:00Z">
        <w:r>
          <w:t xml:space="preserve"> </w:t>
        </w:r>
      </w:ins>
      <w:ins w:id="5324" w:author="PR Preview" w:date="2026-01-01T00:00:00Z">
        <w:r>
          <w:t xml:space="preserve">that took no part in the choice</w:t>
        </w:r>
      </w:ins>
      <w:ins w:id="5325" w:author="PR Preview" w:date="2026-01-01T00:00:00Z">
        <w:r>
          <w:t xml:space="preserve"> </w:t>
        </w:r>
      </w:ins>
      <w:ins w:id="5326" w:author="PR Preview" w:date="2026-01-01T00:00:00Z">
        <w:r>
          <w:t xml:space="preserve">[3, Sec. 7.2]</w:t>
        </w:r>
      </w:ins>
      <w:ins w:id="5327" w:author="PR Preview" w:date="2026-01-01T00:00:00Z">
        <w:r>
          <w:t xml:space="preserve">,</w:t>
        </w:r>
      </w:ins>
      <w:ins w:id="5328" w:author="PR Preview" w:date="2026-01-01T00:00:00Z">
        <w:r>
          <w:t xml:space="preserve"> </w:t>
        </w:r>
      </w:ins>
      <w:ins w:id="5329" w:author="PR Preview" w:date="2026-01-01T00:00:00Z">
        <w:r>
          <w:t xml:space="preserve">such as a</w:t>
        </w:r>
      </w:ins>
      <w:ins w:id="5330" w:author="PR Preview" w:date="2026-01-01T00:00:00Z">
        <w:r>
          <w:t xml:space="preserve"> </w:t>
        </w:r>
      </w:ins>
      <w:hyperlink w:anchor="def-test-set">
        <w:ins w:id="5331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5332" w:author="PR Preview" w:date="2026-01-01T00:00:00Z">
        <w:r>
          <w:t xml:space="preserve">,</w:t>
        </w:r>
      </w:ins>
      <w:ins w:id="5333" w:author="PR Preview" w:date="2026-01-01T00:00:00Z">
        <w:r>
          <w:t xml:space="preserve"> </w:t>
        </w:r>
      </w:ins>
      <w:ins w:id="5334" w:author="PR Preview" w:date="2026-01-01T00:00:00Z">
        <w:r>
          <w:t xml:space="preserve">or the outer folds of</w:t>
        </w:r>
      </w:ins>
      <w:ins w:id="5335" w:author="PR Preview" w:date="2026-01-01T00:00:00Z">
        <w:r>
          <w:t xml:space="preserve"> </w:t>
        </w:r>
      </w:ins>
      <w:hyperlink w:anchor="def-nested-cv">
        <w:ins w:id="5336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5337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6"/>
    <w:bookmarkStart w:id="319" w:name="def-cv-se"/>
    <w:p>
      <w:pPr>
        <w:pStyle w:val="BodyText"/>
      </w:pPr>
      <w:ins w:id="5338" w:author="PR Preview" w:date="2026-01-01T00:00:00Z">
        <w:r>
          <w:rPr>
            <w:b/>
            <w:bCs/>
          </w:rPr>
          <w:t xml:space="preserve">Definition 60 (Fold-based standard error)</w:t>
        </w:r>
      </w:ins>
      <w:ins w:id="5339" w:author="PR Preview" w:date="2026-01-01T00:00:00Z">
        <w:r>
          <w:t xml:space="preserve"> </w:t>
        </w:r>
      </w:ins>
      <w:ins w:id="5340" w:author="PR Preview" w:date="2026-01-01T00:00:00Z">
        <w:r>
          <w:t xml:space="preserve">The</w:t>
        </w:r>
      </w:ins>
      <w:ins w:id="5341" w:author="PR Preview" w:date="2026-01-01T00:00:00Z">
        <w:r>
          <w:t xml:space="preserve"> </w:t>
        </w:r>
      </w:ins>
      <w:ins w:id="5342" w:author="PR Preview" w:date="2026-01-01T00:00:00Z">
        <w:r>
          <w:rPr>
            <w:b/>
            <w:bCs/>
          </w:rPr>
          <w:t xml:space="preserve">fold-based standard error</w:t>
        </w:r>
      </w:ins>
      <w:ins w:id="534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344" w:author="PR Preview" w:date="2026-01-01T00:00:00Z">
        <w:r>
          <w:t xml:space="preserve"> </w:t>
        </w:r>
      </w:ins>
      <w:ins w:id="5345" w:author="PR Preview" w:date="2026-01-01T00:00:00Z">
        <w:r>
          <w:t xml:space="preserve">of a</w:t>
        </w:r>
      </w:ins>
      <w:ins w:id="5346" w:author="PR Preview" w:date="2026-01-01T00:00:00Z">
        <w:r>
          <w:t xml:space="preserve"> </w:t>
        </w:r>
      </w:ins>
      <m:oMath>
        <m:r>
          <m:t>k</m:t>
        </m:r>
      </m:oMath>
      <w:ins w:id="5347" w:author="PR Preview" w:date="2026-01-01T00:00:00Z">
        <w:r>
          <w:t xml:space="preserve">-fold</w:t>
        </w:r>
      </w:ins>
      <w:ins w:id="5348" w:author="PR Preview" w:date="2026-01-01T00:00:00Z">
        <w:r>
          <w:t xml:space="preserve"> </w:t>
        </w:r>
      </w:ins>
      <w:hyperlink w:anchor="def-cv-estimate">
        <w:ins w:id="534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350" w:author="PR Preview" w:date="2026-01-01T00:00:00Z">
        <w:r>
          <w:t xml:space="preserve"> </w:t>
        </w:r>
      </w:ins>
      <w:ins w:id="5351" w:author="PR Preview" w:date="2026-01-01T00:00:00Z">
        <w:r>
          <w:t xml:space="preserve">is the</w:t>
        </w:r>
      </w:ins>
      <w:ins w:id="5352" w:author="PR Preview" w:date="2026-01-01T00:00:00Z">
        <w:r>
          <w:t xml:space="preserve"> </w:t>
        </w:r>
      </w:ins>
      <w:hyperlink r:id="rId317">
        <w:ins w:id="5353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5354" w:author="PR Preview" w:date="2026-01-01T00:00:00Z">
        <w:r>
          <w:t xml:space="preserve"> </w:t>
        </w:r>
      </w:ins>
      <w:ins w:id="5355" w:author="PR Preview" w:date="2026-01-01T00:00:00Z">
        <w:r>
          <w:t xml:space="preserve">of the</w:t>
        </w:r>
      </w:ins>
      <w:ins w:id="5356" w:author="PR Preview" w:date="2026-01-01T00:00:00Z">
        <w:r>
          <w:t xml:space="preserve"> </w:t>
        </w:r>
      </w:ins>
      <m:oMath>
        <m:r>
          <m:t>k</m:t>
        </m:r>
      </m:oMath>
      <w:ins w:id="5357" w:author="PR Preview" w:date="2026-01-01T00:00:00Z">
        <w:r>
          <w:t xml:space="preserve"> </w:t>
        </w:r>
      </w:ins>
      <w:hyperlink w:anchor="def-fold-mse">
        <w:ins w:id="5358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5359" w:author="PR Preview" w:date="2026-01-01T00:00:00Z">
        <w:r>
          <w:t xml:space="preserve">,</w:t>
        </w:r>
      </w:ins>
      <w:ins w:id="5360" w:author="PR Preview" w:date="2026-01-01T00:00:00Z">
        <w:r>
          <w:t xml:space="preserve"> </w:t>
        </w:r>
      </w:ins>
      <w:ins w:id="5361" w:author="PR Preview" w:date="2026-01-01T00:00:00Z">
        <w:r>
          <w:t xml:space="preserve">divided by</w:t>
        </w:r>
      </w:ins>
      <w:ins w:id="5362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5363" w:author="PR Preview" w:date="2026-01-01T00:00:00Z">
        <w:r>
          <w:t xml:space="preserve">:</w:t>
        </w:r>
      </w:ins>
    </w:p>
    <w:p>
      <w:pPr>
        <w:pStyle w:val="BodyText"/>
      </w:pPr>
      <w:bookmarkStart w:id="31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0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0"/>
    <w:bookmarkStart w:id="322" w:name="rem-cv-se"/>
    <w:p>
      <w:pPr>
        <w:pStyle w:val="BodyText"/>
      </w:pPr>
      <w:del w:id="5364" w:author="PR Preview" w:date="2026-01-01T00:00:00Z">
        <w:r>
          <w:rPr>
            <w:i/>
            <w:iCs/>
          </w:rPr>
          <w:delText xml:space="preserve">Remark 39</w:delText>
        </w:r>
      </w:del>
      <w:del w:id="5365" w:author="PR Preview" w:date="2026-01-01T00:00:00Z">
        <w:r>
          <w:delText xml:space="preserve"> (The fold-based standard error is only a rough guide). </w:delText>
        </w:r>
      </w:del>
      <w:del w:id="5366" w:author="PR Preview" w:date="2026-01-01T00:00:00Z">
        <w:r>
          <w:delText xml:space="preserve">Hastie et al. [3, Sec. 7.10.1]</w:delText>
        </w:r>
      </w:del>
      <w:del w:id="5367" w:author="PR Preview" w:date="2026-01-01T00:00:00Z">
        <w:r>
          <w:delText xml:space="preserve"> </w:delText>
        </w:r>
      </w:del>
      <w:del w:id="5368" w:author="PR Preview" w:date="2026-01-01T00:00:00Z">
        <w:r>
          <w:delText xml:space="preserve">draw standard-error bars</w:delText>
        </w:r>
      </w:del>
      <w:del w:id="5369" w:author="PR Preview" w:date="2026-01-01T00:00:00Z">
        <w:r>
          <w:delText xml:space="preserve"> </w:delText>
        </w:r>
      </w:del>
      <w:del w:id="5370" w:author="PR Preview" w:date="2026-01-01T00:00:00Z">
        <w:r>
          <w:delText xml:space="preserve">computed from the per-fold errors as in</w:delText>
        </w:r>
      </w:del>
      <w:del w:id="5371" w:author="PR Preview" w:date="2026-01-01T00:00:00Z">
        <w:r>
          <w:delText xml:space="preserve"> </w:delText>
        </w:r>
      </w:del>
      <w:hyperlink w:anchor="eq-cv-se">
        <w:del w:id="5372" w:author="PR Preview" w:date="2026-01-01T00:00:00Z">
          <w:r>
            <w:rPr>
              <w:rStyle w:val="Hyperlink"/>
            </w:rPr>
            <w:delText xml:space="preserve">Equation 60</w:delText>
          </w:r>
        </w:del>
      </w:hyperlink>
      <w:del w:id="5373" w:author="PR Preview" w:date="2026-01-01T00:00:00Z">
        <w:r>
          <w:delText xml:space="preserve">.</w:delText>
        </w:r>
      </w:del>
      <w:del w:id="5374" w:author="PR Preview" w:date="2026-01-01T00:00:00Z">
        <w:r>
          <w:delText xml:space="preserve"> </w:delText>
        </w:r>
      </w:del>
      <w:del w:id="5375" w:author="PR Preview" w:date="2026-01-01T00:00:00Z">
        <w:r>
          <w:delText xml:space="preserve">That formula treats the</w:delText>
        </w:r>
      </w:del>
      <w:del w:id="5376" w:author="PR Preview" w:date="2026-01-01T00:00:00Z">
        <w:r>
          <w:delText xml:space="preserve"> </w:delText>
        </w:r>
      </w:del>
      <m:oMath>
        <m:r>
          <m:t>k</m:t>
        </m:r>
      </m:oMath>
      <w:del w:id="5377" w:author="PR Preview" w:date="2026-01-01T00:00:00Z">
        <w:r>
          <w:delText xml:space="preserve"> </w:delText>
        </w:r>
      </w:del>
      <w:del w:id="5378" w:author="PR Preview" w:date="2026-01-01T00:00:00Z">
        <w:r>
          <w:delText xml:space="preserve">fold errors</w:delText>
        </w:r>
      </w:del>
      <w:del w:id="5379" w:author="PR Preview" w:date="2026-01-01T00:00:00Z">
        <w:r>
          <w:delText xml:space="preserve"> </w:delText>
        </w:r>
      </w:del>
      <w:del w:id="5380" w:author="PR Preview" w:date="2026-01-01T00:00:00Z">
        <w:r>
          <w:delText xml:space="preserve">as if they were independent,</w:delText>
        </w:r>
      </w:del>
      <w:del w:id="5381" w:author="PR Preview" w:date="2026-01-01T00:00:00Z">
        <w:r>
          <w:delText xml:space="preserve"> </w:delText>
        </w:r>
      </w:del>
      <w:del w:id="5382" w:author="PR Preview" w:date="2026-01-01T00:00:00Z">
        <w:r>
          <w:delText xml:space="preserve">which they are not:</w:delText>
        </w:r>
      </w:del>
      <w:del w:id="5383" w:author="PR Preview" w:date="2026-01-01T00:00:00Z">
        <w:r>
          <w:delText xml:space="preserve"> </w:delText>
        </w:r>
      </w:del>
      <w:del w:id="5384" w:author="PR Preview" w:date="2026-01-01T00:00:00Z">
        <w:r>
          <w:delText xml:space="preserve">every pair of folds shares</w:delText>
        </w:r>
      </w:del>
      <w:del w:id="538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5386" w:author="PR Preview" w:date="2026-01-01T00:00:00Z">
        <w:r>
          <w:delText xml:space="preserve"> </w:delText>
        </w:r>
      </w:del>
      <w:del w:id="5387" w:author="PR Preview" w:date="2026-01-01T00:00:00Z">
        <w:r>
          <w:delText xml:space="preserve">folds of training data.</w:delText>
        </w:r>
      </w:del>
      <w:del w:id="5388" w:author="PR Preview" w:date="2026-01-01T00:00:00Z">
        <w:r>
          <w:delText xml:space="preserve"> </w:delText>
        </w:r>
      </w:del>
      <w:del w:id="5389" w:author="PR Preview" w:date="2026-01-01T00:00:00Z">
        <w:r>
          <w:delText xml:space="preserve">So</w:delText>
        </w:r>
      </w:del>
      <w:del w:id="539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391" w:author="PR Preview" w:date="2026-01-01T00:00:00Z">
        <w:r>
          <w:delText xml:space="preserve"> </w:delText>
        </w:r>
      </w:del>
      <w:del w:id="5392" w:author="PR Preview" w:date="2026-01-01T00:00:00Z">
        <w:r>
          <w:delText xml:space="preserve">is a rough indication</w:delText>
        </w:r>
      </w:del>
      <w:del w:id="5393" w:author="PR Preview" w:date="2026-01-01T00:00:00Z">
        <w:r>
          <w:delText xml:space="preserve"> </w:delText>
        </w:r>
      </w:del>
      <w:del w:id="5394" w:author="PR Preview" w:date="2026-01-01T00:00:00Z">
        <w:r>
          <w:delText xml:space="preserve">of how much</w:delText>
        </w:r>
      </w:del>
      <w:del w:id="539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396" w:author="PR Preview" w:date="2026-01-01T00:00:00Z">
        <w:r>
          <w:delText xml:space="preserve"> </w:delText>
        </w:r>
      </w:del>
      <w:del w:id="5397" w:author="PR Preview" w:date="2026-01-01T00:00:00Z">
        <w:r>
          <w:delText xml:space="preserve">might change with a different sample,</w:delText>
        </w:r>
      </w:del>
      <w:del w:id="5398" w:author="PR Preview" w:date="2026-01-01T00:00:00Z">
        <w:r>
          <w:delText xml:space="preserve"> </w:delText>
        </w:r>
      </w:del>
      <w:del w:id="5399" w:author="PR Preview" w:date="2026-01-01T00:00:00Z">
        <w:r>
          <w:delText xml:space="preserve">not a</w:delText>
        </w:r>
      </w:del>
      <w:del w:id="5400" w:author="PR Preview" w:date="2026-01-01T00:00:00Z">
        <w:r>
          <w:delText xml:space="preserve"> </w:delText>
        </w:r>
      </w:del>
      <w:hyperlink r:id="rId321">
        <w:del w:id="5401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5402" w:author="PR Preview" w:date="2026-01-01T00:00:00Z">
        <w:r>
          <w:delText xml:space="preserve"> </w:delText>
        </w:r>
      </w:del>
      <w:del w:id="5403" w:author="PR Preview" w:date="2026-01-01T00:00:00Z">
        <w:r>
          <w:delText xml:space="preserve">of</w:delText>
        </w:r>
      </w:del>
      <w:del w:id="54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405" w:author="PR Preview" w:date="2026-01-01T00:00:00Z">
        <w:r>
          <w:delText xml:space="preserve">.</w:delText>
        </w:r>
      </w:del>
    </w:p>
    <w:p>
      <w:pPr>
        <w:pStyle w:val="BodyText"/>
      </w:pPr>
      <w:del w:id="5406" w:author="PR Preview" w:date="2026-01-01T00:00:00Z">
        <w:r>
          <w:rPr>
            <w:b/>
            <w:bCs/>
          </w:rPr>
          <w:delText xml:space="preserve">Definition 60 (Fold mean squared error of a named procedure)</w:delText>
        </w:r>
      </w:del>
      <w:del w:id="5407" w:author="PR Preview" w:date="2026-01-01T00:00:00Z">
        <w:r>
          <w:delText xml:space="preserve"> </w:delText>
        </w:r>
      </w:del>
      <w:del w:id="5408" w:author="PR Preview" w:date="2026-01-01T00:00:00Z">
        <w:r>
          <w:delText xml:space="preserve">The</w:delText>
        </w:r>
      </w:del>
      <w:del w:id="5409" w:author="PR Preview" w:date="2026-01-01T00:00:00Z">
        <w:r>
          <w:delText xml:space="preserve"> </w:delText>
        </w:r>
      </w:del>
      <w:del w:id="5410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5411" w:author="PR Preview" w:date="2026-01-01T00:00:00Z">
        <w:r>
          <w:delText xml:space="preserve"> </w:delText>
        </w:r>
      </w:del>
      <m:oMath>
        <m:r>
          <m:t>g</m:t>
        </m:r>
      </m:oMath>
      <w:del w:id="5412" w:author="PR Preview" w:date="2026-01-01T00:00:00Z">
        <w:r>
          <w:delText xml:space="preserve"> </w:delText>
        </w:r>
      </w:del>
      <w:del w:id="5413" w:author="PR Preview" w:date="2026-01-01T00:00:00Z">
        <w:r>
          <w:delText xml:space="preserve">for</w:delText>
        </w:r>
      </w:del>
      <w:del w:id="5414" w:author="PR Preview" w:date="2026-01-01T00:00:00Z">
        <w:r>
          <w:delText xml:space="preserve"> </w:delText>
        </w:r>
      </w:del>
      <w:hyperlink w:anchor="def-folds">
        <w:del w:id="541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4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417" w:author="PR Preview" w:date="2026-01-01T00:00:00Z">
        <w:r>
          <w:delText xml:space="preserve"> </w:delText>
        </w:r>
      </w:del>
      <w:del w:id="5418" w:author="PR Preview" w:date="2026-01-01T00:00:00Z">
        <w:r>
          <w:delText xml:space="preserve">of a training set</w:delText>
        </w:r>
      </w:del>
      <w:del w:id="54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420" w:author="PR Preview" w:date="2026-01-01T00:00:00Z">
        <w:r>
          <w:delText xml:space="preserve">, indexed by</w:delText>
        </w:r>
      </w:del>
      <w:del w:id="5421" w:author="PR Preview" w:date="2026-01-01T00:00:00Z">
        <w:r>
          <w:delText xml:space="preserve"> </w:delText>
        </w:r>
      </w:del>
      <m:oMath>
        <m:r>
          <m:t>I</m:t>
        </m:r>
      </m:oMath>
      <w:del w:id="5422" w:author="PR Preview" w:date="2026-01-01T00:00:00Z">
        <w:r>
          <w:delText xml:space="preserve">,</w:delText>
        </w:r>
      </w:del>
      <w:del w:id="5423" w:author="PR Preview" w:date="2026-01-01T00:00:00Z">
        <w:r>
          <w:delText xml:space="preserve"> </w:delText>
        </w:r>
      </w:del>
      <w:del w:id="5424" w:author="PR Preview" w:date="2026-01-01T00:00:00Z">
        <w:r>
          <w:delText xml:space="preserve">is the</w:delText>
        </w:r>
      </w:del>
      <w:del w:id="5425" w:author="PR Preview" w:date="2026-01-01T00:00:00Z">
        <w:r>
          <w:delText xml:space="preserve"> </w:delText>
        </w:r>
      </w:del>
      <w:hyperlink w:anchor="def-fold-mse">
        <w:del w:id="5426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5427" w:author="PR Preview" w:date="2026-01-01T00:00:00Z">
        <w:r>
          <w:delText xml:space="preserve"> </w:delText>
        </w:r>
      </w:del>
      <w:del w:id="5428" w:author="PR Preview" w:date="2026-01-01T00:00:00Z">
        <w:r>
          <w:delText xml:space="preserve">computed with the</w:delText>
        </w:r>
      </w:del>
      <w:del w:id="5429" w:author="PR Preview" w:date="2026-01-01T00:00:00Z">
        <w:r>
          <w:delText xml:space="preserve"> </w:delText>
        </w:r>
      </w:del>
      <w:hyperlink w:anchor="def-fold-out-rule">
        <w:del w:id="5430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5431" w:author="PR Preview" w:date="2026-01-01T00:00:00Z">
        <w:r>
          <w:delText xml:space="preserve"> </w:delText>
        </w:r>
      </w:del>
      <w:del w:id="5432" w:author="PR Preview" w:date="2026-01-01T00:00:00Z">
        <w:r>
          <w:delText xml:space="preserve">that</w:delText>
        </w:r>
      </w:del>
      <w:del w:id="5433" w:author="PR Preview" w:date="2026-01-01T00:00:00Z">
        <w:r>
          <w:delText xml:space="preserve"> </w:delText>
        </w:r>
      </w:del>
      <m:oMath>
        <m:r>
          <m:t>g</m:t>
        </m:r>
      </m:oMath>
      <w:del w:id="5434" w:author="PR Preview" w:date="2026-01-01T00:00:00Z">
        <w:r>
          <w:delText xml:space="preserve"> </w:delText>
        </w:r>
      </w:del>
      <w:del w:id="5435" w:author="PR Preview" w:date="2026-01-01T00:00:00Z">
        <w:r>
          <w:delText xml:space="preserve">produces:</w:delText>
        </w:r>
      </w:del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p>
      <w:pPr>
        <w:pStyle w:val="FirstParagraph"/>
      </w:pPr>
      <w:del w:id="5436" w:author="PR Preview" w:date="2026-01-01T00:00:00Z">
        <w:r>
          <w:rPr>
            <w:b/>
            <w:bCs/>
          </w:rPr>
          <w:delText xml:space="preserve">Definition 61 (Fold-based standard error of a named procedure)</w:delText>
        </w:r>
      </w:del>
      <w:del w:id="5437" w:author="PR Preview" w:date="2026-01-01T00:00:00Z">
        <w:r>
          <w:delText xml:space="preserve"> </w:delText>
        </w:r>
      </w:del>
      <w:del w:id="5438" w:author="PR Preview" w:date="2026-01-01T00:00:00Z">
        <w:r>
          <w:delText xml:space="preserve">The</w:delText>
        </w:r>
      </w:del>
      <w:del w:id="5439" w:author="PR Preview" w:date="2026-01-01T00:00:00Z">
        <w:r>
          <w:delText xml:space="preserve"> </w:delText>
        </w:r>
      </w:del>
      <w:del w:id="5440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5441" w:author="PR Preview" w:date="2026-01-01T00:00:00Z">
        <w:r>
          <w:delText xml:space="preserve"> </w:delText>
        </w:r>
      </w:del>
      <m:oMath>
        <m:r>
          <m:t>g</m:t>
        </m:r>
      </m:oMath>
      <w:del w:id="5442" w:author="PR Preview" w:date="2026-01-01T00:00:00Z">
        <w:r>
          <w:delText xml:space="preserve"> </w:delText>
        </w:r>
      </w:del>
      <w:del w:id="5443" w:author="PR Preview" w:date="2026-01-01T00:00:00Z">
        <w:r>
          <w:delText xml:space="preserve">on a training set</w:delText>
        </w:r>
      </w:del>
      <w:del w:id="54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445" w:author="PR Preview" w:date="2026-01-01T00:00:00Z">
        <w:r>
          <w:delText xml:space="preserve">,</w:delText>
        </w:r>
      </w:del>
      <w:del w:id="544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447" w:author="PR Preview" w:date="2026-01-01T00:00:00Z">
        <w:r>
          <w:delText xml:space="preserve">,</w:delText>
        </w:r>
      </w:del>
      <w:del w:id="5448" w:author="PR Preview" w:date="2026-01-01T00:00:00Z">
        <w:r>
          <w:delText xml:space="preserve"> </w:delText>
        </w:r>
      </w:del>
      <w:del w:id="5449" w:author="PR Preview" w:date="2026-01-01T00:00:00Z">
        <w:r>
          <w:delText xml:space="preserve">is the</w:delText>
        </w:r>
      </w:del>
      <w:del w:id="5450" w:author="PR Preview" w:date="2026-01-01T00:00:00Z">
        <w:r>
          <w:delText xml:space="preserve"> </w:delText>
        </w:r>
      </w:del>
      <w:hyperlink w:anchor="def-cv-se">
        <w:del w:id="5451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5452" w:author="PR Preview" w:date="2026-01-01T00:00:00Z">
        <w:r>
          <w:delText xml:space="preserve"> </w:delText>
        </w:r>
      </w:del>
      <w:del w:id="5453" w:author="PR Preview" w:date="2026-01-01T00:00:00Z">
        <w:r>
          <w:delText xml:space="preserve">computed from the</w:delText>
        </w:r>
      </w:del>
      <w:del w:id="5454" w:author="PR Preview" w:date="2026-01-01T00:00:00Z">
        <w:r>
          <w:delText xml:space="preserve"> </w:delText>
        </w:r>
      </w:del>
      <w:hyperlink w:anchor="def-fold-mse-indexed">
        <w:del w:id="5455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5456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5457" w:author="PR Preview" w:date="2026-01-01T00:00:00Z">
        <w:r>
          <w:delText xml:space="preserve">:</w:delText>
        </w:r>
      </w:del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p>
      <w:pPr>
        <w:pStyle w:val="FirstParagraph"/>
      </w:pPr>
      <w:del w:id="5458" w:author="PR Preview" w:date="2026-01-01T00:00:00Z">
        <w:r>
          <w:rPr>
            <w:b/>
            <w:bCs/>
          </w:rPr>
          <w:delText xml:space="preserve">Definition 62 (One-standard-error rule)</w:delText>
        </w:r>
      </w:del>
      <w:del w:id="5459" w:author="PR Preview" w:date="2026-01-01T00:00:00Z">
        <w:r>
          <w:delText xml:space="preserve"> </w:delText>
        </w:r>
      </w:del>
      <w:del w:id="5460" w:author="PR Preview" w:date="2026-01-01T00:00:00Z">
        <w:r>
          <w:delText xml:space="preserve">Let</w:delText>
        </w:r>
      </w:del>
      <w:del w:id="546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462" w:author="PR Preview" w:date="2026-01-01T00:00:00Z">
        <w:r>
          <w:delText xml:space="preserve"> </w:delText>
        </w:r>
      </w:del>
      <w:del w:id="5463" w:author="PR Preview" w:date="2026-01-01T00:00:00Z">
        <w:r>
          <w:delText xml:space="preserve">be candidate</w:delText>
        </w:r>
      </w:del>
      <w:del w:id="5464" w:author="PR Preview" w:date="2026-01-01T00:00:00Z">
        <w:r>
          <w:delText xml:space="preserve"> </w:delText>
        </w:r>
      </w:del>
      <w:hyperlink w:anchor="def-fitting-procedure">
        <w:del w:id="5465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466" w:author="PR Preview" w:date="2026-01-01T00:00:00Z">
        <w:r>
          <w:delText xml:space="preserve">,</w:delText>
        </w:r>
      </w:del>
      <w:del w:id="5467" w:author="PR Preview" w:date="2026-01-01T00:00:00Z">
        <w:r>
          <w:delText xml:space="preserve"> </w:delText>
        </w:r>
      </w:del>
      <w:del w:id="5468" w:author="PR Preview" w:date="2026-01-01T00:00:00Z">
        <w:r>
          <w:delText xml:space="preserve">each</w:delText>
        </w:r>
      </w:del>
      <w:del w:id="5469" w:author="PR Preview" w:date="2026-01-01T00:00:00Z">
        <w:r>
          <w:delText xml:space="preserve"> </w:delText>
        </w:r>
      </w:del>
      <w:hyperlink w:anchor="def-flexibility">
        <w:del w:id="5470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5471" w:author="PR Preview" w:date="2026-01-01T00:00:00Z">
        <w:r>
          <w:delText xml:space="preserve"> </w:delText>
        </w:r>
      </w:del>
      <w:del w:id="5472" w:author="PR Preview" w:date="2026-01-01T00:00:00Z">
        <w:r>
          <w:delText xml:space="preserve">as the one before,</w:delText>
        </w:r>
      </w:del>
      <w:del w:id="5473" w:author="PR Preview" w:date="2026-01-01T00:00:00Z">
        <w:r>
          <w:delText xml:space="preserve"> </w:delText>
        </w:r>
      </w:del>
      <w:del w:id="5474" w:author="PR Preview" w:date="2026-01-01T00:00:00Z">
        <w:r>
          <w:delText xml:space="preserve">cross-validated on a training set</w:delText>
        </w:r>
      </w:del>
      <w:del w:id="54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476" w:author="PR Preview" w:date="2026-01-01T00:00:00Z">
        <w:r>
          <w:delText xml:space="preserve"> </w:delText>
        </w:r>
      </w:del>
      <w:del w:id="5477" w:author="PR Preview" w:date="2026-01-01T00:00:00Z">
        <w:r>
          <w:delText xml:space="preserve">with the same folds,</w:delText>
        </w:r>
      </w:del>
      <w:del w:id="5478" w:author="PR Preview" w:date="2026-01-01T00:00:00Z">
        <w:r>
          <w:delText xml:space="preserve"> </w:delText>
        </w:r>
      </w:del>
      <w:del w:id="5479" w:author="PR Preview" w:date="2026-01-01T00:00:00Z">
        <w:r>
          <w:delText xml:space="preserve">and let</w:delText>
        </w:r>
      </w:del>
      <w:del w:id="548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5481" w:author="PR Preview" w:date="2026-01-01T00:00:00Z">
        <w:r>
          <w:delText xml:space="preserve"> </w:delText>
        </w:r>
      </w:del>
      <w:del w:id="5482" w:author="PR Preview" w:date="2026-01-01T00:00:00Z">
        <w:r>
          <w:delText xml:space="preserve">be the one with the smallest</w:delText>
        </w:r>
      </w:del>
      <w:del w:id="5483" w:author="PR Preview" w:date="2026-01-01T00:00:00Z">
        <w:r>
          <w:delText xml:space="preserve"> </w:delText>
        </w:r>
      </w:del>
      <w:hyperlink w:anchor="def-cv-estimate-indexed">
        <w:del w:id="548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485" w:author="PR Preview" w:date="2026-01-01T00:00:00Z">
        <w:r>
          <w:delText xml:space="preserve">.</w:delText>
        </w:r>
      </w:del>
      <w:del w:id="5486" w:author="PR Preview" w:date="2026-01-01T00:00:00Z">
        <w:r>
          <w:delText xml:space="preserve"> </w:delText>
        </w:r>
      </w:del>
      <w:del w:id="5487" w:author="PR Preview" w:date="2026-01-01T00:00:00Z">
        <w:r>
          <w:delText xml:space="preserve">The</w:delText>
        </w:r>
      </w:del>
      <w:del w:id="5488" w:author="PR Preview" w:date="2026-01-01T00:00:00Z">
        <w:r>
          <w:delText xml:space="preserve"> </w:delText>
        </w:r>
      </w:del>
      <w:del w:id="5489" w:author="PR Preview" w:date="2026-01-01T00:00:00Z">
        <w:r>
          <w:rPr>
            <w:b/>
            <w:bCs/>
          </w:rPr>
          <w:delText xml:space="preserve">one-standard-error rule</w:delText>
        </w:r>
      </w:del>
      <w:del w:id="5490" w:author="PR Preview" w:date="2026-01-01T00:00:00Z">
        <w:r>
          <w:delText xml:space="preserve"> </w:delText>
        </w:r>
      </w:del>
      <w:del w:id="5491" w:author="PR Preview" w:date="2026-01-01T00:00:00Z">
        <w:r>
          <w:delText xml:space="preserve">chooses the smallest</w:delText>
        </w:r>
      </w:del>
      <w:del w:id="5492" w:author="PR Preview" w:date="2026-01-01T00:00:00Z">
        <w:r>
          <w:delText xml:space="preserve"> </w:delText>
        </w:r>
      </w:del>
      <m:oMath>
        <m:r>
          <m:t>l</m:t>
        </m:r>
      </m:oMath>
      <w:del w:id="5493" w:author="PR Preview" w:date="2026-01-01T00:00:00Z">
        <w:r>
          <w:delText xml:space="preserve"> </w:delText>
        </w:r>
      </w:del>
      <w:del w:id="5494" w:author="PR Preview" w:date="2026-01-01T00:00:00Z">
        <w:r>
          <w:delText xml:space="preserve">whose estimate is within one</w:delText>
        </w:r>
      </w:del>
      <w:del w:id="5495" w:author="PR Preview" w:date="2026-01-01T00:00:00Z">
        <w:r>
          <w:delText xml:space="preserve"> </w:delText>
        </w:r>
      </w:del>
      <w:hyperlink w:anchor="def-cv-se-indexed">
        <w:del w:id="5496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5497" w:author="PR Preview" w:date="2026-01-01T00:00:00Z">
        <w:r>
          <w:delText xml:space="preserve"> </w:delText>
        </w:r>
      </w:del>
      <w:del w:id="5498" w:author="PR Preview" w:date="2026-01-01T00:00:00Z">
        <w:r>
          <w:delText xml:space="preserve">of the smallest:</w:delText>
        </w:r>
      </w:del>
    </w:p>
    <w:p>
      <w:pPr>
        <w:pStyle w:val="BodyText"/>
      </w:pPr>
      <w:ins w:id="5499" w:author="PR Preview" w:date="2026-01-01T00:00:00Z">
        <w:r>
          <w:rPr>
            <w:i/>
            <w:iCs/>
          </w:rPr>
          <w:t xml:space="preserve">Remark 39</w:t>
        </w:r>
      </w:ins>
      <w:ins w:id="5500" w:author="PR Preview" w:date="2026-01-01T00:00:00Z">
        <w:r>
          <w:t xml:space="preserve"> (The fold-based standard error is only a rough guide). </w:t>
        </w:r>
      </w:ins>
      <w:ins w:id="5501" w:author="PR Preview" w:date="2026-01-01T00:00:00Z">
        <w:r>
          <w:t xml:space="preserve">Hastie et al. [3, Sec. 7.10.1]</w:t>
        </w:r>
      </w:ins>
      <w:ins w:id="5502" w:author="PR Preview" w:date="2026-01-01T00:00:00Z">
        <w:r>
          <w:t xml:space="preserve"> </w:t>
        </w:r>
      </w:ins>
      <w:ins w:id="5503" w:author="PR Preview" w:date="2026-01-01T00:00:00Z">
        <w:r>
          <w:t xml:space="preserve">draw standard-error bars</w:t>
        </w:r>
      </w:ins>
      <w:ins w:id="5504" w:author="PR Preview" w:date="2026-01-01T00:00:00Z">
        <w:r>
          <w:t xml:space="preserve"> </w:t>
        </w:r>
      </w:ins>
      <w:ins w:id="5505" w:author="PR Preview" w:date="2026-01-01T00:00:00Z">
        <w:r>
          <w:t xml:space="preserve">computed from the per-fold errors as in</w:t>
        </w:r>
      </w:ins>
      <w:ins w:id="5506" w:author="PR Preview" w:date="2026-01-01T00:00:00Z">
        <w:r>
          <w:t xml:space="preserve"> </w:t>
        </w:r>
      </w:ins>
      <w:hyperlink w:anchor="eq-cv-se">
        <w:ins w:id="5507" w:author="PR Preview" w:date="2026-01-01T00:00:00Z">
          <w:r>
            <w:rPr>
              <w:rStyle w:val="Hyperlink"/>
            </w:rPr>
            <w:t xml:space="preserve">Equation 61</w:t>
          </w:r>
        </w:ins>
      </w:hyperlink>
      <w:ins w:id="5508" w:author="PR Preview" w:date="2026-01-01T00:00:00Z">
        <w:r>
          <w:t xml:space="preserve">.</w:t>
        </w:r>
      </w:ins>
      <w:ins w:id="5509" w:author="PR Preview" w:date="2026-01-01T00:00:00Z">
        <w:r>
          <w:t xml:space="preserve"> </w:t>
        </w:r>
      </w:ins>
      <w:ins w:id="5510" w:author="PR Preview" w:date="2026-01-01T00:00:00Z">
        <w:r>
          <w:t xml:space="preserve">That formula treats the</w:t>
        </w:r>
      </w:ins>
      <w:ins w:id="5511" w:author="PR Preview" w:date="2026-01-01T00:00:00Z">
        <w:r>
          <w:t xml:space="preserve"> </w:t>
        </w:r>
      </w:ins>
      <m:oMath>
        <m:r>
          <m:t>k</m:t>
        </m:r>
      </m:oMath>
      <w:ins w:id="5512" w:author="PR Preview" w:date="2026-01-01T00:00:00Z">
        <w:r>
          <w:t xml:space="preserve"> </w:t>
        </w:r>
      </w:ins>
      <w:ins w:id="5513" w:author="PR Preview" w:date="2026-01-01T00:00:00Z">
        <w:r>
          <w:t xml:space="preserve">fold errors</w:t>
        </w:r>
      </w:ins>
      <w:ins w:id="5514" w:author="PR Preview" w:date="2026-01-01T00:00:00Z">
        <w:r>
          <w:t xml:space="preserve"> </w:t>
        </w:r>
      </w:ins>
      <w:ins w:id="5515" w:author="PR Preview" w:date="2026-01-01T00:00:00Z">
        <w:r>
          <w:t xml:space="preserve">as if they were independent,</w:t>
        </w:r>
      </w:ins>
      <w:ins w:id="5516" w:author="PR Preview" w:date="2026-01-01T00:00:00Z">
        <w:r>
          <w:t xml:space="preserve"> </w:t>
        </w:r>
      </w:ins>
      <w:ins w:id="5517" w:author="PR Preview" w:date="2026-01-01T00:00:00Z">
        <w:r>
          <w:t xml:space="preserve">which they are not:</w:t>
        </w:r>
      </w:ins>
      <w:ins w:id="5518" w:author="PR Preview" w:date="2026-01-01T00:00:00Z">
        <w:r>
          <w:t xml:space="preserve"> </w:t>
        </w:r>
      </w:ins>
      <w:ins w:id="5519" w:author="PR Preview" w:date="2026-01-01T00:00:00Z">
        <w:r>
          <w:t xml:space="preserve">every pair of folds shares</w:t>
        </w:r>
      </w:ins>
      <w:ins w:id="552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5521" w:author="PR Preview" w:date="2026-01-01T00:00:00Z">
        <w:r>
          <w:t xml:space="preserve"> </w:t>
        </w:r>
      </w:ins>
      <w:ins w:id="5522" w:author="PR Preview" w:date="2026-01-01T00:00:00Z">
        <w:r>
          <w:t xml:space="preserve">folds of training data.</w:t>
        </w:r>
      </w:ins>
      <w:ins w:id="5523" w:author="PR Preview" w:date="2026-01-01T00:00:00Z">
        <w:r>
          <w:t xml:space="preserve"> </w:t>
        </w:r>
      </w:ins>
      <w:ins w:id="5524" w:author="PR Preview" w:date="2026-01-01T00:00:00Z">
        <w:r>
          <w:t xml:space="preserve">So</w:t>
        </w:r>
      </w:ins>
      <w:ins w:id="552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526" w:author="PR Preview" w:date="2026-01-01T00:00:00Z">
        <w:r>
          <w:t xml:space="preserve"> </w:t>
        </w:r>
      </w:ins>
      <w:ins w:id="5527" w:author="PR Preview" w:date="2026-01-01T00:00:00Z">
        <w:r>
          <w:t xml:space="preserve">is a rough indication</w:t>
        </w:r>
      </w:ins>
      <w:ins w:id="5528" w:author="PR Preview" w:date="2026-01-01T00:00:00Z">
        <w:r>
          <w:t xml:space="preserve"> </w:t>
        </w:r>
      </w:ins>
      <w:ins w:id="5529" w:author="PR Preview" w:date="2026-01-01T00:00:00Z">
        <w:r>
          <w:t xml:space="preserve">of how much</w:t>
        </w:r>
      </w:ins>
      <w:ins w:id="553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531" w:author="PR Preview" w:date="2026-01-01T00:00:00Z">
        <w:r>
          <w:t xml:space="preserve"> </w:t>
        </w:r>
      </w:ins>
      <w:ins w:id="5532" w:author="PR Preview" w:date="2026-01-01T00:00:00Z">
        <w:r>
          <w:t xml:space="preserve">might change with a different sample,</w:t>
        </w:r>
      </w:ins>
      <w:ins w:id="5533" w:author="PR Preview" w:date="2026-01-01T00:00:00Z">
        <w:r>
          <w:t xml:space="preserve"> </w:t>
        </w:r>
      </w:ins>
      <w:ins w:id="5534" w:author="PR Preview" w:date="2026-01-01T00:00:00Z">
        <w:r>
          <w:t xml:space="preserve">not a</w:t>
        </w:r>
      </w:ins>
      <w:ins w:id="5535" w:author="PR Preview" w:date="2026-01-01T00:00:00Z">
        <w:r>
          <w:t xml:space="preserve"> </w:t>
        </w:r>
      </w:ins>
      <w:hyperlink r:id="rId321">
        <w:ins w:id="5536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5537" w:author="PR Preview" w:date="2026-01-01T00:00:00Z">
        <w:r>
          <w:t xml:space="preserve"> </w:t>
        </w:r>
      </w:ins>
      <w:ins w:id="5538" w:author="PR Preview" w:date="2026-01-01T00:00:00Z">
        <w:r>
          <w:t xml:space="preserve">of</w:t>
        </w:r>
      </w:ins>
      <w:ins w:id="553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540" w:author="PR Preview" w:date="2026-01-01T00:00:00Z">
        <w:r>
          <w:t xml:space="preserve">.</w:t>
        </w:r>
      </w:ins>
    </w:p>
    <w:bookmarkEnd w:id="322"/>
    <w:bookmarkStart w:id="324" w:name="def-fold-mse-indexed"/>
    <w:p>
      <w:pPr>
        <w:pStyle w:val="BodyText"/>
      </w:pPr>
      <w:ins w:id="5541" w:author="PR Preview" w:date="2026-01-01T00:00:00Z">
        <w:r>
          <w:rPr>
            <w:b/>
            <w:bCs/>
          </w:rPr>
          <w:t xml:space="preserve">Definition 61 (Fold mean squared error of a named procedure)</w:t>
        </w:r>
      </w:ins>
      <w:ins w:id="5542" w:author="PR Preview" w:date="2026-01-01T00:00:00Z">
        <w:r>
          <w:t xml:space="preserve"> </w:t>
        </w:r>
      </w:ins>
      <w:ins w:id="5543" w:author="PR Preview" w:date="2026-01-01T00:00:00Z">
        <w:r>
          <w:t xml:space="preserve">The</w:t>
        </w:r>
      </w:ins>
      <w:ins w:id="5544" w:author="PR Preview" w:date="2026-01-01T00:00:00Z">
        <w:r>
          <w:t xml:space="preserve"> </w:t>
        </w:r>
      </w:ins>
      <w:ins w:id="5545" w:author="PR Preview" w:date="2026-01-01T00:00:00Z">
        <w:r>
          <w:rPr>
            <w:b/>
            <w:bCs/>
          </w:rPr>
          <w:t xml:space="preserve">fold mean squared error of procedure</w:t>
        </w:r>
      </w:ins>
      <w:ins w:id="5546" w:author="PR Preview" w:date="2026-01-01T00:00:00Z">
        <w:r>
          <w:t xml:space="preserve"> </w:t>
        </w:r>
      </w:ins>
      <m:oMath>
        <m:r>
          <m:t>g</m:t>
        </m:r>
      </m:oMath>
      <w:ins w:id="5547" w:author="PR Preview" w:date="2026-01-01T00:00:00Z">
        <w:r>
          <w:t xml:space="preserve"> </w:t>
        </w:r>
      </w:ins>
      <w:ins w:id="5548" w:author="PR Preview" w:date="2026-01-01T00:00:00Z">
        <w:r>
          <w:t xml:space="preserve">for</w:t>
        </w:r>
      </w:ins>
      <w:ins w:id="5549" w:author="PR Preview" w:date="2026-01-01T00:00:00Z">
        <w:r>
          <w:t xml:space="preserve"> </w:t>
        </w:r>
      </w:ins>
      <w:hyperlink w:anchor="def-folds">
        <w:ins w:id="555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5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552" w:author="PR Preview" w:date="2026-01-01T00:00:00Z">
        <w:r>
          <w:t xml:space="preserve"> </w:t>
        </w:r>
      </w:ins>
      <w:ins w:id="5553" w:author="PR Preview" w:date="2026-01-01T00:00:00Z">
        <w:r>
          <w:t xml:space="preserve">of a training set</w:t>
        </w:r>
      </w:ins>
      <w:ins w:id="55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555" w:author="PR Preview" w:date="2026-01-01T00:00:00Z">
        <w:r>
          <w:t xml:space="preserve">, indexed by</w:t>
        </w:r>
      </w:ins>
      <w:ins w:id="5556" w:author="PR Preview" w:date="2026-01-01T00:00:00Z">
        <w:r>
          <w:t xml:space="preserve"> </w:t>
        </w:r>
      </w:ins>
      <m:oMath>
        <m:r>
          <m:t>I</m:t>
        </m:r>
      </m:oMath>
      <w:ins w:id="5557" w:author="PR Preview" w:date="2026-01-01T00:00:00Z">
        <w:r>
          <w:t xml:space="preserve">,</w:t>
        </w:r>
      </w:ins>
      <w:ins w:id="5558" w:author="PR Preview" w:date="2026-01-01T00:00:00Z">
        <w:r>
          <w:t xml:space="preserve"> </w:t>
        </w:r>
      </w:ins>
      <w:ins w:id="5559" w:author="PR Preview" w:date="2026-01-01T00:00:00Z">
        <w:r>
          <w:t xml:space="preserve">is the</w:t>
        </w:r>
      </w:ins>
      <w:ins w:id="5560" w:author="PR Preview" w:date="2026-01-01T00:00:00Z">
        <w:r>
          <w:t xml:space="preserve"> </w:t>
        </w:r>
      </w:ins>
      <w:hyperlink w:anchor="def-fold-mse">
        <w:ins w:id="5561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5562" w:author="PR Preview" w:date="2026-01-01T00:00:00Z">
        <w:r>
          <w:t xml:space="preserve"> </w:t>
        </w:r>
      </w:ins>
      <w:ins w:id="5563" w:author="PR Preview" w:date="2026-01-01T00:00:00Z">
        <w:r>
          <w:t xml:space="preserve">computed with the</w:t>
        </w:r>
      </w:ins>
      <w:ins w:id="5564" w:author="PR Preview" w:date="2026-01-01T00:00:00Z">
        <w:r>
          <w:t xml:space="preserve"> </w:t>
        </w:r>
      </w:ins>
      <w:hyperlink w:anchor="def-fold-out-rule">
        <w:ins w:id="5565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566" w:author="PR Preview" w:date="2026-01-01T00:00:00Z">
        <w:r>
          <w:t xml:space="preserve"> </w:t>
        </w:r>
      </w:ins>
      <w:ins w:id="5567" w:author="PR Preview" w:date="2026-01-01T00:00:00Z">
        <w:r>
          <w:t xml:space="preserve">that</w:t>
        </w:r>
      </w:ins>
      <w:ins w:id="5568" w:author="PR Preview" w:date="2026-01-01T00:00:00Z">
        <w:r>
          <w:t xml:space="preserve"> </w:t>
        </w:r>
      </w:ins>
      <m:oMath>
        <m:r>
          <m:t>g</m:t>
        </m:r>
      </m:oMath>
      <w:ins w:id="5569" w:author="PR Preview" w:date="2026-01-01T00:00:00Z">
        <w:r>
          <w:t xml:space="preserve"> </w:t>
        </w:r>
      </w:ins>
      <w:ins w:id="5570" w:author="PR Preview" w:date="2026-01-01T00:00:00Z">
        <w:r>
          <w:t xml:space="preserve">produces:</w:t>
        </w:r>
      </w:ins>
    </w:p>
    <w:p>
      <w:pPr>
        <w:pStyle w:val="BodyText"/>
      </w:pPr>
      <w:bookmarkStart w:id="32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3"/>
    </w:p>
    <w:bookmarkEnd w:id="324"/>
    <w:bookmarkStart w:id="326" w:name="def-cv-se-indexed"/>
    <w:p>
      <w:pPr>
        <w:pStyle w:val="FirstParagraph"/>
      </w:pPr>
      <w:ins w:id="5571" w:author="PR Preview" w:date="2026-01-01T00:00:00Z">
        <w:r>
          <w:rPr>
            <w:b/>
            <w:bCs/>
          </w:rPr>
          <w:t xml:space="preserve">Definition 62 (Fold-based standard error of a named procedure)</w:t>
        </w:r>
      </w:ins>
      <w:ins w:id="5572" w:author="PR Preview" w:date="2026-01-01T00:00:00Z">
        <w:r>
          <w:t xml:space="preserve"> </w:t>
        </w:r>
      </w:ins>
      <w:ins w:id="5573" w:author="PR Preview" w:date="2026-01-01T00:00:00Z">
        <w:r>
          <w:t xml:space="preserve">The</w:t>
        </w:r>
      </w:ins>
      <w:ins w:id="5574" w:author="PR Preview" w:date="2026-01-01T00:00:00Z">
        <w:r>
          <w:t xml:space="preserve"> </w:t>
        </w:r>
      </w:ins>
      <w:ins w:id="5575" w:author="PR Preview" w:date="2026-01-01T00:00:00Z">
        <w:r>
          <w:rPr>
            <w:b/>
            <w:bCs/>
          </w:rPr>
          <w:t xml:space="preserve">fold-based standard error of procedure</w:t>
        </w:r>
      </w:ins>
      <w:ins w:id="5576" w:author="PR Preview" w:date="2026-01-01T00:00:00Z">
        <w:r>
          <w:t xml:space="preserve"> </w:t>
        </w:r>
      </w:ins>
      <m:oMath>
        <m:r>
          <m:t>g</m:t>
        </m:r>
      </m:oMath>
      <w:ins w:id="5577" w:author="PR Preview" w:date="2026-01-01T00:00:00Z">
        <w:r>
          <w:t xml:space="preserve"> </w:t>
        </w:r>
      </w:ins>
      <w:ins w:id="5578" w:author="PR Preview" w:date="2026-01-01T00:00:00Z">
        <w:r>
          <w:t xml:space="preserve">on a training set</w:t>
        </w:r>
      </w:ins>
      <w:ins w:id="55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580" w:author="PR Preview" w:date="2026-01-01T00:00:00Z">
        <w:r>
          <w:t xml:space="preserve">,</w:t>
        </w:r>
      </w:ins>
      <w:ins w:id="5581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582" w:author="PR Preview" w:date="2026-01-01T00:00:00Z">
        <w:r>
          <w:t xml:space="preserve">,</w:t>
        </w:r>
      </w:ins>
      <w:ins w:id="5583" w:author="PR Preview" w:date="2026-01-01T00:00:00Z">
        <w:r>
          <w:t xml:space="preserve"> </w:t>
        </w:r>
      </w:ins>
      <w:ins w:id="5584" w:author="PR Preview" w:date="2026-01-01T00:00:00Z">
        <w:r>
          <w:t xml:space="preserve">is the</w:t>
        </w:r>
      </w:ins>
      <w:ins w:id="5585" w:author="PR Preview" w:date="2026-01-01T00:00:00Z">
        <w:r>
          <w:t xml:space="preserve"> </w:t>
        </w:r>
      </w:ins>
      <w:hyperlink w:anchor="def-cv-se">
        <w:ins w:id="5586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587" w:author="PR Preview" w:date="2026-01-01T00:00:00Z">
        <w:r>
          <w:t xml:space="preserve"> </w:t>
        </w:r>
      </w:ins>
      <w:ins w:id="5588" w:author="PR Preview" w:date="2026-01-01T00:00:00Z">
        <w:r>
          <w:t xml:space="preserve">computed from the</w:t>
        </w:r>
      </w:ins>
      <w:ins w:id="5589" w:author="PR Preview" w:date="2026-01-01T00:00:00Z">
        <w:r>
          <w:t xml:space="preserve"> </w:t>
        </w:r>
      </w:ins>
      <w:hyperlink w:anchor="def-fold-mse-indexed">
        <w:ins w:id="5590" w:author="PR Preview" w:date="2026-01-01T00:00:00Z">
          <w:r>
            <w:rPr>
              <w:rStyle w:val="Hyperlink"/>
            </w:rPr>
            <w:t xml:space="preserve">fold sMSEs of</w:t>
          </w:r>
        </w:ins>
        <w:ins w:id="559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5592" w:author="PR Preview" w:date="2026-01-01T00:00:00Z">
        <w:r>
          <w:t xml:space="preserve">:</w:t>
        </w:r>
      </w:ins>
    </w:p>
    <w:p>
      <w:pPr>
        <w:pStyle w:val="BodyText"/>
      </w:pPr>
      <w:bookmarkStart w:id="32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5"/>
    </w:p>
    <w:bookmarkEnd w:id="326"/>
    <w:bookmarkStart w:id="328" w:name="def-one-se-rule"/>
    <w:p>
      <w:pPr>
        <w:pStyle w:val="FirstParagraph"/>
      </w:pPr>
      <w:ins w:id="5593" w:author="PR Preview" w:date="2026-01-01T00:00:00Z">
        <w:r>
          <w:rPr>
            <w:b/>
            <w:bCs/>
          </w:rPr>
          <w:t xml:space="preserve">Definition 63 (One-standard-error rule)</w:t>
        </w:r>
      </w:ins>
      <w:ins w:id="5594" w:author="PR Preview" w:date="2026-01-01T00:00:00Z">
        <w:r>
          <w:t xml:space="preserve"> </w:t>
        </w:r>
      </w:ins>
      <w:ins w:id="5595" w:author="PR Preview" w:date="2026-01-01T00:00:00Z">
        <w:r>
          <w:t xml:space="preserve">Let</w:t>
        </w:r>
      </w:ins>
      <w:ins w:id="559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597" w:author="PR Preview" w:date="2026-01-01T00:00:00Z">
        <w:r>
          <w:t xml:space="preserve"> </w:t>
        </w:r>
      </w:ins>
      <w:ins w:id="5598" w:author="PR Preview" w:date="2026-01-01T00:00:00Z">
        <w:r>
          <w:t xml:space="preserve">be candidate</w:t>
        </w:r>
      </w:ins>
      <w:ins w:id="5599" w:author="PR Preview" w:date="2026-01-01T00:00:00Z">
        <w:r>
          <w:t xml:space="preserve"> </w:t>
        </w:r>
      </w:ins>
      <w:hyperlink w:anchor="def-fitting-procedure">
        <w:ins w:id="560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601" w:author="PR Preview" w:date="2026-01-01T00:00:00Z">
        <w:r>
          <w:t xml:space="preserve">,</w:t>
        </w:r>
      </w:ins>
      <w:ins w:id="5602" w:author="PR Preview" w:date="2026-01-01T00:00:00Z">
        <w:r>
          <w:t xml:space="preserve"> </w:t>
        </w:r>
      </w:ins>
      <w:ins w:id="5603" w:author="PR Preview" w:date="2026-01-01T00:00:00Z">
        <w:r>
          <w:t xml:space="preserve">each</w:t>
        </w:r>
      </w:ins>
      <w:ins w:id="5604" w:author="PR Preview" w:date="2026-01-01T00:00:00Z">
        <w:r>
          <w:t xml:space="preserve"> </w:t>
        </w:r>
      </w:ins>
      <w:hyperlink w:anchor="def-flexibility">
        <w:ins w:id="5605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5606" w:author="PR Preview" w:date="2026-01-01T00:00:00Z">
        <w:r>
          <w:t xml:space="preserve"> </w:t>
        </w:r>
      </w:ins>
      <w:ins w:id="5607" w:author="PR Preview" w:date="2026-01-01T00:00:00Z">
        <w:r>
          <w:t xml:space="preserve">as the one before,</w:t>
        </w:r>
      </w:ins>
      <w:ins w:id="5608" w:author="PR Preview" w:date="2026-01-01T00:00:00Z">
        <w:r>
          <w:t xml:space="preserve"> </w:t>
        </w:r>
      </w:ins>
      <w:ins w:id="5609" w:author="PR Preview" w:date="2026-01-01T00:00:00Z">
        <w:r>
          <w:t xml:space="preserve">cross-validated on a training set</w:t>
        </w:r>
      </w:ins>
      <w:ins w:id="56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611" w:author="PR Preview" w:date="2026-01-01T00:00:00Z">
        <w:r>
          <w:t xml:space="preserve"> </w:t>
        </w:r>
      </w:ins>
      <w:ins w:id="5612" w:author="PR Preview" w:date="2026-01-01T00:00:00Z">
        <w:r>
          <w:t xml:space="preserve">with the same folds,</w:t>
        </w:r>
      </w:ins>
      <w:ins w:id="5613" w:author="PR Preview" w:date="2026-01-01T00:00:00Z">
        <w:r>
          <w:t xml:space="preserve"> </w:t>
        </w:r>
      </w:ins>
      <w:ins w:id="5614" w:author="PR Preview" w:date="2026-01-01T00:00:00Z">
        <w:r>
          <w:t xml:space="preserve">and let</w:t>
        </w:r>
      </w:ins>
      <w:ins w:id="561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5616" w:author="PR Preview" w:date="2026-01-01T00:00:00Z">
        <w:r>
          <w:t xml:space="preserve"> </w:t>
        </w:r>
      </w:ins>
      <w:ins w:id="5617" w:author="PR Preview" w:date="2026-01-01T00:00:00Z">
        <w:r>
          <w:t xml:space="preserve">be the one with the smallest</w:t>
        </w:r>
      </w:ins>
      <w:ins w:id="5618" w:author="PR Preview" w:date="2026-01-01T00:00:00Z">
        <w:r>
          <w:t xml:space="preserve"> </w:t>
        </w:r>
      </w:ins>
      <w:hyperlink w:anchor="def-cv-estimate-indexed">
        <w:ins w:id="561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620" w:author="PR Preview" w:date="2026-01-01T00:00:00Z">
        <w:r>
          <w:t xml:space="preserve">.</w:t>
        </w:r>
      </w:ins>
      <w:ins w:id="5621" w:author="PR Preview" w:date="2026-01-01T00:00:00Z">
        <w:r>
          <w:t xml:space="preserve"> </w:t>
        </w:r>
      </w:ins>
      <w:ins w:id="5622" w:author="PR Preview" w:date="2026-01-01T00:00:00Z">
        <w:r>
          <w:t xml:space="preserve">The</w:t>
        </w:r>
      </w:ins>
      <w:ins w:id="5623" w:author="PR Preview" w:date="2026-01-01T00:00:00Z">
        <w:r>
          <w:t xml:space="preserve"> </w:t>
        </w:r>
      </w:ins>
      <w:ins w:id="5624" w:author="PR Preview" w:date="2026-01-01T00:00:00Z">
        <w:r>
          <w:rPr>
            <w:b/>
            <w:bCs/>
          </w:rPr>
          <w:t xml:space="preserve">one-standard-error rule</w:t>
        </w:r>
      </w:ins>
      <w:ins w:id="5625" w:author="PR Preview" w:date="2026-01-01T00:00:00Z">
        <w:r>
          <w:t xml:space="preserve"> </w:t>
        </w:r>
      </w:ins>
      <w:ins w:id="5626" w:author="PR Preview" w:date="2026-01-01T00:00:00Z">
        <w:r>
          <w:t xml:space="preserve">chooses the smallest</w:t>
        </w:r>
      </w:ins>
      <w:ins w:id="5627" w:author="PR Preview" w:date="2026-01-01T00:00:00Z">
        <w:r>
          <w:t xml:space="preserve"> </w:t>
        </w:r>
      </w:ins>
      <m:oMath>
        <m:r>
          <m:t>l</m:t>
        </m:r>
      </m:oMath>
      <w:ins w:id="5628" w:author="PR Preview" w:date="2026-01-01T00:00:00Z">
        <w:r>
          <w:t xml:space="preserve"> </w:t>
        </w:r>
      </w:ins>
      <w:ins w:id="5629" w:author="PR Preview" w:date="2026-01-01T00:00:00Z">
        <w:r>
          <w:t xml:space="preserve">whose estimate is within one</w:t>
        </w:r>
      </w:ins>
      <w:ins w:id="5630" w:author="PR Preview" w:date="2026-01-01T00:00:00Z">
        <w:r>
          <w:t xml:space="preserve"> </w:t>
        </w:r>
      </w:ins>
      <w:hyperlink w:anchor="def-cv-se-indexed">
        <w:ins w:id="5631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632" w:author="PR Preview" w:date="2026-01-01T00:00:00Z">
        <w:r>
          <w:t xml:space="preserve"> </w:t>
        </w:r>
      </w:ins>
      <w:ins w:id="5633" w:author="PR Preview" w:date="2026-01-01T00:00:00Z">
        <w:r>
          <w:t xml:space="preserve">of the smallest:</w:t>
        </w:r>
      </w:ins>
    </w:p>
    <w:p>
      <w:pPr>
        <w:pStyle w:val="BodyText"/>
      </w:pPr>
      <w:bookmarkStart w:id="32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8"/>
    <w:bookmarkStart w:id="333" w:name="exm-one-se-rule"/>
    <w:p>
      <w:pPr>
        <w:pStyle w:val="BodyText"/>
      </w:pPr>
      <w:del w:id="5634" w:author="PR Preview" w:date="2026-01-01T00:00:00Z">
        <w:r>
          <w:rPr>
            <w:b/>
            <w:bCs/>
          </w:rPr>
          <w:delText xml:space="preserve">Example 34 (The one-standard-error rule for the simulated polynomials)</w:delText>
        </w:r>
      </w:del>
      <w:del w:id="5635" w:author="PR Preview" w:date="2026-01-01T00:00:00Z">
        <w:r>
          <w:delText xml:space="preserve"> </w:delText>
        </w:r>
      </w:del>
      <w:del w:id="5636" w:author="PR Preview" w:date="2026-01-01T00:00:00Z">
        <w:r>
          <w:delText xml:space="preserve">This example applies 10-fold cross-validation</w:delText>
        </w:r>
      </w:del>
      <w:del w:id="5637" w:author="PR Preview" w:date="2026-01-01T00:00:00Z">
        <w:r>
          <w:delText xml:space="preserve"> </w:delText>
        </w:r>
      </w:del>
      <w:del w:id="5638" w:author="PR Preview" w:date="2026-01-01T00:00:00Z">
        <w:r>
          <w:delText xml:space="preserve">to the simulated training set of</w:delText>
        </w:r>
      </w:del>
      <w:del w:id="5639" w:author="PR Preview" w:date="2026-01-01T00:00:00Z">
        <w:r>
          <w:delText xml:space="preserve"> </w:delText>
        </w:r>
      </w:del>
      <w:hyperlink w:anchor="exm-train-test-error-simulated">
        <w:del w:id="5640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5641" w:author="PR Preview" w:date="2026-01-01T00:00:00Z">
        <w:r>
          <w:delText xml:space="preserve">,</w:delText>
        </w:r>
      </w:del>
      <w:del w:id="5642" w:author="PR Preview" w:date="2026-01-01T00:00:00Z">
        <w:r>
          <w:delText xml:space="preserve"> </w:delText>
        </w:r>
      </w:del>
      <w:del w:id="5643" w:author="PR Preview" w:date="2026-01-01T00:00:00Z">
        <w:r>
          <w:delText xml:space="preserve">records the sMSE in each fold,</w:delText>
        </w:r>
      </w:del>
      <w:del w:id="5644" w:author="PR Preview" w:date="2026-01-01T00:00:00Z">
        <w:r>
          <w:delText xml:space="preserve"> </w:delText>
        </w:r>
      </w:del>
      <w:del w:id="5645" w:author="PR Preview" w:date="2026-01-01T00:00:00Z">
        <w:r>
          <w:delText xml:space="preserve">and applies</w:delText>
        </w:r>
      </w:del>
      <w:del w:id="5646" w:author="PR Preview" w:date="2026-01-01T00:00:00Z">
        <w:r>
          <w:delText xml:space="preserve"> </w:delText>
        </w:r>
      </w:del>
      <w:hyperlink w:anchor="def-one-se-rule">
        <w:del w:id="5647" w:author="PR Preview" w:date="2026-01-01T00:00:00Z">
          <w:r>
            <w:rPr>
              <w:rStyle w:val="Hyperlink"/>
            </w:rPr>
            <w:delText xml:space="preserve">Definition 62</w:delText>
          </w:r>
        </w:del>
      </w:hyperlink>
      <w:del w:id="5648" w:author="PR Preview" w:date="2026-01-01T00:00:00Z">
        <w:r>
          <w:delText xml:space="preserve"> </w:delText>
        </w:r>
      </w:del>
      <w:del w:id="5649" w:author="PR Preview" w:date="2026-01-01T00:00:00Z">
        <w:r>
          <w:delText xml:space="preserve">to the ten degrees.</w:delText>
        </w:r>
      </w:del>
    </w:p>
    <w:p>
      <w:pPr>
        <w:pStyle w:val="BodyText"/>
      </w:pPr>
      <w:ins w:id="5650" w:author="PR Preview" w:date="2026-01-01T00:00:00Z">
        <w:r>
          <w:rPr>
            <w:b/>
            <w:bCs/>
          </w:rPr>
          <w:t xml:space="preserve">Example 35 (The one-standard-error rule for the simulated polynomials)</w:t>
        </w:r>
      </w:ins>
      <w:ins w:id="5651" w:author="PR Preview" w:date="2026-01-01T00:00:00Z">
        <w:r>
          <w:t xml:space="preserve"> </w:t>
        </w:r>
      </w:ins>
      <w:ins w:id="5652" w:author="PR Preview" w:date="2026-01-01T00:00:00Z">
        <w:r>
          <w:t xml:space="preserve">This example applies 10-fold cross-validation</w:t>
        </w:r>
      </w:ins>
      <w:ins w:id="5653" w:author="PR Preview" w:date="2026-01-01T00:00:00Z">
        <w:r>
          <w:t xml:space="preserve"> </w:t>
        </w:r>
      </w:ins>
      <w:ins w:id="5654" w:author="PR Preview" w:date="2026-01-01T00:00:00Z">
        <w:r>
          <w:t xml:space="preserve">to the simulated training set of</w:t>
        </w:r>
      </w:ins>
      <w:ins w:id="5655" w:author="PR Preview" w:date="2026-01-01T00:00:00Z">
        <w:r>
          <w:t xml:space="preserve"> </w:t>
        </w:r>
      </w:ins>
      <w:hyperlink w:anchor="exm-train-test-error-simulated">
        <w:ins w:id="5656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5657" w:author="PR Preview" w:date="2026-01-01T00:00:00Z">
        <w:r>
          <w:t xml:space="preserve">,</w:t>
        </w:r>
      </w:ins>
      <w:ins w:id="5658" w:author="PR Preview" w:date="2026-01-01T00:00:00Z">
        <w:r>
          <w:t xml:space="preserve"> </w:t>
        </w:r>
      </w:ins>
      <w:ins w:id="5659" w:author="PR Preview" w:date="2026-01-01T00:00:00Z">
        <w:r>
          <w:t xml:space="preserve">records the sMSE in each fold,</w:t>
        </w:r>
      </w:ins>
      <w:ins w:id="5660" w:author="PR Preview" w:date="2026-01-01T00:00:00Z">
        <w:r>
          <w:t xml:space="preserve"> </w:t>
        </w:r>
      </w:ins>
      <w:ins w:id="5661" w:author="PR Preview" w:date="2026-01-01T00:00:00Z">
        <w:r>
          <w:t xml:space="preserve">and applies</w:t>
        </w:r>
      </w:ins>
      <w:ins w:id="5662" w:author="PR Preview" w:date="2026-01-01T00:00:00Z">
        <w:r>
          <w:t xml:space="preserve"> </w:t>
        </w:r>
      </w:ins>
      <w:hyperlink w:anchor="def-one-se-rule">
        <w:ins w:id="5663" w:author="PR Preview" w:date="2026-01-01T00:00:00Z">
          <w:r>
            <w:rPr>
              <w:rStyle w:val="Hyperlink"/>
            </w:rPr>
            <w:t xml:space="preserve">Definition 63</w:t>
          </w:r>
        </w:ins>
      </w:hyperlink>
      <w:ins w:id="5664" w:author="PR Preview" w:date="2026-01-01T00:00:00Z">
        <w:r>
          <w:t xml:space="preserve"> </w:t>
        </w:r>
      </w:ins>
      <w:ins w:id="5665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32"/>
        </w:tc>
      </w:tr>
    </w:tbl>
    <w:p>
      <w:pPr>
        <w:pStyle w:val="BodyText"/>
      </w:pPr>
      <w:del w:id="5666" w:author="PR Preview" w:date="2026-01-01T00:00:00Z">
        <w:r>
          <w:delText xml:space="preserve">The smallest estimate is at degree 8.</w:delText>
        </w:r>
      </w:del>
      <w:del w:id="5667" w:author="PR Preview" w:date="2026-01-01T00:00:00Z">
        <w:r>
          <w:delText xml:space="preserve"> </w:delText>
        </w:r>
      </w:del>
      <w:del w:id="5668" w:author="PR Preview" w:date="2026-01-01T00:00:00Z">
        <w:r>
          <w:delText xml:space="preserve">The lowest degree within one fold-based standard error of it</w:delText>
        </w:r>
      </w:del>
      <w:del w:id="5669" w:author="PR Preview" w:date="2026-01-01T00:00:00Z">
        <w:r>
          <w:delText xml:space="preserve"> </w:delText>
        </w:r>
      </w:del>
      <w:del w:id="5670" w:author="PR Preview" w:date="2026-01-01T00:00:00Z">
        <w:r>
          <w:delText xml:space="preserve">is degree 3,</w:delText>
        </w:r>
      </w:del>
      <w:del w:id="5671" w:author="PR Preview" w:date="2026-01-01T00:00:00Z">
        <w:r>
          <w:delText xml:space="preserve"> </w:delText>
        </w:r>
      </w:del>
      <w:del w:id="5672" w:author="PR Preview" w:date="2026-01-01T00:00:00Z">
        <w:r>
          <w:delText xml:space="preserve">which is the one-standard-error rule’s choice.</w:delText>
        </w:r>
      </w:del>
      <w:del w:id="5673" w:author="PR Preview" w:date="2026-01-01T00:00:00Z">
        <w:r>
          <w:delText xml:space="preserve"> </w:delText>
        </w:r>
      </w:del>
      <w:del w:id="5674" w:author="PR Preview" w:date="2026-01-01T00:00:00Z">
        <w:r>
          <w:delText xml:space="preserve">The rule prefers the simpler model</w:delText>
        </w:r>
      </w:del>
      <w:del w:id="5675" w:author="PR Preview" w:date="2026-01-01T00:00:00Z">
        <w:r>
          <w:delText xml:space="preserve"> </w:delText>
        </w:r>
      </w:del>
      <w:del w:id="5676" w:author="PR Preview" w:date="2026-01-01T00:00:00Z">
        <w:r>
          <w:delText xml:space="preserve">when the data cannot clearly tell it apart from the degree with the smallest estimate.</w:delText>
        </w:r>
      </w:del>
      <w:del w:id="5677" w:author="PR Preview" w:date="2026-01-01T00:00:00Z">
        <w:r>
          <w:delText xml:space="preserve"> </w:delText>
        </w:r>
      </w:del>
      <w:del w:id="5678" w:author="PR Preview" w:date="2026-01-01T00:00:00Z">
        <w:r>
          <w:delText xml:space="preserve">Because the data are simulated,</w:delText>
        </w:r>
      </w:del>
      <w:del w:id="5679" w:author="PR Preview" w:date="2026-01-01T00:00:00Z">
        <w:r>
          <w:delText xml:space="preserve"> </w:delText>
        </w:r>
      </w:del>
      <w:del w:id="5680" w:author="PR Preview" w:date="2026-01-01T00:00:00Z">
        <w:r>
          <w:delText xml:space="preserve">we can check both choices against</w:delText>
        </w:r>
      </w:del>
      <w:del w:id="5681" w:author="PR Preview" w:date="2026-01-01T00:00:00Z">
        <w:r>
          <w:delText xml:space="preserve"> </w:delText>
        </w:r>
      </w:del>
      <w:del w:id="5682" w:author="PR Preview" w:date="2026-01-01T00:00:00Z">
        <w:r>
          <w:delText xml:space="preserve">the estimated generalization pRMSE of</w:delText>
        </w:r>
      </w:del>
      <w:del w:id="5683" w:author="PR Preview" w:date="2026-01-01T00:00:00Z">
        <w:r>
          <w:delText xml:space="preserve"> </w:delText>
        </w:r>
      </w:del>
      <w:hyperlink w:anchor="exm-train-test-error-simulated">
        <w:del w:id="5684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5685" w:author="PR Preview" w:date="2026-01-01T00:00:00Z">
        <w:r>
          <w:delText xml:space="preserve"> </w:delText>
        </w:r>
      </w:del>
      <w:del w:id="5686" w:author="PR Preview" w:date="2026-01-01T00:00:00Z">
        <w:r>
          <w:delText xml:space="preserve">for each:</w:delText>
        </w:r>
      </w:del>
      <w:del w:id="5687" w:author="PR Preview" w:date="2026-01-01T00:00:00Z">
        <w:r>
          <w:delText xml:space="preserve"> </w:delText>
        </w:r>
      </w:del>
      <w:del w:id="5688" w:author="PR Preview" w:date="2026-01-01T00:00:00Z">
        <w:r>
          <w:delText xml:space="preserve">0.335 for degree 8</w:delText>
        </w:r>
      </w:del>
      <w:del w:id="5689" w:author="PR Preview" w:date="2026-01-01T00:00:00Z">
        <w:r>
          <w:delText xml:space="preserve"> </w:delText>
        </w:r>
      </w:del>
      <w:del w:id="5690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5691" w:author="PR Preview" w:date="2026-01-01T00:00:00Z">
        <w:r>
          <w:t xml:space="preserve">The smallest estimate is at degree 8.</w:t>
        </w:r>
      </w:ins>
      <w:ins w:id="5692" w:author="PR Preview" w:date="2026-01-01T00:00:00Z">
        <w:r>
          <w:t xml:space="preserve"> </w:t>
        </w:r>
      </w:ins>
      <w:ins w:id="5693" w:author="PR Preview" w:date="2026-01-01T00:00:00Z">
        <w:r>
          <w:t xml:space="preserve">The lowest degree within one fold-based standard error of it</w:t>
        </w:r>
      </w:ins>
      <w:ins w:id="5694" w:author="PR Preview" w:date="2026-01-01T00:00:00Z">
        <w:r>
          <w:t xml:space="preserve"> </w:t>
        </w:r>
      </w:ins>
      <w:ins w:id="5695" w:author="PR Preview" w:date="2026-01-01T00:00:00Z">
        <w:r>
          <w:t xml:space="preserve">is degree 3,</w:t>
        </w:r>
      </w:ins>
      <w:ins w:id="5696" w:author="PR Preview" w:date="2026-01-01T00:00:00Z">
        <w:r>
          <w:t xml:space="preserve"> </w:t>
        </w:r>
      </w:ins>
      <w:ins w:id="5697" w:author="PR Preview" w:date="2026-01-01T00:00:00Z">
        <w:r>
          <w:t xml:space="preserve">which is the one-standard-error rule’s choice.</w:t>
        </w:r>
      </w:ins>
      <w:ins w:id="5698" w:author="PR Preview" w:date="2026-01-01T00:00:00Z">
        <w:r>
          <w:t xml:space="preserve"> </w:t>
        </w:r>
      </w:ins>
      <w:ins w:id="5699" w:author="PR Preview" w:date="2026-01-01T00:00:00Z">
        <w:r>
          <w:t xml:space="preserve">The rule prefers the simpler model</w:t>
        </w:r>
      </w:ins>
      <w:ins w:id="5700" w:author="PR Preview" w:date="2026-01-01T00:00:00Z">
        <w:r>
          <w:t xml:space="preserve"> </w:t>
        </w:r>
      </w:ins>
      <w:ins w:id="5701" w:author="PR Preview" w:date="2026-01-01T00:00:00Z">
        <w:r>
          <w:t xml:space="preserve">when the data cannot clearly tell it apart from the degree with the smallest estimate.</w:t>
        </w:r>
      </w:ins>
      <w:ins w:id="5702" w:author="PR Preview" w:date="2026-01-01T00:00:00Z">
        <w:r>
          <w:t xml:space="preserve"> </w:t>
        </w:r>
      </w:ins>
      <w:ins w:id="5703" w:author="PR Preview" w:date="2026-01-01T00:00:00Z">
        <w:r>
          <w:t xml:space="preserve">Because the data are simulated,</w:t>
        </w:r>
      </w:ins>
      <w:ins w:id="5704" w:author="PR Preview" w:date="2026-01-01T00:00:00Z">
        <w:r>
          <w:t xml:space="preserve"> </w:t>
        </w:r>
      </w:ins>
      <w:ins w:id="5705" w:author="PR Preview" w:date="2026-01-01T00:00:00Z">
        <w:r>
          <w:t xml:space="preserve">we can check both choices against</w:t>
        </w:r>
      </w:ins>
      <w:ins w:id="5706" w:author="PR Preview" w:date="2026-01-01T00:00:00Z">
        <w:r>
          <w:t xml:space="preserve"> </w:t>
        </w:r>
      </w:ins>
      <w:ins w:id="5707" w:author="PR Preview" w:date="2026-01-01T00:00:00Z">
        <w:r>
          <w:t xml:space="preserve">the estimated generalization pRMSE of</w:t>
        </w:r>
      </w:ins>
      <w:ins w:id="5708" w:author="PR Preview" w:date="2026-01-01T00:00:00Z">
        <w:r>
          <w:t xml:space="preserve"> </w:t>
        </w:r>
      </w:ins>
      <w:hyperlink w:anchor="exm-train-test-error-simulated">
        <w:ins w:id="5709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5710" w:author="PR Preview" w:date="2026-01-01T00:00:00Z">
        <w:r>
          <w:t xml:space="preserve"> </w:t>
        </w:r>
      </w:ins>
      <w:ins w:id="5711" w:author="PR Preview" w:date="2026-01-01T00:00:00Z">
        <w:r>
          <w:t xml:space="preserve">for each:</w:t>
        </w:r>
      </w:ins>
      <w:ins w:id="5712" w:author="PR Preview" w:date="2026-01-01T00:00:00Z">
        <w:r>
          <w:t xml:space="preserve"> </w:t>
        </w:r>
      </w:ins>
      <w:ins w:id="5713" w:author="PR Preview" w:date="2026-01-01T00:00:00Z">
        <w:r>
          <w:t xml:space="preserve">0.335 for degree 8</w:t>
        </w:r>
      </w:ins>
      <w:ins w:id="5714" w:author="PR Preview" w:date="2026-01-01T00:00:00Z">
        <w:r>
          <w:t xml:space="preserve"> </w:t>
        </w:r>
      </w:ins>
      <w:ins w:id="5715" w:author="PR Preview" w:date="2026-01-01T00:00:00Z">
        <w:r>
          <w:t xml:space="preserve">and 0.315 for degree 3.</w:t>
        </w:r>
      </w:ins>
    </w:p>
    <w:bookmarkEnd w:id="333"/>
    <w:bookmarkEnd w:id="334"/>
    <w:bookmarkStart w:id="340" w:name="sec-cv-whole-procedure"/>
    <w:p>
      <w:pPr>
        <w:pStyle w:val="Heading2"/>
      </w:pPr>
      <w:r>
        <w:t xml:space="preserve">9 Cross-validating the whole procedure</w:t>
      </w:r>
    </w:p>
    <w:bookmarkStart w:id="337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7"/>
    <w:bookmarkStart w:id="338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8"/>
    <w:bookmarkStart w:id="339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9"/>
    <w:bookmarkEnd w:id="340"/>
    <w:bookmarkStart w:id="34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del w:id="5716" w:author="PR Preview" w:date="2026-01-01T00:00:00Z">
        <w:r>
          <w:delText xml:space="preserve">Sanchez [11]</w:delText>
        </w:r>
      </w:del>
      <w:del w:id="5717" w:author="PR Preview" w:date="2026-01-01T00:00:00Z">
        <w:r>
          <w:delText xml:space="preserve"> </w:delText>
        </w:r>
      </w:del>
      <w:del w:id="5718" w:author="PR Preview" w:date="2026-01-01T00:00:00Z">
        <w:r>
          <w:delText xml:space="preserve">reviews the matrix algebra behind statistical learning,</w:delText>
        </w:r>
      </w:del>
      <w:del w:id="5719" w:author="PR Preview" w:date="2026-01-01T00:00:00Z">
        <w:r>
          <w:delText xml:space="preserve"> </w:delText>
        </w:r>
      </w:del>
      <w:del w:id="5720" w:author="PR Preview" w:date="2026-01-01T00:00:00Z">
        <w:r>
          <w:delText xml:space="preserve">including the covariance and correlation matrices that cross-products produce.</w:delText>
        </w:r>
      </w:del>
    </w:p>
    <w:p>
      <w:pPr>
        <w:pStyle w:val="FirstParagraph"/>
      </w:pPr>
      <w:ins w:id="5721" w:author="PR Preview" w:date="2026-01-01T00:00:00Z">
        <w:r>
          <w:t xml:space="preserve">Sanchez [13]</w:t>
        </w:r>
      </w:ins>
      <w:ins w:id="5722" w:author="PR Preview" w:date="2026-01-01T00:00:00Z">
        <w:r>
          <w:t xml:space="preserve"> </w:t>
        </w:r>
      </w:ins>
      <w:ins w:id="5723" w:author="PR Preview" w:date="2026-01-01T00:00:00Z">
        <w:r>
          <w:t xml:space="preserve">reviews the matrix algebra behind statistical learning,</w:t>
        </w:r>
      </w:ins>
      <w:ins w:id="5724" w:author="PR Preview" w:date="2026-01-01T00:00:00Z">
        <w:r>
          <w:t xml:space="preserve"> </w:t>
        </w:r>
      </w:ins>
      <w:ins w:id="5725" w:author="PR Preview" w:date="2026-01-01T00:00:00Z">
        <w:r>
          <w:t xml:space="preserve">including the covariance and correlation matrices that cross-products produce.</w:t>
        </w:r>
      </w:ins>
    </w:p>
    <w:bookmarkEnd w:id="341"/>
    <w:bookmarkStart w:id="370" w:name="references"/>
    <w:p>
      <w:pPr>
        <w:pStyle w:val="Heading2"/>
      </w:pPr>
      <w:r>
        <w:t xml:space="preserve">References</w:t>
      </w:r>
    </w:p>
    <w:bookmarkStart w:id="369" w:name="refs"/>
    <w:bookmarkStart w:id="34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https://en.wikipedia.org/wiki/Random_seed</w:t>
        </w:r>
      </w:hyperlink>
    </w:p>
    <w:bookmarkEnd w:id="343"/>
    <w:bookmarkStart w:id="34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5"/>
    <w:bookmarkStart w:id="34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7"/>
    <w:bookmarkStart w:id="34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https://en.wikipedia.org/wiki/Generalization_error</w:t>
        </w:r>
      </w:hyperlink>
    </w:p>
    <w:bookmarkEnd w:id="349"/>
    <w:bookmarkStart w:id="35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51"/>
    <w:bookmarkStart w:id="352" w:name="ref-hosmer1989applied"/>
    <w:p>
      <w:pPr>
        <w:pStyle w:val="Bibliography"/>
      </w:pPr>
      <w:del w:id="5726" w:author="PR Preview" w:date="2026-01-01T00:00:00Z">
        <w:r>
          <w:delText xml:space="preserve">[6]</w:delText>
        </w:r>
      </w:del>
      <w:del w:id="5727" w:author="PR Preview" w:date="2026-01-01T00:00:00Z">
        <w:r>
          <w:delText xml:space="preserve"> </w:delText>
        </w:r>
      </w:del>
      <w:del w:id="5728" w:author="PR Preview" w:date="2026-01-01T00:00:00Z">
        <w:r>
          <w:delText xml:space="preserve">	</w:delText>
        </w:r>
      </w:del>
      <w:del w:id="5729" w:author="PR Preview" w:date="2026-01-01T00:00:00Z">
        <w:r>
          <w:delText xml:space="preserve">Wikipedia contributors,</w:delText>
        </w:r>
      </w:del>
      <w:del w:id="5730" w:author="PR Preview" w:date="2026-01-01T00:00:00Z">
        <w:r>
          <w:delText xml:space="preserve"> </w:delText>
        </w:r>
      </w:del>
      <w:del w:id="5731" w:author="PR Preview" w:date="2026-01-01T00:00:00Z">
        <w:r>
          <w:delText xml:space="preserve">“Overfitting —</w:delText>
        </w:r>
      </w:del>
      <w:del w:id="5732" w:author="PR Preview" w:date="2026-01-01T00:00:00Z">
        <w:r>
          <w:delText xml:space="preserve"> </w:delText>
        </w:r>
      </w:del>
      <w:del w:id="5733" w:author="PR Preview" w:date="2026-01-01T00:00:00Z">
        <w:r>
          <w:delText xml:space="preserve">Wikipedia</w:delText>
        </w:r>
      </w:del>
      <w:del w:id="5734" w:author="PR Preview" w:date="2026-01-01T00:00:00Z">
        <w:r>
          <w:delText xml:space="preserve">,</w:delText>
        </w:r>
      </w:del>
      <w:del w:id="5735" w:author="PR Preview" w:date="2026-01-01T00:00:00Z">
        <w:r>
          <w:delText xml:space="preserve"> </w:delText>
        </w:r>
      </w:del>
      <w:del w:id="5736" w:author="PR Preview" w:date="2026-01-01T00:00:00Z">
        <w:r>
          <w:delText xml:space="preserve">the free encyclopedia.”</w:delText>
        </w:r>
      </w:del>
      <w:del w:id="5737" w:author="PR Preview" w:date="2026-01-01T00:00:00Z">
        <w:r>
          <w:delText xml:space="preserve"> </w:delText>
        </w:r>
      </w:del>
      <w:del w:id="5738" w:author="PR Preview" w:date="2026-01-01T00:00:00Z">
        <w:r>
          <w:delText xml:space="preserve">2026. Available:</w:delText>
        </w:r>
      </w:del>
      <w:del w:id="5739" w:author="PR Preview" w:date="2026-01-01T00:00:00Z">
        <w:r>
          <w:delText xml:space="preserve"> </w:delText>
        </w:r>
      </w:del>
      <w:hyperlink r:id="rId355">
        <w:del w:id="5740" w:author="PR Preview" w:date="2026-01-01T00:00:00Z">
          <w:r>
            <w:rPr>
              <w:rStyle w:val="Hyperlink"/>
            </w:rPr>
            <w:delText xml:space="preserve">https://en.wikipedia.org/wiki/Overfitting</w:delText>
          </w:r>
        </w:del>
      </w:hyperlink>
    </w:p>
    <w:p>
      <w:pPr>
        <w:pStyle w:val="Bibliography"/>
      </w:pPr>
      <w:del w:id="5741" w:author="PR Preview" w:date="2026-01-01T00:00:00Z">
        <w:r>
          <w:delText xml:space="preserve">[7]</w:delText>
        </w:r>
      </w:del>
      <w:del w:id="5742" w:author="PR Preview" w:date="2026-01-01T00:00:00Z">
        <w:r>
          <w:delText xml:space="preserve"> </w:delText>
        </w:r>
      </w:del>
      <w:del w:id="5743" w:author="PR Preview" w:date="2026-01-01T00:00:00Z">
        <w:r>
          <w:delText xml:space="preserve">	</w:delText>
        </w:r>
      </w:del>
      <w:del w:id="5744" w:author="PR Preview" w:date="2026-01-01T00:00:00Z">
        <w:r>
          <w:delText xml:space="preserve">Wikipedia contributors,</w:delText>
        </w:r>
      </w:del>
      <w:del w:id="5745" w:author="PR Preview" w:date="2026-01-01T00:00:00Z">
        <w:r>
          <w:delText xml:space="preserve"> </w:delText>
        </w:r>
      </w:del>
      <w:del w:id="5746" w:author="PR Preview" w:date="2026-01-01T00:00:00Z">
        <w:r>
          <w:delText xml:space="preserve">“Bias–variance tradeoff —</w:delText>
        </w:r>
      </w:del>
      <w:del w:id="5747" w:author="PR Preview" w:date="2026-01-01T00:00:00Z">
        <w:r>
          <w:delText xml:space="preserve"> </w:delText>
        </w:r>
      </w:del>
      <w:del w:id="5748" w:author="PR Preview" w:date="2026-01-01T00:00:00Z">
        <w:r>
          <w:delText xml:space="preserve">Wikipedia</w:delText>
        </w:r>
      </w:del>
      <w:del w:id="5749" w:author="PR Preview" w:date="2026-01-01T00:00:00Z">
        <w:r>
          <w:delText xml:space="preserve">,</w:delText>
        </w:r>
      </w:del>
      <w:del w:id="5750" w:author="PR Preview" w:date="2026-01-01T00:00:00Z">
        <w:r>
          <w:delText xml:space="preserve"> </w:delText>
        </w:r>
      </w:del>
      <w:del w:id="5751" w:author="PR Preview" w:date="2026-01-01T00:00:00Z">
        <w:r>
          <w:delText xml:space="preserve">the free encyclopedia.”</w:delText>
        </w:r>
      </w:del>
      <w:del w:id="5752" w:author="PR Preview" w:date="2026-01-01T00:00:00Z">
        <w:r>
          <w:delText xml:space="preserve"> </w:delText>
        </w:r>
      </w:del>
      <w:del w:id="5753" w:author="PR Preview" w:date="2026-01-01T00:00:00Z">
        <w:r>
          <w:delText xml:space="preserve">2026. Available:</w:delText>
        </w:r>
      </w:del>
      <w:del w:id="5754" w:author="PR Preview" w:date="2026-01-01T00:00:00Z">
        <w:r>
          <w:delText xml:space="preserve"> </w:delText>
        </w:r>
      </w:del>
      <w:hyperlink r:id="rId357">
        <w:del w:id="5755" w:author="PR Preview" w:date="2026-01-01T00:00:00Z">
          <w:r>
            <w:rPr>
              <w:rStyle w:val="Hyperlink"/>
            </w:rPr>
            <w:delText xml:space="preserve">https://en.wikipedia.org/wiki/Bias%E2%80%93variance_tradeoff</w:delText>
          </w:r>
        </w:del>
      </w:hyperlink>
    </w:p>
    <w:p>
      <w:pPr>
        <w:pStyle w:val="Bibliography"/>
      </w:pPr>
      <w:del w:id="5756" w:author="PR Preview" w:date="2026-01-01T00:00:00Z">
        <w:r>
          <w:delText xml:space="preserve">[8]</w:delText>
        </w:r>
      </w:del>
      <w:del w:id="5757" w:author="PR Preview" w:date="2026-01-01T00:00:00Z">
        <w:r>
          <w:delText xml:space="preserve"> </w:delText>
        </w:r>
      </w:del>
      <w:del w:id="5758" w:author="PR Preview" w:date="2026-01-01T00:00:00Z">
        <w:r>
          <w:delText xml:space="preserve">	</w:delText>
        </w:r>
      </w:del>
      <w:del w:id="5759" w:author="PR Preview" w:date="2026-01-01T00:00:00Z">
        <w:r>
          <w:delText xml:space="preserve">Wikipedia contributors,</w:delText>
        </w:r>
      </w:del>
      <w:del w:id="5760" w:author="PR Preview" w:date="2026-01-01T00:00:00Z">
        <w:r>
          <w:delText xml:space="preserve"> </w:delText>
        </w:r>
      </w:del>
      <w:del w:id="5761" w:author="PR Preview" w:date="2026-01-01T00:00:00Z">
        <w:r>
          <w:delText xml:space="preserve">“Hyperparameter (machine learning) —</w:delText>
        </w:r>
      </w:del>
      <w:del w:id="5762" w:author="PR Preview" w:date="2026-01-01T00:00:00Z">
        <w:r>
          <w:delText xml:space="preserve"> </w:delText>
        </w:r>
      </w:del>
      <w:del w:id="5763" w:author="PR Preview" w:date="2026-01-01T00:00:00Z">
        <w:r>
          <w:delText xml:space="preserve">Wikipedia</w:delText>
        </w:r>
      </w:del>
      <w:del w:id="5764" w:author="PR Preview" w:date="2026-01-01T00:00:00Z">
        <w:r>
          <w:delText xml:space="preserve">,</w:delText>
        </w:r>
      </w:del>
      <w:del w:id="5765" w:author="PR Preview" w:date="2026-01-01T00:00:00Z">
        <w:r>
          <w:delText xml:space="preserve"> </w:delText>
        </w:r>
      </w:del>
      <w:del w:id="5766" w:author="PR Preview" w:date="2026-01-01T00:00:00Z">
        <w:r>
          <w:delText xml:space="preserve">the free encyclopedia.”</w:delText>
        </w:r>
      </w:del>
      <w:del w:id="5767" w:author="PR Preview" w:date="2026-01-01T00:00:00Z">
        <w:r>
          <w:delText xml:space="preserve"> </w:delText>
        </w:r>
      </w:del>
      <w:del w:id="5768" w:author="PR Preview" w:date="2026-01-01T00:00:00Z">
        <w:r>
          <w:delText xml:space="preserve">2026. Available:</w:delText>
        </w:r>
      </w:del>
      <w:del w:id="5769" w:author="PR Preview" w:date="2026-01-01T00:00:00Z">
        <w:r>
          <w:delText xml:space="preserve"> </w:delText>
        </w:r>
      </w:del>
      <w:hyperlink r:id="rId359">
        <w:del w:id="5770" w:author="PR Preview" w:date="2026-01-01T00:00:00Z">
          <w:r>
            <w:rPr>
              <w:rStyle w:val="Hyperlink"/>
            </w:rPr>
            <w:delText xml:space="preserve">https://en.wikipedia.org/wiki/Hyperparameter_%28machine_learning%29</w:delText>
          </w:r>
        </w:del>
      </w:hyperlink>
    </w:p>
    <w:p>
      <w:pPr>
        <w:pStyle w:val="Bibliography"/>
      </w:pPr>
      <w:del w:id="5771" w:author="PR Preview" w:date="2026-01-01T00:00:00Z">
        <w:r>
          <w:delText xml:space="preserve">[9]</w:delText>
        </w:r>
      </w:del>
      <w:del w:id="5772" w:author="PR Preview" w:date="2026-01-01T00:00:00Z">
        <w:r>
          <w:delText xml:space="preserve"> </w:delText>
        </w:r>
      </w:del>
      <w:del w:id="5773" w:author="PR Preview" w:date="2026-01-01T00:00:00Z">
        <w:r>
          <w:delText xml:space="preserve">	</w:delText>
        </w:r>
      </w:del>
      <w:del w:id="5774" w:author="PR Preview" w:date="2026-01-01T00:00:00Z">
        <w:r>
          <w:delText xml:space="preserve">Wikipedia contributors,</w:delText>
        </w:r>
      </w:del>
      <w:del w:id="5775" w:author="PR Preview" w:date="2026-01-01T00:00:00Z">
        <w:r>
          <w:delText xml:space="preserve"> </w:delText>
        </w:r>
      </w:del>
      <w:del w:id="5776" w:author="PR Preview" w:date="2026-01-01T00:00:00Z">
        <w:r>
          <w:delText xml:space="preserve">“Model selection —</w:delText>
        </w:r>
      </w:del>
      <w:del w:id="5777" w:author="PR Preview" w:date="2026-01-01T00:00:00Z">
        <w:r>
          <w:delText xml:space="preserve"> </w:delText>
        </w:r>
      </w:del>
      <w:del w:id="5778" w:author="PR Preview" w:date="2026-01-01T00:00:00Z">
        <w:r>
          <w:delText xml:space="preserve">Wikipedia</w:delText>
        </w:r>
      </w:del>
      <w:del w:id="5779" w:author="PR Preview" w:date="2026-01-01T00:00:00Z">
        <w:r>
          <w:delText xml:space="preserve">,</w:delText>
        </w:r>
      </w:del>
      <w:del w:id="5780" w:author="PR Preview" w:date="2026-01-01T00:00:00Z">
        <w:r>
          <w:delText xml:space="preserve"> </w:delText>
        </w:r>
      </w:del>
      <w:del w:id="5781" w:author="PR Preview" w:date="2026-01-01T00:00:00Z">
        <w:r>
          <w:delText xml:space="preserve">the free encyclopedia.”</w:delText>
        </w:r>
      </w:del>
      <w:del w:id="5782" w:author="PR Preview" w:date="2026-01-01T00:00:00Z">
        <w:r>
          <w:delText xml:space="preserve"> </w:delText>
        </w:r>
      </w:del>
      <w:del w:id="5783" w:author="PR Preview" w:date="2026-01-01T00:00:00Z">
        <w:r>
          <w:delText xml:space="preserve">2026. Available:</w:delText>
        </w:r>
      </w:del>
      <w:del w:id="5784" w:author="PR Preview" w:date="2026-01-01T00:00:00Z">
        <w:r>
          <w:delText xml:space="preserve"> </w:delText>
        </w:r>
      </w:del>
      <w:hyperlink r:id="rId361">
        <w:del w:id="5785" w:author="PR Preview" w:date="2026-01-01T00:00:00Z">
          <w:r>
            <w:rPr>
              <w:rStyle w:val="Hyperlink"/>
            </w:rPr>
            <w:delText xml:space="preserve">https://en.wikipedia.org/wiki/Model_selection</w:delText>
          </w:r>
        </w:del>
      </w:hyperlink>
    </w:p>
    <w:p>
      <w:pPr>
        <w:pStyle w:val="Bibliography"/>
      </w:pPr>
      <w:del w:id="5786" w:author="PR Preview" w:date="2026-01-01T00:00:00Z">
        <w:r>
          <w:delText xml:space="preserve">[10]</w:delText>
        </w:r>
      </w:del>
      <w:del w:id="5787" w:author="PR Preview" w:date="2026-01-01T00:00:00Z">
        <w:r>
          <w:delText xml:space="preserve"> </w:delText>
        </w:r>
      </w:del>
      <w:del w:id="5788" w:author="PR Preview" w:date="2026-01-01T00:00:00Z">
        <w:r>
          <w:delText xml:space="preserve">	</w:delText>
        </w:r>
      </w:del>
      <w:del w:id="5789" w:author="PR Preview" w:date="2026-01-01T00:00:00Z">
        <w:r>
          <w:delText xml:space="preserve">Wikipedia contributors,</w:delText>
        </w:r>
      </w:del>
      <w:del w:id="5790" w:author="PR Preview" w:date="2026-01-01T00:00:00Z">
        <w:r>
          <w:delText xml:space="preserve"> </w:delText>
        </w:r>
      </w:del>
      <w:del w:id="5791" w:author="PR Preview" w:date="2026-01-01T00:00:00Z">
        <w:r>
          <w:delText xml:space="preserve">“Cross-validation (statistics) —</w:delText>
        </w:r>
      </w:del>
      <w:del w:id="5792" w:author="PR Preview" w:date="2026-01-01T00:00:00Z">
        <w:r>
          <w:delText xml:space="preserve"> </w:delText>
        </w:r>
      </w:del>
      <w:del w:id="5793" w:author="PR Preview" w:date="2026-01-01T00:00:00Z">
        <w:r>
          <w:delText xml:space="preserve">Wikipedia</w:delText>
        </w:r>
      </w:del>
      <w:del w:id="5794" w:author="PR Preview" w:date="2026-01-01T00:00:00Z">
        <w:r>
          <w:delText xml:space="preserve">,</w:delText>
        </w:r>
      </w:del>
      <w:del w:id="5795" w:author="PR Preview" w:date="2026-01-01T00:00:00Z">
        <w:r>
          <w:delText xml:space="preserve"> </w:delText>
        </w:r>
      </w:del>
      <w:del w:id="5796" w:author="PR Preview" w:date="2026-01-01T00:00:00Z">
        <w:r>
          <w:delText xml:space="preserve">the free encyclopedia.”</w:delText>
        </w:r>
      </w:del>
      <w:del w:id="5797" w:author="PR Preview" w:date="2026-01-01T00:00:00Z">
        <w:r>
          <w:delText xml:space="preserve"> </w:delText>
        </w:r>
      </w:del>
      <w:del w:id="5798" w:author="PR Preview" w:date="2026-01-01T00:00:00Z">
        <w:r>
          <w:delText xml:space="preserve">2026. Available:</w:delText>
        </w:r>
      </w:del>
      <w:del w:id="5799" w:author="PR Preview" w:date="2026-01-01T00:00:00Z">
        <w:r>
          <w:delText xml:space="preserve"> </w:delText>
        </w:r>
      </w:del>
      <w:hyperlink r:id="rId363">
        <w:del w:id="5800" w:author="PR Preview" w:date="2026-01-01T00:00:00Z">
          <w:r>
            <w:rPr>
              <w:rStyle w:val="Hyperlink"/>
            </w:rPr>
            <w:delText xml:space="preserve">https://en.wikipedia.org/wiki/Cross-validation_%28statistics%29</w:delText>
          </w:r>
        </w:del>
      </w:hyperlink>
    </w:p>
    <w:p>
      <w:pPr>
        <w:pStyle w:val="Bibliography"/>
      </w:pPr>
      <w:del w:id="5801" w:author="PR Preview" w:date="2026-01-01T00:00:00Z">
        <w:r>
          <w:delText xml:space="preserve">[11]</w:delText>
        </w:r>
      </w:del>
      <w:del w:id="5802" w:author="PR Preview" w:date="2026-01-01T00:00:00Z">
        <w:r>
          <w:delText xml:space="preserve"> </w:delText>
        </w:r>
      </w:del>
      <w:del w:id="5803" w:author="PR Preview" w:date="2026-01-01T00:00:00Z">
        <w:r>
          <w:delText xml:space="preserve">	</w:delText>
        </w:r>
      </w:del>
      <w:del w:id="5804" w:author="PR Preview" w:date="2026-01-01T00:00:00Z">
        <w:r>
          <w:delText xml:space="preserve">G. Sanchez,</w:delText>
        </w:r>
      </w:del>
      <w:del w:id="5805" w:author="PR Preview" w:date="2026-01-01T00:00:00Z">
        <w:r>
          <w:delText xml:space="preserve"> </w:delText>
        </w:r>
      </w:del>
      <w:del w:id="5806" w:author="PR Preview" w:date="2026-01-01T00:00:00Z">
        <w:r>
          <w:delText xml:space="preserve">“A matrix algebra companion for statistical learning (</w:delText>
        </w:r>
      </w:del>
      <w:del w:id="5807" w:author="PR Preview" w:date="2026-01-01T00:00:00Z">
        <w:r>
          <w:delText xml:space="preserve">matrix4sl</w:delText>
        </w:r>
      </w:del>
      <w:del w:id="5808" w:author="PR Preview" w:date="2026-01-01T00:00:00Z">
        <w:r>
          <w:delText xml:space="preserve">).”</w:delText>
        </w:r>
      </w:del>
      <w:del w:id="5809" w:author="PR Preview" w:date="2026-01-01T00:00:00Z">
        <w:r>
          <w:delText xml:space="preserve"> </w:delText>
        </w:r>
      </w:del>
      <w:del w:id="5810" w:author="PR Preview" w:date="2026-01-01T00:00:00Z">
        <w:r>
          <w:delText xml:space="preserve">Online book, work in progress. Licensed CC BY-NC-SA 4.0, 2020. Available:</w:delText>
        </w:r>
      </w:del>
      <w:del w:id="5811" w:author="PR Preview" w:date="2026-01-01T00:00:00Z">
        <w:r>
          <w:delText xml:space="preserve"> </w:delText>
        </w:r>
      </w:del>
      <w:hyperlink r:id="rId365">
        <w:del w:id="5812" w:author="PR Preview" w:date="2026-01-01T00:00:00Z">
          <w:r>
            <w:rPr>
              <w:rStyle w:val="Hyperlink"/>
            </w:rPr>
            <w:delText xml:space="preserve">https://www.gastonsanchez.com/matrix4sl/</w:delText>
          </w:r>
        </w:del>
      </w:hyperlink>
    </w:p>
    <w:p>
      <w:pPr>
        <w:pStyle w:val="Bibliography"/>
      </w:pPr>
      <w:del w:id="5813" w:author="PR Preview" w:date="2026-01-01T00:00:00Z">
        <w:r>
          <w:delText xml:space="preserve">[12]</w:delText>
        </w:r>
      </w:del>
      <w:del w:id="5814" w:author="PR Preview" w:date="2026-01-01T00:00:00Z">
        <w:r>
          <w:delText xml:space="preserve"> </w:delText>
        </w:r>
      </w:del>
      <w:del w:id="5815" w:author="PR Preview" w:date="2026-01-01T00:00:00Z">
        <w:r>
          <w:delText xml:space="preserve">	</w:delText>
        </w:r>
      </w:del>
      <w:del w:id="5816" w:author="PR Preview" w:date="2026-01-01T00:00:00Z">
        <w:r>
          <w:delText xml:space="preserve">Wikipedia contributors,</w:delText>
        </w:r>
      </w:del>
      <w:del w:id="5817" w:author="PR Preview" w:date="2026-01-01T00:00:00Z">
        <w:r>
          <w:delText xml:space="preserve"> </w:delText>
        </w:r>
      </w:del>
      <w:del w:id="5818" w:author="PR Preview" w:date="2026-01-01T00:00:00Z">
        <w:r>
          <w:delText xml:space="preserve">“Leverage (statistics) —</w:delText>
        </w:r>
      </w:del>
      <w:del w:id="5819" w:author="PR Preview" w:date="2026-01-01T00:00:00Z">
        <w:r>
          <w:delText xml:space="preserve"> </w:delText>
        </w:r>
      </w:del>
      <w:del w:id="5820" w:author="PR Preview" w:date="2026-01-01T00:00:00Z">
        <w:r>
          <w:delText xml:space="preserve">Wikipedia</w:delText>
        </w:r>
      </w:del>
      <w:del w:id="5821" w:author="PR Preview" w:date="2026-01-01T00:00:00Z">
        <w:r>
          <w:delText xml:space="preserve">,</w:delText>
        </w:r>
      </w:del>
      <w:del w:id="5822" w:author="PR Preview" w:date="2026-01-01T00:00:00Z">
        <w:r>
          <w:delText xml:space="preserve"> </w:delText>
        </w:r>
      </w:del>
      <w:del w:id="5823" w:author="PR Preview" w:date="2026-01-01T00:00:00Z">
        <w:r>
          <w:delText xml:space="preserve">the free encyclopedia.”</w:delText>
        </w:r>
      </w:del>
      <w:del w:id="5824" w:author="PR Preview" w:date="2026-01-01T00:00:00Z">
        <w:r>
          <w:delText xml:space="preserve"> </w:delText>
        </w:r>
      </w:del>
      <w:del w:id="5825" w:author="PR Preview" w:date="2026-01-01T00:00:00Z">
        <w:r>
          <w:delText xml:space="preserve">2026. Available:</w:delText>
        </w:r>
      </w:del>
      <w:del w:id="5826" w:author="PR Preview" w:date="2026-01-01T00:00:00Z">
        <w:r>
          <w:delText xml:space="preserve"> </w:delText>
        </w:r>
      </w:del>
      <w:hyperlink r:id="rId367">
        <w:del w:id="5827" w:author="PR Preview" w:date="2026-01-01T00:00:00Z">
          <w:r>
            <w:rPr>
              <w:rStyle w:val="Hyperlink"/>
            </w:rPr>
            <w:delText xml:space="preserve">https://en.wikipedia.org/wiki/Leverage_%28statistics%29</w:delText>
          </w:r>
        </w:del>
      </w:hyperlink>
    </w:p>
    <w:p>
      <w:pPr>
        <w:pStyle w:val="Bibliography"/>
      </w:pPr>
      <w:ins w:id="5828" w:author="PR Preview" w:date="2026-01-01T00:00:00Z">
        <w:r>
          <w:t xml:space="preserve">[6]</w:t>
        </w:r>
      </w:ins>
      <w:ins w:id="5829" w:author="PR Preview" w:date="2026-01-01T00:00:00Z">
        <w:r>
          <w:t xml:space="preserve"> </w:t>
        </w:r>
      </w:ins>
      <w:ins w:id="5830" w:author="PR Preview" w:date="2026-01-01T00:00:00Z">
        <w:r>
          <w:t xml:space="preserve">	</w:t>
        </w:r>
      </w:ins>
      <w:ins w:id="5831" w:author="PR Preview" w:date="2026-01-01T00:00:00Z">
        <w:r>
          <w:t xml:space="preserve">D. W. Hosmer and S. Lemeshow,</w:t>
        </w:r>
      </w:ins>
      <w:ins w:id="5832" w:author="PR Preview" w:date="2026-01-01T00:00:00Z">
        <w:r>
          <w:t xml:space="preserve"> </w:t>
        </w:r>
      </w:ins>
      <w:ins w:id="5833" w:author="PR Preview" w:date="2026-01-01T00:00:00Z">
        <w:r>
          <w:rPr>
            <w:i/>
            <w:iCs/>
          </w:rPr>
          <w:t xml:space="preserve">Applied logistic regression</w:t>
        </w:r>
      </w:ins>
      <w:ins w:id="5834" w:author="PR Preview" w:date="2026-01-01T00:00:00Z">
        <w:r>
          <w:t xml:space="preserve">. New York: Wiley, 1989.</w:t>
        </w:r>
      </w:ins>
    </w:p>
    <w:bookmarkEnd w:id="352"/>
    <w:bookmarkStart w:id="354" w:name="ref-venables2002modern"/>
    <w:p>
      <w:pPr>
        <w:pStyle w:val="Bibliography"/>
      </w:pPr>
      <w:ins w:id="5835" w:author="PR Preview" w:date="2026-01-01T00:00:00Z">
        <w:r>
          <w:t xml:space="preserve">[7]</w:t>
        </w:r>
      </w:ins>
      <w:ins w:id="5836" w:author="PR Preview" w:date="2026-01-01T00:00:00Z">
        <w:r>
          <w:t xml:space="preserve"> </w:t>
        </w:r>
      </w:ins>
      <w:ins w:id="5837" w:author="PR Preview" w:date="2026-01-01T00:00:00Z">
        <w:r>
          <w:t xml:space="preserve">	</w:t>
        </w:r>
      </w:ins>
      <w:ins w:id="5838" w:author="PR Preview" w:date="2026-01-01T00:00:00Z">
        <w:r>
          <w:t xml:space="preserve">W. N. Venables and B. D. Ripley,</w:t>
        </w:r>
      </w:ins>
      <w:ins w:id="5839" w:author="PR Preview" w:date="2026-01-01T00:00:00Z">
        <w:r>
          <w:t xml:space="preserve"> </w:t>
        </w:r>
      </w:ins>
      <w:ins w:id="5840" w:author="PR Preview" w:date="2026-01-01T00:00:00Z">
        <w:r>
          <w:rPr>
            <w:i/>
            <w:iCs/>
          </w:rPr>
          <w:t xml:space="preserve">Modern applied statistics with</w:t>
        </w:r>
      </w:ins>
      <w:ins w:id="5841" w:author="PR Preview" w:date="2026-01-01T00:00:00Z">
        <w:r>
          <w:rPr>
            <w:i/>
            <w:iCs/>
          </w:rPr>
          <w:t xml:space="preserve"> </w:t>
        </w:r>
      </w:ins>
      <w:ins w:id="5842" w:author="PR Preview" w:date="2026-01-01T00:00:00Z">
        <w:r>
          <w:rPr>
            <w:i/>
            <w:iCs/>
          </w:rPr>
          <w:t xml:space="preserve">S</w:t>
        </w:r>
      </w:ins>
      <w:ins w:id="5843" w:author="PR Preview" w:date="2026-01-01T00:00:00Z">
        <w:r>
          <w:t xml:space="preserve">, 4th ed. New York: Springer, 2002. doi:</w:t>
        </w:r>
      </w:ins>
      <w:ins w:id="5844" w:author="PR Preview" w:date="2026-01-01T00:00:00Z">
        <w:r>
          <w:t xml:space="preserve"> </w:t>
        </w:r>
      </w:ins>
      <w:hyperlink r:id="rId353">
        <w:ins w:id="5845" w:author="PR Preview" w:date="2026-01-01T00:00:00Z">
          <w:r>
            <w:rPr>
              <w:rStyle w:val="Hyperlink"/>
            </w:rPr>
            <w:t xml:space="preserve">10.1007/978-0-387-21706-2</w:t>
          </w:r>
        </w:ins>
      </w:hyperlink>
      <w:ins w:id="5846" w:author="PR Preview" w:date="2026-01-01T00:00:00Z">
        <w:r>
          <w:t xml:space="preserve">.</w:t>
        </w:r>
      </w:ins>
    </w:p>
    <w:bookmarkEnd w:id="354"/>
    <w:bookmarkStart w:id="356" w:name="ref-wikipedia_overfitting"/>
    <w:p>
      <w:pPr>
        <w:pStyle w:val="Bibliography"/>
      </w:pPr>
      <w:ins w:id="5847" w:author="PR Preview" w:date="2026-01-01T00:00:00Z">
        <w:r>
          <w:t xml:space="preserve">[8]</w:t>
        </w:r>
      </w:ins>
      <w:ins w:id="5848" w:author="PR Preview" w:date="2026-01-01T00:00:00Z">
        <w:r>
          <w:t xml:space="preserve"> </w:t>
        </w:r>
      </w:ins>
      <w:ins w:id="5849" w:author="PR Preview" w:date="2026-01-01T00:00:00Z">
        <w:r>
          <w:t xml:space="preserve">	</w:t>
        </w:r>
      </w:ins>
      <w:ins w:id="5850" w:author="PR Preview" w:date="2026-01-01T00:00:00Z">
        <w:r>
          <w:t xml:space="preserve">Wikipedia contributors,</w:t>
        </w:r>
      </w:ins>
      <w:ins w:id="5851" w:author="PR Preview" w:date="2026-01-01T00:00:00Z">
        <w:r>
          <w:t xml:space="preserve"> </w:t>
        </w:r>
      </w:ins>
      <w:ins w:id="5852" w:author="PR Preview" w:date="2026-01-01T00:00:00Z">
        <w:r>
          <w:t xml:space="preserve">“Overfitting —</w:t>
        </w:r>
      </w:ins>
      <w:ins w:id="5853" w:author="PR Preview" w:date="2026-01-01T00:00:00Z">
        <w:r>
          <w:t xml:space="preserve"> </w:t>
        </w:r>
      </w:ins>
      <w:ins w:id="5854" w:author="PR Preview" w:date="2026-01-01T00:00:00Z">
        <w:r>
          <w:t xml:space="preserve">Wikipedia</w:t>
        </w:r>
      </w:ins>
      <w:ins w:id="5855" w:author="PR Preview" w:date="2026-01-01T00:00:00Z">
        <w:r>
          <w:t xml:space="preserve">,</w:t>
        </w:r>
      </w:ins>
      <w:ins w:id="5856" w:author="PR Preview" w:date="2026-01-01T00:00:00Z">
        <w:r>
          <w:t xml:space="preserve"> </w:t>
        </w:r>
      </w:ins>
      <w:ins w:id="5857" w:author="PR Preview" w:date="2026-01-01T00:00:00Z">
        <w:r>
          <w:t xml:space="preserve">the free encyclopedia.”</w:t>
        </w:r>
      </w:ins>
      <w:ins w:id="5858" w:author="PR Preview" w:date="2026-01-01T00:00:00Z">
        <w:r>
          <w:t xml:space="preserve"> </w:t>
        </w:r>
      </w:ins>
      <w:ins w:id="5859" w:author="PR Preview" w:date="2026-01-01T00:00:00Z">
        <w:r>
          <w:t xml:space="preserve">2026. Available:</w:t>
        </w:r>
      </w:ins>
      <w:ins w:id="5860" w:author="PR Preview" w:date="2026-01-01T00:00:00Z">
        <w:r>
          <w:t xml:space="preserve"> </w:t>
        </w:r>
      </w:ins>
      <w:hyperlink r:id="rId355">
        <w:ins w:id="5861" w:author="PR Preview" w:date="2026-01-01T00:00:00Z">
          <w:r>
            <w:rPr>
              <w:rStyle w:val="Hyperlink"/>
            </w:rPr>
            <w:t xml:space="preserve">https://en.wikipedia.org/wiki/Overfitting</w:t>
          </w:r>
        </w:ins>
      </w:hyperlink>
    </w:p>
    <w:bookmarkEnd w:id="356"/>
    <w:bookmarkStart w:id="358" w:name="ref-wikipedia_bias_variance_tradeoff"/>
    <w:p>
      <w:pPr>
        <w:pStyle w:val="Bibliography"/>
      </w:pPr>
      <w:ins w:id="5862" w:author="PR Preview" w:date="2026-01-01T00:00:00Z">
        <w:r>
          <w:t xml:space="preserve">[9]</w:t>
        </w:r>
      </w:ins>
      <w:ins w:id="5863" w:author="PR Preview" w:date="2026-01-01T00:00:00Z">
        <w:r>
          <w:t xml:space="preserve"> </w:t>
        </w:r>
      </w:ins>
      <w:ins w:id="5864" w:author="PR Preview" w:date="2026-01-01T00:00:00Z">
        <w:r>
          <w:t xml:space="preserve">	</w:t>
        </w:r>
      </w:ins>
      <w:ins w:id="5865" w:author="PR Preview" w:date="2026-01-01T00:00:00Z">
        <w:r>
          <w:t xml:space="preserve">Wikipedia contributors,</w:t>
        </w:r>
      </w:ins>
      <w:ins w:id="5866" w:author="PR Preview" w:date="2026-01-01T00:00:00Z">
        <w:r>
          <w:t xml:space="preserve"> </w:t>
        </w:r>
      </w:ins>
      <w:ins w:id="5867" w:author="PR Preview" w:date="2026-01-01T00:00:00Z">
        <w:r>
          <w:t xml:space="preserve">“Bias–variance tradeoff —</w:t>
        </w:r>
      </w:ins>
      <w:ins w:id="5868" w:author="PR Preview" w:date="2026-01-01T00:00:00Z">
        <w:r>
          <w:t xml:space="preserve"> </w:t>
        </w:r>
      </w:ins>
      <w:ins w:id="5869" w:author="PR Preview" w:date="2026-01-01T00:00:00Z">
        <w:r>
          <w:t xml:space="preserve">Wikipedia</w:t>
        </w:r>
      </w:ins>
      <w:ins w:id="5870" w:author="PR Preview" w:date="2026-01-01T00:00:00Z">
        <w:r>
          <w:t xml:space="preserve">,</w:t>
        </w:r>
      </w:ins>
      <w:ins w:id="5871" w:author="PR Preview" w:date="2026-01-01T00:00:00Z">
        <w:r>
          <w:t xml:space="preserve"> </w:t>
        </w:r>
      </w:ins>
      <w:ins w:id="5872" w:author="PR Preview" w:date="2026-01-01T00:00:00Z">
        <w:r>
          <w:t xml:space="preserve">the free encyclopedia.”</w:t>
        </w:r>
      </w:ins>
      <w:ins w:id="5873" w:author="PR Preview" w:date="2026-01-01T00:00:00Z">
        <w:r>
          <w:t xml:space="preserve"> </w:t>
        </w:r>
      </w:ins>
      <w:ins w:id="5874" w:author="PR Preview" w:date="2026-01-01T00:00:00Z">
        <w:r>
          <w:t xml:space="preserve">2026. Available:</w:t>
        </w:r>
      </w:ins>
      <w:ins w:id="5875" w:author="PR Preview" w:date="2026-01-01T00:00:00Z">
        <w:r>
          <w:t xml:space="preserve"> </w:t>
        </w:r>
      </w:ins>
      <w:hyperlink r:id="rId357">
        <w:ins w:id="5876" w:author="PR Preview" w:date="2026-01-01T00:00:00Z">
          <w:r>
            <w:rPr>
              <w:rStyle w:val="Hyperlink"/>
            </w:rPr>
            <w:t xml:space="preserve">https://en.wikipedia.org/wiki/Bias%E2%80%93variance_tradeoff</w:t>
          </w:r>
        </w:ins>
      </w:hyperlink>
    </w:p>
    <w:bookmarkEnd w:id="358"/>
    <w:bookmarkStart w:id="360" w:name="Xf37f146c051effb839e1c8a6474af7649839077"/>
    <w:p>
      <w:pPr>
        <w:pStyle w:val="Bibliography"/>
      </w:pPr>
      <w:ins w:id="5877" w:author="PR Preview" w:date="2026-01-01T00:00:00Z">
        <w:r>
          <w:t xml:space="preserve">[10]</w:t>
        </w:r>
      </w:ins>
      <w:ins w:id="5878" w:author="PR Preview" w:date="2026-01-01T00:00:00Z">
        <w:r>
          <w:t xml:space="preserve"> </w:t>
        </w:r>
      </w:ins>
      <w:ins w:id="5879" w:author="PR Preview" w:date="2026-01-01T00:00:00Z">
        <w:r>
          <w:t xml:space="preserve">	</w:t>
        </w:r>
      </w:ins>
      <w:ins w:id="5880" w:author="PR Preview" w:date="2026-01-01T00:00:00Z">
        <w:r>
          <w:t xml:space="preserve">Wikipedia contributors,</w:t>
        </w:r>
      </w:ins>
      <w:ins w:id="5881" w:author="PR Preview" w:date="2026-01-01T00:00:00Z">
        <w:r>
          <w:t xml:space="preserve"> </w:t>
        </w:r>
      </w:ins>
      <w:ins w:id="5882" w:author="PR Preview" w:date="2026-01-01T00:00:00Z">
        <w:r>
          <w:t xml:space="preserve">“Hyperparameter (machine learning) —</w:t>
        </w:r>
      </w:ins>
      <w:ins w:id="5883" w:author="PR Preview" w:date="2026-01-01T00:00:00Z">
        <w:r>
          <w:t xml:space="preserve"> </w:t>
        </w:r>
      </w:ins>
      <w:ins w:id="5884" w:author="PR Preview" w:date="2026-01-01T00:00:00Z">
        <w:r>
          <w:t xml:space="preserve">Wikipedia</w:t>
        </w:r>
      </w:ins>
      <w:ins w:id="5885" w:author="PR Preview" w:date="2026-01-01T00:00:00Z">
        <w:r>
          <w:t xml:space="preserve">,</w:t>
        </w:r>
      </w:ins>
      <w:ins w:id="5886" w:author="PR Preview" w:date="2026-01-01T00:00:00Z">
        <w:r>
          <w:t xml:space="preserve"> </w:t>
        </w:r>
      </w:ins>
      <w:ins w:id="5887" w:author="PR Preview" w:date="2026-01-01T00:00:00Z">
        <w:r>
          <w:t xml:space="preserve">the free encyclopedia.”</w:t>
        </w:r>
      </w:ins>
      <w:ins w:id="5888" w:author="PR Preview" w:date="2026-01-01T00:00:00Z">
        <w:r>
          <w:t xml:space="preserve"> </w:t>
        </w:r>
      </w:ins>
      <w:ins w:id="5889" w:author="PR Preview" w:date="2026-01-01T00:00:00Z">
        <w:r>
          <w:t xml:space="preserve">2026. Available:</w:t>
        </w:r>
      </w:ins>
      <w:ins w:id="5890" w:author="PR Preview" w:date="2026-01-01T00:00:00Z">
        <w:r>
          <w:t xml:space="preserve"> </w:t>
        </w:r>
      </w:ins>
      <w:hyperlink r:id="rId359">
        <w:ins w:id="5891" w:author="PR Preview" w:date="2026-01-01T00:00:00Z">
          <w:r>
            <w:rPr>
              <w:rStyle w:val="Hyperlink"/>
            </w:rPr>
            <w:t xml:space="preserve">https://en.wikipedia.org/wiki/Hyperparameter_%28machine_learning%29</w:t>
          </w:r>
        </w:ins>
      </w:hyperlink>
    </w:p>
    <w:bookmarkEnd w:id="360"/>
    <w:bookmarkStart w:id="362" w:name="ref-wikipedia_model_selection"/>
    <w:p>
      <w:pPr>
        <w:pStyle w:val="Bibliography"/>
      </w:pPr>
      <w:ins w:id="5892" w:author="PR Preview" w:date="2026-01-01T00:00:00Z">
        <w:r>
          <w:t xml:space="preserve">[11]</w:t>
        </w:r>
      </w:ins>
      <w:ins w:id="5893" w:author="PR Preview" w:date="2026-01-01T00:00:00Z">
        <w:r>
          <w:t xml:space="preserve"> </w:t>
        </w:r>
      </w:ins>
      <w:ins w:id="5894" w:author="PR Preview" w:date="2026-01-01T00:00:00Z">
        <w:r>
          <w:t xml:space="preserve">	</w:t>
        </w:r>
      </w:ins>
      <w:ins w:id="5895" w:author="PR Preview" w:date="2026-01-01T00:00:00Z">
        <w:r>
          <w:t xml:space="preserve">Wikipedia contributors,</w:t>
        </w:r>
      </w:ins>
      <w:ins w:id="5896" w:author="PR Preview" w:date="2026-01-01T00:00:00Z">
        <w:r>
          <w:t xml:space="preserve"> </w:t>
        </w:r>
      </w:ins>
      <w:ins w:id="5897" w:author="PR Preview" w:date="2026-01-01T00:00:00Z">
        <w:r>
          <w:t xml:space="preserve">“Model selection —</w:t>
        </w:r>
      </w:ins>
      <w:ins w:id="5898" w:author="PR Preview" w:date="2026-01-01T00:00:00Z">
        <w:r>
          <w:t xml:space="preserve"> </w:t>
        </w:r>
      </w:ins>
      <w:ins w:id="5899" w:author="PR Preview" w:date="2026-01-01T00:00:00Z">
        <w:r>
          <w:t xml:space="preserve">Wikipedia</w:t>
        </w:r>
      </w:ins>
      <w:ins w:id="5900" w:author="PR Preview" w:date="2026-01-01T00:00:00Z">
        <w:r>
          <w:t xml:space="preserve">,</w:t>
        </w:r>
      </w:ins>
      <w:ins w:id="5901" w:author="PR Preview" w:date="2026-01-01T00:00:00Z">
        <w:r>
          <w:t xml:space="preserve"> </w:t>
        </w:r>
      </w:ins>
      <w:ins w:id="5902" w:author="PR Preview" w:date="2026-01-01T00:00:00Z">
        <w:r>
          <w:t xml:space="preserve">the free encyclopedia.”</w:t>
        </w:r>
      </w:ins>
      <w:ins w:id="5903" w:author="PR Preview" w:date="2026-01-01T00:00:00Z">
        <w:r>
          <w:t xml:space="preserve"> </w:t>
        </w:r>
      </w:ins>
      <w:ins w:id="5904" w:author="PR Preview" w:date="2026-01-01T00:00:00Z">
        <w:r>
          <w:t xml:space="preserve">2026. Available:</w:t>
        </w:r>
      </w:ins>
      <w:ins w:id="5905" w:author="PR Preview" w:date="2026-01-01T00:00:00Z">
        <w:r>
          <w:t xml:space="preserve"> </w:t>
        </w:r>
      </w:ins>
      <w:hyperlink r:id="rId361">
        <w:ins w:id="5906" w:author="PR Preview" w:date="2026-01-01T00:00:00Z">
          <w:r>
            <w:rPr>
              <w:rStyle w:val="Hyperlink"/>
            </w:rPr>
            <w:t xml:space="preserve">https://en.wikipedia.org/wiki/Model_selection</w:t>
          </w:r>
        </w:ins>
      </w:hyperlink>
    </w:p>
    <w:bookmarkEnd w:id="362"/>
    <w:bookmarkStart w:id="364" w:name="X69e5f5a2cf8346a34db43eb05bbd9ce9d7949ee"/>
    <w:p>
      <w:pPr>
        <w:pStyle w:val="Bibliography"/>
      </w:pPr>
      <w:ins w:id="5907" w:author="PR Preview" w:date="2026-01-01T00:00:00Z">
        <w:r>
          <w:t xml:space="preserve">[12]</w:t>
        </w:r>
      </w:ins>
      <w:ins w:id="5908" w:author="PR Preview" w:date="2026-01-01T00:00:00Z">
        <w:r>
          <w:t xml:space="preserve"> </w:t>
        </w:r>
      </w:ins>
      <w:ins w:id="5909" w:author="PR Preview" w:date="2026-01-01T00:00:00Z">
        <w:r>
          <w:t xml:space="preserve">	</w:t>
        </w:r>
      </w:ins>
      <w:ins w:id="5910" w:author="PR Preview" w:date="2026-01-01T00:00:00Z">
        <w:r>
          <w:t xml:space="preserve">Wikipedia contributors,</w:t>
        </w:r>
      </w:ins>
      <w:ins w:id="5911" w:author="PR Preview" w:date="2026-01-01T00:00:00Z">
        <w:r>
          <w:t xml:space="preserve"> </w:t>
        </w:r>
      </w:ins>
      <w:ins w:id="5912" w:author="PR Preview" w:date="2026-01-01T00:00:00Z">
        <w:r>
          <w:t xml:space="preserve">“Cross-validation (statistics) —</w:t>
        </w:r>
      </w:ins>
      <w:ins w:id="5913" w:author="PR Preview" w:date="2026-01-01T00:00:00Z">
        <w:r>
          <w:t xml:space="preserve"> </w:t>
        </w:r>
      </w:ins>
      <w:ins w:id="5914" w:author="PR Preview" w:date="2026-01-01T00:00:00Z">
        <w:r>
          <w:t xml:space="preserve">Wikipedia</w:t>
        </w:r>
      </w:ins>
      <w:ins w:id="5915" w:author="PR Preview" w:date="2026-01-01T00:00:00Z">
        <w:r>
          <w:t xml:space="preserve">,</w:t>
        </w:r>
      </w:ins>
      <w:ins w:id="5916" w:author="PR Preview" w:date="2026-01-01T00:00:00Z">
        <w:r>
          <w:t xml:space="preserve"> </w:t>
        </w:r>
      </w:ins>
      <w:ins w:id="5917" w:author="PR Preview" w:date="2026-01-01T00:00:00Z">
        <w:r>
          <w:t xml:space="preserve">the free encyclopedia.”</w:t>
        </w:r>
      </w:ins>
      <w:ins w:id="5918" w:author="PR Preview" w:date="2026-01-01T00:00:00Z">
        <w:r>
          <w:t xml:space="preserve"> </w:t>
        </w:r>
      </w:ins>
      <w:ins w:id="5919" w:author="PR Preview" w:date="2026-01-01T00:00:00Z">
        <w:r>
          <w:t xml:space="preserve">2026. Available:</w:t>
        </w:r>
      </w:ins>
      <w:ins w:id="5920" w:author="PR Preview" w:date="2026-01-01T00:00:00Z">
        <w:r>
          <w:t xml:space="preserve"> </w:t>
        </w:r>
      </w:ins>
      <w:hyperlink r:id="rId363">
        <w:ins w:id="5921" w:author="PR Preview" w:date="2026-01-01T00:00:00Z">
          <w:r>
            <w:rPr>
              <w:rStyle w:val="Hyperlink"/>
            </w:rPr>
            <w:t xml:space="preserve">https://en.wikipedia.org/wiki/Cross-validation_%28statistics%29</w:t>
          </w:r>
        </w:ins>
      </w:hyperlink>
    </w:p>
    <w:bookmarkEnd w:id="364"/>
    <w:bookmarkStart w:id="366" w:name="ref-sanchez2020matrix4sl"/>
    <w:p>
      <w:pPr>
        <w:pStyle w:val="Bibliography"/>
      </w:pPr>
      <w:ins w:id="5922" w:author="PR Preview" w:date="2026-01-01T00:00:00Z">
        <w:r>
          <w:t xml:space="preserve">[13]</w:t>
        </w:r>
      </w:ins>
      <w:ins w:id="5923" w:author="PR Preview" w:date="2026-01-01T00:00:00Z">
        <w:r>
          <w:t xml:space="preserve"> </w:t>
        </w:r>
      </w:ins>
      <w:ins w:id="5924" w:author="PR Preview" w:date="2026-01-01T00:00:00Z">
        <w:r>
          <w:t xml:space="preserve">	</w:t>
        </w:r>
      </w:ins>
      <w:ins w:id="5925" w:author="PR Preview" w:date="2026-01-01T00:00:00Z">
        <w:r>
          <w:t xml:space="preserve">G. Sanchez,</w:t>
        </w:r>
      </w:ins>
      <w:ins w:id="5926" w:author="PR Preview" w:date="2026-01-01T00:00:00Z">
        <w:r>
          <w:t xml:space="preserve"> </w:t>
        </w:r>
      </w:ins>
      <w:ins w:id="5927" w:author="PR Preview" w:date="2026-01-01T00:00:00Z">
        <w:r>
          <w:t xml:space="preserve">“A matrix algebra companion for statistical learning (</w:t>
        </w:r>
      </w:ins>
      <w:ins w:id="5928" w:author="PR Preview" w:date="2026-01-01T00:00:00Z">
        <w:r>
          <w:t xml:space="preserve">matrix4sl</w:t>
        </w:r>
      </w:ins>
      <w:ins w:id="5929" w:author="PR Preview" w:date="2026-01-01T00:00:00Z">
        <w:r>
          <w:t xml:space="preserve">).”</w:t>
        </w:r>
      </w:ins>
      <w:ins w:id="5930" w:author="PR Preview" w:date="2026-01-01T00:00:00Z">
        <w:r>
          <w:t xml:space="preserve"> </w:t>
        </w:r>
      </w:ins>
      <w:ins w:id="5931" w:author="PR Preview" w:date="2026-01-01T00:00:00Z">
        <w:r>
          <w:t xml:space="preserve">Online book, work in progress. Licensed CC BY-NC-SA 4.0, 2020. Available:</w:t>
        </w:r>
      </w:ins>
      <w:ins w:id="5932" w:author="PR Preview" w:date="2026-01-01T00:00:00Z">
        <w:r>
          <w:t xml:space="preserve"> </w:t>
        </w:r>
      </w:ins>
      <w:hyperlink r:id="rId365">
        <w:ins w:id="5933" w:author="PR Preview" w:date="2026-01-01T00:00:00Z">
          <w:r>
            <w:rPr>
              <w:rStyle w:val="Hyperlink"/>
            </w:rPr>
            <w:t xml:space="preserve">https://www.gastonsanchez.com/matrix4sl/</w:t>
          </w:r>
        </w:ins>
      </w:hyperlink>
    </w:p>
    <w:bookmarkEnd w:id="366"/>
    <w:bookmarkStart w:id="368" w:name="ref-wikipedia_leverage_statistics"/>
    <w:p>
      <w:pPr>
        <w:pStyle w:val="Bibliography"/>
      </w:pPr>
      <w:ins w:id="5934" w:author="PR Preview" w:date="2026-01-01T00:00:00Z">
        <w:r>
          <w:t xml:space="preserve">[14]</w:t>
        </w:r>
      </w:ins>
      <w:ins w:id="5935" w:author="PR Preview" w:date="2026-01-01T00:00:00Z">
        <w:r>
          <w:t xml:space="preserve"> </w:t>
        </w:r>
      </w:ins>
      <w:ins w:id="5936" w:author="PR Preview" w:date="2026-01-01T00:00:00Z">
        <w:r>
          <w:t xml:space="preserve">	</w:t>
        </w:r>
      </w:ins>
      <w:ins w:id="5937" w:author="PR Preview" w:date="2026-01-01T00:00:00Z">
        <w:r>
          <w:t xml:space="preserve">Wikipedia contributors,</w:t>
        </w:r>
      </w:ins>
      <w:ins w:id="5938" w:author="PR Preview" w:date="2026-01-01T00:00:00Z">
        <w:r>
          <w:t xml:space="preserve"> </w:t>
        </w:r>
      </w:ins>
      <w:ins w:id="5939" w:author="PR Preview" w:date="2026-01-01T00:00:00Z">
        <w:r>
          <w:t xml:space="preserve">“Leverage (statistics) —</w:t>
        </w:r>
      </w:ins>
      <w:ins w:id="5940" w:author="PR Preview" w:date="2026-01-01T00:00:00Z">
        <w:r>
          <w:t xml:space="preserve"> </w:t>
        </w:r>
      </w:ins>
      <w:ins w:id="5941" w:author="PR Preview" w:date="2026-01-01T00:00:00Z">
        <w:r>
          <w:t xml:space="preserve">Wikipedia</w:t>
        </w:r>
      </w:ins>
      <w:ins w:id="5942" w:author="PR Preview" w:date="2026-01-01T00:00:00Z">
        <w:r>
          <w:t xml:space="preserve">,</w:t>
        </w:r>
      </w:ins>
      <w:ins w:id="5943" w:author="PR Preview" w:date="2026-01-01T00:00:00Z">
        <w:r>
          <w:t xml:space="preserve"> </w:t>
        </w:r>
      </w:ins>
      <w:ins w:id="5944" w:author="PR Preview" w:date="2026-01-01T00:00:00Z">
        <w:r>
          <w:t xml:space="preserve">the free encyclopedia.”</w:t>
        </w:r>
      </w:ins>
      <w:ins w:id="5945" w:author="PR Preview" w:date="2026-01-01T00:00:00Z">
        <w:r>
          <w:t xml:space="preserve"> </w:t>
        </w:r>
      </w:ins>
      <w:ins w:id="5946" w:author="PR Preview" w:date="2026-01-01T00:00:00Z">
        <w:r>
          <w:t xml:space="preserve">2026. Available:</w:t>
        </w:r>
      </w:ins>
      <w:ins w:id="5947" w:author="PR Preview" w:date="2026-01-01T00:00:00Z">
        <w:r>
          <w:t xml:space="preserve"> </w:t>
        </w:r>
      </w:ins>
      <w:hyperlink r:id="rId367">
        <w:ins w:id="5948" w:author="PR Preview" w:date="2026-01-01T00:00:00Z">
          <w:r>
            <w:rPr>
              <w:rStyle w:val="Hyperlink"/>
            </w:rPr>
            <w:t xml:space="preserve">https://en.wikipedia.org/wiki/Leverage_%28statistics%29</w:t>
          </w:r>
        </w:ins>
      </w:hyperlink>
    </w:p>
    <w:bookmarkEnd w:id="368"/>
    <w:bookmarkEnd w:id="369"/>
    <w:bookmarkEnd w:id="3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6" Type="http://schemas.openxmlformats.org/officeDocument/2006/relationships/image" Target="media/rId236.png"/><Relationship Id="rId268" Type="http://schemas.openxmlformats.org/officeDocument/2006/relationships/image" Target="media/rId268.png"/><Relationship Id="rId329" Type="http://schemas.openxmlformats.org/officeDocument/2006/relationships/image" Target="media/rId329.png"/><Relationship Id="rId186" Type="http://schemas.openxmlformats.org/officeDocument/2006/relationships/image" Target="media/rId186.png"/><Relationship Id="rId218" Type="http://schemas.openxmlformats.org/officeDocument/2006/relationships/image" Target="media/rId218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86" Type="http://schemas.openxmlformats.org/officeDocument/2006/relationships/hyperlink" Target="basic-statistical-methods.qmd#def-linear-regression" TargetMode="External"/><Relationship Id="rId31" Type="http://schemas.openxmlformats.org/officeDocument/2006/relationships/hyperlink" Target="correlation-regression.qmd#def-normal-equations" TargetMode="External"/><Relationship Id="rId29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84" Type="http://schemas.openxmlformats.org/officeDocument/2006/relationships/hyperlink" Target="correlation-regression.qmd#def-slr-covariate-vector" TargetMode="External"/><Relationship Id="rId296" Type="http://schemas.openxmlformats.org/officeDocument/2006/relationships/hyperlink" Target="correlation-regression.qmd#thm-ols-slr-vector" TargetMode="External"/><Relationship Id="rId321" Type="http://schemas.openxmlformats.org/officeDocument/2006/relationships/hyperlink" Target="estimation.qmd#def-SE" TargetMode="External"/><Relationship Id="rId162" Type="http://schemas.openxmlformats.org/officeDocument/2006/relationships/hyperlink" Target="estimation.qmd#def-bias" TargetMode="External"/><Relationship Id="rId163" Type="http://schemas.openxmlformats.org/officeDocument/2006/relationships/hyperlink" Target="estimation.qmd#def-estimate" TargetMode="External"/><Relationship Id="rId140" Type="http://schemas.openxmlformats.org/officeDocument/2006/relationships/hyperlink" Target="estimation.qmd#def-estimation-error" TargetMode="External"/><Relationship Id="rId141" Type="http://schemas.openxmlformats.org/officeDocument/2006/relationships/hyperlink" Target="estimation.qmd#def-estimator" TargetMode="External"/><Relationship Id="rId129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61" Type="http://schemas.openxmlformats.org/officeDocument/2006/relationships/hyperlink" Target="exploratory-descriptive.qmd#def-population-distribution" TargetMode="External"/><Relationship Id="rId82" Type="http://schemas.openxmlformats.org/officeDocument/2006/relationships/hyperlink" Target="exploratory-descriptive.qmd#def-sample-mean" TargetMode="External"/><Relationship Id="rId31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53" Type="http://schemas.openxmlformats.org/officeDocument/2006/relationships/hyperlink" Target="https://doi.org/10.1007/978-0-387-21706-2" TargetMode="External"/><Relationship Id="rId346" Type="http://schemas.openxmlformats.org/officeDocument/2006/relationships/hyperlink" Target="https://doi.org/10.1007/978-0-387-84858-7" TargetMode="External"/><Relationship Id="rId350" Type="http://schemas.openxmlformats.org/officeDocument/2006/relationships/hyperlink" Target="https://doi.org/10.1007/978-1-0716-1418-1" TargetMode="External"/><Relationship Id="rId357" Type="http://schemas.openxmlformats.org/officeDocument/2006/relationships/hyperlink" Target="https://en.wikipedia.org/wiki/Bias%E2%80%93variance_tradeoff" TargetMode="External"/><Relationship Id="rId363" Type="http://schemas.openxmlformats.org/officeDocument/2006/relationships/hyperlink" Target="https://en.wikipedia.org/wiki/Cross-validation_%28statistics%29" TargetMode="External"/><Relationship Id="rId348" Type="http://schemas.openxmlformats.org/officeDocument/2006/relationships/hyperlink" Target="https://en.wikipedia.org/wiki/Generalization_error" TargetMode="External"/><Relationship Id="rId359" Type="http://schemas.openxmlformats.org/officeDocument/2006/relationships/hyperlink" Target="https://en.wikipedia.org/wiki/Hyperparameter_%28machine_learning%29" TargetMode="External"/><Relationship Id="rId367" Type="http://schemas.openxmlformats.org/officeDocument/2006/relationships/hyperlink" Target="https://en.wikipedia.org/wiki/Leverage_%28statistics%29" TargetMode="External"/><Relationship Id="rId361" Type="http://schemas.openxmlformats.org/officeDocument/2006/relationships/hyperlink" Target="https://en.wikipedia.org/wiki/Model_selection" TargetMode="External"/><Relationship Id="rId355" Type="http://schemas.openxmlformats.org/officeDocument/2006/relationships/hyperlink" Target="https://en.wikipedia.org/wiki/Overfitting" TargetMode="External"/><Relationship Id="rId342" Type="http://schemas.openxmlformats.org/officeDocument/2006/relationships/hyperlink" Target="https://en.wikipedia.org/wiki/Random_seed" TargetMode="External"/><Relationship Id="rId344" Type="http://schemas.openxmlformats.org/officeDocument/2006/relationships/hyperlink" Target="https://en.wikipedia.org/wiki/Training,_validation,_and_test_data_sets" TargetMode="External"/><Relationship Id="rId214" Type="http://schemas.openxmlformats.org/officeDocument/2006/relationships/hyperlink" Target="https://morrison-lab.github.io/lds/chapters/big-ideas.html#def-test-set" TargetMode="External"/><Relationship Id="rId212" Type="http://schemas.openxmlformats.org/officeDocument/2006/relationships/hyperlink" Target="https://morrison-lab.github.io/lds/chapters/big-ideas.html#def-training-set" TargetMode="External"/><Relationship Id="rId213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3" Type="http://schemas.openxmlformats.org/officeDocument/2006/relationships/hyperlink" Target="https://morrison-lab.github.io/pds/expectation.html#def-risk" TargetMode="External"/><Relationship Id="rId133" Type="http://schemas.openxmlformats.org/officeDocument/2006/relationships/hyperlink" Target="https://morrison-lab.github.io/pds/expectation.html#thm-lie" TargetMode="External"/><Relationship Id="rId158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102" Type="http://schemas.openxmlformats.org/officeDocument/2006/relationships/hyperlink" Target="https://morrison-lab.github.io/pds/random-variables.html#def-cdf" TargetMode="External"/><Relationship Id="rId105" Type="http://schemas.openxmlformats.org/officeDocument/2006/relationships/hyperlink" Target="https://morrison-lab.github.io/pds/random-variables.html#def-normal" TargetMode="External"/><Relationship Id="rId145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9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pds/variance-covariance.html#thm-variance" TargetMode="External"/><Relationship Id="rId365" Type="http://schemas.openxmlformats.org/officeDocument/2006/relationships/hyperlink" Target="https://www.gastonsanchez.com/matrix4sl/" TargetMode="External"/><Relationship Id="rId288" Type="http://schemas.openxmlformats.org/officeDocument/2006/relationships/hyperlink" Target="https://www.gastonsanchez.com/matrix4sl/cross-products.html#cross-products" TargetMode="External"/><Relationship Id="rId29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basic-statistical-methods.qmd#def-linear-regression" TargetMode="External"/><Relationship Id="rId31" Type="http://schemas.openxmlformats.org/officeDocument/2006/relationships/hyperlink" Target="correlation-regression.qmd#def-normal-equations" TargetMode="External"/><Relationship Id="rId29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84" Type="http://schemas.openxmlformats.org/officeDocument/2006/relationships/hyperlink" Target="correlation-regression.qmd#def-slr-covariate-vector" TargetMode="External"/><Relationship Id="rId296" Type="http://schemas.openxmlformats.org/officeDocument/2006/relationships/hyperlink" Target="correlation-regression.qmd#thm-ols-slr-vector" TargetMode="External"/><Relationship Id="rId321" Type="http://schemas.openxmlformats.org/officeDocument/2006/relationships/hyperlink" Target="estimation.qmd#def-SE" TargetMode="External"/><Relationship Id="rId162" Type="http://schemas.openxmlformats.org/officeDocument/2006/relationships/hyperlink" Target="estimation.qmd#def-bias" TargetMode="External"/><Relationship Id="rId163" Type="http://schemas.openxmlformats.org/officeDocument/2006/relationships/hyperlink" Target="estimation.qmd#def-estimate" TargetMode="External"/><Relationship Id="rId140" Type="http://schemas.openxmlformats.org/officeDocument/2006/relationships/hyperlink" Target="estimation.qmd#def-estimation-error" TargetMode="External"/><Relationship Id="rId141" Type="http://schemas.openxmlformats.org/officeDocument/2006/relationships/hyperlink" Target="estimation.qmd#def-estimator" TargetMode="External"/><Relationship Id="rId129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61" Type="http://schemas.openxmlformats.org/officeDocument/2006/relationships/hyperlink" Target="exploratory-descriptive.qmd#def-population-distribution" TargetMode="External"/><Relationship Id="rId82" Type="http://schemas.openxmlformats.org/officeDocument/2006/relationships/hyperlink" Target="exploratory-descriptive.qmd#def-sample-mean" TargetMode="External"/><Relationship Id="rId31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53" Type="http://schemas.openxmlformats.org/officeDocument/2006/relationships/hyperlink" Target="https://doi.org/10.1007/978-0-387-21706-2" TargetMode="External"/><Relationship Id="rId346" Type="http://schemas.openxmlformats.org/officeDocument/2006/relationships/hyperlink" Target="https://doi.org/10.1007/978-0-387-84858-7" TargetMode="External"/><Relationship Id="rId350" Type="http://schemas.openxmlformats.org/officeDocument/2006/relationships/hyperlink" Target="https://doi.org/10.1007/978-1-0716-1418-1" TargetMode="External"/><Relationship Id="rId357" Type="http://schemas.openxmlformats.org/officeDocument/2006/relationships/hyperlink" Target="https://en.wikipedia.org/wiki/Bias%E2%80%93variance_tradeoff" TargetMode="External"/><Relationship Id="rId363" Type="http://schemas.openxmlformats.org/officeDocument/2006/relationships/hyperlink" Target="https://en.wikipedia.org/wiki/Cross-validation_%28statistics%29" TargetMode="External"/><Relationship Id="rId348" Type="http://schemas.openxmlformats.org/officeDocument/2006/relationships/hyperlink" Target="https://en.wikipedia.org/wiki/Generalization_error" TargetMode="External"/><Relationship Id="rId359" Type="http://schemas.openxmlformats.org/officeDocument/2006/relationships/hyperlink" Target="https://en.wikipedia.org/wiki/Hyperparameter_%28machine_learning%29" TargetMode="External"/><Relationship Id="rId367" Type="http://schemas.openxmlformats.org/officeDocument/2006/relationships/hyperlink" Target="https://en.wikipedia.org/wiki/Leverage_%28statistics%29" TargetMode="External"/><Relationship Id="rId361" Type="http://schemas.openxmlformats.org/officeDocument/2006/relationships/hyperlink" Target="https://en.wikipedia.org/wiki/Model_selection" TargetMode="External"/><Relationship Id="rId355" Type="http://schemas.openxmlformats.org/officeDocument/2006/relationships/hyperlink" Target="https://en.wikipedia.org/wiki/Overfitting" TargetMode="External"/><Relationship Id="rId342" Type="http://schemas.openxmlformats.org/officeDocument/2006/relationships/hyperlink" Target="https://en.wikipedia.org/wiki/Random_seed" TargetMode="External"/><Relationship Id="rId344" Type="http://schemas.openxmlformats.org/officeDocument/2006/relationships/hyperlink" Target="https://en.wikipedia.org/wiki/Training,_validation,_and_test_data_sets" TargetMode="External"/><Relationship Id="rId214" Type="http://schemas.openxmlformats.org/officeDocument/2006/relationships/hyperlink" Target="https://morrison-lab.github.io/lds/chapters/big-ideas.html#def-test-set" TargetMode="External"/><Relationship Id="rId212" Type="http://schemas.openxmlformats.org/officeDocument/2006/relationships/hyperlink" Target="https://morrison-lab.github.io/lds/chapters/big-ideas.html#def-training-set" TargetMode="External"/><Relationship Id="rId213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3" Type="http://schemas.openxmlformats.org/officeDocument/2006/relationships/hyperlink" Target="https://morrison-lab.github.io/pds/expectation.html#def-risk" TargetMode="External"/><Relationship Id="rId133" Type="http://schemas.openxmlformats.org/officeDocument/2006/relationships/hyperlink" Target="https://morrison-lab.github.io/pds/expectation.html#thm-lie" TargetMode="External"/><Relationship Id="rId158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102" Type="http://schemas.openxmlformats.org/officeDocument/2006/relationships/hyperlink" Target="https://morrison-lab.github.io/pds/random-variables.html#def-cdf" TargetMode="External"/><Relationship Id="rId105" Type="http://schemas.openxmlformats.org/officeDocument/2006/relationships/hyperlink" Target="https://morrison-lab.github.io/pds/random-variables.html#def-normal" TargetMode="External"/><Relationship Id="rId145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9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pds/variance-covariance.html#thm-variance" TargetMode="External"/><Relationship Id="rId365" Type="http://schemas.openxmlformats.org/officeDocument/2006/relationships/hyperlink" Target="https://www.gastonsanchez.com/matrix4sl/" TargetMode="External"/><Relationship Id="rId288" Type="http://schemas.openxmlformats.org/officeDocument/2006/relationships/hyperlink" Target="https://www.gastonsanchez.com/matrix4sl/cross-products.html#cross-products" TargetMode="External"/><Relationship Id="rId29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2026-10-19T11:31:22Z</dcterms:created>
  <dcterms:modified xsi:type="dcterms:W3CDTF">2026-10-19T11:31:22Z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