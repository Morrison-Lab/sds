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del w:id="3" w:author="PR Preview" w:date="2026-01-01T00:00:00Z">
        <w:r>
          <w:delText xml:space="preserve">It has the same units as the estimand.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</w:delText>
        </w:r>
      </w:del>
      <w:del w:id="6" w:author="PR Preview" w:date="2026-01-01T00:00:00Z">
        <w:r>
          <w:delText xml:space="preserve"> </w:delText>
        </w:r>
      </w:del>
      <w:hyperlink w:anchor="exm-mse-sample-mean">
        <w:del w:id="7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 root mean squared error of</w:delText>
        </w:r>
      </w:del>
      <w:del w:id="1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</w:delText>
        </w:r>
      </w:del>
      <w:del w:id="14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15" w:author="PR Preview" w:date="2026-01-01T00:00:00Z">
        <w:r>
          <w:delText xml:space="preserve">.</w:delText>
        </w:r>
      </w:del>
    </w:p>
    <w:p>
      <w:pPr>
        <w:pStyle w:val="FirstParagraph"/>
      </w:pPr>
      <w:ins w:id="16" w:author="PR Preview" w:date="2026-01-01T00:00:00Z">
        <w:r>
          <w:rPr>
            <w:b/>
            <w:bCs/>
          </w:rPr>
          <w:t xml:space="preserve">Example 12 (Root mean squared error of the sample mean)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In</w:t>
        </w:r>
      </w:ins>
      <w:ins w:id="19" w:author="PR Preview" w:date="2026-01-01T00:00:00Z">
        <w:r>
          <w:t xml:space="preserve"> </w:t>
        </w:r>
      </w:ins>
      <w:hyperlink w:anchor="exm-mse-sample-mean">
        <w:ins w:id="20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21" w:author="PR Preview" w:date="2026-01-01T00:00:00Z">
        <w:r>
          <w:t xml:space="preserve">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 root mean squared error of</w:t>
        </w:r>
      </w:ins>
      <w:ins w:id="2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is</w:t>
        </w:r>
      </w:ins>
      <w:ins w:id="27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28" w:author="PR Preview" w:date="2026-01-01T00:00:00Z">
        <w:r>
          <w:t xml:space="preserve">.</w:t>
        </w:r>
      </w:ins>
    </w:p>
    <w:bookmarkEnd w:id="87"/>
    <w:bookmarkStart w:id="88" w:name="rem-rmse-units"/>
    <w:p>
      <w:pPr>
        <w:pStyle w:val="BodyText"/>
      </w:pPr>
      <w:ins w:id="29" w:author="PR Preview" w:date="2026-01-01T00:00:00Z">
        <w:r>
          <w:rPr>
            <w:i/>
            <w:iCs/>
          </w:rPr>
          <w:t xml:space="preserve">Remark 3</w:t>
        </w:r>
      </w:ins>
      <w:ins w:id="30" w:author="PR Preview" w:date="2026-01-01T00:00:00Z">
        <w:r>
          <w:t xml:space="preserve"> (Units of the root mean squared error). </w:t>
        </w:r>
      </w:ins>
      <w:ins w:id="31" w:author="PR Preview" w:date="2026-01-01T00:00:00Z">
        <w:r>
          <w:t xml:space="preserve">The root mean squared error has the same units as the estimand.</w:t>
        </w:r>
      </w:ins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del w:id="32" w:author="PR Preview" w:date="2026-01-01T00:00:00Z">
        <w:r>
          <w:delText xml:space="preserve">An estimator whose bias is not zero is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b/>
            <w:bCs/>
          </w:rPr>
          <w:delText xml:space="preserve">biased</w:delText>
        </w:r>
      </w:del>
      <w:del w:id="35" w:author="PR Preview" w:date="2026-01-01T00:00:00Z">
        <w:r>
          <w:delText xml:space="preserve">.</w:delText>
        </w:r>
      </w:del>
    </w:p>
    <w:p>
      <w:pPr>
        <w:pStyle w:val="BodyText"/>
      </w:pPr>
      <w:del w:id="36" w:author="PR Preview" w:date="2026-01-01T00:00:00Z">
        <w:r>
          <w:rPr>
            <w:b/>
            <w:bCs/>
          </w:rPr>
          <w:delText xml:space="preserve">Example 12 (The sample mean is unbiased)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By</w:delText>
        </w:r>
      </w:del>
      <w:del w:id="39" w:author="PR Preview" w:date="2026-01-01T00:00:00Z">
        <w:r>
          <w:delText xml:space="preserve"> </w:delText>
        </w:r>
      </w:del>
      <w:hyperlink w:anchor="exm-bias-sample-mean">
        <w:del w:id="40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and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6" w:author="PR Preview" w:date="2026-01-01T00:00:00Z">
        <w:r>
          <w:delText xml:space="preserve">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so both the sample mean</w:delText>
        </w:r>
      </w:del>
      <w:del w:id="4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and the single-observation estimator</w:delText>
        </w:r>
      </w:del>
      <w:del w:id="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are</w:delText>
        </w:r>
      </w:del>
      <w:del w:id="55" w:author="PR Preview" w:date="2026-01-01T00:00:00Z">
        <w:r>
          <w:delText xml:space="preserve"> </w:delText>
        </w:r>
      </w:del>
      <w:hyperlink w:anchor="def-unbiased">
        <w:del w:id="56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estimators of</w:delText>
        </w:r>
      </w:del>
      <w:del w:id="59" w:author="PR Preview" w:date="2026-01-01T00:00:00Z">
        <w:r>
          <w:delText xml:space="preserve"> </w:delText>
        </w:r>
      </w:del>
      <m:oMath>
        <m:r>
          <m:t>μ</m:t>
        </m:r>
      </m:oMath>
      <w:del w:id="60" w:author="PR Preview" w:date="2026-01-01T00:00:00Z">
        <w:r>
          <w:delText xml:space="preserve">.</w:delText>
        </w:r>
      </w:del>
    </w:p>
    <w:p>
      <w:pPr>
        <w:pStyle w:val="BodyText"/>
      </w:pPr>
      <w:del w:id="61" w:author="PR Preview" w:date="2026-01-01T00:00:00Z">
        <w:r>
          <w:rPr>
            <w:b/>
            <w:bCs/>
          </w:rPr>
          <w:delText xml:space="preserve">Example 13 (A biased estimator of the variance)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Let</w:delText>
        </w:r>
      </w:del>
      <w:del w:id="6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be mutually independent,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each with expectation</w:delText>
        </w:r>
      </w:del>
      <w:del w:id="69" w:author="PR Preview" w:date="2026-01-01T00:00:00Z">
        <w:r>
          <w:delText xml:space="preserve"> </w:delText>
        </w:r>
      </w:del>
      <m:oMath>
        <m:r>
          <m:t>μ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and variance</w:delText>
        </w:r>
      </w:del>
      <w:del w:id="7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3" w:author="PR Preview" w:date="2026-01-01T00:00:00Z">
        <w:r>
          <w:delText xml:space="preserve">,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 let</w:delText>
        </w:r>
      </w:del>
      <w:del w:id="7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Consider two estimators of</w:delText>
        </w:r>
      </w:del>
      <w:del w:id="8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1" w:author="PR Preview" w:date="2026-01-01T00:00:00Z">
        <w:r>
          <w:delText xml:space="preserve">:</w:delText>
        </w:r>
      </w:del>
    </w:p>
    <w:p>
      <w:pPr>
        <w:pStyle w:val="FirstParagraph"/>
      </w:pPr>
      <w:ins w:id="82" w:author="PR Preview" w:date="2026-01-01T00:00:00Z">
        <w:r>
          <w:rPr>
            <w:b/>
            <w:bCs/>
          </w:rPr>
          <w:t xml:space="preserve">Definition 16 (Biased estimator)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 estimator</w:t>
        </w:r>
      </w:ins>
      <w:ins w:id="8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is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rPr>
            <w:b/>
            <w:bCs/>
          </w:rPr>
          <w:t xml:space="preserve">biased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if its</w:t>
        </w:r>
      </w:ins>
      <w:ins w:id="92" w:author="PR Preview" w:date="2026-01-01T00:00:00Z">
        <w:r>
          <w:t xml:space="preserve"> </w:t>
        </w:r>
      </w:ins>
      <w:hyperlink w:anchor="def-bias">
        <w:ins w:id="93" w:author="PR Preview" w:date="2026-01-01T00:00:00Z">
          <w:r>
            <w:rPr>
              <w:rStyle w:val="Hyperlink"/>
            </w:rPr>
            <w:t xml:space="preserve">bias</w:t>
          </w:r>
        </w:ins>
      </w:hyperlink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is not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ins w:id="96" w:author="PR Preview" w:date="2026-01-01T00:00:00Z">
        <w:r>
          <w:rPr>
            <w:b/>
            <w:bCs/>
          </w:rPr>
          <w:t xml:space="preserve">Example 13 (The sample mean is unbiased)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By</w:t>
        </w:r>
      </w:ins>
      <w:ins w:id="99" w:author="PR Preview" w:date="2026-01-01T00:00:00Z">
        <w:r>
          <w:t xml:space="preserve"> </w:t>
        </w:r>
      </w:ins>
      <w:hyperlink w:anchor="exm-bias-sample-mean">
        <w:ins w:id="100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</w:t>
        </w:r>
      </w:ins>
      <w:ins w:id="105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6" w:author="PR Preview" w:date="2026-01-01T00:00:00Z">
        <w:r>
          <w:t xml:space="preserve">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so both the sample mean</w:t>
        </w:r>
      </w:ins>
      <w:ins w:id="10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and the single-observation estimator</w:t>
        </w:r>
      </w:ins>
      <w:ins w:id="11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are</w:t>
        </w:r>
      </w:ins>
      <w:ins w:id="115" w:author="PR Preview" w:date="2026-01-01T00:00:00Z">
        <w:r>
          <w:t xml:space="preserve"> </w:t>
        </w:r>
      </w:ins>
      <w:hyperlink w:anchor="def-unbiased">
        <w:ins w:id="11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estimators of</w:t>
        </w:r>
      </w:ins>
      <w:ins w:id="119" w:author="PR Preview" w:date="2026-01-01T00:00:00Z">
        <w:r>
          <w:t xml:space="preserve"> </w:t>
        </w:r>
      </w:ins>
      <m:oMath>
        <m:r>
          <m:t>μ</m:t>
        </m:r>
      </m:oMath>
      <w:ins w:id="120" w:author="PR Preview" w:date="2026-01-01T00:00:00Z">
        <w:r>
          <w:t xml:space="preserve">.</w:t>
        </w:r>
      </w:ins>
    </w:p>
    <w:bookmarkEnd w:id="92"/>
    <w:bookmarkStart w:id="94" w:name="exm-biased-variance-mle"/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Example 14 (A biased estimator of the variance)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Let</w:t>
        </w:r>
      </w:ins>
      <w:ins w:id="1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be mutually independent,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each with expectation</w:t>
        </w:r>
      </w:ins>
      <w:ins w:id="129" w:author="PR Preview" w:date="2026-01-01T00:00:00Z">
        <w:r>
          <w:t xml:space="preserve"> </w:t>
        </w:r>
      </w:ins>
      <m:oMath>
        <m:r>
          <m:t>μ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and variance</w:t>
        </w:r>
      </w:ins>
      <w:ins w:id="13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and let</w:t>
        </w:r>
      </w:ins>
      <w:ins w:id="1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37" w:author="PR Preview" w:date="2026-01-01T00:00:00Z">
        <w:r>
          <w:t xml:space="preserve">.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Consider two estimators of</w:t>
        </w:r>
      </w:ins>
      <w:ins w:id="14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4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del w:id="142" w:author="PR Preview" w:date="2026-01-01T00:00:00Z">
        <w:r>
          <w:rPr>
            <w:b/>
            <w:bCs/>
          </w:rPr>
          <w:delText xml:space="preserve">Definition 16 (Mean absolute error)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The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rPr>
            <w:b/>
            <w:bCs/>
          </w:rPr>
          <w:delText xml:space="preserve">mean absolute error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of an estimator is the expectation of the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absolute value of the</w:delText>
        </w:r>
      </w:del>
      <w:del w:id="151" w:author="PR Preview" w:date="2026-01-01T00:00:00Z">
        <w:r>
          <w:delText xml:space="preserve"> </w:delText>
        </w:r>
      </w:del>
      <w:hyperlink w:anchor="def-estimation-error">
        <w:del w:id="152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5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del w:id="154" w:author="PR Preview" w:date="2026-01-01T00:00:00Z">
        <w:r>
          <w:rPr>
            <w:b/>
            <w:bCs/>
          </w:rPr>
          <w:delText xml:space="preserve">Example 14 (Mean absolute error of a Gaussian estimator)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Suppose an estimator</w:delText>
        </w:r>
      </w:del>
      <w:del w:id="15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has a Gaussian distribution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with mean</w:delText>
        </w:r>
      </w:del>
      <w:del w:id="162" w:author="PR Preview" w:date="2026-01-01T00:00:00Z">
        <w:r>
          <w:delText xml:space="preserve"> </w:delText>
        </w:r>
      </w:del>
      <m:oMath>
        <m:r>
          <m:t>θ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and standard deviation</w:delText>
        </w:r>
      </w:del>
      <w:del w:id="165" w:author="PR Preview" w:date="2026-01-01T00:00:00Z">
        <w:r>
          <w:delText xml:space="preserve"> </w:delText>
        </w:r>
      </w:del>
      <m:oMath>
        <m:r>
          <m:t>τ</m:t>
        </m:r>
      </m:oMath>
      <w:del w:id="166" w:author="PR Preview" w:date="2026-01-01T00:00:00Z">
        <w:r>
          <w:delText xml:space="preserve">,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so that its estimation error</w:delText>
        </w:r>
      </w:del>
      <w:del w:id="169" w:author="PR Preview" w:date="2026-01-01T00:00:00Z">
        <w:r>
          <w:delText xml:space="preserve"> </w:delText>
        </w:r>
      </w:del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has the same distribution as</w:delText>
        </w:r>
      </w:del>
      <w:del w:id="172" w:author="PR Preview" w:date="2026-01-01T00:00:00Z">
        <w:r>
          <w:delText xml:space="preserve"> </w:delText>
        </w:r>
      </w:del>
      <m:oMath>
        <m:r>
          <m:t>τ</m:t>
        </m:r>
        <m:r>
          <m:t>Z</m:t>
        </m:r>
      </m:oMath>
      <w:del w:id="173" w:author="PR Preview" w:date="2026-01-01T00:00:00Z">
        <w:r>
          <w:delText xml:space="preserve">,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where</w:delText>
        </w:r>
      </w:del>
      <w:del w:id="176" w:author="PR Preview" w:date="2026-01-01T00:00:00Z">
        <w:r>
          <w:delText xml:space="preserve"> </w:delText>
        </w:r>
      </w:del>
      <m:oMath>
        <m:r>
          <m:t>Z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has a standard Gaussian distribution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with density</w:delText>
        </w:r>
      </w:del>
      <w:del w:id="181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182" w:author="PR Preview" w:date="2026-01-01T00:00:00Z">
        <w:r>
          <w:delText xml:space="preserve">.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Then:</w:delText>
        </w:r>
      </w:del>
    </w:p>
    <w:p>
      <w:pPr>
        <w:pStyle w:val="FirstParagraph"/>
      </w:pPr>
      <w:ins w:id="185" w:author="PR Preview" w:date="2026-01-01T00:00:00Z">
        <w:r>
          <w:rPr>
            <w:b/>
            <w:bCs/>
          </w:rPr>
          <w:t xml:space="preserve">Definition 17 (Mean absolute error)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The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rPr>
            <w:b/>
            <w:bCs/>
          </w:rPr>
          <w:t xml:space="preserve">mean absolute error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 an estimator is the expectation of the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absolute value of the</w:t>
        </w:r>
      </w:ins>
      <w:ins w:id="194" w:author="PR Preview" w:date="2026-01-01T00:00:00Z">
        <w:r>
          <w:t xml:space="preserve"> </w:t>
        </w:r>
      </w:ins>
      <w:hyperlink w:anchor="def-estimation-error">
        <w:ins w:id="195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9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ins w:id="197" w:author="PR Preview" w:date="2026-01-01T00:00:00Z">
        <w:r>
          <w:rPr>
            <w:b/>
            <w:bCs/>
          </w:rPr>
          <w:t xml:space="preserve">Example 15 (Mean absolute error of a Gaussian estimator)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Suppose an estimator</w:t>
        </w:r>
      </w:ins>
      <w:ins w:id="20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has a Gaussian distribution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with mean</w:t>
        </w:r>
      </w:ins>
      <w:ins w:id="205" w:author="PR Preview" w:date="2026-01-01T00:00:00Z">
        <w:r>
          <w:t xml:space="preserve"> </w:t>
        </w:r>
      </w:ins>
      <m:oMath>
        <m:r>
          <m:t>θ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 standard deviation</w:t>
        </w:r>
      </w:ins>
      <w:ins w:id="208" w:author="PR Preview" w:date="2026-01-01T00:00:00Z">
        <w:r>
          <w:t xml:space="preserve"> </w:t>
        </w:r>
      </w:ins>
      <m:oMath>
        <m:r>
          <m:t>τ</m:t>
        </m:r>
      </m:oMath>
      <w:ins w:id="209" w:author="PR Preview" w:date="2026-01-01T00:00:00Z">
        <w:r>
          <w:t xml:space="preserve">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so that its estimation error</w:t>
        </w:r>
      </w:ins>
      <w:ins w:id="212" w:author="PR Preview" w:date="2026-01-01T00:00:00Z">
        <w:r>
          <w:t xml:space="preserve"> </w:t>
        </w:r>
      </w:ins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has the same distribution as</w:t>
        </w:r>
      </w:ins>
      <w:ins w:id="215" w:author="PR Preview" w:date="2026-01-01T00:00:00Z">
        <w:r>
          <w:t xml:space="preserve"> </w:t>
        </w:r>
      </w:ins>
      <m:oMath>
        <m:r>
          <m:t>τ</m:t>
        </m:r>
        <m:r>
          <m:t>Z</m:t>
        </m:r>
      </m:oMath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where</w:t>
        </w:r>
      </w:ins>
      <w:ins w:id="219" w:author="PR Preview" w:date="2026-01-01T00:00:00Z">
        <w:r>
          <w:t xml:space="preserve"> </w:t>
        </w:r>
      </w:ins>
      <m:oMath>
        <m:r>
          <m:t>Z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has a standard Gaussian distribution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with density</w:t>
        </w:r>
      </w:ins>
      <w:ins w:id="224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225" w:author="PR Preview" w:date="2026-01-01T00:00:00Z">
        <w:r>
          <w:t xml:space="preserve">.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del w:id="228" w:author="PR Preview" w:date="2026-01-01T00:00:00Z">
        <w:r>
          <w:rPr>
            <w:b/>
            <w:bCs/>
          </w:rPr>
          <w:delText xml:space="preserve">Definition 17 (Standard error)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The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rPr>
            <w:b/>
            <w:bCs/>
          </w:rPr>
          <w:delText xml:space="preserve">standard error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of an estimator</w:delText>
        </w:r>
      </w:del>
      <w:del w:id="23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is the</w:delText>
        </w:r>
      </w:del>
      <w:del w:id="238" w:author="PR Preview" w:date="2026-01-01T00:00:00Z">
        <w:r>
          <w:delText xml:space="preserve"> </w:delText>
        </w:r>
      </w:del>
      <w:hyperlink r:id="rId107">
        <w:del w:id="239" w:author="PR Preview" w:date="2026-01-01T00:00:00Z">
          <w:r>
            <w:rPr>
              <w:rStyle w:val="Hyperlink"/>
            </w:rPr>
            <w:delText xml:space="preserve">standard deviation</w:delText>
          </w:r>
        </w:del>
      </w:hyperlink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of</w:delText>
        </w:r>
      </w:del>
      <w:del w:id="24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24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del w:id="244" w:author="PR Preview" w:date="2026-01-01T00:00:00Z">
        <w:r>
          <w:rPr>
            <w:b/>
            <w:bCs/>
          </w:rPr>
          <w:delText xml:space="preserve">Example 15 (Standard error of the sample mean)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In</w:delText>
        </w:r>
      </w:del>
      <w:del w:id="247" w:author="PR Preview" w:date="2026-01-01T00:00:00Z">
        <w:r>
          <w:delText xml:space="preserve"> </w:delText>
        </w:r>
      </w:del>
      <w:hyperlink w:anchor="exm-mse-sample-mean">
        <w:del w:id="248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249" w:author="PR Preview" w:date="2026-01-01T00:00:00Z">
        <w:r>
          <w:delText xml:space="preserve">,</w:delText>
        </w:r>
      </w:del>
      <w:del w:id="250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251" w:author="PR Preview" w:date="2026-01-01T00:00:00Z">
        <w:r>
          <w:delText xml:space="preserve">,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so</w:delText>
        </w:r>
      </w:del>
    </w:p>
    <w:p>
      <w:pPr>
        <w:pStyle w:val="FirstParagraph"/>
      </w:pPr>
      <w:ins w:id="254" w:author="PR Preview" w:date="2026-01-01T00:00:00Z">
        <w:r>
          <w:rPr>
            <w:b/>
            <w:bCs/>
          </w:rPr>
          <w:t xml:space="preserve">Definition 18 (Standard error)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rPr>
            <w:b/>
            <w:bCs/>
          </w:rPr>
          <w:t xml:space="preserve">standard error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of an estimator</w:t>
        </w:r>
      </w:ins>
      <w:ins w:id="26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is the</w:t>
        </w:r>
      </w:ins>
      <w:ins w:id="264" w:author="PR Preview" w:date="2026-01-01T00:00:00Z">
        <w:r>
          <w:t xml:space="preserve"> </w:t>
        </w:r>
      </w:ins>
      <w:hyperlink r:id="rId107">
        <w:ins w:id="265" w:author="PR Preview" w:date="2026-01-01T00:00:00Z">
          <w:r>
            <w:rPr>
              <w:rStyle w:val="Hyperlink"/>
            </w:rPr>
            <w:t xml:space="preserve">standard deviation</w:t>
          </w:r>
        </w:ins>
      </w:hyperlink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of</w:t>
        </w:r>
      </w:ins>
      <w:ins w:id="2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ins w:id="270" w:author="PR Preview" w:date="2026-01-01T00:00:00Z">
        <w:r>
          <w:rPr>
            <w:b/>
            <w:bCs/>
          </w:rPr>
          <w:t xml:space="preserve">Example 16 (Standard error of the sample mean)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In</w:t>
        </w:r>
      </w:ins>
      <w:ins w:id="273" w:author="PR Preview" w:date="2026-01-01T00:00:00Z">
        <w:r>
          <w:t xml:space="preserve"> </w:t>
        </w:r>
      </w:ins>
      <w:hyperlink w:anchor="exm-mse-sample-mean">
        <w:ins w:id="274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del w:id="280" w:author="PR Preview" w:date="2026-01-01T00:00:00Z">
        <w:r>
          <w:rPr>
            <w:i/>
            <w:iCs/>
          </w:rPr>
          <w:delText xml:space="preserve">Remark 3</w:delText>
        </w:r>
      </w:del>
      <w:del w:id="281" w:author="PR Preview" w:date="2026-01-01T00:00:00Z">
        <w:r>
          <w:delText xml:space="preserve"> (The name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“standard error”</w:delText>
        </w:r>
      </w:del>
      <w:del w:id="284" w:author="PR Preview" w:date="2026-01-01T00:00:00Z">
        <w:r>
          <w:delText xml:space="preserve">). </w:delText>
        </w:r>
      </w:del>
      <w:del w:id="285" w:author="PR Preview" w:date="2026-01-01T00:00:00Z">
        <w:r>
          <w:delText xml:space="preserve">“Standard error”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is a confusing name in two ways.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It is defined through the estimator’s own spread,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not through the</w:delText>
        </w:r>
      </w:del>
      <w:del w:id="292" w:author="PR Preview" w:date="2026-01-01T00:00:00Z">
        <w:r>
          <w:delText xml:space="preserve"> </w:delText>
        </w:r>
      </w:del>
      <w:hyperlink w:anchor="def-estimation-error">
        <w:del w:id="293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(although</w:delText>
        </w:r>
      </w:del>
      <w:del w:id="296" w:author="PR Preview" w:date="2026-01-01T00:00:00Z">
        <w:r>
          <w:delText xml:space="preserve"> </w:delText>
        </w:r>
      </w:del>
      <w:hyperlink w:anchor="thm-se-error-sd">
        <w:del w:id="297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shows that the two spreads are equal).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It is also a synonym for the standard deviation of an estimator,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so it can look redundant.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The name persists because standard errors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are the building blocks of p-values and confidence intervals,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so they come up often enough to deserve their own name.</w:delText>
        </w:r>
      </w:del>
    </w:p>
    <w:p>
      <w:pPr>
        <w:pStyle w:val="BodyText"/>
      </w:pPr>
      <w:ins w:id="310" w:author="PR Preview" w:date="2026-01-01T00:00:00Z">
        <w:r>
          <w:rPr>
            <w:i/>
            <w:iCs/>
          </w:rPr>
          <w:t xml:space="preserve">Remark 4</w:t>
        </w:r>
      </w:ins>
      <w:ins w:id="311" w:author="PR Preview" w:date="2026-01-01T00:00:00Z">
        <w:r>
          <w:t xml:space="preserve"> (The name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“standard error”</w:t>
        </w:r>
      </w:ins>
      <w:ins w:id="314" w:author="PR Preview" w:date="2026-01-01T00:00:00Z">
        <w:r>
          <w:t xml:space="preserve">). </w:t>
        </w:r>
      </w:ins>
      <w:ins w:id="315" w:author="PR Preview" w:date="2026-01-01T00:00:00Z">
        <w:r>
          <w:t xml:space="preserve">“Standard error”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a confusing name in two ways.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It is defined through the estimator’s own spread,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not through the</w:t>
        </w:r>
      </w:ins>
      <w:ins w:id="322" w:author="PR Preview" w:date="2026-01-01T00:00:00Z">
        <w:r>
          <w:t xml:space="preserve"> </w:t>
        </w:r>
      </w:ins>
      <w:hyperlink w:anchor="def-estimation-error">
        <w:ins w:id="323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(although</w:t>
        </w:r>
      </w:ins>
      <w:ins w:id="326" w:author="PR Preview" w:date="2026-01-01T00:00:00Z">
        <w:r>
          <w:t xml:space="preserve"> </w:t>
        </w:r>
      </w:ins>
      <w:hyperlink w:anchor="thm-se-error-sd">
        <w:ins w:id="32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shows that the two spreads are equal).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It is also a synonym for the standard deviation of an estimator,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so it can look redundant.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 name persists because standard errors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are the building blocks of p-values and confidence intervals,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so they come up often enough to deserve their own name.</w:t>
        </w:r>
      </w:ins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2026-10-14T04:36:49Z</dcterms:created>
  <dcterms:modified xsi:type="dcterms:W3CDTF">2026-10-14T04:36:49Z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