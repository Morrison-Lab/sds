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15:07:28 (PDT)</w:t>
        </w:r>
      </w:ins>
    </w:p>
    <w:bookmarkStart w:id="145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68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6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6"/>
    <w:bookmarkStart w:id="57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7"/>
    <w:bookmarkStart w:id="58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59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59"/>
    <w:bookmarkStart w:id="60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0"/>
    <w:bookmarkStart w:id="61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2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2"/>
    <w:bookmarkStart w:id="63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5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5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67" w:name="exm-precision-bernoulli"/>
    <w:p>
      <w:pPr>
        <w:pStyle w:val="BodyText"/>
      </w:pPr>
      <w:r>
        <w:rPr>
          <w:b/>
          <w:bCs/>
        </w:rPr>
        <w:t xml:space="preserve">Example 4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104" w:name="information-matrices"/>
    <w:p>
      <w:pPr>
        <w:pStyle w:val="Heading3"/>
      </w:pPr>
      <w:r>
        <w:t xml:space="preserve">1.7 Information matrices</w:t>
      </w:r>
    </w:p>
    <w:bookmarkStart w:id="71" w:name="def-hessian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9 (Hessian)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Hessian matrix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of the log-likelihood function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is the matrix of its second derivatives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14" w:author="PR Preview" w:date="2026-01-01T00:00:00Z">
        <w:r>
          <w:rPr>
            <w:b/>
            <w:bCs/>
          </w:rPr>
          <w:t xml:space="preserve">Definition 9 (Hessian)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The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rPr>
            <w:b/>
            <w:bCs/>
          </w:rPr>
          <w:t xml:space="preserve">Hessian matrix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of the log-likelihood function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(the</w:t>
        </w:r>
      </w:ins>
      <w:ins w:id="23" w:author="PR Preview" w:date="2026-01-01T00:00:00Z">
        <w:r>
          <w:t xml:space="preserve"> </w:t>
        </w:r>
      </w:ins>
      <w:hyperlink r:id="rId69">
        <w:ins w:id="24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of the log-likelihood as a function of the parameters)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the matrix of its second derivatives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70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1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2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3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3"/>
    <w:bookmarkStart w:id="74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4"/>
    <w:bookmarkStart w:id="76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5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7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7"/>
    <w:bookmarkStart w:id="78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8"/>
    <w:bookmarkStart w:id="79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1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0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1"/>
    <w:bookmarkStart w:id="8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2"/>
    </w:p>
    <w:bookmarkEnd w:id="83"/>
    <w:bookmarkStart w:id="84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4"/>
    <w:bookmarkStart w:id="85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5"/>
    <w:bookmarkStart w:id="86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7"/>
    <w:bookmarkStart w:id="88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8"/>
    <w:bookmarkStart w:id="89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0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1"/>
    <w:bookmarkStart w:id="92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3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3"/>
    <w:bookmarkStart w:id="94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4"/>
    <w:bookmarkStart w:id="95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8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6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6"/>
    </w:p>
    <w:p>
      <w:pPr>
        <w:pStyle w:val="FirstParagraph"/>
      </w:pPr>
      <w:bookmarkStart w:id="97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9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9"/>
    <w:bookmarkStart w:id="100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0"/>
    <w:p>
      <w:pPr>
        <w:pStyle w:val="BodyText"/>
      </w:pPr>
      <w:r>
        <w:t xml:space="preserve">These notes write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2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04"/>
    <w:bookmarkStart w:id="110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6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5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07" w:name="rem-mle-clt-conditions"/>
    <w:p>
      <w:pPr>
        <w:pStyle w:val="BodyText"/>
      </w:pPr>
      <w:r>
        <w:rPr>
          <w:i/>
          <w:iCs/>
        </w:rPr>
        <w:t xml:space="preserve">Remark 4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7"/>
    <w:bookmarkStart w:id="108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8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09" w:name="rem-observed-information-se"/>
    <w:p>
      <w:pPr>
        <w:pStyle w:val="BodyText"/>
      </w:pPr>
      <w:r>
        <w:rPr>
          <w:i/>
          <w:iCs/>
        </w:rPr>
        <w:t xml:space="preserve">Remark 5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09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0"/>
    <w:bookmarkStart w:id="144" w:name="quantifying-uncertainty-about-mles"/>
    <w:p>
      <w:pPr>
        <w:pStyle w:val="Heading3"/>
      </w:pPr>
      <w:r>
        <w:t xml:space="preserve">1.9 Quantifying uncertainty about MLEs</w:t>
      </w:r>
    </w:p>
    <w:bookmarkStart w:id="113" w:name="confidence-intervals-for-mles"/>
    <w:p>
      <w:pPr>
        <w:pStyle w:val="Heading4"/>
      </w:pPr>
      <w:r>
        <w:t xml:space="preserve">1.9.1 Confidence intervals for MLEs</w:t>
      </w:r>
    </w:p>
    <w:bookmarkStart w:id="111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1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2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3"/>
    <w:bookmarkStart w:id="119" w:name="wald-tests"/>
    <w:p>
      <w:pPr>
        <w:pStyle w:val="Heading4"/>
      </w:pPr>
      <w:r>
        <w:t xml:space="preserve">1.9.2 Wald tests</w:t>
      </w:r>
    </w:p>
    <w:bookmarkStart w:id="115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4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15"/>
    <w:bookmarkStart w:id="116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16"/>
    <w:bookmarkStart w:id="117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7"/>
    <w:bookmarkStart w:id="118" w:name="rem-wald-test-distribu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8"/>
    <w:bookmarkEnd w:id="119"/>
    <w:bookmarkStart w:id="134" w:name="sec-lrt-mles"/>
    <w:p>
      <w:pPr>
        <w:pStyle w:val="Heading4"/>
      </w:pPr>
      <w:r>
        <w:t xml:space="preserve">1.9.3 Likelihood ratio tests for MLEs</w:t>
      </w:r>
    </w:p>
    <w:bookmarkStart w:id="120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0"/>
    <w:bookmarkStart w:id="121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1"/>
    <w:bookmarkStart w:id="122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2"/>
    <w:bookmarkStart w:id="123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4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4"/>
    <w:bookmarkStart w:id="125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5"/>
    <w:bookmarkStart w:id="126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27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7"/>
    <w:bookmarkStart w:id="128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8"/>
    <w:bookmarkStart w:id="129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0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1" w:name="rem-wilks-nested-models"/>
    <w:p>
      <w:pPr>
        <w:pStyle w:val="BodyText"/>
      </w:pPr>
      <w:r>
        <w:rPr>
          <w:i/>
          <w:iCs/>
        </w:rPr>
        <w:t xml:space="preserve">Remark 7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1"/>
    <w:bookmarkStart w:id="132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2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3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4"/>
    <w:bookmarkStart w:id="138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5"/>
          <w:p/>
        </w:tc>
      </w:tr>
    </w:tbl>
    <w:bookmarkStart w:id="137" w:name="rem-exact-vs-approximate-tests"/>
    <w:p>
      <w:pPr>
        <w:pStyle w:val="BodyText"/>
      </w:pPr>
      <w:r>
        <w:rPr>
          <w:i/>
          <w:iCs/>
        </w:rPr>
        <w:t xml:space="preserve">Remark 8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36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37"/>
    <w:bookmarkEnd w:id="138"/>
    <w:bookmarkStart w:id="143" w:name="prediction-intervals"/>
    <w:p>
      <w:pPr>
        <w:pStyle w:val="Heading4"/>
      </w:pPr>
      <w:r>
        <w:t xml:space="preserve">1.9.5 Prediction intervals</w:t>
      </w:r>
    </w:p>
    <w:bookmarkStart w:id="139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0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2" w:name="rem-prediction-vs-confidence-interval"/>
    <w:p>
      <w:pPr>
        <w:pStyle w:val="BodyText"/>
      </w:pPr>
      <w:r>
        <w:rPr>
          <w:i/>
          <w:iCs/>
        </w:rPr>
        <w:t xml:space="preserve">Remark 9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2"/>
    <w:bookmarkEnd w:id="143"/>
    <w:bookmarkEnd w:id="144"/>
    <w:bookmarkEnd w:id="145"/>
    <w:bookmarkStart w:id="258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47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46"/>
          <w:p/>
        </w:tc>
      </w:tr>
    </w:tbl>
    <w:bookmarkEnd w:id="147"/>
    <w:bookmarkStart w:id="157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1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5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56"/>
          <w:p/>
        </w:tc>
      </w:tr>
    </w:tbl>
    <w:bookmarkEnd w:id="157"/>
    <w:bookmarkStart w:id="164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8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9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9"/>
    <w:bookmarkStart w:id="160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0"/>
    <w:bookmarkStart w:id="161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1"/>
    <w:bookmarkStart w:id="163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2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2"/>
    </w:p>
    <w:bookmarkEnd w:id="163"/>
    <w:bookmarkEnd w:id="164"/>
    <w:bookmarkStart w:id="210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66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5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66"/>
    <w:bookmarkStart w:id="167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7"/>
    <w:bookmarkStart w:id="168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68"/>
    <w:bookmarkStart w:id="169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9"/>
    <w:bookmarkStart w:id="170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0"/>
    <w:bookmarkStart w:id="171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1"/>
    <w:bookmarkStart w:id="172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2"/>
    <w:bookmarkStart w:id="173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3"/>
    <w:bookmarkStart w:id="174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8"/>
        </w:tc>
      </w:tr>
    </w:tbl>
    <w:bookmarkEnd w:id="179"/>
    <w:bookmarkStart w:id="180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0"/>
    <w:bookmarkStart w:id="181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1"/>
    <w:bookmarkStart w:id="182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2"/>
    <w:bookmarkStart w:id="187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86"/>
        </w:tc>
      </w:tr>
    </w:tbl>
    <w:bookmarkEnd w:id="187"/>
    <w:bookmarkStart w:id="197" w:name="the-score-function-1"/>
    <w:p>
      <w:pPr>
        <w:pStyle w:val="Heading4"/>
      </w:pPr>
      <w:r>
        <w:t xml:space="preserve">2.4.1 The score function</w:t>
      </w:r>
    </w:p>
    <w:bookmarkStart w:id="189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8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9"/>
    <w:bookmarkStart w:id="190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0"/>
    <w:bookmarkStart w:id="191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1"/>
    <w:bookmarkStart w:id="196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5"/>
        </w:tc>
      </w:tr>
    </w:tbl>
    <w:bookmarkEnd w:id="196"/>
    <w:bookmarkEnd w:id="197"/>
    <w:bookmarkStart w:id="209" w:name="sec-hessian"/>
    <w:p>
      <w:pPr>
        <w:pStyle w:val="Heading4"/>
      </w:pPr>
      <w:r>
        <w:t xml:space="preserve">2.4.2 The Hessian</w:t>
      </w:r>
    </w:p>
    <w:bookmarkStart w:id="199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198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9"/>
    <w:bookmarkStart w:id="200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0"/>
    <w:bookmarkStart w:id="201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1"/>
    <w:bookmarkStart w:id="206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5"/>
        </w:tc>
      </w:tr>
    </w:tbl>
    <w:bookmarkEnd w:id="206"/>
    <w:bookmarkStart w:id="207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07"/>
    <w:bookmarkStart w:id="208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08"/>
    <w:bookmarkEnd w:id="209"/>
    <w:bookmarkEnd w:id="210"/>
    <w:bookmarkStart w:id="227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1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1"/>
    <w:bookmarkStart w:id="212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2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3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3"/>
    <w:bookmarkStart w:id="214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4"/>
    <w:bookmarkStart w:id="215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5"/>
    <w:bookmarkStart w:id="216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16"/>
    <w:bookmarkStart w:id="217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17"/>
    <w:bookmarkStart w:id="222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1"/>
        </w:tc>
      </w:tr>
    </w:tbl>
    <w:bookmarkEnd w:id="222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26"/>
        </w:tc>
      </w:tr>
    </w:tbl>
    <w:bookmarkEnd w:id="227"/>
    <w:bookmarkStart w:id="257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3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28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28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9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0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0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1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1"/>
    <w:bookmarkStart w:id="232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2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3"/>
    <w:bookmarkStart w:id="256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4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4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8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2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46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0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1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55"/>
        </w:tc>
      </w:tr>
    </w:tbl>
    <w:bookmarkEnd w:id="256"/>
    <w:bookmarkEnd w:id="257"/>
    <w:bookmarkEnd w:id="258"/>
    <w:bookmarkStart w:id="317" w:name="sec-bernoulli-mle"/>
    <w:p>
      <w:pPr>
        <w:pStyle w:val="Heading2"/>
      </w:pPr>
      <w:r>
        <w:t xml:space="preserve">3 Maximum likelihood for a Bernoulli model without covariates</w:t>
      </w:r>
    </w:p>
    <w:bookmarkStart w:id="262" w:name="the-likelihood"/>
    <w:p>
      <w:pPr>
        <w:pStyle w:val="Heading3"/>
      </w:pPr>
      <w:r>
        <w:t xml:space="preserve">3.1 The likelihood</w:t>
      </w:r>
    </w:p>
    <w:bookmarkStart w:id="259" w:name="exr-bernoulli-likelihood-one-group"/>
    <w:p>
      <w:pPr>
        <w:pStyle w:val="FirstParagraph"/>
      </w:pPr>
      <w:r>
        <w:rPr>
          <w:b/>
          <w:bCs/>
        </w:rPr>
        <w:t xml:space="preserve">Exercise 35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9"/>
    <w:bookmarkStart w:id="260" w:name="sol-bernoulli-likelihood-one-group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0"/>
    <w:bookmarkStart w:id="261" w:name="thm-bernoulli-likelihood-one-group"/>
    <w:p>
      <w:pPr>
        <w:pStyle w:val="FirstParagraph"/>
      </w:pPr>
      <w:r>
        <w:rPr>
          <w:b/>
          <w:bCs/>
        </w:rPr>
        <w:t xml:space="preserve">Theorem 16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35</w:t>
        </w:r>
      </w:hyperlink>
      <w:r>
        <w:t xml:space="preserve">.</w:t>
      </w:r>
    </w:p>
    <w:bookmarkEnd w:id="262"/>
    <w:bookmarkStart w:id="271" w:name="log-likelihood-contributions"/>
    <w:p>
      <w:pPr>
        <w:pStyle w:val="Heading3"/>
      </w:pPr>
      <w:r>
        <w:t xml:space="preserve">3.2 Log-likelihood contributions</w:t>
      </w:r>
    </w:p>
    <w:bookmarkStart w:id="264" w:name="exr-bernoulli-loglik-contribution"/>
    <w:p>
      <w:pPr>
        <w:pStyle w:val="FirstParagraph"/>
      </w:pPr>
      <w:r>
        <w:rPr>
          <w:b/>
          <w:bCs/>
        </w:rPr>
        <w:t xml:space="preserve">Exercise 36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3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64"/>
    <w:bookmarkStart w:id="265" w:name="sol-bernoulli-loglik-contribution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65"/>
    <w:bookmarkStart w:id="266" w:name="thm-bernoulli-loglik-contribution"/>
    <w:p>
      <w:pPr>
        <w:pStyle w:val="FirstParagraph"/>
      </w:pPr>
      <w:r>
        <w:rPr>
          <w:b/>
          <w:bCs/>
        </w:rPr>
        <w:t xml:space="preserve">Theorem 17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Start w:id="268" w:name="X1734dd3f58ee52f27eb6f74d803b6f3594d3649"/>
    <w:p>
      <w:pPr>
        <w:pStyle w:val="BodyText"/>
      </w:pPr>
      <w:r>
        <w:rPr>
          <w:b/>
          <w:bCs/>
        </w:rPr>
        <w:t xml:space="preserve">Exercise 37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68"/>
    <w:bookmarkStart w:id="269" w:name="X002ac8be43d871d260cfbecb7edf76451bcf3d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bookmarkStart w:id="270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71"/>
    <w:bookmarkStart w:id="275" w:name="the-log-likelihood-of-the-sample"/>
    <w:p>
      <w:pPr>
        <w:pStyle w:val="Heading3"/>
      </w:pPr>
      <w:r>
        <w:t xml:space="preserve">3.3 The log-likelihood of the sample</w:t>
      </w:r>
    </w:p>
    <w:bookmarkStart w:id="272" w:name="exr-bernoulli-loglik-one-group"/>
    <w:p>
      <w:pPr>
        <w:pStyle w:val="FirstParagraph"/>
      </w:pPr>
      <w:r>
        <w:rPr>
          <w:b/>
          <w:bCs/>
        </w:rPr>
        <w:t xml:space="preserve">Exercise 38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35</w:t>
        </w:r>
      </w:hyperlink>
      <w:r>
        <w:t xml:space="preserve">.</w:t>
      </w:r>
    </w:p>
    <w:bookmarkEnd w:id="272"/>
    <w:bookmarkStart w:id="273" w:name="sol-bernoulli-loglik-one-group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3"/>
    <w:bookmarkStart w:id="274" w:name="thm-bernoulli-loglik-one-group"/>
    <w:p>
      <w:pPr>
        <w:pStyle w:val="FirstParagraph"/>
      </w:pPr>
      <w:r>
        <w:rPr>
          <w:b/>
          <w:bCs/>
        </w:rPr>
        <w:t xml:space="preserve">Theorem 18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16</w:t>
        </w:r>
      </w:hyperlink>
      <w:r>
        <w:t xml:space="preserve">.</w:t>
      </w:r>
    </w:p>
    <w:bookmarkEnd w:id="275"/>
    <w:bookmarkStart w:id="288" w:name="score-contributions"/>
    <w:p>
      <w:pPr>
        <w:pStyle w:val="Heading3"/>
      </w:pPr>
      <w:r>
        <w:t xml:space="preserve">3.4 Score contributions</w:t>
      </w:r>
    </w:p>
    <w:bookmarkStart w:id="279" w:name="exr-derive-bernoulli-score"/>
    <w:p>
      <w:pPr>
        <w:pStyle w:val="FirstParagraph"/>
      </w:pPr>
      <w:r>
        <w:rPr>
          <w:b/>
          <w:bCs/>
        </w:rPr>
        <w:t xml:space="preserve">Exercise 39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79"/>
    <w:bookmarkStart w:id="280" w:name="sol-derive-bernoulli-scor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67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0"/>
    <w:bookmarkStart w:id="281" w:name="thm-bernoulli-score"/>
    <w:p>
      <w:pPr>
        <w:pStyle w:val="FirstParagraph"/>
      </w:pPr>
      <w:r>
        <w:rPr>
          <w:b/>
          <w:bCs/>
        </w:rPr>
        <w:t xml:space="preserve">Theorem 19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82" w:name="exm-score-bernoulli"/>
    <w:p>
      <w:pPr>
        <w:pStyle w:val="BodyText"/>
      </w:pPr>
      <w:r>
        <w:rPr>
          <w:b/>
          <w:bCs/>
        </w:rPr>
        <w:t xml:space="preserve">Example 13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82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84" w:name="rem-score-natural-exponential-family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83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84"/>
    <w:bookmarkStart w:id="285" w:name="exr-bernoulli-score-contribution"/>
    <w:p>
      <w:pPr>
        <w:pStyle w:val="BodyText"/>
      </w:pPr>
      <w:r>
        <w:rPr>
          <w:b/>
          <w:bCs/>
        </w:rPr>
        <w:t xml:space="preserve">Exercise 40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36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5"/>
    <w:bookmarkStart w:id="286" w:name="sol-bernoulli-score-contribution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86"/>
    <w:bookmarkStart w:id="287" w:name="thm-bernoulli-score-contribution"/>
    <w:p>
      <w:pPr>
        <w:pStyle w:val="BodyText"/>
      </w:pPr>
      <w:r>
        <w:rPr>
          <w:b/>
          <w:bCs/>
        </w:rPr>
        <w:t xml:space="preserve">Theorem 20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76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hyperlink r:id="rId278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40</w:t>
        </w:r>
      </w:hyperlink>
      <w:r>
        <w:t xml:space="preserve">.</w:t>
      </w:r>
    </w:p>
    <w:bookmarkEnd w:id="288"/>
    <w:bookmarkStart w:id="294" w:name="the-score-function-of-the-sample"/>
    <w:p>
      <w:pPr>
        <w:pStyle w:val="Heading3"/>
      </w:pPr>
      <w:r>
        <w:t xml:space="preserve">3.5 The score function of the sample</w:t>
      </w:r>
    </w:p>
    <w:bookmarkStart w:id="291" w:name="exr-bernoulli-score-sum"/>
    <w:p>
      <w:pPr>
        <w:pStyle w:val="FirstParagraph"/>
      </w:pPr>
      <w:r>
        <w:rPr>
          <w:b/>
          <w:bCs/>
        </w:rPr>
        <w:t xml:space="preserve">Exercise 41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outcomes.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contributions.</w:t>
      </w:r>
    </w:p>
    <w:bookmarkEnd w:id="291"/>
    <w:bookmarkStart w:id="292" w:name="sol-bernoulli-score-sum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w:r>
        <w:t xml:space="preserve">$$
    \begin{aligned}
    \ell'(\pi)
    &amp;= \sum_{i=1}^n\ell'_i(\pi)
    &amp;&amp; \text{(score of an independent sample is the sum of the score contributions)}\\
    &amp;= \sum_{i=1}^n\tau\delta_i
    &amp;&amp; \text{(score contribution of a binary outcome)}\\
    &amp;= \tau\sum_{i=1}^n\delta_i
    &amp;&amp; \text{($\tau$ is the same for every $i$)}\\
    &amp;= \tau\sum_{i=1}^n(y_i- \pi)
    &amp;&amp; \text{(definition of $\delta_i$)}\\
    &amp;= \tau\mathopen{}\left(\sum_{i=1}^ny_i- \sum_{i=1}^n\pi\right)\mathclose{}
    &amp;&amp; \text{(split the sum)}\\
    &amp;= \tau\mathopen{}\left({s_{\mathord{\smash[b]{\underset{\raise.3ex\hbox{$\scriptstyle\sim$}}{y}}\vphantom{y}}}}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\tau\mathopen{}\left({s_{\mathord{\smash[b]{\underset{\raise.3ex\hbox{$\scriptstyle\sim$}}{y}}\vphantom{y}}}} - n \pi\right)\mathclose{}
    &amp;&amp; \text{($\textstyle\sum_{i=1}^n\pi= n \pi$)}\\
    &amp;= \tau\mathopen{}\left(n \bar{y}- n \pi\right)\mathclose{}
    &amp;&amp; \text{(${s_{\mathord{\smash[b]{\underset{\raise.3ex\hbox{$\scriptstyle\sim$}}{y}}\vphantom{y}}}} = n \bar{y}$)}\\
    &amp;= n \tau(\bar{y}- \pi)
    &amp;&amp; \text{(factor out $n$)}
    \end{aligned}
    $$</w:t>
      </w:r>
    </w:p>
    <w:bookmarkEnd w:id="292"/>
    <w:bookmarkStart w:id="293" w:name="thm-bernoulli-score-sum"/>
    <w:p>
      <w:pPr>
        <w:pStyle w:val="FirstParagraph"/>
      </w:pPr>
      <w:r>
        <w:rPr>
          <w:b/>
          <w:bCs/>
        </w:rPr>
        <w:t xml:space="preserve">Theorem 21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66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2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4"/>
    <w:bookmarkStart w:id="299" w:name="solving-the-score-equation-1"/>
    <w:p>
      <w:pPr>
        <w:pStyle w:val="Heading3"/>
      </w:pPr>
      <w:r>
        <w:t xml:space="preserve">3.6 Solving the score equation</w:t>
      </w:r>
    </w:p>
    <w:bookmarkStart w:id="295" w:name="exr-bernoulli-score-equation"/>
    <w:p>
      <w:pPr>
        <w:pStyle w:val="FirstParagraph"/>
      </w:pPr>
      <w:r>
        <w:rPr>
          <w:b/>
          <w:bCs/>
        </w:rPr>
        <w:t xml:space="preserve">Exercise 42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5"/>
    <w:bookmarkStart w:id="296" w:name="sol-bernoulli-score-equ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96"/>
    <w:bookmarkStart w:id="297" w:name="thm-bernoulli-score-equation"/>
    <w:p>
      <w:pPr>
        <w:pStyle w:val="BodyText"/>
      </w:pPr>
      <w:r>
        <w:rPr>
          <w:b/>
          <w:bCs/>
        </w:rPr>
        <w:t xml:space="preserve">Theorem 22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Start w:id="298" w:name="exm-score-equation"/>
    <w:p>
      <w:pPr>
        <w:pStyle w:val="BodyText"/>
      </w:pPr>
      <w:r>
        <w:rPr>
          <w:b/>
          <w:bCs/>
        </w:rPr>
        <w:t xml:space="preserve">Example 14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298"/>
    <w:bookmarkEnd w:id="299"/>
    <w:bookmarkStart w:id="303" w:name="hessian-contributions"/>
    <w:p>
      <w:pPr>
        <w:pStyle w:val="Heading3"/>
      </w:pPr>
      <w:r>
        <w:t xml:space="preserve">3.7 Hessian contributions</w:t>
      </w:r>
    </w:p>
    <w:bookmarkStart w:id="300" w:name="exr-bernoulli-hessian-contribution"/>
    <w:p>
      <w:pPr>
        <w:pStyle w:val="FirstParagraph"/>
      </w:pPr>
      <w:r>
        <w:rPr>
          <w:b/>
          <w:bCs/>
        </w:rPr>
        <w:t xml:space="preserve">Exercise 43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39</w:t>
        </w:r>
      </w:hyperlink>
      <w:r>
        <w:t xml:space="preserve"> </w:t>
      </w:r>
      <w:r>
        <w:t xml:space="preserve">before its fractions are combined.</w:t>
      </w:r>
    </w:p>
    <w:bookmarkEnd w:id="300"/>
    <w:bookmarkStart w:id="301" w:name="sol-bernoulli-hessian-contribut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01"/>
    <w:bookmarkStart w:id="302" w:name="thm-bernoulli-hessian-contribution"/>
    <w:p>
      <w:pPr>
        <w:pStyle w:val="FirstParagraph"/>
      </w:pPr>
      <w:r>
        <w:rPr>
          <w:b/>
          <w:bCs/>
        </w:rPr>
        <w:t xml:space="preserve">Theorem 23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43</w:t>
        </w:r>
      </w:hyperlink>
      <w:r>
        <w:t xml:space="preserve">.</w:t>
      </w:r>
    </w:p>
    <w:bookmarkEnd w:id="303"/>
    <w:bookmarkStart w:id="307" w:name="the-hessian-of-the-sample"/>
    <w:p>
      <w:pPr>
        <w:pStyle w:val="Heading3"/>
      </w:pPr>
      <w:r>
        <w:t xml:space="preserve">3.8 The Hessian of the sample</w:t>
      </w:r>
    </w:p>
    <w:bookmarkStart w:id="304" w:name="exr-bernoulli-hessian-sum"/>
    <w:p>
      <w:pPr>
        <w:pStyle w:val="FirstParagraph"/>
      </w:pPr>
      <w:r>
        <w:rPr>
          <w:b/>
          <w:bCs/>
        </w:rPr>
        <w:t xml:space="preserve">Exercise 44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29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04"/>
    <w:bookmarkStart w:id="305" w:name="sol-bernoulli-hessian-sum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\text{(split the sum;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\bar{y}}{{\mathopen{}\left(\pi\right)\mathclose{}}^{2}} - \frac{1}{{\mathopen{}\left(1 - \pi\right)\mathclose{}}^{2}} \mathopen{}\left(n - n \bar{y}\right)\mathclose{}
    &amp;&amp; \text{(${s_{\mathord{\smash[b]{\underset{\raise.3ex\hbox{$\scriptstyle\sim$}}{y}}\vphantom{y}}}} = n \bar{y}$ and $\textstyle\sum_{i=1}^n1 = n$)}\\
    &amp;= -\frac{n \bar{y}}{{\mathopen{}\left(\pi\right)\mathclose{}}^{2}} - \frac{n (1 - \bar{y})}{{\mathopen{}\left(1 - \pi\right)\mathclose{}}^{2}}
    &amp;&amp; \text{(factor out $n$)}\\
    &amp;= -n \mathopen{}\left(\frac{\bar{y}}{{\mathopen{}\left(\pi\right)\mathclose{}}^{2}} + \frac{1 - \bar{y}}{{\mathopen{}\left(1 - \pi\right)\mathclose{}}^{2}}\right)\mathclose{}
    &amp;&amp; \text{(factor out $-n$)}
    \end{aligned}
    $$</w:t>
      </w:r>
    </w:p>
    <w:bookmarkEnd w:id="305"/>
    <w:bookmarkStart w:id="306" w:name="thm-bernoulli-hessian-sum"/>
    <w:p>
      <w:pPr>
        <w:pStyle w:val="FirstParagraph"/>
      </w:pPr>
      <w:r>
        <w:rPr>
          <w:b/>
          <w:bCs/>
        </w:rPr>
        <w:t xml:space="preserve">Theorem 24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End w:id="307"/>
    <w:bookmarkStart w:id="311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08" w:name="exr-bernoulli-hessian-nd"/>
    <w:p>
      <w:pPr>
        <w:pStyle w:val="FirstParagraph"/>
      </w:pPr>
      <w:r>
        <w:rPr>
          <w:b/>
          <w:bCs/>
        </w:rPr>
        <w:t xml:space="preserve">Exercise 45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08"/>
    <w:bookmarkStart w:id="309" w:name="sol-bernoulli-hessian-nd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9"/>
    <w:bookmarkStart w:id="310" w:name="thm-bernoulli-hessian-nd"/>
    <w:p>
      <w:pPr>
        <w:pStyle w:val="BodyText"/>
      </w:pPr>
      <w:r>
        <w:rPr>
          <w:b/>
          <w:bCs/>
        </w:rPr>
        <w:t xml:space="preserve">Theorem 25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11"/>
    <w:bookmarkStart w:id="316" w:name="the-maximum-likelihood-estimate-1"/>
    <w:p>
      <w:pPr>
        <w:pStyle w:val="Heading3"/>
      </w:pPr>
      <w:r>
        <w:t xml:space="preserve">3.10 The maximum likelihood estimate</w:t>
      </w:r>
    </w:p>
    <w:bookmarkStart w:id="312" w:name="exr-bernoulli-mle"/>
    <w:p>
      <w:pPr>
        <w:pStyle w:val="FirstParagraph"/>
      </w:pPr>
      <w:r>
        <w:rPr>
          <w:b/>
          <w:bCs/>
        </w:rPr>
        <w:t xml:space="preserve">Exercise 46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12"/>
    <w:bookmarkStart w:id="314" w:name="sol-bernoulli-mle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1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14"/>
    <w:bookmarkStart w:id="315" w:name="thm-bernoulli-mle"/>
    <w:p>
      <w:pPr>
        <w:pStyle w:val="BodyText"/>
      </w:pPr>
      <w:r>
        <w:rPr>
          <w:b/>
          <w:bCs/>
        </w:rPr>
        <w:t xml:space="preserve">Theorem 26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16"/>
    <w:bookmarkEnd w:id="317"/>
    <w:bookmarkStart w:id="33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9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1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76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19"/>
    <w:bookmarkStart w:id="320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20"/>
    <w:bookmarkStart w:id="323" w:name="the-profile-log-likelihood"/>
    <w:p>
      <w:pPr>
        <w:pStyle w:val="Heading3"/>
      </w:pPr>
      <w:r>
        <w:t xml:space="preserve">4.3 The profile log-likelihood</w:t>
      </w:r>
    </w:p>
    <w:bookmarkStart w:id="32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21"/>
    <w:bookmarkStart w:id="322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22"/>
    <w:bookmarkEnd w:id="323"/>
    <w:bookmarkStart w:id="327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24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4"/>
    <w:bookmarkStart w:id="326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2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26"/>
    <w:bookmarkEnd w:id="327"/>
    <w:bookmarkStart w:id="328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28"/>
    <w:bookmarkStart w:id="329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29"/>
    <w:bookmarkEnd w:id="330"/>
    <w:bookmarkStart w:id="37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3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3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3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3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36"/>
    <w:bookmarkStart w:id="34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3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4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41"/>
    <w:bookmarkStart w:id="36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3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4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5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5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5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5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5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5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5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59"/>
    <w:bookmarkEnd w:id="360"/>
    <w:bookmarkStart w:id="36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61"/>
        </w:tc>
      </w:tr>
    </w:tbl>
    <w:bookmarkEnd w:id="362"/>
    <w:bookmarkStart w:id="36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66"/>
        </w:tc>
      </w:tr>
    </w:tbl>
    <w:bookmarkEnd w:id="367"/>
    <w:bookmarkStart w:id="37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68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6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72"/>
        </w:tc>
      </w:tr>
    </w:tbl>
    <w:bookmarkStart w:id="373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73"/>
    <w:bookmarkEnd w:id="374"/>
    <w:bookmarkStart w:id="37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0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0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0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0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75"/>
    <w:bookmarkEnd w:id="376"/>
    <w:bookmarkStart w:id="387" w:name="sec-mle-practice"/>
    <w:p>
      <w:pPr>
        <w:pStyle w:val="Heading2"/>
      </w:pPr>
      <w:r>
        <w:t xml:space="preserve">6 Practice exercises</w:t>
      </w:r>
    </w:p>
    <w:bookmarkStart w:id="377" w:name="exr-prac-binom-lik"/>
    <w:p>
      <w:pPr>
        <w:pStyle w:val="FirstParagraph"/>
      </w:pPr>
      <w:r>
        <w:rPr>
          <w:b/>
          <w:bCs/>
        </w:rPr>
        <w:t xml:space="preserve">Exercise 47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77"/>
    <w:bookmarkStart w:id="378" w:name="sol-prac-binom-lik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78"/>
    <w:bookmarkStart w:id="379" w:name="exr-prac-gauss-iid-lik"/>
    <w:p>
      <w:pPr>
        <w:pStyle w:val="BodyText"/>
      </w:pPr>
      <w:r>
        <w:rPr>
          <w:b/>
          <w:bCs/>
        </w:rPr>
        <w:t xml:space="preserve">Exercise 48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79"/>
    <w:bookmarkStart w:id="380" w:name="sol-prac-gauss-iid-lik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80"/>
    <w:bookmarkStart w:id="381" w:name="exr-prac-score-zero"/>
    <w:p>
      <w:pPr>
        <w:pStyle w:val="BodyText"/>
      </w:pPr>
      <w:r>
        <w:rPr>
          <w:b/>
          <w:bCs/>
        </w:rPr>
        <w:t xml:space="preserve">Exercise 49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81"/>
    <w:bookmarkStart w:id="382" w:name="sol-prac-score-zero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82"/>
    <w:bookmarkStart w:id="383" w:name="exr-prac-mle-se"/>
    <w:p>
      <w:pPr>
        <w:pStyle w:val="BodyText"/>
      </w:pPr>
      <w:r>
        <w:rPr>
          <w:b/>
          <w:bCs/>
        </w:rPr>
        <w:t xml:space="preserve">Exercise 50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83"/>
    <w:bookmarkStart w:id="384" w:name="sol-prac-mle-s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49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84"/>
    <w:bookmarkStart w:id="385" w:name="exr-prac-exp-mle"/>
    <w:p>
      <w:pPr>
        <w:pStyle w:val="FirstParagraph"/>
      </w:pPr>
      <w:r>
        <w:rPr>
          <w:b/>
          <w:bCs/>
        </w:rPr>
        <w:t xml:space="preserve">Exercise 51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85"/>
    <w:bookmarkStart w:id="386" w:name="sol-prac-exp-mle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86"/>
    <w:bookmarkEnd w:id="387"/>
    <w:bookmarkStart w:id="435" w:name="references"/>
    <w:p>
      <w:pPr>
        <w:pStyle w:val="Heading2"/>
      </w:pPr>
      <w:r>
        <w:t xml:space="preserve">References</w:t>
      </w:r>
    </w:p>
    <w:bookmarkStart w:id="434" w:name="refs"/>
    <w:bookmarkStart w:id="38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89"/>
    <w:bookmarkStart w:id="39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9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91"/>
    <w:bookmarkStart w:id="39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9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93"/>
    <w:bookmarkStart w:id="39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https://en.wikipedia.org/wiki/Likelihood_function</w:t>
        </w:r>
      </w:hyperlink>
    </w:p>
    <w:bookmarkEnd w:id="395"/>
    <w:bookmarkStart w:id="39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https://en.wikipedia.org/wiki/Maximum_likelihood_estimation</w:t>
        </w:r>
      </w:hyperlink>
    </w:p>
    <w:bookmarkEnd w:id="397"/>
    <w:bookmarkStart w:id="39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9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99"/>
    <w:bookmarkStart w:id="40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00"/>
    <w:bookmarkStart w:id="40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1"/>
    <w:bookmarkStart w:id="40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https://en.wikipedia.org/wiki/Critical_point_%28mathematics%29</w:t>
        </w:r>
      </w:hyperlink>
    </w:p>
    <w:bookmarkEnd w:id="403"/>
    <w:bookmarkStart w:id="40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https://en.wikipedia.org/wiki/Informant_function</w:t>
        </w:r>
      </w:hyperlink>
    </w:p>
    <w:bookmarkEnd w:id="405"/>
    <w:bookmarkStart w:id="40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https://en.wikipedia.org/wiki/Hessian_matrix</w:t>
        </w:r>
      </w:hyperlink>
    </w:p>
    <w:bookmarkEnd w:id="407"/>
    <w:bookmarkStart w:id="40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https://en.wikipedia.org/wiki/Fisher_information</w:t>
        </w:r>
      </w:hyperlink>
    </w:p>
    <w:bookmarkEnd w:id="409"/>
    <w:bookmarkStart w:id="411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1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11"/>
    <w:bookmarkStart w:id="413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1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13"/>
    <w:bookmarkStart w:id="415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1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15"/>
    <w:bookmarkStart w:id="417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https://en.wikipedia.org/wiki/Wald_test</w:t>
        </w:r>
      </w:hyperlink>
    </w:p>
    <w:bookmarkEnd w:id="417"/>
    <w:bookmarkStart w:id="419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https://en.wikipedia.org/wiki/Likelihood-ratio_test</w:t>
        </w:r>
      </w:hyperlink>
    </w:p>
    <w:bookmarkEnd w:id="419"/>
    <w:bookmarkStart w:id="421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https://en.wikipedia.org/wiki/Wilks%27_theorem</w:t>
        </w:r>
      </w:hyperlink>
    </w:p>
    <w:bookmarkEnd w:id="421"/>
    <w:bookmarkStart w:id="423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2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23"/>
    <w:bookmarkStart w:id="425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https://en.wikipedia.org/wiki/Prediction_interval</w:t>
        </w:r>
      </w:hyperlink>
    </w:p>
    <w:bookmarkEnd w:id="425"/>
    <w:bookmarkStart w:id="427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2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27"/>
    <w:bookmarkStart w:id="429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2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29"/>
    <w:bookmarkStart w:id="431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3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31"/>
    <w:bookmarkStart w:id="433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3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33"/>
    <w:bookmarkEnd w:id="434"/>
    <w:bookmarkEnd w:id="4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2" Type="http://schemas.openxmlformats.org/officeDocument/2006/relationships/image" Target="media/rId202.png"/><Relationship Id="rId218" Type="http://schemas.openxmlformats.org/officeDocument/2006/relationships/image" Target="media/rId218.png"/><Relationship Id="rId223" Type="http://schemas.openxmlformats.org/officeDocument/2006/relationships/image" Target="media/rId223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2" Type="http://schemas.openxmlformats.org/officeDocument/2006/relationships/image" Target="media/rId252.png"/><Relationship Id="rId332" Type="http://schemas.openxmlformats.org/officeDocument/2006/relationships/image" Target="media/rId332.png"/><Relationship Id="rId337" Type="http://schemas.openxmlformats.org/officeDocument/2006/relationships/image" Target="media/rId337.png"/><Relationship Id="rId342" Type="http://schemas.openxmlformats.org/officeDocument/2006/relationships/image" Target="media/rId342.png"/><Relationship Id="rId346" Type="http://schemas.openxmlformats.org/officeDocument/2006/relationships/image" Target="media/rId346.png"/><Relationship Id="rId351" Type="http://schemas.openxmlformats.org/officeDocument/2006/relationships/image" Target="media/rId351.png"/><Relationship Id="rId355" Type="http://schemas.openxmlformats.org/officeDocument/2006/relationships/image" Target="media/rId355.png"/><Relationship Id="rId363" Type="http://schemas.openxmlformats.org/officeDocument/2006/relationships/image" Target="media/rId363.png"/><Relationship Id="rId369" Type="http://schemas.openxmlformats.org/officeDocument/2006/relationships/image" Target="media/rId369.png"/><Relationship Id="rId148" Type="http://schemas.openxmlformats.org/officeDocument/2006/relationships/image" Target="media/rId148.png"/><Relationship Id="rId152" Type="http://schemas.openxmlformats.org/officeDocument/2006/relationships/image" Target="media/rId152.png"/><Relationship Id="rId175" Type="http://schemas.openxmlformats.org/officeDocument/2006/relationships/image" Target="media/rId175.png"/><Relationship Id="rId183" Type="http://schemas.openxmlformats.org/officeDocument/2006/relationships/image" Target="media/rId183.png"/><Relationship Id="rId192" Type="http://schemas.openxmlformats.org/officeDocument/2006/relationships/image" Target="media/rId192.png"/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58" Type="http://schemas.openxmlformats.org/officeDocument/2006/relationships/hyperlink" Target="estimation.qmd#def-estimand" TargetMode="External"/><Relationship Id="rId325" Type="http://schemas.openxmlformats.org/officeDocument/2006/relationships/hyperlink" Target="estimation.qmd#exm-biased-variance-mle" TargetMode="External"/><Relationship Id="rId290" Type="http://schemas.openxmlformats.org/officeDocument/2006/relationships/hyperlink" Target="exploratory-descriptive.qmd#def-sample" TargetMode="External"/><Relationship Id="rId289" Type="http://schemas.openxmlformats.org/officeDocument/2006/relationships/hyperlink" Target="exploratory-descriptive.qmd#def-sample-mean" TargetMode="External"/><Relationship Id="rId426" Type="http://schemas.openxmlformats.org/officeDocument/2006/relationships/hyperlink" Target="https://doi.org/10.1001/jama.280.7.605" TargetMode="External"/><Relationship Id="rId390" Type="http://schemas.openxmlformats.org/officeDocument/2006/relationships/hyperlink" Target="https://doi.org/10.1002/9780470191613" TargetMode="External"/><Relationship Id="rId428" Type="http://schemas.openxmlformats.org/officeDocument/2006/relationships/hyperlink" Target="https://doi.org/10.1007/978-1-4614-1353-0" TargetMode="External"/><Relationship Id="rId410" Type="http://schemas.openxmlformats.org/officeDocument/2006/relationships/hyperlink" Target="https://doi.org/10.1007/b98855" TargetMode="External"/><Relationship Id="rId412" Type="http://schemas.openxmlformats.org/officeDocument/2006/relationships/hyperlink" Target="https://doi.org/10.1016/S1573-4412(05)80005-4" TargetMode="External"/><Relationship Id="rId414" Type="http://schemas.openxmlformats.org/officeDocument/2006/relationships/hyperlink" Target="https://doi.org/10.1093/biomet/65.3.457" TargetMode="External"/><Relationship Id="rId430" Type="http://schemas.openxmlformats.org/officeDocument/2006/relationships/hyperlink" Target="https://doi.org/10.1198/000313001300339897" TargetMode="External"/><Relationship Id="rId388" Type="http://schemas.openxmlformats.org/officeDocument/2006/relationships/hyperlink" Target="https://doi.org/10.1201/9781315182780" TargetMode="External"/><Relationship Id="rId422" Type="http://schemas.openxmlformats.org/officeDocument/2006/relationships/hyperlink" Target="https://doi.org/10.1214/aoms/1177732360" TargetMode="External"/><Relationship Id="rId402" Type="http://schemas.openxmlformats.org/officeDocument/2006/relationships/hyperlink" Target="https://en.wikipedia.org/wiki/Critical_point_%28mathematics%29" TargetMode="External"/><Relationship Id="rId283" Type="http://schemas.openxmlformats.org/officeDocument/2006/relationships/hyperlink" Target="https://en.wikipedia.org/wiki/Exponential_family" TargetMode="External"/><Relationship Id="rId408" Type="http://schemas.openxmlformats.org/officeDocument/2006/relationships/hyperlink" Target="https://en.wikipedia.org/wiki/Fisher_information" TargetMode="External"/><Relationship Id="rId406" Type="http://schemas.openxmlformats.org/officeDocument/2006/relationships/hyperlink" Target="https://en.wikipedia.org/wiki/Hessian_matrix" TargetMode="External"/><Relationship Id="rId404" Type="http://schemas.openxmlformats.org/officeDocument/2006/relationships/hyperlink" Target="https://en.wikipedia.org/wiki/Informant_function" TargetMode="External"/><Relationship Id="rId418" Type="http://schemas.openxmlformats.org/officeDocument/2006/relationships/hyperlink" Target="https://en.wikipedia.org/wiki/Likelihood-ratio_test" TargetMode="External"/><Relationship Id="rId394" Type="http://schemas.openxmlformats.org/officeDocument/2006/relationships/hyperlink" Target="https://en.wikipedia.org/wiki/Likelihood_function" TargetMode="External"/><Relationship Id="rId396" Type="http://schemas.openxmlformats.org/officeDocument/2006/relationships/hyperlink" Target="https://en.wikipedia.org/wiki/Maximum_likelihood_estimation" TargetMode="External"/><Relationship Id="rId72" Type="http://schemas.openxmlformats.org/officeDocument/2006/relationships/hyperlink" Target="https://en.wikipedia.org/wiki/Otto_Hesse" TargetMode="External"/><Relationship Id="rId424" Type="http://schemas.openxmlformats.org/officeDocument/2006/relationships/hyperlink" Target="https://en.wikipedia.org/wiki/Prediction_interval" TargetMode="External"/><Relationship Id="rId229" Type="http://schemas.openxmlformats.org/officeDocument/2006/relationships/hyperlink" Target="https://en.wikipedia.org/wiki/Taylor%27s_theorem" TargetMode="External"/><Relationship Id="rId416" Type="http://schemas.openxmlformats.org/officeDocument/2006/relationships/hyperlink" Target="https://en.wikipedia.org/wiki/Wald_test" TargetMode="External"/><Relationship Id="rId420" Type="http://schemas.openxmlformats.org/officeDocument/2006/relationships/hyperlink" Target="https://en.wikipedia.org/wiki/Wilks%27_theorem" TargetMode="External"/><Relationship Id="rId103" Type="http://schemas.openxmlformats.org/officeDocument/2006/relationships/hyperlink" Target="https://morrison-lab.github.io/macros/notation-across-sources.html#sec-notation-information" TargetMode="External"/><Relationship Id="rId15" Type="http://schemas.openxmlformats.org/officeDocument/2006/relationships/hyperlink" Target="https://morrison-lab.github.io/macros/notation-choices.html#sec-likelihood-notation" TargetMode="External"/><Relationship Id="rId54" Type="http://schemas.openxmlformats.org/officeDocument/2006/relationships/hyperlink" Target="https://morrison-lab.github.io/macros/notation-choices.html#sec-score-notation" TargetMode="External"/><Relationship Id="rId35" Type="http://schemas.openxmlformats.org/officeDocument/2006/relationships/hyperlink" Target="https://morrison-lab.github.io/mds/calculus.html#thm-product-rule" TargetMode="External"/><Relationship Id="rId313" Type="http://schemas.openxmlformats.org/officeDocument/2006/relationships/hyperlink" Target="https://morrison-lab.github.io/mds/functions.html#def-function" TargetMode="External"/><Relationship Id="rId69" Type="http://schemas.openxmlformats.org/officeDocument/2006/relationships/hyperlink" Target="https://morrison-lab.github.io/mds/vector-calculus.html#def-hessian" TargetMode="External"/><Relationship Id="rId16" Type="http://schemas.openxmlformats.org/officeDocument/2006/relationships/hyperlink" Target="https://morrison-lab.github.io/pds/independence.html#def-indpt" TargetMode="External"/><Relationship Id="rId277" Type="http://schemas.openxmlformats.org/officeDocument/2006/relationships/hyperlink" Target="https://morrison-lab.github.io/pds/probability-basics.html#def-event" TargetMode="External"/><Relationship Id="rId267" Type="http://schemas.openxmlformats.org/officeDocument/2006/relationships/hyperlink" Target="https://morrison-lab.github.io/pds/probability-basics.html#def-odds" TargetMode="External"/><Relationship Id="rId278" Type="http://schemas.openxmlformats.org/officeDocument/2006/relationships/hyperlink" Target="https://morrison-lab.github.io/pds/probability-basics.html#def-probability" TargetMode="External"/><Relationship Id="rId276" Type="http://schemas.openxmlformats.org/officeDocument/2006/relationships/hyperlink" Target="https://morrison-lab.github.io/pds/variance-covariance.html#def-deviation-pop-mean" TargetMode="External"/><Relationship Id="rId66" Type="http://schemas.openxmlformats.org/officeDocument/2006/relationships/hyperlink" Target="https://morrison-lab.github.io/pds/variance-covariance.html#def-precision" TargetMode="External"/><Relationship Id="rId318" Type="http://schemas.openxmlformats.org/officeDocument/2006/relationships/hyperlink" Target="https://morrison-lab.github.io/pds/variance-covariance.html#def-variance" TargetMode="External"/><Relationship Id="rId133" Type="http://schemas.openxmlformats.org/officeDocument/2006/relationships/hyperlink" Target="https://online.stat.psu.edu/stat504/Lesson02" TargetMode="External"/><Relationship Id="rId432" Type="http://schemas.openxmlformats.org/officeDocument/2006/relationships/hyperlink" Target="https://www.cengage.com/c/applied-regression-analysis-and-other-multivariable-methods-5e-kleinbaum/9781285051086/" TargetMode="External"/><Relationship Id="rId392" Type="http://schemas.openxmlformats.org/officeDocument/2006/relationships/hyperlink" Target="https://www.cengage.com/c/statistical-inference-2e-casella-berger/9780534243128/" TargetMode="External"/><Relationship Id="rId398" Type="http://schemas.openxmlformats.org/officeDocument/2006/relationships/hyperlink" Target="https://www.youtube.com/playlist?list=PLeB45KifGiuHesi4PALNZSYZFhViVGQJK" TargetMode="External"/><Relationship Id="rId29" Type="http://schemas.openxmlformats.org/officeDocument/2006/relationships/hyperlink" Target="https://www.youtube.com/watch?v=Pa-GWE5JuH4" TargetMode="External"/><Relationship Id="rId30" Type="http://schemas.openxmlformats.org/officeDocument/2006/relationships/hyperlink" Target="https://www.youtube.com/watch?v=w3a08digzfw" TargetMode="External"/><Relationship Id="rId112" Type="http://schemas.openxmlformats.org/officeDocument/2006/relationships/hyperlink" Target="inference.qmd#def-approximate-ci" TargetMode="External"/><Relationship Id="rId141" Type="http://schemas.openxmlformats.org/officeDocument/2006/relationships/hyperlink" Target="inference.qmd#def-confidence-interval" TargetMode="External"/><Relationship Id="rId114" Type="http://schemas.openxmlformats.org/officeDocument/2006/relationships/hyperlink" Target="inference.qmd#def-test-statistic" TargetMode="External"/><Relationship Id="rId136" Type="http://schemas.openxmlformats.org/officeDocument/2006/relationships/hyperlink" Target="inference.qmd#sec-reference-distributions" TargetMode="External"/><Relationship Id="rId102" Type="http://schemas.openxmlformats.org/officeDocument/2006/relationships/hyperlink" Target="intro-MLEs.qmd#def-einf" TargetMode="External"/><Relationship Id="rId198" Type="http://schemas.openxmlformats.org/officeDocument/2006/relationships/hyperlink" Target="intro-MLEs.qmd#def-hessian" TargetMode="External"/><Relationship Id="rId165" Type="http://schemas.openxmlformats.org/officeDocument/2006/relationships/hyperlink" Target="intro-MLEs.qmd#def-lik-obs" TargetMode="External"/><Relationship Id="rId101" Type="http://schemas.openxmlformats.org/officeDocument/2006/relationships/hyperlink" Target="intro-MLEs.qmd#def-oinf" TargetMode="External"/><Relationship Id="rId188" Type="http://schemas.openxmlformats.org/officeDocument/2006/relationships/hyperlink" Target="intro-MLEs.qmd#def-score" TargetMode="External"/><Relationship Id="rId263" Type="http://schemas.openxmlformats.org/officeDocument/2006/relationships/hyperlink" Target="model-validation.qmd#def-covariate" TargetMode="External"/><Relationship Id="rId140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2026-10-22T22:24:47Z</dcterms:created>
  <dcterms:modified xsi:type="dcterms:W3CDTF">2026-10-22T22:24:47Z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15:07:28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