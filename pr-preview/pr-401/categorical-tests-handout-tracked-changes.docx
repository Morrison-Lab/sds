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rem-risk-ratio-rate-ratio"/>
    <w:p>
      <w:pPr>
        <w:pStyle w:val="BodyText"/>
      </w:pPr>
      <w:r>
        <w:rPr>
          <w:i/>
          <w:iCs/>
        </w:rPr>
        <w:t xml:space="preserve">Remark 4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7"/>
    <w:bookmarkStart w:id="48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8"/>
    <w:bookmarkStart w:id="49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1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1"/>
    <w:bookmarkStart w:id="53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3"/>
    <w:bookmarkStart w:id="54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4"/>
    <w:bookmarkStart w:id="55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5"/>
    <w:bookmarkStart w:id="56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8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8"/>
    <w:bookmarkStart w:id="59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0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0"/>
    <w:bookmarkStart w:id="61" w:name="thm-conditional-odds-ratio-reversible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Theorem 6 (The conditional odds ratio is reversible)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and</w:t>
        </w:r>
      </w:ins>
      <w:ins w:id="8" w:author="PR Preview" w:date="2026-01-01T00:00:00Z">
        <w:r>
          <w:t xml:space="preserve"> </w:t>
        </w:r>
      </w:ins>
      <m:oMath>
        <m:r>
          <m:t>Y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be</w:t>
        </w:r>
      </w:ins>
      <w:ins w:id="11" w:author="PR Preview" w:date="2026-01-01T00:00:00Z">
        <w:r>
          <w:t xml:space="preserve"> </w:t>
        </w:r>
      </w:ins>
      <w:hyperlink r:id="rId30">
        <w:ins w:id="12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random variables, each with values</w:t>
        </w:r>
      </w:ins>
      <w:ins w:id="15" w:author="PR Preview" w:date="2026-01-01T00:00:00Z">
        <w:r>
          <w:t xml:space="preserve"> </w:t>
        </w:r>
      </w:ins>
      <m:oMath>
        <m:r>
          <m:t>0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</w:t>
        </w:r>
      </w:ins>
      <w:ins w:id="18" w:author="PR Preview" w:date="2026-01-01T00:00:00Z">
        <w:r>
          <w:t xml:space="preserve"> </w:t>
        </w:r>
      </w:ins>
      <m:oMath>
        <m:r>
          <m:t>1</m:t>
        </m:r>
      </m:oMath>
      <w:ins w:id="1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be a random variable, and</w:t>
        </w:r>
      </w:ins>
      <w:ins w:id="22" w:author="PR Preview" w:date="2026-01-01T00:00:00Z">
        <w:r>
          <w:t xml:space="preserve"> </w:t>
        </w:r>
      </w:ins>
      <m:oMath>
        <m:r>
          <m:t>z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be a value of</w:t>
        </w:r>
      </w:ins>
      <w:ins w:id="25" w:author="PR Preview" w:date="2026-01-01T00:00:00Z">
        <w:r>
          <w:t xml:space="preserve"> </w:t>
        </w:r>
      </w:ins>
      <m:oMath>
        <m:r>
          <m:t>Z</m:t>
        </m:r>
      </m:oMath>
      <w:ins w:id="2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for each</w:t>
        </w:r>
      </w:ins>
      <w:ins w:id="2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30" w:author="PR Preview" w:date="2026-01-01T00:00:00Z">
        <w:r>
          <w:t xml:space="preserve">.</w:t>
        </w:r>
      </w:ins>
    </w:p>
    <w:p>
      <w:pPr>
        <w:pStyle w:val="FirstParagraph"/>
      </w:pPr>
      <w:ins w:id="31" w:author="PR Preview" w:date="2026-01-01T00:00:00Z">
        <w:r>
          <w:t xml:space="preserve">The</w:t>
        </w:r>
      </w:ins>
      <w:ins w:id="32" w:author="PR Preview" w:date="2026-01-01T00:00:00Z">
        <w:r>
          <w:t xml:space="preserve"> </w:t>
        </w:r>
      </w:ins>
      <w:hyperlink w:anchor="def-odds-ratio">
        <w:ins w:id="33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of</w:t>
        </w:r>
      </w:ins>
      <w:ins w:id="3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comparing</w:t>
        </w:r>
      </w:ins>
      <w:ins w:id="3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with the</w:t>
        </w:r>
      </w:ins>
      <w:ins w:id="42" w:author="PR Preview" w:date="2026-01-01T00:00:00Z">
        <w:r>
          <w:t xml:space="preserve"> </w:t>
        </w:r>
      </w:ins>
      <w:hyperlink w:anchor="def-reference-group">
        <w:ins w:id="43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4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45" w:author="PR Preview" w:date="2026-01-01T00:00:00Z">
        <w:r>
          <w:t xml:space="preserve">, among the units with</w:t>
        </w:r>
      </w:ins>
      <w:ins w:id="4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z</m:t>
        </m:r>
      </m:oMath>
      <w:ins w:id="47" w:author="PR Preview" w:date="2026-01-01T00:00:00Z">
        <w:r>
          <w:t xml:space="preserve">, equals the odds ratio of</w:t>
        </w:r>
      </w:ins>
      <w:ins w:id="4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comparing</w:t>
        </w:r>
      </w:ins>
      <w:ins w:id="5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with</w:t>
        </w:r>
      </w:ins>
      <w:ins w:id="5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55" w:author="PR Preview" w:date="2026-01-01T00:00:00Z">
        <w:r>
          <w:t xml:space="preserve">, among the units with</w:t>
        </w:r>
      </w:ins>
      <w:ins w:id="5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z</m:t>
        </m:r>
      </m:oMath>
      <w:ins w:id="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ins w:id="58" w:author="PR Preview" w:date="2026-01-01T00:00:00Z">
        <w:r>
          <w:rPr>
            <w:i/>
            <w:iCs/>
          </w:rPr>
          <w:t xml:space="preserve">Proof</w:t>
        </w:r>
      </w:ins>
      <w:ins w:id="59" w:author="PR Preview" w:date="2026-01-01T00:00:00Z">
        <w:r>
          <w:t xml:space="preserve">. </w:t>
        </w:r>
      </w:ins>
      <w:ins w:id="60" w:author="PR Preview" w:date="2026-01-01T00:00:00Z">
        <w:r>
          <w:t xml:space="preserve">First, find the</w:t>
        </w:r>
      </w:ins>
      <w:ins w:id="61" w:author="PR Preview" w:date="2026-01-01T00:00:00Z">
        <w:r>
          <w:t xml:space="preserve"> </w:t>
        </w:r>
      </w:ins>
      <w:hyperlink r:id="rId52">
        <w:ins w:id="62" w:author="PR Preview" w:date="2026-01-01T00:00:00Z">
          <w:r>
            <w:rPr>
              <w:rStyle w:val="Hyperlink"/>
            </w:rPr>
            <w:t xml:space="preserve">odds</w:t>
          </w:r>
        </w:ins>
      </w:hyperlink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of</w:t>
        </w:r>
      </w:ins>
      <w:ins w:id="6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in the group</w:t>
        </w:r>
      </w:ins>
      <w:ins w:id="6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among the units with</w:t>
        </w:r>
      </w:ins>
      <w:ins w:id="7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z</m:t>
        </m:r>
      </m:oMath>
      <w:ins w:id="7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73" w:author="PR Preview" w:date="2026-01-01T00:00:00Z">
        <w:r>
          <w:t xml:space="preserve">The</w:t>
        </w:r>
      </w:ins>
      <w:ins w:id="74" w:author="PR Preview" w:date="2026-01-01T00:00:00Z">
        <w:r>
          <w:t xml:space="preserve"> </w:t>
        </w:r>
      </w:ins>
      <w:hyperlink w:anchor="def-odds-ratio">
        <w:ins w:id="75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is the odds</w:t>
        </w:r>
      </w:ins>
      <w:ins w:id="78" w:author="PR Preview" w:date="2026-01-01T00:00:00Z">
        <w:r>
          <w:t xml:space="preserve"> </w:t>
        </w:r>
      </w:ins>
      <m:oMath>
        <m:sSub>
          <m:e>
            <m:r>
              <m:t>ω</m:t>
            </m:r>
          </m:e>
          <m:sub>
            <m:r>
              <m:t>1</m:t>
            </m:r>
          </m:sub>
        </m:sSub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divided by the odds</w:t>
        </w:r>
      </w:ins>
      <w:ins w:id="81" w:author="PR Preview" w:date="2026-01-01T00:00:00Z">
        <w:r>
          <w:t xml:space="preserve"> </w:t>
        </w:r>
      </w:ins>
      <m:oMath>
        <m:sSub>
          <m:e>
            <m:r>
              <m:t>ω</m:t>
            </m:r>
          </m:e>
          <m:sub>
            <m:r>
              <m:t>0</m:t>
            </m:r>
          </m:sub>
        </m:sSub>
      </m:oMath>
      <w:ins w:id="82" w:author="PR Preview" w:date="2026-01-01T00:00:00Z">
        <w:r>
          <w:t xml:space="preserve">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Dividing by a fraction is multiplying by its reciprocal, so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85" w:author="PR Preview" w:date="2026-01-01T00:00:00Z">
        <w:r>
          <w:t xml:space="preserve">The same steps with the roles of</w:t>
        </w:r>
      </w:ins>
      <w:ins w:id="86" w:author="PR Preview" w:date="2026-01-01T00:00:00Z">
        <w:r>
          <w:t xml:space="preserve"> </w:t>
        </w:r>
      </w:ins>
      <m:oMath>
        <m:r>
          <m:t>X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and</w:t>
        </w:r>
      </w:ins>
      <w:ins w:id="89" w:author="PR Preview" w:date="2026-01-01T00:00:00Z">
        <w:r>
          <w:t xml:space="preserve"> </w:t>
        </w:r>
      </w:ins>
      <m:oMath>
        <m:r>
          <m:t>Y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exchanged give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92" w:author="PR Preview" w:date="2026-01-01T00:00:00Z">
        <w:r>
          <w:t xml:space="preserve">The event</w:t>
        </w:r>
      </w:ins>
      <w:ins w:id="9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is the event</w:t>
        </w:r>
      </w:ins>
      <w:ins w:id="9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ins w:id="97" w:author="PR Preview" w:date="2026-01-01T00:00:00Z">
        <w:r>
          <w:t xml:space="preserve">, so each joint</w:t>
        </w:r>
      </w:ins>
      <w:ins w:id="98" w:author="PR Preview" w:date="2026-01-01T00:00:00Z">
        <w:r>
          <w:t xml:space="preserve"> </w:t>
        </w:r>
      </w:ins>
      <w:hyperlink r:id="rId31">
        <w:ins w:id="99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here equals the joint probability with its arguments in the other order.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 denominator is a product of two joint probabilities, and multiplication is commutative.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Reordering its two factors gives the denominator of the first display.</w:t>
        </w:r>
      </w:ins>
    </w:p>
    <w:bookmarkStart w:id="62" w:name="X45013e739f674d27d576529951fe29b1e969716"/>
    <w:p>
      <w:pPr>
        <w:pStyle w:val="BodyText"/>
      </w:pPr>
      <w:ins w:id="106" w:author="PR Preview" w:date="2026-01-01T00:00:00Z">
        <w:r>
          <w:rPr>
            <w:b/>
            <w:bCs/>
          </w:rPr>
          <w:t xml:space="preserve">Example 14 (Reversing the roles of treatment and exercise within diabetes strata in HERS)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In</w:t>
        </w:r>
      </w:ins>
      <w:ins w:id="109" w:author="PR Preview" w:date="2026-01-01T00:00:00Z">
        <w:r>
          <w:t xml:space="preserve"> </w:t>
        </w:r>
      </w:ins>
      <w:hyperlink w:anchor="exm-hers-odds-ratio-reversible">
        <w:ins w:id="110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11" w:author="PR Preview" w:date="2026-01-01T00:00:00Z">
        <w:r>
          <w:t xml:space="preserve">, the roles of hormone therapy and regular exercise are reversed among all the women.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Here the same two</w:t>
        </w:r>
      </w:ins>
      <w:ins w:id="114" w:author="PR Preview" w:date="2026-01-01T00:00:00Z">
        <w:r>
          <w:t xml:space="preserve"> </w:t>
        </w:r>
      </w:ins>
      <w:hyperlink w:anchor="def-odds-ratio">
        <w:ins w:id="115" w:author="PR Preview" w:date="2026-01-01T00:00:00Z">
          <w:r>
            <w:rPr>
              <w:rStyle w:val="Hyperlink"/>
            </w:rPr>
            <w:t xml:space="preserve">odds ratios</w:t>
          </w:r>
        </w:ins>
      </w:hyperlink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are computed separately for the women with diabetes and the women without it:</w:t>
        </w:r>
      </w:ins>
    </w:p>
    <w:p>
      <w:pPr>
        <w:pStyle w:val="SourceCode"/>
      </w:pPr>
      <w:ins w:id="118" w:author="PR Preview" w:date="2026-01-01T00:00:00Z">
        <w:r>
          <w:rPr>
            <w:rStyle w:val="NormalTok"/>
          </w:rPr>
          <w:t xml:space="preserve">or_by_diabetes </w:t>
        </w:r>
      </w:ins>
      <w:ins w:id="119" w:author="PR Preview" w:date="2026-01-01T00:00:00Z">
        <w:r>
          <w:rPr>
            <w:rStyle w:val="OtherTok"/>
          </w:rPr>
          <w:t xml:space="preserve">&lt;-</w:t>
        </w:r>
      </w:ins>
      <w:ins w:id="120" w:author="PR Preview" w:date="2026-01-01T00:00:00Z">
        <w:r>
          <w:rPr>
            <w:rStyle w:val="NormalTok"/>
          </w:rPr>
          <w:t xml:space="preserve"> </w:t>
        </w:r>
      </w:ins>
      <w:ins w:id="121" w:author="PR Preview" w:date="2026-01-01T00:00:00Z">
        <w:r>
          <w:rPr>
            <w:rStyle w:val="FunctionTok"/>
          </w:rPr>
          <w:t xml:space="preserve">sapply</w:t>
        </w:r>
      </w:ins>
      <w:ins w:id="122" w:author="PR Preview" w:date="2026-01-01T00:00:00Z">
        <w:r>
          <w:rPr>
            <w:rStyle w:val="NormalTok"/>
          </w:rPr>
          <w:t xml:space="preserve">(</w:t>
        </w:r>
      </w:ins>
      <w:ins w:id="123" w:author="PR Preview" w:date="2026-01-01T00:00:00Z">
        <w:r>
          <w:rPr>
            <w:rStyle w:val="FunctionTok"/>
          </w:rPr>
          <w:t xml:space="preserve">c</w:t>
        </w:r>
      </w:ins>
      <w:ins w:id="124" w:author="PR Preview" w:date="2026-01-01T00:00:00Z">
        <w:r>
          <w:rPr>
            <w:rStyle w:val="NormalTok"/>
          </w:rPr>
          <w:t xml:space="preserve">(</w:t>
        </w:r>
      </w:ins>
      <w:ins w:id="125" w:author="PR Preview" w:date="2026-01-01T00:00:00Z">
        <w:r>
          <w:rPr>
            <w:rStyle w:val="StringTok"/>
          </w:rPr>
          <w:t xml:space="preserve">"no"</w:t>
        </w:r>
      </w:ins>
      <w:ins w:id="126" w:author="PR Preview" w:date="2026-01-01T00:00:00Z">
        <w:r>
          <w:rPr>
            <w:rStyle w:val="NormalTok"/>
          </w:rPr>
          <w:t xml:space="preserve">, </w:t>
        </w:r>
      </w:ins>
      <w:ins w:id="127" w:author="PR Preview" w:date="2026-01-01T00:00:00Z">
        <w:r>
          <w:rPr>
            <w:rStyle w:val="StringTok"/>
          </w:rPr>
          <w:t xml:space="preserve">"yes"</w:t>
        </w:r>
      </w:ins>
      <w:ins w:id="128" w:author="PR Preview" w:date="2026-01-01T00:00:00Z">
        <w:r>
          <w:rPr>
            <w:rStyle w:val="NormalTok"/>
          </w:rPr>
          <w:t xml:space="preserve">), </w:t>
        </w:r>
      </w:ins>
      <w:ins w:id="129" w:author="PR Preview" w:date="2026-01-01T00:00:00Z">
        <w:r>
          <w:rPr>
            <w:rStyle w:val="ControlFlowTok"/>
          </w:rPr>
          <w:t xml:space="preserve">function</w:t>
        </w:r>
      </w:ins>
      <w:ins w:id="130" w:author="PR Preview" w:date="2026-01-01T00:00:00Z">
        <w:r>
          <w:rPr>
            <w:rStyle w:val="NormalTok"/>
          </w:rPr>
          <w:t xml:space="preserve">(z) {</w:t>
        </w:r>
      </w:ins>
      <w:ins w:id="131" w:author="PR Preview" w:date="2026-01-01T00:00:00Z">
        <w:r>
          <w:br/>
        </w:r>
      </w:ins>
      <w:ins w:id="132" w:author="PR Preview" w:date="2026-01-01T00:00:00Z">
        <w:r>
          <w:rPr>
            <w:rStyle w:val="NormalTok"/>
          </w:rPr>
          <w:t xml:space="preserve">  counts </w:t>
        </w:r>
      </w:ins>
      <w:ins w:id="133" w:author="PR Preview" w:date="2026-01-01T00:00:00Z">
        <w:r>
          <w:rPr>
            <w:rStyle w:val="OtherTok"/>
          </w:rPr>
          <w:t xml:space="preserve">&lt;-</w:t>
        </w:r>
      </w:ins>
      <w:ins w:id="134" w:author="PR Preview" w:date="2026-01-01T00:00:00Z">
        <w:r>
          <w:rPr>
            <w:rStyle w:val="NormalTok"/>
          </w:rPr>
          <w:t xml:space="preserve"> </w:t>
        </w:r>
      </w:ins>
      <w:ins w:id="135" w:author="PR Preview" w:date="2026-01-01T00:00:00Z">
        <w:r>
          <w:rPr>
            <w:rStyle w:val="FunctionTok"/>
          </w:rPr>
          <w:t xml:space="preserve">table</w:t>
        </w:r>
      </w:ins>
      <w:ins w:id="136" w:author="PR Preview" w:date="2026-01-01T00:00:00Z">
        <w:r>
          <w:rPr>
            <w:rStyle w:val="NormalTok"/>
          </w:rPr>
          <w:t xml:space="preserve">(</w:t>
        </w:r>
      </w:ins>
      <w:ins w:id="137" w:author="PR Preview" w:date="2026-01-01T00:00:00Z">
        <w:r>
          <w:br/>
        </w:r>
      </w:ins>
      <w:ins w:id="138" w:author="PR Preview" w:date="2026-01-01T00:00:00Z">
        <w:r>
          <w:rPr>
            <w:rStyle w:val="NormalTok"/>
          </w:rPr>
          <w:t xml:space="preserve">    </w:t>
        </w:r>
      </w:ins>
      <w:ins w:id="139" w:author="PR Preview" w:date="2026-01-01T00:00:00Z">
        <w:r>
          <w:rPr>
            <w:rStyle w:val="AttributeTok"/>
          </w:rPr>
          <w:t xml:space="preserve">HT =</w:t>
        </w:r>
      </w:ins>
      <w:ins w:id="140" w:author="PR Preview" w:date="2026-01-01T00:00:00Z">
        <w:r>
          <w:rPr>
            <w:rStyle w:val="NormalTok"/>
          </w:rPr>
          <w:t xml:space="preserve"> hers</w:t>
        </w:r>
      </w:ins>
      <w:ins w:id="141" w:author="PR Preview" w:date="2026-01-01T00:00:00Z">
        <w:r>
          <w:rPr>
            <w:rStyle w:val="SpecialCharTok"/>
          </w:rPr>
          <w:t xml:space="preserve">$</w:t>
        </w:r>
      </w:ins>
      <w:ins w:id="142" w:author="PR Preview" w:date="2026-01-01T00:00:00Z">
        <w:r>
          <w:rPr>
            <w:rStyle w:val="NormalTok"/>
          </w:rPr>
          <w:t xml:space="preserve">HT[hers</w:t>
        </w:r>
      </w:ins>
      <w:ins w:id="143" w:author="PR Preview" w:date="2026-01-01T00:00:00Z">
        <w:r>
          <w:rPr>
            <w:rStyle w:val="SpecialCharTok"/>
          </w:rPr>
          <w:t xml:space="preserve">$</w:t>
        </w:r>
      </w:ins>
      <w:ins w:id="144" w:author="PR Preview" w:date="2026-01-01T00:00:00Z">
        <w:r>
          <w:rPr>
            <w:rStyle w:val="NormalTok"/>
          </w:rPr>
          <w:t xml:space="preserve">diabetes </w:t>
        </w:r>
      </w:ins>
      <w:ins w:id="145" w:author="PR Preview" w:date="2026-01-01T00:00:00Z">
        <w:r>
          <w:rPr>
            <w:rStyle w:val="SpecialCharTok"/>
          </w:rPr>
          <w:t xml:space="preserve">==</w:t>
        </w:r>
      </w:ins>
      <w:ins w:id="146" w:author="PR Preview" w:date="2026-01-01T00:00:00Z">
        <w:r>
          <w:rPr>
            <w:rStyle w:val="NormalTok"/>
          </w:rPr>
          <w:t xml:space="preserve"> z],</w:t>
        </w:r>
      </w:ins>
      <w:ins w:id="147" w:author="PR Preview" w:date="2026-01-01T00:00:00Z">
        <w:r>
          <w:br/>
        </w:r>
      </w:ins>
      <w:ins w:id="148" w:author="PR Preview" w:date="2026-01-01T00:00:00Z">
        <w:r>
          <w:rPr>
            <w:rStyle w:val="NormalTok"/>
          </w:rPr>
          <w:t xml:space="preserve">    </w:t>
        </w:r>
      </w:ins>
      <w:ins w:id="149" w:author="PR Preview" w:date="2026-01-01T00:00:00Z">
        <w:r>
          <w:rPr>
            <w:rStyle w:val="AttributeTok"/>
          </w:rPr>
          <w:t xml:space="preserve">exercise =</w:t>
        </w:r>
      </w:ins>
      <w:ins w:id="150" w:author="PR Preview" w:date="2026-01-01T00:00:00Z">
        <w:r>
          <w:rPr>
            <w:rStyle w:val="NormalTok"/>
          </w:rPr>
          <w:t xml:space="preserve"> hers</w:t>
        </w:r>
      </w:ins>
      <w:ins w:id="151" w:author="PR Preview" w:date="2026-01-01T00:00:00Z">
        <w:r>
          <w:rPr>
            <w:rStyle w:val="SpecialCharTok"/>
          </w:rPr>
          <w:t xml:space="preserve">$</w:t>
        </w:r>
      </w:ins>
      <w:ins w:id="152" w:author="PR Preview" w:date="2026-01-01T00:00:00Z">
        <w:r>
          <w:rPr>
            <w:rStyle w:val="NormalTok"/>
          </w:rPr>
          <w:t xml:space="preserve">exercise[hers</w:t>
        </w:r>
      </w:ins>
      <w:ins w:id="153" w:author="PR Preview" w:date="2026-01-01T00:00:00Z">
        <w:r>
          <w:rPr>
            <w:rStyle w:val="SpecialCharTok"/>
          </w:rPr>
          <w:t xml:space="preserve">$</w:t>
        </w:r>
      </w:ins>
      <w:ins w:id="154" w:author="PR Preview" w:date="2026-01-01T00:00:00Z">
        <w:r>
          <w:rPr>
            <w:rStyle w:val="NormalTok"/>
          </w:rPr>
          <w:t xml:space="preserve">diabetes </w:t>
        </w:r>
      </w:ins>
      <w:ins w:id="155" w:author="PR Preview" w:date="2026-01-01T00:00:00Z">
        <w:r>
          <w:rPr>
            <w:rStyle w:val="SpecialCharTok"/>
          </w:rPr>
          <w:t xml:space="preserve">==</w:t>
        </w:r>
      </w:ins>
      <w:ins w:id="156" w:author="PR Preview" w:date="2026-01-01T00:00:00Z">
        <w:r>
          <w:rPr>
            <w:rStyle w:val="NormalTok"/>
          </w:rPr>
          <w:t xml:space="preserve"> z]</w:t>
        </w:r>
      </w:ins>
      <w:ins w:id="157" w:author="PR Preview" w:date="2026-01-01T00:00:00Z">
        <w:r>
          <w:br/>
        </w:r>
      </w:ins>
      <w:ins w:id="158" w:author="PR Preview" w:date="2026-01-01T00:00:00Z">
        <w:r>
          <w:rPr>
            <w:rStyle w:val="NormalTok"/>
          </w:rPr>
          <w:t xml:space="preserve">  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rPr>
            <w:rStyle w:val="NormalTok"/>
          </w:rPr>
          <w:t xml:space="preserve">  ht </w:t>
        </w:r>
      </w:ins>
      <w:ins w:id="161" w:author="PR Preview" w:date="2026-01-01T00:00:00Z">
        <w:r>
          <w:rPr>
            <w:rStyle w:val="OtherTok"/>
          </w:rPr>
          <w:t xml:space="preserve">&lt;-</w:t>
        </w:r>
      </w:ins>
      <w:ins w:id="162" w:author="PR Preview" w:date="2026-01-01T00:00:00Z">
        <w:r>
          <w:rPr>
            <w:rStyle w:val="NormalTok"/>
          </w:rPr>
          <w:t xml:space="preserve"> </w:t>
        </w:r>
      </w:ins>
      <w:ins w:id="163" w:author="PR Preview" w:date="2026-01-01T00:00:00Z">
        <w:r>
          <w:rPr>
            <w:rStyle w:val="StringTok"/>
          </w:rPr>
          <w:t xml:space="preserve">"hormone therapy"</w:t>
        </w:r>
      </w:ins>
      <w:ins w:id="164" w:author="PR Preview" w:date="2026-01-01T00:00:00Z">
        <w:r>
          <w:br/>
        </w:r>
      </w:ins>
      <w:ins w:id="165" w:author="PR Preview" w:date="2026-01-01T00:00:00Z">
        <w:r>
          <w:rPr>
            <w:rStyle w:val="NormalTok"/>
          </w:rPr>
          <w:t xml:space="preserve">  </w:t>
        </w:r>
      </w:ins>
      <w:ins w:id="166" w:author="PR Preview" w:date="2026-01-01T00:00:00Z">
        <w:r>
          <w:rPr>
            <w:rStyle w:val="FunctionTok"/>
          </w:rPr>
          <w:t xml:space="preserve">c</w:t>
        </w:r>
      </w:ins>
      <w:ins w:id="167" w:author="PR Preview" w:date="2026-01-01T00:00:00Z">
        <w:r>
          <w:rPr>
            <w:rStyle w:val="NormalTok"/>
          </w:rPr>
          <w:t xml:space="preserve">(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    </w:t>
        </w:r>
      </w:ins>
      <w:ins w:id="170" w:author="PR Preview" w:date="2026-01-01T00:00:00Z">
        <w:r>
          <w:rPr>
            <w:rStyle w:val="AttributeTok"/>
          </w:rPr>
          <w:t xml:space="preserve">ht_odds_ratio =</w:t>
        </w:r>
      </w:ins>
      <w:ins w:id="171" w:author="PR Preview" w:date="2026-01-01T00:00:00Z">
        <w:r>
          <w:rPr>
            <w:rStyle w:val="NormalTok"/>
          </w:rPr>
          <w:t xml:space="preserve"> </w:t>
        </w:r>
      </w:ins>
      <w:ins w:id="172" w:author="PR Preview" w:date="2026-01-01T00:00:00Z">
        <w:r>
          <w:rPr>
            <w:rStyle w:val="FunctionTok"/>
          </w:rPr>
          <w:t xml:space="preserve">unname</w:t>
        </w:r>
      </w:ins>
      <w:ins w:id="173" w:author="PR Preview" w:date="2026-01-01T00:00:00Z">
        <w:r>
          <w:rPr>
            <w:rStyle w:val="NormalTok"/>
          </w:rPr>
          <w:t xml:space="preserve">(</w:t>
        </w:r>
      </w:ins>
      <w:ins w:id="174" w:author="PR Preview" w:date="2026-01-01T00:00:00Z">
        <w:r>
          <w:br/>
        </w:r>
      </w:ins>
      <w:ins w:id="175" w:author="PR Preview" w:date="2026-01-01T00:00:00Z">
        <w:r>
          <w:rPr>
            <w:rStyle w:val="NormalTok"/>
          </w:rPr>
          <w:t xml:space="preserve">      (counts[ht, </w:t>
        </w:r>
      </w:ins>
      <w:ins w:id="176" w:author="PR Preview" w:date="2026-01-01T00:00:00Z">
        <w:r>
          <w:rPr>
            <w:rStyle w:val="StringTok"/>
          </w:rPr>
          <w:t xml:space="preserve">"yes"</w:t>
        </w:r>
      </w:ins>
      <w:ins w:id="177" w:author="PR Preview" w:date="2026-01-01T00:00:00Z">
        <w:r>
          <w:rPr>
            <w:rStyle w:val="NormalTok"/>
          </w:rPr>
          <w:t xml:space="preserve">] </w:t>
        </w:r>
      </w:ins>
      <w:ins w:id="178" w:author="PR Preview" w:date="2026-01-01T00:00:00Z">
        <w:r>
          <w:rPr>
            <w:rStyle w:val="SpecialCharTok"/>
          </w:rPr>
          <w:t xml:space="preserve">/</w:t>
        </w:r>
      </w:ins>
      <w:ins w:id="179" w:author="PR Preview" w:date="2026-01-01T00:00:00Z">
        <w:r>
          <w:rPr>
            <w:rStyle w:val="NormalTok"/>
          </w:rPr>
          <w:t xml:space="preserve"> counts[</w:t>
        </w:r>
      </w:ins>
      <w:ins w:id="180" w:author="PR Preview" w:date="2026-01-01T00:00:00Z">
        <w:r>
          <w:rPr>
            <w:rStyle w:val="StringTok"/>
          </w:rPr>
          <w:t xml:space="preserve">"placebo"</w:t>
        </w:r>
      </w:ins>
      <w:ins w:id="181" w:author="PR Preview" w:date="2026-01-01T00:00:00Z">
        <w:r>
          <w:rPr>
            <w:rStyle w:val="NormalTok"/>
          </w:rPr>
          <w:t xml:space="preserve">, </w:t>
        </w:r>
      </w:ins>
      <w:ins w:id="182" w:author="PR Preview" w:date="2026-01-01T00:00:00Z">
        <w:r>
          <w:rPr>
            <w:rStyle w:val="StringTok"/>
          </w:rPr>
          <w:t xml:space="preserve">"yes"</w:t>
        </w:r>
      </w:ins>
      <w:ins w:id="183" w:author="PR Preview" w:date="2026-01-01T00:00:00Z">
        <w:r>
          <w:rPr>
            <w:rStyle w:val="NormalTok"/>
          </w:rPr>
          <w:t xml:space="preserve">]) </w:t>
        </w:r>
      </w:ins>
      <w:ins w:id="184" w:author="PR Preview" w:date="2026-01-01T00:00:00Z">
        <w:r>
          <w:rPr>
            <w:rStyle w:val="SpecialCharTok"/>
          </w:rPr>
          <w:t xml:space="preserve">/</w:t>
        </w:r>
      </w:ins>
      <w:ins w:id="185" w:author="PR Preview" w:date="2026-01-01T00:00:00Z">
        <w:r>
          <w:br/>
        </w:r>
      </w:ins>
      <w:ins w:id="186" w:author="PR Preview" w:date="2026-01-01T00:00:00Z">
        <w:r>
          <w:rPr>
            <w:rStyle w:val="NormalTok"/>
          </w:rPr>
          <w:t xml:space="preserve">        (counts[ht, </w:t>
        </w:r>
      </w:ins>
      <w:ins w:id="187" w:author="PR Preview" w:date="2026-01-01T00:00:00Z">
        <w:r>
          <w:rPr>
            <w:rStyle w:val="StringTok"/>
          </w:rPr>
          <w:t xml:space="preserve">"no"</w:t>
        </w:r>
      </w:ins>
      <w:ins w:id="188" w:author="PR Preview" w:date="2026-01-01T00:00:00Z">
        <w:r>
          <w:rPr>
            <w:rStyle w:val="NormalTok"/>
          </w:rPr>
          <w:t xml:space="preserve">] </w:t>
        </w:r>
      </w:ins>
      <w:ins w:id="189" w:author="PR Preview" w:date="2026-01-01T00:00:00Z">
        <w:r>
          <w:rPr>
            <w:rStyle w:val="SpecialCharTok"/>
          </w:rPr>
          <w:t xml:space="preserve">/</w:t>
        </w:r>
      </w:ins>
      <w:ins w:id="190" w:author="PR Preview" w:date="2026-01-01T00:00:00Z">
        <w:r>
          <w:rPr>
            <w:rStyle w:val="NormalTok"/>
          </w:rPr>
          <w:t xml:space="preserve"> counts[</w:t>
        </w:r>
      </w:ins>
      <w:ins w:id="191" w:author="PR Preview" w:date="2026-01-01T00:00:00Z">
        <w:r>
          <w:rPr>
            <w:rStyle w:val="StringTok"/>
          </w:rPr>
          <w:t xml:space="preserve">"placebo"</w:t>
        </w:r>
      </w:ins>
      <w:ins w:id="192" w:author="PR Preview" w:date="2026-01-01T00:00:00Z">
        <w:r>
          <w:rPr>
            <w:rStyle w:val="NormalTok"/>
          </w:rPr>
          <w:t xml:space="preserve">, </w:t>
        </w:r>
      </w:ins>
      <w:ins w:id="193" w:author="PR Preview" w:date="2026-01-01T00:00:00Z">
        <w:r>
          <w:rPr>
            <w:rStyle w:val="StringTok"/>
          </w:rPr>
          <w:t xml:space="preserve">"no"</w:t>
        </w:r>
      </w:ins>
      <w:ins w:id="194" w:author="PR Preview" w:date="2026-01-01T00:00:00Z">
        <w:r>
          <w:rPr>
            <w:rStyle w:val="NormalTok"/>
          </w:rPr>
          <w:t xml:space="preserve">])</w:t>
        </w:r>
      </w:ins>
      <w:ins w:id="195" w:author="PR Preview" w:date="2026-01-01T00:00:00Z">
        <w:r>
          <w:br/>
        </w:r>
      </w:ins>
      <w:ins w:id="196" w:author="PR Preview" w:date="2026-01-01T00:00:00Z">
        <w:r>
          <w:rPr>
            <w:rStyle w:val="NormalTok"/>
          </w:rPr>
          <w:t xml:space="preserve">    ),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    </w:t>
        </w:r>
      </w:ins>
      <w:ins w:id="199" w:author="PR Preview" w:date="2026-01-01T00:00:00Z">
        <w:r>
          <w:rPr>
            <w:rStyle w:val="AttributeTok"/>
          </w:rPr>
          <w:t xml:space="preserve">exercise_odds_ratio =</w:t>
        </w:r>
      </w:ins>
      <w:ins w:id="200" w:author="PR Preview" w:date="2026-01-01T00:00:00Z">
        <w:r>
          <w:rPr>
            <w:rStyle w:val="NormalTok"/>
          </w:rPr>
          <w:t xml:space="preserve"> </w:t>
        </w:r>
      </w:ins>
      <w:ins w:id="201" w:author="PR Preview" w:date="2026-01-01T00:00:00Z">
        <w:r>
          <w:rPr>
            <w:rStyle w:val="FunctionTok"/>
          </w:rPr>
          <w:t xml:space="preserve">unname</w:t>
        </w:r>
      </w:ins>
      <w:ins w:id="202" w:author="PR Preview" w:date="2026-01-01T00:00:00Z">
        <w:r>
          <w:rPr>
            <w:rStyle w:val="NormalTok"/>
          </w:rPr>
          <w:t xml:space="preserve">(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NormalTok"/>
          </w:rPr>
          <w:t xml:space="preserve">      (counts[ht, </w:t>
        </w:r>
      </w:ins>
      <w:ins w:id="205" w:author="PR Preview" w:date="2026-01-01T00:00:00Z">
        <w:r>
          <w:rPr>
            <w:rStyle w:val="StringTok"/>
          </w:rPr>
          <w:t xml:space="preserve">"yes"</w:t>
        </w:r>
      </w:ins>
      <w:ins w:id="206" w:author="PR Preview" w:date="2026-01-01T00:00:00Z">
        <w:r>
          <w:rPr>
            <w:rStyle w:val="NormalTok"/>
          </w:rPr>
          <w:t xml:space="preserve">] </w:t>
        </w:r>
      </w:ins>
      <w:ins w:id="207" w:author="PR Preview" w:date="2026-01-01T00:00:00Z">
        <w:r>
          <w:rPr>
            <w:rStyle w:val="SpecialCharTok"/>
          </w:rPr>
          <w:t xml:space="preserve">/</w:t>
        </w:r>
      </w:ins>
      <w:ins w:id="208" w:author="PR Preview" w:date="2026-01-01T00:00:00Z">
        <w:r>
          <w:rPr>
            <w:rStyle w:val="NormalTok"/>
          </w:rPr>
          <w:t xml:space="preserve"> counts[ht, </w:t>
        </w:r>
      </w:ins>
      <w:ins w:id="209" w:author="PR Preview" w:date="2026-01-01T00:00:00Z">
        <w:r>
          <w:rPr>
            <w:rStyle w:val="StringTok"/>
          </w:rPr>
          <w:t xml:space="preserve">"no"</w:t>
        </w:r>
      </w:ins>
      <w:ins w:id="210" w:author="PR Preview" w:date="2026-01-01T00:00:00Z">
        <w:r>
          <w:rPr>
            <w:rStyle w:val="NormalTok"/>
          </w:rPr>
          <w:t xml:space="preserve">]) </w:t>
        </w:r>
      </w:ins>
      <w:ins w:id="211" w:author="PR Preview" w:date="2026-01-01T00:00:00Z">
        <w:r>
          <w:rPr>
            <w:rStyle w:val="SpecialCharTok"/>
          </w:rPr>
          <w:t xml:space="preserve">/</w:t>
        </w:r>
      </w:ins>
      <w:ins w:id="212" w:author="PR Preview" w:date="2026-01-01T00:00:00Z">
        <w:r>
          <w:br/>
        </w:r>
      </w:ins>
      <w:ins w:id="213" w:author="PR Preview" w:date="2026-01-01T00:00:00Z">
        <w:r>
          <w:rPr>
            <w:rStyle w:val="NormalTok"/>
          </w:rPr>
          <w:t xml:space="preserve">        (counts[</w:t>
        </w:r>
      </w:ins>
      <w:ins w:id="214" w:author="PR Preview" w:date="2026-01-01T00:00:00Z">
        <w:r>
          <w:rPr>
            <w:rStyle w:val="StringTok"/>
          </w:rPr>
          <w:t xml:space="preserve">"placebo"</w:t>
        </w:r>
      </w:ins>
      <w:ins w:id="215" w:author="PR Preview" w:date="2026-01-01T00:00:00Z">
        <w:r>
          <w:rPr>
            <w:rStyle w:val="NormalTok"/>
          </w:rPr>
          <w:t xml:space="preserve">, </w:t>
        </w:r>
      </w:ins>
      <w:ins w:id="216" w:author="PR Preview" w:date="2026-01-01T00:00:00Z">
        <w:r>
          <w:rPr>
            <w:rStyle w:val="StringTok"/>
          </w:rPr>
          <w:t xml:space="preserve">"yes"</w:t>
        </w:r>
      </w:ins>
      <w:ins w:id="217" w:author="PR Preview" w:date="2026-01-01T00:00:00Z">
        <w:r>
          <w:rPr>
            <w:rStyle w:val="NormalTok"/>
          </w:rPr>
          <w:t xml:space="preserve">] </w:t>
        </w:r>
      </w:ins>
      <w:ins w:id="218" w:author="PR Preview" w:date="2026-01-01T00:00:00Z">
        <w:r>
          <w:rPr>
            <w:rStyle w:val="SpecialCharTok"/>
          </w:rPr>
          <w:t xml:space="preserve">/</w:t>
        </w:r>
      </w:ins>
      <w:ins w:id="219" w:author="PR Preview" w:date="2026-01-01T00:00:00Z">
        <w:r>
          <w:rPr>
            <w:rStyle w:val="NormalTok"/>
          </w:rPr>
          <w:t xml:space="preserve"> counts[</w:t>
        </w:r>
      </w:ins>
      <w:ins w:id="220" w:author="PR Preview" w:date="2026-01-01T00:00:00Z">
        <w:r>
          <w:rPr>
            <w:rStyle w:val="StringTok"/>
          </w:rPr>
          <w:t xml:space="preserve">"placebo"</w:t>
        </w:r>
      </w:ins>
      <w:ins w:id="221" w:author="PR Preview" w:date="2026-01-01T00:00:00Z">
        <w:r>
          <w:rPr>
            <w:rStyle w:val="NormalTok"/>
          </w:rPr>
          <w:t xml:space="preserve">, </w:t>
        </w:r>
      </w:ins>
      <w:ins w:id="222" w:author="PR Preview" w:date="2026-01-01T00:00:00Z">
        <w:r>
          <w:rPr>
            <w:rStyle w:val="StringTok"/>
          </w:rPr>
          <w:t xml:space="preserve">"no"</w:t>
        </w:r>
      </w:ins>
      <w:ins w:id="223" w:author="PR Preview" w:date="2026-01-01T00:00:00Z">
        <w:r>
          <w:rPr>
            <w:rStyle w:val="NormalTok"/>
          </w:rPr>
          <w:t xml:space="preserve">])</w:t>
        </w:r>
      </w:ins>
      <w:ins w:id="224" w:author="PR Preview" w:date="2026-01-01T00:00:00Z">
        <w:r>
          <w:br/>
        </w:r>
      </w:ins>
      <w:ins w:id="225" w:author="PR Preview" w:date="2026-01-01T00:00:00Z">
        <w:r>
          <w:rPr>
            <w:rStyle w:val="NormalTok"/>
          </w:rPr>
          <w:t xml:space="preserve">    )</w:t>
        </w:r>
      </w:ins>
      <w:ins w:id="226" w:author="PR Preview" w:date="2026-01-01T00:00:00Z">
        <w:r>
          <w:br/>
        </w:r>
      </w:ins>
      <w:ins w:id="227" w:author="PR Preview" w:date="2026-01-01T00:00:00Z">
        <w:r>
          <w:rPr>
            <w:rStyle w:val="NormalTok"/>
          </w:rPr>
          <w:t xml:space="preserve">  )</w:t>
        </w:r>
      </w:ins>
      <w:ins w:id="228" w:author="PR Preview" w:date="2026-01-01T00:00:00Z">
        <w:r>
          <w:br/>
        </w:r>
      </w:ins>
      <w:ins w:id="229" w:author="PR Preview" w:date="2026-01-01T00:00:00Z">
        <w:r>
          <w:rPr>
            <w:rStyle w:val="NormalTok"/>
          </w:rPr>
          <w:t xml:space="preserve">})</w:t>
        </w:r>
      </w:ins>
      <w:ins w:id="230" w:author="PR Preview" w:date="2026-01-01T00:00:00Z">
        <w:r>
          <w:br/>
        </w:r>
      </w:ins>
      <w:ins w:id="231" w:author="PR Preview" w:date="2026-01-01T00:00:00Z">
        <w:r>
          <w:rPr>
            <w:rStyle w:val="NormalTok"/>
          </w:rPr>
          <w:t xml:space="preserve">or_by_diabetes</w:t>
        </w:r>
      </w:ins>
      <w:ins w:id="232" w:author="PR Preview" w:date="2026-01-01T00:00:00Z">
        <w:r>
          <w:br/>
        </w:r>
      </w:ins>
      <w:ins w:id="233" w:author="PR Preview" w:date="2026-01-01T00:00:00Z">
        <w:r>
          <w:rPr>
            <w:rStyle w:val="CommentTok"/>
          </w:rPr>
          <w:t xml:space="preserve">#&gt;                          no     yes</w:t>
        </w:r>
      </w:ins>
      <w:ins w:id="234" w:author="PR Preview" w:date="2026-01-01T00:00:00Z">
        <w:r>
          <w:br/>
        </w:r>
      </w:ins>
      <w:ins w:id="235" w:author="PR Preview" w:date="2026-01-01T00:00:00Z">
        <w:r>
          <w:rPr>
            <w:rStyle w:val="CommentTok"/>
          </w:rPr>
          <w:t xml:space="preserve">#&gt; ht_odds_ratio       1.02222 1.08842</w:t>
        </w:r>
      </w:ins>
      <w:ins w:id="236" w:author="PR Preview" w:date="2026-01-01T00:00:00Z">
        <w:r>
          <w:br/>
        </w:r>
      </w:ins>
      <w:ins w:id="237" w:author="PR Preview" w:date="2026-01-01T00:00:00Z">
        <w:r>
          <w:rPr>
            <w:rStyle w:val="CommentTok"/>
          </w:rPr>
          <w:t xml:space="preserve">#&gt; exercise_odds_ratio 1.02222 1.08842</w:t>
        </w:r>
      </w:ins>
    </w:p>
    <w:p>
      <w:pPr>
        <w:pStyle w:val="FirstParagraph"/>
      </w:pPr>
      <w:ins w:id="238" w:author="PR Preview" w:date="2026-01-01T00:00:00Z">
        <w:r>
          <w:t xml:space="preserve">The first row compares the</w:t>
        </w:r>
      </w:ins>
      <w:ins w:id="239" w:author="PR Preview" w:date="2026-01-01T00:00:00Z">
        <w:r>
          <w:t xml:space="preserve"> </w:t>
        </w:r>
      </w:ins>
      <w:hyperlink r:id="rId52">
        <w:ins w:id="240" w:author="PR Preview" w:date="2026-01-01T00:00:00Z">
          <w:r>
            <w:rPr>
              <w:rStyle w:val="Hyperlink"/>
            </w:rPr>
            <w:t xml:space="preserve">odds</w:t>
          </w:r>
        </w:ins>
      </w:hyperlink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of hormone therapy between the women who exercise regularly and those who do not.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The second row compares the odds of regular exercise between the hormone therapy and placebo groups.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Among the women without diabetes the two odds ratios are 1.022 and 1.022, and among the women with diabetes they are 1.088 and 1.088.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In each stratum the two agree, as</w:t>
        </w:r>
      </w:ins>
      <w:ins w:id="249" w:author="PR Preview" w:date="2026-01-01T00:00:00Z">
        <w:r>
          <w:t xml:space="preserve"> </w:t>
        </w:r>
      </w:ins>
      <w:hyperlink w:anchor="thm-conditional-odds-ratio-reversible">
        <w:ins w:id="25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states.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The stratum odds ratios differ from the</w:t>
        </w:r>
      </w:ins>
      <w:ins w:id="255" w:author="PR Preview" w:date="2026-01-01T00:00:00Z">
        <w:r>
          <w:t xml:space="preserve"> </w:t>
        </w:r>
      </w:ins>
      <w:hyperlink w:anchor="def-odds-ratio">
        <w:ins w:id="256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1.028 of</w:t>
        </w:r>
      </w:ins>
      <w:ins w:id="259" w:author="PR Preview" w:date="2026-01-01T00:00:00Z">
        <w:r>
          <w:t xml:space="preserve"> </w:t>
        </w:r>
      </w:ins>
      <w:hyperlink w:anchor="exm-hers-odds-ratio">
        <w:ins w:id="260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for all the women, because the theorem equates the two odds ratios within a stratum, not either one with the marginal odds ratio.</w:t>
        </w:r>
      </w:ins>
    </w:p>
    <w:bookmarkEnd w:id="62"/>
    <w:bookmarkStart w:id="63" w:name="def-case"/>
    <w:p>
      <w:pPr>
        <w:pStyle w:val="BodyText"/>
      </w:pPr>
      <w:ins w:id="263" w:author="PR Preview" w:date="2026-01-01T00:00:00Z">
        <w:r>
          <w:rPr>
            <w:b/>
            <w:bCs/>
          </w:rPr>
          <w:t xml:space="preserve">Definition 9 (Case)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In a study that selects its participants by whether they have an outcome of interest,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a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rPr>
            <w:b/>
            <w:bCs/>
          </w:rPr>
          <w:t xml:space="preserve">case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is a participant who has the outcome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[10, Ch. 8]</w:t>
        </w:r>
      </w:ins>
      <w:ins w:id="274" w:author="PR Preview" w:date="2026-01-01T00:00:00Z">
        <w:r>
          <w:t xml:space="preserve">.</w:t>
        </w:r>
      </w:ins>
    </w:p>
    <w:bookmarkEnd w:id="63"/>
    <w:bookmarkStart w:id="65" w:name="def-control"/>
    <w:p>
      <w:pPr>
        <w:pStyle w:val="BodyText"/>
      </w:pPr>
      <w:ins w:id="275" w:author="PR Preview" w:date="2026-01-01T00:00:00Z">
        <w:r>
          <w:rPr>
            <w:b/>
            <w:bCs/>
          </w:rPr>
          <w:t xml:space="preserve">Definition 10 (Control)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In a study that selects its participants by whether they have an outcome of interest,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a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rPr>
            <w:b/>
            <w:bCs/>
          </w:rPr>
          <w:t xml:space="preserve">control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is a participant who does not have the outcome,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sampled from the same</w:t>
        </w:r>
      </w:ins>
      <w:ins w:id="286" w:author="PR Preview" w:date="2026-01-01T00:00:00Z">
        <w:r>
          <w:t xml:space="preserve"> </w:t>
        </w:r>
      </w:ins>
      <w:hyperlink r:id="rId64">
        <w:ins w:id="287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as the</w:t>
        </w:r>
      </w:ins>
      <w:ins w:id="290" w:author="PR Preview" w:date="2026-01-01T00:00:00Z">
        <w:r>
          <w:t xml:space="preserve"> </w:t>
        </w:r>
      </w:ins>
      <w:hyperlink w:anchor="def-case">
        <w:ins w:id="291" w:author="PR Preview" w:date="2026-01-01T00:00:00Z">
          <w:r>
            <w:rPr>
              <w:rStyle w:val="Hyperlink"/>
            </w:rPr>
            <w:t xml:space="preserve">cases</w:t>
          </w:r>
        </w:ins>
      </w:hyperlink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[10, Ch. 8]</w:t>
        </w:r>
      </w:ins>
      <w:ins w:id="294" w:author="PR Preview" w:date="2026-01-01T00:00:00Z">
        <w:r>
          <w:t xml:space="preserve">.</w:t>
        </w:r>
      </w:ins>
    </w:p>
    <w:bookmarkEnd w:id="65"/>
    <w:bookmarkStart w:id="67" w:name="def-case-control-study"/>
    <w:p>
      <w:pPr>
        <w:pStyle w:val="BodyText"/>
      </w:pPr>
      <w:ins w:id="295" w:author="PR Preview" w:date="2026-01-01T00:00:00Z">
        <w:r>
          <w:rPr>
            <w:b/>
            <w:bCs/>
          </w:rPr>
          <w:t xml:space="preserve">Definition 11 (Case-control study)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A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rPr>
            <w:b/>
            <w:bCs/>
          </w:rPr>
          <w:t xml:space="preserve">case-control study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is an observational study that selects its participants by outcome: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it includes the</w:t>
        </w:r>
      </w:ins>
      <w:ins w:id="304" w:author="PR Preview" w:date="2026-01-01T00:00:00Z">
        <w:r>
          <w:t xml:space="preserve"> </w:t>
        </w:r>
      </w:ins>
      <w:hyperlink w:anchor="def-case">
        <w:ins w:id="305" w:author="PR Preview" w:date="2026-01-01T00:00:00Z">
          <w:r>
            <w:rPr>
              <w:rStyle w:val="Hyperlink"/>
            </w:rPr>
            <w:t xml:space="preserve">cases</w:t>
          </w:r>
        </w:ins>
      </w:hyperlink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of a</w:t>
        </w:r>
      </w:ins>
      <w:ins w:id="308" w:author="PR Preview" w:date="2026-01-01T00:00:00Z">
        <w:r>
          <w:t xml:space="preserve"> </w:t>
        </w:r>
      </w:ins>
      <w:hyperlink r:id="rId64">
        <w:ins w:id="309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and a</w:t>
        </w:r>
      </w:ins>
      <w:ins w:id="312" w:author="PR Preview" w:date="2026-01-01T00:00:00Z">
        <w:r>
          <w:t xml:space="preserve"> </w:t>
        </w:r>
      </w:ins>
      <w:hyperlink r:id="rId66">
        <w:ins w:id="313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of</w:t>
        </w:r>
      </w:ins>
      <w:ins w:id="316" w:author="PR Preview" w:date="2026-01-01T00:00:00Z">
        <w:r>
          <w:t xml:space="preserve"> </w:t>
        </w:r>
      </w:ins>
      <w:hyperlink w:anchor="def-control">
        <w:ins w:id="317" w:author="PR Preview" w:date="2026-01-01T00:00:00Z">
          <w:r>
            <w:rPr>
              <w:rStyle w:val="Hyperlink"/>
            </w:rPr>
            <w:t xml:space="preserve">controls</w:t>
          </w:r>
        </w:ins>
      </w:hyperlink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from the same population,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and then compares the exposure of the two groups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[10, Ch. 8]</w:t>
        </w:r>
      </w:ins>
      <w:ins w:id="324" w:author="PR Preview" w:date="2026-01-01T00:00:00Z">
        <w:r>
          <w:t xml:space="preserve">.</w:t>
        </w:r>
      </w:ins>
    </w:p>
    <w:bookmarkEnd w:id="67"/>
    <w:bookmarkStart w:id="68" w:name="exm-hers-case-control-study"/>
    <w:p>
      <w:pPr>
        <w:pStyle w:val="BodyText"/>
      </w:pPr>
      <w:ins w:id="325" w:author="PR Preview" w:date="2026-01-01T00:00:00Z">
        <w:r>
          <w:rPr>
            <w:b/>
            <w:bCs/>
          </w:rPr>
          <w:t xml:space="preserve">Example 15 (A case-control study of regular exercise in HERS)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Take the women who exercise regularly as the</w:t>
        </w:r>
      </w:ins>
      <w:ins w:id="328" w:author="PR Preview" w:date="2026-01-01T00:00:00Z">
        <w:r>
          <w:t xml:space="preserve"> </w:t>
        </w:r>
      </w:ins>
      <w:hyperlink w:anchor="def-case">
        <w:ins w:id="329" w:author="PR Preview" w:date="2026-01-01T00:00:00Z">
          <w:r>
            <w:rPr>
              <w:rStyle w:val="Hyperlink"/>
            </w:rPr>
            <w:t xml:space="preserve">cases</w:t>
          </w:r>
        </w:ins>
      </w:hyperlink>
      <w:ins w:id="330" w:author="PR Preview" w:date="2026-01-01T00:00:00Z">
        <w:r>
          <w:t xml:space="preserve">.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Draw as many</w:t>
        </w:r>
      </w:ins>
      <w:ins w:id="333" w:author="PR Preview" w:date="2026-01-01T00:00:00Z">
        <w:r>
          <w:t xml:space="preserve"> </w:t>
        </w:r>
      </w:ins>
      <w:hyperlink w:anchor="def-control">
        <w:ins w:id="334" w:author="PR Preview" w:date="2026-01-01T00:00:00Z">
          <w:r>
            <w:rPr>
              <w:rStyle w:val="Hyperlink"/>
            </w:rPr>
            <w:t xml:space="preserve">controls</w:t>
          </w:r>
        </w:ins>
      </w:hyperlink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as there are cases, at random, from the women who do not exercise regularly.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Then compare the</w:t>
        </w:r>
      </w:ins>
      <w:ins w:id="339" w:author="PR Preview" w:date="2026-01-01T00:00:00Z">
        <w:r>
          <w:t xml:space="preserve"> </w:t>
        </w:r>
      </w:ins>
      <w:hyperlink r:id="rId52">
        <w:ins w:id="340" w:author="PR Preview" w:date="2026-01-01T00:00:00Z">
          <w:r>
            <w:rPr>
              <w:rStyle w:val="Hyperlink"/>
            </w:rPr>
            <w:t xml:space="preserve">odds</w:t>
          </w:r>
        </w:ins>
      </w:hyperlink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of hormone therapy between the cases and the controls:</w:t>
        </w:r>
      </w:ins>
    </w:p>
    <w:p>
      <w:pPr>
        <w:pStyle w:val="SourceCode"/>
      </w:pPr>
      <w:ins w:id="343" w:author="PR Preview" w:date="2026-01-01T00:00:00Z">
        <w:r>
          <w:rPr>
            <w:rStyle w:val="FunctionTok"/>
          </w:rPr>
          <w:t xml:space="preserve">set.seed</w:t>
        </w:r>
      </w:ins>
      <w:ins w:id="344" w:author="PR Preview" w:date="2026-01-01T00:00:00Z">
        <w:r>
          <w:rPr>
            <w:rStyle w:val="NormalTok"/>
          </w:rPr>
          <w:t xml:space="preserve">(</w:t>
        </w:r>
      </w:ins>
      <w:ins w:id="345" w:author="PR Preview" w:date="2026-01-01T00:00:00Z">
        <w:r>
          <w:rPr>
            <w:rStyle w:val="DecValTok"/>
          </w:rPr>
          <w:t xml:space="preserve">571</w:t>
        </w:r>
      </w:ins>
      <w:ins w:id="346" w:author="PR Preview" w:date="2026-01-01T00:00:00Z">
        <w:r>
          <w:rPr>
            <w:rStyle w:val="NormalTok"/>
          </w:rPr>
          <w:t xml:space="preserve">)</w:t>
        </w:r>
      </w:ins>
      <w:ins w:id="347" w:author="PR Preview" w:date="2026-01-01T00:00:00Z">
        <w:r>
          <w:br/>
        </w:r>
      </w:ins>
      <w:ins w:id="348" w:author="PR Preview" w:date="2026-01-01T00:00:00Z">
        <w:r>
          <w:rPr>
            <w:rStyle w:val="NormalTok"/>
          </w:rPr>
          <w:t xml:space="preserve">cases </w:t>
        </w:r>
      </w:ins>
      <w:ins w:id="349" w:author="PR Preview" w:date="2026-01-01T00:00:00Z">
        <w:r>
          <w:rPr>
            <w:rStyle w:val="OtherTok"/>
          </w:rPr>
          <w:t xml:space="preserve">&lt;-</w:t>
        </w:r>
      </w:ins>
      <w:ins w:id="350" w:author="PR Preview" w:date="2026-01-01T00:00:00Z">
        <w:r>
          <w:rPr>
            <w:rStyle w:val="NormalTok"/>
          </w:rPr>
          <w:t xml:space="preserve"> hers[hers</w:t>
        </w:r>
      </w:ins>
      <w:ins w:id="351" w:author="PR Preview" w:date="2026-01-01T00:00:00Z">
        <w:r>
          <w:rPr>
            <w:rStyle w:val="SpecialCharTok"/>
          </w:rPr>
          <w:t xml:space="preserve">$</w:t>
        </w:r>
      </w:ins>
      <w:ins w:id="352" w:author="PR Preview" w:date="2026-01-01T00:00:00Z">
        <w:r>
          <w:rPr>
            <w:rStyle w:val="NormalTok"/>
          </w:rPr>
          <w:t xml:space="preserve">exercise </w:t>
        </w:r>
      </w:ins>
      <w:ins w:id="353" w:author="PR Preview" w:date="2026-01-01T00:00:00Z">
        <w:r>
          <w:rPr>
            <w:rStyle w:val="SpecialCharTok"/>
          </w:rPr>
          <w:t xml:space="preserve">==</w:t>
        </w:r>
      </w:ins>
      <w:ins w:id="354" w:author="PR Preview" w:date="2026-01-01T00:00:00Z">
        <w:r>
          <w:rPr>
            <w:rStyle w:val="NormalTok"/>
          </w:rPr>
          <w:t xml:space="preserve"> </w:t>
        </w:r>
      </w:ins>
      <w:ins w:id="355" w:author="PR Preview" w:date="2026-01-01T00:00:00Z">
        <w:r>
          <w:rPr>
            <w:rStyle w:val="StringTok"/>
          </w:rPr>
          <w:t xml:space="preserve">"yes"</w:t>
        </w:r>
      </w:ins>
      <w:ins w:id="356" w:author="PR Preview" w:date="2026-01-01T00:00:00Z">
        <w:r>
          <w:rPr>
            <w:rStyle w:val="NormalTok"/>
          </w:rPr>
          <w:t xml:space="preserve">, ]</w:t>
        </w:r>
      </w:ins>
      <w:ins w:id="357" w:author="PR Preview" w:date="2026-01-01T00:00:00Z">
        <w:r>
          <w:br/>
        </w:r>
      </w:ins>
      <w:ins w:id="358" w:author="PR Preview" w:date="2026-01-01T00:00:00Z">
        <w:r>
          <w:rPr>
            <w:rStyle w:val="NormalTok"/>
          </w:rPr>
          <w:t xml:space="preserve">non_cases </w:t>
        </w:r>
      </w:ins>
      <w:ins w:id="359" w:author="PR Preview" w:date="2026-01-01T00:00:00Z">
        <w:r>
          <w:rPr>
            <w:rStyle w:val="OtherTok"/>
          </w:rPr>
          <w:t xml:space="preserve">&lt;-</w:t>
        </w:r>
      </w:ins>
      <w:ins w:id="360" w:author="PR Preview" w:date="2026-01-01T00:00:00Z">
        <w:r>
          <w:rPr>
            <w:rStyle w:val="NormalTok"/>
          </w:rPr>
          <w:t xml:space="preserve"> hers[hers</w:t>
        </w:r>
      </w:ins>
      <w:ins w:id="361" w:author="PR Preview" w:date="2026-01-01T00:00:00Z">
        <w:r>
          <w:rPr>
            <w:rStyle w:val="SpecialCharTok"/>
          </w:rPr>
          <w:t xml:space="preserve">$</w:t>
        </w:r>
      </w:ins>
      <w:ins w:id="362" w:author="PR Preview" w:date="2026-01-01T00:00:00Z">
        <w:r>
          <w:rPr>
            <w:rStyle w:val="NormalTok"/>
          </w:rPr>
          <w:t xml:space="preserve">exercise </w:t>
        </w:r>
      </w:ins>
      <w:ins w:id="363" w:author="PR Preview" w:date="2026-01-01T00:00:00Z">
        <w:r>
          <w:rPr>
            <w:rStyle w:val="SpecialCharTok"/>
          </w:rPr>
          <w:t xml:space="preserve">==</w:t>
        </w:r>
      </w:ins>
      <w:ins w:id="364" w:author="PR Preview" w:date="2026-01-01T00:00:00Z">
        <w:r>
          <w:rPr>
            <w:rStyle w:val="NormalTok"/>
          </w:rPr>
          <w:t xml:space="preserve"> </w:t>
        </w:r>
      </w:ins>
      <w:ins w:id="365" w:author="PR Preview" w:date="2026-01-01T00:00:00Z">
        <w:r>
          <w:rPr>
            <w:rStyle w:val="StringTok"/>
          </w:rPr>
          <w:t xml:space="preserve">"no"</w:t>
        </w:r>
      </w:ins>
      <w:ins w:id="366" w:author="PR Preview" w:date="2026-01-01T00:00:00Z">
        <w:r>
          <w:rPr>
            <w:rStyle w:val="NormalTok"/>
          </w:rPr>
          <w:t xml:space="preserve">, ]</w:t>
        </w:r>
      </w:ins>
      <w:ins w:id="367" w:author="PR Preview" w:date="2026-01-01T00:00:00Z">
        <w:r>
          <w:br/>
        </w:r>
      </w:ins>
      <w:ins w:id="368" w:author="PR Preview" w:date="2026-01-01T00:00:00Z">
        <w:r>
          <w:rPr>
            <w:rStyle w:val="NormalTok"/>
          </w:rPr>
          <w:t xml:space="preserve">controls </w:t>
        </w:r>
      </w:ins>
      <w:ins w:id="369" w:author="PR Preview" w:date="2026-01-01T00:00:00Z">
        <w:r>
          <w:rPr>
            <w:rStyle w:val="OtherTok"/>
          </w:rPr>
          <w:t xml:space="preserve">&lt;-</w:t>
        </w:r>
      </w:ins>
      <w:ins w:id="370" w:author="PR Preview" w:date="2026-01-01T00:00:00Z">
        <w:r>
          <w:rPr>
            <w:rStyle w:val="NormalTok"/>
          </w:rPr>
          <w:t xml:space="preserve"> non_cases[</w:t>
        </w:r>
      </w:ins>
      <w:ins w:id="371" w:author="PR Preview" w:date="2026-01-01T00:00:00Z">
        <w:r>
          <w:rPr>
            <w:rStyle w:val="FunctionTok"/>
          </w:rPr>
          <w:t xml:space="preserve">sample</w:t>
        </w:r>
      </w:ins>
      <w:ins w:id="372" w:author="PR Preview" w:date="2026-01-01T00:00:00Z">
        <w:r>
          <w:rPr>
            <w:rStyle w:val="NormalTok"/>
          </w:rPr>
          <w:t xml:space="preserve">(</w:t>
        </w:r>
      </w:ins>
      <w:ins w:id="373" w:author="PR Preview" w:date="2026-01-01T00:00:00Z">
        <w:r>
          <w:rPr>
            <w:rStyle w:val="FunctionTok"/>
          </w:rPr>
          <w:t xml:space="preserve">nrow</w:t>
        </w:r>
      </w:ins>
      <w:ins w:id="374" w:author="PR Preview" w:date="2026-01-01T00:00:00Z">
        <w:r>
          <w:rPr>
            <w:rStyle w:val="NormalTok"/>
          </w:rPr>
          <w:t xml:space="preserve">(non_cases), </w:t>
        </w:r>
      </w:ins>
      <w:ins w:id="375" w:author="PR Preview" w:date="2026-01-01T00:00:00Z">
        <w:r>
          <w:rPr>
            <w:rStyle w:val="FunctionTok"/>
          </w:rPr>
          <w:t xml:space="preserve">nrow</w:t>
        </w:r>
      </w:ins>
      <w:ins w:id="376" w:author="PR Preview" w:date="2026-01-01T00:00:00Z">
        <w:r>
          <w:rPr>
            <w:rStyle w:val="NormalTok"/>
          </w:rPr>
          <w:t xml:space="preserve">(cases)), ]</w:t>
        </w:r>
      </w:ins>
      <w:ins w:id="377" w:author="PR Preview" w:date="2026-01-01T00:00:00Z">
        <w:r>
          <w:br/>
        </w:r>
      </w:ins>
      <w:ins w:id="378" w:author="PR Preview" w:date="2026-01-01T00:00:00Z">
        <w:r>
          <w:rPr>
            <w:rStyle w:val="NormalTok"/>
          </w:rPr>
          <w:t xml:space="preserve">odds_ht </w:t>
        </w:r>
      </w:ins>
      <w:ins w:id="379" w:author="PR Preview" w:date="2026-01-01T00:00:00Z">
        <w:r>
          <w:rPr>
            <w:rStyle w:val="OtherTok"/>
          </w:rPr>
          <w:t xml:space="preserve">&lt;-</w:t>
        </w:r>
      </w:ins>
      <w:ins w:id="380" w:author="PR Preview" w:date="2026-01-01T00:00:00Z">
        <w:r>
          <w:rPr>
            <w:rStyle w:val="NormalTok"/>
          </w:rPr>
          <w:t xml:space="preserve"> </w:t>
        </w:r>
      </w:ins>
      <w:ins w:id="381" w:author="PR Preview" w:date="2026-01-01T00:00:00Z">
        <w:r>
          <w:rPr>
            <w:rStyle w:val="ControlFlowTok"/>
          </w:rPr>
          <w:t xml:space="preserve">function</w:t>
        </w:r>
      </w:ins>
      <w:ins w:id="382" w:author="PR Preview" w:date="2026-01-01T00:00:00Z">
        <w:r>
          <w:rPr>
            <w:rStyle w:val="NormalTok"/>
          </w:rPr>
          <w:t xml:space="preserve">(d) {</w:t>
        </w:r>
      </w:ins>
      <w:ins w:id="383" w:author="PR Preview" w:date="2026-01-01T00:00:00Z">
        <w:r>
          <w:br/>
        </w:r>
      </w:ins>
      <w:ins w:id="384" w:author="PR Preview" w:date="2026-01-01T00:00:00Z">
        <w:r>
          <w:rPr>
            <w:rStyle w:val="NormalTok"/>
          </w:rPr>
          <w:t xml:space="preserve">  </w:t>
        </w:r>
      </w:ins>
      <w:ins w:id="385" w:author="PR Preview" w:date="2026-01-01T00:00:00Z">
        <w:r>
          <w:rPr>
            <w:rStyle w:val="FunctionTok"/>
          </w:rPr>
          <w:t xml:space="preserve">sum</w:t>
        </w:r>
      </w:ins>
      <w:ins w:id="386" w:author="PR Preview" w:date="2026-01-01T00:00:00Z">
        <w:r>
          <w:rPr>
            <w:rStyle w:val="NormalTok"/>
          </w:rPr>
          <w:t xml:space="preserve">(d</w:t>
        </w:r>
      </w:ins>
      <w:ins w:id="387" w:author="PR Preview" w:date="2026-01-01T00:00:00Z">
        <w:r>
          <w:rPr>
            <w:rStyle w:val="SpecialCharTok"/>
          </w:rPr>
          <w:t xml:space="preserve">$</w:t>
        </w:r>
      </w:ins>
      <w:ins w:id="388" w:author="PR Preview" w:date="2026-01-01T00:00:00Z">
        <w:r>
          <w:rPr>
            <w:rStyle w:val="NormalTok"/>
          </w:rPr>
          <w:t xml:space="preserve">HT </w:t>
        </w:r>
      </w:ins>
      <w:ins w:id="389" w:author="PR Preview" w:date="2026-01-01T00:00:00Z">
        <w:r>
          <w:rPr>
            <w:rStyle w:val="SpecialCharTok"/>
          </w:rPr>
          <w:t xml:space="preserve">==</w:t>
        </w:r>
      </w:ins>
      <w:ins w:id="390" w:author="PR Preview" w:date="2026-01-01T00:00:00Z">
        <w:r>
          <w:rPr>
            <w:rStyle w:val="NormalTok"/>
          </w:rPr>
          <w:t xml:space="preserve"> </w:t>
        </w:r>
      </w:ins>
      <w:ins w:id="391" w:author="PR Preview" w:date="2026-01-01T00:00:00Z">
        <w:r>
          <w:rPr>
            <w:rStyle w:val="StringTok"/>
          </w:rPr>
          <w:t xml:space="preserve">"hormone therapy"</w:t>
        </w:r>
      </w:ins>
      <w:ins w:id="392" w:author="PR Preview" w:date="2026-01-01T00:00:00Z">
        <w:r>
          <w:rPr>
            <w:rStyle w:val="NormalTok"/>
          </w:rPr>
          <w:t xml:space="preserve">) </w:t>
        </w:r>
      </w:ins>
      <w:ins w:id="393" w:author="PR Preview" w:date="2026-01-01T00:00:00Z">
        <w:r>
          <w:rPr>
            <w:rStyle w:val="SpecialCharTok"/>
          </w:rPr>
          <w:t xml:space="preserve">/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sum</w:t>
        </w:r>
      </w:ins>
      <w:ins w:id="396" w:author="PR Preview" w:date="2026-01-01T00:00:00Z">
        <w:r>
          <w:rPr>
            <w:rStyle w:val="NormalTok"/>
          </w:rPr>
          <w:t xml:space="preserve">(d</w:t>
        </w:r>
      </w:ins>
      <w:ins w:id="397" w:author="PR Preview" w:date="2026-01-01T00:00:00Z">
        <w:r>
          <w:rPr>
            <w:rStyle w:val="SpecialCharTok"/>
          </w:rPr>
          <w:t xml:space="preserve">$</w:t>
        </w:r>
      </w:ins>
      <w:ins w:id="398" w:author="PR Preview" w:date="2026-01-01T00:00:00Z">
        <w:r>
          <w:rPr>
            <w:rStyle w:val="NormalTok"/>
          </w:rPr>
          <w:t xml:space="preserve">HT </w:t>
        </w:r>
      </w:ins>
      <w:ins w:id="399" w:author="PR Preview" w:date="2026-01-01T00:00:00Z">
        <w:r>
          <w:rPr>
            <w:rStyle w:val="SpecialCharTok"/>
          </w:rPr>
          <w:t xml:space="preserve">==</w:t>
        </w:r>
      </w:ins>
      <w:ins w:id="400" w:author="PR Preview" w:date="2026-01-01T00:00:00Z">
        <w:r>
          <w:rPr>
            <w:rStyle w:val="NormalTok"/>
          </w:rPr>
          <w:t xml:space="preserve"> </w:t>
        </w:r>
      </w:ins>
      <w:ins w:id="401" w:author="PR Preview" w:date="2026-01-01T00:00:00Z">
        <w:r>
          <w:rPr>
            <w:rStyle w:val="StringTok"/>
          </w:rPr>
          <w:t xml:space="preserve">"placebo"</w:t>
        </w:r>
      </w:ins>
      <w:ins w:id="402" w:author="PR Preview" w:date="2026-01-01T00:00:00Z">
        <w:r>
          <w:rPr>
            <w:rStyle w:val="NormalTok"/>
          </w:rPr>
          <w:t xml:space="preserve">)</w:t>
        </w:r>
      </w:ins>
      <w:ins w:id="403" w:author="PR Preview" w:date="2026-01-01T00:00:00Z">
        <w:r>
          <w:br/>
        </w:r>
      </w:ins>
      <w:ins w:id="404" w:author="PR Preview" w:date="2026-01-01T00:00:00Z">
        <w:r>
          <w:rPr>
            <w:rStyle w:val="NormalTok"/>
          </w:rPr>
          <w:t xml:space="preserve">}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or_case_control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odds_ht</w:t>
        </w:r>
      </w:ins>
      <w:ins w:id="410" w:author="PR Preview" w:date="2026-01-01T00:00:00Z">
        <w:r>
          <w:rPr>
            <w:rStyle w:val="NormalTok"/>
          </w:rPr>
          <w:t xml:space="preserve">(cases) </w:t>
        </w:r>
      </w:ins>
      <w:ins w:id="411" w:author="PR Preview" w:date="2026-01-01T00:00:00Z">
        <w:r>
          <w:rPr>
            <w:rStyle w:val="SpecialCharTok"/>
          </w:rPr>
          <w:t xml:space="preserve">/</w:t>
        </w:r>
      </w:ins>
      <w:ins w:id="412" w:author="PR Preview" w:date="2026-01-01T00:00:00Z">
        <w:r>
          <w:rPr>
            <w:rStyle w:val="NormalTok"/>
          </w:rPr>
          <w:t xml:space="preserve"> </w:t>
        </w:r>
      </w:ins>
      <w:ins w:id="413" w:author="PR Preview" w:date="2026-01-01T00:00:00Z">
        <w:r>
          <w:rPr>
            <w:rStyle w:val="FunctionTok"/>
          </w:rPr>
          <w:t xml:space="preserve">odds_ht</w:t>
        </w:r>
      </w:ins>
      <w:ins w:id="414" w:author="PR Preview" w:date="2026-01-01T00:00:00Z">
        <w:r>
          <w:rPr>
            <w:rStyle w:val="NormalTok"/>
          </w:rPr>
          <w:t xml:space="preserve">(controls)</w:t>
        </w:r>
      </w:ins>
      <w:ins w:id="415" w:author="PR Preview" w:date="2026-01-01T00:00:00Z">
        <w:r>
          <w:br/>
        </w:r>
      </w:ins>
      <w:ins w:id="416" w:author="PR Preview" w:date="2026-01-01T00:00:00Z">
        <w:r>
          <w:rPr>
            <w:rStyle w:val="NormalTok"/>
          </w:rPr>
          <w:t xml:space="preserve">or_case_control</w:t>
        </w:r>
      </w:ins>
      <w:ins w:id="417" w:author="PR Preview" w:date="2026-01-01T00:00:00Z">
        <w:r>
          <w:br/>
        </w:r>
      </w:ins>
      <w:ins w:id="418" w:author="PR Preview" w:date="2026-01-01T00:00:00Z">
        <w:r>
          <w:rPr>
            <w:rStyle w:val="CommentTok"/>
          </w:rPr>
          <w:t xml:space="preserve">#&gt; [1] 1.03816</w:t>
        </w:r>
      </w:ins>
    </w:p>
    <w:p>
      <w:pPr>
        <w:pStyle w:val="FirstParagraph"/>
      </w:pPr>
      <w:ins w:id="419" w:author="PR Preview" w:date="2026-01-01T00:00:00Z">
        <w:r>
          <w:t xml:space="preserve">The study has 1068 cases and 1068 controls.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Its</w:t>
        </w:r>
      </w:ins>
      <w:ins w:id="422" w:author="PR Preview" w:date="2026-01-01T00:00:00Z">
        <w:r>
          <w:t xml:space="preserve"> </w:t>
        </w:r>
      </w:ins>
      <w:hyperlink w:anchor="def-odds-ratio">
        <w:ins w:id="423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is 1.038, near the odds ratio 1.028 of</w:t>
        </w:r>
      </w:ins>
      <w:ins w:id="426" w:author="PR Preview" w:date="2026-01-01T00:00:00Z">
        <w:r>
          <w:t xml:space="preserve"> </w:t>
        </w:r>
      </w:ins>
      <w:hyperlink w:anchor="exm-hers-odds-ratio">
        <w:ins w:id="427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from the whole cohort.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The two are close because the odds ratio is reversible (</w:t>
        </w:r>
      </w:ins>
      <w:hyperlink w:anchor="thm-odds-ratio-reversible">
        <w:ins w:id="43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33" w:author="PR Preview" w:date="2026-01-01T00:00:00Z">
        <w:r>
          <w:t xml:space="preserve">):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sampling by outcome does not change it, although it would change the</w:t>
        </w:r>
      </w:ins>
      <w:ins w:id="436" w:author="PR Preview" w:date="2026-01-01T00:00:00Z">
        <w:r>
          <w:t xml:space="preserve"> </w:t>
        </w:r>
      </w:ins>
      <w:hyperlink w:anchor="def-outcome-risk">
        <w:ins w:id="437" w:author="PR Preview" w:date="2026-01-01T00:00:00Z">
          <w:r>
            <w:rPr>
              <w:rStyle w:val="Hyperlink"/>
            </w:rPr>
            <w:t xml:space="preserve">risks</w:t>
          </w:r>
        </w:ins>
      </w:hyperlink>
      <w:ins w:id="438" w:author="PR Preview" w:date="2026-01-01T00:00:00Z">
        <w:r>
          <w:t xml:space="preserve">.</w:t>
        </w:r>
      </w:ins>
    </w:p>
    <w:bookmarkEnd w:id="68"/>
    <w:bookmarkStart w:id="69" w:name="rem-control-in-experiments"/>
    <w:p>
      <w:pPr>
        <w:pStyle w:val="BodyText"/>
      </w:pPr>
      <w:ins w:id="439" w:author="PR Preview" w:date="2026-01-01T00:00:00Z">
        <w:r>
          <w:rPr>
            <w:i/>
            <w:iCs/>
          </w:rPr>
          <w:t xml:space="preserve">Remark 5</w:t>
        </w:r>
      </w:ins>
      <w:ins w:id="440" w:author="PR Preview" w:date="2026-01-01T00:00:00Z">
        <w:r>
          <w:t xml:space="preserve"> (Controls in experiments). </w:t>
        </w:r>
      </w:ins>
      <w:ins w:id="441" w:author="PR Preview" w:date="2026-01-01T00:00:00Z">
        <w:r>
          <w:t xml:space="preserve">The word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“control”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has a second meaning.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In an experiment, the investigator assigns the exposure.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The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rPr>
            <w:b/>
            <w:bCs/>
          </w:rPr>
          <w:t xml:space="preserve">controls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are the participants who receive the baseline treatment for comparison, such as a placebo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[10, Ch. 6]</w:t>
        </w:r>
      </w:ins>
      <w:ins w:id="457" w:author="PR Preview" w:date="2026-01-01T00:00:00Z">
        <w:r>
          <w:t xml:space="preserve">.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These controls are chosen by assignment, not by outcome.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They are not the</w:t>
        </w:r>
      </w:ins>
      <w:ins w:id="463" w:author="PR Preview" w:date="2026-01-01T00:00:00Z">
        <w:r>
          <w:t xml:space="preserve"> </w:t>
        </w:r>
      </w:ins>
      <w:hyperlink w:anchor="def-control">
        <w:ins w:id="464" w:author="PR Preview" w:date="2026-01-01T00:00:00Z">
          <w:r>
            <w:rPr>
              <w:rStyle w:val="Hyperlink"/>
            </w:rPr>
            <w:t xml:space="preserve">controls</w:t>
          </w:r>
        </w:ins>
      </w:hyperlink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of a</w:t>
        </w:r>
      </w:ins>
      <w:ins w:id="467" w:author="PR Preview" w:date="2026-01-01T00:00:00Z">
        <w:r>
          <w:t xml:space="preserve"> </w:t>
        </w:r>
      </w:ins>
      <w:hyperlink w:anchor="def-case-control-study">
        <w:ins w:id="468" w:author="PR Preview" w:date="2026-01-01T00:00:00Z">
          <w:r>
            <w:rPr>
              <w:rStyle w:val="Hyperlink"/>
            </w:rPr>
            <w:t xml:space="preserve">case-control study</w:t>
          </w:r>
        </w:ins>
      </w:hyperlink>
      <w:ins w:id="469" w:author="PR Preview" w:date="2026-01-01T00:00:00Z">
        <w:r>
          <w:t xml:space="preserve">.</w:t>
        </w:r>
      </w:ins>
    </w:p>
    <w:bookmarkEnd w:id="69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0"/>
    <w:bookmarkEnd w:id="71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7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3"/>
    <w:bookmarkStart w:id="7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4"/>
    <w:bookmarkStart w:id="7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https://en.wikipedia.org/wiki/Contingency_table</w:t>
        </w:r>
      </w:hyperlink>
    </w:p>
    <w:bookmarkEnd w:id="76"/>
    <w:bookmarkStart w:id="7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https://en.wikipedia.org/wiki/Pearson%27s_chi-squared_test</w:t>
        </w:r>
      </w:hyperlink>
    </w:p>
    <w:bookmarkEnd w:id="78"/>
    <w:bookmarkStart w:id="7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9"/>
    <w:bookmarkStart w:id="8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https://en.wikipedia.org/wiki/Fisher%27s_exact_test</w:t>
        </w:r>
      </w:hyperlink>
    </w:p>
    <w:bookmarkEnd w:id="81"/>
    <w:bookmarkStart w:id="83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https://en.wikipedia.org/wiki/Relative_risk</w:t>
        </w:r>
      </w:hyperlink>
    </w:p>
    <w:bookmarkEnd w:id="83"/>
    <w:bookmarkStart w:id="85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https://en.wikipedia.org/wiki/Absolute_risk_reduction</w:t>
        </w:r>
      </w:hyperlink>
    </w:p>
    <w:bookmarkEnd w:id="85"/>
    <w:bookmarkStart w:id="87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https://en.wikipedia.org/wiki/Odds_ratio</w:t>
        </w:r>
      </w:hyperlink>
    </w:p>
    <w:bookmarkEnd w:id="87"/>
    <w:bookmarkStart w:id="88" w:name="ref-me4"/>
    <w:p>
      <w:pPr>
        <w:pStyle w:val="Bibliography"/>
      </w:pPr>
      <w:ins w:id="470" w:author="PR Preview" w:date="2026-01-01T00:00:00Z">
        <w:r>
          <w:t xml:space="preserve">[10]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	</w:t>
        </w:r>
      </w:ins>
      <w:ins w:id="473" w:author="PR Preview" w:date="2026-01-01T00:00:00Z">
        <w:r>
          <w:t xml:space="preserve">K. J. Rothman, T. L. Lash, T. J. VanderWeele, and S. Haneuse,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rPr>
            <w:i/>
            <w:iCs/>
          </w:rPr>
          <w:t xml:space="preserve">Modern epidemiology</w:t>
        </w:r>
      </w:ins>
      <w:ins w:id="476" w:author="PR Preview" w:date="2026-01-01T00:00:00Z">
        <w:r>
          <w:t xml:space="preserve">, 4th ed. Philadelphia: Wolters Kluwer, 2021.</w:t>
        </w:r>
      </w:ins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4" Type="http://schemas.openxmlformats.org/officeDocument/2006/relationships/hyperlink" Target="exploratory-descriptive.qmd#def-population" TargetMode="External"/><Relationship Id="rId66" Type="http://schemas.openxmlformats.org/officeDocument/2006/relationships/hyperlink" Target="exploratory-descriptive.qmd#def-sample" TargetMode="External"/><Relationship Id="rId72" Type="http://schemas.openxmlformats.org/officeDocument/2006/relationships/hyperlink" Target="https://doi.org/10.1007/978-1-4614-1353-0" TargetMode="External"/><Relationship Id="rId84" Type="http://schemas.openxmlformats.org/officeDocument/2006/relationships/hyperlink" Target="https://en.wikipedia.org/wiki/Absolute_risk_reduction" TargetMode="External"/><Relationship Id="rId75" Type="http://schemas.openxmlformats.org/officeDocument/2006/relationships/hyperlink" Target="https://en.wikipedia.org/wiki/Contingency_table" TargetMode="External"/><Relationship Id="rId80" Type="http://schemas.openxmlformats.org/officeDocument/2006/relationships/hyperlink" Target="https://en.wikipedia.org/wiki/Fisher%27s_exact_test" TargetMode="External"/><Relationship Id="rId86" Type="http://schemas.openxmlformats.org/officeDocument/2006/relationships/hyperlink" Target="https://en.wikipedia.org/wiki/Odds_ratio" TargetMode="External"/><Relationship Id="rId77" Type="http://schemas.openxmlformats.org/officeDocument/2006/relationships/hyperlink" Target="https://en.wikipedia.org/wiki/Pearson%27s_chi-squared_test" TargetMode="External"/><Relationship Id="rId82" Type="http://schemas.openxmlformats.org/officeDocument/2006/relationships/hyperlink" Target="https://en.wikipedia.org/wiki/Relative_risk" TargetMode="External"/><Relationship Id="rId52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4" Type="http://schemas.openxmlformats.org/officeDocument/2006/relationships/hyperlink" Target="exploratory-descriptive.qmd#def-population" TargetMode="External"/><Relationship Id="rId66" Type="http://schemas.openxmlformats.org/officeDocument/2006/relationships/hyperlink" Target="exploratory-descriptive.qmd#def-sample" TargetMode="External"/><Relationship Id="rId72" Type="http://schemas.openxmlformats.org/officeDocument/2006/relationships/hyperlink" Target="https://doi.org/10.1007/978-1-4614-1353-0" TargetMode="External"/><Relationship Id="rId84" Type="http://schemas.openxmlformats.org/officeDocument/2006/relationships/hyperlink" Target="https://en.wikipedia.org/wiki/Absolute_risk_reduction" TargetMode="External"/><Relationship Id="rId75" Type="http://schemas.openxmlformats.org/officeDocument/2006/relationships/hyperlink" Target="https://en.wikipedia.org/wiki/Contingency_table" TargetMode="External"/><Relationship Id="rId80" Type="http://schemas.openxmlformats.org/officeDocument/2006/relationships/hyperlink" Target="https://en.wikipedia.org/wiki/Fisher%27s_exact_test" TargetMode="External"/><Relationship Id="rId86" Type="http://schemas.openxmlformats.org/officeDocument/2006/relationships/hyperlink" Target="https://en.wikipedia.org/wiki/Odds_ratio" TargetMode="External"/><Relationship Id="rId77" Type="http://schemas.openxmlformats.org/officeDocument/2006/relationships/hyperlink" Target="https://en.wikipedia.org/wiki/Pearson%27s_chi-squared_test" TargetMode="External"/><Relationship Id="rId82" Type="http://schemas.openxmlformats.org/officeDocument/2006/relationships/hyperlink" Target="https://en.wikipedia.org/wiki/Relative_risk" TargetMode="External"/><Relationship Id="rId52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2026-10-19T21:53:33Z</dcterms:created>
  <dcterms:modified xsi:type="dcterms:W3CDTF">2026-10-19T21:53:33Z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