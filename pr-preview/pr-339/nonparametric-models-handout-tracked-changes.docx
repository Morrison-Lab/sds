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(Empirical CDF)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observed values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empirical cumulative distribution function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del w:id="14" w:author="PR Preview" w:date="2026-01-01T00:00:00Z">
        <w:r>
          <w:rPr>
            <w:b/>
            <w:bCs/>
          </w:rPr>
          <w:delText xml:space="preserve">empirical CDF</w:delText>
        </w:r>
      </w:del>
      <w:del w:id="15" w:author="PR Preview" w:date="2026-01-01T00:00:00Z">
        <w:r>
          <w:delText xml:space="preserve">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</w:delText>
        </w:r>
      </w:del>
      <w:del w:id="18" w:author="PR Preview" w:date="2026-01-01T00:00:00Z">
        <w:r>
          <w:delText xml:space="preserve"> </w:delText>
        </w:r>
      </w:del>
      <w:hyperlink r:id="rId15">
        <w:del w:id="19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 the</w:delText>
        </w:r>
      </w:del>
      <w:del w:id="22" w:author="PR Preview" w:date="2026-01-01T00:00:00Z">
        <w:r>
          <w:delText xml:space="preserve"> </w:delText>
        </w:r>
      </w:del>
      <w:hyperlink w:anchor="def-empirical-distribution">
        <w:del w:id="23" w:author="PR Preview" w:date="2026-01-01T00:00:00Z">
          <w:r>
            <w:rPr>
              <w:rStyle w:val="Hyperlink"/>
            </w:rPr>
            <w:delText xml:space="preserve">empirical distribution</w:delText>
          </w:r>
        </w:del>
      </w:hyperlink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function</w:delText>
        </w:r>
      </w:del>
    </w:p>
    <w:p>
      <w:pPr>
        <w:pStyle w:val="FirstParagraph"/>
      </w:pPr>
      <w:ins w:id="27" w:author="PR Preview" w:date="2026-01-01T00:00:00Z">
        <w:r>
          <w:rPr>
            <w:b/>
            <w:bCs/>
          </w:rPr>
          <w:t xml:space="preserve">Definition 2 (Empirical CDF)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For observed values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empirical cumulative distribution function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(</w:t>
        </w:r>
      </w:ins>
      <w:ins w:id="38" w:author="PR Preview" w:date="2026-01-01T00:00:00Z">
        <w:r>
          <w:rPr>
            <w:b/>
            <w:bCs/>
          </w:rPr>
          <w:t xml:space="preserve">empirical CDF</w:t>
        </w:r>
      </w:ins>
      <w:ins w:id="39" w:author="PR Preview" w:date="2026-01-01T00:00:00Z">
        <w:r>
          <w:t xml:space="preserve">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the</w:t>
        </w:r>
      </w:ins>
      <w:ins w:id="42" w:author="PR Preview" w:date="2026-01-01T00:00:00Z">
        <w:r>
          <w:t xml:space="preserve"> </w:t>
        </w:r>
      </w:ins>
      <w:hyperlink r:id="rId15">
        <w:ins w:id="43" w:author="PR Preview" w:date="2026-01-01T00:00:00Z">
          <w:r>
            <w:rPr>
              <w:rStyle w:val="Hyperlink"/>
            </w:rPr>
            <w:t xml:space="preserve">CDF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of the</w:t>
        </w:r>
      </w:ins>
      <w:ins w:id="46" w:author="PR Preview" w:date="2026-01-01T00:00:00Z">
        <w:r>
          <w:t xml:space="preserve"> </w:t>
        </w:r>
      </w:ins>
      <w:hyperlink w:anchor="def-empirical-distribution">
        <w:ins w:id="47" w:author="PR Preview" w:date="2026-01-01T00:00:00Z">
          <w:r>
            <w:rPr>
              <w:rStyle w:val="Hyperlink"/>
            </w:rPr>
            <w:t xml:space="preserve">empirical distribution</w:t>
          </w:r>
        </w:ins>
      </w:hyperlink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 function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[4]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del w:id="53" w:author="PR Preview" w:date="2026-01-01T00:00:00Z">
        <w:r>
          <w:rPr>
            <w:b/>
            <w:bCs/>
          </w:rPr>
          <w:delText xml:space="preserve">Definition 3 (Order statistics)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For observed values</w:delText>
        </w:r>
      </w:del>
      <w:del w:id="5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the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rPr>
            <w:b/>
            <w:bCs/>
          </w:rPr>
          <w:delText xml:space="preserve">order statistics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are the same values sorted in increasing order,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written</w:delText>
        </w:r>
      </w:del>
    </w:p>
    <w:p>
      <w:pPr>
        <w:pStyle w:val="FirstParagraph"/>
      </w:pPr>
      <w:ins w:id="66" w:author="PR Preview" w:date="2026-01-01T00:00:00Z">
        <w:r>
          <w:rPr>
            <w:b/>
            <w:bCs/>
          </w:rPr>
          <w:t xml:space="preserve">Definition 3 (Order statistics)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For observed values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order statistics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are the same values sorted in increasing order,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written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[6]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del w:id="81" w:author="PR Preview" w:date="2026-01-01T00:00:00Z">
        <w:r>
          <w:rPr>
            <w:b/>
            <w:bCs/>
          </w:rPr>
          <w:delText xml:space="preserve">Definition 4 (Sample quantile function (empirical quantile function))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Given an</w:delText>
        </w:r>
      </w:del>
      <w:del w:id="84" w:author="PR Preview" w:date="2026-01-01T00:00:00Z">
        <w:r>
          <w:delText xml:space="preserve"> </w:delText>
        </w:r>
      </w:del>
      <w:hyperlink w:anchor="def-empirical-cdf">
        <w:del w:id="85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8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87" w:author="PR Preview" w:date="2026-01-01T00:00:00Z">
        <w:r>
          <w:delText xml:space="preserve">,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sample quantile function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(also called the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b/>
            <w:bCs/>
          </w:rPr>
          <w:delText xml:space="preserve">empirical quantile function</w:delText>
        </w:r>
      </w:del>
      <w:del w:id="96" w:author="PR Preview" w:date="2026-01-01T00:00:00Z">
        <w:r>
          <w:delText xml:space="preserve">)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</w:delText>
        </w:r>
      </w:del>
    </w:p>
    <w:p>
      <w:pPr>
        <w:pStyle w:val="FirstParagraph"/>
      </w:pPr>
      <w:ins w:id="99" w:author="PR Preview" w:date="2026-01-01T00:00:00Z">
        <w:r>
          <w:rPr>
            <w:b/>
            <w:bCs/>
          </w:rPr>
          <w:t xml:space="preserve">Definition 4 (Sample quantile function (empirical quantile function))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Given an</w:t>
        </w:r>
      </w:ins>
      <w:ins w:id="102" w:author="PR Preview" w:date="2026-01-01T00:00:00Z">
        <w:r>
          <w:t xml:space="preserve"> </w:t>
        </w:r>
      </w:ins>
      <w:hyperlink w:anchor="def-empirical-cdf">
        <w:ins w:id="103" w:author="PR Preview" w:date="2026-01-01T00:00:00Z">
          <w:r>
            <w:rPr>
              <w:rStyle w:val="Hyperlink"/>
            </w:rPr>
            <w:t xml:space="preserve">empirical CDF</w:t>
          </w:r>
        </w:ins>
      </w:hyperlink>
      <w:ins w:id="10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b/>
            <w:bCs/>
          </w:rPr>
          <w:t xml:space="preserve">sample quantile function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(also called the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b/>
            <w:bCs/>
          </w:rPr>
          <w:t xml:space="preserve">empirical quantile function</w:t>
        </w:r>
      </w:ins>
      <w:ins w:id="114" w:author="PR Preview" w:date="2026-01-01T00:00:00Z">
        <w:r>
          <w:t xml:space="preserve">)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[9]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del w:id="119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4"/>
        </w:numPr>
      </w:pPr>
      <w:del w:id="120" w:author="PR Preview" w:date="2026-01-01T00:00:00Z">
        <w:r>
          <w:delText xml:space="preserve">Wikipedia contributors [4]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— the empirical CDF and its convergence</w:delText>
        </w:r>
      </w:del>
    </w:p>
    <w:p>
      <w:pPr>
        <w:numPr>
          <w:ilvl w:val="0"/>
          <w:numId w:val="1004"/>
        </w:numPr>
      </w:pPr>
      <w:del w:id="123" w:author="PR Preview" w:date="2026-01-01T00:00:00Z">
        <w:r>
          <w:delText xml:space="preserve">Wikipedia contributors [6]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— order statistics and their distributions</w:delText>
        </w:r>
      </w:del>
    </w:p>
    <w:p>
      <w:pPr>
        <w:numPr>
          <w:ilvl w:val="0"/>
          <w:numId w:val="1004"/>
        </w:numPr>
      </w:pPr>
      <w:del w:id="126" w:author="PR Preview" w:date="2026-01-01T00:00:00Z">
        <w:r>
          <w:delText xml:space="preserve">Wikipedia contributors [9]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— quantiles and how they are estimated</w:delText>
        </w:r>
      </w:del>
    </w:p>
    <w:p>
      <w:pPr>
        <w:numPr>
          <w:ilvl w:val="0"/>
          <w:numId w:val="1004"/>
        </w:numPr>
      </w:pPr>
      <w:del w:id="129" w:author="PR Preview" w:date="2026-01-01T00:00:00Z">
        <w:r>
          <w:delText xml:space="preserve">Wikipedia contributors [10]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— the nonparametric approach to inference</w:delText>
        </w:r>
      </w:del>
    </w:p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p>
      <w:pPr>
        <w:pStyle w:val="Bibliography"/>
      </w:pPr>
      <w:del w:id="132" w:author="PR Preview" w:date="2026-01-01T00:00:00Z">
        <w:r>
          <w:delText xml:space="preserve">[10]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	</w:delText>
        </w:r>
      </w:del>
      <w:del w:id="135" w:author="PR Preview" w:date="2026-01-01T00:00:00Z">
        <w:r>
          <w:delText xml:space="preserve">Wikipedia contributors,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“Nonparametric statistics —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Wikipedia</w:delText>
        </w:r>
      </w:del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 free encyclopedia.”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2026. Available:</w:delText>
        </w:r>
      </w:del>
      <w:del w:id="145" w:author="PR Preview" w:date="2026-01-01T00:00:00Z">
        <w:r>
          <w:delText xml:space="preserve"> </w:delText>
        </w:r>
      </w:del>
      <w:hyperlink r:id="rId10">
        <w:del w:id="146" w:author="PR Preview" w:date="2026-01-01T00:00:00Z">
          <w:r>
            <w:rPr>
              <w:rStyle w:val="Hyperlink"/>
            </w:rPr>
            <w:delText xml:space="preserve">https://en.wikipedia.org/wiki/Nonparametric_statistics</w:delText>
          </w:r>
        </w:del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en.wikipedia.org/wiki/Nonparametric_statistics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2026-10-18T19:14:42Z</dcterms:created>
  <dcterms:modified xsi:type="dcterms:W3CDTF">2026-10-18T19:14:42Z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