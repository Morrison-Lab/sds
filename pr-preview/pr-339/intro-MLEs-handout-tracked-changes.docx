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(Likelihood of a dataset)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$\mathord{\smash[b]{\underset{\raise.3ex\hbox{$\scriptstyle\sim$}}{x}}\vphantom{x}}\stackrel{\text{def}}{=}x_1, \ldots, x_n$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 a dataset with corresponding random vector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$\mathord{\smash[b]{\underset{\raise.3ex\hbox{$\scriptstyle\sim$}}{X}}\vphantom{X}}$</w:delText>
        </w:r>
      </w:del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and let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$\operatorname{p}_{\Theta}(\mathord{\smash[b]{\underset{\raise.3ex\hbox{$\scriptstyle\sim$}}{X}}\vphantom{X}}= \mathord{\smash[b]{\underset{\raise.3ex\hbox{$\scriptstyle\sim$}}{x}}\vphantom{x}})$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be a probability model for the distribution of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$\mathord{\smash[b]{\underset{\raise.3ex\hbox{$\scriptstyle\sim$}}{X}}\vphantom{X}}$</w:delText>
        </w:r>
      </w:del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with unknown parameter vector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b/>
            <w:bCs/>
          </w:rPr>
          <w:delText xml:space="preserve">likelihood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of the parameter value</w:delText>
        </w:r>
      </w:del>
      <w:del w:id="32" w:author="PR Preview" w:date="2026-01-01T00:00:00Z">
        <w:r>
          <w:delText xml:space="preserve"> </w:delText>
        </w:r>
      </w:del>
      <m:oMath>
        <m:r>
          <m:t>θ</m:t>
        </m:r>
      </m:oMath>
      <w:del w:id="33" w:author="PR Preview" w:date="2026-01-01T00:00:00Z">
        <w:r>
          <w:delText xml:space="preserve">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 model</w:delText>
        </w:r>
      </w:del>
      <w:del w:id="3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data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41" w:author="PR Preview" w:date="2026-01-01T00:00:00Z">
        <w:r>
          <w:delText xml:space="preserve">,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the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rPr>
            <w:i/>
            <w:iCs/>
          </w:rPr>
          <w:delText xml:space="preserve">joint probability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(or joint density) of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$\mathord{\smash[b]{\underset{\raise.3ex\hbox{$\scriptstyle\sim$}}{X}}\vphantom{X}}= \mathord{\smash[b]{\underset{\raise.3ex\hbox{$\scriptstyle\sim$}}{x}}\vphantom{x}}$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when</w:delText>
        </w:r>
      </w:del>
      <w:del w:id="52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del w:id="53" w:author="PR Preview" w:date="2026-01-01T00:00:00Z">
        <w:r>
          <w:delText xml:space="preserve">:</w:delText>
        </w:r>
      </w:del>
    </w:p>
    <w:p>
      <w:pPr>
        <w:pStyle w:val="BodyText"/>
      </w:pPr>
      <w:ins w:id="54" w:author="PR Preview" w:date="2026-01-01T00:00:00Z">
        <w:r>
          <w:rPr>
            <w:b/>
            <w:bCs/>
          </w:rPr>
          <w:t xml:space="preserve">Definition 2 (Likelihood of a dataset)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Let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$\mathord{\smash[b]{\underset{\raise.3ex\hbox{$\scriptstyle\sim$}}{x}}\vphantom{x}}\stackrel{\text{def}}{=}x_1, \ldots, x_n$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be a dataset with corresponding random vector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$\mathord{\smash[b]{\underset{\raise.3ex\hbox{$\scriptstyle\sim$}}{X}}\vphantom{X}}$</w:t>
        </w:r>
      </w:ins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and let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$\operatorname{p}_{\Theta}(\mathord{\smash[b]{\underset{\raise.3ex\hbox{$\scriptstyle\sim$}}{X}}\vphantom{X}}= \mathord{\smash[b]{\underset{\raise.3ex\hbox{$\scriptstyle\sim$}}{x}}\vphantom{x}})$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be a probability model for the distribution of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$\mathord{\smash[b]{\underset{\raise.3ex\hbox{$\scriptstyle\sim$}}{X}}\vphantom{X}}$</w:t>
        </w:r>
      </w:ins>
      <w:ins w:id="72" w:author="PR Preview" w:date="2026-01-01T00:00:00Z">
        <w:r>
          <w:t xml:space="preserve">,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with unknown parameter vector</w:t>
        </w:r>
      </w:ins>
      <w:ins w:id="75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76" w:author="PR Preview" w:date="2026-01-01T00:00:00Z">
        <w:r>
          <w:t xml:space="preserve">.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The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b/>
            <w:bCs/>
          </w:rPr>
          <w:t xml:space="preserve">likelihood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of the parameter value</w:t>
        </w:r>
      </w:ins>
      <w:ins w:id="83" w:author="PR Preview" w:date="2026-01-01T00:00:00Z">
        <w:r>
          <w:t xml:space="preserve"> </w:t>
        </w:r>
      </w:ins>
      <m:oMath>
        <m:r>
          <m:t>θ</m:t>
        </m:r>
      </m:oMath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for model</w:t>
        </w:r>
      </w:ins>
      <w:ins w:id="8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 data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is the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rPr>
            <w:i/>
            <w:iCs/>
          </w:rPr>
          <w:t xml:space="preserve">joint probability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(or joint density) of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$\mathord{\smash[b]{\underset{\raise.3ex\hbox{$\scriptstyle\sim$}}{X}}\vphantom{X}}= \mathord{\smash[b]{\underset{\raise.3ex\hbox{$\scriptstyle\sim$}}{x}}\vphantom{x}}$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when</w:t>
        </w:r>
      </w:ins>
      <w:ins w:id="103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[4]</w:t>
        </w:r>
      </w:ins>
      <w:ins w:id="106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del w:id="107" w:author="PR Preview" w:date="2026-01-01T00:00:00Z">
        <w:r>
          <w:rPr>
            <w:b/>
            <w:bCs/>
          </w:rPr>
          <w:delText xml:space="preserve">Definition 4 (Maximum likelihood estimate)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The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rPr>
            <w:b/>
            <w:bCs/>
          </w:rPr>
          <w:delText xml:space="preserve">maximum likelihood estimate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(MLE) of a parameter vector</w:delText>
        </w:r>
      </w:del>
      <w:del w:id="114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115" w:author="PR Preview" w:date="2026-01-01T00:00:00Z">
        <w:r>
          <w:delText xml:space="preserve">,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written</w:delText>
        </w:r>
      </w:del>
      <w:del w:id="11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the value of</w:delText>
        </w:r>
      </w:del>
      <w:del w:id="122" w:author="PR Preview" w:date="2026-01-01T00:00:00Z">
        <w:r>
          <w:delText xml:space="preserve"> </w:delText>
        </w:r>
      </w:del>
      <m:oMath>
        <m:r>
          <m:rPr>
            <m:sty m:val="p"/>
          </m:rPr>
          <m:t>Θ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that maximizes the likelihood:</w:delText>
        </w:r>
      </w:del>
    </w:p>
    <w:p>
      <w:pPr>
        <w:pStyle w:val="FirstParagraph"/>
      </w:pPr>
      <w:ins w:id="125" w:author="PR Preview" w:date="2026-01-01T00:00:00Z">
        <w:r>
          <w:rPr>
            <w:b/>
            <w:bCs/>
          </w:rPr>
          <w:t xml:space="preserve">Definition 4 (Maximum likelihood estimate)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rPr>
            <w:b/>
            <w:bCs/>
          </w:rPr>
          <w:t xml:space="preserve">maximum likelihood estimate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(MLE) of a parameter vector</w:t>
        </w:r>
      </w:ins>
      <w:ins w:id="132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written</w:t>
        </w:r>
      </w:ins>
      <w:ins w:id="13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is the value of</w:t>
        </w:r>
      </w:ins>
      <w:ins w:id="140" w:author="PR Preview" w:date="2026-01-01T00:00:00Z">
        <w:r>
          <w:t xml:space="preserve"> </w:t>
        </w:r>
      </w:ins>
      <m:oMath>
        <m:r>
          <m:rPr>
            <m:sty m:val="p"/>
          </m:rPr>
          <m:t>Θ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that maximizes the likelihood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[5]</w:t>
        </w:r>
      </w:ins>
      <w:ins w:id="145" w:author="PR Preview" w:date="2026-01-01T00:00:00Z">
        <w:r>
          <w:t xml:space="preserve">:</w:t>
        </w:r>
      </w:ins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del w:id="146" w:author="PR Preview" w:date="2026-01-01T00:00:00Z">
        <w:r>
          <w:rPr>
            <w:b/>
            <w:bCs/>
          </w:rPr>
          <w:delText xml:space="preserve">Definition 7 (Score function)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The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rPr>
            <w:b/>
            <w:bCs/>
          </w:rPr>
          <w:delText xml:space="preserve">score function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of a statistical model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$\operatorname{p}(\mathord{\smash[b]{\underset{\raise.3ex\hbox{$\scriptstyle\sim$}}{X}}\vphantom{X}}= \mathord{\smash[b]{\underset{\raise.3ex\hbox{$\scriptstyle\sim$}}{x}}\vphantom{x}})$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is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the gradient (vector of first derivatives) of the model’s log-likelihood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with respect to the parameters:</w:delText>
        </w:r>
      </w:del>
    </w:p>
    <w:p>
      <w:pPr>
        <w:pStyle w:val="FirstParagraph"/>
      </w:pPr>
      <w:ins w:id="161" w:author="PR Preview" w:date="2026-01-01T00:00:00Z">
        <w:r>
          <w:rPr>
            <w:b/>
            <w:bCs/>
          </w:rPr>
          <w:t xml:space="preserve">Definition 7 (Score function)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The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b/>
            <w:bCs/>
          </w:rPr>
          <w:t xml:space="preserve">score function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of a statistical model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$\operatorname{p}(\mathord{\smash[b]{\underset{\raise.3ex\hbox{$\scriptstyle\sim$}}{X}}\vphantom{X}}= \mathord{\smash[b]{\underset{\raise.3ex\hbox{$\scriptstyle\sim$}}{x}}\vphantom{x}})$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is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the gradient (vector of first derivatives) of the model’s log-likelihood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with respect to the parameters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[10]</w:t>
        </w:r>
      </w:ins>
      <w:ins w:id="178" w:author="PR Preview" w:date="2026-01-01T00:00:00Z">
        <w:r>
          <w:t xml:space="preserve">:</w:t>
        </w:r>
      </w:ins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del w:id="179" w:author="PR Preview" w:date="2026-01-01T00:00:00Z">
        <w:r>
          <w:rPr>
            <w:b/>
            <w:bCs/>
          </w:rPr>
          <w:delText xml:space="preserve">Definition 10 (Expected information matrix (Fisher information matrix, information matrix))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The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rPr>
            <w:b/>
            <w:bCs/>
          </w:rPr>
          <w:delText xml:space="preserve">expected information matrix</w:delText>
        </w:r>
      </w:del>
      <w:del w:id="184" w:author="PR Preview" w:date="2026-01-01T00:00:00Z">
        <w:r>
          <w:delText xml:space="preserve">,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also called the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rPr>
            <w:b/>
            <w:bCs/>
          </w:rPr>
          <w:delText xml:space="preserve">Fisher information matrix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or just the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rPr>
            <w:b/>
            <w:bCs/>
          </w:rPr>
          <w:delText xml:space="preserve">information matrix</w:delText>
        </w:r>
      </w:del>
      <w:del w:id="193" w:author="PR Preview" w:date="2026-01-01T00:00:00Z">
        <w:r>
          <w:delText xml:space="preserve">,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written</w:delText>
        </w:r>
      </w:del>
      <w:del w:id="19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197" w:author="PR Preview" w:date="2026-01-01T00:00:00Z">
        <w:r>
          <w:delText xml:space="preserve">,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and is the expected value of the negative</w:delText>
        </w:r>
      </w:del>
      <w:del w:id="200" w:author="PR Preview" w:date="2026-01-01T00:00:00Z">
        <w:r>
          <w:delText xml:space="preserve"> </w:delText>
        </w:r>
      </w:del>
      <w:hyperlink w:anchor="def-hessian">
        <w:del w:id="20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of the log-likelihood,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with the data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$\mathord{\smash[b]{\underset{\raise.3ex\hbox{$\scriptstyle\sim$}}{X}}\vphantom{X}}$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treated as random:</w:delText>
        </w:r>
      </w:del>
    </w:p>
    <w:p>
      <w:pPr>
        <w:pStyle w:val="BodyText"/>
      </w:pPr>
      <w:ins w:id="210" w:author="PR Preview" w:date="2026-01-01T00:00:00Z">
        <w:r>
          <w:rPr>
            <w:b/>
            <w:bCs/>
          </w:rPr>
          <w:t xml:space="preserve">Definition 10 (Expected information matrix (Fisher information matrix, information matrix))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The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expected information matrix</w:t>
        </w:r>
      </w:ins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also called the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rPr>
            <w:b/>
            <w:bCs/>
          </w:rPr>
          <w:t xml:space="preserve">Fisher information matrix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or just the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rPr>
            <w:b/>
            <w:bCs/>
          </w:rPr>
          <w:t xml:space="preserve">information matrix</w:t>
        </w:r>
      </w:ins>
      <w:ins w:id="224" w:author="PR Preview" w:date="2026-01-01T00:00:00Z">
        <w:r>
          <w:t xml:space="preserve">,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written</w:t>
        </w:r>
      </w:ins>
      <w:ins w:id="2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and is the expected value of the negative</w:t>
        </w:r>
      </w:ins>
      <w:ins w:id="231" w:author="PR Preview" w:date="2026-01-01T00:00:00Z">
        <w:r>
          <w:t xml:space="preserve"> </w:t>
        </w:r>
      </w:ins>
      <w:hyperlink w:anchor="def-hessian">
        <w:ins w:id="232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of the log-likelihood,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with the data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$\mathord{\smash[b]{\underset{\raise.3ex\hbox{$\scriptstyle\sim$}}{X}}\vphantom{X}}$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treated as random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[12]</w:t>
        </w:r>
      </w:ins>
      <w:ins w:id="243" w:author="PR Preview" w:date="2026-01-01T00:00:00Z">
        <w:r>
          <w:t xml:space="preserve">:</w:t>
        </w:r>
      </w:ins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del w:id="244" w:author="PR Preview" w:date="2026-01-01T00:00:00Z">
        <w:r>
          <w:rPr>
            <w:b/>
            <w:bCs/>
          </w:rPr>
          <w:delText xml:space="preserve">Definition 13 (Wald test)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The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rPr>
            <w:b/>
            <w:bCs/>
          </w:rPr>
          <w:delText xml:space="preserve">Wald test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of</w:delText>
        </w:r>
      </w:del>
      <w:del w:id="251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uses the test statistic</w:delText>
        </w:r>
      </w:del>
    </w:p>
    <w:p>
      <w:pPr>
        <w:pStyle w:val="FirstParagraph"/>
      </w:pPr>
      <w:ins w:id="254" w:author="PR Preview" w:date="2026-01-01T00:00:00Z">
        <w:r>
          <w:rPr>
            <w:b/>
            <w:bCs/>
          </w:rPr>
          <w:t xml:space="preserve">Definition 13 (Wald test)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Wald test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of</w:t>
        </w:r>
      </w:ins>
      <w:ins w:id="26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uses the test statistic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[18]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del w:id="266" w:author="PR Preview" w:date="2026-01-01T00:00:00Z">
        <w:r>
          <w:rPr>
            <w:b/>
            <w:bCs/>
          </w:rPr>
          <w:delText xml:space="preserve">Definition 15 (Likelihood ratio statistic)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Suppose a null hypothesis</w:delText>
        </w:r>
      </w:del>
      <w:del w:id="26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imposes</w:delText>
        </w:r>
      </w:del>
      <w:del w:id="272" w:author="PR Preview" w:date="2026-01-01T00:00:00Z">
        <w:r>
          <w:delText xml:space="preserve"> </w:delText>
        </w:r>
      </w:del>
      <m:oMath>
        <m:r>
          <m:t>q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constraints on the parameter vector</w:delText>
        </w:r>
      </w:del>
      <w:del w:id="275" w:author="PR Preview" w:date="2026-01-01T00:00:00Z">
        <w:r>
          <w:delText xml:space="preserve"> </w:delText>
        </w:r>
      </w:del>
      <w:del w:id="276" w:author="PR Preview" w:date="2026-01-01T00:00:00Z">
        <w:r>
          <w:delText xml:space="preserve">$\mathord{\smash[b]{\underset{\raise.3ex\hbox{$\scriptstyle\sim$}}{\theta}}\vphantom{\theta}}$</w:delText>
        </w:r>
      </w:del>
      <w:del w:id="277" w:author="PR Preview" w:date="2026-01-01T00:00:00Z">
        <w:r>
          <w:delText xml:space="preserve">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Let</w:delText>
        </w:r>
      </w:del>
      <w:del w:id="28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be the unrestricted MLE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and</w:delText>
        </w:r>
      </w:del>
      <w:del w:id="2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the MLE under</w:delText>
        </w:r>
      </w:del>
      <w:del w:id="28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89" w:author="PR Preview" w:date="2026-01-01T00:00:00Z">
        <w:r>
          <w:delText xml:space="preserve">.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The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rPr>
            <w:b/>
            <w:bCs/>
          </w:rPr>
          <w:delText xml:space="preserve">likelihood ratio statistic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is</w:delText>
        </w:r>
      </w:del>
    </w:p>
    <w:p>
      <w:pPr>
        <w:pStyle w:val="FirstParagraph"/>
      </w:pPr>
      <w:ins w:id="296" w:author="PR Preview" w:date="2026-01-01T00:00:00Z">
        <w:r>
          <w:rPr>
            <w:b/>
            <w:bCs/>
          </w:rPr>
          <w:t xml:space="preserve">Definition 15 (Likelihood ratio statistic)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Suppose a null hypothesis</w:t>
        </w:r>
      </w:ins>
      <w:ins w:id="29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imposes</w:t>
        </w:r>
      </w:ins>
      <w:ins w:id="302" w:author="PR Preview" w:date="2026-01-01T00:00:00Z">
        <w:r>
          <w:t xml:space="preserve"> </w:t>
        </w:r>
      </w:ins>
      <m:oMath>
        <m:r>
          <m:t>q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constraints on the parameter vector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$\mathord{\smash[b]{\underset{\raise.3ex\hbox{$\scriptstyle\sim$}}{\theta}}\vphantom{\theta}}$</w:t>
        </w:r>
      </w:ins>
      <w:ins w:id="307" w:author="PR Preview" w:date="2026-01-01T00:00:00Z">
        <w:r>
          <w:t xml:space="preserve">.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Let</w:t>
        </w:r>
      </w:ins>
      <w:ins w:id="31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be the unrestricted MLE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</w:t>
        </w:r>
      </w:ins>
      <w:ins w:id="31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 MLE under</w:t>
        </w:r>
      </w:ins>
      <w:ins w:id="31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319" w:author="PR Preview" w:date="2026-01-01T00:00:00Z">
        <w:r>
          <w:t xml:space="preserve">.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The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rPr>
            <w:b/>
            <w:bCs/>
          </w:rPr>
          <w:t xml:space="preserve">likelihood ratio statistic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is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[19]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del w:id="328" w:author="PR Preview" w:date="2026-01-01T00:00:00Z">
        <w:r>
          <w:rPr>
            <w:b/>
            <w:bCs/>
          </w:rPr>
          <w:delText xml:space="preserve">Definition 16 (Prediction interval)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A</w:delText>
        </w:r>
      </w:del>
      <w:del w:id="331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rPr>
            <w:b/>
            <w:bCs/>
          </w:rPr>
          <w:delText xml:space="preserve">prediction interval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for a future random quantity</w:delText>
        </w:r>
      </w:del>
      <w:del w:id="336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is a pair of statistics</w:delText>
        </w:r>
      </w:del>
      <w:del w:id="339" w:author="PR Preview" w:date="2026-01-01T00:00:00Z">
        <w:r>
          <w:delText xml:space="preserve"> </w:delText>
        </w:r>
      </w:del>
      <m:oMath>
        <m:r>
          <m:t>L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and</w:delText>
        </w:r>
      </w:del>
      <w:del w:id="342" w:author="PR Preview" w:date="2026-01-01T00:00:00Z">
        <w:r>
          <w:delText xml:space="preserve"> </w:delText>
        </w:r>
      </w:del>
      <m:oMath>
        <m:r>
          <m:t>U</m:t>
        </m:r>
      </m:oMath>
      <w:del w:id="343" w:author="PR Preview" w:date="2026-01-01T00:00:00Z">
        <w:r>
          <w:delText xml:space="preserve">, computed from the observed data,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such that the interval from</w:delText>
        </w:r>
      </w:del>
      <w:del w:id="346" w:author="PR Preview" w:date="2026-01-01T00:00:00Z">
        <w:r>
          <w:delText xml:space="preserve"> </w:delText>
        </w:r>
      </w:del>
      <m:oMath>
        <m:r>
          <m:t>L</m:t>
        </m:r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to</w:delText>
        </w:r>
      </w:del>
      <w:del w:id="349" w:author="PR Preview" w:date="2026-01-01T00:00:00Z">
        <w:r>
          <w:delText xml:space="preserve"> </w:delText>
        </w:r>
      </w:del>
      <m:oMath>
        <m:r>
          <m:t>U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contains</w:delText>
        </w:r>
      </w:del>
      <w:del w:id="352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with probability</w:delText>
        </w:r>
      </w:del>
      <w:del w:id="355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356" w:author="PR Preview" w:date="2026-01-01T00:00:00Z">
        <w:r>
          <w:delText xml:space="preserve">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where the probability accounts for the randomness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of both the observed data and</w:delText>
        </w:r>
      </w:del>
      <w:del w:id="361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362" w:author="PR Preview" w:date="2026-01-01T00:00:00Z">
        <w:r>
          <w:delText xml:space="preserve">:</w:delText>
        </w:r>
      </w:del>
    </w:p>
    <w:p>
      <w:pPr>
        <w:pStyle w:val="FirstParagraph"/>
      </w:pPr>
      <w:ins w:id="363" w:author="PR Preview" w:date="2026-01-01T00:00:00Z">
        <w:r>
          <w:rPr>
            <w:b/>
            <w:bCs/>
          </w:rPr>
          <w:t xml:space="preserve">Definition 16 (Prediction interval)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A</w:t>
        </w:r>
      </w:ins>
      <w:ins w:id="366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rPr>
            <w:b/>
            <w:bCs/>
          </w:rPr>
          <w:t xml:space="preserve">prediction interval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for a future random quantity</w:t>
        </w:r>
      </w:ins>
      <w:ins w:id="371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is a pair of statistics</w:t>
        </w:r>
      </w:ins>
      <w:ins w:id="374" w:author="PR Preview" w:date="2026-01-01T00:00:00Z">
        <w:r>
          <w:t xml:space="preserve"> </w:t>
        </w:r>
      </w:ins>
      <m:oMath>
        <m:r>
          <m:t>L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and</w:t>
        </w:r>
      </w:ins>
      <w:ins w:id="377" w:author="PR Preview" w:date="2026-01-01T00:00:00Z">
        <w:r>
          <w:t xml:space="preserve"> </w:t>
        </w:r>
      </w:ins>
      <m:oMath>
        <m:r>
          <m:t>U</m:t>
        </m:r>
      </m:oMath>
      <w:ins w:id="378" w:author="PR Preview" w:date="2026-01-01T00:00:00Z">
        <w:r>
          <w:t xml:space="preserve">, computed from the observed data,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such that the interval from</w:t>
        </w:r>
      </w:ins>
      <w:ins w:id="381" w:author="PR Preview" w:date="2026-01-01T00:00:00Z">
        <w:r>
          <w:t xml:space="preserve"> </w:t>
        </w:r>
      </w:ins>
      <m:oMath>
        <m:r>
          <m:t>L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to</w:t>
        </w:r>
      </w:ins>
      <w:ins w:id="384" w:author="PR Preview" w:date="2026-01-01T00:00:00Z">
        <w:r>
          <w:t xml:space="preserve"> </w:t>
        </w:r>
      </w:ins>
      <m:oMath>
        <m:r>
          <m:t>U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contains</w:t>
        </w:r>
      </w:ins>
      <w:ins w:id="387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with probability</w:t>
        </w:r>
      </w:ins>
      <w:ins w:id="39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where the probability accounts for the randomness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of both the observed data and</w:t>
        </w:r>
      </w:ins>
      <w:ins w:id="396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[22]</w:t>
        </w:r>
      </w:ins>
      <w:ins w:id="39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del w:id="400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7"/>
        </w:numPr>
      </w:pPr>
      <w:del w:id="401" w:author="PR Preview" w:date="2026-01-01T00:00:00Z">
        <w:r>
          <w:delText xml:space="preserve">Wikipedia contributors [5]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— the method, its properties and its history</w:delText>
        </w:r>
      </w:del>
    </w:p>
    <w:p>
      <w:pPr>
        <w:numPr>
          <w:ilvl w:val="0"/>
          <w:numId w:val="1007"/>
        </w:numPr>
      </w:pPr>
      <w:del w:id="404" w:author="PR Preview" w:date="2026-01-01T00:00:00Z">
        <w:r>
          <w:delText xml:space="preserve">Wikipedia contributors [4]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— likelihood and log-likelihood</w:delText>
        </w:r>
      </w:del>
    </w:p>
    <w:p>
      <w:pPr>
        <w:numPr>
          <w:ilvl w:val="0"/>
          <w:numId w:val="1007"/>
        </w:numPr>
      </w:pPr>
      <w:del w:id="407" w:author="PR Preview" w:date="2026-01-01T00:00:00Z">
        <w:r>
          <w:delText xml:space="preserve">Wikipedia contributors [10]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— the score function and its properties</w:delText>
        </w:r>
      </w:del>
    </w:p>
    <w:p>
      <w:pPr>
        <w:numPr>
          <w:ilvl w:val="0"/>
          <w:numId w:val="1007"/>
        </w:numPr>
      </w:pPr>
      <w:del w:id="410" w:author="PR Preview" w:date="2026-01-01T00:00:00Z">
        <w:r>
          <w:delText xml:space="preserve">Wikipedia contributors [12]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— expected and observed information</w:delText>
        </w:r>
      </w:del>
    </w:p>
    <w:p>
      <w:pPr>
        <w:numPr>
          <w:ilvl w:val="0"/>
          <w:numId w:val="1007"/>
        </w:numPr>
      </w:pPr>
      <w:del w:id="413" w:author="PR Preview" w:date="2026-01-01T00:00:00Z">
        <w:r>
          <w:delText xml:space="preserve">Wikipedia contributors [18]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— the Wald test and confidence interval</w:delText>
        </w:r>
      </w:del>
    </w:p>
    <w:p>
      <w:pPr>
        <w:numPr>
          <w:ilvl w:val="0"/>
          <w:numId w:val="1007"/>
        </w:numPr>
      </w:pPr>
      <w:del w:id="416" w:author="PR Preview" w:date="2026-01-01T00:00:00Z">
        <w:r>
          <w:delText xml:space="preserve">Wikipedia contributors [19]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— the test and Wilks’ theorem</w:delText>
        </w:r>
      </w:del>
    </w:p>
    <w:p>
      <w:pPr>
        <w:numPr>
          <w:ilvl w:val="0"/>
          <w:numId w:val="1007"/>
        </w:numPr>
      </w:pPr>
      <w:del w:id="419" w:author="PR Preview" w:date="2026-01-01T00:00:00Z">
        <w:r>
          <w:delText xml:space="preserve">Wikipedia contributors [22]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— how it differs from a confidence interval</w:delText>
        </w:r>
      </w:del>
    </w:p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2026-10-18T19:09:54Z</dcterms:created>
  <dcterms:modified xsi:type="dcterms:W3CDTF">2026-10-18T19:09:54Z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