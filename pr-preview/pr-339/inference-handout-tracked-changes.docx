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2026-10-18 12:03:55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11:47:58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2 (Null hypothesis)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null hypothesis</w:delText>
        </w:r>
      </w:del>
      <w:del w:id="8" w:author="PR Preview" w:date="2026-01-01T00:00:00Z">
        <w:r>
          <w:delText xml:space="preserve">, written</w:delText>
        </w:r>
      </w:del>
      <w:del w:id="9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0" w:author="PR Preview" w:date="2026-01-01T00:00:00Z">
        <w:r>
          <w:delText xml:space="preserve">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is a specific claim about the parameters of a statistical model,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which a hypothesis test assesses against the data.</w:delText>
        </w:r>
      </w:del>
    </w:p>
    <w:p>
      <w:pPr>
        <w:pStyle w:val="FirstParagraph"/>
      </w:pPr>
      <w:ins w:id="15" w:author="PR Preview" w:date="2026-01-01T00:00:00Z">
        <w:r>
          <w:rPr>
            <w:b/>
            <w:bCs/>
          </w:rPr>
          <w:t xml:space="preserve">Definition 2 (Null hypothesis)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The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rPr>
            <w:b/>
            <w:bCs/>
          </w:rPr>
          <w:t xml:space="preserve">null hypothesis</w:t>
        </w:r>
      </w:ins>
      <w:ins w:id="20" w:author="PR Preview" w:date="2026-01-01T00:00:00Z">
        <w:r>
          <w:t xml:space="preserve">, written</w:t>
        </w:r>
      </w:ins>
      <w:ins w:id="21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22" w:author="PR Preview" w:date="2026-01-01T00:00:00Z">
        <w:r>
          <w:t xml:space="preserve">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is a specific claim about the parameters of a statistical model,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which a hypothesis test assesses against the data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[2]</w:t>
        </w:r>
      </w:ins>
      <w:ins w:id="29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del w:id="30" w:author="PR Preview" w:date="2026-01-01T00:00:00Z">
        <w:r>
          <w:rPr>
            <w:b/>
            <w:bCs/>
          </w:rPr>
          <w:delText xml:space="preserve">Definition 6 (p-value)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Given a</w:delText>
        </w:r>
      </w:del>
      <w:del w:id="33" w:author="PR Preview" w:date="2026-01-01T00:00:00Z">
        <w:r>
          <w:delText xml:space="preserve"> </w:delText>
        </w:r>
      </w:del>
      <w:hyperlink w:anchor="def-test-statistic">
        <w:del w:id="34" w:author="PR Preview" w:date="2026-01-01T00:00:00Z">
          <w:r>
            <w:rPr>
              <w:rStyle w:val="Hyperlink"/>
            </w:rPr>
            <w:delText xml:space="preserve">test statistic</w:delText>
          </w:r>
        </w:del>
      </w:hyperlink>
      <w:del w:id="35" w:author="PR Preview" w:date="2026-01-01T00:00:00Z">
        <w:r>
          <w:delText xml:space="preserve"> </w:delText>
        </w:r>
      </w:del>
      <m:oMath>
        <m:r>
          <m:t>T</m:t>
        </m:r>
      </m:oMath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whose observed value is</w:delText>
        </w:r>
      </w:del>
      <w:del w:id="38" w:author="PR Preview" w:date="2026-01-01T00:00:00Z">
        <w:r>
          <w:delText xml:space="preserve"> </w:delText>
        </w:r>
      </w:del>
      <m:oMath>
        <m:r>
          <m:t>t</m:t>
        </m:r>
      </m:oMath>
      <w:del w:id="39" w:author="PR Preview" w:date="2026-01-01T00:00:00Z">
        <w:r>
          <w:delText xml:space="preserve">,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the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rPr>
            <w:b/>
            <w:bCs/>
          </w:rPr>
          <w:delText xml:space="preserve">p-value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is the probability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that</w:delText>
        </w:r>
      </w:del>
      <w:del w:id="48" w:author="PR Preview" w:date="2026-01-01T00:00:00Z">
        <w:r>
          <w:delText xml:space="preserve"> </w:delText>
        </w:r>
      </w:del>
      <m:oMath>
        <m:r>
          <m:t>T</m:t>
        </m:r>
      </m:oMath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is at least as extreme as the value observed,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computed with the data distributed as the null hypothesis specifies:</w:delText>
        </w:r>
      </w:del>
    </w:p>
    <w:p>
      <w:pPr>
        <w:pStyle w:val="BodyText"/>
      </w:pPr>
      <w:ins w:id="53" w:author="PR Preview" w:date="2026-01-01T00:00:00Z">
        <w:r>
          <w:rPr>
            <w:b/>
            <w:bCs/>
          </w:rPr>
          <w:t xml:space="preserve">Definition 6 (p-value)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Given a</w:t>
        </w:r>
      </w:ins>
      <w:ins w:id="56" w:author="PR Preview" w:date="2026-01-01T00:00:00Z">
        <w:r>
          <w:t xml:space="preserve"> </w:t>
        </w:r>
      </w:ins>
      <w:hyperlink w:anchor="def-test-statistic">
        <w:ins w:id="57" w:author="PR Preview" w:date="2026-01-01T00:00:00Z">
          <w:r>
            <w:rPr>
              <w:rStyle w:val="Hyperlink"/>
            </w:rPr>
            <w:t xml:space="preserve">test statistic</w:t>
          </w:r>
        </w:ins>
      </w:hyperlink>
      <w:ins w:id="58" w:author="PR Preview" w:date="2026-01-01T00:00:00Z">
        <w:r>
          <w:t xml:space="preserve"> </w:t>
        </w:r>
      </w:ins>
      <m:oMath>
        <m:r>
          <m:t>T</m:t>
        </m:r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whose observed value is</w:t>
        </w:r>
      </w:ins>
      <w:ins w:id="61" w:author="PR Preview" w:date="2026-01-01T00:00:00Z">
        <w:r>
          <w:t xml:space="preserve"> </w:t>
        </w:r>
      </w:ins>
      <m:oMath>
        <m:r>
          <m:t>t</m:t>
        </m:r>
      </m:oMath>
      <w:ins w:id="62" w:author="PR Preview" w:date="2026-01-01T00:00:00Z">
        <w:r>
          <w:t xml:space="preserve">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the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rPr>
            <w:b/>
            <w:bCs/>
          </w:rPr>
          <w:t xml:space="preserve">p-value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is the probability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that</w:t>
        </w:r>
      </w:ins>
      <w:ins w:id="71" w:author="PR Preview" w:date="2026-01-01T00:00:00Z">
        <w:r>
          <w:t xml:space="preserve"> </w:t>
        </w:r>
      </w:ins>
      <m:oMath>
        <m:r>
          <m:t>T</m:t>
        </m:r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is at least as extreme as the value observed,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computed with the data distributed as the null hypothesis specifies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[5]</w:t>
        </w:r>
      </w:ins>
      <w:ins w:id="7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del w:id="79" w:author="PR Preview" w:date="2026-01-01T00:00:00Z">
        <w:r>
          <w:delText xml:space="preserve">is the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rPr>
            <w:b/>
            <w:bCs/>
          </w:rPr>
          <w:delText xml:space="preserve">t-distribution with</w:delText>
        </w:r>
      </w:del>
      <w:del w:id="82" w:author="PR Preview" w:date="2026-01-01T00:00:00Z">
        <w:r>
          <w:rPr>
            <w:b/>
            <w:bCs/>
          </w:rPr>
          <w:delText xml:space="preserve"> </w:delText>
        </w:r>
      </w:del>
      <m:oMath>
        <m:r>
          <m:t>k</m:t>
        </m:r>
      </m:oMath>
      <w:del w:id="83" w:author="PR Preview" w:date="2026-01-01T00:00:00Z">
        <w:r>
          <w:rPr>
            <w:b/>
            <w:bCs/>
          </w:rPr>
          <w:delText xml:space="preserve"> </w:delText>
        </w:r>
      </w:del>
      <w:del w:id="84" w:author="PR Preview" w:date="2026-01-01T00:00:00Z">
        <w:r>
          <w:rPr>
            <w:b/>
            <w:bCs/>
          </w:rPr>
          <w:delText xml:space="preserve">degrees of freedom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(or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rPr>
            <w:b/>
            <w:bCs/>
          </w:rPr>
          <w:delText xml:space="preserve">Student’s t-distribution</w:delText>
        </w:r>
      </w:del>
      <w:del w:id="89" w:author="PR Preview" w:date="2026-01-01T00:00:00Z">
        <w:r>
          <w:delText xml:space="preserve">), written</w:delText>
        </w:r>
      </w:del>
      <w:del w:id="90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k</m:t>
            </m:r>
          </m:sub>
        </m:sSub>
      </m:oMath>
      <w:del w:id="91" w:author="PR Preview" w:date="2026-01-01T00:00:00Z">
        <w:r>
          <w:delText xml:space="preserve">.</w:delText>
        </w:r>
      </w:del>
    </w:p>
    <w:p>
      <w:pPr>
        <w:pStyle w:val="FirstParagraph"/>
      </w:pPr>
      <w:ins w:id="92" w:author="PR Preview" w:date="2026-01-01T00:00:00Z">
        <w:r>
          <w:t xml:space="preserve">is the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rPr>
            <w:b/>
            <w:bCs/>
          </w:rPr>
          <w:t xml:space="preserve">t-distribution with</w:t>
        </w:r>
      </w:ins>
      <w:ins w:id="95" w:author="PR Preview" w:date="2026-01-01T00:00:00Z">
        <w:r>
          <w:rPr>
            <w:b/>
            <w:bCs/>
          </w:rPr>
          <w:t xml:space="preserve"> </w:t>
        </w:r>
      </w:ins>
      <m:oMath>
        <m:r>
          <m:t>k</m:t>
        </m:r>
      </m:oMath>
      <w:ins w:id="96" w:author="PR Preview" w:date="2026-01-01T00:00:00Z">
        <w:r>
          <w:rPr>
            <w:b/>
            <w:bCs/>
          </w:rPr>
          <w:t xml:space="preserve"> </w:t>
        </w:r>
      </w:ins>
      <w:ins w:id="97" w:author="PR Preview" w:date="2026-01-01T00:00:00Z">
        <w:r>
          <w:rPr>
            <w:b/>
            <w:bCs/>
          </w:rPr>
          <w:t xml:space="preserve">degrees of freedom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(or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rPr>
            <w:b/>
            <w:bCs/>
          </w:rPr>
          <w:t xml:space="preserve">Student’s t-distribution</w:t>
        </w:r>
      </w:ins>
      <w:ins w:id="102" w:author="PR Preview" w:date="2026-01-01T00:00:00Z">
        <w:r>
          <w:t xml:space="preserve">), written</w:t>
        </w:r>
      </w:ins>
      <w:ins w:id="103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k</m:t>
            </m:r>
          </m:sub>
        </m:sSub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[12]</w:t>
        </w:r>
      </w:ins>
      <w:ins w:id="106" w:author="PR Preview" w:date="2026-01-01T00:00:00Z">
        <w:r>
          <w:t xml:space="preserve">.</w:t>
        </w:r>
      </w:ins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del w:id="107" w:author="PR Preview" w:date="2026-01-01T00:00:00Z">
        <w:r>
          <w:rPr>
            <w:b/>
            <w:bCs/>
          </w:rPr>
          <w:delText xml:space="preserve">Definition 12 (Confidence interval)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A</w:delText>
        </w:r>
      </w:del>
      <w:del w:id="110" w:author="PR Preview" w:date="2026-01-01T00:00:00Z">
        <w:r>
          <w:delText xml:space="preserve"> </w:delText>
        </w:r>
      </w:del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rPr>
            <w:b/>
            <w:bCs/>
          </w:rPr>
          <w:delText xml:space="preserve">confidence interval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for a parameter</w:delText>
        </w:r>
      </w:del>
      <w:del w:id="115" w:author="PR Preview" w:date="2026-01-01T00:00:00Z">
        <w:r>
          <w:delText xml:space="preserve"> </w:delText>
        </w:r>
      </w:del>
      <m:oMath>
        <m:r>
          <m:t>θ</m:t>
        </m:r>
      </m:oMath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is a pair of statistics</w:delText>
        </w:r>
      </w:del>
      <w:del w:id="118" w:author="PR Preview" w:date="2026-01-01T00:00:00Z">
        <w:r>
          <w:delText xml:space="preserve"> </w:delText>
        </w:r>
      </w:del>
      <m:oMath>
        <m:r>
          <m:t>L</m:t>
        </m:r>
      </m:oMath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and</w:delText>
        </w:r>
      </w:del>
      <w:del w:id="121" w:author="PR Preview" w:date="2026-01-01T00:00:00Z">
        <w:r>
          <w:delText xml:space="preserve"> </w:delText>
        </w:r>
      </w:del>
      <m:oMath>
        <m:r>
          <m:t>U</m:t>
        </m:r>
      </m:oMath>
      <w:del w:id="122" w:author="PR Preview" w:date="2026-01-01T00:00:00Z">
        <w:r>
          <w:delText xml:space="preserve">, computed from the data,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such that for every possible value of</w:delText>
        </w:r>
      </w:del>
      <w:del w:id="125" w:author="PR Preview" w:date="2026-01-01T00:00:00Z">
        <w:r>
          <w:delText xml:space="preserve"> </w:delText>
        </w:r>
      </w:del>
      <m:oMath>
        <m:r>
          <m:t>θ</m:t>
        </m:r>
      </m:oMath>
      <w:del w:id="126" w:author="PR Preview" w:date="2026-01-01T00:00:00Z">
        <w:r>
          <w:delText xml:space="preserve">:</w:delText>
        </w:r>
      </w:del>
    </w:p>
    <w:p>
      <w:pPr>
        <w:pStyle w:val="FirstParagraph"/>
      </w:pPr>
      <w:ins w:id="127" w:author="PR Preview" w:date="2026-01-01T00:00:00Z">
        <w:r>
          <w:rPr>
            <w:b/>
            <w:bCs/>
          </w:rPr>
          <w:t xml:space="preserve">Definition 12 (Confidence interval)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A</w:t>
        </w:r>
      </w:ins>
      <w:ins w:id="130" w:author="PR Preview" w:date="2026-01-01T00:00:00Z">
        <w:r>
          <w:t xml:space="preserve"> </w:t>
        </w:r>
      </w:ins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rPr>
            <w:b/>
            <w:bCs/>
          </w:rPr>
          <w:t xml:space="preserve">confidence interval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for a parameter</w:t>
        </w:r>
      </w:ins>
      <w:ins w:id="135" w:author="PR Preview" w:date="2026-01-01T00:00:00Z">
        <w:r>
          <w:t xml:space="preserve"> </w:t>
        </w:r>
      </w:ins>
      <m:oMath>
        <m:r>
          <m:t>θ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is a pair of statistics</w:t>
        </w:r>
      </w:ins>
      <w:ins w:id="138" w:author="PR Preview" w:date="2026-01-01T00:00:00Z">
        <w:r>
          <w:t xml:space="preserve"> </w:t>
        </w:r>
      </w:ins>
      <m:oMath>
        <m:r>
          <m:t>L</m:t>
        </m:r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and</w:t>
        </w:r>
      </w:ins>
      <w:ins w:id="141" w:author="PR Preview" w:date="2026-01-01T00:00:00Z">
        <w:r>
          <w:t xml:space="preserve"> </w:t>
        </w:r>
      </w:ins>
      <m:oMath>
        <m:r>
          <m:t>U</m:t>
        </m:r>
      </m:oMath>
      <w:ins w:id="142" w:author="PR Preview" w:date="2026-01-01T00:00:00Z">
        <w:r>
          <w:t xml:space="preserve">, computed from the data,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such that for every possible value of</w:t>
        </w:r>
      </w:ins>
      <w:ins w:id="145" w:author="PR Preview" w:date="2026-01-01T00:00:00Z">
        <w:r>
          <w:t xml:space="preserve"> </w:t>
        </w:r>
      </w:ins>
      <m:oMath>
        <m:r>
          <m:t>θ</m:t>
        </m:r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[13]</w:t>
        </w:r>
      </w:ins>
      <w:ins w:id="14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del w:id="149" w:author="PR Preview" w:date="2026-01-01T00:00:00Z">
        <w:r>
          <w:delText xml:space="preserve">Source: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Wikipedia contributors [12]</w:delText>
        </w:r>
      </w:del>
      <w:del w:id="152" w:author="PR Preview" w:date="2026-01-01T00:00:00Z">
        <w:r>
          <w:delText xml:space="preserve">.</w:delText>
        </w:r>
      </w:del>
    </w:p>
    <w:p>
      <w:pPr>
        <w:pStyle w:val="BodyText"/>
      </w:pPr>
      <w:ins w:id="153" w:author="PR Preview" w:date="2026-01-01T00:00:00Z">
        <w:r>
          <w:t xml:space="preserve">Source: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Wikipedia contributors [13]</w:t>
        </w:r>
      </w:ins>
      <w:ins w:id="156" w:author="PR Preview" w:date="2026-01-01T00:00:00Z">
        <w:r>
          <w:t xml:space="preserve">.</w:t>
        </w:r>
      </w:ins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del w:id="157" w:author="PR Preview" w:date="2026-01-01T00:00:00Z">
        <w:r>
          <w:delText xml:space="preserve">Source: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Wikipedia contributors [13]</w:delText>
        </w:r>
      </w:del>
      <w:del w:id="160" w:author="PR Preview" w:date="2026-01-01T00:00:00Z">
        <w:r>
          <w:delText xml:space="preserve">.</w:delText>
        </w:r>
      </w:del>
    </w:p>
    <w:p>
      <w:pPr>
        <w:pStyle w:val="BodyText"/>
      </w:pPr>
      <w:ins w:id="161" w:author="PR Preview" w:date="2026-01-01T00:00:00Z">
        <w:r>
          <w:t xml:space="preserve">Source: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Wikipedia contributors [14]</w:t>
        </w:r>
      </w:ins>
      <w:ins w:id="164" w:author="PR Preview" w:date="2026-01-01T00:00:00Z">
        <w:r>
          <w:t xml:space="preserve">.</w:t>
        </w:r>
      </w:ins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del w:id="165" w:author="PR Preview" w:date="2026-01-01T00:00:00Z">
        <w:r>
          <w:delText xml:space="preserve">Source:</w:delText>
        </w:r>
      </w:del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Wikipedia contributors [14]</w:delText>
        </w:r>
      </w:del>
      <w:del w:id="168" w:author="PR Preview" w:date="2026-01-01T00:00:00Z">
        <w:r>
          <w:delText xml:space="preserve">.</w:delText>
        </w:r>
      </w:del>
    </w:p>
    <w:p>
      <w:pPr>
        <w:pStyle w:val="BodyText"/>
      </w:pPr>
      <w:ins w:id="169" w:author="PR Preview" w:date="2026-01-01T00:00:00Z">
        <w:r>
          <w:t xml:space="preserve">Source: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Wikipedia contributors [15]</w:t>
        </w:r>
      </w:ins>
      <w:ins w:id="172" w:author="PR Preview" w:date="2026-01-01T00:00:00Z">
        <w:r>
          <w:t xml:space="preserve">.</w:t>
        </w:r>
      </w:ins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3"/>
      </w:pPr>
      <w:del w:id="173" w:author="PR Preview" w:date="2026-01-01T00:00:00Z">
        <w:r>
          <w:delText xml:space="preserve">5.1 Online references</w:delText>
        </w:r>
      </w:del>
    </w:p>
    <w:p>
      <w:pPr>
        <w:numPr>
          <w:ilvl w:val="0"/>
          <w:numId w:val="1006"/>
        </w:numPr>
      </w:pPr>
      <w:del w:id="174" w:author="PR Preview" w:date="2026-01-01T00:00:00Z">
        <w:r>
          <w:delText xml:space="preserve">Wikipedia contributors [2]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— the logic of testing and its terminology</w:delText>
        </w:r>
      </w:del>
    </w:p>
    <w:p>
      <w:pPr>
        <w:numPr>
          <w:ilvl w:val="0"/>
          <w:numId w:val="1006"/>
        </w:numPr>
      </w:pPr>
      <w:del w:id="177" w:author="PR Preview" w:date="2026-01-01T00:00:00Z">
        <w:r>
          <w:delText xml:space="preserve">Wikipedia contributors [5]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— the definition and common misreadings</w:delText>
        </w:r>
      </w:del>
    </w:p>
    <w:p>
      <w:pPr>
        <w:numPr>
          <w:ilvl w:val="0"/>
          <w:numId w:val="1006"/>
        </w:numPr>
      </w:pPr>
      <w:del w:id="180" w:author="PR Preview" w:date="2026-01-01T00:00:00Z">
        <w:r>
          <w:delText xml:space="preserve">Wikipedia contributors [12]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— the definition and common misreadings</w:delText>
        </w:r>
      </w:del>
    </w:p>
    <w:p>
      <w:pPr>
        <w:numPr>
          <w:ilvl w:val="0"/>
          <w:numId w:val="1006"/>
        </w:numPr>
      </w:pPr>
      <w:del w:id="183" w:author="PR Preview" w:date="2026-01-01T00:00:00Z">
        <w:r>
          <w:delText xml:space="preserve">Wikipedia contributors [15]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— the distribution and its uses</w:delText>
        </w:r>
      </w:del>
    </w:p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del w:id="186" w:author="PR Preview" w:date="2026-01-01T00:00:00Z">
        <w:r>
          <w:delText xml:space="preserve">[12]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	</w:delText>
        </w:r>
      </w:del>
      <w:del w:id="189" w:author="PR Preview" w:date="2026-01-01T00:00:00Z">
        <w:r>
          <w:delText xml:space="preserve">Wikipedia contributors,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“Confidence interval —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Wikipedia</w:delText>
        </w:r>
      </w:del>
      <w:del w:id="194" w:author="PR Preview" w:date="2026-01-01T00:00:00Z">
        <w:r>
          <w:delText xml:space="preserve">,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the free encyclopedia.”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2026. Available:</w:delText>
        </w:r>
      </w:del>
      <w:del w:id="199" w:author="PR Preview" w:date="2026-01-01T00:00:00Z">
        <w:r>
          <w:delText xml:space="preserve"> </w:delText>
        </w:r>
      </w:del>
      <w:hyperlink r:id="rId76">
        <w:del w:id="200" w:author="PR Preview" w:date="2026-01-01T00:00:00Z">
          <w:r>
            <w:rPr>
              <w:rStyle w:val="Hyperlink"/>
            </w:rPr>
            <w:delText xml:space="preserve">https://en.wikipedia.org/wiki/Confidence_interval</w:delText>
          </w:r>
        </w:del>
      </w:hyperlink>
    </w:p>
    <w:p>
      <w:pPr>
        <w:pStyle w:val="Bibliography"/>
      </w:pPr>
      <w:del w:id="201" w:author="PR Preview" w:date="2026-01-01T00:00:00Z">
        <w:r>
          <w:delText xml:space="preserve">[13]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	</w:delText>
        </w:r>
      </w:del>
      <w:del w:id="204" w:author="PR Preview" w:date="2026-01-01T00:00:00Z">
        <w:r>
          <w:delText xml:space="preserve">Wikipedia contributors,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“Coverage probability —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Wikipedia</w:delText>
        </w:r>
      </w:del>
      <w:del w:id="209" w:author="PR Preview" w:date="2026-01-01T00:00:00Z">
        <w:r>
          <w:delText xml:space="preserve">,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the free encyclopedia.”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2026. Available:</w:delText>
        </w:r>
      </w:del>
      <w:del w:id="214" w:author="PR Preview" w:date="2026-01-01T00:00:00Z">
        <w:r>
          <w:delText xml:space="preserve"> </w:delText>
        </w:r>
      </w:del>
      <w:hyperlink r:id="rId78">
        <w:del w:id="215" w:author="PR Preview" w:date="2026-01-01T00:00:00Z">
          <w:r>
            <w:rPr>
              <w:rStyle w:val="Hyperlink"/>
            </w:rPr>
            <w:delText xml:space="preserve">https://en.wikipedia.org/wiki/Coverage_probability</w:delText>
          </w:r>
        </w:del>
      </w:hyperlink>
    </w:p>
    <w:p>
      <w:pPr>
        <w:pStyle w:val="Bibliography"/>
      </w:pPr>
      <w:del w:id="216" w:author="PR Preview" w:date="2026-01-01T00:00:00Z">
        <w:r>
          <w:delText xml:space="preserve">[14]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	</w:delText>
        </w:r>
      </w:del>
      <w:del w:id="219" w:author="PR Preview" w:date="2026-01-01T00:00:00Z">
        <w:r>
          <w:delText xml:space="preserve">Wikipedia contributors,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“Margin of error —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Wikipedia</w:delText>
        </w:r>
      </w:del>
      <w:del w:id="224" w:author="PR Preview" w:date="2026-01-01T00:00:00Z">
        <w:r>
          <w:delText xml:space="preserve">,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the free encyclopedia.”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2026. Available:</w:delText>
        </w:r>
      </w:del>
      <w:del w:id="229" w:author="PR Preview" w:date="2026-01-01T00:00:00Z">
        <w:r>
          <w:delText xml:space="preserve"> </w:delText>
        </w:r>
      </w:del>
      <w:hyperlink r:id="rId80">
        <w:del w:id="230" w:author="PR Preview" w:date="2026-01-01T00:00:00Z">
          <w:r>
            <w:rPr>
              <w:rStyle w:val="Hyperlink"/>
            </w:rPr>
            <w:delText xml:space="preserve">https://en.wikipedia.org/wiki/Margin_of_error</w:delText>
          </w:r>
        </w:del>
      </w:hyperlink>
    </w:p>
    <w:p>
      <w:pPr>
        <w:pStyle w:val="Bibliography"/>
      </w:pPr>
      <w:del w:id="231" w:author="PR Preview" w:date="2026-01-01T00:00:00Z">
        <w:r>
          <w:delText xml:space="preserve">[15]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	</w:delText>
        </w:r>
      </w:del>
      <w:del w:id="234" w:author="PR Preview" w:date="2026-01-01T00:00:00Z">
        <w:r>
          <w:delText xml:space="preserve">Wikipedia contributors,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“Student’s t-distribution —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Wikipedia</w:delText>
        </w:r>
      </w:del>
      <w:del w:id="239" w:author="PR Preview" w:date="2026-01-01T00:00:00Z">
        <w:r>
          <w:delText xml:space="preserve">,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the free encyclopedia.”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2026. Available:</w:delText>
        </w:r>
      </w:del>
      <w:del w:id="244" w:author="PR Preview" w:date="2026-01-01T00:00:00Z">
        <w:r>
          <w:delText xml:space="preserve"> </w:delText>
        </w:r>
      </w:del>
      <w:hyperlink r:id="rId74">
        <w:del w:id="245" w:author="PR Preview" w:date="2026-01-01T00:00:00Z">
          <w:r>
            <w:rPr>
              <w:rStyle w:val="Hyperlink"/>
            </w:rPr>
            <w:delText xml:space="preserve">https://en.wikipedia.org/wiki/Student%27s_t-distribution</w:delText>
          </w:r>
        </w:del>
      </w:hyperlink>
    </w:p>
    <w:p>
      <w:pPr>
        <w:pStyle w:val="Bibliography"/>
      </w:pPr>
      <w:ins w:id="246" w:author="PR Preview" w:date="2026-01-01T00:00:00Z">
        <w:r>
          <w:t xml:space="preserve">[12]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	</w:t>
        </w:r>
      </w:ins>
      <w:ins w:id="249" w:author="PR Preview" w:date="2026-01-01T00:00:00Z">
        <w:r>
          <w:t xml:space="preserve">Wikipedia contributors,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“Student’s t-distribution —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Wikipedia</w:t>
        </w:r>
      </w:ins>
      <w:ins w:id="254" w:author="PR Preview" w:date="2026-01-01T00:00:00Z">
        <w:r>
          <w:t xml:space="preserve">,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the free encyclopedia.”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2026. Available:</w:t>
        </w:r>
      </w:ins>
      <w:ins w:id="259" w:author="PR Preview" w:date="2026-01-01T00:00:00Z">
        <w:r>
          <w:t xml:space="preserve"> </w:t>
        </w:r>
      </w:ins>
      <w:hyperlink r:id="rId74">
        <w:ins w:id="260" w:author="PR Preview" w:date="2026-01-01T00:00:00Z">
          <w:r>
            <w:rPr>
              <w:rStyle w:val="Hyperlink"/>
            </w:rPr>
            <w:t xml:space="preserve">https://en.wikipedia.org/wiki/Student%27s_t-distribution</w:t>
          </w:r>
        </w:ins>
      </w:hyperlink>
    </w:p>
    <w:bookmarkEnd w:id="75"/>
    <w:bookmarkStart w:id="77" w:name="ref-wikipedia_confidence_interval"/>
    <w:p>
      <w:pPr>
        <w:pStyle w:val="Bibliography"/>
      </w:pPr>
      <w:ins w:id="261" w:author="PR Preview" w:date="2026-01-01T00:00:00Z">
        <w:r>
          <w:t xml:space="preserve">[13]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	</w:t>
        </w:r>
      </w:ins>
      <w:ins w:id="264" w:author="PR Preview" w:date="2026-01-01T00:00:00Z">
        <w:r>
          <w:t xml:space="preserve">Wikipedia contributors,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“Confidence interval —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Wikipedia</w:t>
        </w:r>
      </w:ins>
      <w:ins w:id="269" w:author="PR Preview" w:date="2026-01-01T00:00:00Z">
        <w:r>
          <w:t xml:space="preserve">,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the free encyclopedia.”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2026. Available:</w:t>
        </w:r>
      </w:ins>
      <w:ins w:id="274" w:author="PR Preview" w:date="2026-01-01T00:00:00Z">
        <w:r>
          <w:t xml:space="preserve"> </w:t>
        </w:r>
      </w:ins>
      <w:hyperlink r:id="rId76">
        <w:ins w:id="275" w:author="PR Preview" w:date="2026-01-01T00:00:00Z">
          <w:r>
            <w:rPr>
              <w:rStyle w:val="Hyperlink"/>
            </w:rPr>
            <w:t xml:space="preserve">https://en.wikipedia.org/wiki/Confidence_interval</w:t>
          </w:r>
        </w:ins>
      </w:hyperlink>
    </w:p>
    <w:bookmarkEnd w:id="77"/>
    <w:bookmarkStart w:id="79" w:name="ref-wikipedia_coverage_probability"/>
    <w:p>
      <w:pPr>
        <w:pStyle w:val="Bibliography"/>
      </w:pPr>
      <w:ins w:id="276" w:author="PR Preview" w:date="2026-01-01T00:00:00Z">
        <w:r>
          <w:t xml:space="preserve">[14]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	</w:t>
        </w:r>
      </w:ins>
      <w:ins w:id="279" w:author="PR Preview" w:date="2026-01-01T00:00:00Z">
        <w:r>
          <w:t xml:space="preserve">Wikipedia contributors,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“Coverage probability —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Wikipedia</w:t>
        </w:r>
      </w:ins>
      <w:ins w:id="284" w:author="PR Preview" w:date="2026-01-01T00:00:00Z">
        <w:r>
          <w:t xml:space="preserve">,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the free encyclopedia.”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2026. Available:</w:t>
        </w:r>
      </w:ins>
      <w:ins w:id="289" w:author="PR Preview" w:date="2026-01-01T00:00:00Z">
        <w:r>
          <w:t xml:space="preserve"> </w:t>
        </w:r>
      </w:ins>
      <w:hyperlink r:id="rId78">
        <w:ins w:id="290" w:author="PR Preview" w:date="2026-01-01T00:00:00Z">
          <w:r>
            <w:rPr>
              <w:rStyle w:val="Hyperlink"/>
            </w:rPr>
            <w:t xml:space="preserve">https://en.wikipedia.org/wiki/Coverage_probability</w:t>
          </w:r>
        </w:ins>
      </w:hyperlink>
    </w:p>
    <w:bookmarkEnd w:id="79"/>
    <w:bookmarkStart w:id="81" w:name="ref-wikipedia_margin_of_error"/>
    <w:p>
      <w:pPr>
        <w:pStyle w:val="Bibliography"/>
      </w:pPr>
      <w:ins w:id="291" w:author="PR Preview" w:date="2026-01-01T00:00:00Z">
        <w:r>
          <w:t xml:space="preserve">[15]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	</w:t>
        </w:r>
      </w:ins>
      <w:ins w:id="294" w:author="PR Preview" w:date="2026-01-01T00:00:00Z">
        <w:r>
          <w:t xml:space="preserve">Wikipedia contributors,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“Margin of error —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Wikipedia</w:t>
        </w:r>
      </w:ins>
      <w:ins w:id="299" w:author="PR Preview" w:date="2026-01-01T00:00:00Z">
        <w:r>
          <w:t xml:space="preserve">,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the free encyclopedia.”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2026. Available:</w:t>
        </w:r>
      </w:ins>
      <w:ins w:id="304" w:author="PR Preview" w:date="2026-01-01T00:00:00Z">
        <w:r>
          <w:t xml:space="preserve"> </w:t>
        </w:r>
      </w:ins>
      <w:hyperlink r:id="rId80">
        <w:ins w:id="305" w:author="PR Preview" w:date="2026-01-01T00:00:00Z">
          <w:r>
            <w:rPr>
              <w:rStyle w:val="Hyperlink"/>
            </w:rPr>
            <w:t xml:space="preserve">https://en.wikipedia.org/wiki/Margin_of_error</w:t>
          </w:r>
        </w:ins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2026-10-18T19:08:37Z</dcterms:created>
  <dcterms:modified xsi:type="dcterms:W3CDTF">2026-10-18T19:08:37Z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