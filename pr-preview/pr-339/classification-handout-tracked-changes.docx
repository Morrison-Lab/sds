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2026-10-18 12:03:55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11:47:58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del w:id="3" w:author="PR Preview" w:date="2026-01-01T00:00:00Z">
        <w:r>
          <w:delText xml:space="preserve">A test can look highly accurate in isolation,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yet its predictive value for an individual patient depends heavily on 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prevalence of the condition in the population being tested.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Understanding this interplay requires</w:delText>
        </w:r>
      </w:del>
      <w:del w:id="10" w:author="PR Preview" w:date="2026-01-01T00:00:00Z">
        <w:r>
          <w:delText xml:space="preserve"> </w:delText>
        </w:r>
      </w:del>
      <w:hyperlink r:id="rId9">
        <w:del w:id="11" w:author="PR Preview" w:date="2026-01-01T00:00:00Z">
          <w:r>
            <w:rPr>
              <w:rStyle w:val="Hyperlink"/>
            </w:rPr>
            <w:delText xml:space="preserve">Bayes’ theorem</w:delText>
          </w:r>
        </w:del>
      </w:hyperlink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and the</w:delText>
        </w:r>
      </w:del>
      <w:del w:id="14" w:author="PR Preview" w:date="2026-01-01T00:00:00Z">
        <w:r>
          <w:delText xml:space="preserve"> </w:delText>
        </w:r>
      </w:del>
      <w:hyperlink r:id="rId10">
        <w:del w:id="15" w:author="PR Preview" w:date="2026-01-01T00:00:00Z">
          <w:r>
            <w:rPr>
              <w:rStyle w:val="Hyperlink"/>
            </w:rPr>
            <w:delText xml:space="preserve">law of total probability</w:delText>
          </w:r>
        </w:del>
      </w:hyperlink>
      <w:del w:id="16" w:author="PR Preview" w:date="2026-01-01T00:00:00Z">
        <w:r>
          <w:delText xml:space="preserve">.</w:delText>
        </w:r>
      </w:del>
    </w:p>
    <w:p>
      <w:pPr>
        <w:pStyle w:val="BodyText"/>
      </w:pPr>
      <w:del w:id="17" w:author="PR Preview" w:date="2026-01-01T00:00:00Z">
        <w:r>
          <w:rPr>
            <w:b/>
            <w:bCs/>
          </w:rPr>
          <w:delText xml:space="preserve">Definition 1 (Classification)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A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rPr>
            <w:b/>
            <w:bCs/>
          </w:rPr>
          <w:delText xml:space="preserve">classification problem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is a statistical problem in which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we seek to assign each observation to one of two or more discrete categories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based on its observed features or predictors</w:delText>
        </w:r>
      </w:del>
      <w:del w:id="28" w:author="PR Preview" w:date="2026-01-01T00:00:00Z">
        <w:r>
          <w:delText xml:space="preserve"> </w:delText>
        </w:r>
      </w:del>
      <m:oMath>
        <m:r>
          <m:t>x</m:t>
        </m:r>
      </m:oMath>
      <w:del w:id="29" w:author="PR Preview" w:date="2026-01-01T00:00:00Z">
        <w:r>
          <w:delText xml:space="preserve">.</w:delText>
        </w:r>
      </w:del>
    </w:p>
    <w:p>
      <w:pPr>
        <w:pStyle w:val="BodyText"/>
      </w:pPr>
      <w:del w:id="30" w:author="PR Preview" w:date="2026-01-01T00:00:00Z">
        <w:r>
          <w:delText xml:space="preserve">Source: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Wikipedia contributors [1]</w:delText>
        </w:r>
      </w:del>
      <w:del w:id="33" w:author="PR Preview" w:date="2026-01-01T00:00:00Z">
        <w:r>
          <w:delText xml:space="preserve">.</w:delText>
        </w:r>
      </w:del>
    </w:p>
    <w:p>
      <w:pPr>
        <w:pStyle w:val="FirstParagraph"/>
      </w:pPr>
      <w:ins w:id="34" w:author="PR Preview" w:date="2026-01-01T00:00:00Z">
        <w:r>
          <w:t xml:space="preserve">A test can look highly accurate in isolation,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yet its predictive value for an individual patient depends heavily on the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prevalence of the condition in the population being tested.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Understanding this interplay requires</w:t>
        </w:r>
      </w:ins>
      <w:ins w:id="41" w:author="PR Preview" w:date="2026-01-01T00:00:00Z">
        <w:r>
          <w:t xml:space="preserve"> </w:t>
        </w:r>
      </w:ins>
      <w:hyperlink r:id="rId9">
        <w:ins w:id="42" w:author="PR Preview" w:date="2026-01-01T00:00:00Z">
          <w:r>
            <w:rPr>
              <w:rStyle w:val="Hyperlink"/>
            </w:rPr>
            <w:t xml:space="preserve">Bayes’ theorem</w:t>
          </w:r>
        </w:ins>
      </w:hyperlink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and the</w:t>
        </w:r>
      </w:ins>
      <w:ins w:id="45" w:author="PR Preview" w:date="2026-01-01T00:00:00Z">
        <w:r>
          <w:t xml:space="preserve"> </w:t>
        </w:r>
      </w:ins>
      <w:hyperlink r:id="rId10">
        <w:ins w:id="46" w:author="PR Preview" w:date="2026-01-01T00:00:00Z">
          <w:r>
            <w:rPr>
              <w:rStyle w:val="Hyperlink"/>
            </w:rPr>
            <w:t xml:space="preserve">law of total probability</w:t>
          </w:r>
        </w:ins>
      </w:hyperlink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[1]</w:t>
        </w:r>
      </w:ins>
      <w:ins w:id="49" w:author="PR Preview" w:date="2026-01-01T00:00:00Z">
        <w:r>
          <w:t xml:space="preserve">.</w:t>
        </w:r>
      </w:ins>
    </w:p>
    <w:bookmarkStart w:id="11" w:name="def-classification"/>
    <w:p>
      <w:pPr>
        <w:pStyle w:val="BodyText"/>
      </w:pPr>
      <w:ins w:id="50" w:author="PR Preview" w:date="2026-01-01T00:00:00Z">
        <w:r>
          <w:rPr>
            <w:b/>
            <w:bCs/>
          </w:rPr>
          <w:t xml:space="preserve">Definition 1 (Classification)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A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rPr>
            <w:b/>
            <w:bCs/>
          </w:rPr>
          <w:t xml:space="preserve">classification problem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is a statistical problem in which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we seek to assign each observation to one of two or more discrete categories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based on its observed features or predictors</w:t>
        </w:r>
      </w:ins>
      <w:ins w:id="61" w:author="PR Preview" w:date="2026-01-01T00:00:00Z">
        <w:r>
          <w:t xml:space="preserve"> </w:t>
        </w:r>
      </w:ins>
      <m:oMath>
        <m:r>
          <m:t>x</m:t>
        </m:r>
      </m:oMath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[2]</w:t>
        </w:r>
      </w:ins>
      <w:ins w:id="64" w:author="PR Preview" w:date="2026-01-01T00:00:00Z">
        <w:r>
          <w:t xml:space="preserve">.</w:t>
        </w:r>
      </w:ins>
    </w:p>
    <w:p>
      <w:pPr>
        <w:pStyle w:val="BodyText"/>
      </w:pPr>
      <w:ins w:id="65" w:author="PR Preview" w:date="2026-01-01T00:00:00Z">
        <w:r>
          <w:t xml:space="preserve">Source: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Wikipedia contributors [2]</w:t>
        </w:r>
      </w:ins>
      <w:ins w:id="68" w:author="PR Preview" w:date="2026-01-01T00:00:00Z">
        <w:r>
          <w:t xml:space="preserve">.</w:t>
        </w:r>
      </w:ins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del w:id="69" w:author="PR Preview" w:date="2026-01-01T00:00:00Z">
        <w:r>
          <w:rPr>
            <w:b/>
            <w:bCs/>
          </w:rPr>
          <w:delText xml:space="preserve">Definition 4 (Sensitivity)</w:delText>
        </w:r>
      </w:del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The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rPr>
            <w:b/>
            <w:bCs/>
          </w:rPr>
          <w:delText xml:space="preserve">sensitivity</w:delText>
        </w:r>
      </w:del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of a diagnostic test is the probability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that the test is positive (</w:delText>
        </w:r>
      </w:del>
      <m:oMath>
        <m:r>
          <m:rPr>
            <m:sty m:val="p"/>
          </m:rPr>
          <m:t>+</m:t>
        </m:r>
      </m:oMath>
      <w:del w:id="78" w:author="PR Preview" w:date="2026-01-01T00:00:00Z">
        <w:r>
          <w:delText xml:space="preserve">),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given that the person tested has the disease (</w:delText>
        </w:r>
      </w:del>
      <m:oMath>
        <m:r>
          <m:t>D</m:t>
        </m:r>
      </m:oMath>
      <w:del w:id="81" w:author="PR Preview" w:date="2026-01-01T00:00:00Z">
        <w:r>
          <w:delText xml:space="preserve">):</w:delText>
        </w:r>
      </w:del>
    </w:p>
    <w:p>
      <w:pPr>
        <w:pStyle w:val="FirstParagraph"/>
      </w:pPr>
      <w:ins w:id="82" w:author="PR Preview" w:date="2026-01-01T00:00:00Z">
        <w:r>
          <w:rPr>
            <w:b/>
            <w:bCs/>
          </w:rPr>
          <w:t xml:space="preserve">Definition 4 (Sensitivity)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The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rPr>
            <w:b/>
            <w:bCs/>
          </w:rPr>
          <w:t xml:space="preserve">sensitivity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of a diagnostic test is the probability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that the test is positive (</w:t>
        </w:r>
      </w:ins>
      <m:oMath>
        <m:r>
          <m:rPr>
            <m:sty m:val="p"/>
          </m:rPr>
          <m:t>+</m:t>
        </m:r>
      </m:oMath>
      <w:ins w:id="91" w:author="PR Preview" w:date="2026-01-01T00:00:00Z">
        <w:r>
          <w:t xml:space="preserve">),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given that the person tested has the disease (</w:t>
        </w:r>
      </w:ins>
      <m:oMath>
        <m:r>
          <m:t>D</m:t>
        </m:r>
      </m:oMath>
      <w:ins w:id="94" w:author="PR Preview" w:date="2026-01-01T00:00:00Z">
        <w:r>
          <w:t xml:space="preserve">)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[3]</w:t>
        </w:r>
      </w:ins>
      <w:ins w:id="97" w:author="PR Preview" w:date="2026-01-01T00:00:00Z">
        <w:r>
          <w:t xml:space="preserve">:</w:t>
        </w:r>
      </w:ins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del w:id="98" w:author="PR Preview" w:date="2026-01-01T00:00:00Z">
        <w:r>
          <w:delText xml:space="preserve">Source:</w:delText>
        </w:r>
      </w:del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Wikipedia contributors [2]</w:delText>
        </w:r>
      </w:del>
      <w:del w:id="101" w:author="PR Preview" w:date="2026-01-01T00:00:00Z">
        <w:r>
          <w:delText xml:space="preserve">.</w:delText>
        </w:r>
      </w:del>
    </w:p>
    <w:p>
      <w:pPr>
        <w:pStyle w:val="FirstParagraph"/>
      </w:pPr>
      <w:ins w:id="102" w:author="PR Preview" w:date="2026-01-01T00:00:00Z">
        <w:r>
          <w:t xml:space="preserve">Source: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Wikipedia contributors [3]</w:t>
        </w:r>
      </w:ins>
      <w:ins w:id="105" w:author="PR Preview" w:date="2026-01-01T00:00:00Z">
        <w:r>
          <w:t xml:space="preserve">.</w:t>
        </w:r>
      </w:ins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del w:id="106" w:author="PR Preview" w:date="2026-01-01T00:00:00Z">
        <w:r>
          <w:delText xml:space="preserve">Source:</w:delText>
        </w:r>
      </w:del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Wikipedia contributors [2]</w:delText>
        </w:r>
      </w:del>
      <w:del w:id="109" w:author="PR Preview" w:date="2026-01-01T00:00:00Z">
        <w:r>
          <w:delText xml:space="preserve">.</w:delText>
        </w:r>
      </w:del>
    </w:p>
    <w:p>
      <w:pPr>
        <w:pStyle w:val="FirstParagraph"/>
      </w:pPr>
      <w:ins w:id="110" w:author="PR Preview" w:date="2026-01-01T00:00:00Z">
        <w:r>
          <w:t xml:space="preserve">Source: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Wikipedia contributors [3]</w:t>
        </w:r>
      </w:ins>
      <w:ins w:id="113" w:author="PR Preview" w:date="2026-01-01T00:00:00Z">
        <w:r>
          <w:t xml:space="preserve">.</w:t>
        </w:r>
      </w:ins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del w:id="114" w:author="PR Preview" w:date="2026-01-01T00:00:00Z">
        <w:r>
          <w:rPr>
            <w:b/>
            <w:bCs/>
          </w:rPr>
          <w:delText xml:space="preserve">Definition 6 (Prevalence)</w:delText>
        </w:r>
      </w:del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The</w:delText>
        </w:r>
      </w:del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rPr>
            <w:b/>
            <w:bCs/>
          </w:rPr>
          <w:delText xml:space="preserve">prevalence</w:delText>
        </w:r>
      </w:del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of a disease in a population</w:delText>
        </w:r>
      </w:del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is the probability that a person drawn from that population</w:delText>
        </w:r>
      </w:del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has the disease (</w:delText>
        </w:r>
      </w:del>
      <m:oMath>
        <m:r>
          <m:t>D</m:t>
        </m:r>
      </m:oMath>
      <w:del w:id="125" w:author="PR Preview" w:date="2026-01-01T00:00:00Z">
        <w:r>
          <w:delText xml:space="preserve">):</w:delText>
        </w:r>
      </w:del>
    </w:p>
    <w:p>
      <w:pPr>
        <w:pStyle w:val="FirstParagraph"/>
      </w:pPr>
      <w:ins w:id="126" w:author="PR Preview" w:date="2026-01-01T00:00:00Z">
        <w:r>
          <w:rPr>
            <w:b/>
            <w:bCs/>
          </w:rPr>
          <w:t xml:space="preserve">Definition 6 (Prevalence)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The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rPr>
            <w:b/>
            <w:bCs/>
          </w:rPr>
          <w:t xml:space="preserve">prevalence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of a disease in a population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is the probability that a person drawn from that population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has the disease (</w:t>
        </w:r>
      </w:ins>
      <m:oMath>
        <m:r>
          <m:t>D</m:t>
        </m:r>
      </m:oMath>
      <w:ins w:id="137" w:author="PR Preview" w:date="2026-01-01T00:00:00Z">
        <w:r>
          <w:t xml:space="preserve">)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[4]</w:t>
        </w:r>
      </w:ins>
      <w:ins w:id="140" w:author="PR Preview" w:date="2026-01-01T00:00:00Z">
        <w:r>
          <w:t xml:space="preserve">:</w:t>
        </w:r>
      </w:ins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del w:id="141" w:author="PR Preview" w:date="2026-01-01T00:00:00Z">
        <w:r>
          <w:delText xml:space="preserve">Source: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Wikipedia contributors [3]</w:delText>
        </w:r>
      </w:del>
      <w:del w:id="144" w:author="PR Preview" w:date="2026-01-01T00:00:00Z">
        <w:r>
          <w:delText xml:space="preserve">.</w:delText>
        </w:r>
      </w:del>
    </w:p>
    <w:p>
      <w:pPr>
        <w:pStyle w:val="FirstParagraph"/>
      </w:pPr>
      <w:ins w:id="145" w:author="PR Preview" w:date="2026-01-01T00:00:00Z">
        <w:r>
          <w:t xml:space="preserve">Source: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Wikipedia contributors [4]</w:t>
        </w:r>
      </w:ins>
      <w:ins w:id="148" w:author="PR Preview" w:date="2026-01-01T00:00:00Z">
        <w:r>
          <w:t xml:space="preserve">.</w:t>
        </w:r>
      </w:ins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del w:id="149" w:author="PR Preview" w:date="2026-01-01T00:00:00Z">
        <w:r>
          <w:rPr>
            <w:b/>
            <w:bCs/>
          </w:rPr>
          <w:delText xml:space="preserve">Definition 7 (Positive predictive value (PPV))</w:delText>
        </w:r>
      </w:del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delText xml:space="preserve">The</w:delText>
        </w:r>
      </w:del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rPr>
            <w:b/>
            <w:bCs/>
          </w:rPr>
          <w:delText xml:space="preserve">positive predictive value</w:delText>
        </w:r>
      </w:del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delText xml:space="preserve">of a diagnostic test is the probability</w:delText>
        </w:r>
      </w:del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that the person tested has the disease (</w:delText>
        </w:r>
      </w:del>
      <m:oMath>
        <m:r>
          <m:t>D</m:t>
        </m:r>
      </m:oMath>
      <w:del w:id="158" w:author="PR Preview" w:date="2026-01-01T00:00:00Z">
        <w:r>
          <w:delText xml:space="preserve">),</w:delText>
        </w:r>
      </w:del>
      <w:del w:id="159" w:author="PR Preview" w:date="2026-01-01T00:00:00Z">
        <w:r>
          <w:delText xml:space="preserve"> </w:delText>
        </w:r>
      </w:del>
      <w:del w:id="160" w:author="PR Preview" w:date="2026-01-01T00:00:00Z">
        <w:r>
          <w:delText xml:space="preserve">given that the test is positive (</w:delText>
        </w:r>
      </w:del>
      <m:oMath>
        <m:r>
          <m:rPr>
            <m:sty m:val="p"/>
          </m:rPr>
          <m:t>+</m:t>
        </m:r>
      </m:oMath>
      <w:del w:id="161" w:author="PR Preview" w:date="2026-01-01T00:00:00Z">
        <w:r>
          <w:delText xml:space="preserve">):</w:delText>
        </w:r>
      </w:del>
    </w:p>
    <w:p>
      <w:pPr>
        <w:pStyle w:val="FirstParagraph"/>
      </w:pPr>
      <w:ins w:id="162" w:author="PR Preview" w:date="2026-01-01T00:00:00Z">
        <w:r>
          <w:rPr>
            <w:b/>
            <w:bCs/>
          </w:rPr>
          <w:t xml:space="preserve">Definition 7 (Positive predictive value (PPV))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The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rPr>
            <w:b/>
            <w:bCs/>
          </w:rPr>
          <w:t xml:space="preserve">positive predictive value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of a diagnostic test is the probability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that the person tested has the disease (</w:t>
        </w:r>
      </w:ins>
      <m:oMath>
        <m:r>
          <m:t>D</m:t>
        </m:r>
      </m:oMath>
      <w:ins w:id="171" w:author="PR Preview" w:date="2026-01-01T00:00:00Z">
        <w:r>
          <w:t xml:space="preserve">),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given that the test is positive (</w:t>
        </w:r>
      </w:ins>
      <m:oMath>
        <m:r>
          <m:rPr>
            <m:sty m:val="p"/>
          </m:rPr>
          <m:t>+</m:t>
        </m:r>
      </m:oMath>
      <w:ins w:id="174" w:author="PR Preview" w:date="2026-01-01T00:00:00Z">
        <w:r>
          <w:t xml:space="preserve">)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[5]</w:t>
        </w:r>
      </w:ins>
      <w:ins w:id="177" w:author="PR Preview" w:date="2026-01-01T00:00:00Z">
        <w:r>
          <w:t xml:space="preserve">:</w:t>
        </w:r>
      </w:ins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del w:id="178" w:author="PR Preview" w:date="2026-01-01T00:00:00Z">
        <w:r>
          <w:delText xml:space="preserve">Source:</w:delText>
        </w:r>
      </w:del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delText xml:space="preserve">Wikipedia contributors [4]</w:delText>
        </w:r>
      </w:del>
      <w:del w:id="181" w:author="PR Preview" w:date="2026-01-01T00:00:00Z">
        <w:r>
          <w:delText xml:space="preserve">.</w:delText>
        </w:r>
      </w:del>
    </w:p>
    <w:p>
      <w:pPr>
        <w:pStyle w:val="FirstParagraph"/>
      </w:pPr>
      <w:ins w:id="182" w:author="PR Preview" w:date="2026-01-01T00:00:00Z">
        <w:r>
          <w:t xml:space="preserve">Source: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Wikipedia contributors [5]</w:t>
        </w:r>
      </w:ins>
      <w:ins w:id="185" w:author="PR Preview" w:date="2026-01-01T00:00:00Z">
        <w:r>
          <w:t xml:space="preserve">.</w:t>
        </w:r>
      </w:ins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del w:id="186" w:author="PR Preview" w:date="2026-01-01T00:00:00Z">
        <w:r>
          <w:delText xml:space="preserve">Source:</w:delText>
        </w:r>
      </w:del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Wikipedia contributors [4]</w:delText>
        </w:r>
      </w:del>
      <w:del w:id="189" w:author="PR Preview" w:date="2026-01-01T00:00:00Z">
        <w:r>
          <w:delText xml:space="preserve">.</w:delText>
        </w:r>
      </w:del>
    </w:p>
    <w:p>
      <w:pPr>
        <w:pStyle w:val="FirstParagraph"/>
      </w:pPr>
      <w:ins w:id="190" w:author="PR Preview" w:date="2026-01-01T00:00:00Z">
        <w:r>
          <w:t xml:space="preserve">Source: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Wikipedia contributors [5]</w:t>
        </w:r>
      </w:ins>
      <w:ins w:id="193" w:author="PR Preview" w:date="2026-01-01T00:00:00Z">
        <w:r>
          <w:t xml:space="preserve">.</w:t>
        </w:r>
      </w:ins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del w:id="194" w:author="PR Preview" w:date="2026-01-01T00:00:00Z">
        <w:r>
          <w:delText xml:space="preserve">Source:</w:delText>
        </w:r>
      </w:del>
      <w:del w:id="195" w:author="PR Preview" w:date="2026-01-01T00:00:00Z">
        <w:r>
          <w:delText xml:space="preserve"> </w:delText>
        </w:r>
      </w:del>
      <w:del w:id="196" w:author="PR Preview" w:date="2026-01-01T00:00:00Z">
        <w:r>
          <w:delText xml:space="preserve">Wikipedia contributors [5]</w:delText>
        </w:r>
      </w:del>
      <w:del w:id="197" w:author="PR Preview" w:date="2026-01-01T00:00:00Z">
        <w:r>
          <w:delText xml:space="preserve">.</w:delText>
        </w:r>
      </w:del>
    </w:p>
    <w:p>
      <w:pPr>
        <w:pStyle w:val="FirstParagraph"/>
      </w:pPr>
      <w:ins w:id="198" w:author="PR Preview" w:date="2026-01-01T00:00:00Z">
        <w:r>
          <w:t xml:space="preserve">Source: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Wikipedia contributors [1]</w:t>
        </w:r>
      </w:ins>
      <w:ins w:id="201" w:author="PR Preview" w:date="2026-01-01T00:00:00Z">
        <w:r>
          <w:t xml:space="preserve">.</w:t>
        </w:r>
      </w:ins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del w:id="202" w:author="PR Preview" w:date="2026-01-01T00:00:00Z">
        <w:r>
          <w:rPr>
            <w:b/>
            <w:bCs/>
          </w:rPr>
          <w:delText xml:space="preserve">Definition 9 (Agreement table)</w:delText>
        </w:r>
      </w:del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delText xml:space="preserve">For</w:delText>
        </w:r>
      </w:del>
      <w:del w:id="205" w:author="PR Preview" w:date="2026-01-01T00:00:00Z">
        <w:r>
          <w:delText xml:space="preserve"> </w:delText>
        </w:r>
      </w:del>
      <m:oMath>
        <m:r>
          <m:t>n</m:t>
        </m:r>
      </m:oMath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delText xml:space="preserve">observations that an agent and a reference</w:delText>
        </w:r>
      </w:del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delText xml:space="preserve">each classify as positive or negative,</w:delText>
        </w:r>
      </w:del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delText xml:space="preserve">the</w:delText>
        </w:r>
      </w:del>
      <w:del w:id="212" w:author="PR Preview" w:date="2026-01-01T00:00:00Z">
        <w:r>
          <w:delText xml:space="preserve"> </w:delText>
        </w:r>
      </w:del>
      <w:del w:id="213" w:author="PR Preview" w:date="2026-01-01T00:00:00Z">
        <w:r>
          <w:rPr>
            <w:b/>
            <w:bCs/>
          </w:rPr>
          <w:delText xml:space="preserve">agreement table</w:delText>
        </w:r>
      </w:del>
      <w:del w:id="214" w:author="PR Preview" w:date="2026-01-01T00:00:00Z">
        <w:r>
          <w:delText xml:space="preserve"> </w:delText>
        </w:r>
      </w:del>
      <w:del w:id="215" w:author="PR Preview" w:date="2026-01-01T00:00:00Z">
        <w:r>
          <w:delText xml:space="preserve">counts the four combinations:</w:delText>
        </w:r>
      </w:del>
    </w:p>
    <w:p>
      <w:pPr>
        <w:pStyle w:val="BodyText"/>
      </w:pPr>
      <w:ins w:id="216" w:author="PR Preview" w:date="2026-01-01T00:00:00Z">
        <w:r>
          <w:rPr>
            <w:b/>
            <w:bCs/>
          </w:rPr>
          <w:t xml:space="preserve">Definition 9 (Agreement table)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For</w:t>
        </w:r>
      </w:ins>
      <w:ins w:id="219" w:author="PR Preview" w:date="2026-01-01T00:00:00Z">
        <w:r>
          <w:t xml:space="preserve"> </w:t>
        </w:r>
      </w:ins>
      <m:oMath>
        <m:r>
          <m:t>n</m:t>
        </m:r>
      </m:oMath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observations that an agent and a reference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each classify as positive or negative,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the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rPr>
            <w:b/>
            <w:bCs/>
          </w:rPr>
          <w:t xml:space="preserve">agreement table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counts the four combinations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[6]</w:t>
        </w:r>
      </w:ins>
      <w:ins w:id="232" w:author="PR Preview" w:date="2026-01-01T00:00:00Z">
        <w:r>
          <w:t xml:space="preserve">: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7"/>
    <w:bookmarkStart w:id="68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del w:id="233" w:author="PR Preview" w:date="2026-01-01T00:00:00Z">
        <w:r>
          <w:rPr>
            <w:b/>
            <w:bCs/>
          </w:rPr>
          <w:delText xml:space="preserve">Definition 15 (Harmonic mean)</w:delText>
        </w:r>
      </w:del>
      <w:del w:id="234" w:author="PR Preview" w:date="2026-01-01T00:00:00Z">
        <w:r>
          <w:delText xml:space="preserve"> </w:delText>
        </w:r>
      </w:del>
      <w:del w:id="235" w:author="PR Preview" w:date="2026-01-01T00:00:00Z">
        <w:r>
          <w:delText xml:space="preserve">The</w:delText>
        </w:r>
      </w:del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rPr>
            <w:b/>
            <w:bCs/>
          </w:rPr>
          <w:delText xml:space="preserve">harmonic mean</w:delText>
        </w:r>
      </w:del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delText xml:space="preserve">of two positive numbers</w:delText>
        </w:r>
      </w:del>
      <w:del w:id="240" w:author="PR Preview" w:date="2026-01-01T00:00:00Z">
        <w:r>
          <w:delText xml:space="preserve"> </w:delText>
        </w:r>
      </w:del>
      <m:oMath>
        <m:r>
          <m:t>x</m:t>
        </m:r>
      </m:oMath>
      <w:del w:id="241" w:author="PR Preview" w:date="2026-01-01T00:00:00Z">
        <w:r>
          <w:delText xml:space="preserve"> </w:delText>
        </w:r>
      </w:del>
      <w:del w:id="242" w:author="PR Preview" w:date="2026-01-01T00:00:00Z">
        <w:r>
          <w:delText xml:space="preserve">and</w:delText>
        </w:r>
      </w:del>
      <w:del w:id="243" w:author="PR Preview" w:date="2026-01-01T00:00:00Z">
        <w:r>
          <w:delText xml:space="preserve"> </w:delText>
        </w:r>
      </w:del>
      <m:oMath>
        <m:r>
          <m:t>y</m:t>
        </m:r>
      </m:oMath>
      <w:del w:id="244" w:author="PR Preview" w:date="2026-01-01T00:00:00Z">
        <w:r>
          <w:delText xml:space="preserve"> </w:delText>
        </w:r>
      </w:del>
      <w:del w:id="245" w:author="PR Preview" w:date="2026-01-01T00:00:00Z">
        <w:r>
          <w:delText xml:space="preserve">is the reciprocal of the average of their reciprocals:</w:delText>
        </w:r>
      </w:del>
    </w:p>
    <w:p>
      <w:pPr>
        <w:pStyle w:val="FirstParagraph"/>
      </w:pPr>
      <w:ins w:id="246" w:author="PR Preview" w:date="2026-01-01T00:00:00Z">
        <w:r>
          <w:rPr>
            <w:b/>
            <w:bCs/>
          </w:rPr>
          <w:t xml:space="preserve">Definition 15 (Harmonic mean)</w:t>
        </w:r>
      </w:ins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The</w:t>
        </w:r>
      </w:ins>
      <w:ins w:id="249" w:author="PR Preview" w:date="2026-01-01T00:00:00Z">
        <w:r>
          <w:t xml:space="preserve"> </w:t>
        </w:r>
      </w:ins>
      <w:ins w:id="250" w:author="PR Preview" w:date="2026-01-01T00:00:00Z">
        <w:r>
          <w:rPr>
            <w:b/>
            <w:bCs/>
          </w:rPr>
          <w:t xml:space="preserve">harmonic mean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of two positive numbers</w:t>
        </w:r>
      </w:ins>
      <w:ins w:id="253" w:author="PR Preview" w:date="2026-01-01T00:00:00Z">
        <w:r>
          <w:t xml:space="preserve"> </w:t>
        </w:r>
      </w:ins>
      <m:oMath>
        <m:r>
          <m:t>x</m:t>
        </m:r>
      </m:oMath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and</w:t>
        </w:r>
      </w:ins>
      <w:ins w:id="256" w:author="PR Preview" w:date="2026-01-01T00:00:00Z">
        <w:r>
          <w:t xml:space="preserve"> </w:t>
        </w:r>
      </w:ins>
      <m:oMath>
        <m:r>
          <m:t>y</m:t>
        </m:r>
      </m:oMath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is the reciprocal of the average of their reciprocals</w:t>
        </w:r>
      </w:ins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[8]</w:t>
        </w:r>
      </w:ins>
      <w:ins w:id="261" w:author="PR Preview" w:date="2026-01-01T00:00:00Z">
        <w:r>
          <w:t xml:space="preserve">:</w:t>
        </w:r>
      </w:ins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1"/>
    <w:bookmarkStart w:id="93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2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del w:id="262" w:author="PR Preview" w:date="2026-01-01T00:00:00Z">
        <w:r>
          <w:rPr>
            <w:b/>
            <w:bCs/>
          </w:rPr>
          <w:delText xml:space="preserve">Definition 17 (Cohen’s kappa)</w:delText>
        </w:r>
      </w:del>
      <w:del w:id="263" w:author="PR Preview" w:date="2026-01-01T00:00:00Z">
        <w:r>
          <w:delText xml:space="preserve"> </w:delText>
        </w:r>
      </w:del>
      <w:del w:id="264" w:author="PR Preview" w:date="2026-01-01T00:00:00Z">
        <w:r>
          <w:delText xml:space="preserve">For an agreement table with</w:delText>
        </w:r>
      </w:del>
      <w:del w:id="265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del w:id="266" w:author="PR Preview" w:date="2026-01-01T00:00:00Z">
        <w:r>
          <w:delText xml:space="preserve">,</w:delText>
        </w:r>
      </w:del>
      <w:del w:id="267" w:author="PR Preview" w:date="2026-01-01T00:00:00Z">
        <w:r>
          <w:delText xml:space="preserve"> </w:delText>
        </w:r>
      </w:del>
      <w:del w:id="268" w:author="PR Preview" w:date="2026-01-01T00:00:00Z">
        <w:r>
          <w:rPr>
            <w:b/>
            <w:bCs/>
          </w:rPr>
          <w:delText xml:space="preserve">Cohen’s kappa</w:delText>
        </w:r>
      </w:del>
      <w:del w:id="269" w:author="PR Preview" w:date="2026-01-01T00:00:00Z">
        <w:r>
          <w:delText xml:space="preserve"> </w:delText>
        </w:r>
      </w:del>
      <w:del w:id="270" w:author="PR Preview" w:date="2026-01-01T00:00:00Z">
        <w:r>
          <w:delText xml:space="preserve">is the agreement beyond chance,</w:delText>
        </w:r>
      </w:del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delText xml:space="preserve">as a fraction of the largest possible agreement beyond chance,</w:delText>
        </w:r>
      </w:del>
      <w:del w:id="273" w:author="PR Preview" w:date="2026-01-01T00:00:00Z">
        <w:r>
          <w:delText xml:space="preserve"> </w:delText>
        </w:r>
      </w:del>
      <w:del w:id="274" w:author="PR Preview" w:date="2026-01-01T00:00:00Z">
        <w:r>
          <w:delText xml:space="preserve">built from the overall agreement (</w:delText>
        </w:r>
      </w:del>
      <w:hyperlink w:anchor="def-overall-agreement">
        <w:del w:id="275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276" w:author="PR Preview" w:date="2026-01-01T00:00:00Z">
        <w:r>
          <w:delText xml:space="preserve">)</w:delText>
        </w:r>
      </w:del>
      <w:del w:id="277" w:author="PR Preview" w:date="2026-01-01T00:00:00Z">
        <w:r>
          <w:delText xml:space="preserve"> </w:delText>
        </w:r>
      </w:del>
      <w:del w:id="278" w:author="PR Preview" w:date="2026-01-01T00:00:00Z">
        <w:r>
          <w:delText xml:space="preserve">and the chance agreement (</w:delText>
        </w:r>
      </w:del>
      <w:hyperlink w:anchor="def-chance-agreement">
        <w:del w:id="279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280" w:author="PR Preview" w:date="2026-01-01T00:00:00Z">
        <w:r>
          <w:delText xml:space="preserve">):</w:delText>
        </w:r>
      </w:del>
    </w:p>
    <w:p>
      <w:pPr>
        <w:pStyle w:val="BodyText"/>
      </w:pPr>
      <w:ins w:id="281" w:author="PR Preview" w:date="2026-01-01T00:00:00Z">
        <w:r>
          <w:rPr>
            <w:b/>
            <w:bCs/>
          </w:rPr>
          <w:t xml:space="preserve">Definition 17 (Cohen’s kappa)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For an agreement table with</w:t>
        </w:r>
      </w:ins>
      <w:ins w:id="284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ins w:id="285" w:author="PR Preview" w:date="2026-01-01T00:00:00Z">
        <w:r>
          <w:t xml:space="preserve">,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rPr>
            <w:b/>
            <w:bCs/>
          </w:rPr>
          <w:t xml:space="preserve">Cohen’s kappa</w:t>
        </w:r>
      </w:ins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is the agreement beyond chance,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as a fraction of the largest possible agreement beyond chance,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built from the overall agreement (</w:t>
        </w:r>
      </w:ins>
      <w:hyperlink w:anchor="def-overall-agreement">
        <w:ins w:id="294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295" w:author="PR Preview" w:date="2026-01-01T00:00:00Z">
        <w:r>
          <w:t xml:space="preserve">)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and the chance agreement (</w:t>
        </w:r>
      </w:ins>
      <w:hyperlink w:anchor="def-chance-agreement">
        <w:ins w:id="298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299" w:author="PR Preview" w:date="2026-01-01T00:00:00Z">
        <w:r>
          <w:t xml:space="preserve">)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[10]</w:t>
        </w:r>
      </w:ins>
      <w:ins w:id="302" w:author="PR Preview" w:date="2026-01-01T00:00:00Z">
        <w:r>
          <w:t xml:space="preserve">:</w:t>
        </w:r>
      </w:ins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7"/>
    <w:bookmarkStart w:id="119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1"/>
    <w:bookmarkEnd w:id="122"/>
    <w:bookmarkStart w:id="146" w:name="references"/>
    <w:p>
      <w:pPr>
        <w:pStyle w:val="Heading2"/>
      </w:pPr>
      <w:del w:id="303" w:author="PR Preview" w:date="2026-01-01T00:00:00Z">
        <w:r>
          <w:delText xml:space="preserve">Further reading</w:delText>
        </w:r>
      </w:del>
    </w:p>
    <w:p>
      <w:pPr>
        <w:numPr>
          <w:ilvl w:val="0"/>
          <w:numId w:val="1007"/>
        </w:numPr>
      </w:pPr>
      <w:del w:id="304" w:author="PR Preview" w:date="2026-01-01T00:00:00Z">
        <w:r>
          <w:delText xml:space="preserve">Wikipedia contributors [1]</w:delText>
        </w:r>
      </w:del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— classification rules and their evaluation</w:delText>
        </w:r>
      </w:del>
    </w:p>
    <w:p>
      <w:pPr>
        <w:numPr>
          <w:ilvl w:val="0"/>
          <w:numId w:val="1007"/>
        </w:numPr>
      </w:pPr>
      <w:del w:id="307" w:author="PR Preview" w:date="2026-01-01T00:00:00Z">
        <w:r>
          <w:delText xml:space="preserve">Wikipedia contributors [2]</w:delText>
        </w:r>
      </w:del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— the two measures of a diagnostic test</w:delText>
        </w:r>
      </w:del>
    </w:p>
    <w:p>
      <w:pPr>
        <w:numPr>
          <w:ilvl w:val="0"/>
          <w:numId w:val="1007"/>
        </w:numPr>
      </w:pPr>
      <w:del w:id="310" w:author="PR Preview" w:date="2026-01-01T00:00:00Z">
        <w:r>
          <w:delText xml:space="preserve">Wikipedia contributors [4]</w:delText>
        </w:r>
      </w:del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delText xml:space="preserve">— predictive values and their dependence on prevalence</w:delText>
        </w:r>
      </w:del>
    </w:p>
    <w:p>
      <w:pPr>
        <w:numPr>
          <w:ilvl w:val="0"/>
          <w:numId w:val="1007"/>
        </w:numPr>
      </w:pPr>
      <w:del w:id="313" w:author="PR Preview" w:date="2026-01-01T00:00:00Z">
        <w:r>
          <w:delText xml:space="preserve">Wikipedia contributors [6]</w:delText>
        </w:r>
      </w:del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delText xml:space="preserve">— the table of predicted and true classes</w:delText>
        </w:r>
      </w:del>
    </w:p>
    <w:p>
      <w:pPr>
        <w:numPr>
          <w:ilvl w:val="0"/>
          <w:numId w:val="1007"/>
        </w:numPr>
      </w:pPr>
      <w:del w:id="316" w:author="PR Preview" w:date="2026-01-01T00:00:00Z">
        <w:r>
          <w:delText xml:space="preserve">Wikipedia contributors [10]</w:delText>
        </w:r>
      </w:del>
      <w:del w:id="317" w:author="PR Preview" w:date="2026-01-01T00:00:00Z">
        <w:r>
          <w:delText xml:space="preserve"> </w:delText>
        </w:r>
      </w:del>
      <w:del w:id="318" w:author="PR Preview" w:date="2026-01-01T00:00:00Z">
        <w:r>
          <w:delText xml:space="preserve">— agreement between two raters beyond chance</w:delText>
        </w:r>
      </w:del>
    </w:p>
    <w:p>
      <w:pPr>
        <w:numPr>
          <w:ilvl w:val="0"/>
          <w:numId w:val="1007"/>
        </w:numPr>
      </w:pPr>
      <w:del w:id="319" w:author="PR Preview" w:date="2026-01-01T00:00:00Z">
        <w:r>
          <w:delText xml:space="preserve">Wikipedia contributors [12]</w:delText>
        </w:r>
      </w:del>
      <w:del w:id="320" w:author="PR Preview" w:date="2026-01-01T00:00:00Z">
        <w:r>
          <w:delText xml:space="preserve"> </w:delText>
        </w:r>
      </w:del>
      <w:del w:id="321" w:author="PR Preview" w:date="2026-01-01T00:00:00Z">
        <w:r>
          <w:delText xml:space="preserve">— ROC curves and the area under them</w:delText>
        </w:r>
      </w:del>
    </w:p>
    <w:p>
      <w:pPr>
        <w:numPr>
          <w:ilvl w:val="0"/>
          <w:numId w:val="1007"/>
        </w:numPr>
      </w:pPr>
      <w:del w:id="322" w:author="PR Preview" w:date="2026-01-01T00:00:00Z">
        <w:r>
          <w:delText xml:space="preserve">Wikipedia contributors [5]</w:delText>
        </w:r>
      </w:del>
      <w:del w:id="323" w:author="PR Preview" w:date="2026-01-01T00:00:00Z">
        <w:r>
          <w:delText xml:space="preserve"> </w:delText>
        </w:r>
      </w:del>
      <w:del w:id="324" w:author="PR Preview" w:date="2026-01-01T00:00:00Z">
        <w:r>
          <w:delText xml:space="preserve">— the Wikipedia article on bayes’ theorem</w:delText>
        </w:r>
      </w:del>
    </w:p>
    <w:p>
      <w:pPr>
        <w:numPr>
          <w:ilvl w:val="0"/>
          <w:numId w:val="1007"/>
        </w:numPr>
      </w:pPr>
      <w:del w:id="325" w:author="PR Preview" w:date="2026-01-01T00:00:00Z">
        <w:r>
          <w:delText xml:space="preserve">Wikipedia contributors [8]</w:delText>
        </w:r>
      </w:del>
      <w:del w:id="326" w:author="PR Preview" w:date="2026-01-01T00:00:00Z">
        <w:r>
          <w:delText xml:space="preserve"> </w:delText>
        </w:r>
      </w:del>
      <w:del w:id="327" w:author="PR Preview" w:date="2026-01-01T00:00:00Z">
        <w:r>
          <w:delText xml:space="preserve">— the Wikipedia article on harmonic mean</w:delText>
        </w:r>
      </w:del>
    </w:p>
    <w:p>
      <w:pPr>
        <w:numPr>
          <w:ilvl w:val="0"/>
          <w:numId w:val="1007"/>
        </w:numPr>
      </w:pPr>
      <w:del w:id="328" w:author="PR Preview" w:date="2026-01-01T00:00:00Z">
        <w:r>
          <w:delText xml:space="preserve">Wikipedia contributors [3]</w:delText>
        </w:r>
      </w:del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delText xml:space="preserve">— the Wikipedia article on prevalence</w:delText>
        </w:r>
      </w:del>
    </w:p>
    <w:p>
      <w:pPr>
        <w:pStyle w:val="Heading2"/>
      </w:pPr>
      <w:r>
        <w:t xml:space="preserve">References</w:t>
      </w:r>
    </w:p>
    <w:bookmarkStart w:id="145" w:name="refs"/>
    <w:bookmarkStart w:id="124" w:name="ref-wikipedia_bayes_theorem"/>
    <w:p>
      <w:pPr>
        <w:pStyle w:val="Bibliography"/>
      </w:pPr>
      <w:del w:id="331" w:author="PR Preview" w:date="2026-01-01T00:00:00Z">
        <w:r>
          <w:delText xml:space="preserve">[1]</w:delText>
        </w:r>
      </w:del>
      <w:del w:id="332" w:author="PR Preview" w:date="2026-01-01T00:00:00Z">
        <w:r>
          <w:delText xml:space="preserve"> </w:delText>
        </w:r>
      </w:del>
      <w:del w:id="333" w:author="PR Preview" w:date="2026-01-01T00:00:00Z">
        <w:r>
          <w:delText xml:space="preserve">	</w:delText>
        </w:r>
      </w:del>
      <w:del w:id="334" w:author="PR Preview" w:date="2026-01-01T00:00:00Z">
        <w:r>
          <w:delText xml:space="preserve">Wikipedia contributors,</w:delText>
        </w:r>
      </w:del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delText xml:space="preserve">“Statistical classification —</w:delText>
        </w:r>
      </w:del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delText xml:space="preserve">Wikipedia</w:delText>
        </w:r>
      </w:del>
      <w:del w:id="339" w:author="PR Preview" w:date="2026-01-01T00:00:00Z">
        <w:r>
          <w:delText xml:space="preserve">,</w:delText>
        </w:r>
      </w:del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the free encyclopedia.”</w:delText>
        </w:r>
      </w:del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delText xml:space="preserve">2026. Available:</w:delText>
        </w:r>
      </w:del>
      <w:del w:id="344" w:author="PR Preview" w:date="2026-01-01T00:00:00Z">
        <w:r>
          <w:delText xml:space="preserve"> </w:delText>
        </w:r>
      </w:del>
      <w:hyperlink r:id="rId125">
        <w:del w:id="345" w:author="PR Preview" w:date="2026-01-01T00:00:00Z">
          <w:r>
            <w:rPr>
              <w:rStyle w:val="Hyperlink"/>
            </w:rPr>
            <w:delText xml:space="preserve">https://en.wikipedia.org/wiki/Statistical_classification</w:delText>
          </w:r>
        </w:del>
      </w:hyperlink>
    </w:p>
    <w:p>
      <w:pPr>
        <w:pStyle w:val="Bibliography"/>
      </w:pPr>
      <w:del w:id="346" w:author="PR Preview" w:date="2026-01-01T00:00:00Z">
        <w:r>
          <w:delText xml:space="preserve">[2]</w:delText>
        </w:r>
      </w:del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delText xml:space="preserve">	</w:delText>
        </w:r>
      </w:del>
      <w:del w:id="349" w:author="PR Preview" w:date="2026-01-01T00:00:00Z">
        <w:r>
          <w:delText xml:space="preserve">Wikipedia contributors,</w:delText>
        </w:r>
      </w:del>
      <w:del w:id="350" w:author="PR Preview" w:date="2026-01-01T00:00:00Z">
        <w:r>
          <w:delText xml:space="preserve"> </w:delText>
        </w:r>
      </w:del>
      <w:del w:id="351" w:author="PR Preview" w:date="2026-01-01T00:00:00Z">
        <w:r>
          <w:delText xml:space="preserve">“Sensitivity and specificity —</w:delText>
        </w:r>
      </w:del>
      <w:del w:id="352" w:author="PR Preview" w:date="2026-01-01T00:00:00Z">
        <w:r>
          <w:delText xml:space="preserve"> </w:delText>
        </w:r>
      </w:del>
      <w:del w:id="353" w:author="PR Preview" w:date="2026-01-01T00:00:00Z">
        <w:r>
          <w:delText xml:space="preserve">Wikipedia</w:delText>
        </w:r>
      </w:del>
      <w:del w:id="354" w:author="PR Preview" w:date="2026-01-01T00:00:00Z">
        <w:r>
          <w:delText xml:space="preserve">,</w:delText>
        </w:r>
      </w:del>
      <w:del w:id="355" w:author="PR Preview" w:date="2026-01-01T00:00:00Z">
        <w:r>
          <w:delText xml:space="preserve"> </w:delText>
        </w:r>
      </w:del>
      <w:del w:id="356" w:author="PR Preview" w:date="2026-01-01T00:00:00Z">
        <w:r>
          <w:delText xml:space="preserve">the free encyclopedia.”</w:delText>
        </w:r>
      </w:del>
      <w:del w:id="357" w:author="PR Preview" w:date="2026-01-01T00:00:00Z">
        <w:r>
          <w:delText xml:space="preserve"> </w:delText>
        </w:r>
      </w:del>
      <w:del w:id="358" w:author="PR Preview" w:date="2026-01-01T00:00:00Z">
        <w:r>
          <w:delText xml:space="preserve">2026. Available:</w:delText>
        </w:r>
      </w:del>
      <w:del w:id="359" w:author="PR Preview" w:date="2026-01-01T00:00:00Z">
        <w:r>
          <w:delText xml:space="preserve"> </w:delText>
        </w:r>
      </w:del>
      <w:hyperlink r:id="rId127">
        <w:del w:id="360" w:author="PR Preview" w:date="2026-01-01T00:00:00Z">
          <w:r>
            <w:rPr>
              <w:rStyle w:val="Hyperlink"/>
            </w:rPr>
            <w:delText xml:space="preserve">https://en.wikipedia.org/wiki/Sensitivity_and_specificity</w:delText>
          </w:r>
        </w:del>
      </w:hyperlink>
    </w:p>
    <w:p>
      <w:pPr>
        <w:pStyle w:val="Bibliography"/>
      </w:pPr>
      <w:del w:id="361" w:author="PR Preview" w:date="2026-01-01T00:00:00Z">
        <w:r>
          <w:delText xml:space="preserve">[3]</w:delText>
        </w:r>
      </w:del>
      <w:del w:id="362" w:author="PR Preview" w:date="2026-01-01T00:00:00Z">
        <w:r>
          <w:delText xml:space="preserve"> </w:delText>
        </w:r>
      </w:del>
      <w:del w:id="363" w:author="PR Preview" w:date="2026-01-01T00:00:00Z">
        <w:r>
          <w:delText xml:space="preserve">	</w:delText>
        </w:r>
      </w:del>
      <w:del w:id="364" w:author="PR Preview" w:date="2026-01-01T00:00:00Z">
        <w:r>
          <w:delText xml:space="preserve">Wikipedia contributors,</w:delText>
        </w:r>
      </w:del>
      <w:del w:id="365" w:author="PR Preview" w:date="2026-01-01T00:00:00Z">
        <w:r>
          <w:delText xml:space="preserve"> </w:delText>
        </w:r>
      </w:del>
      <w:del w:id="366" w:author="PR Preview" w:date="2026-01-01T00:00:00Z">
        <w:r>
          <w:delText xml:space="preserve">“Prevalence —</w:delText>
        </w:r>
      </w:del>
      <w:del w:id="367" w:author="PR Preview" w:date="2026-01-01T00:00:00Z">
        <w:r>
          <w:delText xml:space="preserve"> </w:delText>
        </w:r>
      </w:del>
      <w:del w:id="368" w:author="PR Preview" w:date="2026-01-01T00:00:00Z">
        <w:r>
          <w:delText xml:space="preserve">Wikipedia</w:delText>
        </w:r>
      </w:del>
      <w:del w:id="369" w:author="PR Preview" w:date="2026-01-01T00:00:00Z">
        <w:r>
          <w:delText xml:space="preserve">,</w:delText>
        </w:r>
      </w:del>
      <w:del w:id="370" w:author="PR Preview" w:date="2026-01-01T00:00:00Z">
        <w:r>
          <w:delText xml:space="preserve"> </w:delText>
        </w:r>
      </w:del>
      <w:del w:id="371" w:author="PR Preview" w:date="2026-01-01T00:00:00Z">
        <w:r>
          <w:delText xml:space="preserve">the free encyclopedia.”</w:delText>
        </w:r>
      </w:del>
      <w:del w:id="372" w:author="PR Preview" w:date="2026-01-01T00:00:00Z">
        <w:r>
          <w:delText xml:space="preserve"> </w:delText>
        </w:r>
      </w:del>
      <w:del w:id="373" w:author="PR Preview" w:date="2026-01-01T00:00:00Z">
        <w:r>
          <w:delText xml:space="preserve">2026. Available:</w:delText>
        </w:r>
      </w:del>
      <w:del w:id="374" w:author="PR Preview" w:date="2026-01-01T00:00:00Z">
        <w:r>
          <w:delText xml:space="preserve"> </w:delText>
        </w:r>
      </w:del>
      <w:hyperlink r:id="rId129">
        <w:del w:id="375" w:author="PR Preview" w:date="2026-01-01T00:00:00Z">
          <w:r>
            <w:rPr>
              <w:rStyle w:val="Hyperlink"/>
            </w:rPr>
            <w:delText xml:space="preserve">https://en.wikipedia.org/wiki/Prevalence</w:delText>
          </w:r>
        </w:del>
      </w:hyperlink>
    </w:p>
    <w:p>
      <w:pPr>
        <w:pStyle w:val="Bibliography"/>
      </w:pPr>
      <w:del w:id="376" w:author="PR Preview" w:date="2026-01-01T00:00:00Z">
        <w:r>
          <w:delText xml:space="preserve">[4]</w:delText>
        </w:r>
      </w:del>
      <w:del w:id="377" w:author="PR Preview" w:date="2026-01-01T00:00:00Z">
        <w:r>
          <w:delText xml:space="preserve"> </w:delText>
        </w:r>
      </w:del>
      <w:del w:id="378" w:author="PR Preview" w:date="2026-01-01T00:00:00Z">
        <w:r>
          <w:delText xml:space="preserve">	</w:delText>
        </w:r>
      </w:del>
      <w:del w:id="379" w:author="PR Preview" w:date="2026-01-01T00:00:00Z">
        <w:r>
          <w:delText xml:space="preserve">Wikipedia contributors,</w:delText>
        </w:r>
      </w:del>
      <w:del w:id="380" w:author="PR Preview" w:date="2026-01-01T00:00:00Z">
        <w:r>
          <w:delText xml:space="preserve"> </w:delText>
        </w:r>
      </w:del>
      <w:del w:id="381" w:author="PR Preview" w:date="2026-01-01T00:00:00Z">
        <w:r>
          <w:delText xml:space="preserve">“Positive and negative predictive values —</w:delText>
        </w:r>
      </w:del>
      <w:del w:id="382" w:author="PR Preview" w:date="2026-01-01T00:00:00Z">
        <w:r>
          <w:delText xml:space="preserve"> </w:delText>
        </w:r>
      </w:del>
      <w:del w:id="383" w:author="PR Preview" w:date="2026-01-01T00:00:00Z">
        <w:r>
          <w:delText xml:space="preserve">Wikipedia</w:delText>
        </w:r>
      </w:del>
      <w:del w:id="384" w:author="PR Preview" w:date="2026-01-01T00:00:00Z">
        <w:r>
          <w:delText xml:space="preserve">,</w:delText>
        </w:r>
      </w:del>
      <w:del w:id="385" w:author="PR Preview" w:date="2026-01-01T00:00:00Z">
        <w:r>
          <w:delText xml:space="preserve"> </w:delText>
        </w:r>
      </w:del>
      <w:del w:id="386" w:author="PR Preview" w:date="2026-01-01T00:00:00Z">
        <w:r>
          <w:delText xml:space="preserve">the free encyclopedia.”</w:delText>
        </w:r>
      </w:del>
      <w:del w:id="387" w:author="PR Preview" w:date="2026-01-01T00:00:00Z">
        <w:r>
          <w:delText xml:space="preserve"> </w:delText>
        </w:r>
      </w:del>
      <w:del w:id="388" w:author="PR Preview" w:date="2026-01-01T00:00:00Z">
        <w:r>
          <w:delText xml:space="preserve">2026. Available:</w:delText>
        </w:r>
      </w:del>
      <w:del w:id="389" w:author="PR Preview" w:date="2026-01-01T00:00:00Z">
        <w:r>
          <w:delText xml:space="preserve"> </w:delText>
        </w:r>
      </w:del>
      <w:hyperlink r:id="rId131">
        <w:del w:id="390" w:author="PR Preview" w:date="2026-01-01T00:00:00Z">
          <w:r>
            <w:rPr>
              <w:rStyle w:val="Hyperlink"/>
            </w:rPr>
            <w:delText xml:space="preserve">https://en.wikipedia.org/wiki/Positive_and_negative_predictive_values</w:delText>
          </w:r>
        </w:del>
      </w:hyperlink>
    </w:p>
    <w:p>
      <w:pPr>
        <w:pStyle w:val="Bibliography"/>
      </w:pPr>
      <w:del w:id="391" w:author="PR Preview" w:date="2026-01-01T00:00:00Z">
        <w:r>
          <w:delText xml:space="preserve">[5]</w:delText>
        </w:r>
      </w:del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delText xml:space="preserve">	</w:delText>
        </w:r>
      </w:del>
      <w:del w:id="394" w:author="PR Preview" w:date="2026-01-01T00:00:00Z">
        <w:r>
          <w:delText xml:space="preserve">Wikipedia contributors,</w:delText>
        </w:r>
      </w:del>
      <w:del w:id="395" w:author="PR Preview" w:date="2026-01-01T00:00:00Z">
        <w:r>
          <w:delText xml:space="preserve"> </w:delText>
        </w:r>
      </w:del>
      <w:del w:id="396" w:author="PR Preview" w:date="2026-01-01T00:00:00Z">
        <w:r>
          <w:delText xml:space="preserve">“Bayes’ theorem —</w:delText>
        </w:r>
      </w:del>
      <w:del w:id="397" w:author="PR Preview" w:date="2026-01-01T00:00:00Z">
        <w:r>
          <w:delText xml:space="preserve"> </w:delText>
        </w:r>
      </w:del>
      <w:del w:id="398" w:author="PR Preview" w:date="2026-01-01T00:00:00Z">
        <w:r>
          <w:delText xml:space="preserve">Wikipedia</w:delText>
        </w:r>
      </w:del>
      <w:del w:id="399" w:author="PR Preview" w:date="2026-01-01T00:00:00Z">
        <w:r>
          <w:delText xml:space="preserve">,</w:delText>
        </w:r>
      </w:del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delText xml:space="preserve">the free encyclopedia.”</w:delText>
        </w:r>
      </w:del>
      <w:del w:id="402" w:author="PR Preview" w:date="2026-01-01T00:00:00Z">
        <w:r>
          <w:delText xml:space="preserve"> </w:delText>
        </w:r>
      </w:del>
      <w:del w:id="403" w:author="PR Preview" w:date="2026-01-01T00:00:00Z">
        <w:r>
          <w:delText xml:space="preserve">2026. Available:</w:delText>
        </w:r>
      </w:del>
      <w:del w:id="404" w:author="PR Preview" w:date="2026-01-01T00:00:00Z">
        <w:r>
          <w:delText xml:space="preserve"> </w:delText>
        </w:r>
      </w:del>
      <w:hyperlink r:id="rId123">
        <w:del w:id="405" w:author="PR Preview" w:date="2026-01-01T00:00:00Z">
          <w:r>
            <w:rPr>
              <w:rStyle w:val="Hyperlink"/>
            </w:rPr>
            <w:delText xml:space="preserve">https://en.wikipedia.org/wiki/Bayes%27_theorem</w:delText>
          </w:r>
        </w:del>
      </w:hyperlink>
    </w:p>
    <w:p>
      <w:pPr>
        <w:pStyle w:val="Bibliography"/>
      </w:pPr>
      <w:ins w:id="406" w:author="PR Preview" w:date="2026-01-01T00:00:00Z">
        <w:r>
          <w:t xml:space="preserve">[1]</w:t>
        </w:r>
      </w:ins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	</w:t>
        </w:r>
      </w:ins>
      <w:ins w:id="409" w:author="PR Preview" w:date="2026-01-01T00:00:00Z">
        <w:r>
          <w:t xml:space="preserve">Wikipedia contributors,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“Bayes’ theorem —</w:t>
        </w:r>
      </w:ins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Wikipedia</w:t>
        </w:r>
      </w:ins>
      <w:ins w:id="414" w:author="PR Preview" w:date="2026-01-01T00:00:00Z">
        <w:r>
          <w:t xml:space="preserve">,</w:t>
        </w:r>
      </w:ins>
      <w:ins w:id="415" w:author="PR Preview" w:date="2026-01-01T00:00:00Z">
        <w:r>
          <w:t xml:space="preserve"> </w:t>
        </w:r>
      </w:ins>
      <w:ins w:id="416" w:author="PR Preview" w:date="2026-01-01T00:00:00Z">
        <w:r>
          <w:t xml:space="preserve">the free encyclopedia.”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2026. Available:</w:t>
        </w:r>
      </w:ins>
      <w:ins w:id="419" w:author="PR Preview" w:date="2026-01-01T00:00:00Z">
        <w:r>
          <w:t xml:space="preserve"> </w:t>
        </w:r>
      </w:ins>
      <w:hyperlink r:id="rId123">
        <w:ins w:id="420" w:author="PR Preview" w:date="2026-01-01T00:00:00Z">
          <w:r>
            <w:rPr>
              <w:rStyle w:val="Hyperlink"/>
            </w:rPr>
            <w:t xml:space="preserve">https://en.wikipedia.org/wiki/Bayes%27_theorem</w:t>
          </w:r>
        </w:ins>
      </w:hyperlink>
    </w:p>
    <w:bookmarkEnd w:id="124"/>
    <w:bookmarkStart w:id="126" w:name="ref-wikipedia_statistical_classification"/>
    <w:p>
      <w:pPr>
        <w:pStyle w:val="Bibliography"/>
      </w:pPr>
      <w:ins w:id="421" w:author="PR Preview" w:date="2026-01-01T00:00:00Z">
        <w:r>
          <w:t xml:space="preserve">[2]</w:t>
        </w:r>
      </w:ins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	</w:t>
        </w:r>
      </w:ins>
      <w:ins w:id="424" w:author="PR Preview" w:date="2026-01-01T00:00:00Z">
        <w:r>
          <w:t xml:space="preserve">Wikipedia contributors,</w:t>
        </w:r>
      </w:ins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“Statistical classification —</w:t>
        </w:r>
      </w:ins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Wikipedia</w:t>
        </w:r>
      </w:ins>
      <w:ins w:id="429" w:author="PR Preview" w:date="2026-01-01T00:00:00Z">
        <w:r>
          <w:t xml:space="preserve">,</w:t>
        </w:r>
      </w:ins>
      <w:ins w:id="430" w:author="PR Preview" w:date="2026-01-01T00:00:00Z">
        <w:r>
          <w:t xml:space="preserve"> </w:t>
        </w:r>
      </w:ins>
      <w:ins w:id="431" w:author="PR Preview" w:date="2026-01-01T00:00:00Z">
        <w:r>
          <w:t xml:space="preserve">the free encyclopedia.”</w:t>
        </w:r>
      </w:ins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2026. Available:</w:t>
        </w:r>
      </w:ins>
      <w:ins w:id="434" w:author="PR Preview" w:date="2026-01-01T00:00:00Z">
        <w:r>
          <w:t xml:space="preserve"> </w:t>
        </w:r>
      </w:ins>
      <w:hyperlink r:id="rId125">
        <w:ins w:id="435" w:author="PR Preview" w:date="2026-01-01T00:00:00Z">
          <w:r>
            <w:rPr>
              <w:rStyle w:val="Hyperlink"/>
            </w:rPr>
            <w:t xml:space="preserve">https://en.wikipedia.org/wiki/Statistical_classification</w:t>
          </w:r>
        </w:ins>
      </w:hyperlink>
    </w:p>
    <w:bookmarkEnd w:id="126"/>
    <w:bookmarkStart w:id="128" w:name="Xbceaa659ebcdaa6beedc7b326ccf5dd7dd38991"/>
    <w:p>
      <w:pPr>
        <w:pStyle w:val="Bibliography"/>
      </w:pPr>
      <w:ins w:id="436" w:author="PR Preview" w:date="2026-01-01T00:00:00Z">
        <w:r>
          <w:t xml:space="preserve">[3]</w:t>
        </w:r>
      </w:ins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	</w:t>
        </w:r>
      </w:ins>
      <w:ins w:id="439" w:author="PR Preview" w:date="2026-01-01T00:00:00Z">
        <w:r>
          <w:t xml:space="preserve">Wikipedia contributors,</w:t>
        </w:r>
      </w:ins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“Sensitivity and specificity —</w:t>
        </w:r>
      </w:ins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Wikipedia</w:t>
        </w:r>
      </w:ins>
      <w:ins w:id="444" w:author="PR Preview" w:date="2026-01-01T00:00:00Z">
        <w:r>
          <w:t xml:space="preserve">,</w:t>
        </w:r>
      </w:ins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the free encyclopedia.”</w:t>
        </w:r>
      </w:ins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2026. Available:</w:t>
        </w:r>
      </w:ins>
      <w:ins w:id="449" w:author="PR Preview" w:date="2026-01-01T00:00:00Z">
        <w:r>
          <w:t xml:space="preserve"> </w:t>
        </w:r>
      </w:ins>
      <w:hyperlink r:id="rId127">
        <w:ins w:id="450" w:author="PR Preview" w:date="2026-01-01T00:00:00Z">
          <w:r>
            <w:rPr>
              <w:rStyle w:val="Hyperlink"/>
            </w:rPr>
            <w:t xml:space="preserve">https://en.wikipedia.org/wiki/Sensitivity_and_specificity</w:t>
          </w:r>
        </w:ins>
      </w:hyperlink>
    </w:p>
    <w:bookmarkEnd w:id="128"/>
    <w:bookmarkStart w:id="130" w:name="ref-wikipedia_prevalence"/>
    <w:p>
      <w:pPr>
        <w:pStyle w:val="Bibliography"/>
      </w:pPr>
      <w:ins w:id="451" w:author="PR Preview" w:date="2026-01-01T00:00:00Z">
        <w:r>
          <w:t xml:space="preserve">[4]</w:t>
        </w:r>
      </w:ins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	</w:t>
        </w:r>
      </w:ins>
      <w:ins w:id="454" w:author="PR Preview" w:date="2026-01-01T00:00:00Z">
        <w:r>
          <w:t xml:space="preserve">Wikipedia contributors,</w:t>
        </w:r>
      </w:ins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“Prevalence —</w:t>
        </w:r>
      </w:ins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Wikipedia</w:t>
        </w:r>
      </w:ins>
      <w:ins w:id="459" w:author="PR Preview" w:date="2026-01-01T00:00:00Z">
        <w:r>
          <w:t xml:space="preserve">,</w:t>
        </w:r>
      </w:ins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the free encyclopedia.”</w:t>
        </w:r>
      </w:ins>
      <w:ins w:id="462" w:author="PR Preview" w:date="2026-01-01T00:00:00Z">
        <w:r>
          <w:t xml:space="preserve"> </w:t>
        </w:r>
      </w:ins>
      <w:ins w:id="463" w:author="PR Preview" w:date="2026-01-01T00:00:00Z">
        <w:r>
          <w:t xml:space="preserve">2026. Available:</w:t>
        </w:r>
      </w:ins>
      <w:ins w:id="464" w:author="PR Preview" w:date="2026-01-01T00:00:00Z">
        <w:r>
          <w:t xml:space="preserve"> </w:t>
        </w:r>
      </w:ins>
      <w:hyperlink r:id="rId129">
        <w:ins w:id="465" w:author="PR Preview" w:date="2026-01-01T00:00:00Z">
          <w:r>
            <w:rPr>
              <w:rStyle w:val="Hyperlink"/>
            </w:rPr>
            <w:t xml:space="preserve">https://en.wikipedia.org/wiki/Prevalence</w:t>
          </w:r>
        </w:ins>
      </w:hyperlink>
    </w:p>
    <w:bookmarkEnd w:id="130"/>
    <w:bookmarkStart w:id="132" w:name="X75cf9b9a05792cf5ef16b86615766f184108c69"/>
    <w:p>
      <w:pPr>
        <w:pStyle w:val="Bibliography"/>
      </w:pPr>
      <w:ins w:id="466" w:author="PR Preview" w:date="2026-01-01T00:00:00Z">
        <w:r>
          <w:t xml:space="preserve">[5]</w:t>
        </w:r>
      </w:ins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	</w:t>
        </w:r>
      </w:ins>
      <w:ins w:id="469" w:author="PR Preview" w:date="2026-01-01T00:00:00Z">
        <w:r>
          <w:t xml:space="preserve">Wikipedia contributors,</w:t>
        </w:r>
      </w:ins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“Positive and negative predictive values —</w:t>
        </w:r>
      </w:ins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Wikipedia</w:t>
        </w:r>
      </w:ins>
      <w:ins w:id="474" w:author="PR Preview" w:date="2026-01-01T00:00:00Z">
        <w:r>
          <w:t xml:space="preserve">,</w:t>
        </w:r>
      </w:ins>
      <w:ins w:id="475" w:author="PR Preview" w:date="2026-01-01T00:00:00Z">
        <w:r>
          <w:t xml:space="preserve"> </w:t>
        </w:r>
      </w:ins>
      <w:ins w:id="476" w:author="PR Preview" w:date="2026-01-01T00:00:00Z">
        <w:r>
          <w:t xml:space="preserve">the free encyclopedia.”</w:t>
        </w:r>
      </w:ins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2026. Available:</w:t>
        </w:r>
      </w:ins>
      <w:ins w:id="479" w:author="PR Preview" w:date="2026-01-01T00:00:00Z">
        <w:r>
          <w:t xml:space="preserve"> </w:t>
        </w:r>
      </w:ins>
      <w:hyperlink r:id="rId131">
        <w:ins w:id="480" w:author="PR Preview" w:date="2026-01-01T00:00:00Z">
          <w:r>
            <w:rPr>
              <w:rStyle w:val="Hyperlink"/>
            </w:rPr>
            <w:t xml:space="preserve">https://en.wikipedia.org/wiki/Positive_and_negative_predictive_values</w:t>
          </w:r>
        </w:ins>
      </w:hyperlink>
    </w:p>
    <w:bookmarkEnd w:id="132"/>
    <w:bookmarkStart w:id="134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https://en.wikipedia.org/wiki/Confusion_matrix</w:t>
        </w:r>
      </w:hyperlink>
    </w:p>
    <w:bookmarkEnd w:id="134"/>
    <w:bookmarkStart w:id="136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5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6"/>
    <w:bookmarkStart w:id="138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https://en.wikipedia.org/wiki/Harmonic_mean</w:t>
        </w:r>
      </w:hyperlink>
    </w:p>
    <w:bookmarkEnd w:id="138"/>
    <w:bookmarkStart w:id="140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39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0"/>
    <w:bookmarkStart w:id="142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https://en.wikipedia.org/wiki/Cohen%27s_kappa</w:t>
        </w:r>
      </w:hyperlink>
    </w:p>
    <w:bookmarkEnd w:id="142"/>
    <w:bookmarkStart w:id="144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3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4"/>
    <w:bookmarkEnd w:id="145"/>
    <w:bookmarkEnd w:id="146"/>
    <w:p>
      <w:pPr>
        <w:pStyle w:val="Bibliography"/>
      </w:pPr>
      <w:del w:id="481" w:author="PR Preview" w:date="2026-01-01T00:00:00Z">
        <w:r>
          <w:delText xml:space="preserve">[12]</w:delText>
        </w:r>
      </w:del>
      <w:del w:id="482" w:author="PR Preview" w:date="2026-01-01T00:00:00Z">
        <w:r>
          <w:delText xml:space="preserve"> </w:delText>
        </w:r>
      </w:del>
      <w:del w:id="483" w:author="PR Preview" w:date="2026-01-01T00:00:00Z">
        <w:r>
          <w:delText xml:space="preserve">	</w:delText>
        </w:r>
      </w:del>
      <w:del w:id="484" w:author="PR Preview" w:date="2026-01-01T00:00:00Z">
        <w:r>
          <w:delText xml:space="preserve">Wikipedia contributors,</w:delText>
        </w:r>
      </w:del>
      <w:del w:id="485" w:author="PR Preview" w:date="2026-01-01T00:00:00Z">
        <w:r>
          <w:delText xml:space="preserve"> </w:delText>
        </w:r>
      </w:del>
      <w:del w:id="486" w:author="PR Preview" w:date="2026-01-01T00:00:00Z">
        <w:r>
          <w:delText xml:space="preserve">“Receiver operating characteristic —</w:delText>
        </w:r>
      </w:del>
      <w:del w:id="487" w:author="PR Preview" w:date="2026-01-01T00:00:00Z">
        <w:r>
          <w:delText xml:space="preserve"> </w:delText>
        </w:r>
      </w:del>
      <w:del w:id="488" w:author="PR Preview" w:date="2026-01-01T00:00:00Z">
        <w:r>
          <w:delText xml:space="preserve">Wikipedia</w:delText>
        </w:r>
      </w:del>
      <w:del w:id="489" w:author="PR Preview" w:date="2026-01-01T00:00:00Z">
        <w:r>
          <w:delText xml:space="preserve">,</w:delText>
        </w:r>
      </w:del>
      <w:del w:id="490" w:author="PR Preview" w:date="2026-01-01T00:00:00Z">
        <w:r>
          <w:delText xml:space="preserve"> </w:delText>
        </w:r>
      </w:del>
      <w:del w:id="491" w:author="PR Preview" w:date="2026-01-01T00:00:00Z">
        <w:r>
          <w:delText xml:space="preserve">the free encyclopedia.”</w:delText>
        </w:r>
      </w:del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2026. Available:</w:delText>
        </w:r>
      </w:del>
      <w:del w:id="494" w:author="PR Preview" w:date="2026-01-01T00:00:00Z">
        <w:r>
          <w:delText xml:space="preserve"> </w:delText>
        </w:r>
      </w:del>
      <w:hyperlink r:id="rId11">
        <w:del w:id="495" w:author="PR Preview" w:date="2026-01-01T00:00:00Z">
          <w:r>
            <w:rPr>
              <w:rStyle w:val="Hyperlink"/>
            </w:rPr>
            <w:delText xml:space="preserve">https://en.wikipedia.org/wiki/Receiver_operating_characteristic</w:delText>
          </w:r>
        </w:del>
      </w:hyperlink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43" Type="http://schemas.openxmlformats.org/officeDocument/2006/relationships/hyperlink" Target="https://doi.org/10.1016/0895-4356(90)90158-L" TargetMode="External"/><Relationship Id="rId135" Type="http://schemas.openxmlformats.org/officeDocument/2006/relationships/hyperlink" Target="https://doi.org/10.1016/0895-4356(90)90159-M" TargetMode="External"/><Relationship Id="rId139" Type="http://schemas.openxmlformats.org/officeDocument/2006/relationships/hyperlink" Target="https://doi.org/10.1177/001316446002000104" TargetMode="External"/><Relationship Id="rId123" Type="http://schemas.openxmlformats.org/officeDocument/2006/relationships/hyperlink" Target="https://en.wikipedia.org/wiki/Bayes%27_theorem" TargetMode="External"/><Relationship Id="rId141" Type="http://schemas.openxmlformats.org/officeDocument/2006/relationships/hyperlink" Target="https://en.wikipedia.org/wiki/Cohen%27s_kappa" TargetMode="External"/><Relationship Id="rId133" Type="http://schemas.openxmlformats.org/officeDocument/2006/relationships/hyperlink" Target="https://en.wikipedia.org/wiki/Confusion_matrix" TargetMode="External"/><Relationship Id="rId137" Type="http://schemas.openxmlformats.org/officeDocument/2006/relationships/hyperlink" Target="https://en.wikipedia.org/wiki/Harmonic_mean" TargetMode="External"/><Relationship Id="rId131" Type="http://schemas.openxmlformats.org/officeDocument/2006/relationships/hyperlink" Target="https://en.wikipedia.org/wiki/Positive_and_negative_predictive_values" TargetMode="External"/><Relationship Id="rId129" Type="http://schemas.openxmlformats.org/officeDocument/2006/relationships/hyperlink" Target="https://en.wikipedia.org/wiki/Prevalence" TargetMode="External"/><Relationship Id="rId127" Type="http://schemas.openxmlformats.org/officeDocument/2006/relationships/hyperlink" Target="https://en.wikipedia.org/wiki/Sensitivity_and_specificity" TargetMode="External"/><Relationship Id="rId125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Relationship Id="rId11" Type="http://schemas.openxmlformats.org/officeDocument/2006/relationships/hyperlink" Target="https://en.wikipedia.org/wiki/Receiver_operating_characteristic" TargetMode="External"/></Relationships>
</file>

<file path=word/_rels/footnotes.xml.rels><?xml version='1.0' encoding='UTF-8' standalone='yes'?>
<Relationships xmlns="http://schemas.openxmlformats.org/package/2006/relationships"><Relationship Id="rId143" Type="http://schemas.openxmlformats.org/officeDocument/2006/relationships/hyperlink" Target="https://doi.org/10.1016/0895-4356(90)90158-L" TargetMode="External"/><Relationship Id="rId135" Type="http://schemas.openxmlformats.org/officeDocument/2006/relationships/hyperlink" Target="https://doi.org/10.1016/0895-4356(90)90159-M" TargetMode="External"/><Relationship Id="rId139" Type="http://schemas.openxmlformats.org/officeDocument/2006/relationships/hyperlink" Target="https://doi.org/10.1177/001316446002000104" TargetMode="External"/><Relationship Id="rId123" Type="http://schemas.openxmlformats.org/officeDocument/2006/relationships/hyperlink" Target="https://en.wikipedia.org/wiki/Bayes%27_theorem" TargetMode="External"/><Relationship Id="rId141" Type="http://schemas.openxmlformats.org/officeDocument/2006/relationships/hyperlink" Target="https://en.wikipedia.org/wiki/Cohen%27s_kappa" TargetMode="External"/><Relationship Id="rId133" Type="http://schemas.openxmlformats.org/officeDocument/2006/relationships/hyperlink" Target="https://en.wikipedia.org/wiki/Confusion_matrix" TargetMode="External"/><Relationship Id="rId137" Type="http://schemas.openxmlformats.org/officeDocument/2006/relationships/hyperlink" Target="https://en.wikipedia.org/wiki/Harmonic_mean" TargetMode="External"/><Relationship Id="rId131" Type="http://schemas.openxmlformats.org/officeDocument/2006/relationships/hyperlink" Target="https://en.wikipedia.org/wiki/Positive_and_negative_predictive_values" TargetMode="External"/><Relationship Id="rId129" Type="http://schemas.openxmlformats.org/officeDocument/2006/relationships/hyperlink" Target="https://en.wikipedia.org/wiki/Prevalence" TargetMode="External"/><Relationship Id="rId127" Type="http://schemas.openxmlformats.org/officeDocument/2006/relationships/hyperlink" Target="https://en.wikipedia.org/wiki/Sensitivity_and_specificity" TargetMode="External"/><Relationship Id="rId125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2026-10-18T19:05:01Z</dcterms:created>
  <dcterms:modified xsi:type="dcterms:W3CDTF">2026-10-18T19:05:01Z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