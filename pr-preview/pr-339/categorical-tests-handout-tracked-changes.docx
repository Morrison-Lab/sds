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(Expected count under independence)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 a contingency table have</w:delText>
        </w:r>
      </w:del>
      <w:del w:id="6" w:author="PR Preview" w:date="2026-01-01T00:00:00Z">
        <w:r>
          <w:delText xml:space="preserve"> </w:delText>
        </w:r>
      </w:del>
      <m:oMath>
        <m: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rows and</w:delText>
        </w:r>
      </w:del>
      <w:del w:id="9" w:author="PR Preview" w:date="2026-01-01T00:00:00Z">
        <w:r>
          <w:delText xml:space="preserve"> </w:delText>
        </w:r>
      </w:del>
      <m:oMath>
        <m:r>
          <m:t>c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columns,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observed count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 row</w:delText>
        </w:r>
      </w:del>
      <w:del w:id="17" w:author="PR Preview" w:date="2026-01-01T00:00:00Z">
        <w:r>
          <w:delText xml:space="preserve"> </w:delText>
        </w:r>
      </w:del>
      <m:oMath>
        <m:r>
          <m:t>i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column</w:delText>
        </w:r>
      </w:del>
      <w:del w:id="20" w:author="PR Preview" w:date="2026-01-01T00:00:00Z">
        <w:r>
          <w:delText xml:space="preserve"> </w:delText>
        </w:r>
      </w:del>
      <m:oMath>
        <m:r>
          <m:t>j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row totals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25" w:author="PR Preview" w:date="2026-01-01T00:00:00Z">
        <w:r>
          <w:delText xml:space="preserve">, column totals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7" w:author="PR Preview" w:date="2026-01-01T00:00:00Z">
        <w:r>
          <w:delText xml:space="preserve">, and grand total</w:delText>
        </w:r>
      </w:del>
      <w:del w:id="28" w:author="PR Preview" w:date="2026-01-01T00:00:00Z">
        <w:r>
          <w:delText xml:space="preserve"> </w:delText>
        </w:r>
      </w:del>
      <m:oMath>
        <m:r>
          <m:t>n</m:t>
        </m:r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expected count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in cell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under independence is</w:delText>
        </w:r>
      </w:del>
    </w:p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Definition 1 (Expected count under independence)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 a contingency table have</w:t>
        </w:r>
      </w:ins>
      <w:ins w:id="42" w:author="PR Preview" w:date="2026-01-01T00:00:00Z">
        <w:r>
          <w:t xml:space="preserve"> </w:t>
        </w:r>
      </w:ins>
      <m:oMath>
        <m:r>
          <m:t>r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rows and</w:t>
        </w:r>
      </w:ins>
      <w:ins w:id="45" w:author="PR Preview" w:date="2026-01-01T00:00:00Z">
        <w:r>
          <w:t xml:space="preserve"> </w:t>
        </w:r>
      </w:ins>
      <m:oMath>
        <m:r>
          <m:t>c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columns,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 observed count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in row</w:t>
        </w:r>
      </w:ins>
      <w:ins w:id="53" w:author="PR Preview" w:date="2026-01-01T00:00:00Z">
        <w:r>
          <w:t xml:space="preserve"> </w:t>
        </w:r>
      </w:ins>
      <m:oMath>
        <m:r>
          <m:t>i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 column</w:t>
        </w:r>
      </w:ins>
      <w:ins w:id="56" w:author="PR Preview" w:date="2026-01-01T00:00:00Z">
        <w:r>
          <w:t xml:space="preserve"> </w:t>
        </w:r>
      </w:ins>
      <m:oMath>
        <m:r>
          <m:t>j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row totals</w:t>
        </w:r>
      </w:ins>
      <w:ins w:id="6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61" w:author="PR Preview" w:date="2026-01-01T00:00:00Z">
        <w:r>
          <w:t xml:space="preserve">, column totals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63" w:author="PR Preview" w:date="2026-01-01T00:00:00Z">
        <w:r>
          <w:t xml:space="preserve">, and grand total</w:t>
        </w:r>
      </w:ins>
      <w:ins w:id="64" w:author="PR Preview" w:date="2026-01-01T00:00:00Z">
        <w:r>
          <w:t xml:space="preserve"> </w:t>
        </w:r>
      </w:ins>
      <m:oMath>
        <m:r>
          <m:t>n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[3]</w:t>
        </w:r>
      </w:ins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expected count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in cell</w:t>
        </w:r>
      </w:ins>
      <w:ins w:id="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under independence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del w:id="77" w:author="PR Preview" w:date="2026-01-01T00:00:00Z">
        <w:r>
          <w:rPr>
            <w:b/>
            <w:bCs/>
          </w:rPr>
          <w:delText xml:space="preserve">Definition 2 (Pearson’s chi-square test of independence)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observed counts</w:delText>
        </w:r>
      </w:del>
      <w:del w:id="80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w:hyperlink w:anchor="def-expected-count">
        <w:del w:id="84" w:author="PR Preview" w:date="2026-01-01T00:00:00Z">
          <w:r>
            <w:rPr>
              <w:rStyle w:val="Hyperlink"/>
            </w:rPr>
            <w:delText xml:space="preserve">expected counts</w:delText>
          </w:r>
        </w:del>
      </w:hyperlink>
      <w:del w:id="85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in an</w:delText>
        </w:r>
      </w:del>
      <w:del w:id="8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c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contingency table,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rPr>
            <w:b/>
            <w:bCs/>
          </w:rPr>
          <w:delText xml:space="preserve">Pearson’s chi-square test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of the null hypothesis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that the row and column variables are independent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uses the statistic</w:delText>
        </w:r>
      </w:del>
    </w:p>
    <w:p>
      <w:pPr>
        <w:pStyle w:val="FirstParagraph"/>
      </w:pPr>
      <w:ins w:id="99" w:author="PR Preview" w:date="2026-01-01T00:00:00Z">
        <w:r>
          <w:rPr>
            <w:b/>
            <w:bCs/>
          </w:rPr>
          <w:t xml:space="preserve">Definition 2 (Pearson’s chi-square test of independence)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 observed counts</w:t>
        </w:r>
      </w:ins>
      <w:ins w:id="102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w:hyperlink w:anchor="def-expected-count">
        <w:ins w:id="106" w:author="PR Preview" w:date="2026-01-01T00:00:00Z">
          <w:r>
            <w:rPr>
              <w:rStyle w:val="Hyperlink"/>
            </w:rPr>
            <w:t xml:space="preserve">expected counts</w:t>
          </w:r>
        </w:ins>
      </w:hyperlink>
      <w:ins w:id="10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in an</w:t>
        </w:r>
      </w:ins>
      <w:ins w:id="11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c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contingency table,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Pearson’s chi-square test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 the null hypothesis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that the row and column variables are independent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uses the statistic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[4]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Fisher’s exact test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of independence has p-value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Fisher’s exact test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independence has p-value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[6]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del w:id="131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3"/>
        </w:numPr>
      </w:pPr>
      <w:del w:id="132" w:author="PR Preview" w:date="2026-01-01T00:00:00Z">
        <w:r>
          <w:delText xml:space="preserve">Wikipedia contributors [4]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— the test, its assumptions and its variants</w:delText>
        </w:r>
      </w:del>
    </w:p>
    <w:p>
      <w:pPr>
        <w:numPr>
          <w:ilvl w:val="0"/>
          <w:numId w:val="1003"/>
        </w:numPr>
      </w:pPr>
      <w:del w:id="135" w:author="PR Preview" w:date="2026-01-01T00:00:00Z">
        <w:r>
          <w:delText xml:space="preserve">Wikipedia contributors [6]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— the exact test and when to use it</w:delText>
        </w:r>
      </w:del>
    </w:p>
    <w:p>
      <w:pPr>
        <w:numPr>
          <w:ilvl w:val="0"/>
          <w:numId w:val="1003"/>
        </w:numPr>
      </w:pPr>
      <w:del w:id="138" w:author="PR Preview" w:date="2026-01-01T00:00:00Z">
        <w:r>
          <w:delText xml:space="preserve">Wikipedia contributors [3]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— tables of counts and their analysis</w:delText>
        </w:r>
      </w:del>
    </w:p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2026-10-18T19:04:37Z</dcterms:created>
  <dcterms:modified xsi:type="dcterms:W3CDTF">2026-10-18T19:04:37Z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