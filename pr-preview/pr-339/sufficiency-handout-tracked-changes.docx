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(Statistic)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statistic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function of the sample,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$T\mathopen{}\left(\mathord{\smash[b]{\underset{\raise.3ex\hbox{$\scriptstyle\sim$}}{X}}\vphantom{X}}\right)\mathclose{}$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that does not depend on any unknown parameter.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Its value at the observed data,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$T\mathopen{}\left(\mathord{\smash[b]{\underset{\raise.3ex\hbox{$\scriptstyle\sim$}}{x}}\vphantom{x}}\right)\mathclose{}$</w:delText>
        </w:r>
      </w:del>
      <w:del w:id="19" w:author="PR Preview" w:date="2026-01-01T00:00:00Z">
        <w:r>
          <w:delText xml:space="preserve">, is a number or vector we can compute.</w:delText>
        </w:r>
      </w:del>
    </w:p>
    <w:p>
      <w:pPr>
        <w:pStyle w:val="FirstParagraph"/>
      </w:pPr>
      <w:ins w:id="20" w:author="PR Preview" w:date="2026-01-01T00:00:00Z">
        <w:r>
          <w:rPr>
            <w:b/>
            <w:bCs/>
          </w:rPr>
          <w:t xml:space="preserve">Definition 1 (Statistic)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b/>
            <w:bCs/>
          </w:rPr>
          <w:t xml:space="preserve">statistic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is a function of the sample,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that does not depend on any unknown parameter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[1]</w:t>
        </w:r>
      </w:ins>
      <w:ins w:id="34" w:author="PR Preview" w:date="2026-01-01T00:00:00Z">
        <w:r>
          <w:t xml:space="preserve">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Its value at the observed data,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39" w:author="PR Preview" w:date="2026-01-01T00:00:00Z">
        <w:r>
          <w:t xml:space="preserve">, is a number or vector we can compute.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del w:id="40" w:author="PR Preview" w:date="2026-01-01T00:00:00Z">
        <w:r>
          <w:rPr>
            <w:b/>
            <w:bCs/>
          </w:rPr>
          <w:delText xml:space="preserve">Definition 2 (Sufficient statistic)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Let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$\mathord{\smash[b]{\underset{\raise.3ex\hbox{$\scriptstyle\sim$}}{X}}\vphantom{X}}$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be a discrete sample whose distribution depends on a parameter</w:delText>
        </w:r>
      </w:del>
      <w:del w:id="47" w:author="PR Preview" w:date="2026-01-01T00:00:00Z">
        <w:r>
          <w:delText xml:space="preserve"> </w:delText>
        </w:r>
      </w:del>
      <m:oMath>
        <m:r>
          <m:t>θ</m:t>
        </m:r>
      </m:oMath>
      <w:del w:id="48" w:author="PR Preview" w:date="2026-01-01T00:00:00Z">
        <w:r>
          <w:delText xml:space="preserve">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A</w:delText>
        </w:r>
      </w:del>
      <w:del w:id="51" w:author="PR Preview" w:date="2026-01-01T00:00:00Z">
        <w:r>
          <w:delText xml:space="preserve"> </w:delText>
        </w:r>
      </w:del>
      <w:hyperlink w:anchor="def-statistic">
        <w:del w:id="52" w:author="PR Preview" w:date="2026-01-01T00:00:00Z">
          <w:r>
            <w:rPr>
              <w:rStyle w:val="Hyperlink"/>
            </w:rPr>
            <w:delText xml:space="preserve">statistic</w:delText>
          </w:r>
        </w:del>
      </w:hyperlink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$T\mathopen{}\left(\mathord{\smash[b]{\underset{\raise.3ex\hbox{$\scriptstyle\sim$}}{X}}\vphantom{X}}\right)\mathclose{}$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is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rPr>
            <w:b/>
            <w:bCs/>
          </w:rPr>
          <w:delText xml:space="preserve">sufficient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for</w:delText>
        </w:r>
      </w:del>
      <w:del w:id="61" w:author="PR Preview" w:date="2026-01-01T00:00:00Z">
        <w:r>
          <w:delText xml:space="preserve"> </w:delText>
        </w:r>
      </w:del>
      <m:oMath>
        <m:r>
          <m:t>θ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if, for every sample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$\mathord{\smash[b]{\underset{\raise.3ex\hbox{$\scriptstyle\sim$}}{x}}\vphantom{x}}$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and every value</w:delText>
        </w:r>
      </w:del>
      <w:del w:id="68" w:author="PR Preview" w:date="2026-01-01T00:00:00Z">
        <w:r>
          <w:delText xml:space="preserve"> </w:delText>
        </w:r>
      </w:del>
      <m:oMath>
        <m:r>
          <m:t>t</m:t>
        </m:r>
      </m:oMath>
      <w:del w:id="69" w:author="PR Preview" w:date="2026-01-01T00:00:00Z">
        <w:r>
          <w:delText xml:space="preserve">,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the conditional probability of the sample given the statistic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is the same for every value of</w:delText>
        </w:r>
      </w:del>
      <w:del w:id="74" w:author="PR Preview" w:date="2026-01-01T00:00:00Z">
        <w:r>
          <w:delText xml:space="preserve"> </w:delText>
        </w:r>
      </w:del>
      <m:oMath>
        <m:r>
          <m:t>θ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at which the statistic takes the value</w:delText>
        </w:r>
      </w:del>
      <w:del w:id="77" w:author="PR Preview" w:date="2026-01-01T00:00:00Z">
        <w:r>
          <w:delText xml:space="preserve"> </w:delText>
        </w:r>
      </w:del>
      <m:oMath>
        <m:r>
          <m:t>t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with positive probability:</w:delText>
        </w:r>
      </w:del>
    </w:p>
    <w:p>
      <w:pPr>
        <w:pStyle w:val="BodyText"/>
      </w:pPr>
      <w:ins w:id="80" w:author="PR Preview" w:date="2026-01-01T00:00:00Z">
        <w:r>
          <w:rPr>
            <w:b/>
            <w:bCs/>
          </w:rPr>
          <w:t xml:space="preserve">Definition 2 (Sufficient statistic)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Let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$\mathord{\smash[b]{\underset{\raise.3ex\hbox{$\scriptstyle\sim$}}{X}}\vphantom{X}}$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be a discrete sample whose distribution depends on a parameter</w:t>
        </w:r>
      </w:ins>
      <w:ins w:id="87" w:author="PR Preview" w:date="2026-01-01T00:00:00Z">
        <w:r>
          <w:t xml:space="preserve"> </w:t>
        </w:r>
      </w:ins>
      <m:oMath>
        <m:r>
          <m:t>θ</m:t>
        </m:r>
      </m:oMath>
      <w:ins w:id="88" w:author="PR Preview" w:date="2026-01-01T00:00:00Z">
        <w:r>
          <w:t xml:space="preserve">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</w:t>
        </w:r>
      </w:ins>
      <w:ins w:id="91" w:author="PR Preview" w:date="2026-01-01T00:00:00Z">
        <w:r>
          <w:t xml:space="preserve"> </w:t>
        </w:r>
      </w:ins>
      <w:hyperlink w:anchor="def-statistic">
        <w:ins w:id="92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rPr>
            <w:b/>
            <w:bCs/>
          </w:rPr>
          <w:t xml:space="preserve">sufficient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for</w:t>
        </w:r>
      </w:ins>
      <w:ins w:id="101" w:author="PR Preview" w:date="2026-01-01T00:00:00Z">
        <w:r>
          <w:t xml:space="preserve"> </w:t>
        </w:r>
      </w:ins>
      <m:oMath>
        <m:r>
          <m:t>θ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if, for every sample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$\mathord{\smash[b]{\underset{\raise.3ex\hbox{$\scriptstyle\sim$}}{x}}\vphantom{x}}$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and every value</w:t>
        </w:r>
      </w:ins>
      <w:ins w:id="108" w:author="PR Preview" w:date="2026-01-01T00:00:00Z">
        <w:r>
          <w:t xml:space="preserve"> </w:t>
        </w:r>
      </w:ins>
      <m:oMath>
        <m:r>
          <m:t>t</m:t>
        </m:r>
      </m:oMath>
      <w:ins w:id="109" w:author="PR Preview" w:date="2026-01-01T00:00:00Z">
        <w:r>
          <w:t xml:space="preserve">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the conditional probability of the sample given the statistic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is the same for every value of</w:t>
        </w:r>
      </w:ins>
      <w:ins w:id="114" w:author="PR Preview" w:date="2026-01-01T00:00:00Z">
        <w:r>
          <w:t xml:space="preserve"> </w:t>
        </w:r>
      </w:ins>
      <m:oMath>
        <m:r>
          <m:t>θ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at which the statistic takes the value</w:t>
        </w:r>
      </w:ins>
      <w:ins w:id="117" w:author="PR Preview" w:date="2026-01-01T00:00:00Z">
        <w:r>
          <w:t xml:space="preserve"> </w:t>
        </w:r>
      </w:ins>
      <m:oMath>
        <m:r>
          <m:t>t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with positive probability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[2]</w:t>
        </w:r>
      </w:ins>
      <w:ins w:id="122" w:author="PR Preview" w:date="2026-01-01T00:00:00Z">
        <w:r>
          <w:t xml:space="preserve">:</w:t>
        </w:r>
      </w:ins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del w:id="123" w:author="PR Preview" w:date="2026-01-01T00:00:00Z">
        <w:r>
          <w:rPr>
            <w:b/>
            <w:bCs/>
          </w:rPr>
          <w:delText xml:space="preserve">Theorem 3 (Rao–Blackwell theorem)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Let</w:delText>
        </w:r>
      </w:del>
      <w:del w:id="12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be an</w:delText>
        </w:r>
      </w:del>
      <w:del w:id="129" w:author="PR Preview" w:date="2026-01-01T00:00:00Z">
        <w:r>
          <w:delText xml:space="preserve"> </w:delText>
        </w:r>
      </w:del>
      <w:hyperlink r:id="rId25">
        <w:del w:id="130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estimator of</w:delText>
        </w:r>
      </w:del>
      <w:del w:id="133" w:author="PR Preview" w:date="2026-01-01T00:00:00Z">
        <w:r>
          <w:delText xml:space="preserve"> </w:delText>
        </w:r>
      </w:del>
      <m:oMath>
        <m:r>
          <m:t>θ</m:t>
        </m:r>
      </m:oMath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with finite variance,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and let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$T\mathopen{}\left(\mathord{\smash[b]{\underset{\raise.3ex\hbox{$\scriptstyle\sim$}}{X}}\vphantom{X}}\right)\mathclose{}$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be a</w:delText>
        </w:r>
      </w:del>
      <w:del w:id="142" w:author="PR Preview" w:date="2026-01-01T00:00:00Z">
        <w:r>
          <w:delText xml:space="preserve"> </w:delText>
        </w:r>
      </w:del>
      <w:hyperlink w:anchor="def-sufficient">
        <w:del w:id="143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statistic for</w:delText>
        </w:r>
      </w:del>
      <w:del w:id="146" w:author="PR Preview" w:date="2026-01-01T00:00:00Z">
        <w:r>
          <w:delText xml:space="preserve"> </w:delText>
        </w:r>
      </w:del>
      <m:oMath>
        <m:r>
          <m:t>θ</m:t>
        </m:r>
      </m:oMath>
      <w:del w:id="147" w:author="PR Preview" w:date="2026-01-01T00:00:00Z">
        <w:r>
          <w:delText xml:space="preserve">.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Then the</w:delText>
        </w:r>
      </w:del>
      <w:del w:id="150" w:author="PR Preview" w:date="2026-01-01T00:00:00Z">
        <w:r>
          <w:delText xml:space="preserve"> </w:delText>
        </w:r>
      </w:del>
      <w:hyperlink w:anchor="def-rao-blackwellized">
        <w:del w:id="151" w:author="PR Preview" w:date="2026-01-01T00:00:00Z">
          <w:r>
            <w:rPr>
              <w:rStyle w:val="Hyperlink"/>
            </w:rPr>
            <w:delText xml:space="preserve">Rao–Blackwellized estimator</w:delText>
          </w:r>
        </w:del>
      </w:hyperlink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is unbiased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and has variance no larger than that of</w:delText>
        </w:r>
      </w:del>
      <w:del w:id="15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57" w:author="PR Preview" w:date="2026-01-01T00:00:00Z">
        <w:r>
          <w:delText xml:space="preserve">, for every</w:delText>
        </w:r>
      </w:del>
      <w:del w:id="158" w:author="PR Preview" w:date="2026-01-01T00:00:00Z">
        <w:r>
          <w:delText xml:space="preserve"> </w:delText>
        </w:r>
      </w:del>
      <m:oMath>
        <m:r>
          <m:t>θ</m:t>
        </m:r>
      </m:oMath>
      <w:del w:id="159" w:author="PR Preview" w:date="2026-01-01T00:00:00Z">
        <w:r>
          <w:delText xml:space="preserve">:</w:delText>
        </w:r>
      </w:del>
    </w:p>
    <w:p>
      <w:pPr>
        <w:pStyle w:val="FirstParagraph"/>
      </w:pPr>
      <w:ins w:id="160" w:author="PR Preview" w:date="2026-01-01T00:00:00Z">
        <w:r>
          <w:rPr>
            <w:b/>
            <w:bCs/>
          </w:rPr>
          <w:t xml:space="preserve">Theorem 3 (Rao–Blackwell theorem)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Let</w:t>
        </w:r>
      </w:ins>
      <w:ins w:id="16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be an</w:t>
        </w:r>
      </w:ins>
      <w:ins w:id="166" w:author="PR Preview" w:date="2026-01-01T00:00:00Z">
        <w:r>
          <w:t xml:space="preserve"> </w:t>
        </w:r>
      </w:ins>
      <w:hyperlink r:id="rId25">
        <w:ins w:id="167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estimator of</w:t>
        </w:r>
      </w:ins>
      <w:ins w:id="170" w:author="PR Preview" w:date="2026-01-01T00:00:00Z">
        <w:r>
          <w:t xml:space="preserve"> </w:t>
        </w:r>
      </w:ins>
      <m:oMath>
        <m:r>
          <m:t>θ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with finite variance,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and let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$T\mathopen{}\left(\mathord{\smash[b]{\underset{\raise.3ex\hbox{$\scriptstyle\sim$}}{X}}\vphantom{X}}\right)\mathclose{}$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be a</w:t>
        </w:r>
      </w:ins>
      <w:ins w:id="179" w:author="PR Preview" w:date="2026-01-01T00:00:00Z">
        <w:r>
          <w:t xml:space="preserve"> </w:t>
        </w:r>
      </w:ins>
      <w:hyperlink w:anchor="def-sufficient">
        <w:ins w:id="180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statistic for</w:t>
        </w:r>
      </w:ins>
      <w:ins w:id="183" w:author="PR Preview" w:date="2026-01-01T00:00:00Z">
        <w:r>
          <w:t xml:space="preserve"> </w:t>
        </w:r>
      </w:ins>
      <m:oMath>
        <m:r>
          <m:t>θ</m:t>
        </m:r>
      </m:oMath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Then the</w:t>
        </w:r>
      </w:ins>
      <w:ins w:id="187" w:author="PR Preview" w:date="2026-01-01T00:00:00Z">
        <w:r>
          <w:t xml:space="preserve"> </w:t>
        </w:r>
      </w:ins>
      <w:hyperlink w:anchor="def-rao-blackwellized">
        <w:ins w:id="188" w:author="PR Preview" w:date="2026-01-01T00:00:00Z">
          <w:r>
            <w:rPr>
              <w:rStyle w:val="Hyperlink"/>
            </w:rPr>
            <w:t xml:space="preserve">Rao–Blackwellized estimator</w:t>
          </w:r>
        </w:ins>
      </w:hyperlink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is unbiased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and has variance no larger than that of</w:t>
        </w:r>
      </w:ins>
      <w:ins w:id="19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94" w:author="PR Preview" w:date="2026-01-01T00:00:00Z">
        <w:r>
          <w:t xml:space="preserve">, for every</w:t>
        </w:r>
      </w:ins>
      <w:ins w:id="195" w:author="PR Preview" w:date="2026-01-01T00:00:00Z">
        <w:r>
          <w:t xml:space="preserve"> </w:t>
        </w:r>
      </w:ins>
      <m:oMath>
        <m:r>
          <m:t>θ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[6]</w:t>
        </w:r>
      </w:ins>
      <w:ins w:id="198" w:author="PR Preview" w:date="2026-01-01T00:00:00Z">
        <w:r>
          <w:t xml:space="preserve">:</w:t>
        </w:r>
      </w:ins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del w:id="199" w:author="PR Preview" w:date="2026-01-01T00:00:00Z">
        <w:r>
          <w:delText xml:space="preserve">Source: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[6], [7], [4], Thm. 7.3.17, p. 342, [8]</w:delText>
        </w:r>
      </w:del>
      <w:del w:id="202" w:author="PR Preview" w:date="2026-01-01T00:00:00Z">
        <w:r>
          <w:delText xml:space="preserve">.</w:delText>
        </w:r>
      </w:del>
    </w:p>
    <w:p>
      <w:pPr>
        <w:pStyle w:val="FirstParagraph"/>
      </w:pPr>
      <w:ins w:id="203" w:author="PR Preview" w:date="2026-01-01T00:00:00Z">
        <w:r>
          <w:t xml:space="preserve">Source: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[7], [8], [4], Thm. 7.3.17, p. 342, [6]</w:t>
        </w:r>
      </w:ins>
      <w:ins w:id="206" w:author="PR Preview" w:date="2026-01-01T00:00:00Z">
        <w:r>
          <w:t xml:space="preserve">.</w:t>
        </w:r>
      </w:ins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3"/>
      </w:pPr>
      <w:del w:id="207" w:author="PR Preview" w:date="2026-01-01T00:00:00Z">
        <w:r>
          <w:delText xml:space="preserve">3.1 Online references</w:delText>
        </w:r>
      </w:del>
    </w:p>
    <w:p>
      <w:pPr>
        <w:numPr>
          <w:ilvl w:val="0"/>
          <w:numId w:val="1002"/>
        </w:numPr>
      </w:pPr>
      <w:del w:id="208" w:author="PR Preview" w:date="2026-01-01T00:00:00Z">
        <w:r>
          <w:delText xml:space="preserve">Wikipedia contributors [2]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— sufficiency and the factorization theorem</w:delText>
        </w:r>
      </w:del>
    </w:p>
    <w:p>
      <w:pPr>
        <w:numPr>
          <w:ilvl w:val="0"/>
          <w:numId w:val="1002"/>
        </w:numPr>
      </w:pPr>
      <w:del w:id="211" w:author="PR Preview" w:date="2026-01-01T00:00:00Z">
        <w:r>
          <w:delText xml:space="preserve">Wikipedia contributors [8]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— improving an estimator by conditioning on a sufficient statistic</w:delText>
        </w:r>
      </w:del>
    </w:p>
    <w:p>
      <w:pPr>
        <w:numPr>
          <w:ilvl w:val="0"/>
          <w:numId w:val="1002"/>
        </w:numPr>
      </w:pPr>
      <w:del w:id="214" w:author="PR Preview" w:date="2026-01-01T00:00:00Z">
        <w:r>
          <w:delText xml:space="preserve">Wikipedia contributors [1]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— the Wikipedia article on statistic</w:delText>
        </w:r>
      </w:del>
    </w:p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del w:id="217" w:author="PR Preview" w:date="2026-01-01T00:00:00Z">
        <w:r>
          <w:delText xml:space="preserve">[6]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	</w:delText>
        </w:r>
      </w:del>
      <w:del w:id="220" w:author="PR Preview" w:date="2026-01-01T00:00:00Z">
        <w:r>
          <w:delText xml:space="preserve">C. R. Rao,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“Information and the accuracy attainable in the estimation of statistical parameters,”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rPr>
            <w:i/>
            <w:iCs/>
          </w:rPr>
          <w:delText xml:space="preserve">Bulletin of the Calcutta Mathematical Society</w:delText>
        </w:r>
      </w:del>
      <w:del w:id="225" w:author="PR Preview" w:date="2026-01-01T00:00:00Z">
        <w:r>
          <w:delText xml:space="preserve">, vol. 37, pp. 81–91, 1945.</w:delText>
        </w:r>
      </w:del>
    </w:p>
    <w:p>
      <w:pPr>
        <w:pStyle w:val="Bibliography"/>
      </w:pPr>
      <w:del w:id="226" w:author="PR Preview" w:date="2026-01-01T00:00:00Z">
        <w:r>
          <w:delText xml:space="preserve">[7]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	</w:delText>
        </w:r>
      </w:del>
      <w:del w:id="229" w:author="PR Preview" w:date="2026-01-01T00:00:00Z">
        <w:r>
          <w:delText xml:space="preserve">D. Blackwell,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“Conditional expectation and unbiased sequential estimation,”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rPr>
            <w:i/>
            <w:iCs/>
          </w:rPr>
          <w:delText xml:space="preserve">The Annals of Mathematical Statistics</w:delText>
        </w:r>
      </w:del>
      <w:del w:id="234" w:author="PR Preview" w:date="2026-01-01T00:00:00Z">
        <w:r>
          <w:delText xml:space="preserve">, vol. 18, no. 1, pp. 105–110, 1947, doi:</w:delText>
        </w:r>
      </w:del>
      <w:del w:id="235" w:author="PR Preview" w:date="2026-01-01T00:00:00Z">
        <w:r>
          <w:delText xml:space="preserve"> </w:delText>
        </w:r>
      </w:del>
      <w:hyperlink r:id="rId60">
        <w:del w:id="236" w:author="PR Preview" w:date="2026-01-01T00:00:00Z">
          <w:r>
            <w:rPr>
              <w:rStyle w:val="Hyperlink"/>
            </w:rPr>
            <w:delText xml:space="preserve">10.1214/aoms/1177730497</w:delText>
          </w:r>
        </w:del>
      </w:hyperlink>
      <w:del w:id="237" w:author="PR Preview" w:date="2026-01-01T00:00:00Z">
        <w:r>
          <w:delText xml:space="preserve">.</w:delText>
        </w:r>
      </w:del>
    </w:p>
    <w:p>
      <w:pPr>
        <w:pStyle w:val="Bibliography"/>
      </w:pPr>
      <w:del w:id="238" w:author="PR Preview" w:date="2026-01-01T00:00:00Z">
        <w:r>
          <w:delText xml:space="preserve">[8]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	</w:delText>
        </w:r>
      </w:del>
      <w:del w:id="241" w:author="PR Preview" w:date="2026-01-01T00:00:00Z">
        <w:r>
          <w:delText xml:space="preserve">Wikipedia contributors,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“Rao–blackwell theorem —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Wikipedia</w:delText>
        </w:r>
      </w:del>
      <w:del w:id="246" w:author="PR Preview" w:date="2026-01-01T00:00:00Z">
        <w:r>
          <w:delText xml:space="preserve">,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the free encyclopedia.”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2026. Available:</w:delText>
        </w:r>
      </w:del>
      <w:del w:id="251" w:author="PR Preview" w:date="2026-01-01T00:00:00Z">
        <w:r>
          <w:delText xml:space="preserve"> </w:delText>
        </w:r>
      </w:del>
      <w:hyperlink r:id="rId57">
        <w:del w:id="252" w:author="PR Preview" w:date="2026-01-01T00:00:00Z">
          <w:r>
            <w:rPr>
              <w:rStyle w:val="Hyperlink"/>
            </w:rPr>
            <w:delText xml:space="preserve">https://en.wikipedia.org/wiki/Rao%E2%80%93Blackwell_theorem</w:delText>
          </w:r>
        </w:del>
      </w:hyperlink>
    </w:p>
    <w:p>
      <w:pPr>
        <w:pStyle w:val="Bibliography"/>
      </w:pPr>
      <w:ins w:id="253" w:author="PR Preview" w:date="2026-01-01T00:00:00Z">
        <w:r>
          <w:t xml:space="preserve">[6]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	</w:t>
        </w:r>
      </w:ins>
      <w:ins w:id="256" w:author="PR Preview" w:date="2026-01-01T00:00:00Z">
        <w:r>
          <w:t xml:space="preserve">Wikipedia contributors,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“Rao–blackwell theorem —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Wikipedia</w:t>
        </w:r>
      </w:ins>
      <w:ins w:id="261" w:author="PR Preview" w:date="2026-01-01T00:00:00Z">
        <w:r>
          <w:t xml:space="preserve">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the free encyclopedia.”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2026. Available:</w:t>
        </w:r>
      </w:ins>
      <w:ins w:id="266" w:author="PR Preview" w:date="2026-01-01T00:00:00Z">
        <w:r>
          <w:t xml:space="preserve"> </w:t>
        </w:r>
      </w:ins>
      <w:hyperlink r:id="rId57">
        <w:ins w:id="267" w:author="PR Preview" w:date="2026-01-01T00:00:00Z">
          <w:r>
            <w:rPr>
              <w:rStyle w:val="Hyperlink"/>
            </w:rPr>
            <w:t xml:space="preserve">https://en.wikipedia.org/wiki/Rao%E2%80%93Blackwell_theorem</w:t>
          </w:r>
        </w:ins>
      </w:hyperlink>
    </w:p>
    <w:bookmarkEnd w:id="58"/>
    <w:bookmarkStart w:id="59" w:name="ref-rao1945information"/>
    <w:p>
      <w:pPr>
        <w:pStyle w:val="Bibliography"/>
      </w:pPr>
      <w:ins w:id="268" w:author="PR Preview" w:date="2026-01-01T00:00:00Z">
        <w:r>
          <w:t xml:space="preserve">[7]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	</w:t>
        </w:r>
      </w:ins>
      <w:ins w:id="271" w:author="PR Preview" w:date="2026-01-01T00:00:00Z">
        <w:r>
          <w:t xml:space="preserve">C. R. Rao,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“Information and the accuracy attainable in the estimation of statistical parameters,”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rPr>
            <w:i/>
            <w:iCs/>
          </w:rPr>
          <w:t xml:space="preserve">Bulletin of the Calcutta Mathematical Society</w:t>
        </w:r>
      </w:ins>
      <w:ins w:id="276" w:author="PR Preview" w:date="2026-01-01T00:00:00Z">
        <w:r>
          <w:t xml:space="preserve">, vol. 37, pp. 81–91, 1945.</w:t>
        </w:r>
      </w:ins>
    </w:p>
    <w:bookmarkEnd w:id="59"/>
    <w:bookmarkStart w:id="61" w:name="ref-blackwell1947conditional"/>
    <w:p>
      <w:pPr>
        <w:pStyle w:val="Bibliography"/>
      </w:pPr>
      <w:ins w:id="277" w:author="PR Preview" w:date="2026-01-01T00:00:00Z">
        <w:r>
          <w:t xml:space="preserve">[8]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	</w:t>
        </w:r>
      </w:ins>
      <w:ins w:id="280" w:author="PR Preview" w:date="2026-01-01T00:00:00Z">
        <w:r>
          <w:t xml:space="preserve">D. Blackwell,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“Conditional expectation and unbiased sequential estimation,”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rPr>
            <w:i/>
            <w:iCs/>
          </w:rPr>
          <w:t xml:space="preserve">The Annals of Mathematical Statistics</w:t>
        </w:r>
      </w:ins>
      <w:ins w:id="285" w:author="PR Preview" w:date="2026-01-01T00:00:00Z">
        <w:r>
          <w:t xml:space="preserve">, vol. 18, no. 1, pp. 105–110, 1947, doi:</w:t>
        </w:r>
      </w:ins>
      <w:ins w:id="286" w:author="PR Preview" w:date="2026-01-01T00:00:00Z">
        <w:r>
          <w:t xml:space="preserve"> </w:t>
        </w:r>
      </w:ins>
      <w:hyperlink r:id="rId60">
        <w:ins w:id="287" w:author="PR Preview" w:date="2026-01-01T00:00:00Z">
          <w:r>
            <w:rPr>
              <w:rStyle w:val="Hyperlink"/>
            </w:rPr>
            <w:t xml:space="preserve">10.1214/aoms/1177730497</w:t>
          </w:r>
        </w:ins>
      </w:hyperlink>
      <w:ins w:id="288" w:author="PR Preview" w:date="2026-01-01T00:00:00Z">
        <w:r>
          <w:t xml:space="preserve">.</w:t>
        </w:r>
      </w:ins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2026-10-18T19:16:21Z</dcterms:created>
  <dcterms:modified xsi:type="dcterms:W3CDTF">2026-10-18T19:16:21Z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