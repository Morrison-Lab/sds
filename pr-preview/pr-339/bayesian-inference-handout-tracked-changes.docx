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(Bayesian paradigm)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Bayesian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paradigm of statistical inference,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 unknown parameter</w:delText>
        </w:r>
      </w:del>
      <w:del w:id="12" w:author="PR Preview" w:date="2026-01-01T00:00:00Z">
        <w:r>
          <w:delText xml:space="preserve"> </w:delText>
        </w:r>
      </w:del>
      <m:oMath>
        <m:r>
          <m:t>θ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random variable with its own probability distribution,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probability measures degree of belief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[1, Ch. 12], p. 272</w:delText>
        </w:r>
      </w:del>
      <w:del w:id="19" w:author="PR Preview" w:date="2026-01-01T00:00:00Z">
        <w:r>
          <w:delText xml:space="preserve">.</w:delText>
        </w:r>
      </w:del>
    </w:p>
    <w:p>
      <w:pPr>
        <w:pStyle w:val="BodyText"/>
      </w:pPr>
      <w:ins w:id="20" w:author="PR Preview" w:date="2026-01-01T00:00:00Z">
        <w:r>
          <w:rPr>
            <w:b/>
            <w:bCs/>
          </w:rPr>
          <w:t xml:space="preserve">Definition 2 (Bayesian paradigm)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In the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Bayesian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paradigm of statistical inference,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 unknown parameter</w:t>
        </w:r>
      </w:ins>
      <w:ins w:id="29" w:author="PR Preview" w:date="2026-01-01T00:00:00Z">
        <w:r>
          <w:t xml:space="preserve"> </w:t>
        </w:r>
      </w:ins>
      <m:oMath>
        <m:r>
          <m:t>θ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is a random variable with its own probability distribution,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and probability measures degree of belief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[1, Ch. 12], p. 272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[3]</w:t>
        </w:r>
      </w:ins>
      <w:ins w:id="3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del w:id="39" w:author="PR Preview" w:date="2026-01-01T00:00:00Z">
        <w:r>
          <w:rPr>
            <w:b/>
            <w:bCs/>
          </w:rPr>
          <w:delText xml:space="preserve">Definition 3 (Prior distribution)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prior distribution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a parameter</w:delText>
        </w:r>
      </w:del>
      <w:del w:id="46" w:author="PR Preview" w:date="2026-01-01T00:00:00Z">
        <w:r>
          <w:delText xml:space="preserve"> </w:delText>
        </w:r>
      </w:del>
      <m:oMath>
        <m:r>
          <m:t>θ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with density or probability mass function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the probability distribution that describes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what is believed about</w:delText>
        </w:r>
      </w:del>
      <w:del w:id="56" w:author="PR Preview" w:date="2026-01-01T00:00:00Z">
        <w:r>
          <w:delText xml:space="preserve"> </w:delText>
        </w:r>
      </w:del>
      <m:oMath>
        <m:r>
          <m:t>θ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before the data are observed.</w:delText>
        </w:r>
      </w:del>
    </w:p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Definition 3 (Prior distribution)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prior distribution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a parameter</w:t>
        </w:r>
      </w:ins>
      <w:ins w:id="66" w:author="PR Preview" w:date="2026-01-01T00:00:00Z">
        <w:r>
          <w:t xml:space="preserve"> </w:t>
        </w:r>
      </w:ins>
      <m:oMath>
        <m:r>
          <m:t>θ</m:t>
        </m:r>
      </m:oMath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with density or probability mass function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is the probability distribution that describes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what is believed about</w:t>
        </w:r>
      </w:ins>
      <w:ins w:id="76" w:author="PR Preview" w:date="2026-01-01T00:00:00Z">
        <w:r>
          <w:t xml:space="preserve"> </w:t>
        </w:r>
      </w:ins>
      <m:oMath>
        <m:r>
          <m:t>θ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before the data are observed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[4]</w:t>
        </w:r>
      </w:ins>
      <w:ins w:id="81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del w:id="8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is</w:delText>
        </w:r>
      </w:del>
      <w:del w:id="85" w:author="PR Preview" w:date="2026-01-01T00:00:00Z">
        <w:r>
          <w:delText xml:space="preserve"> </w:delText>
        </w:r>
      </w:del>
      <w:hyperlink r:id="rId33">
        <w:del w:id="86" w:author="PR Preview" w:date="2026-01-01T00:00:00Z">
          <w:r>
            <w:rPr>
              <w:rStyle w:val="Hyperlink"/>
            </w:rPr>
            <w:delText xml:space="preserve">Bayes’ theorem</w:delText>
          </w:r>
        </w:del>
      </w:hyperlink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 events, restated for densities.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Here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$\operatorname{p}(\mathord{\smash[b]{\underset{\raise.3ex\hbox{$\scriptstyle\sim$}}{y}}\vphantom{y}}\mid \theta)$</w:delText>
        </w:r>
      </w:del>
      <w:del w:id="93" w:author="PR Preview" w:date="2026-01-01T00:00:00Z">
        <w:r>
          <w:delText xml:space="preserve">, viewed as a function of</w:delText>
        </w:r>
      </w:del>
      <w:del w:id="94" w:author="PR Preview" w:date="2026-01-01T00:00:00Z">
        <w:r>
          <w:delText xml:space="preserve"> </w:delText>
        </w:r>
      </w:del>
      <m:oMath>
        <m:r>
          <m:t>θ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is the</w:delText>
        </w:r>
      </w:del>
      <w:del w:id="98" w:author="PR Preview" w:date="2026-01-01T00:00:00Z">
        <w:r>
          <w:delText xml:space="preserve"> </w:delText>
        </w:r>
      </w:del>
      <w:hyperlink r:id="rId34">
        <w:del w:id="99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10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101" w:author="PR Preview" w:date="2026-01-01T00:00:00Z">
        <w:r>
          <w:delText xml:space="preserve">.</w:delText>
        </w:r>
      </w:del>
      <w:del w:id="102" w:author="PR Preview" w:date="2026-01-01T00:00:00Z">
        <w:r>
          <w:delText xml:space="preserve"> </w:delText>
        </w:r>
      </w:del>
      <w:hyperlink w:anchor="cor-bayes-proportional">
        <w:del w:id="103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is the workhorse of applied Bayesian analysis: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it identifies the posterior from the shape of likelihood times prior,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without computing the integral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$\operatorname{p}(\mathord{\smash[b]{\underset{\raise.3ex\hbox{$\scriptstyle\sim$}}{y}}\vphantom{y}})$</w:delText>
        </w:r>
      </w:del>
      <w:del w:id="112" w:author="PR Preview" w:date="2026-01-01T00:00:00Z">
        <w:r>
          <w:delText xml:space="preserve">,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and it is what makes the simulation methods of Markov chain Monte Carlo possible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[1, Ch. 12], p. 272</w:delText>
        </w:r>
      </w:del>
      <w:del w:id="117" w:author="PR Preview" w:date="2026-01-01T00:00:00Z">
        <w:r>
          <w:delText xml:space="preserve">.</w:delText>
        </w:r>
      </w:del>
    </w:p>
    <w:p>
      <w:pPr>
        <w:pStyle w:val="BodyText"/>
      </w:pPr>
      <w:hyperlink w:anchor="thm-bayes-posterior">
        <w:ins w:id="11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</w:t>
        </w:r>
      </w:ins>
      <w:ins w:id="121" w:author="PR Preview" w:date="2026-01-01T00:00:00Z">
        <w:r>
          <w:t xml:space="preserve"> </w:t>
        </w:r>
      </w:ins>
      <w:hyperlink r:id="rId33">
        <w:ins w:id="122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for events, restated for densities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[7]</w:t>
        </w:r>
      </w:ins>
      <w:ins w:id="127" w:author="PR Preview" w:date="2026-01-01T00:00:00Z">
        <w:r>
          <w:t xml:space="preserve">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Here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$\operatorname{p}(\mathord{\smash[b]{\underset{\raise.3ex\hbox{$\scriptstyle\sim$}}{y}}\vphantom{y}}\mid \theta)$</w:t>
        </w:r>
      </w:ins>
      <w:ins w:id="132" w:author="PR Preview" w:date="2026-01-01T00:00:00Z">
        <w:r>
          <w:t xml:space="preserve">, viewed as a function of</w:t>
        </w:r>
      </w:ins>
      <w:ins w:id="133" w:author="PR Preview" w:date="2026-01-01T00:00:00Z">
        <w:r>
          <w:t xml:space="preserve"> </w:t>
        </w:r>
      </w:ins>
      <m:oMath>
        <m:r>
          <m:t>θ</m:t>
        </m:r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is the</w:t>
        </w:r>
      </w:ins>
      <w:ins w:id="137" w:author="PR Preview" w:date="2026-01-01T00:00:00Z">
        <w:r>
          <w:t xml:space="preserve"> </w:t>
        </w:r>
      </w:ins>
      <w:hyperlink r:id="rId34">
        <w:ins w:id="138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1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140" w:author="PR Preview" w:date="2026-01-01T00:00:00Z">
        <w:r>
          <w:t xml:space="preserve">.</w:t>
        </w:r>
      </w:ins>
      <w:ins w:id="141" w:author="PR Preview" w:date="2026-01-01T00:00:00Z">
        <w:r>
          <w:t xml:space="preserve"> </w:t>
        </w:r>
      </w:ins>
      <w:hyperlink w:anchor="cor-bayes-proportional">
        <w:ins w:id="14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the workhorse of applied Bayesian analysis: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it identifies the posterior from the shape of likelihood times prior,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without computing the integral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$\operatorname{p}(\mathord{\smash[b]{\underset{\raise.3ex\hbox{$\scriptstyle\sim$}}{y}}\vphantom{y}})$</w:t>
        </w:r>
      </w:ins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 it is what makes the simulation methods of Markov chain Monte Carlo possible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[1, Ch. 12], p. 272</w:t>
        </w:r>
      </w:ins>
      <w:ins w:id="156" w:author="PR Preview" w:date="2026-01-01T00:00:00Z">
        <w:r>
          <w:t xml:space="preserve">.</w:t>
        </w:r>
      </w:ins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del w:id="157" w:author="PR Preview" w:date="2026-01-01T00:00:00Z">
        <w:r>
          <w:delText xml:space="preserve">Source: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Wikipedia contributors [7]</w:delText>
        </w:r>
      </w:del>
      <w:del w:id="160" w:author="PR Preview" w:date="2026-01-01T00:00:00Z">
        <w:r>
          <w:delText xml:space="preserve">.</w:delText>
        </w:r>
      </w:del>
    </w:p>
    <w:p>
      <w:pPr>
        <w:pStyle w:val="FirstParagraph"/>
      </w:pPr>
      <w:ins w:id="161" w:author="PR Preview" w:date="2026-01-01T00:00:00Z">
        <w:r>
          <w:t xml:space="preserve">Source: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Wikipedia contributors [8]</w:t>
        </w:r>
      </w:ins>
      <w:ins w:id="164" w:author="PR Preview" w:date="2026-01-01T00:00:00Z">
        <w:r>
          <w:t xml:space="preserve">.</w:t>
        </w:r>
      </w:ins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del w:id="165" w:author="PR Preview" w:date="2026-01-01T00:00:00Z">
        <w:r>
          <w:rPr>
            <w:b/>
            <w:bCs/>
          </w:rPr>
          <w:delText xml:space="preserve">Definition 7 (Credible interval)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</w:delText>
        </w:r>
      </w:del>
      <w:del w:id="168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rPr>
            <w:b/>
            <w:bCs/>
          </w:rPr>
          <w:delText xml:space="preserve">credible interval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for a parameter</w:delText>
        </w:r>
      </w:del>
      <w:del w:id="173" w:author="PR Preview" w:date="2026-01-01T00:00:00Z">
        <w:r>
          <w:delText xml:space="preserve"> </w:delText>
        </w:r>
      </w:del>
      <m:oMath>
        <m:r>
          <m:t>θ</m:t>
        </m:r>
      </m:oMath>
      <w:del w:id="174" w:author="PR Preview" w:date="2026-01-01T00:00:00Z">
        <w:r>
          <w:delText xml:space="preserve">,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given observed data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$\mathord{\smash[b]{\underset{\raise.3ex\hbox{$\scriptstyle\sim$}}{y}}\vphantom{y}}$</w:delText>
        </w:r>
      </w:del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an interval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$\mathopen{}\left[l(\mathord{\smash[b]{\underset{\raise.3ex\hbox{$\scriptstyle\sim$}}{y}}\vphantom{y}}),\, r(\mathord{\smash[b]{\underset{\raise.3ex\hbox{$\scriptstyle\sim$}}{y}}\vphantom{y}})\right]\mathclose{}$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whose</w:delText>
        </w:r>
      </w:del>
      <w:del w:id="186" w:author="PR Preview" w:date="2026-01-01T00:00:00Z">
        <w:r>
          <w:delText xml:space="preserve"> </w:delText>
        </w:r>
      </w:del>
      <w:hyperlink w:anchor="def-posterior">
        <w:del w:id="187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probability is</w:delText>
        </w:r>
      </w:del>
      <w:del w:id="19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191" w:author="PR Preview" w:date="2026-01-01T00:00:00Z">
        <w:r>
          <w:delText xml:space="preserve">:</w:delText>
        </w:r>
      </w:del>
    </w:p>
    <w:p>
      <w:pPr>
        <w:pStyle w:val="BodyText"/>
      </w:pPr>
      <w:ins w:id="192" w:author="PR Preview" w:date="2026-01-01T00:00:00Z">
        <w:r>
          <w:rPr>
            <w:b/>
            <w:bCs/>
          </w:rPr>
          <w:t xml:space="preserve">Definition 7 (Credible interval)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</w:t>
        </w:r>
      </w:ins>
      <w:ins w:id="195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credible interval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for a parameter</w:t>
        </w:r>
      </w:ins>
      <w:ins w:id="200" w:author="PR Preview" w:date="2026-01-01T00:00:00Z">
        <w:r>
          <w:t xml:space="preserve"> </w:t>
        </w:r>
      </w:ins>
      <m:oMath>
        <m:r>
          <m:t>θ</m:t>
        </m:r>
      </m:oMath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given observed data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$\mathord{\smash[b]{\underset{\raise.3ex\hbox{$\scriptstyle\sim$}}{y}}\vphantom{y}}$</w:t>
        </w:r>
      </w:ins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is an interval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$\mathopen{}\left[l(\mathord{\smash[b]{\underset{\raise.3ex\hbox{$\scriptstyle\sim$}}{y}}\vphantom{y}}),\, r(\mathord{\smash[b]{\underset{\raise.3ex\hbox{$\scriptstyle\sim$}}{y}}\vphantom{y}})\right]\mathclose{}$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whose</w:t>
        </w:r>
      </w:ins>
      <w:ins w:id="213" w:author="PR Preview" w:date="2026-01-01T00:00:00Z">
        <w:r>
          <w:t xml:space="preserve"> </w:t>
        </w:r>
      </w:ins>
      <w:hyperlink w:anchor="def-posterior">
        <w:ins w:id="214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probability is</w:t>
        </w:r>
      </w:ins>
      <w:ins w:id="21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[9]</w:t>
        </w:r>
      </w:ins>
      <w:ins w:id="220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del w:id="221" w:author="PR Preview" w:date="2026-01-01T00:00:00Z">
        <w:r>
          <w:delText xml:space="preserve">Source: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Wikipedia contributors [8]</w:delText>
        </w:r>
      </w:del>
      <w:del w:id="224" w:author="PR Preview" w:date="2026-01-01T00:00:00Z">
        <w:r>
          <w:delText xml:space="preserve">.</w:delText>
        </w:r>
      </w:del>
    </w:p>
    <w:p>
      <w:pPr>
        <w:pStyle w:val="FirstParagraph"/>
      </w:pPr>
      <w:ins w:id="225" w:author="PR Preview" w:date="2026-01-01T00:00:00Z">
        <w:r>
          <w:t xml:space="preserve">Source: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Wikipedia contributors [9]</w:t>
        </w:r>
      </w:ins>
      <w:ins w:id="228" w:author="PR Preview" w:date="2026-01-01T00:00:00Z">
        <w:r>
          <w:t xml:space="preserve">.</w:t>
        </w:r>
      </w:ins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del w:id="229" w:author="PR Preview" w:date="2026-01-01T00:00:00Z">
        <w:r>
          <w:delText xml:space="preserve">Casella and Berger [9, Sec. 9.2.4], pp. 435–439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covers Bayesian intervals.</w:delText>
        </w:r>
      </w:del>
    </w:p>
    <w:p>
      <w:pPr>
        <w:pStyle w:val="BodyText"/>
      </w:pPr>
      <w:ins w:id="232" w:author="PR Preview" w:date="2026-01-01T00:00:00Z">
        <w:r>
          <w:t xml:space="preserve">Casella and Berger [10, Sec. 9.2.4], pp. 435–439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covers Bayesian intervals.</w:t>
        </w:r>
      </w:ins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del w:id="235" w:author="PR Preview" w:date="2026-01-01T00:00:00Z">
        <w:r>
          <w:delText xml:space="preserve">Hogg et al. [10, Sec. 6.8], pp. 298–305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covers Bayesian estimation.</w:delText>
        </w:r>
      </w:del>
    </w:p>
    <w:p>
      <w:pPr>
        <w:pStyle w:val="Compact"/>
        <w:numPr>
          <w:ilvl w:val="0"/>
          <w:numId w:val="1002"/>
        </w:numPr>
      </w:pPr>
      <w:del w:id="238" w:author="PR Preview" w:date="2026-01-01T00:00:00Z">
        <w:r>
          <w:delText xml:space="preserve">Casella and Berger [9, Sec. 7.2.3], pp. 324–325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covers Bayes estimators.</w:delText>
        </w:r>
      </w:del>
    </w:p>
    <w:p>
      <w:pPr>
        <w:pStyle w:val="Compact"/>
        <w:numPr>
          <w:ilvl w:val="0"/>
          <w:numId w:val="1002"/>
        </w:numPr>
      </w:pPr>
      <w:del w:id="241" w:author="PR Preview" w:date="2026-01-01T00:00:00Z">
        <w:r>
          <w:delText xml:space="preserve">Rice [11, Sec. 8.6], pp. 285–297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covers the Bayesian approach to parameter estimation.</w:delText>
        </w:r>
      </w:del>
    </w:p>
    <w:p>
      <w:pPr>
        <w:pStyle w:val="Compact"/>
        <w:numPr>
          <w:ilvl w:val="0"/>
          <w:numId w:val="1002"/>
        </w:numPr>
      </w:pPr>
      <w:ins w:id="244" w:author="PR Preview" w:date="2026-01-01T00:00:00Z">
        <w:r>
          <w:t xml:space="preserve">Hogg et al. [11, Sec. 6.8], pp. 298–305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covers Bayesian estimation.</w:t>
        </w:r>
      </w:ins>
    </w:p>
    <w:p>
      <w:pPr>
        <w:pStyle w:val="Compact"/>
        <w:numPr>
          <w:ilvl w:val="0"/>
          <w:numId w:val="1002"/>
        </w:numPr>
      </w:pPr>
      <w:ins w:id="247" w:author="PR Preview" w:date="2026-01-01T00:00:00Z">
        <w:r>
          <w:t xml:space="preserve">Casella and Berger [10, Sec. 7.2.3], pp. 324–325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covers Bayes estimators.</w:t>
        </w:r>
      </w:ins>
    </w:p>
    <w:p>
      <w:pPr>
        <w:pStyle w:val="Compact"/>
        <w:numPr>
          <w:ilvl w:val="0"/>
          <w:numId w:val="1002"/>
        </w:numPr>
      </w:pPr>
      <w:ins w:id="250" w:author="PR Preview" w:date="2026-01-01T00:00:00Z">
        <w:r>
          <w:t xml:space="preserve">Rice [12, Sec. 8.6], pp. 285–297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covers the Bayesian approach to parameter estimation.</w:t>
        </w:r>
      </w:ins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del w:id="253" w:author="PR Preview" w:date="2026-01-01T00:00:00Z">
        <w:r>
          <w:rPr>
            <w:b/>
            <w:bCs/>
          </w:rPr>
          <w:delText xml:space="preserve">Definition 10 (Conjugate prior)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A family of prior distributions is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rPr>
            <w:b/>
            <w:bCs/>
          </w:rPr>
          <w:delText xml:space="preserve">conjugate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to a likelihood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if, for every prior in the family and every possible data set,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the</w:delText>
        </w:r>
      </w:del>
      <w:del w:id="264" w:author="PR Preview" w:date="2026-01-01T00:00:00Z">
        <w:r>
          <w:delText xml:space="preserve"> </w:delText>
        </w:r>
      </w:del>
      <w:hyperlink w:anchor="def-posterior">
        <w:del w:id="265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is also in the family.</w:delText>
        </w:r>
      </w:del>
    </w:p>
    <w:p>
      <w:pPr>
        <w:pStyle w:val="BodyText"/>
      </w:pPr>
      <w:del w:id="268" w:author="PR Preview" w:date="2026-01-01T00:00:00Z">
        <w:r>
          <w:delText xml:space="preserve">Source: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Wikipedia contributors [12]</w:delText>
        </w:r>
      </w:del>
      <w:del w:id="271" w:author="PR Preview" w:date="2026-01-01T00:00:00Z">
        <w:r>
          <w:delText xml:space="preserve">.</w:delText>
        </w:r>
      </w:del>
    </w:p>
    <w:p>
      <w:pPr>
        <w:pStyle w:val="FirstParagraph"/>
      </w:pPr>
      <w:ins w:id="272" w:author="PR Preview" w:date="2026-01-01T00:00:00Z">
        <w:r>
          <w:rPr>
            <w:b/>
            <w:bCs/>
          </w:rPr>
          <w:t xml:space="preserve">Definition 10 (Conjugate prior)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 family of prior distributions is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rPr>
            <w:b/>
            <w:bCs/>
          </w:rPr>
          <w:t xml:space="preserve">conjugate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to a likelihood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if, for every prior in the family and every possible data set,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</w:t>
        </w:r>
      </w:ins>
      <w:ins w:id="283" w:author="PR Preview" w:date="2026-01-01T00:00:00Z">
        <w:r>
          <w:t xml:space="preserve"> </w:t>
        </w:r>
      </w:ins>
      <w:hyperlink w:anchor="def-posterior">
        <w:ins w:id="284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is also in the family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[13]</w:t>
        </w:r>
      </w:ins>
      <w:ins w:id="289" w:author="PR Preview" w:date="2026-01-01T00:00:00Z">
        <w:r>
          <w:t xml:space="preserve">.</w:t>
        </w:r>
      </w:ins>
    </w:p>
    <w:p>
      <w:pPr>
        <w:pStyle w:val="BodyText"/>
      </w:pPr>
      <w:ins w:id="290" w:author="PR Preview" w:date="2026-01-01T00:00:00Z">
        <w:r>
          <w:t xml:space="preserve">Source: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Wikipedia contributors [13]</w:t>
        </w:r>
      </w:ins>
      <w:ins w:id="293" w:author="PR Preview" w:date="2026-01-01T00:00:00Z">
        <w:r>
          <w:t xml:space="preserve">.</w:t>
        </w:r>
      </w:ins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del w:id="294" w:author="PR Preview" w:date="2026-01-01T00:00:00Z">
        <w:r>
          <w:delText xml:space="preserve">The mean uses the</w:delText>
        </w:r>
      </w:del>
      <w:del w:id="295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mean</w:delText>
        </w:r>
      </w:del>
      <w:del w:id="2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[9, Sec. 3.3], p. 107</w:delText>
        </w:r>
      </w:del>
      <w:del w:id="301" w:author="PR Preview" w:date="2026-01-01T00:00:00Z">
        <w:r>
          <w:delText xml:space="preserve">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By</w:delText>
        </w:r>
      </w:del>
      <w:del w:id="304" w:author="PR Preview" w:date="2026-01-01T00:00:00Z">
        <w:r>
          <w:delText xml:space="preserve"> </w:delText>
        </w:r>
      </w:del>
      <w:hyperlink w:anchor="def-credible-interval">
        <w:del w:id="30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06" w:author="PR Preview" w:date="2026-01-01T00:00:00Z">
        <w:r>
          <w:delText xml:space="preserve">,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the interval is read as a probability statement about</w:delText>
        </w:r>
      </w:del>
      <w:del w:id="309" w:author="PR Preview" w:date="2026-01-01T00:00:00Z">
        <w:r>
          <w:delText xml:space="preserve"> </w:delText>
        </w:r>
      </w:del>
      <m:oMath>
        <m:r>
          <m:t>π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itself: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given these 91 trials,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the posterior probability that</w:delText>
        </w:r>
      </w:del>
      <w:del w:id="316" w:author="PR Preview" w:date="2026-01-01T00:00:00Z">
        <w:r>
          <w:delText xml:space="preserve"> </w:delText>
        </w:r>
      </w:del>
      <m:oMath>
        <m:r>
          <m:t>π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lies between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0.501 and 0.699 is 0.95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(approximately, since those endpoints are rounded to three decimals).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 95% confidence interval computed from the same data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supports no such statement,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as</w:delText>
        </w:r>
      </w:del>
      <w:del w:id="329" w:author="PR Preview" w:date="2026-01-01T00:00:00Z">
        <w:r>
          <w:delText xml:space="preserve"> </w:delText>
        </w:r>
      </w:del>
      <w:hyperlink w:anchor="sec-bayes-interval-interp">
        <w:del w:id="330" w:author="PR Preview" w:date="2026-01-01T00:00:00Z">
          <w:r>
            <w:rPr>
              <w:rStyle w:val="Hyperlink"/>
            </w:rPr>
            <w:delText xml:space="preserve">Section 2.3</w:delText>
          </w:r>
        </w:del>
      </w:hyperlink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explains: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its 0.95 describes the procedure over repeated samples,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and the realized interval either contains</w:delText>
        </w:r>
      </w:del>
      <w:del w:id="337" w:author="PR Preview" w:date="2026-01-01T00:00:00Z">
        <w:r>
          <w:delText xml:space="preserve"> </w:delText>
        </w:r>
      </w:del>
      <m:oMath>
        <m:r>
          <m:t>π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or does not.</w:delText>
        </w:r>
      </w:del>
    </w:p>
    <w:p>
      <w:pPr>
        <w:pStyle w:val="FirstParagraph"/>
      </w:pPr>
      <w:ins w:id="340" w:author="PR Preview" w:date="2026-01-01T00:00:00Z">
        <w:r>
          <w:t xml:space="preserve">The mean uses the</w:t>
        </w:r>
      </w:ins>
      <w:ins w:id="341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mean</w:t>
        </w:r>
      </w:ins>
      <w:ins w:id="3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[10, Sec. 3.3], p. 107</w:t>
        </w:r>
      </w:ins>
      <w:ins w:id="347" w:author="PR Preview" w:date="2026-01-01T00:00:00Z">
        <w:r>
          <w:t xml:space="preserve">.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By</w:t>
        </w:r>
      </w:ins>
      <w:ins w:id="350" w:author="PR Preview" w:date="2026-01-01T00:00:00Z">
        <w:r>
          <w:t xml:space="preserve"> </w:t>
        </w:r>
      </w:ins>
      <w:hyperlink w:anchor="def-credible-interval">
        <w:ins w:id="35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52" w:author="PR Preview" w:date="2026-01-01T00:00:00Z">
        <w:r>
          <w:t xml:space="preserve">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the interval is read as a probability statement about</w:t>
        </w:r>
      </w:ins>
      <w:ins w:id="355" w:author="PR Preview" w:date="2026-01-01T00:00:00Z">
        <w:r>
          <w:t xml:space="preserve"> </w:t>
        </w:r>
      </w:ins>
      <m:oMath>
        <m:r>
          <m:t>π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itself: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given these 91 trials,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the posterior probability that</w:t>
        </w:r>
      </w:ins>
      <w:ins w:id="362" w:author="PR Preview" w:date="2026-01-01T00:00:00Z">
        <w:r>
          <w:t xml:space="preserve"> </w:t>
        </w:r>
      </w:ins>
      <m:oMath>
        <m:r>
          <m:t>π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lies between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0.501 and 0.699 is 0.95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(approximately, since those endpoints are rounded to three decimals).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 95% confidence interval computed from the same data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supports no such statement,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as</w:t>
        </w:r>
      </w:ins>
      <w:ins w:id="375" w:author="PR Preview" w:date="2026-01-01T00:00:00Z">
        <w:r>
          <w:t xml:space="preserve"> </w:t>
        </w:r>
      </w:ins>
      <w:hyperlink w:anchor="sec-bayes-interval-interp">
        <w:ins w:id="376" w:author="PR Preview" w:date="2026-01-01T00:00:00Z">
          <w:r>
            <w:rPr>
              <w:rStyle w:val="Hyperlink"/>
            </w:rPr>
            <w:t xml:space="preserve">Section 2.3</w:t>
          </w:r>
        </w:ins>
      </w:hyperlink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explains: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its 0.95 describes the procedure over repeated samples,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and the realized interval either contains</w:t>
        </w:r>
      </w:ins>
      <w:ins w:id="383" w:author="PR Preview" w:date="2026-01-01T00:00:00Z">
        <w:r>
          <w:t xml:space="preserve"> </w:t>
        </w:r>
      </w:ins>
      <m:oMath>
        <m:r>
          <m:t>π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or does not.</w:t>
        </w:r>
      </w:ins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del w:id="386" w:author="PR Preview" w:date="2026-01-01T00:00:00Z">
        <w:r>
          <w:rPr>
            <w:b/>
            <w:bCs/>
          </w:rPr>
          <w:delText xml:space="preserve">Real data.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We use the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rPr>
            <w:rStyle w:val="VerbatimChar"/>
          </w:rPr>
          <w:delText xml:space="preserve">birthwt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data on 189 births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at Baystate Medical Center in Springfield, Massachusetts, in 1986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[13], [14, Sec. 7.2]</w:delText>
        </w:r>
      </w:del>
      <w:del w:id="397" w:author="PR Preview" w:date="2026-01-01T00:00:00Z">
        <w:r>
          <w:delText xml:space="preserve">.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Here</w:delText>
        </w:r>
      </w:del>
      <w:del w:id="400" w:author="PR Preview" w:date="2026-01-01T00:00:00Z">
        <w:r>
          <w:delText xml:space="preserve"> </w:delText>
        </w:r>
      </w:del>
      <m:oMath>
        <m:r>
          <m:t>π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is the probability that a mother in this population smoked during pregnancy,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 its true value is unknown.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The data ship with R’s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rPr>
            <w:rStyle w:val="VerbatimChar"/>
          </w:rPr>
          <w:delText xml:space="preserve">MASS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package as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rPr>
            <w:rStyle w:val="VerbatimChar"/>
          </w:rPr>
          <w:delText xml:space="preserve">MASS::birthwt</w:delText>
        </w:r>
      </w:del>
      <w:del w:id="413" w:author="PR Preview" w:date="2026-01-01T00:00:00Z">
        <w:r>
          <w:delText xml:space="preserve">;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the Python code reads</w:delText>
        </w:r>
      </w:del>
      <w:del w:id="416" w:author="PR Preview" w:date="2026-01-01T00:00:00Z">
        <w:r>
          <w:delText xml:space="preserve"> </w:delText>
        </w:r>
      </w:del>
      <w:hyperlink r:id="rId77">
        <w:del w:id="417" w:author="PR Preview" w:date="2026-01-01T00:00:00Z">
          <w:r>
            <w:rPr>
              <w:rStyle w:val="VerbatimChar"/>
            </w:rPr>
            <w:delText xml:space="preserve">data/birthwt.csv</w:delText>
          </w:r>
        </w:del>
      </w:hyperlink>
      <w:del w:id="418" w:author="PR Preview" w:date="2026-01-01T00:00:00Z">
        <w:r>
          <w:delText xml:space="preserve">, a copy of the same table on this site,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which is also posted as a CSV file by the</w:delText>
        </w:r>
      </w:del>
      <w:del w:id="421" w:author="PR Preview" w:date="2026-01-01T00:00:00Z">
        <w:r>
          <w:delText xml:space="preserve"> </w:delText>
        </w:r>
      </w:del>
      <w:hyperlink r:id="rId78">
        <w:del w:id="422" w:author="PR Preview" w:date="2026-01-01T00:00:00Z">
          <w:r>
            <w:rPr>
              <w:rStyle w:val="Hyperlink"/>
            </w:rPr>
            <w:delText xml:space="preserve">Rdatasets project</w:delText>
          </w:r>
        </w:del>
      </w:hyperlink>
      <w:del w:id="42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ins w:id="424" w:author="PR Preview" w:date="2026-01-01T00:00:00Z">
        <w:r>
          <w:rPr>
            <w:b/>
            <w:bCs/>
          </w:rPr>
          <w:t xml:space="preserve">Real data.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We use the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rPr>
            <w:rStyle w:val="VerbatimChar"/>
          </w:rPr>
          <w:t xml:space="preserve">birthwt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data on 189 births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at Baystate Medical Center in Springfield, Massachusetts, in 1986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[14], [15, Sec. 7.2]</w:t>
        </w:r>
      </w:ins>
      <w:ins w:id="435" w:author="PR Preview" w:date="2026-01-01T00:00:00Z">
        <w:r>
          <w:t xml:space="preserve">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Here</w:t>
        </w:r>
      </w:ins>
      <w:ins w:id="438" w:author="PR Preview" w:date="2026-01-01T00:00:00Z">
        <w:r>
          <w:t xml:space="preserve"> </w:t>
        </w:r>
      </w:ins>
      <m:oMath>
        <m:r>
          <m:t>π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is the probability that a mother in this population smoked during pregnancy,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 its true value is unknown.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The data ship with R’s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rPr>
            <w:rStyle w:val="VerbatimChar"/>
          </w:rPr>
          <w:t xml:space="preserve">MASS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package as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rPr>
            <w:rStyle w:val="VerbatimChar"/>
          </w:rPr>
          <w:t xml:space="preserve">MASS::birthwt</w:t>
        </w:r>
      </w:ins>
      <w:ins w:id="451" w:author="PR Preview" w:date="2026-01-01T00:00:00Z">
        <w:r>
          <w:t xml:space="preserve">;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the Python code reads</w:t>
        </w:r>
      </w:ins>
      <w:ins w:id="454" w:author="PR Preview" w:date="2026-01-01T00:00:00Z">
        <w:r>
          <w:t xml:space="preserve"> </w:t>
        </w:r>
      </w:ins>
      <w:hyperlink r:id="rId77">
        <w:ins w:id="455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456" w:author="PR Preview" w:date="2026-01-01T00:00:00Z">
        <w:r>
          <w:t xml:space="preserve">, a copy of the same table on this site,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which is also posted as a CSV file by the</w:t>
        </w:r>
      </w:ins>
      <w:ins w:id="459" w:author="PR Preview" w:date="2026-01-01T00:00:00Z">
        <w:r>
          <w:t xml:space="preserve"> </w:t>
        </w:r>
      </w:ins>
      <w:hyperlink r:id="rId78">
        <w:ins w:id="460" w:author="PR Preview" w:date="2026-01-01T00:00:00Z">
          <w:r>
            <w:rPr>
              <w:rStyle w:val="Hyperlink"/>
            </w:rPr>
            <w:t xml:space="preserve">Rdatasets project</w:t>
          </w:r>
        </w:ins>
      </w:hyperlink>
      <w:ins w:id="461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62" w:author="PR Preview" w:date="2026-01-01T00:00:00Z">
        <w:r>
          <w:delText xml:space="preserve">By the change-of-variables formula for densities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[9], Theorem 2.1.5</w:delText>
        </w:r>
      </w:del>
      <w:del w:id="465" w:author="PR Preview" w:date="2026-01-01T00:00:00Z">
        <w:r>
          <w:delText xml:space="preserve">,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the prior density of</w:delText>
        </w:r>
      </w:del>
      <w:del w:id="468" w:author="PR Preview" w:date="2026-01-01T00:00:00Z">
        <w:r>
          <w:delText xml:space="preserve"> </w:delText>
        </w:r>
      </w:del>
      <m:oMath>
        <m:r>
          <m:t>η</m:t>
        </m:r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is</w:delText>
        </w:r>
      </w:del>
    </w:p>
    <w:p>
      <w:pPr>
        <w:pStyle w:val="FirstParagraph"/>
      </w:pPr>
      <w:ins w:id="471" w:author="PR Preview" w:date="2026-01-01T00:00:00Z">
        <w:r>
          <w:t xml:space="preserve">By the change-of-variables formula for densities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[10], Theorem 2.1.5</w:t>
        </w:r>
      </w:ins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 prior density of</w:t>
        </w:r>
      </w:ins>
      <w:ins w:id="477" w:author="PR Preview" w:date="2026-01-01T00:00:00Z">
        <w:r>
          <w:t xml:space="preserve"> </w:t>
        </w:r>
      </w:ins>
      <m:oMath>
        <m:r>
          <m:t>η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del w:id="480" w:author="PR Preview" w:date="2026-01-01T00:00:00Z">
        <w:r>
          <w:delText xml:space="preserve">A Bayesian model makes predictions about data,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both before and after the data are seen.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Comparing those predictions with the data we actually have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is a way to check the model.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 check made before the data are used tests the prior;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a check made after the data are used tests the whole model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[15, Sec. 6.3], p. 143, [16, Sec. 4.3.2], pp. 82-83</w:delText>
        </w:r>
      </w:del>
      <w:del w:id="493" w:author="PR Preview" w:date="2026-01-01T00:00:00Z">
        <w:r>
          <w:delText xml:space="preserve">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For a related video lecture, see Richard McElreath’s</w:delText>
        </w:r>
      </w:del>
      <w:del w:id="496" w:author="PR Preview" w:date="2026-01-01T00:00:00Z">
        <w:r>
          <w:delText xml:space="preserve"> </w:delText>
        </w:r>
      </w:del>
      <w:hyperlink r:id="rId105">
        <w:del w:id="497" w:author="PR Preview" w:date="2026-01-01T00:00:00Z">
          <w:r>
            <w:rPr>
              <w:rStyle w:val="Hyperlink"/>
              <w:i/>
              <w:iCs/>
            </w:rPr>
            <w:delText xml:space="preserve">Geocentric Models</w:delText>
          </w:r>
        </w:del>
      </w:hyperlink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(Statistical Rethinking 2026, Lecture A03).</w:delText>
        </w:r>
      </w:del>
    </w:p>
    <w:p>
      <w:pPr>
        <w:pStyle w:val="BodyText"/>
      </w:pPr>
      <w:del w:id="500" w:author="PR Preview" w:date="2026-01-01T00:00:00Z">
        <w:r>
          <w:rPr>
            <w:b/>
            <w:bCs/>
          </w:rPr>
          <w:delText xml:space="preserve">Definition 16 (Prior predictive distribution)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The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rPr>
            <w:b/>
            <w:bCs/>
          </w:rPr>
          <w:delText xml:space="preserve">prior predictive distribution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of the data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$\mathord{\smash[b]{\underset{\raise.3ex\hbox{$\scriptstyle\sim$}}{Y}}\vphantom{Y}}$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is the distribution of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$\mathord{\smash[b]{\underset{\raise.3ex\hbox{$\scriptstyle\sim$}}{Y}}\vphantom{Y}}$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implied by the</w:delText>
        </w:r>
      </w:del>
      <w:del w:id="515" w:author="PR Preview" w:date="2026-01-01T00:00:00Z">
        <w:r>
          <w:delText xml:space="preserve"> </w:delText>
        </w:r>
      </w:del>
      <w:hyperlink w:anchor="def-prior">
        <w:del w:id="516" w:author="PR Preview" w:date="2026-01-01T00:00:00Z">
          <w:r>
            <w:rPr>
              <w:rStyle w:val="Hyperlink"/>
            </w:rPr>
            <w:delText xml:space="preserve">prior</w:delText>
          </w:r>
        </w:del>
      </w:hyperlink>
      <w:del w:id="51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and the model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$\operatorname{p}(\mathord{\smash[b]{\underset{\raise.3ex\hbox{$\scriptstyle\sim$}}{y}}\vphantom{y}}\mid \theta)$</w:delText>
        </w:r>
      </w:del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before any data are observed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[15, Sec. 1.3], p. 7, eq. 1.3</w:delText>
        </w:r>
      </w:del>
      <w:del w:id="527" w:author="PR Preview" w:date="2026-01-01T00:00:00Z">
        <w:r>
          <w:delText xml:space="preserve">:</w:delText>
        </w:r>
      </w:del>
    </w:p>
    <w:p>
      <w:pPr>
        <w:pStyle w:val="FirstParagraph"/>
      </w:pPr>
      <w:ins w:id="528" w:author="PR Preview" w:date="2026-01-01T00:00:00Z">
        <w:r>
          <w:t xml:space="preserve">A Bayesian model makes predictions about data,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both before and after the data are seen.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Comparing those predictions with the data we actually have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is a way to check the model.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 check made before the data are used tests the prior;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 check made after the data are used tests the whole model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[16, Sec. 6.3], p. 143, [17, Sec. 4.3.2], pp. 82-83</w:t>
        </w:r>
      </w:ins>
      <w:ins w:id="541" w:author="PR Preview" w:date="2026-01-01T00:00:00Z">
        <w:r>
          <w:t xml:space="preserve">.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For a related video lecture, see Richard McElreath’s</w:t>
        </w:r>
      </w:ins>
      <w:ins w:id="544" w:author="PR Preview" w:date="2026-01-01T00:00:00Z">
        <w:r>
          <w:t xml:space="preserve"> </w:t>
        </w:r>
      </w:ins>
      <w:hyperlink r:id="rId105">
        <w:ins w:id="545" w:author="PR Preview" w:date="2026-01-01T00:00:00Z">
          <w:r>
            <w:rPr>
              <w:rStyle w:val="Hyperlink"/>
              <w:i/>
              <w:iCs/>
            </w:rPr>
            <w:t xml:space="preserve">Geocentric Models</w:t>
          </w:r>
        </w:ins>
      </w:hyperlink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(Statistical Rethinking 2026, Lecture A03).</w:t>
        </w:r>
      </w:ins>
    </w:p>
    <w:bookmarkStart w:id="106" w:name="def-prior-predictive"/>
    <w:p>
      <w:pPr>
        <w:pStyle w:val="BodyText"/>
      </w:pPr>
      <w:ins w:id="548" w:author="PR Preview" w:date="2026-01-01T00:00:00Z">
        <w:r>
          <w:rPr>
            <w:b/>
            <w:bCs/>
          </w:rPr>
          <w:t xml:space="preserve">Definition 16 (Prior predictive distribution)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The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rPr>
            <w:b/>
            <w:bCs/>
          </w:rPr>
          <w:t xml:space="preserve">prior predictive distribution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of the data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$\mathord{\smash[b]{\underset{\raise.3ex\hbox{$\scriptstyle\sim$}}{Y}}\vphantom{Y}}$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 the distribution of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$\mathord{\smash[b]{\underset{\raise.3ex\hbox{$\scriptstyle\sim$}}{Y}}\vphantom{Y}}$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implied by the</w:t>
        </w:r>
      </w:ins>
      <w:ins w:id="563" w:author="PR Preview" w:date="2026-01-01T00:00:00Z">
        <w:r>
          <w:t xml:space="preserve"> </w:t>
        </w:r>
      </w:ins>
      <w:hyperlink w:anchor="def-prior">
        <w:ins w:id="564" w:author="PR Preview" w:date="2026-01-01T00:00:00Z">
          <w:r>
            <w:rPr>
              <w:rStyle w:val="Hyperlink"/>
            </w:rPr>
            <w:t xml:space="preserve">prior</w:t>
          </w:r>
        </w:ins>
      </w:hyperlink>
      <w:ins w:id="56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and the model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$\operatorname{p}(\mathord{\smash[b]{\underset{\raise.3ex\hbox{$\scriptstyle\sim$}}{y}}\vphantom{y}}\mid \theta)$</w:t>
        </w:r>
      </w:ins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before any data are observed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[16, Sec. 1.3], p. 7, eq. 1.3</w:t>
        </w:r>
      </w:ins>
      <w:ins w:id="57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76" w:author="PR Preview" w:date="2026-01-01T00:00:00Z">
        <w:r>
          <w:delText xml:space="preserve">for</w:delText>
        </w:r>
      </w:del>
      <w:del w:id="57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578" w:author="PR Preview" w:date="2026-01-01T00:00:00Z">
        <w:r>
          <w:delText xml:space="preserve">.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So the uniform prior says that, before seeing the data,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every count of successes is equally likely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[15, Sec. 2.4], p. 34</w:delText>
        </w:r>
      </w:del>
      <w:del w:id="585" w:author="PR Preview" w:date="2026-01-01T00:00:00Z">
        <w:r>
          <w:delText xml:space="preserve">.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For the 189 mothers in the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rPr>
            <w:rStyle w:val="VerbatimChar"/>
          </w:rPr>
          <w:delText xml:space="preserve">birthwt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data,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the code below computes these probabilities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from the Beta-binomial probability mass function:</w:delText>
        </w:r>
      </w:del>
    </w:p>
    <w:p>
      <w:pPr>
        <w:pStyle w:val="FirstParagraph"/>
      </w:pPr>
      <w:ins w:id="596" w:author="PR Preview" w:date="2026-01-01T00:00:00Z">
        <w:r>
          <w:t xml:space="preserve">for</w:t>
        </w:r>
      </w:ins>
      <w:ins w:id="59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598" w:author="PR Preview" w:date="2026-01-01T00:00:00Z">
        <w:r>
          <w:t xml:space="preserve">.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So the uniform prior says that, before seeing the data,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every count of successes is equally likely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[16, Sec. 2.4], p. 34</w:t>
        </w:r>
      </w:ins>
      <w:ins w:id="605" w:author="PR Preview" w:date="2026-01-01T00:00:00Z">
        <w:r>
          <w:t xml:space="preserve">.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For the 189 mothers in the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rPr>
            <w:rStyle w:val="VerbatimChar"/>
          </w:rPr>
          <w:t xml:space="preserve">birthwt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data,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the code below computes these probabilities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from the Beta-binomial probability mass function: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del w:id="616" w:author="PR Preview" w:date="2026-01-01T00:00:00Z">
        <w:r>
          <w:rPr>
            <w:i/>
            <w:iCs/>
          </w:rPr>
          <w:delText xml:space="preserve">Remark 6</w:delText>
        </w:r>
      </w:del>
      <w:del w:id="617" w:author="PR Preview" w:date="2026-01-01T00:00:00Z">
        <w:r>
          <w:delText xml:space="preserve"> (The prior predictive distribution and the marginal likelihood). </w:delText>
        </w:r>
      </w:del>
      <w:del w:id="618" w:author="PR Preview" w:date="2026-01-01T00:00:00Z">
        <w:r>
          <w:delText xml:space="preserve">The prior predictive distribution (</w:delText>
        </w:r>
      </w:del>
      <w:hyperlink w:anchor="def-prior-predictive">
        <w:del w:id="61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620" w:author="PR Preview" w:date="2026-01-01T00:00:00Z">
        <w:r>
          <w:delText xml:space="preserve">) is the</w:delText>
        </w:r>
      </w:del>
      <w:del w:id="621" w:author="PR Preview" w:date="2026-01-01T00:00:00Z">
        <w:r>
          <w:delText xml:space="preserve"> </w:delText>
        </w:r>
      </w:del>
      <w:hyperlink w:anchor="def-marginal-likelihood">
        <w:del w:id="622" w:author="PR Preview" w:date="2026-01-01T00:00:00Z">
          <w:r>
            <w:rPr>
              <w:rStyle w:val="Hyperlink"/>
            </w:rPr>
            <w:delText xml:space="preserve">marginal likelihood</w:delText>
          </w:r>
        </w:del>
      </w:hyperlink>
      <w:del w:id="623" w:author="PR Preview" w:date="2026-01-01T00:00:00Z">
        <w:r>
          <w:delText xml:space="preserve">,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read as a distribution over possible data sets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[15, Sec. 1.3], p. 7, eq. 1.3</w:delText>
        </w:r>
      </w:del>
      <w:del w:id="628" w:author="PR Preview" w:date="2026-01-01T00:00:00Z">
        <w:r>
          <w:delText xml:space="preserve">.</w:delText>
        </w:r>
      </w:del>
    </w:p>
    <w:p>
      <w:pPr>
        <w:pStyle w:val="FirstParagraph"/>
      </w:pPr>
      <w:ins w:id="629" w:author="PR Preview" w:date="2026-01-01T00:00:00Z">
        <w:r>
          <w:rPr>
            <w:i/>
            <w:iCs/>
          </w:rPr>
          <w:t xml:space="preserve">Remark 6</w:t>
        </w:r>
      </w:ins>
      <w:ins w:id="630" w:author="PR Preview" w:date="2026-01-01T00:00:00Z">
        <w:r>
          <w:t xml:space="preserve"> (The prior predictive distribution and the marginal likelihood). </w:t>
        </w:r>
      </w:ins>
      <w:ins w:id="631" w:author="PR Preview" w:date="2026-01-01T00:00:00Z">
        <w:r>
          <w:t xml:space="preserve">The prior predictive distribution (</w:t>
        </w:r>
      </w:ins>
      <w:hyperlink w:anchor="def-prior-predictive">
        <w:ins w:id="63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633" w:author="PR Preview" w:date="2026-01-01T00:00:00Z">
        <w:r>
          <w:t xml:space="preserve">) is the</w:t>
        </w:r>
      </w:ins>
      <w:ins w:id="634" w:author="PR Preview" w:date="2026-01-01T00:00:00Z">
        <w:r>
          <w:t xml:space="preserve"> </w:t>
        </w:r>
      </w:ins>
      <w:hyperlink w:anchor="def-marginal-likelihood">
        <w:ins w:id="635" w:author="PR Preview" w:date="2026-01-01T00:00:00Z">
          <w:r>
            <w:rPr>
              <w:rStyle w:val="Hyperlink"/>
            </w:rPr>
            <w:t xml:space="preserve">marginal likelihood</w:t>
          </w:r>
        </w:ins>
      </w:hyperlink>
      <w:ins w:id="636" w:author="PR Preview" w:date="2026-01-01T00:00:00Z">
        <w:r>
          <w:t xml:space="preserve">,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read as a distribution over possible data sets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[16, Sec. 1.3], p. 7, eq. 1.3</w:t>
        </w:r>
      </w:ins>
      <w:ins w:id="641" w:author="PR Preview" w:date="2026-01-01T00:00:00Z">
        <w:r>
          <w:t xml:space="preserve">.</w:t>
        </w:r>
      </w:ins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del w:id="642" w:author="PR Preview" w:date="2026-01-01T00:00:00Z">
        <w:r>
          <w:delText xml:space="preserve">where</w:delText>
        </w:r>
      </w:del>
      <w:del w:id="643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and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$\mathord{\smash[b]{\underset{\raise.3ex\hbox{$\scriptstyle\sim$}}{Y}}\vphantom{Y}}$</w:delText>
        </w:r>
      </w:del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are independent given</w:delText>
        </w:r>
      </w:del>
      <w:del w:id="650" w:author="PR Preview" w:date="2026-01-01T00:00:00Z">
        <w:r>
          <w:delText xml:space="preserve"> </w:delText>
        </w:r>
      </w:del>
      <m:oMath>
        <m:r>
          <m:t>θ</m:t>
        </m:r>
      </m:oMath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delText xml:space="preserve">[15, Sec. 1.3], p. 7, eq. 1.4</w:delText>
        </w:r>
      </w:del>
      <w:del w:id="653" w:author="PR Preview" w:date="2026-01-01T00:00:00Z">
        <w:r>
          <w:delText xml:space="preserve">.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The same formula, with</w:delText>
        </w:r>
      </w:del>
      <w:del w:id="656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replaced by a whole replicated data set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$\mathord{\smash[b]{\underset{\raise.3ex\hbox{$\scriptstyle\sim$}}{y}}\vphantom{y}}^{\mathrm{rep}}$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of the same size as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$\mathord{\smash[b]{\underset{\raise.3ex\hbox{$\scriptstyle\sim$}}{y}}\vphantom{y}}$</w:delText>
        </w:r>
      </w:del>
      <w:del w:id="665" w:author="PR Preview" w:date="2026-01-01T00:00:00Z">
        <w:r>
          <w:delText xml:space="preserve">,</w:delText>
        </w:r>
      </w:del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gives the posterior predictive distribution of replicated data.</w:delText>
        </w:r>
      </w:del>
    </w:p>
    <w:p>
      <w:pPr>
        <w:pStyle w:val="BodyText"/>
      </w:pPr>
      <w:del w:id="668" w:author="PR Preview" w:date="2026-01-01T00:00:00Z">
        <w:r>
          <w:delText xml:space="preserve">Source: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Wikipedia contributors [17]</w:delText>
        </w:r>
      </w:del>
      <w:del w:id="671" w:author="PR Preview" w:date="2026-01-01T00:00:00Z">
        <w:r>
          <w:delText xml:space="preserve">.</w:delText>
        </w:r>
      </w:del>
    </w:p>
    <w:p>
      <w:pPr>
        <w:pStyle w:val="FirstParagraph"/>
      </w:pPr>
      <w:ins w:id="672" w:author="PR Preview" w:date="2026-01-01T00:00:00Z">
        <w:r>
          <w:t xml:space="preserve">where</w:t>
        </w:r>
      </w:ins>
      <w:ins w:id="673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and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$\mathord{\smash[b]{\underset{\raise.3ex\hbox{$\scriptstyle\sim$}}{Y}}\vphantom{Y}}$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are independent given</w:t>
        </w:r>
      </w:ins>
      <w:ins w:id="680" w:author="PR Preview" w:date="2026-01-01T00:00:00Z">
        <w:r>
          <w:t xml:space="preserve"> </w:t>
        </w:r>
      </w:ins>
      <m:oMath>
        <m:r>
          <m:t>θ</m:t>
        </m:r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[16, Sec. 1.3], p. 7, eq. 1.4</w:t>
        </w:r>
      </w:ins>
      <w:ins w:id="683" w:author="PR Preview" w:date="2026-01-01T00:00:00Z">
        <w:r>
          <w:t xml:space="preserve">.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The same formula, with</w:t>
        </w:r>
      </w:ins>
      <w:ins w:id="686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replaced by a whole replicated data set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$\mathord{\smash[b]{\underset{\raise.3ex\hbox{$\scriptstyle\sim$}}{y}}\vphantom{y}}^{\mathrm{rep}}$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of the same size as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$\mathord{\smash[b]{\underset{\raise.3ex\hbox{$\scriptstyle\sim$}}{y}}\vphantom{y}}$</w:t>
        </w:r>
      </w:ins>
      <w:ins w:id="695" w:author="PR Preview" w:date="2026-01-01T00:00:00Z">
        <w:r>
          <w:t xml:space="preserve">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gives the posterior predictive distribution of replicated data.</w:t>
        </w:r>
      </w:ins>
    </w:p>
    <w:p>
      <w:pPr>
        <w:pStyle w:val="BodyText"/>
      </w:pPr>
      <w:ins w:id="698" w:author="PR Preview" w:date="2026-01-01T00:00:00Z">
        <w:r>
          <w:t xml:space="preserve">Source: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Wikipedia contributors [18]</w:t>
        </w:r>
      </w:ins>
      <w:ins w:id="701" w:author="PR Preview" w:date="2026-01-01T00:00:00Z">
        <w:r>
          <w:t xml:space="preserve">.</w:t>
        </w:r>
      </w:ins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del w:id="702" w:author="PR Preview" w:date="2026-01-01T00:00:00Z">
        <w:r>
          <w:rPr>
            <w:b/>
            <w:bCs/>
          </w:rPr>
          <w:delText xml:space="preserve">Definition 18 (Test quantity)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A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rPr>
            <w:b/>
            <w:bCs/>
          </w:rPr>
          <w:delText xml:space="preserve">test quantity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$T(\mathord{\smash[b]{\underset{\raise.3ex\hbox{$\scriptstyle\sim$}}{y}}\vphantom{y}})$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is a number computed from a data set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that summarizes an aspect of the data we want the model to reproduce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[15, Sec. 6.3], p. 145</w:delText>
        </w:r>
      </w:del>
      <w:del w:id="715" w:author="PR Preview" w:date="2026-01-01T00:00:00Z">
        <w:r>
          <w:delText xml:space="preserve">.</w:delText>
        </w:r>
      </w:del>
    </w:p>
    <w:p>
      <w:pPr>
        <w:pStyle w:val="FirstParagraph"/>
      </w:pPr>
      <w:ins w:id="716" w:author="PR Preview" w:date="2026-01-01T00:00:00Z">
        <w:r>
          <w:rPr>
            <w:b/>
            <w:bCs/>
          </w:rPr>
          <w:t xml:space="preserve">Definition 18 (Test quantity)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rPr>
            <w:b/>
            <w:bCs/>
          </w:rPr>
          <w:t xml:space="preserve">test quantity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$T(\mathord{\smash[b]{\underset{\raise.3ex\hbox{$\scriptstyle\sim$}}{y}}\vphantom{y}})$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is a number computed from a data set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that summarizes an aspect of the data we want the model to reproduce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[16, Sec. 6.3], p. 145</w:t>
        </w:r>
      </w:ins>
      <w:ins w:id="729" w:author="PR Preview" w:date="2026-01-01T00:00:00Z">
        <w:r>
          <w:t xml:space="preserve">.</w:t>
        </w:r>
      </w:ins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del w:id="730" w:author="PR Preview" w:date="2026-01-01T00:00:00Z">
        <w:r>
          <w:rPr>
            <w:b/>
            <w:bCs/>
          </w:rPr>
          <w:delText xml:space="preserve">Definition 19 (Prior predictive check)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A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rPr>
            <w:b/>
            <w:bCs/>
          </w:rPr>
          <w:delText xml:space="preserve">prior predictive check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compares a</w:delText>
        </w:r>
      </w:del>
      <w:del w:id="737" w:author="PR Preview" w:date="2026-01-01T00:00:00Z">
        <w:r>
          <w:delText xml:space="preserve"> </w:delText>
        </w:r>
      </w:del>
      <w:hyperlink w:anchor="def-test-quantity">
        <w:del w:id="738" w:author="PR Preview" w:date="2026-01-01T00:00:00Z">
          <w:r>
            <w:rPr>
              <w:rStyle w:val="Hyperlink"/>
            </w:rPr>
            <w:delText xml:space="preserve">test quantity</w:delText>
          </w:r>
        </w:del>
      </w:hyperlink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$T(\mathord{\smash[b]{\underset{\raise.3ex\hbox{$\scriptstyle\sim$}}{y}}\vphantom{y}})$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of the observed data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with the distribution of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$T(\mathord{\smash[b]{\underset{\raise.3ex\hbox{$\scriptstyle\sim$}}{Y}}\vphantom{Y}})$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under the</w:delText>
        </w:r>
      </w:del>
      <w:del w:id="749" w:author="PR Preview" w:date="2026-01-01T00:00:00Z">
        <w:r>
          <w:delText xml:space="preserve"> </w:delText>
        </w:r>
      </w:del>
      <w:hyperlink w:anchor="def-prior-predictive">
        <w:del w:id="750" w:author="PR Preview" w:date="2026-01-01T00:00:00Z">
          <w:r>
            <w:rPr>
              <w:rStyle w:val="Hyperlink"/>
            </w:rPr>
            <w:delText xml:space="preserve">prior predictive distribution</w:delText>
          </w:r>
        </w:del>
      </w:hyperlink>
      <w:del w:id="751" w:author="PR Preview" w:date="2026-01-01T00:00:00Z">
        <w:r>
          <w:delText xml:space="preserve">.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If the observed value would be very unlikely under that distribution,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 prior and the data disagree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[16, Sec. 4.3.2], pp. 82-83</w:delText>
        </w:r>
      </w:del>
      <w:del w:id="758" w:author="PR Preview" w:date="2026-01-01T00:00:00Z">
        <w:r>
          <w:delText xml:space="preserve">.</w:delText>
        </w:r>
      </w:del>
    </w:p>
    <w:p>
      <w:pPr>
        <w:pStyle w:val="FirstParagraph"/>
      </w:pPr>
      <w:ins w:id="759" w:author="PR Preview" w:date="2026-01-01T00:00:00Z">
        <w:r>
          <w:rPr>
            <w:b/>
            <w:bCs/>
          </w:rPr>
          <w:t xml:space="preserve">Definition 19 (Prior predictive check)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rPr>
            <w:b/>
            <w:bCs/>
          </w:rPr>
          <w:t xml:space="preserve">prior predictive check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compares a</w:t>
        </w:r>
      </w:ins>
      <w:ins w:id="766" w:author="PR Preview" w:date="2026-01-01T00:00:00Z">
        <w:r>
          <w:t xml:space="preserve"> </w:t>
        </w:r>
      </w:ins>
      <w:hyperlink w:anchor="def-test-quantity">
        <w:ins w:id="767" w:author="PR Preview" w:date="2026-01-01T00:00:00Z">
          <w:r>
            <w:rPr>
              <w:rStyle w:val="Hyperlink"/>
            </w:rPr>
            <w:t xml:space="preserve">test quantity</w:t>
          </w:r>
        </w:ins>
      </w:hyperlink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$T(\mathord{\smash[b]{\underset{\raise.3ex\hbox{$\scriptstyle\sim$}}{y}}\vphantom{y}})$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of the observed data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with the distribution of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$T(\mathord{\smash[b]{\underset{\raise.3ex\hbox{$\scriptstyle\sim$}}{Y}}\vphantom{Y}})$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under the</w:t>
        </w:r>
      </w:ins>
      <w:ins w:id="778" w:author="PR Preview" w:date="2026-01-01T00:00:00Z">
        <w:r>
          <w:t xml:space="preserve"> </w:t>
        </w:r>
      </w:ins>
      <w:hyperlink w:anchor="def-prior-predictive">
        <w:ins w:id="779" w:author="PR Preview" w:date="2026-01-01T00:00:00Z">
          <w:r>
            <w:rPr>
              <w:rStyle w:val="Hyperlink"/>
            </w:rPr>
            <w:t xml:space="preserve">prior predictive distribution</w:t>
          </w:r>
        </w:ins>
      </w:hyperlink>
      <w:ins w:id="780" w:author="PR Preview" w:date="2026-01-01T00:00:00Z">
        <w:r>
          <w:t xml:space="preserve">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If the observed value would be very unlikely under that distribution,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the prior and the data disagree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[17, Sec. 4.3.2], pp. 82-83</w:t>
        </w:r>
      </w:ins>
      <w:ins w:id="787" w:author="PR Preview" w:date="2026-01-01T00:00:00Z">
        <w:r>
          <w:t xml:space="preserve">.</w:t>
        </w:r>
      </w:ins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del w:id="788" w:author="PR Preview" w:date="2026-01-01T00:00:00Z">
        <w:r>
          <w:rPr>
            <w:b/>
            <w:bCs/>
          </w:rPr>
          <w:delText xml:space="preserve">Definition 20 (Posterior predictive check)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A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rPr>
            <w:b/>
            <w:bCs/>
          </w:rPr>
          <w:delText xml:space="preserve">posterior predictive check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compares a</w:delText>
        </w:r>
      </w:del>
      <w:del w:id="795" w:author="PR Preview" w:date="2026-01-01T00:00:00Z">
        <w:r>
          <w:delText xml:space="preserve"> </w:delText>
        </w:r>
      </w:del>
      <w:hyperlink w:anchor="def-test-quantity">
        <w:del w:id="796" w:author="PR Preview" w:date="2026-01-01T00:00:00Z">
          <w:r>
            <w:rPr>
              <w:rStyle w:val="Hyperlink"/>
            </w:rPr>
            <w:delText xml:space="preserve">test quantity</w:delText>
          </w:r>
        </w:del>
      </w:hyperlink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$T(\mathord{\smash[b]{\underset{\raise.3ex\hbox{$\scriptstyle\sim$}}{y}}\vphantom{y}})$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of the observed data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with the distribution of</w:delText>
        </w:r>
      </w:del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$T(\mathord{\smash[b]{\underset{\raise.3ex\hbox{$\scriptstyle\sim$}}{Y}}\vphantom{Y}}^{\mathrm{rep}})$</w:delText>
        </w:r>
      </w:del>
      <w:del w:id="805" w:author="PR Preview" w:date="2026-01-01T00:00:00Z">
        <w:r>
          <w:delText xml:space="preserve">,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where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$\mathord{\smash[b]{\underset{\raise.3ex\hbox{$\scriptstyle\sim$}}{Y}}\vphantom{Y}}^{\mathrm{rep}}$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is a replicated data set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drawn from the</w:delText>
        </w:r>
      </w:del>
      <w:del w:id="814" w:author="PR Preview" w:date="2026-01-01T00:00:00Z">
        <w:r>
          <w:delText xml:space="preserve"> </w:delText>
        </w:r>
      </w:del>
      <w:hyperlink w:anchor="def-posterior-predictive">
        <w:del w:id="815" w:author="PR Preview" w:date="2026-01-01T00:00:00Z">
          <w:r>
            <w:rPr>
              <w:rStyle w:val="Hyperlink"/>
            </w:rPr>
            <w:delText xml:space="preserve">posterior predictive distribution</w:delText>
          </w:r>
        </w:del>
      </w:hyperlink>
      <w:del w:id="816" w:author="PR Preview" w:date="2026-01-01T00:00:00Z">
        <w:r>
          <w:delText xml:space="preserve">.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If the model fits,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replicated data should look like the observed data,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so a systematic difference points to a way the model fails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[15, Sec. 6.3], pp. 143-145</w:delText>
        </w:r>
      </w:del>
      <w:del w:id="825" w:author="PR Preview" w:date="2026-01-01T00:00:00Z">
        <w:r>
          <w:delText xml:space="preserve">.</w:delText>
        </w:r>
      </w:del>
    </w:p>
    <w:p>
      <w:pPr>
        <w:pStyle w:val="BodyText"/>
      </w:pPr>
      <w:ins w:id="826" w:author="PR Preview" w:date="2026-01-01T00:00:00Z">
        <w:r>
          <w:rPr>
            <w:b/>
            <w:bCs/>
          </w:rPr>
          <w:t xml:space="preserve">Definition 20 (Posterior predictive check)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rPr>
            <w:b/>
            <w:bCs/>
          </w:rPr>
          <w:t xml:space="preserve">posterior predictive check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compares a</w:t>
        </w:r>
      </w:ins>
      <w:ins w:id="833" w:author="PR Preview" w:date="2026-01-01T00:00:00Z">
        <w:r>
          <w:t xml:space="preserve"> </w:t>
        </w:r>
      </w:ins>
      <w:hyperlink w:anchor="def-test-quantity">
        <w:ins w:id="834" w:author="PR Preview" w:date="2026-01-01T00:00:00Z">
          <w:r>
            <w:rPr>
              <w:rStyle w:val="Hyperlink"/>
            </w:rPr>
            <w:t xml:space="preserve">test quantity</w:t>
          </w:r>
        </w:ins>
      </w:hyperlink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$T(\mathord{\smash[b]{\underset{\raise.3ex\hbox{$\scriptstyle\sim$}}{y}}\vphantom{y}})$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of the observed data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with the distribution of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$T(\mathord{\smash[b]{\underset{\raise.3ex\hbox{$\scriptstyle\sim$}}{Y}}\vphantom{Y}}^{\mathrm{rep}})$</w:t>
        </w:r>
      </w:ins>
      <w:ins w:id="843" w:author="PR Preview" w:date="2026-01-01T00:00:00Z">
        <w:r>
          <w:t xml:space="preserve">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where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$\mathord{\smash[b]{\underset{\raise.3ex\hbox{$\scriptstyle\sim$}}{Y}}\vphantom{Y}}^{\mathrm{rep}}$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is a replicated data set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drawn from the</w:t>
        </w:r>
      </w:ins>
      <w:ins w:id="852" w:author="PR Preview" w:date="2026-01-01T00:00:00Z">
        <w:r>
          <w:t xml:space="preserve"> </w:t>
        </w:r>
      </w:ins>
      <w:hyperlink w:anchor="def-posterior-predictive">
        <w:ins w:id="853" w:author="PR Preview" w:date="2026-01-01T00:00:00Z">
          <w:r>
            <w:rPr>
              <w:rStyle w:val="Hyperlink"/>
            </w:rPr>
            <w:t xml:space="preserve">posterior predictive distribution</w:t>
          </w:r>
        </w:ins>
      </w:hyperlink>
      <w:ins w:id="854" w:author="PR Preview" w:date="2026-01-01T00:00:00Z">
        <w:r>
          <w:t xml:space="preserve">.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If the model fits,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replicated data should look like the observed data,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so a systematic difference points to a way the model fails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[16, Sec. 6.3], pp. 143-145</w:t>
        </w:r>
      </w:ins>
      <w:ins w:id="863" w:author="PR Preview" w:date="2026-01-01T00:00:00Z">
        <w:r>
          <w:t xml:space="preserve">.</w:t>
        </w:r>
      </w:ins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del w:id="864" w:author="PR Preview" w:date="2026-01-01T00:00:00Z">
        <w:r>
          <w:delText xml:space="preserve">where the probability is over</w:delText>
        </w:r>
      </w:del>
      <w:del w:id="865" w:author="PR Preview" w:date="2026-01-01T00:00:00Z">
        <w:r>
          <w:delText xml:space="preserve"> </w:delText>
        </w:r>
      </w:del>
      <m:oMath>
        <m:r>
          <m:t>θ</m:t>
        </m:r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drawn from its</w:delText>
        </w:r>
      </w:del>
      <w:del w:id="868" w:author="PR Preview" w:date="2026-01-01T00:00:00Z">
        <w:r>
          <w:delText xml:space="preserve"> </w:delText>
        </w:r>
      </w:del>
      <w:hyperlink w:anchor="def-posterior">
        <w:del w:id="869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and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$\mathord{\smash[b]{\underset{\raise.3ex\hbox{$\scriptstyle\sim$}}{Y}}\vphantom{Y}}^{\mathrm{rep}}$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drawn from the model given</w:delText>
        </w:r>
      </w:del>
      <w:del w:id="876" w:author="PR Preview" w:date="2026-01-01T00:00:00Z">
        <w:r>
          <w:delText xml:space="preserve"> </w:delText>
        </w:r>
      </w:del>
      <m:oMath>
        <m:r>
          <m:t>θ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[15, Sec. 6.3], p. 146</w:delText>
        </w:r>
      </w:del>
      <w:del w:id="879" w:author="PR Preview" w:date="2026-01-01T00:00:00Z">
        <w:r>
          <w:delText xml:space="preserve">.</w:delText>
        </w:r>
      </w:del>
    </w:p>
    <w:p>
      <w:pPr>
        <w:pStyle w:val="FirstParagraph"/>
      </w:pPr>
      <w:ins w:id="880" w:author="PR Preview" w:date="2026-01-01T00:00:00Z">
        <w:r>
          <w:t xml:space="preserve">where the probability is over</w:t>
        </w:r>
      </w:ins>
      <w:ins w:id="881" w:author="PR Preview" w:date="2026-01-01T00:00:00Z">
        <w:r>
          <w:t xml:space="preserve"> </w:t>
        </w:r>
      </w:ins>
      <m:oMath>
        <m:r>
          <m:t>θ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drawn from its</w:t>
        </w:r>
      </w:ins>
      <w:ins w:id="884" w:author="PR Preview" w:date="2026-01-01T00:00:00Z">
        <w:r>
          <w:t xml:space="preserve"> </w:t>
        </w:r>
      </w:ins>
      <w:hyperlink w:anchor="def-posterior">
        <w:ins w:id="885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and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$\mathord{\smash[b]{\underset{\raise.3ex\hbox{$\scriptstyle\sim$}}{Y}}\vphantom{Y}}^{\mathrm{rep}}$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drawn from the model given</w:t>
        </w:r>
      </w:ins>
      <w:ins w:id="892" w:author="PR Preview" w:date="2026-01-01T00:00:00Z">
        <w:r>
          <w:t xml:space="preserve"> </w:t>
        </w:r>
      </w:ins>
      <m:oMath>
        <m:r>
          <m:t>θ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[16, Sec. 6.3], p. 146</w:t>
        </w:r>
      </w:ins>
      <w:ins w:id="895" w:author="PR Preview" w:date="2026-01-01T00:00:00Z">
        <w:r>
          <w:t xml:space="preserve">.</w:t>
        </w:r>
      </w:ins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del w:id="896" w:author="PR Preview" w:date="2026-01-01T00:00:00Z">
        <w:r>
          <w:delText xml:space="preserve">Source: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Wikipedia contributors [18]</w:delText>
        </w:r>
      </w:del>
      <w:del w:id="899" w:author="PR Preview" w:date="2026-01-01T00:00:00Z">
        <w:r>
          <w:delText xml:space="preserve">.</w:delText>
        </w:r>
      </w:del>
    </w:p>
    <w:p>
      <w:pPr>
        <w:pStyle w:val="BodyText"/>
      </w:pPr>
      <w:ins w:id="900" w:author="PR Preview" w:date="2026-01-01T00:00:00Z">
        <w:r>
          <w:t xml:space="preserve">Source: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Wikipedia contributors [19]</w:t>
        </w:r>
      </w:ins>
      <w:ins w:id="903" w:author="PR Preview" w:date="2026-01-01T00:00:00Z">
        <w:r>
          <w:t xml:space="preserve">.</w:t>
        </w:r>
      </w:ins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del w:id="904" w:author="PR Preview" w:date="2026-01-01T00:00:00Z">
        <w:r>
          <w:delText xml:space="preserve">Source: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Wikipedia contributors [19]</w:delText>
        </w:r>
      </w:del>
      <w:del w:id="907" w:author="PR Preview" w:date="2026-01-01T00:00:00Z">
        <w:r>
          <w:delText xml:space="preserve">.</w:delText>
        </w:r>
      </w:del>
    </w:p>
    <w:p>
      <w:pPr>
        <w:pStyle w:val="BodyText"/>
      </w:pPr>
      <w:ins w:id="908" w:author="PR Preview" w:date="2026-01-01T00:00:00Z">
        <w:r>
          <w:t xml:space="preserve">Source: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Wikipedia contributors [20]</w:t>
        </w:r>
      </w:ins>
      <w:ins w:id="911" w:author="PR Preview" w:date="2026-01-01T00:00:00Z">
        <w:r>
          <w:t xml:space="preserve">.</w:t>
        </w:r>
      </w:ins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del w:id="912" w:author="PR Preview" w:date="2026-01-01T00:00:00Z">
        <w:r>
          <w:delText xml:space="preserve">Ross [20]</w:delText>
        </w:r>
      </w:del>
      <w:del w:id="913" w:author="PR Preview" w:date="2026-01-01T00:00:00Z">
        <w:r>
          <w:delText xml:space="preserve">, a free online textbook</w:delText>
        </w:r>
      </w:del>
    </w:p>
    <w:p>
      <w:pPr>
        <w:pStyle w:val="Compact"/>
        <w:numPr>
          <w:ilvl w:val="0"/>
          <w:numId w:val="1009"/>
        </w:numPr>
      </w:pPr>
      <w:del w:id="914" w:author="PR Preview" w:date="2026-01-01T00:00:00Z">
        <w:r>
          <w:delText xml:space="preserve">Aragon [21]</w:delText>
        </w:r>
      </w:del>
      <w:del w:id="915" w:author="PR Preview" w:date="2026-01-01T00:00:00Z">
        <w:r>
          <w:delText xml:space="preserve">, on population health thinking with Bayesian networks</w:delText>
        </w:r>
      </w:del>
    </w:p>
    <w:p>
      <w:pPr>
        <w:pStyle w:val="Compact"/>
        <w:numPr>
          <w:ilvl w:val="0"/>
          <w:numId w:val="1009"/>
        </w:numPr>
      </w:pPr>
      <w:del w:id="916" w:author="PR Preview" w:date="2026-01-01T00:00:00Z">
        <w:r>
          <w:delText xml:space="preserve">McElreath [16]</w:delText>
        </w:r>
      </w:del>
      <w:del w:id="917" w:author="PR Preview" w:date="2026-01-01T00:00:00Z">
        <w:r>
          <w:delText xml:space="preserve">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which</w:delText>
        </w:r>
      </w:del>
      <w:del w:id="920" w:author="PR Preview" w:date="2026-01-01T00:00:00Z">
        <w:r>
          <w:delText xml:space="preserve"> </w:delText>
        </w:r>
      </w:del>
      <w:hyperlink r:id="rId147">
        <w:del w:id="921" w:author="PR Preview" w:date="2026-01-01T00:00:00Z">
          <w:r>
            <w:rPr>
              <w:rStyle w:val="Hyperlink"/>
            </w:rPr>
            <w:delText xml:space="preserve">ECL 234</w:delText>
          </w:r>
        </w:del>
      </w:hyperlink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uses;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its author was formerly a UC Davis professor,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and has published</w:delText>
        </w:r>
      </w:del>
      <w:del w:id="928" w:author="PR Preview" w:date="2026-01-01T00:00:00Z">
        <w:r>
          <w:delText xml:space="preserve"> </w:delText>
        </w:r>
      </w:del>
      <w:hyperlink r:id="rId153">
        <w:del w:id="929" w:author="PR Preview" w:date="2026-01-01T00:00:00Z">
          <w:r>
            <w:rPr>
              <w:rStyle w:val="Hyperlink"/>
            </w:rPr>
            <w:delText xml:space="preserve">video lectures</w:delText>
          </w:r>
        </w:del>
      </w:hyperlink>
      <w:del w:id="930" w:author="PR Preview" w:date="2026-01-01T00:00:00Z">
        <w:r>
          <w:delText xml:space="preserve">,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most recently the</w:delText>
        </w:r>
      </w:del>
      <w:del w:id="933" w:author="PR Preview" w:date="2026-01-01T00:00:00Z">
        <w:r>
          <w:delText xml:space="preserve"> </w:delText>
        </w:r>
      </w:del>
      <w:hyperlink r:id="rId154">
        <w:del w:id="934" w:author="PR Preview" w:date="2026-01-01T00:00:00Z">
          <w:r>
            <w:rPr>
              <w:rStyle w:val="Hyperlink"/>
            </w:rPr>
            <w:delText xml:space="preserve">2026 course</w:delText>
          </w:r>
        </w:del>
      </w:hyperlink>
      <w:del w:id="935" w:author="PR Preview" w:date="2026-01-01T00:00:00Z">
        <w:r>
          <w:delText xml:space="preserve">,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and</w:delText>
        </w:r>
      </w:del>
      <w:del w:id="938" w:author="PR Preview" w:date="2026-01-01T00:00:00Z">
        <w:r>
          <w:delText xml:space="preserve"> </w:delText>
        </w:r>
      </w:del>
      <w:hyperlink r:id="rId155">
        <w:del w:id="939" w:author="PR Preview" w:date="2026-01-01T00:00:00Z">
          <w:r>
            <w:rPr>
              <w:rStyle w:val="Hyperlink"/>
            </w:rPr>
            <w:delText xml:space="preserve">course materials</w:delText>
          </w:r>
        </w:del>
      </w:hyperlink>
      <w:del w:id="940" w:author="PR Preview" w:date="2026-01-01T00:00:00Z">
        <w:r>
          <w:delText xml:space="preserve">;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the Data Science Learning Community’s</w:delText>
        </w:r>
      </w:del>
      <w:del w:id="943" w:author="PR Preview" w:date="2026-01-01T00:00:00Z">
        <w:r>
          <w:delText xml:space="preserve"> </w:delText>
        </w:r>
      </w:del>
      <w:hyperlink r:id="rId156">
        <w:del w:id="944" w:author="PR Preview" w:date="2026-01-01T00:00:00Z">
          <w:r>
            <w:rPr>
              <w:rStyle w:val="Hyperlink"/>
            </w:rPr>
            <w:delText xml:space="preserve">book club</w:delText>
          </w:r>
        </w:del>
      </w:hyperlink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recorded its discussion of the first twelve chapters</w:delText>
        </w:r>
      </w:del>
    </w:p>
    <w:p>
      <w:pPr>
        <w:pStyle w:val="Compact"/>
        <w:numPr>
          <w:ilvl w:val="0"/>
          <w:numId w:val="1009"/>
        </w:numPr>
      </w:pPr>
      <w:del w:id="947" w:author="PR Preview" w:date="2026-01-01T00:00:00Z">
        <w:r>
          <w:delText xml:space="preserve">Korner-Nievergelt and Korner-Nievergelt [22]</w:delText>
        </w:r>
      </w:del>
    </w:p>
    <w:p>
      <w:pPr>
        <w:pStyle w:val="Compact"/>
        <w:numPr>
          <w:ilvl w:val="0"/>
          <w:numId w:val="1009"/>
        </w:numPr>
      </w:pPr>
      <w:del w:id="948" w:author="PR Preview" w:date="2026-01-01T00:00:00Z">
        <w:r>
          <w:delText xml:space="preserve">Cowles [23]</w:delText>
        </w:r>
      </w:del>
    </w:p>
    <w:p>
      <w:pPr>
        <w:pStyle w:val="Compact"/>
        <w:numPr>
          <w:ilvl w:val="0"/>
          <w:numId w:val="1009"/>
        </w:numPr>
      </w:pPr>
      <w:del w:id="949" w:author="PR Preview" w:date="2026-01-01T00:00:00Z">
        <w:r>
          <w:delText xml:space="preserve">Kéry et al. [24]</w:delText>
        </w:r>
      </w:del>
    </w:p>
    <w:p>
      <w:pPr>
        <w:pStyle w:val="Compact"/>
        <w:numPr>
          <w:ilvl w:val="0"/>
          <w:numId w:val="1009"/>
        </w:numPr>
      </w:pPr>
      <w:del w:id="950" w:author="PR Preview" w:date="2026-01-01T00:00:00Z">
        <w:r>
          <w:delText xml:space="preserve">Hobbs and Hooten [25]</w:delText>
        </w:r>
      </w:del>
      <w:del w:id="951" w:author="PR Preview" w:date="2026-01-01T00:00:00Z">
        <w:r>
          <w:delText xml:space="preserve">,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which has been used in</w:delText>
        </w:r>
      </w:del>
      <w:del w:id="954" w:author="PR Preview" w:date="2026-01-01T00:00:00Z">
        <w:r>
          <w:delText xml:space="preserve"> </w:delText>
        </w:r>
      </w:del>
      <w:hyperlink r:id="rId148">
        <w:del w:id="955" w:author="PR Preview" w:date="2026-01-01T00:00:00Z">
          <w:r>
            <w:rPr>
              <w:rStyle w:val="Hyperlink"/>
            </w:rPr>
            <w:delText xml:space="preserve">PLS 207</w:delText>
          </w:r>
        </w:del>
      </w:hyperlink>
    </w:p>
    <w:p>
      <w:pPr>
        <w:pStyle w:val="Heading3"/>
      </w:pPr>
      <w:del w:id="956" w:author="PR Preview" w:date="2026-01-01T00:00:00Z">
        <w:r>
          <w:delText xml:space="preserve">6.3 Online references</w:delText>
        </w:r>
      </w:del>
    </w:p>
    <w:p>
      <w:pPr>
        <w:numPr>
          <w:ilvl w:val="0"/>
          <w:numId w:val="1010"/>
        </w:numPr>
      </w:pPr>
      <w:del w:id="957" w:author="PR Preview" w:date="2026-01-01T00:00:00Z">
        <w:r>
          <w:delText xml:space="preserve">Wikipedia contributors [26]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— the theorem, its proof and its uses</w:delText>
        </w:r>
      </w:del>
    </w:p>
    <w:p>
      <w:pPr>
        <w:numPr>
          <w:ilvl w:val="0"/>
          <w:numId w:val="1010"/>
        </w:numPr>
      </w:pPr>
      <w:del w:id="960" w:author="PR Preview" w:date="2026-01-01T00:00:00Z">
        <w:r>
          <w:delText xml:space="preserve">Wikipedia contributors [3]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— the Bayesian approach compared with the frequentist one</w:delText>
        </w:r>
      </w:del>
    </w:p>
    <w:p>
      <w:pPr>
        <w:numPr>
          <w:ilvl w:val="0"/>
          <w:numId w:val="1010"/>
        </w:numPr>
      </w:pPr>
      <w:del w:id="963" w:author="PR Preview" w:date="2026-01-01T00:00:00Z">
        <w:r>
          <w:delText xml:space="preserve">Wikipedia contributors [4]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— informative, weakly informative and improper priors</w:delText>
        </w:r>
      </w:del>
    </w:p>
    <w:p>
      <w:pPr>
        <w:numPr>
          <w:ilvl w:val="0"/>
          <w:numId w:val="1010"/>
        </w:numPr>
      </w:pPr>
      <w:del w:id="966" w:author="PR Preview" w:date="2026-01-01T00:00:00Z">
        <w:r>
          <w:delText xml:space="preserve">Wikipedia contributors [12]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— conjugate pairs of prior and likelihood</w:delText>
        </w:r>
      </w:del>
    </w:p>
    <w:p>
      <w:pPr>
        <w:numPr>
          <w:ilvl w:val="0"/>
          <w:numId w:val="1010"/>
        </w:numPr>
      </w:pPr>
      <w:del w:id="969" w:author="PR Preview" w:date="2026-01-01T00:00:00Z">
        <w:r>
          <w:delText xml:space="preserve">Wikipedia contributors [8]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— credible intervals and how they differ from confidence intervals</w:delText>
        </w:r>
      </w:del>
    </w:p>
    <w:p>
      <w:pPr>
        <w:pStyle w:val="Compact"/>
        <w:numPr>
          <w:ilvl w:val="0"/>
          <w:numId w:val="1009"/>
        </w:numPr>
      </w:pPr>
      <w:ins w:id="972" w:author="PR Preview" w:date="2026-01-01T00:00:00Z">
        <w:r>
          <w:t xml:space="preserve">Ross [21]</w:t>
        </w:r>
      </w:ins>
      <w:ins w:id="973" w:author="PR Preview" w:date="2026-01-01T00:00:00Z">
        <w:r>
          <w:t xml:space="preserve">, a free online textbook</w:t>
        </w:r>
      </w:ins>
    </w:p>
    <w:p>
      <w:pPr>
        <w:pStyle w:val="Compact"/>
        <w:numPr>
          <w:ilvl w:val="0"/>
          <w:numId w:val="1009"/>
        </w:numPr>
      </w:pPr>
      <w:ins w:id="974" w:author="PR Preview" w:date="2026-01-01T00:00:00Z">
        <w:r>
          <w:t xml:space="preserve">Aragon [22]</w:t>
        </w:r>
      </w:ins>
      <w:ins w:id="975" w:author="PR Preview" w:date="2026-01-01T00:00:00Z">
        <w:r>
          <w:t xml:space="preserve">, on population health thinking with Bayesian networks</w:t>
        </w:r>
      </w:ins>
    </w:p>
    <w:p>
      <w:pPr>
        <w:pStyle w:val="Compact"/>
        <w:numPr>
          <w:ilvl w:val="0"/>
          <w:numId w:val="1009"/>
        </w:numPr>
      </w:pPr>
      <w:ins w:id="976" w:author="PR Preview" w:date="2026-01-01T00:00:00Z">
        <w:r>
          <w:t xml:space="preserve">McElreath [17]</w:t>
        </w:r>
      </w:ins>
      <w:ins w:id="977" w:author="PR Preview" w:date="2026-01-01T00:00:00Z">
        <w:r>
          <w:t xml:space="preserve">,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which</w:t>
        </w:r>
      </w:ins>
      <w:ins w:id="980" w:author="PR Preview" w:date="2026-01-01T00:00:00Z">
        <w:r>
          <w:t xml:space="preserve"> </w:t>
        </w:r>
      </w:ins>
      <w:hyperlink r:id="rId147">
        <w:ins w:id="981" w:author="PR Preview" w:date="2026-01-01T00:00:00Z">
          <w:r>
            <w:rPr>
              <w:rStyle w:val="Hyperlink"/>
            </w:rPr>
            <w:t xml:space="preserve">ECL 234</w:t>
          </w:r>
        </w:ins>
      </w:hyperlink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uses;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its author was formerly a UC Davis professor,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and has published</w:t>
        </w:r>
      </w:ins>
      <w:ins w:id="988" w:author="PR Preview" w:date="2026-01-01T00:00:00Z">
        <w:r>
          <w:t xml:space="preserve"> </w:t>
        </w:r>
      </w:ins>
      <w:hyperlink r:id="rId153">
        <w:ins w:id="989" w:author="PR Preview" w:date="2026-01-01T00:00:00Z">
          <w:r>
            <w:rPr>
              <w:rStyle w:val="Hyperlink"/>
            </w:rPr>
            <w:t xml:space="preserve">video lectures</w:t>
          </w:r>
        </w:ins>
      </w:hyperlink>
      <w:ins w:id="990" w:author="PR Preview" w:date="2026-01-01T00:00:00Z">
        <w:r>
          <w:t xml:space="preserve">,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most recently the</w:t>
        </w:r>
      </w:ins>
      <w:ins w:id="993" w:author="PR Preview" w:date="2026-01-01T00:00:00Z">
        <w:r>
          <w:t xml:space="preserve"> </w:t>
        </w:r>
      </w:ins>
      <w:hyperlink r:id="rId154">
        <w:ins w:id="994" w:author="PR Preview" w:date="2026-01-01T00:00:00Z">
          <w:r>
            <w:rPr>
              <w:rStyle w:val="Hyperlink"/>
            </w:rPr>
            <w:t xml:space="preserve">2026 course</w:t>
          </w:r>
        </w:ins>
      </w:hyperlink>
      <w:ins w:id="995" w:author="PR Preview" w:date="2026-01-01T00:00:00Z">
        <w:r>
          <w:t xml:space="preserve">,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and</w:t>
        </w:r>
      </w:ins>
      <w:ins w:id="998" w:author="PR Preview" w:date="2026-01-01T00:00:00Z">
        <w:r>
          <w:t xml:space="preserve"> </w:t>
        </w:r>
      </w:ins>
      <w:hyperlink r:id="rId155">
        <w:ins w:id="999" w:author="PR Preview" w:date="2026-01-01T00:00:00Z">
          <w:r>
            <w:rPr>
              <w:rStyle w:val="Hyperlink"/>
            </w:rPr>
            <w:t xml:space="preserve">course materials</w:t>
          </w:r>
        </w:ins>
      </w:hyperlink>
      <w:ins w:id="1000" w:author="PR Preview" w:date="2026-01-01T00:00:00Z">
        <w:r>
          <w:t xml:space="preserve">;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the Data Science Learning Community’s</w:t>
        </w:r>
      </w:ins>
      <w:ins w:id="1003" w:author="PR Preview" w:date="2026-01-01T00:00:00Z">
        <w:r>
          <w:t xml:space="preserve"> </w:t>
        </w:r>
      </w:ins>
      <w:hyperlink r:id="rId156">
        <w:ins w:id="1004" w:author="PR Preview" w:date="2026-01-01T00:00:00Z">
          <w:r>
            <w:rPr>
              <w:rStyle w:val="Hyperlink"/>
            </w:rPr>
            <w:t xml:space="preserve">book club</w:t>
          </w:r>
        </w:ins>
      </w:hyperlink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recorded its discussion of the first twelve chapters</w:t>
        </w:r>
      </w:ins>
    </w:p>
    <w:p>
      <w:pPr>
        <w:pStyle w:val="Compact"/>
        <w:numPr>
          <w:ilvl w:val="0"/>
          <w:numId w:val="1009"/>
        </w:numPr>
      </w:pPr>
      <w:ins w:id="1007" w:author="PR Preview" w:date="2026-01-01T00:00:00Z">
        <w:r>
          <w:t xml:space="preserve">Korner-Nievergelt and Korner-Nievergelt [23]</w:t>
        </w:r>
      </w:ins>
    </w:p>
    <w:p>
      <w:pPr>
        <w:pStyle w:val="Compact"/>
        <w:numPr>
          <w:ilvl w:val="0"/>
          <w:numId w:val="1009"/>
        </w:numPr>
      </w:pPr>
      <w:ins w:id="1008" w:author="PR Preview" w:date="2026-01-01T00:00:00Z">
        <w:r>
          <w:t xml:space="preserve">Cowles [24]</w:t>
        </w:r>
      </w:ins>
    </w:p>
    <w:p>
      <w:pPr>
        <w:pStyle w:val="Compact"/>
        <w:numPr>
          <w:ilvl w:val="0"/>
          <w:numId w:val="1009"/>
        </w:numPr>
      </w:pPr>
      <w:ins w:id="1009" w:author="PR Preview" w:date="2026-01-01T00:00:00Z">
        <w:r>
          <w:t xml:space="preserve">Kéry et al. [25]</w:t>
        </w:r>
      </w:ins>
    </w:p>
    <w:p>
      <w:pPr>
        <w:pStyle w:val="Compact"/>
        <w:numPr>
          <w:ilvl w:val="0"/>
          <w:numId w:val="1009"/>
        </w:numPr>
      </w:pPr>
      <w:ins w:id="1010" w:author="PR Preview" w:date="2026-01-01T00:00:00Z">
        <w:r>
          <w:t xml:space="preserve">Hobbs and Hooten [26]</w:t>
        </w:r>
      </w:ins>
      <w:ins w:id="1011" w:author="PR Preview" w:date="2026-01-01T00:00:00Z">
        <w:r>
          <w:t xml:space="preserve">,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which has been used in</w:t>
        </w:r>
      </w:ins>
      <w:ins w:id="1014" w:author="PR Preview" w:date="2026-01-01T00:00:00Z">
        <w:r>
          <w:t xml:space="preserve"> </w:t>
        </w:r>
      </w:ins>
      <w:hyperlink r:id="rId148">
        <w:ins w:id="1015" w:author="PR Preview" w:date="2026-01-01T00:00:00Z">
          <w:r>
            <w:rPr>
              <w:rStyle w:val="Hyperlink"/>
            </w:rPr>
            <w:t xml:space="preserve">PLS 207</w:t>
          </w:r>
        </w:ins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del w:id="1016" w:author="PR Preview" w:date="2026-01-01T00:00:00Z">
        <w:r>
          <w:delText xml:space="preserve">[7]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	</w:delText>
        </w:r>
      </w:del>
      <w:del w:id="1019" w:author="PR Preview" w:date="2026-01-01T00:00:00Z">
        <w:r>
          <w:delText xml:space="preserve">Wikipedia contributors,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“Maximum a posteriori estimation —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Wikipedia</w:delText>
        </w:r>
      </w:del>
      <w:del w:id="1024" w:author="PR Preview" w:date="2026-01-01T00:00:00Z">
        <w:r>
          <w:delText xml:space="preserve">,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the free encyclopedia.”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2026. Available:</w:delText>
        </w:r>
      </w:del>
      <w:del w:id="1029" w:author="PR Preview" w:date="2026-01-01T00:00:00Z">
        <w:r>
          <w:delText xml:space="preserve"> </w:delText>
        </w:r>
      </w:del>
      <w:hyperlink r:id="rId173">
        <w:del w:id="1030" w:author="PR Preview" w:date="2026-01-01T00:00:00Z">
          <w:r>
            <w:rPr>
              <w:rStyle w:val="Hyperlink"/>
            </w:rPr>
            <w:delText xml:space="preserve">https://en.wikipedia.org/wiki/Maximum_a_posteriori_estimation</w:delText>
          </w:r>
        </w:del>
      </w:hyperlink>
    </w:p>
    <w:p>
      <w:pPr>
        <w:pStyle w:val="Bibliography"/>
      </w:pPr>
      <w:del w:id="1031" w:author="PR Preview" w:date="2026-01-01T00:00:00Z">
        <w:r>
          <w:delText xml:space="preserve">[8]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	</w:delText>
        </w:r>
      </w:del>
      <w:del w:id="1034" w:author="PR Preview" w:date="2026-01-01T00:00:00Z">
        <w:r>
          <w:delText xml:space="preserve">Wikipedia contributors,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“Credible interval —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Wikipedia</w:delText>
        </w:r>
      </w:del>
      <w:del w:id="1039" w:author="PR Preview" w:date="2026-01-01T00:00:00Z">
        <w:r>
          <w:delText xml:space="preserve">,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the free encyclopedia.”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2026. Available:</w:delText>
        </w:r>
      </w:del>
      <w:del w:id="1044" w:author="PR Preview" w:date="2026-01-01T00:00:00Z">
        <w:r>
          <w:delText xml:space="preserve"> </w:delText>
        </w:r>
      </w:del>
      <w:hyperlink r:id="rId175">
        <w:del w:id="1045" w:author="PR Preview" w:date="2026-01-01T00:00:00Z">
          <w:r>
            <w:rPr>
              <w:rStyle w:val="Hyperlink"/>
            </w:rPr>
            <w:delText xml:space="preserve">https://en.wikipedia.org/wiki/Credible_interval</w:delText>
          </w:r>
        </w:del>
      </w:hyperlink>
    </w:p>
    <w:p>
      <w:pPr>
        <w:pStyle w:val="Bibliography"/>
      </w:pPr>
      <w:del w:id="1046" w:author="PR Preview" w:date="2026-01-01T00:00:00Z">
        <w:r>
          <w:delText xml:space="preserve">[9]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	</w:delText>
        </w:r>
      </w:del>
      <w:del w:id="1049" w:author="PR Preview" w:date="2026-01-01T00:00:00Z">
        <w:r>
          <w:delText xml:space="preserve">G. Casella and R. Berger,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rPr>
            <w:i/>
            <w:iCs/>
          </w:rPr>
          <w:delText xml:space="preserve">Statistical inference</w:delText>
        </w:r>
      </w:del>
      <w:del w:id="1052" w:author="PR Preview" w:date="2026-01-01T00:00:00Z">
        <w:r>
          <w:delText xml:space="preserve">, 2nd ed. Cengage Learning, 2002. Available:</w:delText>
        </w:r>
      </w:del>
      <w:del w:id="1053" w:author="PR Preview" w:date="2026-01-01T00:00:00Z">
        <w:r>
          <w:delText xml:space="preserve"> </w:delText>
        </w:r>
      </w:del>
      <w:hyperlink r:id="rId177">
        <w:del w:id="1054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</w:p>
    <w:p>
      <w:pPr>
        <w:pStyle w:val="Bibliography"/>
      </w:pPr>
      <w:del w:id="1055" w:author="PR Preview" w:date="2026-01-01T00:00:00Z">
        <w:r>
          <w:delText xml:space="preserve">[10]</w:delText>
        </w:r>
      </w:del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	</w:delText>
        </w:r>
      </w:del>
      <w:del w:id="1058" w:author="PR Preview" w:date="2026-01-01T00:00:00Z">
        <w:r>
          <w:delText xml:space="preserve">R. V. Hogg, E. A. Tanis, and D. L. Zimmerman,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1061" w:author="PR Preview" w:date="2026-01-01T00:00:00Z">
        <w:r>
          <w:delText xml:space="preserve">, Tenth edition. Boston: Pearson, 2019.</w:delText>
        </w:r>
      </w:del>
    </w:p>
    <w:p>
      <w:pPr>
        <w:pStyle w:val="Bibliography"/>
      </w:pPr>
      <w:del w:id="1062" w:author="PR Preview" w:date="2026-01-01T00:00:00Z">
        <w:r>
          <w:delText xml:space="preserve">[11]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	</w:delText>
        </w:r>
      </w:del>
      <w:del w:id="1065" w:author="PR Preview" w:date="2026-01-01T00:00:00Z">
        <w:r>
          <w:delText xml:space="preserve">J. A. Rice,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1068" w:author="PR Preview" w:date="2026-01-01T00:00:00Z">
        <w:r>
          <w:delText xml:space="preserve">, 3rd ed. Belmont, CA: Cengage Learning, 2007.</w:delText>
        </w:r>
      </w:del>
    </w:p>
    <w:p>
      <w:pPr>
        <w:pStyle w:val="Bibliography"/>
      </w:pPr>
      <w:del w:id="1069" w:author="PR Preview" w:date="2026-01-01T00:00:00Z">
        <w:r>
          <w:delText xml:space="preserve">[12]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	</w:delText>
        </w:r>
      </w:del>
      <w:del w:id="1072" w:author="PR Preview" w:date="2026-01-01T00:00:00Z">
        <w:r>
          <w:delText xml:space="preserve">Wikipedia contributors,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“Conjugate prior —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Wikipedia</w:delText>
        </w:r>
      </w:del>
      <w:del w:id="1077" w:author="PR Preview" w:date="2026-01-01T00:00:00Z">
        <w:r>
          <w:delText xml:space="preserve">,</w:delText>
        </w:r>
      </w:del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the free encyclopedia.”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2026. Available:</w:delText>
        </w:r>
      </w:del>
      <w:del w:id="1082" w:author="PR Preview" w:date="2026-01-01T00:00:00Z">
        <w:r>
          <w:delText xml:space="preserve"> </w:delText>
        </w:r>
      </w:del>
      <w:hyperlink r:id="rId181">
        <w:del w:id="1083" w:author="PR Preview" w:date="2026-01-01T00:00:00Z">
          <w:r>
            <w:rPr>
              <w:rStyle w:val="Hyperlink"/>
            </w:rPr>
            <w:delText xml:space="preserve">https://en.wikipedia.org/wiki/Conjugate_prior</w:delText>
          </w:r>
        </w:del>
      </w:hyperlink>
    </w:p>
    <w:p>
      <w:pPr>
        <w:pStyle w:val="Bibliography"/>
      </w:pPr>
      <w:del w:id="1084" w:author="PR Preview" w:date="2026-01-01T00:00:00Z">
        <w:r>
          <w:delText xml:space="preserve">[13]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	</w:delText>
        </w:r>
      </w:del>
      <w:del w:id="1087" w:author="PR Preview" w:date="2026-01-01T00:00:00Z">
        <w:r>
          <w:delText xml:space="preserve">D. W. Hosmer and S. Lemeshow,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rPr>
            <w:i/>
            <w:iCs/>
          </w:rPr>
          <w:delText xml:space="preserve">Applied logistic regression</w:delText>
        </w:r>
      </w:del>
      <w:del w:id="1090" w:author="PR Preview" w:date="2026-01-01T00:00:00Z">
        <w:r>
          <w:delText xml:space="preserve">. New York: Wiley, 1989.</w:delText>
        </w:r>
      </w:del>
    </w:p>
    <w:p>
      <w:pPr>
        <w:pStyle w:val="Bibliography"/>
      </w:pPr>
      <w:del w:id="1091" w:author="PR Preview" w:date="2026-01-01T00:00:00Z">
        <w:r>
          <w:delText xml:space="preserve">[14]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	</w:delText>
        </w:r>
      </w:del>
      <w:del w:id="1094" w:author="PR Preview" w:date="2026-01-01T00:00:00Z">
        <w:r>
          <w:delText xml:space="preserve">W. N. Venables and B. D. Ripley,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rPr>
            <w:i/>
            <w:iCs/>
          </w:rPr>
          <w:delText xml:space="preserve">Modern applied statistics with</w:delText>
        </w:r>
      </w:del>
      <w:del w:id="1097" w:author="PR Preview" w:date="2026-01-01T00:00:00Z">
        <w:r>
          <w:rPr>
            <w:i/>
            <w:iCs/>
          </w:rPr>
          <w:delText xml:space="preserve"> </w:delText>
        </w:r>
      </w:del>
      <w:del w:id="1098" w:author="PR Preview" w:date="2026-01-01T00:00:00Z">
        <w:r>
          <w:rPr>
            <w:i/>
            <w:iCs/>
          </w:rPr>
          <w:delText xml:space="preserve">S</w:delText>
        </w:r>
      </w:del>
      <w:del w:id="1099" w:author="PR Preview" w:date="2026-01-01T00:00:00Z">
        <w:r>
          <w:delText xml:space="preserve">, 4th ed. New York: Springer, 2002. doi:</w:delText>
        </w:r>
      </w:del>
      <w:del w:id="1100" w:author="PR Preview" w:date="2026-01-01T00:00:00Z">
        <w:r>
          <w:delText xml:space="preserve"> </w:delText>
        </w:r>
      </w:del>
      <w:hyperlink r:id="rId184">
        <w:del w:id="1101" w:author="PR Preview" w:date="2026-01-01T00:00:00Z">
          <w:r>
            <w:rPr>
              <w:rStyle w:val="Hyperlink"/>
            </w:rPr>
            <w:delText xml:space="preserve">10.1007/978-0-387-21706-2</w:delText>
          </w:r>
        </w:del>
      </w:hyperlink>
      <w:del w:id="1102" w:author="PR Preview" w:date="2026-01-01T00:00:00Z">
        <w:r>
          <w:delText xml:space="preserve">.</w:delText>
        </w:r>
      </w:del>
    </w:p>
    <w:p>
      <w:pPr>
        <w:pStyle w:val="Bibliography"/>
      </w:pPr>
      <w:del w:id="1103" w:author="PR Preview" w:date="2026-01-01T00:00:00Z">
        <w:r>
          <w:delText xml:space="preserve">[15]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	</w:delText>
        </w:r>
      </w:del>
      <w:del w:id="1106" w:author="PR Preview" w:date="2026-01-01T00:00:00Z">
        <w:r>
          <w:delText xml:space="preserve">A. Gelman, J. B. Carlin, H. S. Stern, D. B. Dunson, A. Vehtari, and D. B. Rubin,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rPr>
            <w:i/>
            <w:iCs/>
          </w:rPr>
          <w:delText xml:space="preserve">Bayesian data analysis</w:delText>
        </w:r>
      </w:del>
      <w:del w:id="1109" w:author="PR Preview" w:date="2026-01-01T00:00:00Z">
        <w:r>
          <w:delText xml:space="preserve">, 3rd ed. in Chapman &amp; hall/CRC texts in statistical science. Boca Raton, FL: CRC Press, 2013. doi:</w:delText>
        </w:r>
      </w:del>
      <w:del w:id="1110" w:author="PR Preview" w:date="2026-01-01T00:00:00Z">
        <w:r>
          <w:delText xml:space="preserve"> </w:delText>
        </w:r>
      </w:del>
      <w:hyperlink r:id="rId186">
        <w:del w:id="1111" w:author="PR Preview" w:date="2026-01-01T00:00:00Z">
          <w:r>
            <w:rPr>
              <w:rStyle w:val="Hyperlink"/>
            </w:rPr>
            <w:delText xml:space="preserve">10.1201/b16018</w:delText>
          </w:r>
        </w:del>
      </w:hyperlink>
      <w:del w:id="1112" w:author="PR Preview" w:date="2026-01-01T00:00:00Z">
        <w:r>
          <w:delText xml:space="preserve">.</w:delText>
        </w:r>
      </w:del>
    </w:p>
    <w:p>
      <w:pPr>
        <w:pStyle w:val="Bibliography"/>
      </w:pPr>
      <w:del w:id="1113" w:author="PR Preview" w:date="2026-01-01T00:00:00Z">
        <w:r>
          <w:delText xml:space="preserve">[16]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	</w:delText>
        </w:r>
      </w:del>
      <w:del w:id="1116" w:author="PR Preview" w:date="2026-01-01T00:00:00Z">
        <w:r>
          <w:delText xml:space="preserve">R. McElreath,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rPr>
            <w:i/>
            <w:iCs/>
          </w:rPr>
          <w:delText xml:space="preserve">Statistical rethinking : A</w:delText>
        </w:r>
      </w:del>
      <w:del w:id="1119" w:author="PR Preview" w:date="2026-01-01T00:00:00Z">
        <w:r>
          <w:rPr>
            <w:i/>
            <w:iCs/>
          </w:rPr>
          <w:delText xml:space="preserve"> </w:delText>
        </w:r>
      </w:del>
      <w:del w:id="1120" w:author="PR Preview" w:date="2026-01-01T00:00:00Z">
        <w:r>
          <w:rPr>
            <w:i/>
            <w:iCs/>
          </w:rPr>
          <w:delText xml:space="preserve">Bayesian</w:delText>
        </w:r>
      </w:del>
      <w:del w:id="1121" w:author="PR Preview" w:date="2026-01-01T00:00:00Z">
        <w:r>
          <w:rPr>
            <w:i/>
            <w:iCs/>
          </w:rPr>
          <w:delText xml:space="preserve"> </w:delText>
        </w:r>
      </w:del>
      <w:del w:id="1122" w:author="PR Preview" w:date="2026-01-01T00:00:00Z">
        <w:r>
          <w:rPr>
            <w:i/>
            <w:iCs/>
          </w:rPr>
          <w:delText xml:space="preserve">course with examples in</w:delText>
        </w:r>
      </w:del>
      <w:del w:id="1123" w:author="PR Preview" w:date="2026-01-01T00:00:00Z">
        <w:r>
          <w:rPr>
            <w:i/>
            <w:iCs/>
          </w:rPr>
          <w:delText xml:space="preserve"> </w:delText>
        </w:r>
      </w:del>
      <w:del w:id="1124" w:author="PR Preview" w:date="2026-01-01T00:00:00Z">
        <w:r>
          <w:rPr>
            <w:i/>
            <w:iCs/>
          </w:rPr>
          <w:delText xml:space="preserve">R</w:delText>
        </w:r>
      </w:del>
      <w:del w:id="1125" w:author="PR Preview" w:date="2026-01-01T00:00:00Z">
        <w:r>
          <w:rPr>
            <w:i/>
            <w:iCs/>
          </w:rPr>
          <w:delText xml:space="preserve"> </w:delText>
        </w:r>
      </w:del>
      <w:del w:id="1126" w:author="PR Preview" w:date="2026-01-01T00:00:00Z">
        <w:r>
          <w:rPr>
            <w:i/>
            <w:iCs/>
          </w:rPr>
          <w:delText xml:space="preserve">and</w:delText>
        </w:r>
      </w:del>
      <w:del w:id="1127" w:author="PR Preview" w:date="2026-01-01T00:00:00Z">
        <w:r>
          <w:rPr>
            <w:i/>
            <w:iCs/>
          </w:rPr>
          <w:delText xml:space="preserve"> </w:delText>
        </w:r>
      </w:del>
      <w:del w:id="1128" w:author="PR Preview" w:date="2026-01-01T00:00:00Z">
        <w:r>
          <w:rPr>
            <w:i/>
            <w:iCs/>
          </w:rPr>
          <w:delText xml:space="preserve">Stan</w:delText>
        </w:r>
      </w:del>
      <w:del w:id="1129" w:author="PR Preview" w:date="2026-01-01T00:00:00Z">
        <w:r>
          <w:delText xml:space="preserve">, Second edition. in Chapman &amp; hall/CRC texts in statistical science series. Boca Raton, FL: CRC Press, 2020.</w:delText>
        </w:r>
      </w:del>
    </w:p>
    <w:p>
      <w:pPr>
        <w:pStyle w:val="Bibliography"/>
      </w:pPr>
      <w:del w:id="1130" w:author="PR Preview" w:date="2026-01-01T00:00:00Z">
        <w:r>
          <w:delText xml:space="preserve">[17]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	</w:delText>
        </w:r>
      </w:del>
      <w:del w:id="1133" w:author="PR Preview" w:date="2026-01-01T00:00:00Z">
        <w:r>
          <w:delText xml:space="preserve">Wikipedia contributors,</w:delText>
        </w:r>
      </w:del>
      <w:del w:id="1134" w:author="PR Preview" w:date="2026-01-01T00:00:00Z">
        <w:r>
          <w:delText xml:space="preserve"> </w:delText>
        </w:r>
      </w:del>
      <w:del w:id="1135" w:author="PR Preview" w:date="2026-01-01T00:00:00Z">
        <w:r>
          <w:delText xml:space="preserve">“Posterior predictive distribution —</w:delText>
        </w:r>
      </w:del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Wikipedia</w:delText>
        </w:r>
      </w:del>
      <w:del w:id="1138" w:author="PR Preview" w:date="2026-01-01T00:00:00Z">
        <w:r>
          <w:delText xml:space="preserve">,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the free encyclopedia.”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2026. Available:</w:delText>
        </w:r>
      </w:del>
      <w:del w:id="1143" w:author="PR Preview" w:date="2026-01-01T00:00:00Z">
        <w:r>
          <w:delText xml:space="preserve"> </w:delText>
        </w:r>
      </w:del>
      <w:hyperlink r:id="rId189">
        <w:del w:id="1144" w:author="PR Preview" w:date="2026-01-01T00:00:00Z">
          <w:r>
            <w:rPr>
              <w:rStyle w:val="Hyperlink"/>
            </w:rPr>
            <w:delText xml:space="preserve">https://en.wikipedia.org/wiki/Posterior_predictive_distribution</w:delText>
          </w:r>
        </w:del>
      </w:hyperlink>
    </w:p>
    <w:p>
      <w:pPr>
        <w:pStyle w:val="Bibliography"/>
      </w:pPr>
      <w:del w:id="1145" w:author="PR Preview" w:date="2026-01-01T00:00:00Z">
        <w:r>
          <w:delText xml:space="preserve">[18]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	</w:delText>
        </w:r>
      </w:del>
      <w:del w:id="1148" w:author="PR Preview" w:date="2026-01-01T00:00:00Z">
        <w:r>
          <w:delText xml:space="preserve">Wikipedia contributors,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“Bayesian hierarchical modeling —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Wikipedia</w:delText>
        </w:r>
      </w:del>
      <w:del w:id="1153" w:author="PR Preview" w:date="2026-01-01T00:00:00Z">
        <w:r>
          <w:delText xml:space="preserve">,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the free encyclopedia.”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2026. Available:</w:delText>
        </w:r>
      </w:del>
      <w:del w:id="1158" w:author="PR Preview" w:date="2026-01-01T00:00:00Z">
        <w:r>
          <w:delText xml:space="preserve"> </w:delText>
        </w:r>
      </w:del>
      <w:hyperlink r:id="rId191">
        <w:del w:id="1159" w:author="PR Preview" w:date="2026-01-01T00:00:00Z">
          <w:r>
            <w:rPr>
              <w:rStyle w:val="Hyperlink"/>
            </w:rPr>
            <w:delText xml:space="preserve">https://en.wikipedia.org/wiki/Bayesian_hierarchical_modeling</w:delText>
          </w:r>
        </w:del>
      </w:hyperlink>
    </w:p>
    <w:p>
      <w:pPr>
        <w:pStyle w:val="Bibliography"/>
      </w:pPr>
      <w:del w:id="1160" w:author="PR Preview" w:date="2026-01-01T00:00:00Z">
        <w:r>
          <w:delText xml:space="preserve">[19]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	</w:delText>
        </w:r>
      </w:del>
      <w:del w:id="1163" w:author="PR Preview" w:date="2026-01-01T00:00:00Z">
        <w:r>
          <w:delText xml:space="preserve">Wikipedia contributors,</w:delText>
        </w:r>
      </w:del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“Hyperparameter —</w:delText>
        </w:r>
      </w:del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Wikipedia</w:delText>
        </w:r>
      </w:del>
      <w:del w:id="1168" w:author="PR Preview" w:date="2026-01-01T00:00:00Z">
        <w:r>
          <w:delText xml:space="preserve">,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the free encyclopedia.”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2026. Available:</w:delText>
        </w:r>
      </w:del>
      <w:del w:id="1173" w:author="PR Preview" w:date="2026-01-01T00:00:00Z">
        <w:r>
          <w:delText xml:space="preserve"> </w:delText>
        </w:r>
      </w:del>
      <w:hyperlink r:id="rId193">
        <w:del w:id="1174" w:author="PR Preview" w:date="2026-01-01T00:00:00Z">
          <w:r>
            <w:rPr>
              <w:rStyle w:val="Hyperlink"/>
            </w:rPr>
            <w:delText xml:space="preserve">https://en.wikipedia.org/wiki/Hyperparameter</w:delText>
          </w:r>
        </w:del>
      </w:hyperlink>
    </w:p>
    <w:p>
      <w:pPr>
        <w:pStyle w:val="Bibliography"/>
      </w:pPr>
      <w:del w:id="1175" w:author="PR Preview" w:date="2026-01-01T00:00:00Z">
        <w:r>
          <w:delText xml:space="preserve">[20]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	</w:delText>
        </w:r>
      </w:del>
      <w:del w:id="1178" w:author="PR Preview" w:date="2026-01-01T00:00:00Z">
        <w:r>
          <w:delText xml:space="preserve">K. Ross,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rPr>
            <w:i/>
            <w:iCs/>
          </w:rPr>
          <w:delText xml:space="preserve">An introduction to bayesian reasoning and methods</w:delText>
        </w:r>
      </w:del>
      <w:del w:id="1181" w:author="PR Preview" w:date="2026-01-01T00:00:00Z">
        <w:r>
          <w:delText xml:space="preserve">. Online, 2022. Available:</w:delText>
        </w:r>
      </w:del>
      <w:del w:id="1182" w:author="PR Preview" w:date="2026-01-01T00:00:00Z">
        <w:r>
          <w:delText xml:space="preserve"> </w:delText>
        </w:r>
      </w:del>
      <w:hyperlink r:id="rId195">
        <w:del w:id="1183" w:author="PR Preview" w:date="2026-01-01T00:00:00Z">
          <w:r>
            <w:rPr>
              <w:rStyle w:val="Hyperlink"/>
            </w:rPr>
            <w:delText xml:space="preserve">https://bookdown.org/kevin_davisross/bayesian-reasoning-and-methods/</w:delText>
          </w:r>
        </w:del>
      </w:hyperlink>
    </w:p>
    <w:p>
      <w:pPr>
        <w:pStyle w:val="Bibliography"/>
      </w:pPr>
      <w:del w:id="1184" w:author="PR Preview" w:date="2026-01-01T00:00:00Z">
        <w:r>
          <w:delText xml:space="preserve">[21]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	</w:delText>
        </w:r>
      </w:del>
      <w:del w:id="1187" w:author="PR Preview" w:date="2026-01-01T00:00:00Z">
        <w:r>
          <w:delText xml:space="preserve">T. J. Aragon,</w:delText>
        </w:r>
      </w:del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“Population health thinking with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Bayesian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networks,”</w:delText>
        </w:r>
      </w:del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2018, Available:</w:delText>
        </w:r>
      </w:del>
      <w:del w:id="1196" w:author="PR Preview" w:date="2026-01-01T00:00:00Z">
        <w:r>
          <w:delText xml:space="preserve"> </w:delText>
        </w:r>
      </w:del>
      <w:hyperlink r:id="rId197">
        <w:del w:id="1197" w:author="PR Preview" w:date="2026-01-01T00:00:00Z">
          <w:r>
            <w:rPr>
              <w:rStyle w:val="Hyperlink"/>
            </w:rPr>
            <w:delText xml:space="preserve">https://escholarship.org/uc/item/8000r5m5</w:delText>
          </w:r>
        </w:del>
      </w:hyperlink>
    </w:p>
    <w:p>
      <w:pPr>
        <w:pStyle w:val="Bibliography"/>
      </w:pPr>
      <w:del w:id="1198" w:author="PR Preview" w:date="2026-01-01T00:00:00Z">
        <w:r>
          <w:delText xml:space="preserve">[22]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	</w:delText>
        </w:r>
      </w:del>
      <w:del w:id="1201" w:author="PR Preview" w:date="2026-01-01T00:00:00Z">
        <w:r>
          <w:delText xml:space="preserve">F. Korner-Nievergelt and F. Korner-Nievergelt,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rPr>
            <w:i/>
            <w:iCs/>
          </w:rPr>
          <w:delText xml:space="preserve">Bayesian data analysis in ecology using linear models with</w:delText>
        </w:r>
      </w:del>
      <w:del w:id="1204" w:author="PR Preview" w:date="2026-01-01T00:00:00Z">
        <w:r>
          <w:rPr>
            <w:i/>
            <w:iCs/>
          </w:rPr>
          <w:delText xml:space="preserve"> </w:delText>
        </w:r>
      </w:del>
      <w:del w:id="1205" w:author="PR Preview" w:date="2026-01-01T00:00:00Z">
        <w:r>
          <w:rPr>
            <w:i/>
            <w:iCs/>
          </w:rPr>
          <w:delText xml:space="preserve">R</w:delText>
        </w:r>
      </w:del>
      <w:del w:id="1206" w:author="PR Preview" w:date="2026-01-01T00:00:00Z">
        <w:r>
          <w:rPr>
            <w:i/>
            <w:iCs/>
          </w:rPr>
          <w:delText xml:space="preserve">,</w:delText>
        </w:r>
      </w:del>
      <w:del w:id="1207" w:author="PR Preview" w:date="2026-01-01T00:00:00Z">
        <w:r>
          <w:rPr>
            <w:i/>
            <w:iCs/>
          </w:rPr>
          <w:delText xml:space="preserve"> </w:delText>
        </w:r>
      </w:del>
      <w:del w:id="1208" w:author="PR Preview" w:date="2026-01-01T00:00:00Z">
        <w:r>
          <w:rPr>
            <w:i/>
            <w:iCs/>
          </w:rPr>
          <w:delText xml:space="preserve">BUGS</w:delText>
        </w:r>
      </w:del>
      <w:del w:id="1209" w:author="PR Preview" w:date="2026-01-01T00:00:00Z">
        <w:r>
          <w:rPr>
            <w:i/>
            <w:iCs/>
          </w:rPr>
          <w:delText xml:space="preserve">, and</w:delText>
        </w:r>
      </w:del>
      <w:del w:id="1210" w:author="PR Preview" w:date="2026-01-01T00:00:00Z">
        <w:r>
          <w:rPr>
            <w:i/>
            <w:iCs/>
          </w:rPr>
          <w:delText xml:space="preserve"> </w:delText>
        </w:r>
      </w:del>
      <w:del w:id="1211" w:author="PR Preview" w:date="2026-01-01T00:00:00Z">
        <w:r>
          <w:rPr>
            <w:i/>
            <w:iCs/>
          </w:rPr>
          <w:delText xml:space="preserve">Stan</w:delText>
        </w:r>
      </w:del>
      <w:del w:id="1212" w:author="PR Preview" w:date="2026-01-01T00:00:00Z">
        <w:r>
          <w:delText xml:space="preserve">, 1st ed. Amsterdam, [Netherlands: Academic Press, 2015.</w:delText>
        </w:r>
      </w:del>
    </w:p>
    <w:p>
      <w:pPr>
        <w:pStyle w:val="Bibliography"/>
      </w:pPr>
      <w:del w:id="1213" w:author="PR Preview" w:date="2026-01-01T00:00:00Z">
        <w:r>
          <w:delText xml:space="preserve">[23]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	</w:delText>
        </w:r>
      </w:del>
      <w:del w:id="1216" w:author="PR Preview" w:date="2026-01-01T00:00:00Z">
        <w:r>
          <w:delText xml:space="preserve">M. K. Cowles,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rPr>
            <w:i/>
            <w:iCs/>
          </w:rPr>
          <w:delText xml:space="preserve">Applied bayesian statistics: With</w:delText>
        </w:r>
      </w:del>
      <w:del w:id="1219" w:author="PR Preview" w:date="2026-01-01T00:00:00Z">
        <w:r>
          <w:rPr>
            <w:i/>
            <w:iCs/>
          </w:rPr>
          <w:delText xml:space="preserve"> </w:delText>
        </w:r>
      </w:del>
      <w:del w:id="1220" w:author="PR Preview" w:date="2026-01-01T00:00:00Z">
        <w:r>
          <w:rPr>
            <w:i/>
            <w:iCs/>
          </w:rPr>
          <w:delText xml:space="preserve">R</w:delText>
        </w:r>
      </w:del>
      <w:del w:id="1221" w:author="PR Preview" w:date="2026-01-01T00:00:00Z">
        <w:r>
          <w:rPr>
            <w:i/>
            <w:iCs/>
          </w:rPr>
          <w:delText xml:space="preserve"> </w:delText>
        </w:r>
      </w:del>
      <w:del w:id="1222" w:author="PR Preview" w:date="2026-01-01T00:00:00Z">
        <w:r>
          <w:rPr>
            <w:i/>
            <w:iCs/>
          </w:rPr>
          <w:delText xml:space="preserve">and</w:delText>
        </w:r>
      </w:del>
      <w:del w:id="1223" w:author="PR Preview" w:date="2026-01-01T00:00:00Z">
        <w:r>
          <w:rPr>
            <w:i/>
            <w:iCs/>
          </w:rPr>
          <w:delText xml:space="preserve"> </w:delText>
        </w:r>
      </w:del>
      <w:del w:id="1224" w:author="PR Preview" w:date="2026-01-01T00:00:00Z">
        <w:r>
          <w:rPr>
            <w:i/>
            <w:iCs/>
          </w:rPr>
          <w:delText xml:space="preserve">OpenBUGS</w:delText>
        </w:r>
      </w:del>
      <w:del w:id="1225" w:author="PR Preview" w:date="2026-01-01T00:00:00Z">
        <w:r>
          <w:rPr>
            <w:i/>
            <w:iCs/>
          </w:rPr>
          <w:delText xml:space="preserve"> </w:delText>
        </w:r>
      </w:del>
      <w:del w:id="1226" w:author="PR Preview" w:date="2026-01-01T00:00:00Z">
        <w:r>
          <w:rPr>
            <w:i/>
            <w:iCs/>
          </w:rPr>
          <w:delText xml:space="preserve">examples</w:delText>
        </w:r>
      </w:del>
      <w:del w:id="1227" w:author="PR Preview" w:date="2026-01-01T00:00:00Z">
        <w:r>
          <w:delText xml:space="preserve">, vol. 98. in Springer texts in statistics, vol. 98. New York, NY: Springer Nature, 2013. doi:</w:delText>
        </w:r>
      </w:del>
      <w:del w:id="1228" w:author="PR Preview" w:date="2026-01-01T00:00:00Z">
        <w:r>
          <w:delText xml:space="preserve"> </w:delText>
        </w:r>
      </w:del>
      <w:hyperlink r:id="rId200">
        <w:del w:id="1229" w:author="PR Preview" w:date="2026-01-01T00:00:00Z">
          <w:r>
            <w:rPr>
              <w:rStyle w:val="Hyperlink"/>
            </w:rPr>
            <w:delText xml:space="preserve">10.1007/978-1-4614-5696-4</w:delText>
          </w:r>
        </w:del>
      </w:hyperlink>
      <w:del w:id="1230" w:author="PR Preview" w:date="2026-01-01T00:00:00Z">
        <w:r>
          <w:delText xml:space="preserve">.</w:delText>
        </w:r>
      </w:del>
    </w:p>
    <w:p>
      <w:pPr>
        <w:pStyle w:val="Bibliography"/>
      </w:pPr>
      <w:del w:id="1231" w:author="PR Preview" w:date="2026-01-01T00:00:00Z">
        <w:r>
          <w:delText xml:space="preserve">[24]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	</w:delText>
        </w:r>
      </w:del>
      <w:del w:id="1234" w:author="PR Preview" w:date="2026-01-01T00:00:00Z">
        <w:r>
          <w:delText xml:space="preserve">Marc. Kéry, Michael. Schaub, and S. R. Beissinger,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rPr>
            <w:i/>
            <w:iCs/>
          </w:rPr>
          <w:delText xml:space="preserve">Bayesian population analysis using</w:delText>
        </w:r>
      </w:del>
      <w:del w:id="1237" w:author="PR Preview" w:date="2026-01-01T00:00:00Z">
        <w:r>
          <w:rPr>
            <w:i/>
            <w:iCs/>
          </w:rPr>
          <w:delText xml:space="preserve"> </w:delText>
        </w:r>
      </w:del>
      <w:del w:id="1238" w:author="PR Preview" w:date="2026-01-01T00:00:00Z">
        <w:r>
          <w:rPr>
            <w:i/>
            <w:iCs/>
          </w:rPr>
          <w:delText xml:space="preserve">WinBUGS</w:delText>
        </w:r>
      </w:del>
      <w:del w:id="1239" w:author="PR Preview" w:date="2026-01-01T00:00:00Z">
        <w:r>
          <w:rPr>
            <w:i/>
            <w:iCs/>
          </w:rPr>
          <w:delText xml:space="preserve"> </w:delText>
        </w:r>
      </w:del>
      <w:del w:id="1240" w:author="PR Preview" w:date="2026-01-01T00:00:00Z">
        <w:r>
          <w:rPr>
            <w:i/>
            <w:iCs/>
          </w:rPr>
          <w:delText xml:space="preserve">: A hierarchical perspective</w:delText>
        </w:r>
      </w:del>
      <w:del w:id="1241" w:author="PR Preview" w:date="2026-01-01T00:00:00Z">
        <w:r>
          <w:delText xml:space="preserve">, 1st ed. Boston: Academic Press, 2012. Available:</w:delText>
        </w:r>
      </w:del>
      <w:del w:id="1242" w:author="PR Preview" w:date="2026-01-01T00:00:00Z">
        <w:r>
          <w:delText xml:space="preserve"> </w:delText>
        </w:r>
      </w:del>
      <w:hyperlink r:id="rId202">
        <w:del w:id="1243" w:author="PR Preview" w:date="2026-01-01T00:00:00Z">
          <w:r>
            <w:rPr>
              <w:rStyle w:val="Hyperlink"/>
            </w:rPr>
            <w:delText xml:space="preserve">https://shop.elsevier.com/books/bayesian-population-analysis-using-winbugs/kery/978-0-12-387020-9</w:delText>
          </w:r>
        </w:del>
      </w:hyperlink>
    </w:p>
    <w:p>
      <w:pPr>
        <w:pStyle w:val="Bibliography"/>
      </w:pPr>
      <w:del w:id="1244" w:author="PR Preview" w:date="2026-01-01T00:00:00Z">
        <w:r>
          <w:delText xml:space="preserve">[25]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	</w:delText>
        </w:r>
      </w:del>
      <w:del w:id="1247" w:author="PR Preview" w:date="2026-01-01T00:00:00Z">
        <w:r>
          <w:delText xml:space="preserve">N. T. Hobbs and M. B. Hooten,</w:delText>
        </w:r>
      </w:del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rPr>
            <w:i/>
            <w:iCs/>
          </w:rPr>
          <w:delText xml:space="preserve">Bayesian models: A statistical primer for ecologists</w:delText>
        </w:r>
      </w:del>
      <w:del w:id="1250" w:author="PR Preview" w:date="2026-01-01T00:00:00Z">
        <w:r>
          <w:delText xml:space="preserve">, STU - Student edition. Princeton: Princeton University Press, 2015.</w:delText>
        </w:r>
      </w:del>
    </w:p>
    <w:p>
      <w:pPr>
        <w:pStyle w:val="Bibliography"/>
      </w:pPr>
      <w:del w:id="1251" w:author="PR Preview" w:date="2026-01-01T00:00:00Z">
        <w:r>
          <w:delText xml:space="preserve">[26]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	</w:delText>
        </w:r>
      </w:del>
      <w:del w:id="1254" w:author="PR Preview" w:date="2026-01-01T00:00:00Z">
        <w:r>
          <w:delText xml:space="preserve">Wikipedia contributors,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“Bayes’ theorem —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Wikipedia</w:delText>
        </w:r>
      </w:del>
      <w:del w:id="1259" w:author="PR Preview" w:date="2026-01-01T00:00:00Z">
        <w:r>
          <w:delText xml:space="preserve">,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the free encyclopedia.”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2026. Available:</w:delText>
        </w:r>
      </w:del>
      <w:del w:id="1264" w:author="PR Preview" w:date="2026-01-01T00:00:00Z">
        <w:r>
          <w:delText xml:space="preserve"> </w:delText>
        </w:r>
      </w:del>
      <w:hyperlink r:id="rId171">
        <w:del w:id="1265" w:author="PR Preview" w:date="2026-01-01T00:00:00Z">
          <w:r>
            <w:rPr>
              <w:rStyle w:val="Hyperlink"/>
            </w:rPr>
            <w:delText xml:space="preserve">https://en.wikipedia.org/wiki/Bayes%27_theorem</w:delText>
          </w:r>
        </w:del>
      </w:hyperlink>
    </w:p>
    <w:p>
      <w:pPr>
        <w:pStyle w:val="Bibliography"/>
      </w:pPr>
      <w:ins w:id="1266" w:author="PR Preview" w:date="2026-01-01T00:00:00Z">
        <w:r>
          <w:t xml:space="preserve">[7]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	</w:t>
        </w:r>
      </w:ins>
      <w:ins w:id="1269" w:author="PR Preview" w:date="2026-01-01T00:00:00Z">
        <w:r>
          <w:t xml:space="preserve">Wikipedia contributors,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“Bayes’ theorem —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Wikipedia</w:t>
        </w:r>
      </w:ins>
      <w:ins w:id="1274" w:author="PR Preview" w:date="2026-01-01T00:00:00Z">
        <w:r>
          <w:t xml:space="preserve">,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the free encyclopedia.”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2026. Available:</w:t>
        </w:r>
      </w:ins>
      <w:ins w:id="1279" w:author="PR Preview" w:date="2026-01-01T00:00:00Z">
        <w:r>
          <w:t xml:space="preserve"> </w:t>
        </w:r>
      </w:ins>
      <w:hyperlink r:id="rId171">
        <w:ins w:id="1280" w:author="PR Preview" w:date="2026-01-01T00:00:00Z">
          <w:r>
            <w:rPr>
              <w:rStyle w:val="Hyperlink"/>
            </w:rPr>
            <w:t xml:space="preserve">https://en.wikipedia.org/wiki/Bayes%27_theorem</w:t>
          </w:r>
        </w:ins>
      </w:hyperlink>
    </w:p>
    <w:bookmarkEnd w:id="172"/>
    <w:bookmarkStart w:id="174" w:name="X871396e0f5ab7b472f10de45599a17f11852f5b"/>
    <w:p>
      <w:pPr>
        <w:pStyle w:val="Bibliography"/>
      </w:pPr>
      <w:ins w:id="1281" w:author="PR Preview" w:date="2026-01-01T00:00:00Z">
        <w:r>
          <w:t xml:space="preserve">[8]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	</w:t>
        </w:r>
      </w:ins>
      <w:ins w:id="1284" w:author="PR Preview" w:date="2026-01-01T00:00:00Z">
        <w:r>
          <w:t xml:space="preserve">Wikipedia contributors,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“Maximum a posteriori estimation —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Wikipedia</w:t>
        </w:r>
      </w:ins>
      <w:ins w:id="1289" w:author="PR Preview" w:date="2026-01-01T00:00:00Z">
        <w:r>
          <w:t xml:space="preserve">,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the free encyclopedia.”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2026. Available:</w:t>
        </w:r>
      </w:ins>
      <w:ins w:id="1294" w:author="PR Preview" w:date="2026-01-01T00:00:00Z">
        <w:r>
          <w:t xml:space="preserve"> </w:t>
        </w:r>
      </w:ins>
      <w:hyperlink r:id="rId173">
        <w:ins w:id="1295" w:author="PR Preview" w:date="2026-01-01T00:00:00Z">
          <w:r>
            <w:rPr>
              <w:rStyle w:val="Hyperlink"/>
            </w:rPr>
            <w:t xml:space="preserve">https://en.wikipedia.org/wiki/Maximum_a_posteriori_estimation</w:t>
          </w:r>
        </w:ins>
      </w:hyperlink>
    </w:p>
    <w:bookmarkEnd w:id="174"/>
    <w:bookmarkStart w:id="176" w:name="ref-wikipedia_credible_interval"/>
    <w:p>
      <w:pPr>
        <w:pStyle w:val="Bibliography"/>
      </w:pPr>
      <w:ins w:id="1296" w:author="PR Preview" w:date="2026-01-01T00:00:00Z">
        <w:r>
          <w:t xml:space="preserve">[9]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	</w:t>
        </w:r>
      </w:ins>
      <w:ins w:id="1299" w:author="PR Preview" w:date="2026-01-01T00:00:00Z">
        <w:r>
          <w:t xml:space="preserve">Wikipedia contributors,</w:t>
        </w:r>
      </w:ins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“Credible interval —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Wikipedia</w:t>
        </w:r>
      </w:ins>
      <w:ins w:id="1304" w:author="PR Preview" w:date="2026-01-01T00:00:00Z">
        <w:r>
          <w:t xml:space="preserve">,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the free encyclopedia.”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2026. Available:</w:t>
        </w:r>
      </w:ins>
      <w:ins w:id="1309" w:author="PR Preview" w:date="2026-01-01T00:00:00Z">
        <w:r>
          <w:t xml:space="preserve"> </w:t>
        </w:r>
      </w:ins>
      <w:hyperlink r:id="rId175">
        <w:ins w:id="1310" w:author="PR Preview" w:date="2026-01-01T00:00:00Z">
          <w:r>
            <w:rPr>
              <w:rStyle w:val="Hyperlink"/>
            </w:rPr>
            <w:t xml:space="preserve">https://en.wikipedia.org/wiki/Credible_interval</w:t>
          </w:r>
        </w:ins>
      </w:hyperlink>
    </w:p>
    <w:bookmarkEnd w:id="176"/>
    <w:bookmarkStart w:id="178" w:name="ref-CaseBerg01"/>
    <w:p>
      <w:pPr>
        <w:pStyle w:val="Bibliography"/>
      </w:pPr>
      <w:ins w:id="1311" w:author="PR Preview" w:date="2026-01-01T00:00:00Z">
        <w:r>
          <w:t xml:space="preserve">[10]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	</w:t>
        </w:r>
      </w:ins>
      <w:ins w:id="1314" w:author="PR Preview" w:date="2026-01-01T00:00:00Z">
        <w:r>
          <w:t xml:space="preserve">G. Casella and R. Berger,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rPr>
            <w:i/>
            <w:iCs/>
          </w:rPr>
          <w:t xml:space="preserve">Statistical inference</w:t>
        </w:r>
      </w:ins>
      <w:ins w:id="1317" w:author="PR Preview" w:date="2026-01-01T00:00:00Z">
        <w:r>
          <w:t xml:space="preserve">, 2nd ed. Cengage Learning, 2002. Available:</w:t>
        </w:r>
      </w:ins>
      <w:ins w:id="1318" w:author="PR Preview" w:date="2026-01-01T00:00:00Z">
        <w:r>
          <w:t xml:space="preserve"> </w:t>
        </w:r>
      </w:ins>
      <w:hyperlink r:id="rId177">
        <w:ins w:id="1319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78"/>
    <w:bookmarkStart w:id="179" w:name="ref-hoggtanis2015"/>
    <w:p>
      <w:pPr>
        <w:pStyle w:val="Bibliography"/>
      </w:pPr>
      <w:ins w:id="1320" w:author="PR Preview" w:date="2026-01-01T00:00:00Z">
        <w:r>
          <w:t xml:space="preserve">[11]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	</w:t>
        </w:r>
      </w:ins>
      <w:ins w:id="1323" w:author="PR Preview" w:date="2026-01-01T00:00:00Z">
        <w:r>
          <w:t xml:space="preserve">R. V. Hogg, E. A. Tanis, and D. L. Zimmerman,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rPr>
            <w:i/>
            <w:iCs/>
          </w:rPr>
          <w:t xml:space="preserve">Probability and statistical inference</w:t>
        </w:r>
      </w:ins>
      <w:ins w:id="1326" w:author="PR Preview" w:date="2026-01-01T00:00:00Z">
        <w:r>
          <w:t xml:space="preserve">, Tenth edition. Boston: Pearson, 2019.</w:t>
        </w:r>
      </w:ins>
    </w:p>
    <w:bookmarkEnd w:id="179"/>
    <w:bookmarkStart w:id="180" w:name="ref-rice2007mathematical"/>
    <w:p>
      <w:pPr>
        <w:pStyle w:val="Bibliography"/>
      </w:pPr>
      <w:ins w:id="1327" w:author="PR Preview" w:date="2026-01-01T00:00:00Z">
        <w:r>
          <w:t xml:space="preserve">[12]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	</w:t>
        </w:r>
      </w:ins>
      <w:ins w:id="1330" w:author="PR Preview" w:date="2026-01-01T00:00:00Z">
        <w:r>
          <w:t xml:space="preserve">J. A. Rice,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rPr>
            <w:i/>
            <w:iCs/>
          </w:rPr>
          <w:t xml:space="preserve">Mathematical statistics and data analysis</w:t>
        </w:r>
      </w:ins>
      <w:ins w:id="1333" w:author="PR Preview" w:date="2026-01-01T00:00:00Z">
        <w:r>
          <w:t xml:space="preserve">, 3rd ed. Belmont, CA: Cengage Learning, 2007.</w:t>
        </w:r>
      </w:ins>
    </w:p>
    <w:bookmarkEnd w:id="180"/>
    <w:bookmarkStart w:id="182" w:name="ref-wikipedia_conjugate_prior"/>
    <w:p>
      <w:pPr>
        <w:pStyle w:val="Bibliography"/>
      </w:pPr>
      <w:ins w:id="1334" w:author="PR Preview" w:date="2026-01-01T00:00:00Z">
        <w:r>
          <w:t xml:space="preserve">[13]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	</w:t>
        </w:r>
      </w:ins>
      <w:ins w:id="1337" w:author="PR Preview" w:date="2026-01-01T00:00:00Z">
        <w:r>
          <w:t xml:space="preserve">Wikipedia contributors,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“Conjugate prior —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Wikipedia</w:t>
        </w:r>
      </w:ins>
      <w:ins w:id="1342" w:author="PR Preview" w:date="2026-01-01T00:00:00Z">
        <w:r>
          <w:t xml:space="preserve">,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the free encyclopedia.”</w:t>
        </w:r>
      </w:ins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2026. Available:</w:t>
        </w:r>
      </w:ins>
      <w:ins w:id="1347" w:author="PR Preview" w:date="2026-01-01T00:00:00Z">
        <w:r>
          <w:t xml:space="preserve"> </w:t>
        </w:r>
      </w:ins>
      <w:hyperlink r:id="rId181">
        <w:ins w:id="1348" w:author="PR Preview" w:date="2026-01-01T00:00:00Z">
          <w:r>
            <w:rPr>
              <w:rStyle w:val="Hyperlink"/>
            </w:rPr>
            <w:t xml:space="preserve">https://en.wikipedia.org/wiki/Conjugate_prior</w:t>
          </w:r>
        </w:ins>
      </w:hyperlink>
    </w:p>
    <w:bookmarkEnd w:id="182"/>
    <w:bookmarkStart w:id="183" w:name="ref-hosmer1989applied"/>
    <w:p>
      <w:pPr>
        <w:pStyle w:val="Bibliography"/>
      </w:pPr>
      <w:ins w:id="1349" w:author="PR Preview" w:date="2026-01-01T00:00:00Z">
        <w:r>
          <w:t xml:space="preserve">[14]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	</w:t>
        </w:r>
      </w:ins>
      <w:ins w:id="1352" w:author="PR Preview" w:date="2026-01-01T00:00:00Z">
        <w:r>
          <w:t xml:space="preserve">D. W. Hosmer and S. Lemeshow,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rPr>
            <w:i/>
            <w:iCs/>
          </w:rPr>
          <w:t xml:space="preserve">Applied logistic regression</w:t>
        </w:r>
      </w:ins>
      <w:ins w:id="1355" w:author="PR Preview" w:date="2026-01-01T00:00:00Z">
        <w:r>
          <w:t xml:space="preserve">. New York: Wiley, 1989.</w:t>
        </w:r>
      </w:ins>
    </w:p>
    <w:bookmarkEnd w:id="183"/>
    <w:bookmarkStart w:id="185" w:name="ref-venables2002modern"/>
    <w:p>
      <w:pPr>
        <w:pStyle w:val="Bibliography"/>
      </w:pPr>
      <w:ins w:id="1356" w:author="PR Preview" w:date="2026-01-01T00:00:00Z">
        <w:r>
          <w:t xml:space="preserve">[15]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	</w:t>
        </w:r>
      </w:ins>
      <w:ins w:id="1359" w:author="PR Preview" w:date="2026-01-01T00:00:00Z">
        <w:r>
          <w:t xml:space="preserve">W. N. Venables and B. D. Ripley,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rPr>
            <w:i/>
            <w:iCs/>
          </w:rPr>
          <w:t xml:space="preserve">Modern applied statistics with</w:t>
        </w:r>
      </w:ins>
      <w:ins w:id="1362" w:author="PR Preview" w:date="2026-01-01T00:00:00Z">
        <w:r>
          <w:rPr>
            <w:i/>
            <w:iCs/>
          </w:rPr>
          <w:t xml:space="preserve"> </w:t>
        </w:r>
      </w:ins>
      <w:ins w:id="1363" w:author="PR Preview" w:date="2026-01-01T00:00:00Z">
        <w:r>
          <w:rPr>
            <w:i/>
            <w:iCs/>
          </w:rPr>
          <w:t xml:space="preserve">S</w:t>
        </w:r>
      </w:ins>
      <w:ins w:id="1364" w:author="PR Preview" w:date="2026-01-01T00:00:00Z">
        <w:r>
          <w:t xml:space="preserve">, 4th ed. New York: Springer, 2002. doi:</w:t>
        </w:r>
      </w:ins>
      <w:ins w:id="1365" w:author="PR Preview" w:date="2026-01-01T00:00:00Z">
        <w:r>
          <w:t xml:space="preserve"> </w:t>
        </w:r>
      </w:ins>
      <w:hyperlink r:id="rId184">
        <w:ins w:id="1366" w:author="PR Preview" w:date="2026-01-01T00:00:00Z">
          <w:r>
            <w:rPr>
              <w:rStyle w:val="Hyperlink"/>
            </w:rPr>
            <w:t xml:space="preserve">10.1007/978-0-387-21706-2</w:t>
          </w:r>
        </w:ins>
      </w:hyperlink>
      <w:ins w:id="1367" w:author="PR Preview" w:date="2026-01-01T00:00:00Z">
        <w:r>
          <w:t xml:space="preserve">.</w:t>
        </w:r>
      </w:ins>
    </w:p>
    <w:bookmarkEnd w:id="185"/>
    <w:bookmarkStart w:id="187" w:name="ref-gelman2013bda"/>
    <w:p>
      <w:pPr>
        <w:pStyle w:val="Bibliography"/>
      </w:pPr>
      <w:ins w:id="1368" w:author="PR Preview" w:date="2026-01-01T00:00:00Z">
        <w:r>
          <w:t xml:space="preserve">[16]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	</w:t>
        </w:r>
      </w:ins>
      <w:ins w:id="1371" w:author="PR Preview" w:date="2026-01-01T00:00:00Z">
        <w:r>
          <w:t xml:space="preserve">A. Gelman, J. B. Carlin, H. S. Stern, D. B. Dunson, A. Vehtari, and D. B. Rubin,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rPr>
            <w:i/>
            <w:iCs/>
          </w:rPr>
          <w:t xml:space="preserve">Bayesian data analysis</w:t>
        </w:r>
      </w:ins>
      <w:ins w:id="1374" w:author="PR Preview" w:date="2026-01-01T00:00:00Z">
        <w:r>
          <w:t xml:space="preserve">, 3rd ed. in Chapman &amp; hall/CRC texts in statistical science. Boca Raton, FL: CRC Press, 2013. doi:</w:t>
        </w:r>
      </w:ins>
      <w:ins w:id="1375" w:author="PR Preview" w:date="2026-01-01T00:00:00Z">
        <w:r>
          <w:t xml:space="preserve"> </w:t>
        </w:r>
      </w:ins>
      <w:hyperlink r:id="rId186">
        <w:ins w:id="1376" w:author="PR Preview" w:date="2026-01-01T00:00:00Z">
          <w:r>
            <w:rPr>
              <w:rStyle w:val="Hyperlink"/>
            </w:rPr>
            <w:t xml:space="preserve">10.1201/b16018</w:t>
          </w:r>
        </w:ins>
      </w:hyperlink>
      <w:ins w:id="1377" w:author="PR Preview" w:date="2026-01-01T00:00:00Z">
        <w:r>
          <w:t xml:space="preserve">.</w:t>
        </w:r>
      </w:ins>
    </w:p>
    <w:bookmarkEnd w:id="187"/>
    <w:bookmarkStart w:id="188" w:name="ref-statrethink2e"/>
    <w:p>
      <w:pPr>
        <w:pStyle w:val="Bibliography"/>
      </w:pPr>
      <w:ins w:id="1378" w:author="PR Preview" w:date="2026-01-01T00:00:00Z">
        <w:r>
          <w:t xml:space="preserve">[17]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	</w:t>
        </w:r>
      </w:ins>
      <w:ins w:id="1381" w:author="PR Preview" w:date="2026-01-01T00:00:00Z">
        <w:r>
          <w:t xml:space="preserve">R. McElreath,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rPr>
            <w:i/>
            <w:iCs/>
          </w:rPr>
          <w:t xml:space="preserve">Statistical rethinking : A</w:t>
        </w:r>
      </w:ins>
      <w:ins w:id="1384" w:author="PR Preview" w:date="2026-01-01T00:00:00Z">
        <w:r>
          <w:rPr>
            <w:i/>
            <w:iCs/>
          </w:rPr>
          <w:t xml:space="preserve"> </w:t>
        </w:r>
      </w:ins>
      <w:ins w:id="1385" w:author="PR Preview" w:date="2026-01-01T00:00:00Z">
        <w:r>
          <w:rPr>
            <w:i/>
            <w:iCs/>
          </w:rPr>
          <w:t xml:space="preserve">Bayesian</w:t>
        </w:r>
      </w:ins>
      <w:ins w:id="1386" w:author="PR Preview" w:date="2026-01-01T00:00:00Z">
        <w:r>
          <w:rPr>
            <w:i/>
            <w:iCs/>
          </w:rPr>
          <w:t xml:space="preserve"> </w:t>
        </w:r>
      </w:ins>
      <w:ins w:id="1387" w:author="PR Preview" w:date="2026-01-01T00:00:00Z">
        <w:r>
          <w:rPr>
            <w:i/>
            <w:iCs/>
          </w:rPr>
          <w:t xml:space="preserve">course with examples in</w:t>
        </w:r>
      </w:ins>
      <w:ins w:id="1388" w:author="PR Preview" w:date="2026-01-01T00:00:00Z">
        <w:r>
          <w:rPr>
            <w:i/>
            <w:iCs/>
          </w:rPr>
          <w:t xml:space="preserve"> </w:t>
        </w:r>
      </w:ins>
      <w:ins w:id="1389" w:author="PR Preview" w:date="2026-01-01T00:00:00Z">
        <w:r>
          <w:rPr>
            <w:i/>
            <w:iCs/>
          </w:rPr>
          <w:t xml:space="preserve">R</w:t>
        </w:r>
      </w:ins>
      <w:ins w:id="1390" w:author="PR Preview" w:date="2026-01-01T00:00:00Z">
        <w:r>
          <w:rPr>
            <w:i/>
            <w:iCs/>
          </w:rPr>
          <w:t xml:space="preserve"> </w:t>
        </w:r>
      </w:ins>
      <w:ins w:id="1391" w:author="PR Preview" w:date="2026-01-01T00:00:00Z">
        <w:r>
          <w:rPr>
            <w:i/>
            <w:iCs/>
          </w:rPr>
          <w:t xml:space="preserve">and</w:t>
        </w:r>
      </w:ins>
      <w:ins w:id="1392" w:author="PR Preview" w:date="2026-01-01T00:00:00Z">
        <w:r>
          <w:rPr>
            <w:i/>
            <w:iCs/>
          </w:rPr>
          <w:t xml:space="preserve"> </w:t>
        </w:r>
      </w:ins>
      <w:ins w:id="1393" w:author="PR Preview" w:date="2026-01-01T00:00:00Z">
        <w:r>
          <w:rPr>
            <w:i/>
            <w:iCs/>
          </w:rPr>
          <w:t xml:space="preserve">Stan</w:t>
        </w:r>
      </w:ins>
      <w:ins w:id="1394" w:author="PR Preview" w:date="2026-01-01T00:00:00Z">
        <w:r>
          <w:t xml:space="preserve">, Second edition. in Chapman &amp; hall/CRC texts in statistical science series. Boca Raton, FL: CRC Press, 2020.</w:t>
        </w:r>
      </w:ins>
    </w:p>
    <w:bookmarkEnd w:id="188"/>
    <w:bookmarkStart w:id="190" w:name="X251fce381c68f4be8e1b2ff4193232d14fa7d18"/>
    <w:p>
      <w:pPr>
        <w:pStyle w:val="Bibliography"/>
      </w:pPr>
      <w:ins w:id="1395" w:author="PR Preview" w:date="2026-01-01T00:00:00Z">
        <w:r>
          <w:t xml:space="preserve">[18]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	</w:t>
        </w:r>
      </w:ins>
      <w:ins w:id="1398" w:author="PR Preview" w:date="2026-01-01T00:00:00Z">
        <w:r>
          <w:t xml:space="preserve">Wikipedia contributors,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“Posterior predictive distribution —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Wikipedia</w:t>
        </w:r>
      </w:ins>
      <w:ins w:id="1403" w:author="PR Preview" w:date="2026-01-01T00:00:00Z">
        <w:r>
          <w:t xml:space="preserve">,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the free encyclopedia.”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2026. Available:</w:t>
        </w:r>
      </w:ins>
      <w:ins w:id="1408" w:author="PR Preview" w:date="2026-01-01T00:00:00Z">
        <w:r>
          <w:t xml:space="preserve"> </w:t>
        </w:r>
      </w:ins>
      <w:hyperlink r:id="rId189">
        <w:ins w:id="1409" w:author="PR Preview" w:date="2026-01-01T00:00:00Z">
          <w:r>
            <w:rPr>
              <w:rStyle w:val="Hyperlink"/>
            </w:rPr>
            <w:t xml:space="preserve">https://en.wikipedia.org/wiki/Posterior_predictive_distribution</w:t>
          </w:r>
        </w:ins>
      </w:hyperlink>
    </w:p>
    <w:bookmarkEnd w:id="190"/>
    <w:bookmarkStart w:id="192" w:name="Xea103239a4db138db144761a8bb4f764e3355fe"/>
    <w:p>
      <w:pPr>
        <w:pStyle w:val="Bibliography"/>
      </w:pPr>
      <w:ins w:id="1410" w:author="PR Preview" w:date="2026-01-01T00:00:00Z">
        <w:r>
          <w:t xml:space="preserve">[19]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	</w:t>
        </w:r>
      </w:ins>
      <w:ins w:id="1413" w:author="PR Preview" w:date="2026-01-01T00:00:00Z">
        <w:r>
          <w:t xml:space="preserve">Wikipedia contributors,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“Bayesian hierarchical modeling —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Wikipedia</w:t>
        </w:r>
      </w:ins>
      <w:ins w:id="1418" w:author="PR Preview" w:date="2026-01-01T00:00:00Z">
        <w:r>
          <w:t xml:space="preserve">,</w:t>
        </w:r>
      </w:ins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the free encyclopedia.”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2026. Available:</w:t>
        </w:r>
      </w:ins>
      <w:ins w:id="1423" w:author="PR Preview" w:date="2026-01-01T00:00:00Z">
        <w:r>
          <w:t xml:space="preserve"> </w:t>
        </w:r>
      </w:ins>
      <w:hyperlink r:id="rId191">
        <w:ins w:id="1424" w:author="PR Preview" w:date="2026-01-01T00:00:00Z">
          <w:r>
            <w:rPr>
              <w:rStyle w:val="Hyperlink"/>
            </w:rPr>
            <w:t xml:space="preserve">https://en.wikipedia.org/wiki/Bayesian_hierarchical_modeling</w:t>
          </w:r>
        </w:ins>
      </w:hyperlink>
    </w:p>
    <w:bookmarkEnd w:id="192"/>
    <w:bookmarkStart w:id="194" w:name="ref-wikipedia_hyperparameter"/>
    <w:p>
      <w:pPr>
        <w:pStyle w:val="Bibliography"/>
      </w:pPr>
      <w:ins w:id="1425" w:author="PR Preview" w:date="2026-01-01T00:00:00Z">
        <w:r>
          <w:t xml:space="preserve">[20]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	</w:t>
        </w:r>
      </w:ins>
      <w:ins w:id="1428" w:author="PR Preview" w:date="2026-01-01T00:00:00Z">
        <w:r>
          <w:t xml:space="preserve">Wikipedia contributors,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“Hyperparameter —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Wikipedia</w:t>
        </w:r>
      </w:ins>
      <w:ins w:id="1433" w:author="PR Preview" w:date="2026-01-01T00:00:00Z">
        <w:r>
          <w:t xml:space="preserve">,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the free encyclopedia.”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2026. Available:</w:t>
        </w:r>
      </w:ins>
      <w:ins w:id="1438" w:author="PR Preview" w:date="2026-01-01T00:00:00Z">
        <w:r>
          <w:t xml:space="preserve"> </w:t>
        </w:r>
      </w:ins>
      <w:hyperlink r:id="rId193">
        <w:ins w:id="1439" w:author="PR Preview" w:date="2026-01-01T00:00:00Z">
          <w:r>
            <w:rPr>
              <w:rStyle w:val="Hyperlink"/>
            </w:rPr>
            <w:t xml:space="preserve">https://en.wikipedia.org/wiki/Hyperparameter</w:t>
          </w:r>
        </w:ins>
      </w:hyperlink>
    </w:p>
    <w:bookmarkEnd w:id="194"/>
    <w:bookmarkStart w:id="196" w:name="ref-rossbayes"/>
    <w:p>
      <w:pPr>
        <w:pStyle w:val="Bibliography"/>
      </w:pPr>
      <w:ins w:id="1440" w:author="PR Preview" w:date="2026-01-01T00:00:00Z">
        <w:r>
          <w:t xml:space="preserve">[21]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	</w:t>
        </w:r>
      </w:ins>
      <w:ins w:id="1443" w:author="PR Preview" w:date="2026-01-01T00:00:00Z">
        <w:r>
          <w:t xml:space="preserve">K. Ross,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rPr>
            <w:i/>
            <w:iCs/>
          </w:rPr>
          <w:t xml:space="preserve">An introduction to bayesian reasoning and methods</w:t>
        </w:r>
      </w:ins>
      <w:ins w:id="1446" w:author="PR Preview" w:date="2026-01-01T00:00:00Z">
        <w:r>
          <w:t xml:space="preserve">. Online, 2022. Available:</w:t>
        </w:r>
      </w:ins>
      <w:ins w:id="1447" w:author="PR Preview" w:date="2026-01-01T00:00:00Z">
        <w:r>
          <w:t xml:space="preserve"> </w:t>
        </w:r>
      </w:ins>
      <w:hyperlink r:id="rId195">
        <w:ins w:id="1448" w:author="PR Preview" w:date="2026-01-01T00:00:00Z">
          <w:r>
            <w:rPr>
              <w:rStyle w:val="Hyperlink"/>
            </w:rPr>
            <w:t xml:space="preserve">https://bookdown.org/kevin_davisross/bayesian-reasoning-and-methods/</w:t>
          </w:r>
        </w:ins>
      </w:hyperlink>
    </w:p>
    <w:bookmarkEnd w:id="196"/>
    <w:bookmarkStart w:id="198" w:name="ref-aragon2018population"/>
    <w:p>
      <w:pPr>
        <w:pStyle w:val="Bibliography"/>
      </w:pPr>
      <w:ins w:id="1449" w:author="PR Preview" w:date="2026-01-01T00:00:00Z">
        <w:r>
          <w:t xml:space="preserve">[22]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	</w:t>
        </w:r>
      </w:ins>
      <w:ins w:id="1452" w:author="PR Preview" w:date="2026-01-01T00:00:00Z">
        <w:r>
          <w:t xml:space="preserve">T. J. Aragon,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“Population health thinking with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Bayesian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networks,”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2018, Available:</w:t>
        </w:r>
      </w:ins>
      <w:ins w:id="1461" w:author="PR Preview" w:date="2026-01-01T00:00:00Z">
        <w:r>
          <w:t xml:space="preserve"> </w:t>
        </w:r>
      </w:ins>
      <w:hyperlink r:id="rId197">
        <w:ins w:id="1462" w:author="PR Preview" w:date="2026-01-01T00:00:00Z">
          <w:r>
            <w:rPr>
              <w:rStyle w:val="Hyperlink"/>
            </w:rPr>
            <w:t xml:space="preserve">https://escholarship.org/uc/item/8000r5m5</w:t>
          </w:r>
        </w:ins>
      </w:hyperlink>
    </w:p>
    <w:bookmarkEnd w:id="198"/>
    <w:bookmarkStart w:id="199" w:name="ref-korner.bayes.ecology"/>
    <w:p>
      <w:pPr>
        <w:pStyle w:val="Bibliography"/>
      </w:pPr>
      <w:ins w:id="1463" w:author="PR Preview" w:date="2026-01-01T00:00:00Z">
        <w:r>
          <w:t xml:space="preserve">[23]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	</w:t>
        </w:r>
      </w:ins>
      <w:ins w:id="1466" w:author="PR Preview" w:date="2026-01-01T00:00:00Z">
        <w:r>
          <w:t xml:space="preserve">F. Korner-Nievergelt and F. Korner-Nievergelt,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rPr>
            <w:i/>
            <w:iCs/>
          </w:rPr>
          <w:t xml:space="preserve">Bayesian data analysis in ecology using linear models with</w:t>
        </w:r>
      </w:ins>
      <w:ins w:id="1469" w:author="PR Preview" w:date="2026-01-01T00:00:00Z">
        <w:r>
          <w:rPr>
            <w:i/>
            <w:iCs/>
          </w:rPr>
          <w:t xml:space="preserve"> </w:t>
        </w:r>
      </w:ins>
      <w:ins w:id="1470" w:author="PR Preview" w:date="2026-01-01T00:00:00Z">
        <w:r>
          <w:rPr>
            <w:i/>
            <w:iCs/>
          </w:rPr>
          <w:t xml:space="preserve">R</w:t>
        </w:r>
      </w:ins>
      <w:ins w:id="1471" w:author="PR Preview" w:date="2026-01-01T00:00:00Z">
        <w:r>
          <w:rPr>
            <w:i/>
            <w:iCs/>
          </w:rPr>
          <w:t xml:space="preserve">,</w:t>
        </w:r>
      </w:ins>
      <w:ins w:id="1472" w:author="PR Preview" w:date="2026-01-01T00:00:00Z">
        <w:r>
          <w:rPr>
            <w:i/>
            <w:iCs/>
          </w:rPr>
          <w:t xml:space="preserve"> </w:t>
        </w:r>
      </w:ins>
      <w:ins w:id="1473" w:author="PR Preview" w:date="2026-01-01T00:00:00Z">
        <w:r>
          <w:rPr>
            <w:i/>
            <w:iCs/>
          </w:rPr>
          <w:t xml:space="preserve">BUGS</w:t>
        </w:r>
      </w:ins>
      <w:ins w:id="1474" w:author="PR Preview" w:date="2026-01-01T00:00:00Z">
        <w:r>
          <w:rPr>
            <w:i/>
            <w:iCs/>
          </w:rPr>
          <w:t xml:space="preserve">, and</w:t>
        </w:r>
      </w:ins>
      <w:ins w:id="1475" w:author="PR Preview" w:date="2026-01-01T00:00:00Z">
        <w:r>
          <w:rPr>
            <w:i/>
            <w:iCs/>
          </w:rPr>
          <w:t xml:space="preserve"> </w:t>
        </w:r>
      </w:ins>
      <w:ins w:id="1476" w:author="PR Preview" w:date="2026-01-01T00:00:00Z">
        <w:r>
          <w:rPr>
            <w:i/>
            <w:iCs/>
          </w:rPr>
          <w:t xml:space="preserve">Stan</w:t>
        </w:r>
      </w:ins>
      <w:ins w:id="1477" w:author="PR Preview" w:date="2026-01-01T00:00:00Z">
        <w:r>
          <w:t xml:space="preserve">, 1st ed. Amsterdam, [Netherlands: Academic Press, 2015.</w:t>
        </w:r>
      </w:ins>
    </w:p>
    <w:bookmarkEnd w:id="199"/>
    <w:bookmarkStart w:id="201" w:name="ref-CowlesMaryKathryn2013ABSW"/>
    <w:p>
      <w:pPr>
        <w:pStyle w:val="Bibliography"/>
      </w:pPr>
      <w:ins w:id="1478" w:author="PR Preview" w:date="2026-01-01T00:00:00Z">
        <w:r>
          <w:t xml:space="preserve">[24]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	</w:t>
        </w:r>
      </w:ins>
      <w:ins w:id="1481" w:author="PR Preview" w:date="2026-01-01T00:00:00Z">
        <w:r>
          <w:t xml:space="preserve">M. K. Cowles,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rPr>
            <w:i/>
            <w:iCs/>
          </w:rPr>
          <w:t xml:space="preserve">Applied bayesian statistics: With</w:t>
        </w:r>
      </w:ins>
      <w:ins w:id="1484" w:author="PR Preview" w:date="2026-01-01T00:00:00Z">
        <w:r>
          <w:rPr>
            <w:i/>
            <w:iCs/>
          </w:rPr>
          <w:t xml:space="preserve"> </w:t>
        </w:r>
      </w:ins>
      <w:ins w:id="1485" w:author="PR Preview" w:date="2026-01-01T00:00:00Z">
        <w:r>
          <w:rPr>
            <w:i/>
            <w:iCs/>
          </w:rPr>
          <w:t xml:space="preserve">R</w:t>
        </w:r>
      </w:ins>
      <w:ins w:id="1486" w:author="PR Preview" w:date="2026-01-01T00:00:00Z">
        <w:r>
          <w:rPr>
            <w:i/>
            <w:iCs/>
          </w:rPr>
          <w:t xml:space="preserve"> </w:t>
        </w:r>
      </w:ins>
      <w:ins w:id="1487" w:author="PR Preview" w:date="2026-01-01T00:00:00Z">
        <w:r>
          <w:rPr>
            <w:i/>
            <w:iCs/>
          </w:rPr>
          <w:t xml:space="preserve">and</w:t>
        </w:r>
      </w:ins>
      <w:ins w:id="1488" w:author="PR Preview" w:date="2026-01-01T00:00:00Z">
        <w:r>
          <w:rPr>
            <w:i/>
            <w:iCs/>
          </w:rPr>
          <w:t xml:space="preserve"> </w:t>
        </w:r>
      </w:ins>
      <w:ins w:id="1489" w:author="PR Preview" w:date="2026-01-01T00:00:00Z">
        <w:r>
          <w:rPr>
            <w:i/>
            <w:iCs/>
          </w:rPr>
          <w:t xml:space="preserve">OpenBUGS</w:t>
        </w:r>
      </w:ins>
      <w:ins w:id="1490" w:author="PR Preview" w:date="2026-01-01T00:00:00Z">
        <w:r>
          <w:rPr>
            <w:i/>
            <w:iCs/>
          </w:rPr>
          <w:t xml:space="preserve"> </w:t>
        </w:r>
      </w:ins>
      <w:ins w:id="1491" w:author="PR Preview" w:date="2026-01-01T00:00:00Z">
        <w:r>
          <w:rPr>
            <w:i/>
            <w:iCs/>
          </w:rPr>
          <w:t xml:space="preserve">examples</w:t>
        </w:r>
      </w:ins>
      <w:ins w:id="1492" w:author="PR Preview" w:date="2026-01-01T00:00:00Z">
        <w:r>
          <w:t xml:space="preserve">, vol. 98. in Springer texts in statistics, vol. 98. New York, NY: Springer Nature, 2013. doi:</w:t>
        </w:r>
      </w:ins>
      <w:ins w:id="1493" w:author="PR Preview" w:date="2026-01-01T00:00:00Z">
        <w:r>
          <w:t xml:space="preserve"> </w:t>
        </w:r>
      </w:ins>
      <w:hyperlink r:id="rId200">
        <w:ins w:id="1494" w:author="PR Preview" w:date="2026-01-01T00:00:00Z">
          <w:r>
            <w:rPr>
              <w:rStyle w:val="Hyperlink"/>
            </w:rPr>
            <w:t xml:space="preserve">10.1007/978-1-4614-5696-4</w:t>
          </w:r>
        </w:ins>
      </w:hyperlink>
      <w:ins w:id="1495" w:author="PR Preview" w:date="2026-01-01T00:00:00Z">
        <w:r>
          <w:t xml:space="preserve">.</w:t>
        </w:r>
      </w:ins>
    </w:p>
    <w:bookmarkEnd w:id="201"/>
    <w:bookmarkStart w:id="203" w:name="ref-kery-bayes-pop"/>
    <w:p>
      <w:pPr>
        <w:pStyle w:val="Bibliography"/>
      </w:pPr>
      <w:ins w:id="1496" w:author="PR Preview" w:date="2026-01-01T00:00:00Z">
        <w:r>
          <w:t xml:space="preserve">[25]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	</w:t>
        </w:r>
      </w:ins>
      <w:ins w:id="1499" w:author="PR Preview" w:date="2026-01-01T00:00:00Z">
        <w:r>
          <w:t xml:space="preserve">Marc. Kéry, Michael. Schaub, and S. R. Beissinger,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rPr>
            <w:i/>
            <w:iCs/>
          </w:rPr>
          <w:t xml:space="preserve">Bayesian population analysis using</w:t>
        </w:r>
      </w:ins>
      <w:ins w:id="1502" w:author="PR Preview" w:date="2026-01-01T00:00:00Z">
        <w:r>
          <w:rPr>
            <w:i/>
            <w:iCs/>
          </w:rPr>
          <w:t xml:space="preserve"> </w:t>
        </w:r>
      </w:ins>
      <w:ins w:id="1503" w:author="PR Preview" w:date="2026-01-01T00:00:00Z">
        <w:r>
          <w:rPr>
            <w:i/>
            <w:iCs/>
          </w:rPr>
          <w:t xml:space="preserve">WinBUGS</w:t>
        </w:r>
      </w:ins>
      <w:ins w:id="1504" w:author="PR Preview" w:date="2026-01-01T00:00:00Z">
        <w:r>
          <w:rPr>
            <w:i/>
            <w:iCs/>
          </w:rPr>
          <w:t xml:space="preserve"> </w:t>
        </w:r>
      </w:ins>
      <w:ins w:id="1505" w:author="PR Preview" w:date="2026-01-01T00:00:00Z">
        <w:r>
          <w:rPr>
            <w:i/>
            <w:iCs/>
          </w:rPr>
          <w:t xml:space="preserve">: A hierarchical perspective</w:t>
        </w:r>
      </w:ins>
      <w:ins w:id="1506" w:author="PR Preview" w:date="2026-01-01T00:00:00Z">
        <w:r>
          <w:t xml:space="preserve">, 1st ed. Boston: Academic Press, 2012. Available:</w:t>
        </w:r>
      </w:ins>
      <w:ins w:id="1507" w:author="PR Preview" w:date="2026-01-01T00:00:00Z">
        <w:r>
          <w:t xml:space="preserve"> </w:t>
        </w:r>
      </w:ins>
      <w:hyperlink r:id="rId202">
        <w:ins w:id="1508" w:author="PR Preview" w:date="2026-01-01T00:00:00Z">
          <w:r>
            <w:rPr>
              <w:rStyle w:val="Hyperlink"/>
            </w:rPr>
            <w:t xml:space="preserve">https://shop.elsevier.com/books/bayesian-population-analysis-using-winbugs/kery/978-0-12-387020-9</w:t>
          </w:r>
        </w:ins>
      </w:hyperlink>
    </w:p>
    <w:bookmarkEnd w:id="203"/>
    <w:bookmarkStart w:id="204" w:name="ref-HobbsN.Thompson2015Bmas"/>
    <w:p>
      <w:pPr>
        <w:pStyle w:val="Bibliography"/>
      </w:pPr>
      <w:ins w:id="1509" w:author="PR Preview" w:date="2026-01-01T00:00:00Z">
        <w:r>
          <w:t xml:space="preserve">[26]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	</w:t>
        </w:r>
      </w:ins>
      <w:ins w:id="1512" w:author="PR Preview" w:date="2026-01-01T00:00:00Z">
        <w:r>
          <w:t xml:space="preserve">N. T. Hobbs and M. B. Hooten,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rPr>
            <w:i/>
            <w:iCs/>
          </w:rPr>
          <w:t xml:space="preserve">Bayesian models: A statistical primer for ecologists</w:t>
        </w:r>
      </w:ins>
      <w:ins w:id="1515" w:author="PR Preview" w:date="2026-01-01T00:00:00Z">
        <w:r>
          <w:t xml:space="preserve">, STU - Student edition. Princeton: Princeton University Press, 2015.</w:t>
        </w:r>
      </w:ins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4" Type="http://schemas.openxmlformats.org/officeDocument/2006/relationships/hyperlink" Target="https://doi.org/10.1007/978-0-387-21706-2" TargetMode="External"/><Relationship Id="rId200" Type="http://schemas.openxmlformats.org/officeDocument/2006/relationships/hyperlink" Target="https://doi.org/10.1007/978-1-4614-5696-4" TargetMode="External"/><Relationship Id="rId159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doi.org/10.1201/b16018" TargetMode="External"/><Relationship Id="rId171" Type="http://schemas.openxmlformats.org/officeDocument/2006/relationships/hyperlink" Target="https://en.wikipedia.org/wiki/Bayes%27_theorem" TargetMode="External"/><Relationship Id="rId191" Type="http://schemas.openxmlformats.org/officeDocument/2006/relationships/hyperlink" Target="https://en.wikipedia.org/wiki/Bayesian_hierarchical_modeling" TargetMode="External"/><Relationship Id="rId163" Type="http://schemas.openxmlformats.org/officeDocument/2006/relationships/hyperlink" Target="https://en.wikipedia.org/wiki/Bayesian_statistics" TargetMode="External"/><Relationship Id="rId181" Type="http://schemas.openxmlformats.org/officeDocument/2006/relationships/hyperlink" Target="https://en.wikipedia.org/wiki/Conjugate_prior" TargetMode="External"/><Relationship Id="rId175" Type="http://schemas.openxmlformats.org/officeDocument/2006/relationships/hyperlink" Target="https://en.wikipedia.org/wiki/Credible_interval" TargetMode="External"/><Relationship Id="rId161" Type="http://schemas.openxmlformats.org/officeDocument/2006/relationships/hyperlink" Target="https://en.wikipedia.org/wiki/Frequentist_inference" TargetMode="External"/><Relationship Id="rId193" Type="http://schemas.openxmlformats.org/officeDocument/2006/relationships/hyperlink" Target="https://en.wikipedia.org/wiki/Hyperparameter" TargetMode="External"/><Relationship Id="rId169" Type="http://schemas.openxmlformats.org/officeDocument/2006/relationships/hyperlink" Target="https://en.wikipedia.org/wiki/Marginal_likelihood" TargetMode="External"/><Relationship Id="rId173" Type="http://schemas.openxmlformats.org/officeDocument/2006/relationships/hyperlink" Target="https://en.wikipedia.org/wiki/Maximum_a_posteriori_estimation" TargetMode="External"/><Relationship Id="rId189" Type="http://schemas.openxmlformats.org/officeDocument/2006/relationships/hyperlink" Target="https://en.wikipedia.org/wiki/Posterior_predictive_distribution" TargetMode="External"/><Relationship Id="rId167" Type="http://schemas.openxmlformats.org/officeDocument/2006/relationships/hyperlink" Target="https://en.wikipedia.org/wiki/Posterior_probability" TargetMode="External"/><Relationship Id="rId165" Type="http://schemas.openxmlformats.org/officeDocument/2006/relationships/hyperlink" Target="https://en.wikipedia.org/wiki/Prior_probability" TargetMode="External"/><Relationship Id="rId197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20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77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2026-10-18T19:03:25Z</dcterms:created>
  <dcterms:modified xsi:type="dcterms:W3CDTF">2026-10-18T19:03:25Z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