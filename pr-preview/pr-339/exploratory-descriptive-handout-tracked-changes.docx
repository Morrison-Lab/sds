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(Population)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population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the entire collection of units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(people, animals, objects, or events) that a study aims to learn about.</w:delText>
        </w:r>
      </w:del>
    </w:p>
    <w:p>
      <w:pPr>
        <w:pStyle w:val="FirstParagraph"/>
      </w:pPr>
      <w:ins w:id="12" w:author="PR Preview" w:date="2026-01-01T00:00:00Z">
        <w:r>
          <w:rPr>
            <w:b/>
            <w:bCs/>
          </w:rPr>
          <w:t xml:space="preserve">Definition 1 (Population)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rPr>
            <w:b/>
            <w:bCs/>
          </w:rPr>
          <w:t xml:space="preserve">population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is the entire collection of units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(people, animals, objects, or events) that a study aims to learn about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[3]</w:t>
        </w:r>
      </w:ins>
      <w:ins w:id="23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del w:id="24" w:author="PR Preview" w:date="2026-01-01T00:00:00Z">
        <w:r>
          <w:rPr>
            <w:b/>
            <w:bCs/>
          </w:rPr>
          <w:delText xml:space="preserve">Definition 4 (Random sample)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 sample (</w:delText>
        </w:r>
      </w:del>
      <w:hyperlink w:anchor="def-sample">
        <w:del w:id="2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8" w:author="PR Preview" w:date="2026-01-01T00:00:00Z">
        <w:r>
          <w:delText xml:space="preserve">) is a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rPr>
            <w:b/>
            <w:bCs/>
          </w:rPr>
          <w:delText xml:space="preserve">random sample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when the units are chosen by a chance mechanism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such that the observations are</w:delText>
        </w:r>
      </w:del>
      <w:del w:id="35" w:author="PR Preview" w:date="2026-01-01T00:00:00Z">
        <w:r>
          <w:delText xml:space="preserve"> </w:delText>
        </w:r>
      </w:del>
      <w:hyperlink r:id="rId20">
        <w:del w:id="36" w:author="PR Preview" w:date="2026-01-01T00:00:00Z">
          <w:r>
            <w:rPr>
              <w:rStyle w:val="Hyperlink"/>
            </w:rPr>
            <w:delText xml:space="preserve">independent and identically distributed</w:delText>
          </w:r>
        </w:del>
      </w:hyperlink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draws from the population distribution (</w:delText>
        </w:r>
      </w:del>
      <w:hyperlink w:anchor="def-population-distribution">
        <w:del w:id="3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0" w:author="PR Preview" w:date="2026-01-01T00:00:00Z">
        <w:r>
          <w:delText xml:space="preserve">):</w:delText>
        </w:r>
      </w:del>
    </w:p>
    <w:p>
      <w:pPr>
        <w:pStyle w:val="BodyText"/>
      </w:pPr>
      <w:ins w:id="41" w:author="PR Preview" w:date="2026-01-01T00:00:00Z">
        <w:r>
          <w:rPr>
            <w:b/>
            <w:bCs/>
          </w:rPr>
          <w:t xml:space="preserve">Definition 4 (Random sample)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 sample (</w:t>
        </w:r>
      </w:ins>
      <w:hyperlink w:anchor="def-sample">
        <w:ins w:id="4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5" w:author="PR Preview" w:date="2026-01-01T00:00:00Z">
        <w:r>
          <w:t xml:space="preserve">) is a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rPr>
            <w:b/>
            <w:bCs/>
          </w:rPr>
          <w:t xml:space="preserve">random sample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when the units are chosen by a chance mechanism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such that the observations are</w:t>
        </w:r>
      </w:ins>
      <w:ins w:id="52" w:author="PR Preview" w:date="2026-01-01T00:00:00Z">
        <w:r>
          <w:t xml:space="preserve"> </w:t>
        </w:r>
      </w:ins>
      <w:hyperlink r:id="rId20">
        <w:ins w:id="53" w:author="PR Preview" w:date="2026-01-01T00:00:00Z">
          <w:r>
            <w:rPr>
              <w:rStyle w:val="Hyperlink"/>
            </w:rPr>
            <w:t xml:space="preserve">independent and identically distributed</w:t>
          </w:r>
        </w:ins>
      </w:hyperlink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draws from the population distribution (</w:t>
        </w:r>
      </w:ins>
      <w:hyperlink w:anchor="def-population-distribution">
        <w:ins w:id="5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7" w:author="PR Preview" w:date="2026-01-01T00:00:00Z">
        <w:r>
          <w:t xml:space="preserve">)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[4]</w:t>
        </w:r>
      </w:ins>
      <w:ins w:id="6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del w:id="61" w:author="PR Preview" w:date="2026-01-01T00:00:00Z">
        <w:r>
          <w:rPr>
            <w:b/>
            <w:bCs/>
          </w:rPr>
          <w:delText xml:space="preserve">Definition 6 (Sample median)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b/>
            <w:bCs/>
          </w:rPr>
          <w:delText xml:space="preserve">sample median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is the middle value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when the observations are sorted in increasing order.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In terms of the</w:delText>
        </w:r>
      </w:del>
      <w:del w:id="72" w:author="PR Preview" w:date="2026-01-01T00:00:00Z">
        <w:r>
          <w:delText xml:space="preserve"> </w:delText>
        </w:r>
      </w:del>
      <w:hyperlink r:id="rId27">
        <w:del w:id="73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7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75" w:author="PR Preview" w:date="2026-01-01T00:00:00Z">
        <w:r>
          <w:delText xml:space="preserve">:</w:delText>
        </w:r>
      </w:del>
    </w:p>
    <w:p>
      <w:pPr>
        <w:pStyle w:val="FirstParagraph"/>
      </w:pPr>
      <w:ins w:id="76" w:author="PR Preview" w:date="2026-01-01T00:00:00Z">
        <w:r>
          <w:rPr>
            <w:b/>
            <w:bCs/>
          </w:rPr>
          <w:t xml:space="preserve">Definition 6 (Sample median)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b/>
            <w:bCs/>
          </w:rPr>
          <w:t xml:space="preserve">sample median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the middle value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when the observations are sorted in increasing order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[5]</w:t>
        </w:r>
      </w:ins>
      <w:ins w:id="87" w:author="PR Preview" w:date="2026-01-01T00:00:00Z">
        <w:r>
          <w:t xml:space="preserve">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In terms of the</w:t>
        </w:r>
      </w:ins>
      <w:ins w:id="90" w:author="PR Preview" w:date="2026-01-01T00:00:00Z">
        <w:r>
          <w:t xml:space="preserve"> </w:t>
        </w:r>
      </w:ins>
      <w:hyperlink r:id="rId27">
        <w:ins w:id="91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9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9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del w:id="94" w:author="PR Preview" w:date="2026-01-01T00:00:00Z">
        <w:r>
          <w:rPr>
            <w:b/>
            <w:bCs/>
          </w:rPr>
          <w:delText xml:space="preserve">Definition 7 (Sample variance)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The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rPr>
            <w:b/>
            <w:bCs/>
          </w:rPr>
          <w:delText xml:space="preserve">sample variance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of</w:delText>
        </w:r>
      </w:del>
      <w:del w:id="10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observations is:</w:delText>
        </w:r>
      </w:del>
    </w:p>
    <w:p>
      <w:pPr>
        <w:pStyle w:val="FirstParagraph"/>
      </w:pPr>
      <w:ins w:id="104" w:author="PR Preview" w:date="2026-01-01T00:00:00Z">
        <w:r>
          <w:rPr>
            <w:b/>
            <w:bCs/>
          </w:rPr>
          <w:t xml:space="preserve">Definition 7 (Sample variance)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The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b/>
            <w:bCs/>
          </w:rPr>
          <w:t xml:space="preserve">sample variance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of</w:t>
        </w:r>
      </w:ins>
      <w:ins w:id="11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observations is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[6]</w:t>
        </w:r>
      </w:ins>
      <w:ins w:id="1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del w:id="117" w:author="PR Preview" w:date="2026-01-01T00:00:00Z">
        <w:r>
          <w:rPr>
            <w:b/>
            <w:bCs/>
          </w:rPr>
          <w:delText xml:space="preserve">Definition 8 (Sample standard deviation)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The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rPr>
            <w:b/>
            <w:bCs/>
          </w:rPr>
          <w:delText xml:space="preserve">sample standard deviation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is the square root of the</w:delText>
        </w:r>
      </w:del>
      <w:del w:id="124" w:author="PR Preview" w:date="2026-01-01T00:00:00Z">
        <w:r>
          <w:delText xml:space="preserve"> </w:delText>
        </w:r>
      </w:del>
      <w:hyperlink w:anchor="def-sample-variance">
        <w:del w:id="125" w:author="PR Preview" w:date="2026-01-01T00:00:00Z">
          <w:r>
            <w:rPr>
              <w:rStyle w:val="Hyperlink"/>
            </w:rPr>
            <w:delText xml:space="preserve">sample variance</w:delText>
          </w:r>
        </w:del>
      </w:hyperlink>
      <w:del w:id="126" w:author="PR Preview" w:date="2026-01-01T00:00:00Z">
        <w:r>
          <w:delText xml:space="preserve">:</w:delText>
        </w:r>
      </w:del>
    </w:p>
    <w:p>
      <w:pPr>
        <w:pStyle w:val="BodyText"/>
      </w:pPr>
      <w:ins w:id="127" w:author="PR Preview" w:date="2026-01-01T00:00:00Z">
        <w:r>
          <w:rPr>
            <w:b/>
            <w:bCs/>
          </w:rPr>
          <w:t xml:space="preserve">Definition 8 (Sample standard deviation)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The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rPr>
            <w:b/>
            <w:bCs/>
          </w:rPr>
          <w:t xml:space="preserve">sample standard deviation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is the square root of the</w:t>
        </w:r>
      </w:ins>
      <w:ins w:id="134" w:author="PR Preview" w:date="2026-01-01T00:00:00Z">
        <w:r>
          <w:t xml:space="preserve"> </w:t>
        </w:r>
      </w:ins>
      <w:hyperlink w:anchor="def-sample-variance">
        <w:ins w:id="135" w:author="PR Preview" w:date="2026-01-01T00:00:00Z">
          <w:r>
            <w:rPr>
              <w:rStyle w:val="Hyperlink"/>
            </w:rPr>
            <w:t xml:space="preserve">sample variance</w:t>
          </w:r>
        </w:ins>
      </w:hyperlink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[7]</w:t>
        </w:r>
      </w:ins>
      <w:ins w:id="1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del w:id="139" w:author="PR Preview" w:date="2026-01-01T00:00:00Z">
        <w:r>
          <w:rPr>
            <w:b/>
            <w:bCs/>
          </w:rPr>
          <w:delText xml:space="preserve">Definition 9 (Quartiles (first quartile, third quartile, 25th percentile, 75th percentile))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The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rPr>
            <w:b/>
            <w:bCs/>
          </w:rPr>
          <w:delText xml:space="preserve">quartiles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are the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rPr>
            <w:b/>
            <w:bCs/>
          </w:rPr>
          <w:delText xml:space="preserve">first quartile</w:delText>
        </w:r>
      </w:del>
      <w:del w:id="148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1</m:t>
            </m:r>
          </m:sub>
        </m:sSub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and the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rPr>
            <w:b/>
            <w:bCs/>
          </w:rPr>
          <w:delText xml:space="preserve">third quartile</w:delText>
        </w:r>
      </w:del>
      <w:del w:id="153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3</m:t>
            </m:r>
          </m:sub>
        </m:sSub>
      </m:oMath>
      <w:del w:id="154" w:author="PR Preview" w:date="2026-01-01T00:00:00Z">
        <w:r>
          <w:delText xml:space="preserve">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the sample 0.25 and 0.75 quantiles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(</w:delText>
        </w:r>
      </w:del>
      <w:hyperlink r:id="rId35">
        <w:del w:id="159" w:author="PR Preview" w:date="2026-01-01T00:00:00Z">
          <w:r>
            <w:rPr>
              <w:rStyle w:val="Hyperlink"/>
            </w:rPr>
            <w:delText xml:space="preserve">sample quantile</w:delText>
          </w:r>
        </w:del>
      </w:hyperlink>
      <w:del w:id="160" w:author="PR Preview" w:date="2026-01-01T00:00:00Z">
        <w:r>
          <w:delText xml:space="preserve">).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The first quartile is also called the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rPr>
            <w:b/>
            <w:bCs/>
          </w:rPr>
          <w:delText xml:space="preserve">25th percentile</w:delText>
        </w:r>
      </w:del>
      <w:del w:id="165" w:author="PR Preview" w:date="2026-01-01T00:00:00Z">
        <w:r>
          <w:delText xml:space="preserve">,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and the third quartile is also called the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rPr>
            <w:b/>
            <w:bCs/>
          </w:rPr>
          <w:delText xml:space="preserve">75th percentile</w:delText>
        </w:r>
      </w:del>
      <w:del w:id="170" w:author="PR Preview" w:date="2026-01-01T00:00:00Z">
        <w:r>
          <w:delText xml:space="preserve">.</w:delText>
        </w:r>
      </w:del>
    </w:p>
    <w:p>
      <w:pPr>
        <w:pStyle w:val="BodyText"/>
      </w:pPr>
      <w:ins w:id="171" w:author="PR Preview" w:date="2026-01-01T00:00:00Z">
        <w:r>
          <w:rPr>
            <w:b/>
            <w:bCs/>
          </w:rPr>
          <w:t xml:space="preserve">Definition 9 (Quartiles (first quartile, third quartile, 25th percentile, 75th percentile))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The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rPr>
            <w:b/>
            <w:bCs/>
          </w:rPr>
          <w:t xml:space="preserve">quartiles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are the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rPr>
            <w:b/>
            <w:bCs/>
          </w:rPr>
          <w:t xml:space="preserve">first quartile</w:t>
        </w:r>
      </w:ins>
      <w:ins w:id="180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1</m:t>
            </m:r>
          </m:sub>
        </m:sSub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and the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rPr>
            <w:b/>
            <w:bCs/>
          </w:rPr>
          <w:t xml:space="preserve">third quartile</w:t>
        </w:r>
      </w:ins>
      <w:ins w:id="185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3</m:t>
            </m:r>
          </m:sub>
        </m:sSub>
      </m:oMath>
      <w:ins w:id="186" w:author="PR Preview" w:date="2026-01-01T00:00:00Z">
        <w:r>
          <w:t xml:space="preserve">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 sample 0.25 and 0.75 quantiles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(</w:t>
        </w:r>
      </w:ins>
      <w:hyperlink r:id="rId35">
        <w:ins w:id="191" w:author="PR Preview" w:date="2026-01-01T00:00:00Z">
          <w:r>
            <w:rPr>
              <w:rStyle w:val="Hyperlink"/>
            </w:rPr>
            <w:t xml:space="preserve">sample quantile</w:t>
          </w:r>
        </w:ins>
      </w:hyperlink>
      <w:ins w:id="192" w:author="PR Preview" w:date="2026-01-01T00:00:00Z">
        <w:r>
          <w:t xml:space="preserve">)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[8]</w:t>
        </w:r>
      </w:ins>
      <w:ins w:id="195" w:author="PR Preview" w:date="2026-01-01T00:00:00Z">
        <w:r>
          <w:t xml:space="preserve">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The first quartile is also called the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rPr>
            <w:b/>
            <w:bCs/>
          </w:rPr>
          <w:t xml:space="preserve">25th percentile</w:t>
        </w:r>
      </w:ins>
      <w:ins w:id="200" w:author="PR Preview" w:date="2026-01-01T00:00:00Z">
        <w:r>
          <w:t xml:space="preserve">,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and the third quartile is also called the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rPr>
            <w:b/>
            <w:bCs/>
          </w:rPr>
          <w:t xml:space="preserve">75th percentile</w:t>
        </w:r>
      </w:ins>
      <w:ins w:id="205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del w:id="206" w:author="PR Preview" w:date="2026-01-01T00:00:00Z">
        <w:r>
          <w:rPr>
            <w:b/>
            <w:bCs/>
          </w:rPr>
          <w:delText xml:space="preserve">Definition 10 (Interquartile range)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The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rPr>
            <w:b/>
            <w:bCs/>
          </w:rPr>
          <w:delText xml:space="preserve">interquartile range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(IQR) is the difference between the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third and first</w:delText>
        </w:r>
      </w:del>
      <w:del w:id="215" w:author="PR Preview" w:date="2026-01-01T00:00:00Z">
        <w:r>
          <w:delText xml:space="preserve"> </w:delText>
        </w:r>
      </w:del>
      <w:hyperlink w:anchor="def-quartiles">
        <w:del w:id="216" w:author="PR Preview" w:date="2026-01-01T00:00:00Z">
          <w:r>
            <w:rPr>
              <w:rStyle w:val="Hyperlink"/>
            </w:rPr>
            <w:delText xml:space="preserve">quartiles</w:delText>
          </w:r>
        </w:del>
      </w:hyperlink>
      <w:del w:id="217" w:author="PR Preview" w:date="2026-01-01T00:00:00Z">
        <w:r>
          <w:delText xml:space="preserve">:</w:delText>
        </w:r>
      </w:del>
    </w:p>
    <w:p>
      <w:pPr>
        <w:pStyle w:val="BodyText"/>
      </w:pPr>
      <w:ins w:id="218" w:author="PR Preview" w:date="2026-01-01T00:00:00Z">
        <w:r>
          <w:rPr>
            <w:b/>
            <w:bCs/>
          </w:rPr>
          <w:t xml:space="preserve">Definition 10 (Interquartile range)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The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rPr>
            <w:b/>
            <w:bCs/>
          </w:rPr>
          <w:t xml:space="preserve">interquartile range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(IQR) is the difference between the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third and first</w:t>
        </w:r>
      </w:ins>
      <w:ins w:id="227" w:author="PR Preview" w:date="2026-01-01T00:00:00Z">
        <w:r>
          <w:t xml:space="preserve"> </w:t>
        </w:r>
      </w:ins>
      <w:hyperlink w:anchor="def-quartiles">
        <w:ins w:id="228" w:author="PR Preview" w:date="2026-01-01T00:00:00Z">
          <w:r>
            <w:rPr>
              <w:rStyle w:val="Hyperlink"/>
            </w:rPr>
            <w:t xml:space="preserve">quartiles</w:t>
          </w:r>
        </w:ins>
      </w:hyperlink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[9]</w:t>
        </w:r>
      </w:ins>
      <w:ins w:id="23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del w:id="232" w:author="PR Preview" w:date="2026-01-01T00:00:00Z">
        <w:r>
          <w:rPr>
            <w:b/>
            <w:bCs/>
          </w:rPr>
          <w:delText xml:space="preserve">Definition 12 (Histogram)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rPr>
            <w:b/>
            <w:bCs/>
          </w:rPr>
          <w:delText xml:space="preserve">histogram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displays the distribution of a continuous variable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by dividing the variable’s range into intervals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and drawing a bar over each interval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whose height is the number (or proportion) of observations in that interval.</w:delText>
        </w:r>
      </w:del>
    </w:p>
    <w:p>
      <w:pPr>
        <w:pStyle w:val="FirstParagraph"/>
      </w:pPr>
      <w:ins w:id="245" w:author="PR Preview" w:date="2026-01-01T00:00:00Z">
        <w:r>
          <w:rPr>
            <w:b/>
            <w:bCs/>
          </w:rPr>
          <w:t xml:space="preserve">Definition 12 (Histogram)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rPr>
            <w:b/>
            <w:bCs/>
          </w:rPr>
          <w:t xml:space="preserve">histogram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displays the distribution of a continuous variable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by dividing the variable’s range into intervals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and drawing a bar over each interval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whose height is the number (or proportion) of observations in that interval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[12]</w:t>
        </w:r>
      </w:ins>
      <w:ins w:id="260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del w:id="261" w:author="PR Preview" w:date="2026-01-01T00:00:00Z">
        <w:r>
          <w:rPr>
            <w:b/>
            <w:bCs/>
          </w:rPr>
          <w:delText xml:space="preserve">Definition 14 (Density plot)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A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rPr>
            <w:b/>
            <w:bCs/>
          </w:rPr>
          <w:delText xml:space="preserve">density plot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draws a smooth curve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that estimates the probability density of a continuous variable,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scaled so that the area under the curve is 1.</w:delText>
        </w:r>
      </w:del>
    </w:p>
    <w:p>
      <w:pPr>
        <w:pStyle w:val="FirstParagraph"/>
      </w:pPr>
      <w:ins w:id="272" w:author="PR Preview" w:date="2026-01-01T00:00:00Z">
        <w:r>
          <w:rPr>
            <w:b/>
            <w:bCs/>
          </w:rPr>
          <w:t xml:space="preserve">Definition 14 (Density plot)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rPr>
            <w:b/>
            <w:bCs/>
          </w:rPr>
          <w:t xml:space="preserve">density plot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draws a smooth curve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that estimates the probability density of a continuous variable,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scaled so that the area under the curve is 1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[13]</w:t>
        </w:r>
      </w:ins>
      <w:ins w:id="285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del w:id="286" w:author="PR Preview" w:date="2026-01-01T00:00:00Z">
        <w:r>
          <w:rPr>
            <w:b/>
            <w:bCs/>
          </w:rPr>
          <w:delText xml:space="preserve">Definition 15 (Box plot (box-and-whisker plot))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A</w:delText>
        </w:r>
      </w:del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rPr>
            <w:b/>
            <w:bCs/>
          </w:rPr>
          <w:delText xml:space="preserve">box plot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(or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rPr>
            <w:b/>
            <w:bCs/>
          </w:rPr>
          <w:delText xml:space="preserve">box-and-whisker plot</w:delText>
        </w:r>
      </w:del>
      <w:del w:id="295" w:author="PR Preview" w:date="2026-01-01T00:00:00Z">
        <w:r>
          <w:delText xml:space="preserve">) summarizes the distribution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of a continuous variable:</w:delText>
        </w:r>
      </w:del>
    </w:p>
    <w:p>
      <w:pPr>
        <w:pStyle w:val="FirstParagraph"/>
      </w:pPr>
      <w:ins w:id="298" w:author="PR Preview" w:date="2026-01-01T00:00:00Z">
        <w:r>
          <w:rPr>
            <w:b/>
            <w:bCs/>
          </w:rPr>
          <w:t xml:space="preserve">Definition 15 (Box plot (box-and-whisker plot))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rPr>
            <w:b/>
            <w:bCs/>
          </w:rPr>
          <w:t xml:space="preserve">box plot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(or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rPr>
            <w:b/>
            <w:bCs/>
          </w:rPr>
          <w:t xml:space="preserve">box-and-whisker plot</w:t>
        </w:r>
      </w:ins>
      <w:ins w:id="307" w:author="PR Preview" w:date="2026-01-01T00:00:00Z">
        <w:r>
          <w:t xml:space="preserve">) summarizes the distribution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of a continuous variable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[14]</w:t>
        </w:r>
      </w:ins>
      <w:ins w:id="31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del w:id="313" w:author="PR Preview" w:date="2026-01-01T00:00:00Z">
        <w:r>
          <w:rPr>
            <w:b/>
            <w:bCs/>
          </w:rPr>
          <w:delText xml:space="preserve">Definition 16 (Bar chart)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A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rPr>
            <w:b/>
            <w:bCs/>
          </w:rPr>
          <w:delText xml:space="preserve">bar chart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displays the number or proportion of observations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in each category of a categorical variable,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as one bar per category.</w:delText>
        </w:r>
      </w:del>
    </w:p>
    <w:p>
      <w:pPr>
        <w:pStyle w:val="FirstParagraph"/>
      </w:pPr>
      <w:ins w:id="324" w:author="PR Preview" w:date="2026-01-01T00:00:00Z">
        <w:r>
          <w:rPr>
            <w:b/>
            <w:bCs/>
          </w:rPr>
          <w:t xml:space="preserve">Definition 16 (Bar chart)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rPr>
            <w:b/>
            <w:bCs/>
          </w:rPr>
          <w:t xml:space="preserve">bar chart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displays the number or proportion of observations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in each category of a categorical variable,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as one bar per category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[15]</w:t>
        </w:r>
      </w:ins>
      <w:ins w:id="337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del w:id="338" w:author="PR Preview" w:date="2026-01-01T00:00:00Z">
        <w:r>
          <w:rPr>
            <w:b/>
            <w:bCs/>
          </w:rPr>
          <w:delText xml:space="preserve">Definition 17 (Normal quantile-quantile plot)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rPr>
            <w:b/>
            <w:bCs/>
          </w:rPr>
          <w:delText xml:space="preserve">normal quantile-quantile (Q-Q) plot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plots the sorted observations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(</w:delText>
        </w:r>
      </w:del>
      <w:hyperlink r:id="rId27">
        <w:del w:id="347" w:author="PR Preview" w:date="2026-01-01T00:00:00Z">
          <w:r>
            <w:rPr>
              <w:rStyle w:val="Hyperlink"/>
            </w:rPr>
            <w:delText xml:space="preserve">order statistics</w:delText>
          </w:r>
        </w:del>
      </w:hyperlink>
      <w:del w:id="348" w:author="PR Preview" w:date="2026-01-01T00:00:00Z">
        <w:r>
          <w:delText xml:space="preserve">)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against the corresponding quantiles of a standard Gaussian distribution.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If the variable is approximately Gaussian,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the points fall close to a straight line.</w:delText>
        </w:r>
      </w:del>
    </w:p>
    <w:p>
      <w:pPr>
        <w:pStyle w:val="FirstParagraph"/>
      </w:pPr>
      <w:ins w:id="355" w:author="PR Preview" w:date="2026-01-01T00:00:00Z">
        <w:r>
          <w:rPr>
            <w:b/>
            <w:bCs/>
          </w:rPr>
          <w:t xml:space="preserve">Definition 17 (Normal quantile-quantile plot)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A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rPr>
            <w:b/>
            <w:bCs/>
          </w:rPr>
          <w:t xml:space="preserve">normal quantile-quantile (Q-Q) plot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plots the sorted observations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(</w:t>
        </w:r>
      </w:ins>
      <w:hyperlink r:id="rId27">
        <w:ins w:id="364" w:author="PR Preview" w:date="2026-01-01T00:00:00Z">
          <w:r>
            <w:rPr>
              <w:rStyle w:val="Hyperlink"/>
            </w:rPr>
            <w:t xml:space="preserve">order statistics</w:t>
          </w:r>
        </w:ins>
      </w:hyperlink>
      <w:ins w:id="365" w:author="PR Preview" w:date="2026-01-01T00:00:00Z">
        <w:r>
          <w:t xml:space="preserve">)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against the corresponding quantiles of a standard Gaussian distribution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[16]</w:t>
        </w:r>
      </w:ins>
      <w:ins w:id="370" w:author="PR Preview" w:date="2026-01-01T00:00:00Z">
        <w:r>
          <w:t xml:space="preserve">.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If the variable is approximately Gaussian,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the points fall close to a straight line.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del w:id="375" w:author="PR Preview" w:date="2026-01-01T00:00:00Z">
        <w:r>
          <w:rPr>
            <w:b/>
            <w:bCs/>
          </w:rPr>
          <w:delText xml:space="preserve">Definition 18 (Scatter plot)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rPr>
            <w:b/>
            <w:bCs/>
          </w:rPr>
          <w:delText xml:space="preserve">scatter plot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displays the joint distribution of two continuous variables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by plotting each observation as a point,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with one variable on each axis.</w:delText>
        </w:r>
      </w:del>
    </w:p>
    <w:p>
      <w:pPr>
        <w:pStyle w:val="FirstParagraph"/>
      </w:pPr>
      <w:ins w:id="386" w:author="PR Preview" w:date="2026-01-01T00:00:00Z">
        <w:r>
          <w:rPr>
            <w:b/>
            <w:bCs/>
          </w:rPr>
          <w:t xml:space="preserve">Definition 18 (Scatter plot)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A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rPr>
            <w:b/>
            <w:bCs/>
          </w:rPr>
          <w:t xml:space="preserve">scatter plot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displays the joint distribution of two continuous variables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by plotting each observation as a point,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with one variable on each axis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[17]</w:t>
        </w:r>
      </w:ins>
      <w:ins w:id="399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del w:id="400" w:author="PR Preview" w:date="2026-01-01T00:00:00Z">
        <w:r>
          <w:rPr>
            <w:b/>
            <w:bCs/>
          </w:rPr>
          <w:delText xml:space="preserve">Definition 19 (Pearson correlation coefficient)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The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rPr>
            <w:b/>
            <w:bCs/>
          </w:rPr>
          <w:delText xml:space="preserve">Pearson correlation coefficient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of</w:delText>
        </w:r>
      </w:del>
      <w:del w:id="407" w:author="PR Preview" w:date="2026-01-01T00:00:00Z">
        <w:r>
          <w:delText xml:space="preserve"> </w:delText>
        </w:r>
      </w:del>
      <m:oMath>
        <m:r>
          <m:t>n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paired observations</w:delText>
        </w:r>
      </w:del>
      <w:del w:id="4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is:</w:delText>
        </w:r>
      </w:del>
    </w:p>
    <w:p>
      <w:pPr>
        <w:pStyle w:val="BodyText"/>
      </w:pPr>
      <w:ins w:id="413" w:author="PR Preview" w:date="2026-01-01T00:00:00Z">
        <w:r>
          <w:rPr>
            <w:b/>
            <w:bCs/>
          </w:rPr>
          <w:t xml:space="preserve">Definition 19 (Pearson correlation coefficient)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The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rPr>
            <w:b/>
            <w:bCs/>
          </w:rPr>
          <w:t xml:space="preserve">Pearson correlation coefficient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of</w:t>
        </w:r>
      </w:ins>
      <w:ins w:id="420" w:author="PR Preview" w:date="2026-01-01T00:00:00Z">
        <w:r>
          <w:t xml:space="preserve"> </w:t>
        </w:r>
      </w:ins>
      <m:oMath>
        <m:r>
          <m:t>n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paired observations</w:t>
        </w:r>
      </w:ins>
      <w:ins w:id="4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is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[18]</w:t>
        </w:r>
      </w:ins>
      <w:ins w:id="4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del w:id="429" w:author="PR Preview" w:date="2026-01-01T00:00:00Z">
        <w:r>
          <w:rPr>
            <w:b/>
            <w:bCs/>
          </w:rPr>
          <w:delText xml:space="preserve">Definition 20 (Contingency table (cross-tabulation))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A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rPr>
            <w:b/>
            <w:bCs/>
          </w:rPr>
          <w:delText xml:space="preserve">contingency table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(or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rPr>
            <w:b/>
            <w:bCs/>
          </w:rPr>
          <w:delText xml:space="preserve">cross-tabulation</w:delText>
        </w:r>
      </w:del>
      <w:del w:id="438" w:author="PR Preview" w:date="2026-01-01T00:00:00Z">
        <w:r>
          <w:delText xml:space="preserve">) displays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the joint frequencies of two categorical variables: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each cell counts the observations with one combination of categories.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For two binary variables,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the contingency table is a</w:delText>
        </w:r>
      </w:del>
      <w:del w:id="447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table with cells</w:delText>
        </w:r>
      </w:del>
      <w:del w:id="450" w:author="PR Preview" w:date="2026-01-01T00:00:00Z">
        <w:r>
          <w:delText xml:space="preserve"> </w:delText>
        </w:r>
      </w:del>
      <m:oMath>
        <m:r>
          <m:t>a</m:t>
        </m:r>
      </m:oMath>
      <w:del w:id="451" w:author="PR Preview" w:date="2026-01-01T00:00:00Z">
        <w:r>
          <w:delText xml:space="preserve">,</w:delText>
        </w:r>
      </w:del>
      <w:del w:id="452" w:author="PR Preview" w:date="2026-01-01T00:00:00Z">
        <w:r>
          <w:delText xml:space="preserve"> </w:delText>
        </w:r>
      </w:del>
      <m:oMath>
        <m:r>
          <m:t>b</m:t>
        </m:r>
      </m:oMath>
      <w:del w:id="453" w:author="PR Preview" w:date="2026-01-01T00:00:00Z">
        <w:r>
          <w:delText xml:space="preserve">,</w:delText>
        </w:r>
      </w:del>
      <w:del w:id="454" w:author="PR Preview" w:date="2026-01-01T00:00:00Z">
        <w:r>
          <w:delText xml:space="preserve"> </w:delText>
        </w:r>
      </w:del>
      <m:oMath>
        <m:r>
          <m:t>c</m:t>
        </m:r>
      </m:oMath>
      <w:del w:id="455" w:author="PR Preview" w:date="2026-01-01T00:00:00Z">
        <w:r>
          <w:delText xml:space="preserve">, and</w:delText>
        </w:r>
      </w:del>
      <w:del w:id="456" w:author="PR Preview" w:date="2026-01-01T00:00:00Z">
        <w:r>
          <w:delText xml:space="preserve"> </w:delText>
        </w:r>
      </w:del>
      <m:oMath>
        <m:r>
          <m:t>d</m:t>
        </m:r>
      </m:oMath>
      <w:del w:id="457" w:author="PR Preview" w:date="2026-01-01T00:00:00Z">
        <w:r>
          <w:delText xml:space="preserve">:</w:delText>
        </w:r>
      </w:del>
    </w:p>
    <w:p>
      <w:pPr>
        <w:pStyle w:val="FirstParagraph"/>
      </w:pPr>
      <w:ins w:id="458" w:author="PR Preview" w:date="2026-01-01T00:00:00Z">
        <w:r>
          <w:rPr>
            <w:b/>
            <w:bCs/>
          </w:rPr>
          <w:t xml:space="preserve">Definition 20 (Contingency table (cross-tabulation))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A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rPr>
            <w:b/>
            <w:bCs/>
          </w:rPr>
          <w:t xml:space="preserve">contingency table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(or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rPr>
            <w:b/>
            <w:bCs/>
          </w:rPr>
          <w:t xml:space="preserve">cross-tabulation</w:t>
        </w:r>
      </w:ins>
      <w:ins w:id="467" w:author="PR Preview" w:date="2026-01-01T00:00:00Z">
        <w:r>
          <w:t xml:space="preserve">) displays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the joint frequencies of two categorical variables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[19]</w:t>
        </w:r>
      </w:ins>
      <w:ins w:id="472" w:author="PR Preview" w:date="2026-01-01T00:00:00Z">
        <w:r>
          <w:t xml:space="preserve">: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each cell counts the observations with one combination of categories.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For two binary variables,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the contingency table is a</w:t>
        </w:r>
      </w:ins>
      <w:ins w:id="47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table with cells</w:t>
        </w:r>
      </w:ins>
      <w:ins w:id="482" w:author="PR Preview" w:date="2026-01-01T00:00:00Z">
        <w:r>
          <w:t xml:space="preserve"> </w:t>
        </w:r>
      </w:ins>
      <m:oMath>
        <m:r>
          <m:t>a</m:t>
        </m:r>
      </m:oMath>
      <w:ins w:id="483" w:author="PR Preview" w:date="2026-01-01T00:00:00Z">
        <w:r>
          <w:t xml:space="preserve">,</w:t>
        </w:r>
      </w:ins>
      <w:ins w:id="484" w:author="PR Preview" w:date="2026-01-01T00:00:00Z">
        <w:r>
          <w:t xml:space="preserve"> </w:t>
        </w:r>
      </w:ins>
      <m:oMath>
        <m:r>
          <m:t>b</m:t>
        </m:r>
      </m:oMath>
      <w:ins w:id="485" w:author="PR Preview" w:date="2026-01-01T00:00:00Z">
        <w:r>
          <w:t xml:space="preserve">,</w:t>
        </w:r>
      </w:ins>
      <w:ins w:id="486" w:author="PR Preview" w:date="2026-01-01T00:00:00Z">
        <w:r>
          <w:t xml:space="preserve"> </w:t>
        </w:r>
      </w:ins>
      <m:oMath>
        <m:r>
          <m:t>c</m:t>
        </m:r>
      </m:oMath>
      <w:ins w:id="487" w:author="PR Preview" w:date="2026-01-01T00:00:00Z">
        <w:r>
          <w:t xml:space="preserve">, and</w:t>
        </w:r>
      </w:ins>
      <w:ins w:id="488" w:author="PR Preview" w:date="2026-01-01T00:00:00Z">
        <w:r>
          <w:t xml:space="preserve"> </w:t>
        </w:r>
      </w:ins>
      <m:oMath>
        <m:r>
          <m:t>d</m:t>
        </m:r>
      </m:oMath>
      <w:ins w:id="489" w:author="PR Preview" w:date="2026-01-01T00:00:00Z">
        <w:r>
          <w:t xml:space="preserve">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del w:id="490" w:author="PR Preview" w:date="2026-01-01T00:00:00Z">
        <w:r>
          <w:rPr>
            <w:b/>
            <w:bCs/>
          </w:rPr>
          <w:delText xml:space="preserve">Definition 21 (Standardization)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Let</w:delText>
        </w:r>
      </w:del>
      <w:del w:id="49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be</w:delText>
        </w:r>
      </w:del>
      <w:del w:id="49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observations of a variable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with</w:delText>
        </w:r>
      </w:del>
      <w:del w:id="501" w:author="PR Preview" w:date="2026-01-01T00:00:00Z">
        <w:r>
          <w:delText xml:space="preserve"> </w:delText>
        </w:r>
      </w:del>
      <w:hyperlink w:anchor="def-sample-mean">
        <w:del w:id="502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50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and</w:delText>
        </w:r>
      </w:del>
      <w:del w:id="506" w:author="PR Preview" w:date="2026-01-01T00:00:00Z">
        <w:r>
          <w:delText xml:space="preserve"> </w:delText>
        </w:r>
      </w:del>
      <w:hyperlink w:anchor="def-sample-sd">
        <w:del w:id="507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50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509" w:author="PR Preview" w:date="2026-01-01T00:00:00Z">
        <w:r>
          <w:delText xml:space="preserve">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rPr>
            <w:b/>
            <w:bCs/>
          </w:rPr>
          <w:delText xml:space="preserve">standardized value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of</w:delText>
        </w:r>
      </w:del>
      <w:del w:id="51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is</w:delText>
        </w:r>
      </w:del>
    </w:p>
    <w:p>
      <w:pPr>
        <w:pStyle w:val="FirstParagraph"/>
      </w:pPr>
      <w:ins w:id="519" w:author="PR Preview" w:date="2026-01-01T00:00:00Z">
        <w:r>
          <w:rPr>
            <w:b/>
            <w:bCs/>
          </w:rPr>
          <w:t xml:space="preserve">Definition 21 (Standardization)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Let</w:t>
        </w:r>
      </w:ins>
      <w:ins w:id="52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be</w:t>
        </w:r>
      </w:ins>
      <w:ins w:id="52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observations of a variable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with</w:t>
        </w:r>
      </w:ins>
      <w:ins w:id="530" w:author="PR Preview" w:date="2026-01-01T00:00:00Z">
        <w:r>
          <w:t xml:space="preserve"> </w:t>
        </w:r>
      </w:ins>
      <w:hyperlink w:anchor="def-sample-mean">
        <w:ins w:id="531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532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and</w:t>
        </w:r>
      </w:ins>
      <w:ins w:id="535" w:author="PR Preview" w:date="2026-01-01T00:00:00Z">
        <w:r>
          <w:t xml:space="preserve"> </w:t>
        </w:r>
      </w:ins>
      <w:hyperlink w:anchor="def-sample-sd">
        <w:ins w:id="536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53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538" w:author="PR Preview" w:date="2026-01-01T00:00:00Z">
        <w:r>
          <w:t xml:space="preserve">.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The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rPr>
            <w:b/>
            <w:bCs/>
          </w:rPr>
          <w:t xml:space="preserve">standardized value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of</w:t>
        </w:r>
      </w:ins>
      <w:ins w:id="5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is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[20]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del w:id="550" w:author="PR Preview" w:date="2026-01-01T00:00:00Z">
        <w:r>
          <w:rPr>
            <w:b/>
            <w:bCs/>
          </w:rPr>
          <w:delText xml:space="preserve">Definition 22 (Min-max scaling)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Let</w:delText>
        </w:r>
      </w:del>
      <w:del w:id="55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be observations of a variable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with minimum</w:delText>
        </w:r>
      </w:del>
      <w:del w:id="55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and maximum</w:delText>
        </w:r>
      </w:del>
      <w:del w:id="56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del w:id="562" w:author="PR Preview" w:date="2026-01-01T00:00:00Z">
        <w:r>
          <w:delText xml:space="preserve">.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The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rPr>
            <w:b/>
            <w:bCs/>
          </w:rPr>
          <w:delText xml:space="preserve">min-max scaled value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of</w:delText>
        </w:r>
      </w:del>
      <w:del w:id="56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is</w:delText>
        </w:r>
      </w:del>
    </w:p>
    <w:p>
      <w:pPr>
        <w:pStyle w:val="BodyText"/>
      </w:pPr>
      <w:ins w:id="572" w:author="PR Preview" w:date="2026-01-01T00:00:00Z">
        <w:r>
          <w:rPr>
            <w:b/>
            <w:bCs/>
          </w:rPr>
          <w:t xml:space="preserve">Definition 22 (Min-max scaling)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Let</w:t>
        </w:r>
      </w:ins>
      <w:ins w:id="57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be observations of a variable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with minimum</w:t>
        </w:r>
      </w:ins>
      <w:ins w:id="58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and maximum</w:t>
        </w:r>
      </w:ins>
      <w:ins w:id="5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ins w:id="584" w:author="PR Preview" w:date="2026-01-01T00:00:00Z">
        <w:r>
          <w:t xml:space="preserve">.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The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rPr>
            <w:b/>
            <w:bCs/>
          </w:rPr>
          <w:t xml:space="preserve">min-max scaled value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of</w:t>
        </w:r>
      </w:ins>
      <w:ins w:id="59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is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[23]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del w:id="596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3"/>
        </w:numPr>
      </w:pPr>
      <w:del w:id="597" w:author="PR Preview" w:date="2026-01-01T00:00:00Z">
        <w:r>
          <w:delText xml:space="preserve">Wikipedia contributors [12]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— histograms and the choice of bins</w:delText>
        </w:r>
      </w:del>
    </w:p>
    <w:p>
      <w:pPr>
        <w:numPr>
          <w:ilvl w:val="0"/>
          <w:numId w:val="1013"/>
        </w:numPr>
      </w:pPr>
      <w:del w:id="600" w:author="PR Preview" w:date="2026-01-01T00:00:00Z">
        <w:r>
          <w:delText xml:space="preserve">Wikipedia contributors [14]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— box plots and their variants</w:delText>
        </w:r>
      </w:del>
    </w:p>
    <w:p>
      <w:pPr>
        <w:numPr>
          <w:ilvl w:val="0"/>
          <w:numId w:val="1013"/>
        </w:numPr>
      </w:pPr>
      <w:del w:id="603" w:author="PR Preview" w:date="2026-01-01T00:00:00Z">
        <w:r>
          <w:delText xml:space="preserve">Wikipedia contributors [17]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— scatter plots and their uses</w:delText>
        </w:r>
      </w:del>
    </w:p>
    <w:p>
      <w:pPr>
        <w:numPr>
          <w:ilvl w:val="0"/>
          <w:numId w:val="1013"/>
        </w:numPr>
      </w:pPr>
      <w:del w:id="606" w:author="PR Preview" w:date="2026-01-01T00:00:00Z">
        <w:r>
          <w:delText xml:space="preserve">Wikipedia contributors [16]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— quantile-quantile plots</w:delText>
        </w:r>
      </w:del>
    </w:p>
    <w:p>
      <w:pPr>
        <w:numPr>
          <w:ilvl w:val="0"/>
          <w:numId w:val="1013"/>
        </w:numPr>
      </w:pPr>
      <w:del w:id="609" w:author="PR Preview" w:date="2026-01-01T00:00:00Z">
        <w:r>
          <w:delText xml:space="preserve">Wikipedia contributors [8]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— quartiles and how to compute them</w:delText>
        </w:r>
      </w:del>
    </w:p>
    <w:p>
      <w:pPr>
        <w:numPr>
          <w:ilvl w:val="0"/>
          <w:numId w:val="1013"/>
        </w:numPr>
      </w:pPr>
      <w:del w:id="612" w:author="PR Preview" w:date="2026-01-01T00:00:00Z">
        <w:r>
          <w:delText xml:space="preserve">Wikipedia contributors [20]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— z-scores and standardization</w:delText>
        </w:r>
      </w:del>
    </w:p>
    <w:p>
      <w:pPr>
        <w:numPr>
          <w:ilvl w:val="0"/>
          <w:numId w:val="1013"/>
        </w:numPr>
      </w:pPr>
      <w:del w:id="615" w:author="PR Preview" w:date="2026-01-01T00:00:00Z">
        <w:r>
          <w:delText xml:space="preserve">Wikipedia contributors [15]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— the Wikipedia article on bar chart</w:delText>
        </w:r>
      </w:del>
    </w:p>
    <w:p>
      <w:pPr>
        <w:numPr>
          <w:ilvl w:val="0"/>
          <w:numId w:val="1013"/>
        </w:numPr>
      </w:pPr>
      <w:del w:id="618" w:author="PR Preview" w:date="2026-01-01T00:00:00Z">
        <w:r>
          <w:delText xml:space="preserve">Wikipedia contributors [19]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— the Wikipedia article on contingency table</w:delText>
        </w:r>
      </w:del>
    </w:p>
    <w:p>
      <w:pPr>
        <w:numPr>
          <w:ilvl w:val="0"/>
          <w:numId w:val="1013"/>
        </w:numPr>
      </w:pPr>
      <w:del w:id="621" w:author="PR Preview" w:date="2026-01-01T00:00:00Z">
        <w:r>
          <w:delText xml:space="preserve">Wikipedia contributors [23]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— the Wikipedia article on feature scaling</w:delText>
        </w:r>
      </w:del>
    </w:p>
    <w:p>
      <w:pPr>
        <w:numPr>
          <w:ilvl w:val="0"/>
          <w:numId w:val="1013"/>
        </w:numPr>
      </w:pPr>
      <w:del w:id="624" w:author="PR Preview" w:date="2026-01-01T00:00:00Z">
        <w:r>
          <w:delText xml:space="preserve">Wikipedia contributors [9]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— the Wikipedia article on interquartile range</w:delText>
        </w:r>
      </w:del>
    </w:p>
    <w:p>
      <w:pPr>
        <w:numPr>
          <w:ilvl w:val="0"/>
          <w:numId w:val="1013"/>
        </w:numPr>
      </w:pPr>
      <w:del w:id="627" w:author="PR Preview" w:date="2026-01-01T00:00:00Z">
        <w:r>
          <w:delText xml:space="preserve">Wikipedia contributors [13]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— the Wikipedia article on kernel density estimation</w:delText>
        </w:r>
      </w:del>
    </w:p>
    <w:p>
      <w:pPr>
        <w:numPr>
          <w:ilvl w:val="0"/>
          <w:numId w:val="1013"/>
        </w:numPr>
      </w:pPr>
      <w:del w:id="630" w:author="PR Preview" w:date="2026-01-01T00:00:00Z">
        <w:r>
          <w:delText xml:space="preserve">Wikipedia contributors [5]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— the Wikipedia article on median</w:delText>
        </w:r>
      </w:del>
    </w:p>
    <w:p>
      <w:pPr>
        <w:numPr>
          <w:ilvl w:val="0"/>
          <w:numId w:val="1013"/>
        </w:numPr>
      </w:pPr>
      <w:del w:id="633" w:author="PR Preview" w:date="2026-01-01T00:00:00Z">
        <w:r>
          <w:delText xml:space="preserve">Wikipedia contributors [18]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— the Wikipedia article on pearson correlation coefficient</w:delText>
        </w:r>
      </w:del>
    </w:p>
    <w:p>
      <w:pPr>
        <w:numPr>
          <w:ilvl w:val="0"/>
          <w:numId w:val="1013"/>
        </w:numPr>
      </w:pPr>
      <w:del w:id="636" w:author="PR Preview" w:date="2026-01-01T00:00:00Z">
        <w:r>
          <w:delText xml:space="preserve">Wikipedia contributors [4]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— the Wikipedia article on simple random sample</w:delText>
        </w:r>
      </w:del>
    </w:p>
    <w:p>
      <w:pPr>
        <w:numPr>
          <w:ilvl w:val="0"/>
          <w:numId w:val="1013"/>
        </w:numPr>
      </w:pPr>
      <w:del w:id="639" w:author="PR Preview" w:date="2026-01-01T00:00:00Z">
        <w:r>
          <w:delText xml:space="preserve">Wikipedia contributors [7]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— the Wikipedia article on standard deviation</w:delText>
        </w:r>
      </w:del>
    </w:p>
    <w:p>
      <w:pPr>
        <w:numPr>
          <w:ilvl w:val="0"/>
          <w:numId w:val="1013"/>
        </w:numPr>
      </w:pPr>
      <w:del w:id="642" w:author="PR Preview" w:date="2026-01-01T00:00:00Z">
        <w:r>
          <w:delText xml:space="preserve">Wikipedia contributors [3]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— the Wikipedia article on statistical population</w:delText>
        </w:r>
      </w:del>
    </w:p>
    <w:p>
      <w:pPr>
        <w:numPr>
          <w:ilvl w:val="0"/>
          <w:numId w:val="1013"/>
        </w:numPr>
      </w:pPr>
      <w:del w:id="645" w:author="PR Preview" w:date="2026-01-01T00:00:00Z">
        <w:r>
          <w:delText xml:space="preserve">Wikipedia contributors [6]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— the Wikipedia article on variance</w:delText>
        </w:r>
      </w:del>
    </w:p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2026-10-18T19:07:59Z</dcterms:created>
  <dcterms:modified xsi:type="dcterms:W3CDTF">2026-10-18T19:07:59Z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