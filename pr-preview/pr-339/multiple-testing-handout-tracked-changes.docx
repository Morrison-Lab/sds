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FirstParagraph"/>
      </w:pPr>
      <w:del w:id="2" w:author="PR Preview" w:date="2026-01-01T00:00:00Z">
        <w:r>
          <w:delText xml:space="preserve">A</w:delText>
        </w:r>
      </w:del>
      <w:del w:id="3" w:author="PR Preview" w:date="2026-01-01T00:00:00Z">
        <w:r>
          <w:delText xml:space="preserve"> </w:delText>
        </w:r>
      </w:del>
      <w:hyperlink r:id="rId9">
        <w:del w:id="4" w:author="PR Preview" w:date="2026-01-01T00:00:00Z">
          <w:r>
            <w:rPr>
              <w:rStyle w:val="Hyperlink"/>
            </w:rPr>
            <w:delText xml:space="preserve">p-value</w:delText>
          </w:r>
        </w:del>
      </w:hyperlink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answers a question about one hypothesis.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Many studies ask the question many times: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 gene expression study tests every gene for a difference between two tumor types,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a screening study tests every candidate drug.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Each test that uses the usual</w:delText>
        </w:r>
      </w:del>
      <w:del w:id="15" w:author="PR Preview" w:date="2026-01-01T00:00:00Z">
        <w:r>
          <w:delText xml:space="preserve"> </w:delText>
        </w:r>
      </w:del>
      <w:hyperlink r:id="rId10">
        <w:del w:id="16" w:author="PR Preview" w:date="2026-01-01T00:00:00Z">
          <w:r>
            <w:rPr>
              <w:rStyle w:val="Hyperlink"/>
            </w:rPr>
            <w:delText xml:space="preserve">significance level</w:delText>
          </w:r>
        </w:del>
      </w:hyperlink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has a small chance of flagging a null hypothesis that is true,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and those chances add up over thousands of tests.</w:delText>
        </w:r>
      </w:del>
    </w:p>
    <w:p>
      <w:pPr>
        <w:pStyle w:val="Date"/>
      </w:pPr>
      <w:ins w:id="21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hyperlink r:id="rId9">
        <w:ins w:id="24" w:author="PR Preview" w:date="2026-01-01T00:00:00Z">
          <w:r>
            <w:rPr>
              <w:rStyle w:val="Hyperlink"/>
            </w:rPr>
            <w:t xml:space="preserve">p-value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answers a question about one hypothesis.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Many studies ask the question many times: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 gene expression study tests every gene for a difference between two tumor types,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a screening study tests every candidate drug.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Each test that uses the usual</w:t>
        </w:r>
      </w:ins>
      <w:ins w:id="35" w:author="PR Preview" w:date="2026-01-01T00:00:00Z">
        <w:r>
          <w:t xml:space="preserve"> </w:t>
        </w:r>
      </w:ins>
      <w:hyperlink r:id="rId10">
        <w:ins w:id="36" w:author="PR Preview" w:date="2026-01-01T00:00:00Z">
          <w:r>
            <w:rPr>
              <w:rStyle w:val="Hyperlink"/>
            </w:rPr>
            <w:t xml:space="preserve">significance level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has a small chance of flagging a null hypothesis that is true,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those chances add up over thousands of tests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[1]</w:t>
        </w:r>
      </w:ins>
      <w:ins w:id="43" w:author="PR Preview" w:date="2026-01-01T00:00:00Z">
        <w:r>
          <w:t xml:space="preserve">.</w:t>
        </w:r>
      </w:ins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del w:id="44" w:author="PR Preview" w:date="2026-01-01T00:00:00Z">
        <w:r>
          <w:delText xml:space="preserve">presents the standard procedures that control them: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the Bonferroni correction, Holm’s step-down procedure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[1]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and the Benjamini–Hochberg procedure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[2]</w:delText>
        </w:r>
      </w:del>
      <w:del w:id="53" w:author="PR Preview" w:date="2026-01-01T00:00:00Z">
        <w:r>
          <w:delText xml:space="preserve">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with the adjusted p-values that report their results.</w:delText>
        </w:r>
      </w:del>
    </w:p>
    <w:p>
      <w:pPr>
        <w:pStyle w:val="FirstParagraph"/>
      </w:pPr>
      <w:del w:id="56" w:author="PR Preview" w:date="2026-01-01T00:00:00Z">
        <w:r>
          <w:delText xml:space="preserve">The next page,</w:delText>
        </w:r>
      </w:del>
      <w:del w:id="57" w:author="PR Preview" w:date="2026-01-01T00:00:00Z">
        <w:r>
          <w:delText xml:space="preserve"> </w:delText>
        </w:r>
      </w:del>
      <w:hyperlink r:id="rId11">
        <w:del w:id="58" w:author="PR Preview" w:date="2026-01-01T00:00:00Z">
          <w:r>
            <w:rPr>
              <w:rStyle w:val="Hyperlink"/>
            </w:rPr>
            <w:delText xml:space="preserve">permutation tests</w:delText>
          </w:r>
        </w:del>
      </w:hyperlink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shows how to compute a p-value without a distributional model.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These notes follow chapter 13 of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James et al. [3]</w:delText>
        </w:r>
      </w:del>
      <w:del w:id="6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ins w:id="67" w:author="PR Preview" w:date="2026-01-01T00:00:00Z">
        <w:r>
          <w:t xml:space="preserve">presents the standard procedures that control them: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 Bonferroni correction, Holm’s step-down procedure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[2]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and the Benjamini–Hochberg procedure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[3]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with the adjusted p-values that report their results.</w:t>
        </w:r>
      </w:ins>
    </w:p>
    <w:p>
      <w:pPr>
        <w:pStyle w:val="FirstParagraph"/>
      </w:pPr>
      <w:ins w:id="79" w:author="PR Preview" w:date="2026-01-01T00:00:00Z">
        <w:r>
          <w:t xml:space="preserve">The next page,</w:t>
        </w:r>
      </w:ins>
      <w:ins w:id="80" w:author="PR Preview" w:date="2026-01-01T00:00:00Z">
        <w:r>
          <w:t xml:space="preserve"> </w:t>
        </w:r>
      </w:ins>
      <w:hyperlink r:id="rId11">
        <w:ins w:id="81" w:author="PR Preview" w:date="2026-01-01T00:00:00Z">
          <w:r>
            <w:rPr>
              <w:rStyle w:val="Hyperlink"/>
            </w:rPr>
            <w:t xml:space="preserve">permutation tests</w:t>
          </w:r>
        </w:ins>
      </w:hyperlink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shows how to compute a p-value without a distributional model.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These notes follow chapter 13 of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James et al. [4]</w:t>
        </w:r>
      </w:ins>
      <w:ins w:id="89" w:author="PR Preview" w:date="2026-01-01T00:00:00Z">
        <w:r>
          <w:t xml:space="preserve">.</w:t>
        </w:r>
      </w:ins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del w:id="90" w:author="PR Preview" w:date="2026-01-01T00:00:00Z">
        <w:r>
          <w:delText xml:space="preserve">The examples on this page use gene expression data from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Khan et al. [4]</w:delText>
        </w:r>
      </w:del>
      <w:del w:id="93" w:author="PR Preview" w:date="2026-01-01T00:00:00Z">
        <w:r>
          <w:delText xml:space="preserve">,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who measured 2308 genes in tissue samples from children with small round blue cell tumors.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 samples fall into four tumor classes, numbered 1 to 4 in the data.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This site keeps a copy of the 63 training samples at</w:delText>
        </w:r>
      </w:del>
      <w:del w:id="100" w:author="PR Preview" w:date="2026-01-01T00:00:00Z">
        <w:r>
          <w:delText xml:space="preserve"> </w:delText>
        </w:r>
      </w:del>
      <w:hyperlink r:id="rId12">
        <w:del w:id="101" w:author="PR Preview" w:date="2026-01-01T00:00:00Z">
          <w:r>
            <w:rPr>
              <w:rStyle w:val="VerbatimChar"/>
            </w:rPr>
            <w:delText xml:space="preserve">data/khan.csv</w:delText>
          </w:r>
        </w:del>
      </w:hyperlink>
      <w:del w:id="102" w:author="PR Preview" w:date="2026-01-01T00:00:00Z">
        <w:r>
          <w:delText xml:space="preserve">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taken from the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rPr>
            <w:rStyle w:val="VerbatimChar"/>
          </w:rPr>
          <w:delText xml:space="preserve">Khan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data of the R package</w:delText>
        </w:r>
      </w:del>
      <w:del w:id="109" w:author="PR Preview" w:date="2026-01-01T00:00:00Z">
        <w:r>
          <w:delText xml:space="preserve"> </w:delText>
        </w:r>
      </w:del>
      <w:hyperlink r:id="rId13">
        <w:del w:id="110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[3]</w:delText>
        </w:r>
      </w:del>
      <w:del w:id="113" w:author="PR Preview" w:date="2026-01-01T00:00:00Z">
        <w:r>
          <w:delText xml:space="preserve">: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the column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rPr>
            <w:rStyle w:val="VerbatimChar"/>
          </w:rPr>
          <w:delText xml:space="preserve">tumor_class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holds the class,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 the columns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rPr>
            <w:rStyle w:val="VerbatimChar"/>
          </w:rPr>
          <w:delText xml:space="preserve">gene_1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to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rPr>
            <w:rStyle w:val="VerbatimChar"/>
          </w:rPr>
          <w:delText xml:space="preserve">gene_2308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hold the expression values.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The examples compare classes 2 and 4.</w:delText>
        </w:r>
      </w:del>
    </w:p>
    <w:p>
      <w:pPr>
        <w:pStyle w:val="FirstParagraph"/>
      </w:pPr>
      <w:ins w:id="132" w:author="PR Preview" w:date="2026-01-01T00:00:00Z">
        <w:r>
          <w:t xml:space="preserve">The examples on this page use gene expression data from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Khan et al. [5]</w:t>
        </w:r>
      </w:ins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who measured 2308 genes in tissue samples from children with small round blue cell tumors.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The samples fall into four tumor classes, numbered 1 to 4 in the data.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This site keeps a copy of the 63 training samples at</w:t>
        </w:r>
      </w:ins>
      <w:ins w:id="142" w:author="PR Preview" w:date="2026-01-01T00:00:00Z">
        <w:r>
          <w:t xml:space="preserve"> </w:t>
        </w:r>
      </w:ins>
      <w:hyperlink r:id="rId12">
        <w:ins w:id="143" w:author="PR Preview" w:date="2026-01-01T00:00:00Z">
          <w:r>
            <w:rPr>
              <w:rStyle w:val="VerbatimChar"/>
            </w:rPr>
            <w:t xml:space="preserve">data/khan.csv</w:t>
          </w:r>
        </w:ins>
      </w:hyperlink>
      <w:ins w:id="144" w:author="PR Preview" w:date="2026-01-01T00:00:00Z">
        <w:r>
          <w:t xml:space="preserve">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taken from the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rStyle w:val="VerbatimChar"/>
          </w:rPr>
          <w:t xml:space="preserve">Khan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data of the R package</w:t>
        </w:r>
      </w:ins>
      <w:ins w:id="151" w:author="PR Preview" w:date="2026-01-01T00:00:00Z">
        <w:r>
          <w:t xml:space="preserve"> </w:t>
        </w:r>
      </w:ins>
      <w:hyperlink r:id="rId13">
        <w:ins w:id="152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[4]</w:t>
        </w:r>
      </w:ins>
      <w:ins w:id="155" w:author="PR Preview" w:date="2026-01-01T00:00:00Z">
        <w:r>
          <w:t xml:space="preserve">: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 column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rPr>
            <w:rStyle w:val="VerbatimChar"/>
          </w:rPr>
          <w:t xml:space="preserve">tumor_class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holds the class,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the columns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rStyle w:val="VerbatimChar"/>
          </w:rPr>
          <w:t xml:space="preserve">gene_1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to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rPr>
            <w:rStyle w:val="VerbatimChar"/>
          </w:rPr>
          <w:t xml:space="preserve">gene_2308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hold the expression values.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The examples compare classes 2 and 4.</w:t>
        </w:r>
      </w:ins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del w:id="174" w:author="PR Preview" w:date="2026-01-01T00:00:00Z">
        <w:r>
          <w:rPr>
            <w:b/>
            <w:bCs/>
          </w:rPr>
          <w:delText xml:space="preserve">Definition 2 (Family-wise error rate)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For a family of tests with</w:delText>
        </w:r>
      </w:del>
      <w:del w:id="177" w:author="PR Preview" w:date="2026-01-01T00:00:00Z">
        <w:r>
          <w:delText xml:space="preserve"> </w:delText>
        </w:r>
      </w:del>
      <m:oMath>
        <m:r>
          <m:t>V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false positives (</w:delText>
        </w:r>
      </w:del>
      <w:hyperlink w:anchor="def-rejection-counts">
        <w:del w:id="18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81" w:author="PR Preview" w:date="2026-01-01T00:00:00Z">
        <w:r>
          <w:delText xml:space="preserve">),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the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rPr>
            <w:b/>
            <w:bCs/>
          </w:rPr>
          <w:delText xml:space="preserve">family-wise error rate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(FWER) is the probability of at least one false positive: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88" w:author="PR Preview" w:date="2026-01-01T00:00:00Z">
        <w:r>
          <w:delText xml:space="preserve">Source: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Wikipedia contributors [5]</w:delText>
        </w:r>
      </w:del>
      <w:del w:id="191" w:author="PR Preview" w:date="2026-01-01T00:00:00Z">
        <w:r>
          <w:delText xml:space="preserve">.</w:delText>
        </w:r>
      </w:del>
    </w:p>
    <w:p>
      <w:pPr>
        <w:pStyle w:val="FirstParagraph"/>
      </w:pPr>
      <w:ins w:id="192" w:author="PR Preview" w:date="2026-01-01T00:00:00Z">
        <w:r>
          <w:rPr>
            <w:b/>
            <w:bCs/>
          </w:rPr>
          <w:t xml:space="preserve">Definition 2 (Family-wise error rate)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For a family of tests with</w:t>
        </w:r>
      </w:ins>
      <w:ins w:id="195" w:author="PR Preview" w:date="2026-01-01T00:00:00Z">
        <w:r>
          <w:t xml:space="preserve"> </w:t>
        </w:r>
      </w:ins>
      <m:oMath>
        <m:r>
          <m:t>V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false positives (</w:t>
        </w:r>
      </w:ins>
      <w:hyperlink w:anchor="def-rejection-counts">
        <w:ins w:id="19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9" w:author="PR Preview" w:date="2026-01-01T00:00:00Z">
        <w:r>
          <w:t xml:space="preserve">),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rPr>
            <w:b/>
            <w:bCs/>
          </w:rPr>
          <w:t xml:space="preserve">family-wise error rate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(FWER) is the probability of at least one false positive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[6]</w:t>
        </w:r>
      </w:ins>
      <w:ins w:id="2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09" w:author="PR Preview" w:date="2026-01-01T00:00:00Z">
        <w:r>
          <w:t xml:space="preserve">Source: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Wikipedia contributors [6]</w:t>
        </w:r>
      </w:ins>
      <w:ins w:id="212" w:author="PR Preview" w:date="2026-01-01T00:00:00Z">
        <w:r>
          <w:t xml:space="preserve">.</w:t>
        </w:r>
      </w:ins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del w:id="213" w:author="PR Preview" w:date="2026-01-01T00:00:00Z">
        <w:r>
          <w:rPr>
            <w:b/>
            <w:bCs/>
          </w:rPr>
          <w:delText xml:space="preserve">Definition 5 (False discovery rate)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rPr>
            <w:b/>
            <w:bCs/>
          </w:rPr>
          <w:delText xml:space="preserve">false discovery rate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(FDR) is the expected value of the</w:delText>
        </w:r>
      </w:del>
      <w:del w:id="220" w:author="PR Preview" w:date="2026-01-01T00:00:00Z">
        <w:r>
          <w:delText xml:space="preserve"> </w:delText>
        </w:r>
      </w:del>
      <w:hyperlink w:anchor="def-fdp">
        <w:del w:id="221" w:author="PR Preview" w:date="2026-01-01T00:00:00Z">
          <w:r>
            <w:rPr>
              <w:rStyle w:val="Hyperlink"/>
            </w:rPr>
            <w:delText xml:space="preserve">false discovery proportion</w:delText>
          </w:r>
        </w:del>
      </w:hyperlink>
      <w:del w:id="22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23" w:author="PR Preview" w:date="2026-01-01T00:00:00Z">
        <w:r>
          <w:delText xml:space="preserve">Source: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Wikipedia contributors [6]</w:delText>
        </w:r>
      </w:del>
      <w:del w:id="226" w:author="PR Preview" w:date="2026-01-01T00:00:00Z">
        <w:r>
          <w:delText xml:space="preserve">.</w:delText>
        </w:r>
      </w:del>
    </w:p>
    <w:p>
      <w:pPr>
        <w:pStyle w:val="BodyText"/>
      </w:pPr>
      <w:del w:id="227" w:author="PR Preview" w:date="2026-01-01T00:00:00Z">
        <w:r>
          <w:rPr>
            <w:i/>
            <w:iCs/>
          </w:rPr>
          <w:delText xml:space="preserve">Remark 2</w:delText>
        </w:r>
      </w:del>
      <w:del w:id="228" w:author="PR Preview" w:date="2026-01-01T00:00:00Z">
        <w:r>
          <w:delText xml:space="preserve"> (Source: False discovery rate). </w:delText>
        </w:r>
      </w:del>
      <w:del w:id="229" w:author="PR Preview" w:date="2026-01-01T00:00:00Z">
        <w:r>
          <w:delText xml:space="preserve">The false discovery rate was introduced by Benjamini and Hochberg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[2]</w:delText>
        </w:r>
      </w:del>
      <w:del w:id="232" w:author="PR Preview" w:date="2026-01-01T00:00:00Z">
        <w:r>
          <w:delText xml:space="preserve">;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the notation</w:delText>
        </w:r>
      </w:del>
      <w:del w:id="235" w:author="PR Preview" w:date="2026-01-01T00:00:00Z">
        <w:r>
          <w:delText xml:space="preserve"> </w:delText>
        </w:r>
      </w:del>
      <m:oMath>
        <m:r>
          <m:t>V</m:t>
        </m:r>
      </m:oMath>
      <w:del w:id="236" w:author="PR Preview" w:date="2026-01-01T00:00:00Z">
        <w:r>
          <w:delText xml:space="preserve">,</w:delText>
        </w:r>
      </w:del>
      <w:del w:id="237" w:author="PR Preview" w:date="2026-01-01T00:00:00Z">
        <w:r>
          <w:delText xml:space="preserve"> </w:delText>
        </w:r>
      </w:del>
      <m:oMath>
        <m:r>
          <m:t>S</m:t>
        </m:r>
      </m:oMath>
      <w:del w:id="238" w:author="PR Preview" w:date="2026-01-01T00:00:00Z">
        <w:r>
          <w:delText xml:space="preserve">,</w:delText>
        </w:r>
      </w:del>
      <w:del w:id="239" w:author="PR Preview" w:date="2026-01-01T00:00:00Z">
        <w:r>
          <w:delText xml:space="preserve"> </w:delText>
        </w:r>
      </w:del>
      <m:oMath>
        <m:r>
          <m:t>U</m:t>
        </m:r>
      </m:oMath>
      <w:del w:id="240" w:author="PR Preview" w:date="2026-01-01T00:00:00Z">
        <w:r>
          <w:delText xml:space="preserve">,</w:delText>
        </w:r>
      </w:del>
      <w:del w:id="241" w:author="PR Preview" w:date="2026-01-01T00:00:00Z">
        <w:r>
          <w:delText xml:space="preserve"> </w:delText>
        </w:r>
      </w:del>
      <m:oMath>
        <m:r>
          <m:t>T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</w:delText>
        </w:r>
      </w:del>
      <w:del w:id="244" w:author="PR Preview" w:date="2026-01-01T00:00:00Z">
        <w:r>
          <w:delText xml:space="preserve"> </w:delText>
        </w:r>
      </w:del>
      <m:oMath>
        <m:r>
          <m:t>R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follows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James et al. [3, Ch. 13]</w:delText>
        </w:r>
      </w:del>
      <w:del w:id="249" w:author="PR Preview" w:date="2026-01-01T00:00:00Z">
        <w:r>
          <w:delText xml:space="preserve">.</w:delText>
        </w:r>
      </w:del>
    </w:p>
    <w:p>
      <w:pPr>
        <w:pStyle w:val="FirstParagraph"/>
      </w:pPr>
      <w:ins w:id="250" w:author="PR Preview" w:date="2026-01-01T00:00:00Z">
        <w:r>
          <w:rPr>
            <w:b/>
            <w:bCs/>
          </w:rPr>
          <w:t xml:space="preserve">Definition 5 (False discovery rate)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The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rPr>
            <w:b/>
            <w:bCs/>
          </w:rPr>
          <w:t xml:space="preserve">false discovery rate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(FDR) is the expected value of the</w:t>
        </w:r>
      </w:ins>
      <w:ins w:id="257" w:author="PR Preview" w:date="2026-01-01T00:00:00Z">
        <w:r>
          <w:t xml:space="preserve"> </w:t>
        </w:r>
      </w:ins>
      <w:hyperlink w:anchor="def-fdp">
        <w:ins w:id="258" w:author="PR Preview" w:date="2026-01-01T00:00:00Z">
          <w:r>
            <w:rPr>
              <w:rStyle w:val="Hyperlink"/>
            </w:rPr>
            <w:t xml:space="preserve">false discovery proportion</w:t>
          </w:r>
        </w:ins>
      </w:hyperlink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[7]</w:t>
        </w:r>
      </w:ins>
      <w:ins w:id="2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62" w:author="PR Preview" w:date="2026-01-01T00:00:00Z">
        <w:r>
          <w:t xml:space="preserve">Source: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Wikipedia contributors [7]</w:t>
        </w:r>
      </w:ins>
      <w:ins w:id="265" w:author="PR Preview" w:date="2026-01-01T00:00:00Z">
        <w:r>
          <w:t xml:space="preserve">.</w:t>
        </w:r>
      </w:ins>
    </w:p>
    <w:bookmarkEnd w:id="39"/>
    <w:bookmarkStart w:id="40" w:name="rem-source-fdr"/>
    <w:p>
      <w:pPr>
        <w:pStyle w:val="BodyText"/>
      </w:pPr>
      <w:ins w:id="266" w:author="PR Preview" w:date="2026-01-01T00:00:00Z">
        <w:r>
          <w:rPr>
            <w:i/>
            <w:iCs/>
          </w:rPr>
          <w:t xml:space="preserve">Remark 2</w:t>
        </w:r>
      </w:ins>
      <w:ins w:id="267" w:author="PR Preview" w:date="2026-01-01T00:00:00Z">
        <w:r>
          <w:t xml:space="preserve"> (Source: False discovery rate). </w:t>
        </w:r>
      </w:ins>
      <w:ins w:id="268" w:author="PR Preview" w:date="2026-01-01T00:00:00Z">
        <w:r>
          <w:t xml:space="preserve">The false discovery rate was introduced by Benjamini and Hochberg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[3]</w:t>
        </w:r>
      </w:ins>
      <w:ins w:id="271" w:author="PR Preview" w:date="2026-01-01T00:00:00Z">
        <w:r>
          <w:t xml:space="preserve">;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 notation</w:t>
        </w:r>
      </w:ins>
      <w:ins w:id="274" w:author="PR Preview" w:date="2026-01-01T00:00:00Z">
        <w:r>
          <w:t xml:space="preserve"> </w:t>
        </w:r>
      </w:ins>
      <m:oMath>
        <m:r>
          <m:t>V</m:t>
        </m:r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m:oMath>
        <m:r>
          <m:t>S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m:oMath>
        <m:r>
          <m:t>U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m:oMath>
        <m:r>
          <m:t>T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</w:t>
        </w:r>
      </w:ins>
      <w:ins w:id="283" w:author="PR Preview" w:date="2026-01-01T00:00:00Z">
        <w:r>
          <w:t xml:space="preserve"> </w:t>
        </w:r>
      </w:ins>
      <m:oMath>
        <m:r>
          <m:t>R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follows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James et al. [4, Ch. 13]</w:t>
        </w:r>
      </w:ins>
      <w:ins w:id="288" w:author="PR Preview" w:date="2026-01-01T00:00:00Z">
        <w:r>
          <w:t xml:space="preserve">.</w:t>
        </w:r>
      </w:ins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89" w:author="PR Preview" w:date="2026-01-01T00:00:00Z">
        <w:r>
          <w:delText xml:space="preserve">Source: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James et al. [3, Ch. 13]</w:delText>
        </w:r>
      </w:del>
      <w:del w:id="292" w:author="PR Preview" w:date="2026-01-01T00:00:00Z">
        <w:r>
          <w:delText xml:space="preserve">;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Wikipedia contributors [7]</w:delText>
        </w:r>
      </w:del>
      <w:del w:id="295" w:author="PR Preview" w:date="2026-01-01T00:00:00Z">
        <w:r>
          <w:delText xml:space="preserve">.</w:delText>
        </w:r>
      </w:del>
    </w:p>
    <w:p>
      <w:pPr>
        <w:pStyle w:val="FirstParagraph"/>
      </w:pPr>
      <w:ins w:id="296" w:author="PR Preview" w:date="2026-01-01T00:00:00Z">
        <w:r>
          <w:t xml:space="preserve">Source: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James et al. [4, Ch. 13]</w:t>
        </w:r>
      </w:ins>
      <w:ins w:id="299" w:author="PR Preview" w:date="2026-01-01T00:00:00Z">
        <w:r>
          <w:t xml:space="preserve">;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Wikipedia contributors [8]</w:t>
        </w:r>
      </w:ins>
      <w:ins w:id="302" w:author="PR Preview" w:date="2026-01-01T00:00:00Z">
        <w:r>
          <w:t xml:space="preserve">.</w:t>
        </w:r>
      </w:ins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del w:id="303" w:author="PR Preview" w:date="2026-01-01T00:00:00Z">
        <w:r>
          <w:rPr>
            <w:b/>
            <w:bCs/>
          </w:rPr>
          <w:delText xml:space="preserve">Theorem 2 (Union bound)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For any events</w:delText>
        </w:r>
      </w:del>
      <w:del w:id="30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del w:id="307" w:author="PR Preview" w:date="2026-01-01T00:00:00Z">
        <w:r>
          <w:delText xml:space="preserve">, the probability of their union is at most the sum of their probabilities: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8" w:author="PR Preview" w:date="2026-01-01T00:00:00Z">
        <w:r>
          <w:delText xml:space="preserve">Source: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Wikipedia contributors [8]</w:delText>
        </w:r>
      </w:del>
      <w:del w:id="311" w:author="PR Preview" w:date="2026-01-01T00:00:00Z">
        <w:r>
          <w:delText xml:space="preserve">.</w:delText>
        </w:r>
      </w:del>
    </w:p>
    <w:p>
      <w:pPr>
        <w:pStyle w:val="BodyText"/>
      </w:pPr>
      <w:ins w:id="312" w:author="PR Preview" w:date="2026-01-01T00:00:00Z">
        <w:r>
          <w:rPr>
            <w:b/>
            <w:bCs/>
          </w:rPr>
          <w:t xml:space="preserve">Theorem 2 (Union bound)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For any events</w:t>
        </w:r>
      </w:ins>
      <w:ins w:id="31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316" w:author="PR Preview" w:date="2026-01-01T00:00:00Z">
        <w:r>
          <w:t xml:space="preserve">, the probability of their union is at most the sum of their probabilities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[9]</w:t>
        </w:r>
      </w:ins>
      <w:ins w:id="3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20" w:author="PR Preview" w:date="2026-01-01T00:00:00Z">
        <w:r>
          <w:t xml:space="preserve">Source: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Wikipedia contributors [9]</w:t>
        </w:r>
      </w:ins>
      <w:ins w:id="323" w:author="PR Preview" w:date="2026-01-01T00:00:00Z">
        <w:r>
          <w:t xml:space="preserve">.</w:t>
        </w:r>
      </w:ins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4" w:author="PR Preview" w:date="2026-01-01T00:00:00Z">
        <w:r>
          <w:delText xml:space="preserve">Source: Holm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[1]</w:delText>
        </w:r>
      </w:del>
      <w:del w:id="327" w:author="PR Preview" w:date="2026-01-01T00:00:00Z">
        <w:r>
          <w:delText xml:space="preserve">.</w:delText>
        </w:r>
      </w:del>
    </w:p>
    <w:p>
      <w:pPr>
        <w:pStyle w:val="BodyText"/>
      </w:pPr>
      <w:del w:id="328" w:author="PR Preview" w:date="2026-01-01T00:00:00Z">
        <w:r>
          <w:rPr>
            <w:b/>
            <w:bCs/>
          </w:rPr>
          <w:delText xml:space="preserve">Definition 10 (Holm’s step-down procedure)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Given the cutoff rank</w:delText>
        </w:r>
      </w:del>
      <w:del w:id="331" w:author="PR Preview" w:date="2026-01-01T00:00:00Z">
        <w:r>
          <w:delText xml:space="preserve"> </w:delText>
        </w:r>
      </w:del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of</w:delText>
        </w:r>
      </w:del>
      <w:del w:id="334" w:author="PR Preview" w:date="2026-01-01T00:00:00Z">
        <w:r>
          <w:delText xml:space="preserve"> </w:delText>
        </w:r>
      </w:del>
      <w:hyperlink w:anchor="def-holm-cutoff">
        <w:del w:id="33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rPr>
            <w:b/>
            <w:bCs/>
          </w:rPr>
          <w:delText xml:space="preserve">Holm’s procedure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rejects</w:delText>
        </w:r>
      </w:del>
      <w:del w:id="34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and no others.</w:delText>
        </w:r>
      </w:del>
    </w:p>
    <w:p>
      <w:pPr>
        <w:pStyle w:val="BodyText"/>
      </w:pPr>
      <w:del w:id="344" w:author="PR Preview" w:date="2026-01-01T00:00:00Z">
        <w:r>
          <w:delText xml:space="preserve">Source: Holm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[1]</w:delText>
        </w:r>
      </w:del>
      <w:del w:id="347" w:author="PR Preview" w:date="2026-01-01T00:00:00Z">
        <w:r>
          <w:delText xml:space="preserve">;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Wikipedia contributors [9]</w:delText>
        </w:r>
      </w:del>
      <w:del w:id="350" w:author="PR Preview" w:date="2026-01-01T00:00:00Z">
        <w:r>
          <w:delText xml:space="preserve">.</w:delText>
        </w:r>
      </w:del>
    </w:p>
    <w:p>
      <w:pPr>
        <w:pStyle w:val="FirstParagraph"/>
      </w:pPr>
      <w:ins w:id="351" w:author="PR Preview" w:date="2026-01-01T00:00:00Z">
        <w:r>
          <w:t xml:space="preserve">Source: Holm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[2]</w:t>
        </w:r>
      </w:ins>
      <w:ins w:id="354" w:author="PR Preview" w:date="2026-01-01T00:00:00Z">
        <w:r>
          <w:t xml:space="preserve">.</w:t>
        </w:r>
      </w:ins>
    </w:p>
    <w:bookmarkEnd w:id="65"/>
    <w:bookmarkStart w:id="66" w:name="def-holm"/>
    <w:p>
      <w:pPr>
        <w:pStyle w:val="BodyText"/>
      </w:pPr>
      <w:ins w:id="355" w:author="PR Preview" w:date="2026-01-01T00:00:00Z">
        <w:r>
          <w:rPr>
            <w:b/>
            <w:bCs/>
          </w:rPr>
          <w:t xml:space="preserve">Definition 10 (Holm’s step-down procedure)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Given the cutoff rank</w:t>
        </w:r>
      </w:ins>
      <w:ins w:id="358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of</w:t>
        </w:r>
      </w:ins>
      <w:ins w:id="361" w:author="PR Preview" w:date="2026-01-01T00:00:00Z">
        <w:r>
          <w:t xml:space="preserve"> </w:t>
        </w:r>
      </w:ins>
      <w:hyperlink w:anchor="def-holm-cutoff">
        <w:ins w:id="36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63" w:author="PR Preview" w:date="2026-01-01T00:00:00Z">
        <w:r>
          <w:t xml:space="preserve">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rPr>
            <w:b/>
            <w:bCs/>
          </w:rPr>
          <w:t xml:space="preserve">Holm’s procedure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rejects</w:t>
        </w:r>
      </w:ins>
      <w:ins w:id="36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and no others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[10]</w:t>
        </w:r>
      </w:ins>
      <w:ins w:id="373" w:author="PR Preview" w:date="2026-01-01T00:00:00Z">
        <w:r>
          <w:t xml:space="preserve">.</w:t>
        </w:r>
      </w:ins>
    </w:p>
    <w:p>
      <w:pPr>
        <w:pStyle w:val="BodyText"/>
      </w:pPr>
      <w:ins w:id="374" w:author="PR Preview" w:date="2026-01-01T00:00:00Z">
        <w:r>
          <w:t xml:space="preserve">Source: Holm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[2]</w:t>
        </w:r>
      </w:ins>
      <w:ins w:id="377" w:author="PR Preview" w:date="2026-01-01T00:00:00Z">
        <w:r>
          <w:t xml:space="preserve">;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Wikipedia contributors [10]</w:t>
        </w:r>
      </w:ins>
      <w:ins w:id="380" w:author="PR Preview" w:date="2026-01-01T00:00:00Z">
        <w:r>
          <w:t xml:space="preserve">.</w:t>
        </w:r>
      </w:ins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del w:id="381" w:author="PR Preview" w:date="2026-01-01T00:00:00Z">
        <w:r>
          <w:delText xml:space="preserve">Casella and Berger [10, Sec. 11.2.5], pp. 534–535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covers simultaneous estimation of contrasts.</w:delText>
        </w:r>
      </w:del>
    </w:p>
    <w:p>
      <w:pPr>
        <w:pStyle w:val="Compact"/>
        <w:numPr>
          <w:ilvl w:val="0"/>
          <w:numId w:val="1004"/>
        </w:numPr>
      </w:pPr>
      <w:del w:id="384" w:author="PR Preview" w:date="2026-01-01T00:00:00Z">
        <w:r>
          <w:delText xml:space="preserve">Rice [11, Sec. 12.2.2], pp. 485–487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covers multiple comparisons.</w:delText>
        </w:r>
      </w:del>
    </w:p>
    <w:p>
      <w:pPr>
        <w:pStyle w:val="Compact"/>
        <w:numPr>
          <w:ilvl w:val="0"/>
          <w:numId w:val="1004"/>
        </w:numPr>
      </w:pPr>
      <w:ins w:id="387" w:author="PR Preview" w:date="2026-01-01T00:00:00Z">
        <w:r>
          <w:t xml:space="preserve">Casella and Berger [11, Sec. 11.2.5], pp. 534–535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covers simultaneous estimation of contrasts.</w:t>
        </w:r>
      </w:ins>
    </w:p>
    <w:p>
      <w:pPr>
        <w:pStyle w:val="Compact"/>
        <w:numPr>
          <w:ilvl w:val="0"/>
          <w:numId w:val="1004"/>
        </w:numPr>
      </w:pPr>
      <w:ins w:id="390" w:author="PR Preview" w:date="2026-01-01T00:00:00Z">
        <w:r>
          <w:t xml:space="preserve">Rice [12, Sec. 12.2.2], pp. 485–487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covers multiple comparisons.</w:t>
        </w:r>
      </w:ins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93" w:author="PR Preview" w:date="2026-01-01T00:00:00Z">
        <w:r>
          <w:delText xml:space="preserve">Source: Benjamini and Hochberg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[2]</w:delText>
        </w:r>
      </w:del>
      <w:del w:id="396" w:author="PR Preview" w:date="2026-01-01T00:00:00Z">
        <w:r>
          <w:delText xml:space="preserve">.</w:delText>
        </w:r>
      </w:del>
    </w:p>
    <w:p>
      <w:pPr>
        <w:pStyle w:val="FirstParagraph"/>
      </w:pPr>
      <w:ins w:id="397" w:author="PR Preview" w:date="2026-01-01T00:00:00Z">
        <w:r>
          <w:t xml:space="preserve">Source: Benjamini and Hochberg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[3]</w:t>
        </w:r>
      </w:ins>
      <w:ins w:id="400" w:author="PR Preview" w:date="2026-01-01T00:00:00Z">
        <w:r>
          <w:t xml:space="preserve">.</w:t>
        </w:r>
      </w:ins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del w:id="401" w:author="PR Preview" w:date="2026-01-01T00:00:00Z">
        <w:r>
          <w:delText xml:space="preserve">Source: Benjamini and Hochberg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[2]</w:delText>
        </w:r>
      </w:del>
      <w:del w:id="404" w:author="PR Preview" w:date="2026-01-01T00:00:00Z">
        <w:r>
          <w:delText xml:space="preserve">;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Wikipedia contributors [6]</w:delText>
        </w:r>
      </w:del>
      <w:del w:id="407" w:author="PR Preview" w:date="2026-01-01T00:00:00Z">
        <w:r>
          <w:delText xml:space="preserve">.</w:delText>
        </w:r>
      </w:del>
    </w:p>
    <w:p>
      <w:pPr>
        <w:pStyle w:val="BodyText"/>
      </w:pPr>
      <w:ins w:id="408" w:author="PR Preview" w:date="2026-01-01T00:00:00Z">
        <w:r>
          <w:t xml:space="preserve">Source: Benjamini and Hochberg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[3]</w:t>
        </w:r>
      </w:ins>
      <w:ins w:id="411" w:author="PR Preview" w:date="2026-01-01T00:00:00Z">
        <w:r>
          <w:t xml:space="preserve">;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Wikipedia contributors [7]</w:t>
        </w:r>
      </w:ins>
      <w:ins w:id="414" w:author="PR Preview" w:date="2026-01-01T00:00:00Z">
        <w:r>
          <w:t xml:space="preserve">.</w:t>
        </w:r>
      </w:ins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del w:id="415" w:author="PR Preview" w:date="2026-01-01T00:00:00Z">
        <w:r>
          <w:rPr>
            <w:i/>
            <w:iCs/>
          </w:rPr>
          <w:delText xml:space="preserve">Remark 7</w:delText>
        </w:r>
      </w:del>
      <w:del w:id="416" w:author="PR Preview" w:date="2026-01-01T00:00:00Z">
        <w:r>
          <w:delText xml:space="preserve"> (Source: The BH procedure controls the FDR under independence). </w:delText>
        </w:r>
      </w:del>
      <w:del w:id="417" w:author="PR Preview" w:date="2026-01-01T00:00:00Z">
        <w:r>
          <w:delText xml:space="preserve">Benjamini and Hochberg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[2]</w:delText>
        </w:r>
      </w:del>
      <w:del w:id="420" w:author="PR Preview" w:date="2026-01-01T00:00:00Z">
        <w:r>
          <w:delText xml:space="preserve">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which proves the result for any configuration of false null hypotheses.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The proof is omitted here.</w:delText>
        </w:r>
      </w:del>
    </w:p>
    <w:p>
      <w:pPr>
        <w:pStyle w:val="FirstParagraph"/>
      </w:pPr>
      <w:ins w:id="425" w:author="PR Preview" w:date="2026-01-01T00:00:00Z">
        <w:r>
          <w:rPr>
            <w:i/>
            <w:iCs/>
          </w:rPr>
          <w:t xml:space="preserve">Remark 7</w:t>
        </w:r>
      </w:ins>
      <w:ins w:id="426" w:author="PR Preview" w:date="2026-01-01T00:00:00Z">
        <w:r>
          <w:t xml:space="preserve"> (Source: The BH procedure controls the FDR under independence). </w:t>
        </w:r>
      </w:ins>
      <w:ins w:id="427" w:author="PR Preview" w:date="2026-01-01T00:00:00Z">
        <w:r>
          <w:t xml:space="preserve">Benjamini and Hochberg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[3]</w:t>
        </w:r>
      </w:ins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which proves the result for any configuration of false null hypotheses.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The proof is omitted here.</w:t>
        </w:r>
      </w:ins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del w:id="435" w:author="PR Preview" w:date="2026-01-01T00:00:00Z">
        <w:r>
          <w:rPr>
            <w:i/>
            <w:iCs/>
          </w:rPr>
          <w:delText xml:space="preserve">Remark 8</w:delText>
        </w:r>
      </w:del>
      <w:del w:id="436" w:author="PR Preview" w:date="2026-01-01T00:00:00Z">
        <w:r>
          <w:delText xml:space="preserve"> (BH under dependence). </w:delText>
        </w:r>
      </w:del>
      <w:del w:id="437" w:author="PR Preview" w:date="2026-01-01T00:00:00Z">
        <w:r>
          <w:delText xml:space="preserve">Gene expression levels are usually correlated,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and</w:delText>
        </w:r>
      </w:del>
      <w:del w:id="440" w:author="PR Preview" w:date="2026-01-01T00:00:00Z">
        <w:r>
          <w:delText xml:space="preserve"> </w:delText>
        </w:r>
      </w:del>
      <w:hyperlink w:anchor="thm-bh-fdr">
        <w:del w:id="44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assumes independence.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Benjamini and Yekutieli [12]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proved that BH still controls the FDR at level</w:delText>
        </w:r>
      </w:del>
      <w:del w:id="448" w:author="PR Preview" w:date="2026-01-01T00:00:00Z">
        <w:r>
          <w:delText xml:space="preserve"> </w:delText>
        </w:r>
      </w:del>
      <m:oMath>
        <m:r>
          <m:t>q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under a form of positive dependence among the p-values,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and that the procedure run at level</w:delText>
        </w:r>
      </w:del>
      <w:del w:id="45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controls it under any dependence.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James et al. [3, Ch. 13]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and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Efron and Hastie [13, Ch. 15]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discuss the procedure in practice.</w:delText>
        </w:r>
      </w:del>
    </w:p>
    <w:p>
      <w:pPr>
        <w:pStyle w:val="BodyText"/>
      </w:pPr>
      <w:ins w:id="464" w:author="PR Preview" w:date="2026-01-01T00:00:00Z">
        <w:r>
          <w:rPr>
            <w:i/>
            <w:iCs/>
          </w:rPr>
          <w:t xml:space="preserve">Remark 8</w:t>
        </w:r>
      </w:ins>
      <w:ins w:id="465" w:author="PR Preview" w:date="2026-01-01T00:00:00Z">
        <w:r>
          <w:t xml:space="preserve"> (BH under dependence). </w:t>
        </w:r>
      </w:ins>
      <w:ins w:id="466" w:author="PR Preview" w:date="2026-01-01T00:00:00Z">
        <w:r>
          <w:t xml:space="preserve">Gene expression levels are usually correlated,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</w:t>
        </w:r>
      </w:ins>
      <w:ins w:id="469" w:author="PR Preview" w:date="2026-01-01T00:00:00Z">
        <w:r>
          <w:t xml:space="preserve"> </w:t>
        </w:r>
      </w:ins>
      <w:hyperlink w:anchor="thm-bh-fdr">
        <w:ins w:id="47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assumes independence.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Benjamini and Yekutieli [13]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proved that BH still controls the FDR at level</w:t>
        </w:r>
      </w:ins>
      <w:ins w:id="477" w:author="PR Preview" w:date="2026-01-01T00:00:00Z">
        <w:r>
          <w:t xml:space="preserve"> </w:t>
        </w:r>
      </w:ins>
      <m:oMath>
        <m:r>
          <m:t>q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under a form of positive dependence among the p-values,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and that the procedure run at level</w:t>
        </w:r>
      </w:ins>
      <w:ins w:id="48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controls it under any dependence.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James et al. [4, Ch. 13]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and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Efron and Hastie [14, Ch. 15]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discuss the procedure in practice.</w:t>
        </w:r>
      </w:ins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del w:id="493" w:author="PR Preview" w:date="2026-01-01T00:00:00Z">
        <w:r>
          <w:rPr>
            <w:i/>
            <w:iCs/>
          </w:rPr>
          <w:delText xml:space="preserve">Remark 10</w:delText>
        </w:r>
      </w:del>
      <w:del w:id="494" w:author="PR Preview" w:date="2026-01-01T00:00:00Z">
        <w:r>
          <w:delText xml:space="preserve"> (q-values). </w:delText>
        </w:r>
      </w:del>
      <w:del w:id="495" w:author="PR Preview" w:date="2026-01-01T00:00:00Z">
        <w:r>
          <w:delText xml:space="preserve">The BH adjusted p-value of a hypothesis is the smallest FDR level</w:delText>
        </w:r>
      </w:del>
      <w:del w:id="496" w:author="PR Preview" w:date="2026-01-01T00:00:00Z">
        <w:r>
          <w:delText xml:space="preserve"> </w:delText>
        </w:r>
      </w:del>
      <m:oMath>
        <m:r>
          <m:t>q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at which BH rejects it.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Some authors call this a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rPr>
            <w:i/>
            <w:iCs/>
          </w:rPr>
          <w:delText xml:space="preserve">q-value</w:delText>
        </w:r>
      </w:del>
      <w:del w:id="503" w:author="PR Preview" w:date="2026-01-01T00:00:00Z">
        <w:r>
          <w:delText xml:space="preserve">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Storey [14]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defines the q-value with the same meaning,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but estimates the fraction</w:delText>
        </w:r>
      </w:del>
      <w:del w:id="510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of true null hypotheses from the p-values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and multiplies by the estimate,</w:delText>
        </w:r>
      </w:del>
      <w:del w:id="51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del w:id="516" w:author="PR Preview" w:date="2026-01-01T00:00:00Z">
        <w:r>
          <w:delText xml:space="preserve">, which is usually below 1.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BH is the case</w:delText>
        </w:r>
      </w:del>
      <w:del w:id="51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520" w:author="PR Preview" w:date="2026-01-01T00:00:00Z">
        <w:r>
          <w:delText xml:space="preserve">, so Storey’s q-values are smaller, and reject more, when many null hypotheses are false.</w:delText>
        </w:r>
      </w:del>
    </w:p>
    <w:p>
      <w:pPr>
        <w:pStyle w:val="BodyText"/>
      </w:pPr>
      <w:ins w:id="521" w:author="PR Preview" w:date="2026-01-01T00:00:00Z">
        <w:r>
          <w:rPr>
            <w:i/>
            <w:iCs/>
          </w:rPr>
          <w:t xml:space="preserve">Remark 10</w:t>
        </w:r>
      </w:ins>
      <w:ins w:id="522" w:author="PR Preview" w:date="2026-01-01T00:00:00Z">
        <w:r>
          <w:t xml:space="preserve"> (q-values). </w:t>
        </w:r>
      </w:ins>
      <w:ins w:id="523" w:author="PR Preview" w:date="2026-01-01T00:00:00Z">
        <w:r>
          <w:t xml:space="preserve">The BH adjusted p-value of a hypothesis is the smallest FDR level</w:t>
        </w:r>
      </w:ins>
      <w:ins w:id="524" w:author="PR Preview" w:date="2026-01-01T00:00:00Z">
        <w:r>
          <w:t xml:space="preserve"> </w:t>
        </w:r>
      </w:ins>
      <m:oMath>
        <m:r>
          <m:t>q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which BH rejects it.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Some authors call this a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rPr>
            <w:i/>
            <w:iCs/>
          </w:rPr>
          <w:t xml:space="preserve">q-value</w:t>
        </w:r>
      </w:ins>
      <w:ins w:id="531" w:author="PR Preview" w:date="2026-01-01T00:00:00Z">
        <w:r>
          <w:t xml:space="preserve">.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Storey [15]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defines the q-value with the same meaning,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but estimates the fraction</w:t>
        </w:r>
      </w:ins>
      <w:ins w:id="538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of true null hypotheses from the p-values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 multiplies by the estimate,</w:t>
        </w:r>
      </w:ins>
      <w:ins w:id="54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ins w:id="544" w:author="PR Preview" w:date="2026-01-01T00:00:00Z">
        <w:r>
          <w:t xml:space="preserve">, which is usually below 1.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BH is the case</w:t>
        </w:r>
      </w:ins>
      <w:ins w:id="5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548" w:author="PR Preview" w:date="2026-01-01T00:00:00Z">
        <w:r>
          <w:t xml:space="preserve">, so Storey’s q-values are smaller, and reject more, when many null hypotheses are false.</w:t>
        </w:r>
      </w:ins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del w:id="549" w:author="PR Preview" w:date="2026-01-01T00:00:00Z">
        <w:r>
          <w:delText xml:space="preserve">Chapter 13 of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James et al. [3]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covers the same procedures, with labs.</w:delText>
        </w:r>
      </w:del>
    </w:p>
    <w:p>
      <w:pPr>
        <w:pStyle w:val="Compact"/>
        <w:numPr>
          <w:ilvl w:val="0"/>
          <w:numId w:val="1005"/>
        </w:numPr>
      </w:pPr>
      <w:del w:id="554" w:author="PR Preview" w:date="2026-01-01T00:00:00Z">
        <w:r>
          <w:delText xml:space="preserve">Chapter 15 of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Efron and Hastie [13]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treats large-scale testing and the false discovery rate.</w:delText>
        </w:r>
      </w:del>
    </w:p>
    <w:p>
      <w:pPr>
        <w:pStyle w:val="Compact"/>
        <w:numPr>
          <w:ilvl w:val="0"/>
          <w:numId w:val="1005"/>
        </w:numPr>
      </w:pPr>
      <w:ins w:id="559" w:author="PR Preview" w:date="2026-01-01T00:00:00Z">
        <w:r>
          <w:t xml:space="preserve">Chapter 13 of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James et al. [4]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covers the same procedures, with labs.</w:t>
        </w:r>
      </w:ins>
    </w:p>
    <w:p>
      <w:pPr>
        <w:pStyle w:val="Compact"/>
        <w:numPr>
          <w:ilvl w:val="0"/>
          <w:numId w:val="1005"/>
        </w:numPr>
      </w:pPr>
      <w:ins w:id="564" w:author="PR Preview" w:date="2026-01-01T00:00:00Z">
        <w:r>
          <w:t xml:space="preserve">Chapter 15 of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Efron and Hastie [14]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treats large-scale testing and the false discovery rate.</w:t>
        </w:r>
      </w:ins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3"/>
      </w:pPr>
      <w:del w:id="569" w:author="PR Preview" w:date="2026-01-01T00:00:00Z">
        <w:r>
          <w:delText xml:space="preserve">8.1 Online references</w:delText>
        </w:r>
      </w:del>
    </w:p>
    <w:p>
      <w:pPr>
        <w:numPr>
          <w:ilvl w:val="0"/>
          <w:numId w:val="1006"/>
        </w:numPr>
      </w:pPr>
      <w:del w:id="570" w:author="PR Preview" w:date="2026-01-01T00:00:00Z">
        <w:r>
          <w:delText xml:space="preserve">Wikipedia contributors [15]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— why many tests inflate the error rate</w:delText>
        </w:r>
      </w:del>
    </w:p>
    <w:p>
      <w:pPr>
        <w:numPr>
          <w:ilvl w:val="0"/>
          <w:numId w:val="1006"/>
        </w:numPr>
      </w:pPr>
      <w:del w:id="573" w:author="PR Preview" w:date="2026-01-01T00:00:00Z">
        <w:r>
          <w:delText xml:space="preserve">Wikipedia contributors [5]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— the rate and the corrections that control it</w:delText>
        </w:r>
      </w:del>
    </w:p>
    <w:p>
      <w:pPr>
        <w:numPr>
          <w:ilvl w:val="0"/>
          <w:numId w:val="1006"/>
        </w:numPr>
      </w:pPr>
      <w:del w:id="576" w:author="PR Preview" w:date="2026-01-01T00:00:00Z">
        <w:r>
          <w:delText xml:space="preserve">Wikipedia contributors [6]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— the rate and the Benjamini-Hochberg procedure</w:delText>
        </w:r>
      </w:del>
    </w:p>
    <w:p>
      <w:pPr>
        <w:numPr>
          <w:ilvl w:val="0"/>
          <w:numId w:val="1006"/>
        </w:numPr>
      </w:pPr>
      <w:del w:id="579" w:author="PR Preview" w:date="2026-01-01T00:00:00Z">
        <w:r>
          <w:delText xml:space="preserve">Wikipedia contributors [7]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— the correction and its conservatism</w:delText>
        </w:r>
      </w:del>
    </w:p>
    <w:p>
      <w:pPr>
        <w:numPr>
          <w:ilvl w:val="0"/>
          <w:numId w:val="1006"/>
        </w:numPr>
      </w:pPr>
      <w:del w:id="582" w:author="PR Preview" w:date="2026-01-01T00:00:00Z">
        <w:r>
          <w:delText xml:space="preserve">Wikipedia contributors [9]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— the step-down procedure</w:delText>
        </w:r>
      </w:del>
    </w:p>
    <w:p>
      <w:pPr>
        <w:numPr>
          <w:ilvl w:val="0"/>
          <w:numId w:val="1006"/>
        </w:numPr>
      </w:pPr>
      <w:del w:id="585" w:author="PR Preview" w:date="2026-01-01T00:00:00Z">
        <w:r>
          <w:delText xml:space="preserve">Wikipedia contributors [8]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— the Wikipedia article on boole’s inequality</w:delText>
        </w:r>
      </w:del>
    </w:p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del w:id="588" w:author="PR Preview" w:date="2026-01-01T00:00:00Z">
        <w:r>
          <w:delText xml:space="preserve">[1]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	</w:delText>
        </w:r>
      </w:del>
      <w:del w:id="591" w:author="PR Preview" w:date="2026-01-01T00:00:00Z">
        <w:r>
          <w:delText xml:space="preserve">S. Holm,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“A simple sequentially rejective multiple test procedure,”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rPr>
            <w:i/>
            <w:iCs/>
          </w:rPr>
          <w:delText xml:space="preserve">Scandinavian Journal of Statistics</w:delText>
        </w:r>
      </w:del>
      <w:del w:id="596" w:author="PR Preview" w:date="2026-01-01T00:00:00Z">
        <w:r>
          <w:delText xml:space="preserve">, vol. 6, no. 2, pp. 65–70, 1979.</w:delText>
        </w:r>
      </w:del>
    </w:p>
    <w:p>
      <w:pPr>
        <w:pStyle w:val="Bibliography"/>
      </w:pPr>
      <w:del w:id="597" w:author="PR Preview" w:date="2026-01-01T00:00:00Z">
        <w:r>
          <w:delText xml:space="preserve">[2]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	</w:delText>
        </w:r>
      </w:del>
      <w:del w:id="600" w:author="PR Preview" w:date="2026-01-01T00:00:00Z">
        <w:r>
          <w:delText xml:space="preserve">Y. Benjamini and Y. Hochberg,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“Controlling the false discovery rate: A practical and powerful approach to multiple testing,”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rPr>
            <w:i/>
            <w:iCs/>
          </w:rPr>
          <w:delText xml:space="preserve">Journal of the Royal Statistical Society: Series B (Methodological)</w:delText>
        </w:r>
      </w:del>
      <w:del w:id="605" w:author="PR Preview" w:date="2026-01-01T00:00:00Z">
        <w:r>
          <w:delText xml:space="preserve">, vol. 57, no. 1, pp. 289–300, 1995, doi:</w:delText>
        </w:r>
      </w:del>
      <w:del w:id="606" w:author="PR Preview" w:date="2026-01-01T00:00:00Z">
        <w:r>
          <w:delText xml:space="preserve"> </w:delText>
        </w:r>
      </w:del>
      <w:hyperlink r:id="rId99">
        <w:del w:id="607" w:author="PR Preview" w:date="2026-01-01T00:00:00Z">
          <w:r>
            <w:rPr>
              <w:rStyle w:val="Hyperlink"/>
            </w:rPr>
            <w:delText xml:space="preserve">10.1111/j.2517-6161.1995.tb02031.x</w:delText>
          </w:r>
        </w:del>
      </w:hyperlink>
      <w:del w:id="608" w:author="PR Preview" w:date="2026-01-01T00:00:00Z">
        <w:r>
          <w:delText xml:space="preserve">.</w:delText>
        </w:r>
      </w:del>
    </w:p>
    <w:p>
      <w:pPr>
        <w:pStyle w:val="Bibliography"/>
      </w:pPr>
      <w:del w:id="609" w:author="PR Preview" w:date="2026-01-01T00:00:00Z">
        <w:r>
          <w:delText xml:space="preserve">[3]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	</w:delText>
        </w:r>
      </w:del>
      <w:del w:id="612" w:author="PR Preview" w:date="2026-01-01T00:00:00Z">
        <w:r>
          <w:delText xml:space="preserve">G. James, D. Witten, T. Hastie, and R. Tibshirani,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615" w:author="PR Preview" w:date="2026-01-01T00:00:00Z">
        <w:r>
          <w:rPr>
            <w:i/>
            <w:iCs/>
          </w:rPr>
          <w:delText xml:space="preserve"> </w:delText>
        </w:r>
      </w:del>
      <w:del w:id="616" w:author="PR Preview" w:date="2026-01-01T00:00:00Z">
        <w:r>
          <w:rPr>
            <w:i/>
            <w:iCs/>
          </w:rPr>
          <w:delText xml:space="preserve">R</w:delText>
        </w:r>
      </w:del>
      <w:del w:id="617" w:author="PR Preview" w:date="2026-01-01T00:00:00Z">
        <w:r>
          <w:delText xml:space="preserve">, 2nd ed. Springer, 2021. doi:</w:delText>
        </w:r>
      </w:del>
      <w:del w:id="618" w:author="PR Preview" w:date="2026-01-01T00:00:00Z">
        <w:r>
          <w:delText xml:space="preserve"> </w:delText>
        </w:r>
      </w:del>
      <w:hyperlink r:id="rId101">
        <w:del w:id="619" w:author="PR Preview" w:date="2026-01-01T00:00:00Z">
          <w:r>
            <w:rPr>
              <w:rStyle w:val="Hyperlink"/>
            </w:rPr>
            <w:delText xml:space="preserve">10.1007/978-1-0716-1418-1</w:delText>
          </w:r>
        </w:del>
      </w:hyperlink>
      <w:del w:id="620" w:author="PR Preview" w:date="2026-01-01T00:00:00Z">
        <w:r>
          <w:delText xml:space="preserve">.</w:delText>
        </w:r>
      </w:del>
    </w:p>
    <w:p>
      <w:pPr>
        <w:pStyle w:val="Bibliography"/>
      </w:pPr>
      <w:del w:id="621" w:author="PR Preview" w:date="2026-01-01T00:00:00Z">
        <w:r>
          <w:delText xml:space="preserve">[4]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	</w:delText>
        </w:r>
      </w:del>
      <w:del w:id="624" w:author="PR Preview" w:date="2026-01-01T00:00:00Z">
        <w:r>
          <w:delText xml:space="preserve">J. Khan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rPr>
            <w:i/>
            <w:iCs/>
          </w:rPr>
          <w:delText xml:space="preserve">et al.</w:delText>
        </w:r>
      </w:del>
      <w:del w:id="627" w:author="PR Preview" w:date="2026-01-01T00:00:00Z">
        <w:r>
          <w:delText xml:space="preserve">,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“Classification and diagnostic prediction of cancers using gene expression profiling and artificial neural networks,”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rPr>
            <w:i/>
            <w:iCs/>
          </w:rPr>
          <w:delText xml:space="preserve">Nature Medicine</w:delText>
        </w:r>
      </w:del>
      <w:del w:id="632" w:author="PR Preview" w:date="2026-01-01T00:00:00Z">
        <w:r>
          <w:delText xml:space="preserve">, vol. 7, no. 6, pp. 673–679, 2001, doi:</w:delText>
        </w:r>
      </w:del>
      <w:del w:id="633" w:author="PR Preview" w:date="2026-01-01T00:00:00Z">
        <w:r>
          <w:delText xml:space="preserve"> </w:delText>
        </w:r>
      </w:del>
      <w:hyperlink r:id="rId103">
        <w:del w:id="634" w:author="PR Preview" w:date="2026-01-01T00:00:00Z">
          <w:r>
            <w:rPr>
              <w:rStyle w:val="Hyperlink"/>
            </w:rPr>
            <w:delText xml:space="preserve">10.1038/89044</w:delText>
          </w:r>
        </w:del>
      </w:hyperlink>
      <w:del w:id="635" w:author="PR Preview" w:date="2026-01-01T00:00:00Z">
        <w:r>
          <w:delText xml:space="preserve">.</w:delText>
        </w:r>
      </w:del>
    </w:p>
    <w:p>
      <w:pPr>
        <w:pStyle w:val="Bibliography"/>
      </w:pPr>
      <w:del w:id="636" w:author="PR Preview" w:date="2026-01-01T00:00:00Z">
        <w:r>
          <w:delText xml:space="preserve">[5]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	</w:delText>
        </w:r>
      </w:del>
      <w:del w:id="639" w:author="PR Preview" w:date="2026-01-01T00:00:00Z">
        <w:r>
          <w:delText xml:space="preserve">Wikipedia contributors,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“Family-wise error rate —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Wikipedia</w:delText>
        </w:r>
      </w:del>
      <w:del w:id="644" w:author="PR Preview" w:date="2026-01-01T00:00:00Z">
        <w:r>
          <w:delText xml:space="preserve">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the free encyclopedia.”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2026. Available:</w:delText>
        </w:r>
      </w:del>
      <w:del w:id="649" w:author="PR Preview" w:date="2026-01-01T00:00:00Z">
        <w:r>
          <w:delText xml:space="preserve"> </w:delText>
        </w:r>
      </w:del>
      <w:hyperlink r:id="rId105">
        <w:del w:id="650" w:author="PR Preview" w:date="2026-01-01T00:00:00Z">
          <w:r>
            <w:rPr>
              <w:rStyle w:val="Hyperlink"/>
            </w:rPr>
            <w:delText xml:space="preserve">https://en.wikipedia.org/wiki/Family-wise_error_rate</w:delText>
          </w:r>
        </w:del>
      </w:hyperlink>
    </w:p>
    <w:p>
      <w:pPr>
        <w:pStyle w:val="Bibliography"/>
      </w:pPr>
      <w:del w:id="651" w:author="PR Preview" w:date="2026-01-01T00:00:00Z">
        <w:r>
          <w:delText xml:space="preserve">[6]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	</w:delText>
        </w:r>
      </w:del>
      <w:del w:id="654" w:author="PR Preview" w:date="2026-01-01T00:00:00Z">
        <w:r>
          <w:delText xml:space="preserve">Wikipedia contributors,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“False discovery rate —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Wikipedia</w:delText>
        </w:r>
      </w:del>
      <w:del w:id="659" w:author="PR Preview" w:date="2026-01-01T00:00:00Z">
        <w:r>
          <w:delText xml:space="preserve">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the free encyclopedia.”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2026. Available:</w:delText>
        </w:r>
      </w:del>
      <w:del w:id="664" w:author="PR Preview" w:date="2026-01-01T00:00:00Z">
        <w:r>
          <w:delText xml:space="preserve"> </w:delText>
        </w:r>
      </w:del>
      <w:hyperlink r:id="rId107">
        <w:del w:id="665" w:author="PR Preview" w:date="2026-01-01T00:00:00Z">
          <w:r>
            <w:rPr>
              <w:rStyle w:val="Hyperlink"/>
            </w:rPr>
            <w:delText xml:space="preserve">https://en.wikipedia.org/wiki/False_discovery_rate</w:delText>
          </w:r>
        </w:del>
      </w:hyperlink>
    </w:p>
    <w:p>
      <w:pPr>
        <w:pStyle w:val="Bibliography"/>
      </w:pPr>
      <w:del w:id="666" w:author="PR Preview" w:date="2026-01-01T00:00:00Z">
        <w:r>
          <w:delText xml:space="preserve">[7]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	</w:delText>
        </w:r>
      </w:del>
      <w:del w:id="669" w:author="PR Preview" w:date="2026-01-01T00:00:00Z">
        <w:r>
          <w:delText xml:space="preserve">Wikipedia contributors,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“Bonferroni correction —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Wikipedia</w:delText>
        </w:r>
      </w:del>
      <w:del w:id="674" w:author="PR Preview" w:date="2026-01-01T00:00:00Z">
        <w:r>
          <w:delText xml:space="preserve">,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the free encyclopedia.”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2026. Available:</w:delText>
        </w:r>
      </w:del>
      <w:del w:id="679" w:author="PR Preview" w:date="2026-01-01T00:00:00Z">
        <w:r>
          <w:delText xml:space="preserve"> </w:delText>
        </w:r>
      </w:del>
      <w:hyperlink r:id="rId109">
        <w:del w:id="680" w:author="PR Preview" w:date="2026-01-01T00:00:00Z">
          <w:r>
            <w:rPr>
              <w:rStyle w:val="Hyperlink"/>
            </w:rPr>
            <w:delText xml:space="preserve">https://en.wikipedia.org/wiki/Bonferroni_correction</w:delText>
          </w:r>
        </w:del>
      </w:hyperlink>
    </w:p>
    <w:p>
      <w:pPr>
        <w:pStyle w:val="Bibliography"/>
      </w:pPr>
      <w:del w:id="681" w:author="PR Preview" w:date="2026-01-01T00:00:00Z">
        <w:r>
          <w:delText xml:space="preserve">[8]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	</w:delText>
        </w:r>
      </w:del>
      <w:del w:id="684" w:author="PR Preview" w:date="2026-01-01T00:00:00Z">
        <w:r>
          <w:delText xml:space="preserve">Wikipedia contributors,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“Boole’s inequality —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Wikipedia</w:delText>
        </w:r>
      </w:del>
      <w:del w:id="689" w:author="PR Preview" w:date="2026-01-01T00:00:00Z">
        <w:r>
          <w:delText xml:space="preserve">,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the free encyclopedia.”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2026. Available:</w:delText>
        </w:r>
      </w:del>
      <w:del w:id="694" w:author="PR Preview" w:date="2026-01-01T00:00:00Z">
        <w:r>
          <w:delText xml:space="preserve"> </w:delText>
        </w:r>
      </w:del>
      <w:hyperlink r:id="rId111">
        <w:del w:id="695" w:author="PR Preview" w:date="2026-01-01T00:00:00Z">
          <w:r>
            <w:rPr>
              <w:rStyle w:val="Hyperlink"/>
            </w:rPr>
            <w:delText xml:space="preserve">https://en.wikipedia.org/wiki/Boole%27s_inequality</w:delText>
          </w:r>
        </w:del>
      </w:hyperlink>
    </w:p>
    <w:p>
      <w:pPr>
        <w:pStyle w:val="Bibliography"/>
      </w:pPr>
      <w:del w:id="696" w:author="PR Preview" w:date="2026-01-01T00:00:00Z">
        <w:r>
          <w:delText xml:space="preserve">[9]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	</w:delText>
        </w:r>
      </w:del>
      <w:del w:id="699" w:author="PR Preview" w:date="2026-01-01T00:00:00Z">
        <w:r>
          <w:delText xml:space="preserve">Wikipedia contributors,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“Holm–bonferroni method —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Wikipedia</w:delText>
        </w:r>
      </w:del>
      <w:del w:id="704" w:author="PR Preview" w:date="2026-01-01T00:00:00Z">
        <w:r>
          <w:delText xml:space="preserve">,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the free encyclopedia.”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2026. Available:</w:delText>
        </w:r>
      </w:del>
      <w:del w:id="709" w:author="PR Preview" w:date="2026-01-01T00:00:00Z">
        <w:r>
          <w:delText xml:space="preserve"> </w:delText>
        </w:r>
      </w:del>
      <w:hyperlink r:id="rId113">
        <w:del w:id="710" w:author="PR Preview" w:date="2026-01-01T00:00:00Z">
          <w:r>
            <w:rPr>
              <w:rStyle w:val="Hyperlink"/>
            </w:rPr>
            <w:delText xml:space="preserve">https://en.wikipedia.org/wiki/Holm%E2%80%93Bonferroni_method</w:delText>
          </w:r>
        </w:del>
      </w:hyperlink>
    </w:p>
    <w:p>
      <w:pPr>
        <w:pStyle w:val="Bibliography"/>
      </w:pPr>
      <w:del w:id="711" w:author="PR Preview" w:date="2026-01-01T00:00:00Z">
        <w:r>
          <w:delText xml:space="preserve">[10]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	</w:delText>
        </w:r>
      </w:del>
      <w:del w:id="714" w:author="PR Preview" w:date="2026-01-01T00:00:00Z">
        <w:r>
          <w:delText xml:space="preserve">G. Casella and R. Berger,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rPr>
            <w:i/>
            <w:iCs/>
          </w:rPr>
          <w:delText xml:space="preserve">Statistical inference</w:delText>
        </w:r>
      </w:del>
      <w:del w:id="717" w:author="PR Preview" w:date="2026-01-01T00:00:00Z">
        <w:r>
          <w:delText xml:space="preserve">, 2nd ed. Cengage Learning, 2002. Available:</w:delText>
        </w:r>
      </w:del>
      <w:del w:id="718" w:author="PR Preview" w:date="2026-01-01T00:00:00Z">
        <w:r>
          <w:delText xml:space="preserve"> </w:delText>
        </w:r>
      </w:del>
      <w:hyperlink r:id="rId115">
        <w:del w:id="719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</w:p>
    <w:p>
      <w:pPr>
        <w:pStyle w:val="Bibliography"/>
      </w:pPr>
      <w:del w:id="720" w:author="PR Preview" w:date="2026-01-01T00:00:00Z">
        <w:r>
          <w:delText xml:space="preserve">[11]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	</w:delText>
        </w:r>
      </w:del>
      <w:del w:id="723" w:author="PR Preview" w:date="2026-01-01T00:00:00Z">
        <w:r>
          <w:delText xml:space="preserve">J. A. Rice,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726" w:author="PR Preview" w:date="2026-01-01T00:00:00Z">
        <w:r>
          <w:delText xml:space="preserve">, 3rd ed. Belmont, CA: Cengage Learning, 2007.</w:delText>
        </w:r>
      </w:del>
    </w:p>
    <w:p>
      <w:pPr>
        <w:pStyle w:val="Bibliography"/>
      </w:pPr>
      <w:del w:id="727" w:author="PR Preview" w:date="2026-01-01T00:00:00Z">
        <w:r>
          <w:delText xml:space="preserve">[12]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	</w:delText>
        </w:r>
      </w:del>
      <w:del w:id="730" w:author="PR Preview" w:date="2026-01-01T00:00:00Z">
        <w:r>
          <w:delText xml:space="preserve">Y. Benjamini and D. Yekutieli,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“The control of the false discovery rate in multiple testing under dependency,”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rPr>
            <w:i/>
            <w:iCs/>
          </w:rPr>
          <w:delText xml:space="preserve">The Annals of Statistics</w:delText>
        </w:r>
      </w:del>
      <w:del w:id="735" w:author="PR Preview" w:date="2026-01-01T00:00:00Z">
        <w:r>
          <w:delText xml:space="preserve">, vol. 29, no. 4, 2001, doi:</w:delText>
        </w:r>
      </w:del>
      <w:del w:id="736" w:author="PR Preview" w:date="2026-01-01T00:00:00Z">
        <w:r>
          <w:delText xml:space="preserve"> </w:delText>
        </w:r>
      </w:del>
      <w:hyperlink r:id="rId118">
        <w:del w:id="737" w:author="PR Preview" w:date="2026-01-01T00:00:00Z">
          <w:r>
            <w:rPr>
              <w:rStyle w:val="Hyperlink"/>
            </w:rPr>
            <w:delText xml:space="preserve">10.1214/aos/1013699998</w:delText>
          </w:r>
        </w:del>
      </w:hyperlink>
      <w:del w:id="738" w:author="PR Preview" w:date="2026-01-01T00:00:00Z">
        <w:r>
          <w:delText xml:space="preserve">.</w:delText>
        </w:r>
      </w:del>
    </w:p>
    <w:p>
      <w:pPr>
        <w:pStyle w:val="Bibliography"/>
      </w:pPr>
      <w:del w:id="739" w:author="PR Preview" w:date="2026-01-01T00:00:00Z">
        <w:r>
          <w:delText xml:space="preserve">[13]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	</w:delText>
        </w:r>
      </w:del>
      <w:del w:id="742" w:author="PR Preview" w:date="2026-01-01T00:00:00Z">
        <w:r>
          <w:delText xml:space="preserve">B. Efron and T. Hastie,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rPr>
            <w:i/>
            <w:iCs/>
          </w:rPr>
          <w:delText xml:space="preserve">Computer age statistical inference: Algorithms, evidence, and data science</w:delText>
        </w:r>
      </w:del>
      <w:del w:id="745" w:author="PR Preview" w:date="2026-01-01T00:00:00Z">
        <w:r>
          <w:delText xml:space="preserve">. Cambridge University Press, 2016. doi:</w:delText>
        </w:r>
      </w:del>
      <w:del w:id="746" w:author="PR Preview" w:date="2026-01-01T00:00:00Z">
        <w:r>
          <w:delText xml:space="preserve"> </w:delText>
        </w:r>
      </w:del>
      <w:hyperlink r:id="rId120">
        <w:del w:id="747" w:author="PR Preview" w:date="2026-01-01T00:00:00Z">
          <w:r>
            <w:rPr>
              <w:rStyle w:val="Hyperlink"/>
            </w:rPr>
            <w:delText xml:space="preserve">10.1017/CBO9781316576533</w:delText>
          </w:r>
        </w:del>
      </w:hyperlink>
      <w:del w:id="748" w:author="PR Preview" w:date="2026-01-01T00:00:00Z">
        <w:r>
          <w:delText xml:space="preserve">.</w:delText>
        </w:r>
      </w:del>
    </w:p>
    <w:p>
      <w:pPr>
        <w:pStyle w:val="Bibliography"/>
      </w:pPr>
      <w:del w:id="749" w:author="PR Preview" w:date="2026-01-01T00:00:00Z">
        <w:r>
          <w:delText xml:space="preserve">[14]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	</w:delText>
        </w:r>
      </w:del>
      <w:del w:id="752" w:author="PR Preview" w:date="2026-01-01T00:00:00Z">
        <w:r>
          <w:delText xml:space="preserve">J. D. Storey,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“A direct approach to false discovery rates,”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rPr>
            <w:i/>
            <w:iCs/>
          </w:rPr>
          <w:delText xml:space="preserve">Journal of the Royal Statistical Society: Series B (Statistical Methodology)</w:delText>
        </w:r>
      </w:del>
      <w:del w:id="757" w:author="PR Preview" w:date="2026-01-01T00:00:00Z">
        <w:r>
          <w:delText xml:space="preserve">, vol. 64, no. 3, pp. 479–498, 2002, doi:</w:delText>
        </w:r>
      </w:del>
      <w:del w:id="758" w:author="PR Preview" w:date="2026-01-01T00:00:00Z">
        <w:r>
          <w:delText xml:space="preserve"> </w:delText>
        </w:r>
      </w:del>
      <w:hyperlink r:id="rId122">
        <w:del w:id="759" w:author="PR Preview" w:date="2026-01-01T00:00:00Z">
          <w:r>
            <w:rPr>
              <w:rStyle w:val="Hyperlink"/>
            </w:rPr>
            <w:delText xml:space="preserve">10.1111/1467-9868.00346</w:delText>
          </w:r>
        </w:del>
      </w:hyperlink>
      <w:del w:id="760" w:author="PR Preview" w:date="2026-01-01T00:00:00Z">
        <w:r>
          <w:delText xml:space="preserve">.</w:delText>
        </w:r>
      </w:del>
    </w:p>
    <w:p>
      <w:pPr>
        <w:pStyle w:val="Bibliography"/>
      </w:pPr>
      <w:del w:id="761" w:author="PR Preview" w:date="2026-01-01T00:00:00Z">
        <w:r>
          <w:delText xml:space="preserve">[15]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	</w:delText>
        </w:r>
      </w:del>
      <w:del w:id="764" w:author="PR Preview" w:date="2026-01-01T00:00:00Z">
        <w:r>
          <w:delText xml:space="preserve">Wikipedia contributors,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“Multiple comparisons problem —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Wikipedia</w:delText>
        </w:r>
      </w:del>
      <w:del w:id="769" w:author="PR Preview" w:date="2026-01-01T00:00:00Z">
        <w:r>
          <w:delText xml:space="preserve">,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the free encyclopedia.”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2026. Available:</w:delText>
        </w:r>
      </w:del>
      <w:del w:id="774" w:author="PR Preview" w:date="2026-01-01T00:00:00Z">
        <w:r>
          <w:delText xml:space="preserve"> </w:delText>
        </w:r>
      </w:del>
      <w:hyperlink r:id="rId96">
        <w:del w:id="775" w:author="PR Preview" w:date="2026-01-01T00:00:00Z">
          <w:r>
            <w:rPr>
              <w:rStyle w:val="Hyperlink"/>
            </w:rPr>
            <w:delText xml:space="preserve">https://en.wikipedia.org/wiki/Multiple_comparisons_problem</w:delText>
          </w:r>
        </w:del>
      </w:hyperlink>
    </w:p>
    <w:p>
      <w:pPr>
        <w:pStyle w:val="Bibliography"/>
      </w:pPr>
      <w:ins w:id="776" w:author="PR Preview" w:date="2026-01-01T00:00:00Z">
        <w:r>
          <w:t xml:space="preserve">[1]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	</w:t>
        </w:r>
      </w:ins>
      <w:ins w:id="779" w:author="PR Preview" w:date="2026-01-01T00:00:00Z">
        <w:r>
          <w:t xml:space="preserve">Wikipedia contributors,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“Multiple comparisons problem —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Wikipedia</w:t>
        </w:r>
      </w:ins>
      <w:ins w:id="784" w:author="PR Preview" w:date="2026-01-01T00:00:00Z">
        <w:r>
          <w:t xml:space="preserve">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the free encyclopedia.”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2026. Available:</w:t>
        </w:r>
      </w:ins>
      <w:ins w:id="789" w:author="PR Preview" w:date="2026-01-01T00:00:00Z">
        <w:r>
          <w:t xml:space="preserve"> </w:t>
        </w:r>
      </w:ins>
      <w:hyperlink r:id="rId96">
        <w:ins w:id="790" w:author="PR Preview" w:date="2026-01-01T00:00:00Z">
          <w:r>
            <w:rPr>
              <w:rStyle w:val="Hyperlink"/>
            </w:rPr>
            <w:t xml:space="preserve">https://en.wikipedia.org/wiki/Multiple_comparisons_problem</w:t>
          </w:r>
        </w:ins>
      </w:hyperlink>
    </w:p>
    <w:bookmarkEnd w:id="97"/>
    <w:bookmarkStart w:id="98" w:name="ref-holm1979simple"/>
    <w:p>
      <w:pPr>
        <w:pStyle w:val="Bibliography"/>
      </w:pPr>
      <w:ins w:id="791" w:author="PR Preview" w:date="2026-01-01T00:00:00Z">
        <w:r>
          <w:t xml:space="preserve">[2]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	</w:t>
        </w:r>
      </w:ins>
      <w:ins w:id="794" w:author="PR Preview" w:date="2026-01-01T00:00:00Z">
        <w:r>
          <w:t xml:space="preserve">S. Holm,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“A simple sequentially rejective multiple test procedure,”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rPr>
            <w:i/>
            <w:iCs/>
          </w:rPr>
          <w:t xml:space="preserve">Scandinavian Journal of Statistics</w:t>
        </w:r>
      </w:ins>
      <w:ins w:id="799" w:author="PR Preview" w:date="2026-01-01T00:00:00Z">
        <w:r>
          <w:t xml:space="preserve">, vol. 6, no. 2, pp. 65–70, 1979.</w:t>
        </w:r>
      </w:ins>
    </w:p>
    <w:bookmarkEnd w:id="98"/>
    <w:bookmarkStart w:id="100" w:name="ref-benjamini1995controlling"/>
    <w:p>
      <w:pPr>
        <w:pStyle w:val="Bibliography"/>
      </w:pPr>
      <w:ins w:id="800" w:author="PR Preview" w:date="2026-01-01T00:00:00Z">
        <w:r>
          <w:t xml:space="preserve">[3]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	</w:t>
        </w:r>
      </w:ins>
      <w:ins w:id="803" w:author="PR Preview" w:date="2026-01-01T00:00:00Z">
        <w:r>
          <w:t xml:space="preserve">Y. Benjamini and Y. Hochberg,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“Controlling the false discovery rate: A practical and powerful approach to multiple testing,”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rPr>
            <w:i/>
            <w:iCs/>
          </w:rPr>
          <w:t xml:space="preserve">Journal of the Royal Statistical Society: Series B (Methodological)</w:t>
        </w:r>
      </w:ins>
      <w:ins w:id="808" w:author="PR Preview" w:date="2026-01-01T00:00:00Z">
        <w:r>
          <w:t xml:space="preserve">, vol. 57, no. 1, pp. 289–300, 1995, doi:</w:t>
        </w:r>
      </w:ins>
      <w:ins w:id="809" w:author="PR Preview" w:date="2026-01-01T00:00:00Z">
        <w:r>
          <w:t xml:space="preserve"> </w:t>
        </w:r>
      </w:ins>
      <w:hyperlink r:id="rId99">
        <w:ins w:id="810" w:author="PR Preview" w:date="2026-01-01T00:00:00Z">
          <w:r>
            <w:rPr>
              <w:rStyle w:val="Hyperlink"/>
            </w:rPr>
            <w:t xml:space="preserve">10.1111/j.2517-6161.1995.tb02031.x</w:t>
          </w:r>
        </w:ins>
      </w:hyperlink>
      <w:ins w:id="811" w:author="PR Preview" w:date="2026-01-01T00:00:00Z">
        <w:r>
          <w:t xml:space="preserve">.</w:t>
        </w:r>
      </w:ins>
    </w:p>
    <w:bookmarkEnd w:id="100"/>
    <w:bookmarkStart w:id="102" w:name="ref-james2021islr2e"/>
    <w:p>
      <w:pPr>
        <w:pStyle w:val="Bibliography"/>
      </w:pPr>
      <w:ins w:id="812" w:author="PR Preview" w:date="2026-01-01T00:00:00Z">
        <w:r>
          <w:t xml:space="preserve">[4]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	</w:t>
        </w:r>
      </w:ins>
      <w:ins w:id="815" w:author="PR Preview" w:date="2026-01-01T00:00:00Z">
        <w:r>
          <w:t xml:space="preserve">G. James, D. Witten, T. Hastie, and R. Tibshirani,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818" w:author="PR Preview" w:date="2026-01-01T00:00:00Z">
        <w:r>
          <w:rPr>
            <w:i/>
            <w:iCs/>
          </w:rPr>
          <w:t xml:space="preserve"> </w:t>
        </w:r>
      </w:ins>
      <w:ins w:id="819" w:author="PR Preview" w:date="2026-01-01T00:00:00Z">
        <w:r>
          <w:rPr>
            <w:i/>
            <w:iCs/>
          </w:rPr>
          <w:t xml:space="preserve">R</w:t>
        </w:r>
      </w:ins>
      <w:ins w:id="820" w:author="PR Preview" w:date="2026-01-01T00:00:00Z">
        <w:r>
          <w:t xml:space="preserve">, 2nd ed. Springer, 2021. doi:</w:t>
        </w:r>
      </w:ins>
      <w:ins w:id="821" w:author="PR Preview" w:date="2026-01-01T00:00:00Z">
        <w:r>
          <w:t xml:space="preserve"> </w:t>
        </w:r>
      </w:ins>
      <w:hyperlink r:id="rId101">
        <w:ins w:id="822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823" w:author="PR Preview" w:date="2026-01-01T00:00:00Z">
        <w:r>
          <w:t xml:space="preserve">.</w:t>
        </w:r>
      </w:ins>
    </w:p>
    <w:bookmarkEnd w:id="102"/>
    <w:bookmarkStart w:id="104" w:name="ref-khan2001classification"/>
    <w:p>
      <w:pPr>
        <w:pStyle w:val="Bibliography"/>
      </w:pPr>
      <w:ins w:id="824" w:author="PR Preview" w:date="2026-01-01T00:00:00Z">
        <w:r>
          <w:t xml:space="preserve">[5]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	</w:t>
        </w:r>
      </w:ins>
      <w:ins w:id="827" w:author="PR Preview" w:date="2026-01-01T00:00:00Z">
        <w:r>
          <w:t xml:space="preserve">J. Khan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rPr>
            <w:i/>
            <w:iCs/>
          </w:rPr>
          <w:t xml:space="preserve">et al.</w:t>
        </w:r>
      </w:ins>
      <w:ins w:id="830" w:author="PR Preview" w:date="2026-01-01T00:00:00Z">
        <w:r>
          <w:t xml:space="preserve">,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“Classification and diagnostic prediction of cancers using gene expression profiling and artificial neural networks,”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rPr>
            <w:i/>
            <w:iCs/>
          </w:rPr>
          <w:t xml:space="preserve">Nature Medicine</w:t>
        </w:r>
      </w:ins>
      <w:ins w:id="835" w:author="PR Preview" w:date="2026-01-01T00:00:00Z">
        <w:r>
          <w:t xml:space="preserve">, vol. 7, no. 6, pp. 673–679, 2001, doi:</w:t>
        </w:r>
      </w:ins>
      <w:ins w:id="836" w:author="PR Preview" w:date="2026-01-01T00:00:00Z">
        <w:r>
          <w:t xml:space="preserve"> </w:t>
        </w:r>
      </w:ins>
      <w:hyperlink r:id="rId103">
        <w:ins w:id="837" w:author="PR Preview" w:date="2026-01-01T00:00:00Z">
          <w:r>
            <w:rPr>
              <w:rStyle w:val="Hyperlink"/>
            </w:rPr>
            <w:t xml:space="preserve">10.1038/89044</w:t>
          </w:r>
        </w:ins>
      </w:hyperlink>
      <w:ins w:id="838" w:author="PR Preview" w:date="2026-01-01T00:00:00Z">
        <w:r>
          <w:t xml:space="preserve">.</w:t>
        </w:r>
      </w:ins>
    </w:p>
    <w:bookmarkEnd w:id="104"/>
    <w:bookmarkStart w:id="106" w:name="ref-wikipedia_family_wise_error_rate"/>
    <w:p>
      <w:pPr>
        <w:pStyle w:val="Bibliography"/>
      </w:pPr>
      <w:ins w:id="839" w:author="PR Preview" w:date="2026-01-01T00:00:00Z">
        <w:r>
          <w:t xml:space="preserve">[6]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	</w:t>
        </w:r>
      </w:ins>
      <w:ins w:id="842" w:author="PR Preview" w:date="2026-01-01T00:00:00Z">
        <w:r>
          <w:t xml:space="preserve">Wikipedia contributors,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“Family-wise error rate —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Wikipedia</w:t>
        </w:r>
      </w:ins>
      <w:ins w:id="847" w:author="PR Preview" w:date="2026-01-01T00:00:00Z">
        <w:r>
          <w:t xml:space="preserve">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the free encyclopedia.”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2026. Available:</w:t>
        </w:r>
      </w:ins>
      <w:ins w:id="852" w:author="PR Preview" w:date="2026-01-01T00:00:00Z">
        <w:r>
          <w:t xml:space="preserve"> </w:t>
        </w:r>
      </w:ins>
      <w:hyperlink r:id="rId105">
        <w:ins w:id="853" w:author="PR Preview" w:date="2026-01-01T00:00:00Z">
          <w:r>
            <w:rPr>
              <w:rStyle w:val="Hyperlink"/>
            </w:rPr>
            <w:t xml:space="preserve">https://en.wikipedia.org/wiki/Family-wise_error_rate</w:t>
          </w:r>
        </w:ins>
      </w:hyperlink>
    </w:p>
    <w:bookmarkEnd w:id="106"/>
    <w:bookmarkStart w:id="108" w:name="ref-wikipedia_false_discovery_rate"/>
    <w:p>
      <w:pPr>
        <w:pStyle w:val="Bibliography"/>
      </w:pPr>
      <w:ins w:id="854" w:author="PR Preview" w:date="2026-01-01T00:00:00Z">
        <w:r>
          <w:t xml:space="preserve">[7]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	</w:t>
        </w:r>
      </w:ins>
      <w:ins w:id="857" w:author="PR Preview" w:date="2026-01-01T00:00:00Z">
        <w:r>
          <w:t xml:space="preserve">Wikipedia contributors,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“False discovery rate —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Wikipedia</w:t>
        </w:r>
      </w:ins>
      <w:ins w:id="862" w:author="PR Preview" w:date="2026-01-01T00:00:00Z">
        <w:r>
          <w:t xml:space="preserve">,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the free encyclopedia.”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2026. Available:</w:t>
        </w:r>
      </w:ins>
      <w:ins w:id="867" w:author="PR Preview" w:date="2026-01-01T00:00:00Z">
        <w:r>
          <w:t xml:space="preserve"> </w:t>
        </w:r>
      </w:ins>
      <w:hyperlink r:id="rId107">
        <w:ins w:id="868" w:author="PR Preview" w:date="2026-01-01T00:00:00Z">
          <w:r>
            <w:rPr>
              <w:rStyle w:val="Hyperlink"/>
            </w:rPr>
            <w:t xml:space="preserve">https://en.wikipedia.org/wiki/False_discovery_rate</w:t>
          </w:r>
        </w:ins>
      </w:hyperlink>
    </w:p>
    <w:bookmarkEnd w:id="108"/>
    <w:bookmarkStart w:id="110" w:name="ref-wikipedia_bonferroni_correction"/>
    <w:p>
      <w:pPr>
        <w:pStyle w:val="Bibliography"/>
      </w:pPr>
      <w:ins w:id="869" w:author="PR Preview" w:date="2026-01-01T00:00:00Z">
        <w:r>
          <w:t xml:space="preserve">[8]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	</w:t>
        </w:r>
      </w:ins>
      <w:ins w:id="872" w:author="PR Preview" w:date="2026-01-01T00:00:00Z">
        <w:r>
          <w:t xml:space="preserve">Wikipedia contributors,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“Bonferroni correction —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Wikipedia</w:t>
        </w:r>
      </w:ins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the free encyclopedia.”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2026. Available:</w:t>
        </w:r>
      </w:ins>
      <w:ins w:id="882" w:author="PR Preview" w:date="2026-01-01T00:00:00Z">
        <w:r>
          <w:t xml:space="preserve"> </w:t>
        </w:r>
      </w:ins>
      <w:hyperlink r:id="rId109">
        <w:ins w:id="883" w:author="PR Preview" w:date="2026-01-01T00:00:00Z">
          <w:r>
            <w:rPr>
              <w:rStyle w:val="Hyperlink"/>
            </w:rPr>
            <w:t xml:space="preserve">https://en.wikipedia.org/wiki/Bonferroni_correction</w:t>
          </w:r>
        </w:ins>
      </w:hyperlink>
    </w:p>
    <w:bookmarkEnd w:id="110"/>
    <w:bookmarkStart w:id="112" w:name="ref-wikipedia_booles_inequality"/>
    <w:p>
      <w:pPr>
        <w:pStyle w:val="Bibliography"/>
      </w:pPr>
      <w:ins w:id="884" w:author="PR Preview" w:date="2026-01-01T00:00:00Z">
        <w:r>
          <w:t xml:space="preserve">[9]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	</w:t>
        </w:r>
      </w:ins>
      <w:ins w:id="887" w:author="PR Preview" w:date="2026-01-01T00:00:00Z">
        <w:r>
          <w:t xml:space="preserve">Wikipedia contributors,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“Boole’s inequality —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Wikipedia</w:t>
        </w:r>
      </w:ins>
      <w:ins w:id="892" w:author="PR Preview" w:date="2026-01-01T00:00:00Z">
        <w:r>
          <w:t xml:space="preserve">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the free encyclopedia.”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2026. Available:</w:t>
        </w:r>
      </w:ins>
      <w:ins w:id="897" w:author="PR Preview" w:date="2026-01-01T00:00:00Z">
        <w:r>
          <w:t xml:space="preserve"> </w:t>
        </w:r>
      </w:ins>
      <w:hyperlink r:id="rId111">
        <w:ins w:id="898" w:author="PR Preview" w:date="2026-01-01T00:00:00Z">
          <w:r>
            <w:rPr>
              <w:rStyle w:val="Hyperlink"/>
            </w:rPr>
            <w:t xml:space="preserve">https://en.wikipedia.org/wiki/Boole%27s_inequality</w:t>
          </w:r>
        </w:ins>
      </w:hyperlink>
    </w:p>
    <w:bookmarkEnd w:id="112"/>
    <w:bookmarkStart w:id="114" w:name="ref-wikipedia_holm_bonferroni_method"/>
    <w:p>
      <w:pPr>
        <w:pStyle w:val="Bibliography"/>
      </w:pPr>
      <w:ins w:id="899" w:author="PR Preview" w:date="2026-01-01T00:00:00Z">
        <w:r>
          <w:t xml:space="preserve">[10]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	</w:t>
        </w:r>
      </w:ins>
      <w:ins w:id="902" w:author="PR Preview" w:date="2026-01-01T00:00:00Z">
        <w:r>
          <w:t xml:space="preserve">Wikipedia contributors,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“Holm–bonferroni method —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Wikipedia</w:t>
        </w:r>
      </w:ins>
      <w:ins w:id="907" w:author="PR Preview" w:date="2026-01-01T00:00:00Z">
        <w:r>
          <w:t xml:space="preserve">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the free encyclopedia.”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2026. Available:</w:t>
        </w:r>
      </w:ins>
      <w:ins w:id="912" w:author="PR Preview" w:date="2026-01-01T00:00:00Z">
        <w:r>
          <w:t xml:space="preserve"> </w:t>
        </w:r>
      </w:ins>
      <w:hyperlink r:id="rId113">
        <w:ins w:id="913" w:author="PR Preview" w:date="2026-01-01T00:00:00Z">
          <w:r>
            <w:rPr>
              <w:rStyle w:val="Hyperlink"/>
            </w:rPr>
            <w:t xml:space="preserve">https://en.wikipedia.org/wiki/Holm%E2%80%93Bonferroni_method</w:t>
          </w:r>
        </w:ins>
      </w:hyperlink>
    </w:p>
    <w:bookmarkEnd w:id="114"/>
    <w:bookmarkStart w:id="116" w:name="ref-CaseBerg01"/>
    <w:p>
      <w:pPr>
        <w:pStyle w:val="Bibliography"/>
      </w:pPr>
      <w:ins w:id="914" w:author="PR Preview" w:date="2026-01-01T00:00:00Z">
        <w:r>
          <w:t xml:space="preserve">[11]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	</w:t>
        </w:r>
      </w:ins>
      <w:ins w:id="917" w:author="PR Preview" w:date="2026-01-01T00:00:00Z">
        <w:r>
          <w:t xml:space="preserve">G. Casella and R. Berger,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rPr>
            <w:i/>
            <w:iCs/>
          </w:rPr>
          <w:t xml:space="preserve">Statistical inference</w:t>
        </w:r>
      </w:ins>
      <w:ins w:id="920" w:author="PR Preview" w:date="2026-01-01T00:00:00Z">
        <w:r>
          <w:t xml:space="preserve">, 2nd ed. Cengage Learning, 2002. Available:</w:t>
        </w:r>
      </w:ins>
      <w:ins w:id="921" w:author="PR Preview" w:date="2026-01-01T00:00:00Z">
        <w:r>
          <w:t xml:space="preserve"> </w:t>
        </w:r>
      </w:ins>
      <w:hyperlink r:id="rId115">
        <w:ins w:id="922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16"/>
    <w:bookmarkStart w:id="117" w:name="ref-rice2007mathematical"/>
    <w:p>
      <w:pPr>
        <w:pStyle w:val="Bibliography"/>
      </w:pPr>
      <w:ins w:id="923" w:author="PR Preview" w:date="2026-01-01T00:00:00Z">
        <w:r>
          <w:t xml:space="preserve">[12]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	</w:t>
        </w:r>
      </w:ins>
      <w:ins w:id="926" w:author="PR Preview" w:date="2026-01-01T00:00:00Z">
        <w:r>
          <w:t xml:space="preserve">J. A. Rice,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rPr>
            <w:i/>
            <w:iCs/>
          </w:rPr>
          <w:t xml:space="preserve">Mathematical statistics and data analysis</w:t>
        </w:r>
      </w:ins>
      <w:ins w:id="929" w:author="PR Preview" w:date="2026-01-01T00:00:00Z">
        <w:r>
          <w:t xml:space="preserve">, 3rd ed. Belmont, CA: Cengage Learning, 2007.</w:t>
        </w:r>
      </w:ins>
    </w:p>
    <w:bookmarkEnd w:id="117"/>
    <w:bookmarkStart w:id="119" w:name="ref-benjamini2001control"/>
    <w:p>
      <w:pPr>
        <w:pStyle w:val="Bibliography"/>
      </w:pPr>
      <w:ins w:id="930" w:author="PR Preview" w:date="2026-01-01T00:00:00Z">
        <w:r>
          <w:t xml:space="preserve">[13]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	</w:t>
        </w:r>
      </w:ins>
      <w:ins w:id="933" w:author="PR Preview" w:date="2026-01-01T00:00:00Z">
        <w:r>
          <w:t xml:space="preserve">Y. Benjamini and D. Yekutieli,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“The control of the false discovery rate in multiple testing under dependency,”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rPr>
            <w:i/>
            <w:iCs/>
          </w:rPr>
          <w:t xml:space="preserve">The Annals of Statistics</w:t>
        </w:r>
      </w:ins>
      <w:ins w:id="938" w:author="PR Preview" w:date="2026-01-01T00:00:00Z">
        <w:r>
          <w:t xml:space="preserve">, vol. 29, no. 4, 2001, doi:</w:t>
        </w:r>
      </w:ins>
      <w:ins w:id="939" w:author="PR Preview" w:date="2026-01-01T00:00:00Z">
        <w:r>
          <w:t xml:space="preserve"> </w:t>
        </w:r>
      </w:ins>
      <w:hyperlink r:id="rId118">
        <w:ins w:id="940" w:author="PR Preview" w:date="2026-01-01T00:00:00Z">
          <w:r>
            <w:rPr>
              <w:rStyle w:val="Hyperlink"/>
            </w:rPr>
            <w:t xml:space="preserve">10.1214/aos/1013699998</w:t>
          </w:r>
        </w:ins>
      </w:hyperlink>
      <w:ins w:id="941" w:author="PR Preview" w:date="2026-01-01T00:00:00Z">
        <w:r>
          <w:t xml:space="preserve">.</w:t>
        </w:r>
      </w:ins>
    </w:p>
    <w:bookmarkEnd w:id="119"/>
    <w:bookmarkStart w:id="121" w:name="ref-efron2016computer"/>
    <w:p>
      <w:pPr>
        <w:pStyle w:val="Bibliography"/>
      </w:pPr>
      <w:ins w:id="942" w:author="PR Preview" w:date="2026-01-01T00:00:00Z">
        <w:r>
          <w:t xml:space="preserve">[14]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	</w:t>
        </w:r>
      </w:ins>
      <w:ins w:id="945" w:author="PR Preview" w:date="2026-01-01T00:00:00Z">
        <w:r>
          <w:t xml:space="preserve">B. Efron and T. Hastie,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rPr>
            <w:i/>
            <w:iCs/>
          </w:rPr>
          <w:t xml:space="preserve">Computer age statistical inference: Algorithms, evidence, and data science</w:t>
        </w:r>
      </w:ins>
      <w:ins w:id="948" w:author="PR Preview" w:date="2026-01-01T00:00:00Z">
        <w:r>
          <w:t xml:space="preserve">. Cambridge University Press, 2016. doi:</w:t>
        </w:r>
      </w:ins>
      <w:ins w:id="949" w:author="PR Preview" w:date="2026-01-01T00:00:00Z">
        <w:r>
          <w:t xml:space="preserve"> </w:t>
        </w:r>
      </w:ins>
      <w:hyperlink r:id="rId120">
        <w:ins w:id="950" w:author="PR Preview" w:date="2026-01-01T00:00:00Z">
          <w:r>
            <w:rPr>
              <w:rStyle w:val="Hyperlink"/>
            </w:rPr>
            <w:t xml:space="preserve">10.1017/CBO9781316576533</w:t>
          </w:r>
        </w:ins>
      </w:hyperlink>
      <w:ins w:id="951" w:author="PR Preview" w:date="2026-01-01T00:00:00Z">
        <w:r>
          <w:t xml:space="preserve">.</w:t>
        </w:r>
      </w:ins>
    </w:p>
    <w:bookmarkEnd w:id="121"/>
    <w:bookmarkStart w:id="123" w:name="ref-storey2002direct"/>
    <w:p>
      <w:pPr>
        <w:pStyle w:val="Bibliography"/>
      </w:pPr>
      <w:ins w:id="952" w:author="PR Preview" w:date="2026-01-01T00:00:00Z">
        <w:r>
          <w:t xml:space="preserve">[15]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	</w:t>
        </w:r>
      </w:ins>
      <w:ins w:id="955" w:author="PR Preview" w:date="2026-01-01T00:00:00Z">
        <w:r>
          <w:t xml:space="preserve">J. D. Storey,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“A direct approach to false discovery rates,”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rPr>
            <w:i/>
            <w:iCs/>
          </w:rPr>
          <w:t xml:space="preserve">Journal of the Royal Statistical Society: Series B (Statistical Methodology)</w:t>
        </w:r>
      </w:ins>
      <w:ins w:id="960" w:author="PR Preview" w:date="2026-01-01T00:00:00Z">
        <w:r>
          <w:t xml:space="preserve">, vol. 64, no. 3, pp. 479–498, 2002, doi:</w:t>
        </w:r>
      </w:ins>
      <w:ins w:id="961" w:author="PR Preview" w:date="2026-01-01T00:00:00Z">
        <w:r>
          <w:t xml:space="preserve"> </w:t>
        </w:r>
      </w:ins>
      <w:hyperlink r:id="rId122">
        <w:ins w:id="962" w:author="PR Preview" w:date="2026-01-01T00:00:00Z">
          <w:r>
            <w:rPr>
              <w:rStyle w:val="Hyperlink"/>
            </w:rPr>
            <w:t xml:space="preserve">10.1111/1467-9868.00346</w:t>
          </w:r>
        </w:ins>
      </w:hyperlink>
      <w:ins w:id="963" w:author="PR Preview" w:date="2026-01-01T00:00:00Z">
        <w:r>
          <w:t xml:space="preserve">.</w:t>
        </w:r>
      </w:ins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2026-10-18T19:14:16Z</dcterms:created>
  <dcterms:modified xsi:type="dcterms:W3CDTF">2026-10-18T19:14:16Z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