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del w:id="3" w:author="PR Preview" w:date="2026-01-01T00:00:00Z">
        <w:r>
          <w:delText xml:space="preserve">The</w:delText>
        </w:r>
      </w:del>
      <w:del w:id="4" w:author="PR Preview" w:date="2026-01-01T00:00:00Z">
        <w:r>
          <w:delText xml:space="preserve"> </w:delText>
        </w:r>
      </w:del>
      <w:hyperlink r:id="rId23">
        <w:del w:id="5" w:author="PR Preview" w:date="2026-01-01T00:00:00Z">
          <w:r>
            <w:rPr>
              <w:rStyle w:val="Hyperlink"/>
            </w:rPr>
            <w:delText xml:space="preserve">hierarchical model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of</w:delText>
        </w:r>
      </w:del>
      <w:del w:id="8" w:author="PR Preview" w:date="2026-01-01T00:00:00Z">
        <w:r>
          <w:delText xml:space="preserve"> </w:delText>
        </w:r>
      </w:del>
      <w:hyperlink r:id="rId24">
        <w:del w:id="9" w:author="PR Preview" w:date="2026-01-01T00:00:00Z">
          <w:r>
            <w:rPr>
              <w:rStyle w:val="Hyperlink"/>
            </w:rPr>
            <w:delText xml:space="preserve">the two-level Gaussian example</w:delText>
          </w:r>
        </w:del>
      </w:hyperlink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the random-effects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i/>
            <w:iCs/>
          </w:rPr>
          <w:delText xml:space="preserve">model structure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 group-level parameters</w:delText>
        </w:r>
      </w:del>
      <w:del w:id="17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drawn from a common distribution.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What changes here from a maximum likelihood fit is the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rPr>
            <w:i/>
            <w:iCs/>
          </w:rPr>
          <w:delText xml:space="preserve">inference method</w:delText>
        </w:r>
      </w:del>
      <w:del w:id="24" w:author="PR Preview" w:date="2026-01-01T00:00:00Z">
        <w:r>
          <w:delText xml:space="preserve">: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Bayesian analysis places priors on the hyperparameters</w:delText>
        </w:r>
      </w:del>
      <w:del w:id="27" w:author="PR Preview" w:date="2026-01-01T00:00:00Z">
        <w:r>
          <w:delText xml:space="preserve"> </w:delText>
        </w:r>
      </w:del>
      <m:oMath>
        <m:r>
          <m:t>μ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</w:delText>
        </w:r>
      </w:del>
      <w:del w:id="30" w:author="PR Preview" w:date="2026-01-01T00:00:00Z">
        <w:r>
          <w:delText xml:space="preserve"> </w:delText>
        </w:r>
      </w:del>
      <m:oMath>
        <m:r>
          <m:t>τ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 samples their joint posterior together with the group-level parameters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[1, Ch. 14], p. 329</w:delText>
        </w:r>
      </w:del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The posterior shrinks each group’s estimate toward the overall mean,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by an amount the data determine through</w:delText>
        </w:r>
      </w:del>
      <w:del w:id="40" w:author="PR Preview" w:date="2026-01-01T00:00:00Z">
        <w:r>
          <w:delText xml:space="preserve"> </w:delText>
        </w:r>
      </w:del>
      <m:oMath>
        <m:r>
          <m:t>τ</m:t>
        </m:r>
      </m:oMath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and the posterior for</w:delText>
        </w:r>
      </w:del>
      <w:del w:id="44" w:author="PR Preview" w:date="2026-01-01T00:00:00Z">
        <w:r>
          <w:delText xml:space="preserve"> </w:delText>
        </w:r>
      </w:del>
      <m:oMath>
        <m:r>
          <m:t>τ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carries the uncertainty about the between-group spread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into every group-level summary.</w:delText>
        </w:r>
      </w:del>
    </w:p>
    <w:p>
      <w:pPr>
        <w:pStyle w:val="FirstParagraph"/>
      </w:pPr>
      <w:ins w:id="49" w:author="PR Preview" w:date="2026-01-01T00:00:00Z">
        <w:r>
          <w:t xml:space="preserve">The</w:t>
        </w:r>
      </w:ins>
      <w:ins w:id="50" w:author="PR Preview" w:date="2026-01-01T00:00:00Z">
        <w:r>
          <w:t xml:space="preserve"> </w:t>
        </w:r>
      </w:ins>
      <w:hyperlink r:id="rId23">
        <w:ins w:id="51" w:author="PR Preview" w:date="2026-01-01T00:00:00Z">
          <w:r>
            <w:rPr>
              <w:rStyle w:val="Hyperlink"/>
            </w:rPr>
            <w:t xml:space="preserve">hierarchical model</w:t>
          </w:r>
        </w:ins>
      </w:hyperlink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of</w:t>
        </w:r>
      </w:ins>
      <w:ins w:id="54" w:author="PR Preview" w:date="2026-01-01T00:00:00Z">
        <w:r>
          <w:t xml:space="preserve"> </w:t>
        </w:r>
      </w:ins>
      <w:hyperlink r:id="rId24">
        <w:ins w:id="55" w:author="PR Preview" w:date="2026-01-01T00:00:00Z">
          <w:r>
            <w:rPr>
              <w:rStyle w:val="Hyperlink"/>
            </w:rPr>
            <w:t xml:space="preserve">the two-level Gaussian example</w:t>
          </w:r>
        </w:ins>
      </w:hyperlink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is the random-effects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i/>
            <w:iCs/>
          </w:rPr>
          <w:t xml:space="preserve">model structure</w:t>
        </w:r>
      </w:ins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with group-level parameters</w:t>
        </w:r>
      </w:ins>
      <w:ins w:id="63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drawn from a common distribution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[2]</w:t>
        </w:r>
      </w:ins>
      <w:ins w:id="68" w:author="PR Preview" w:date="2026-01-01T00:00:00Z">
        <w:r>
          <w:t xml:space="preserve">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What changes here from a maximum likelihood fit is the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i/>
            <w:iCs/>
          </w:rPr>
          <w:t xml:space="preserve">inference method</w:t>
        </w:r>
      </w:ins>
      <w:ins w:id="73" w:author="PR Preview" w:date="2026-01-01T00:00:00Z">
        <w:r>
          <w:t xml:space="preserve">: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 Bayesian analysis places priors on the hyperparameters</w:t>
        </w:r>
      </w:ins>
      <w:ins w:id="76" w:author="PR Preview" w:date="2026-01-01T00:00:00Z">
        <w:r>
          <w:t xml:space="preserve"> </w:t>
        </w:r>
      </w:ins>
      <m:oMath>
        <m:r>
          <m:t>μ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</w:t>
        </w:r>
      </w:ins>
      <w:ins w:id="79" w:author="PR Preview" w:date="2026-01-01T00:00:00Z">
        <w:r>
          <w:t xml:space="preserve"> </w:t>
        </w:r>
      </w:ins>
      <m:oMath>
        <m:r>
          <m:t>τ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 samples their joint posterior together with the group-level parameters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[1, Ch. 14], p. 329</w:t>
        </w:r>
      </w:ins>
      <w:ins w:id="84" w:author="PR Preview" w:date="2026-01-01T00:00:00Z">
        <w:r>
          <w:t xml:space="preserve">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 posterior shrinks each group’s estimate toward the overall mean,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by an amount the data determine through</w:t>
        </w:r>
      </w:ins>
      <w:ins w:id="89" w:author="PR Preview" w:date="2026-01-01T00:00:00Z">
        <w:r>
          <w:t xml:space="preserve"> </w:t>
        </w:r>
      </w:ins>
      <m:oMath>
        <m:r>
          <m:t>τ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and the posterior for</w:t>
        </w:r>
      </w:ins>
      <w:ins w:id="93" w:author="PR Preview" w:date="2026-01-01T00:00:00Z">
        <w:r>
          <w:t xml:space="preserve"> </w:t>
        </w:r>
      </w:ins>
      <m:oMath>
        <m:r>
          <m:t>τ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carries the uncertainty about the between-group spread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into every group-level summary.</w:t>
        </w:r>
      </w:ins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del w:id="98" w:author="PR Preview" w:date="2026-01-01T00:00:00Z">
        <w:r>
          <w:rPr>
            <w:b/>
            <w:bCs/>
          </w:rPr>
          <w:delText xml:space="preserve">Example 6 (A BIC approximation to Bayesian model averaging)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Marginal likelihoods are hard to compute,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but with equal prior probabilities for the models,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the</w:delText>
        </w:r>
      </w:del>
      <w:del w:id="105" w:author="PR Preview" w:date="2026-01-01T00:00:00Z">
        <w:r>
          <w:delText xml:space="preserve"> </w:delText>
        </w:r>
      </w:del>
      <w:hyperlink r:id="rId36">
        <w:del w:id="106" w:author="PR Preview" w:date="2026-01-01T00:00:00Z">
          <w:r>
            <w:rPr>
              <w:rStyle w:val="Hyperlink"/>
            </w:rPr>
            <w:delText xml:space="preserve">Bayesian information criterion</w:delText>
          </w:r>
        </w:del>
      </w:hyperlink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gives a large-sample approximation to the posterior model probabilities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[2]</w:delText>
        </w:r>
      </w:del>
      <w:del w:id="111" w:author="PR Preview" w:date="2026-01-01T00:00:00Z">
        <w:r>
          <w:delText xml:space="preserve">:</w:delText>
        </w:r>
      </w:del>
    </w:p>
    <w:p>
      <w:pPr>
        <w:pStyle w:val="BodyText"/>
      </w:pPr>
      <w:ins w:id="112" w:author="PR Preview" w:date="2026-01-01T00:00:00Z">
        <w:r>
          <w:rPr>
            <w:b/>
            <w:bCs/>
          </w:rPr>
          <w:t xml:space="preserve">Example 6 (A BIC approximation to Bayesian model averaging)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Marginal likelihoods are hard to compute,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but with equal prior probabilities for the models,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the</w:t>
        </w:r>
      </w:ins>
      <w:ins w:id="119" w:author="PR Preview" w:date="2026-01-01T00:00:00Z">
        <w:r>
          <w:t xml:space="preserve"> </w:t>
        </w:r>
      </w:ins>
      <w:hyperlink r:id="rId36">
        <w:ins w:id="120" w:author="PR Preview" w:date="2026-01-01T00:00:00Z">
          <w:r>
            <w:rPr>
              <w:rStyle w:val="Hyperlink"/>
            </w:rPr>
            <w:t xml:space="preserve">Bayesian information criterion</w:t>
          </w:r>
        </w:ins>
      </w:hyperlink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gives a large-sample approximation to the posterior model probabilities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[3]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[4]</w:t>
        </w:r>
      </w:ins>
      <w:ins w:id="127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del w:id="128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1"/>
        </w:numPr>
      </w:pPr>
      <w:del w:id="129" w:author="PR Preview" w:date="2026-01-01T00:00:00Z">
        <w:r>
          <w:delText xml:space="preserve">Wikipedia contributors [3]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— Bayesian updating, with examples</w:delText>
        </w:r>
      </w:del>
    </w:p>
    <w:p>
      <w:pPr>
        <w:numPr>
          <w:ilvl w:val="0"/>
          <w:numId w:val="1001"/>
        </w:numPr>
      </w:pPr>
      <w:del w:id="132" w:author="PR Preview" w:date="2026-01-01T00:00:00Z">
        <w:r>
          <w:delText xml:space="preserve">Wikipedia contributors [4]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— random effects and hierarchical priors</w:delText>
        </w:r>
      </w:del>
    </w:p>
    <w:p>
      <w:pPr>
        <w:numPr>
          <w:ilvl w:val="0"/>
          <w:numId w:val="1001"/>
        </w:numPr>
      </w:pPr>
      <w:del w:id="135" w:author="PR Preview" w:date="2026-01-01T00:00:00Z">
        <w:r>
          <w:delText xml:space="preserve">Wikipedia contributors [5]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— comparing models with the ratio of marginal likelihoods</w:delText>
        </w:r>
      </w:del>
    </w:p>
    <w:p>
      <w:pPr>
        <w:numPr>
          <w:ilvl w:val="0"/>
          <w:numId w:val="1001"/>
        </w:numPr>
      </w:pPr>
      <w:del w:id="138" w:author="PR Preview" w:date="2026-01-01T00:00:00Z">
        <w:r>
          <w:delText xml:space="preserve">Wikipedia contributors [6]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— a large-sample approximation to the log marginal likelihood</w:delText>
        </w:r>
      </w:del>
    </w:p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del w:id="141" w:author="PR Preview" w:date="2026-01-01T00:00:00Z">
        <w:r>
          <w:delText xml:space="preserve">[2]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	</w:delText>
        </w:r>
      </w:del>
      <w:del w:id="144" w:author="PR Preview" w:date="2026-01-01T00:00:00Z">
        <w:r>
          <w:delText xml:space="preserve">G. Schwarz,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“Estimating the dimension of a model,”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rPr>
            <w:i/>
            <w:iCs/>
          </w:rPr>
          <w:delText xml:space="preserve">The Annals of Statistics</w:delText>
        </w:r>
      </w:del>
      <w:del w:id="149" w:author="PR Preview" w:date="2026-01-01T00:00:00Z">
        <w:r>
          <w:delText xml:space="preserve">, vol. 6, no. 2, pp. 461–464, 1978, doi:</w:delText>
        </w:r>
      </w:del>
      <w:del w:id="150" w:author="PR Preview" w:date="2026-01-01T00:00:00Z">
        <w:r>
          <w:delText xml:space="preserve"> </w:delText>
        </w:r>
      </w:del>
      <w:hyperlink r:id="rId43">
        <w:del w:id="151" w:author="PR Preview" w:date="2026-01-01T00:00:00Z">
          <w:r>
            <w:rPr>
              <w:rStyle w:val="Hyperlink"/>
            </w:rPr>
            <w:delText xml:space="preserve">10.1214/aos/1176344136</w:delText>
          </w:r>
        </w:del>
      </w:hyperlink>
      <w:del w:id="152" w:author="PR Preview" w:date="2026-01-01T00:00:00Z">
        <w:r>
          <w:delText xml:space="preserve">.</w:delText>
        </w:r>
      </w:del>
    </w:p>
    <w:p>
      <w:pPr>
        <w:pStyle w:val="Bibliography"/>
      </w:pPr>
      <w:del w:id="153" w:author="PR Preview" w:date="2026-01-01T00:00:00Z">
        <w:r>
          <w:delText xml:space="preserve">[3]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	</w:delText>
        </w:r>
      </w:del>
      <w:del w:id="156" w:author="PR Preview" w:date="2026-01-01T00:00:00Z">
        <w:r>
          <w:delText xml:space="preserve">Wikipedia contributors,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“Bayesian inference —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Wikipedia</w:delText>
        </w:r>
      </w:del>
      <w:del w:id="161" w:author="PR Preview" w:date="2026-01-01T00:00:00Z">
        <w:r>
          <w:delText xml:space="preserve">,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the free encyclopedia.”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2026. Available:</w:delText>
        </w:r>
      </w:del>
      <w:del w:id="166" w:author="PR Preview" w:date="2026-01-01T00:00:00Z">
        <w:r>
          <w:delText xml:space="preserve"> </w:delText>
        </w:r>
      </w:del>
      <w:hyperlink r:id="rId13">
        <w:del w:id="167" w:author="PR Preview" w:date="2026-01-01T00:00:00Z">
          <w:r>
            <w:rPr>
              <w:rStyle w:val="Hyperlink"/>
            </w:rPr>
            <w:delText xml:space="preserve">https://en.wikipedia.org/wiki/Bayesian_inference</w:delText>
          </w:r>
        </w:del>
      </w:hyperlink>
    </w:p>
    <w:p>
      <w:pPr>
        <w:pStyle w:val="Bibliography"/>
      </w:pPr>
      <w:del w:id="168" w:author="PR Preview" w:date="2026-01-01T00:00:00Z">
        <w:r>
          <w:delText xml:space="preserve">[4]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	</w:delText>
        </w:r>
      </w:del>
      <w:del w:id="171" w:author="PR Preview" w:date="2026-01-01T00:00:00Z">
        <w:r>
          <w:delText xml:space="preserve">Wikipedia contributors,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“Bayesian hierarchical modeling —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Wikipedia</w:delText>
        </w:r>
      </w:del>
      <w:del w:id="176" w:author="PR Preview" w:date="2026-01-01T00:00:00Z">
        <w:r>
          <w:delText xml:space="preserve">,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the free encyclopedia.”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2026. Available:</w:delText>
        </w:r>
      </w:del>
      <w:del w:id="181" w:author="PR Preview" w:date="2026-01-01T00:00:00Z">
        <w:r>
          <w:delText xml:space="preserve"> </w:delText>
        </w:r>
      </w:del>
      <w:hyperlink r:id="rId41">
        <w:del w:id="182" w:author="PR Preview" w:date="2026-01-01T00:00:00Z">
          <w:r>
            <w:rPr>
              <w:rStyle w:val="Hyperlink"/>
            </w:rPr>
            <w:delText xml:space="preserve">https://en.wikipedia.org/wiki/Bayesian_hierarchical_modeling</w:delText>
          </w:r>
        </w:del>
      </w:hyperlink>
    </w:p>
    <w:p>
      <w:pPr>
        <w:pStyle w:val="Bibliography"/>
      </w:pPr>
      <w:del w:id="183" w:author="PR Preview" w:date="2026-01-01T00:00:00Z">
        <w:r>
          <w:delText xml:space="preserve">[5]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	</w:delText>
        </w:r>
      </w:del>
      <w:del w:id="186" w:author="PR Preview" w:date="2026-01-01T00:00:00Z">
        <w:r>
          <w:delText xml:space="preserve">Wikipedia contributors,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“Bayes factor —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Wikipedia</w:delText>
        </w:r>
      </w:del>
      <w:del w:id="191" w:author="PR Preview" w:date="2026-01-01T00:00:00Z">
        <w:r>
          <w:delText xml:space="preserve">,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the free encyclopedia.”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2026. Available:</w:delText>
        </w:r>
      </w:del>
      <w:del w:id="196" w:author="PR Preview" w:date="2026-01-01T00:00:00Z">
        <w:r>
          <w:delText xml:space="preserve"> </w:delText>
        </w:r>
      </w:del>
      <w:hyperlink r:id="rId14">
        <w:del w:id="197" w:author="PR Preview" w:date="2026-01-01T00:00:00Z">
          <w:r>
            <w:rPr>
              <w:rStyle w:val="Hyperlink"/>
            </w:rPr>
            <w:delText xml:space="preserve">https://en.wikipedia.org/wiki/Bayes_factor</w:delText>
          </w:r>
        </w:del>
      </w:hyperlink>
    </w:p>
    <w:p>
      <w:pPr>
        <w:pStyle w:val="Bibliography"/>
      </w:pPr>
      <w:del w:id="198" w:author="PR Preview" w:date="2026-01-01T00:00:00Z">
        <w:r>
          <w:delText xml:space="preserve">[6]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	</w:delText>
        </w:r>
      </w:del>
      <w:del w:id="201" w:author="PR Preview" w:date="2026-01-01T00:00:00Z">
        <w:r>
          <w:delText xml:space="preserve">Wikipedia contributors,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“Bayesian information criterion —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Wikipedia</w:delText>
        </w:r>
      </w:del>
      <w:del w:id="206" w:author="PR Preview" w:date="2026-01-01T00:00:00Z">
        <w:r>
          <w:delText xml:space="preserve">,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the free encyclopedia.”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2026. Available:</w:delText>
        </w:r>
      </w:del>
      <w:del w:id="211" w:author="PR Preview" w:date="2026-01-01T00:00:00Z">
        <w:r>
          <w:delText xml:space="preserve"> </w:delText>
        </w:r>
      </w:del>
      <w:hyperlink r:id="rId45">
        <w:del w:id="212" w:author="PR Preview" w:date="2026-01-01T00:00:00Z">
          <w:r>
            <w:rPr>
              <w:rStyle w:val="Hyperlink"/>
            </w:rPr>
            <w:delText xml:space="preserve">https://en.wikipedia.org/wiki/Bayesian_information_criterion</w:delText>
          </w:r>
        </w:del>
      </w:hyperlink>
    </w:p>
    <w:p>
      <w:pPr>
        <w:pStyle w:val="Bibliography"/>
      </w:pPr>
      <w:ins w:id="213" w:author="PR Preview" w:date="2026-01-01T00:00:00Z">
        <w:r>
          <w:t xml:space="preserve">[2]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	</w:t>
        </w:r>
      </w:ins>
      <w:ins w:id="216" w:author="PR Preview" w:date="2026-01-01T00:00:00Z">
        <w:r>
          <w:t xml:space="preserve">Wikipedia contributors,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“Bayesian hierarchical modeling —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Wikipedia</w:t>
        </w:r>
      </w:ins>
      <w:ins w:id="221" w:author="PR Preview" w:date="2026-01-01T00:00:00Z">
        <w:r>
          <w:t xml:space="preserve">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the free encyclopedia.”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2026. Available:</w:t>
        </w:r>
      </w:ins>
      <w:ins w:id="226" w:author="PR Preview" w:date="2026-01-01T00:00:00Z">
        <w:r>
          <w:t xml:space="preserve"> </w:t>
        </w:r>
      </w:ins>
      <w:hyperlink r:id="rId41">
        <w:ins w:id="227" w:author="PR Preview" w:date="2026-01-01T00:00:00Z">
          <w:r>
            <w:rPr>
              <w:rStyle w:val="Hyperlink"/>
            </w:rPr>
            <w:t xml:space="preserve">https://en.wikipedia.org/wiki/Bayesian_hierarchical_modeling</w:t>
          </w:r>
        </w:ins>
      </w:hyperlink>
    </w:p>
    <w:bookmarkEnd w:id="42"/>
    <w:bookmarkStart w:id="44" w:name="ref-schwarz1978estimating"/>
    <w:p>
      <w:pPr>
        <w:pStyle w:val="Bibliography"/>
      </w:pPr>
      <w:ins w:id="228" w:author="PR Preview" w:date="2026-01-01T00:00:00Z">
        <w:r>
          <w:t xml:space="preserve">[3]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	</w:t>
        </w:r>
      </w:ins>
      <w:ins w:id="231" w:author="PR Preview" w:date="2026-01-01T00:00:00Z">
        <w:r>
          <w:t xml:space="preserve">G. Schwarz,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“Estimating the dimension of a model,”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rPr>
            <w:i/>
            <w:iCs/>
          </w:rPr>
          <w:t xml:space="preserve">The Annals of Statistics</w:t>
        </w:r>
      </w:ins>
      <w:ins w:id="236" w:author="PR Preview" w:date="2026-01-01T00:00:00Z">
        <w:r>
          <w:t xml:space="preserve">, vol. 6, no. 2, pp. 461–464, 1978, doi:</w:t>
        </w:r>
      </w:ins>
      <w:ins w:id="237" w:author="PR Preview" w:date="2026-01-01T00:00:00Z">
        <w:r>
          <w:t xml:space="preserve"> </w:t>
        </w:r>
      </w:ins>
      <w:hyperlink r:id="rId43">
        <w:ins w:id="238" w:author="PR Preview" w:date="2026-01-01T00:00:00Z">
          <w:r>
            <w:rPr>
              <w:rStyle w:val="Hyperlink"/>
            </w:rPr>
            <w:t xml:space="preserve">10.1214/aos/1176344136</w:t>
          </w:r>
        </w:ins>
      </w:hyperlink>
      <w:ins w:id="239" w:author="PR Preview" w:date="2026-01-01T00:00:00Z">
        <w:r>
          <w:t xml:space="preserve">.</w:t>
        </w:r>
      </w:ins>
    </w:p>
    <w:bookmarkEnd w:id="44"/>
    <w:bookmarkStart w:id="46" w:name="Xa584536cae7abc3c1159cccbd47cc37873a4d27"/>
    <w:p>
      <w:pPr>
        <w:pStyle w:val="Bibliography"/>
      </w:pPr>
      <w:ins w:id="240" w:author="PR Preview" w:date="2026-01-01T00:00:00Z">
        <w:r>
          <w:t xml:space="preserve">[4]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	</w:t>
        </w:r>
      </w:ins>
      <w:ins w:id="243" w:author="PR Preview" w:date="2026-01-01T00:00:00Z">
        <w:r>
          <w:t xml:space="preserve">Wikipedia contributors,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“Bayesian information criterion —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Wikipedia</w:t>
        </w:r>
      </w:ins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the free encyclopedia.”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2026. Available:</w:t>
        </w:r>
      </w:ins>
      <w:ins w:id="253" w:author="PR Preview" w:date="2026-01-01T00:00:00Z">
        <w:r>
          <w:t xml:space="preserve"> </w:t>
        </w:r>
      </w:ins>
      <w:hyperlink r:id="rId45">
        <w:ins w:id="254" w:author="PR Preview" w:date="2026-01-01T00:00:00Z">
          <w:r>
            <w:rPr>
              <w:rStyle w:val="Hyperlink"/>
            </w:rPr>
            <w:t xml:space="preserve">https://en.wikipedia.org/wiki/Bayesian_information_criterion</w:t>
          </w:r>
        </w:ins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Relationship Id="rId13" Type="http://schemas.openxmlformats.org/officeDocument/2006/relationships/hyperlink" Target="https://en.wikipedia.org/wiki/Bayesian_inference" TargetMode="External"/><Relationship Id="rId14" Type="http://schemas.openxmlformats.org/officeDocument/2006/relationships/hyperlink" Target="https://en.wikipedia.org/wiki/Bayes_factor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2026-10-18T19:02:19Z</dcterms:created>
  <dcterms:modified xsi:type="dcterms:W3CDTF">2026-10-18T19:02:19Z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