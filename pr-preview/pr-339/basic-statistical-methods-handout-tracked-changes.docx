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2026-10-18 12:03:55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11:47:58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(One-sample t-test)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observations with</w:delText>
        </w:r>
      </w:del>
      <w:del w:id="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</m:t>
        </m:r>
      </m:oMath>
      <w:del w:id="10" w:author="PR Preview" w:date="2026-01-01T00:00:00Z">
        <w:r>
          <w:delText xml:space="preserve">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sample mean</w:delText>
        </w:r>
      </w:del>
      <w:del w:id="13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14" w:author="PR Preview" w:date="2026-01-01T00:00:00Z">
        <w:r>
          <w:delText xml:space="preserve">, and sample standard deviation</w:delText>
        </w:r>
      </w:del>
      <w:del w:id="15" w:author="PR Preview" w:date="2026-01-01T00:00:00Z">
        <w:r>
          <w:delText xml:space="preserve"> </w:delText>
        </w:r>
      </w:del>
      <m:oMath>
        <m:r>
          <m:t>s</m:t>
        </m:r>
      </m:oMath>
      <w:del w:id="16" w:author="PR Preview" w:date="2026-01-01T00:00:00Z">
        <w:r>
          <w:delText xml:space="preserve">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The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rPr>
            <w:b/>
            <w:bCs/>
          </w:rPr>
          <w:delText xml:space="preserve">one-sample t-test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of</w:delText>
        </w:r>
      </w:del>
      <w:del w:id="23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against</w:delText>
        </w:r>
      </w:del>
      <w:del w:id="26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uses the statistic</w:delText>
        </w:r>
      </w:del>
    </w:p>
    <w:p>
      <w:pPr>
        <w:pStyle w:val="FirstParagraph"/>
      </w:pPr>
      <w:ins w:id="29" w:author="PR Preview" w:date="2026-01-01T00:00:00Z">
        <w:r>
          <w:rPr>
            <w:b/>
            <w:bCs/>
          </w:rPr>
          <w:t xml:space="preserve">Definition 1 (One-sample t-test)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Let</w:t>
        </w:r>
      </w:ins>
      <w:ins w:id="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be observations with</w:t>
        </w:r>
      </w:ins>
      <w:ins w:id="3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36" w:author="PR Preview" w:date="2026-01-01T00:00:00Z">
        <w:r>
          <w:t xml:space="preserve">,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sample mean</w:t>
        </w:r>
      </w:ins>
      <w:ins w:id="39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40" w:author="PR Preview" w:date="2026-01-01T00:00:00Z">
        <w:r>
          <w:t xml:space="preserve">, and sample standard deviation</w:t>
        </w:r>
      </w:ins>
      <w:ins w:id="41" w:author="PR Preview" w:date="2026-01-01T00:00:00Z">
        <w:r>
          <w:t xml:space="preserve"> </w:t>
        </w:r>
      </w:ins>
      <m:oMath>
        <m:r>
          <m:t>s</m:t>
        </m:r>
      </m:oMath>
      <w:ins w:id="42" w:author="PR Preview" w:date="2026-01-01T00:00:00Z">
        <w:r>
          <w:t xml:space="preserve">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The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rPr>
            <w:b/>
            <w:bCs/>
          </w:rPr>
          <w:t xml:space="preserve">one-sample t-test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of</w:t>
        </w:r>
      </w:ins>
      <w:ins w:id="49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against</w:t>
        </w:r>
      </w:ins>
      <w:ins w:id="52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uses the statistic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[3]</w:t>
        </w:r>
      </w:ins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del w:id="57" w:author="PR Preview" w:date="2026-01-01T00:00:00Z">
        <w:r>
          <w:rPr>
            <w:b/>
            <w:bCs/>
          </w:rPr>
          <w:delText xml:space="preserve">Definition 3 (Welch’s two-sample t-test)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Let two independent groups have sample sizes</w:delText>
        </w:r>
      </w:del>
      <w:del w:id="60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sample means</w:delText>
        </w:r>
      </w:del>
      <w:del w:id="64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and</w:delText>
        </w:r>
      </w:del>
      <w:del w:id="67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del w:id="68" w:author="PR Preview" w:date="2026-01-01T00:00:00Z">
        <w:r>
          <w:delText xml:space="preserve">,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and sample variances</w:delText>
        </w:r>
      </w:del>
      <w:del w:id="71" w:author="PR Preview" w:date="2026-01-01T00:00:00Z">
        <w:r>
          <w:delText xml:space="preserve"> </w:delText>
        </w:r>
      </w:del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and</w:delText>
        </w:r>
      </w:del>
      <w:del w:id="74" w:author="PR Preview" w:date="2026-01-01T00:00:00Z">
        <w:r>
          <w:delText xml:space="preserve"> </w:delText>
        </w:r>
      </w:del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75" w:author="PR Preview" w:date="2026-01-01T00:00:00Z">
        <w:r>
          <w:delText xml:space="preserve">.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rPr>
            <w:b/>
            <w:bCs/>
          </w:rPr>
          <w:delText xml:space="preserve">Welch’s two-sample t-test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of</w:delText>
        </w:r>
      </w:del>
      <w:del w:id="80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against</w:delText>
        </w:r>
      </w:del>
      <w:del w:id="83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uses the statistic</w:delText>
        </w:r>
      </w:del>
    </w:p>
    <w:p>
      <w:pPr>
        <w:pStyle w:val="FirstParagraph"/>
      </w:pPr>
      <w:ins w:id="86" w:author="PR Preview" w:date="2026-01-01T00:00:00Z">
        <w:r>
          <w:rPr>
            <w:b/>
            <w:bCs/>
          </w:rPr>
          <w:t xml:space="preserve">Definition 3 (Welch’s two-sample t-test)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Let two independent groups have sample sizes</w:t>
        </w:r>
      </w:ins>
      <w:ins w:id="89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ins w:id="90" w:author="PR Preview" w:date="2026-01-01T00:00:00Z">
        <w:r>
          <w:t xml:space="preserve">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sample means</w:t>
        </w:r>
      </w:ins>
      <w:ins w:id="93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and</w:t>
        </w:r>
      </w:ins>
      <w:ins w:id="96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ins w:id="97" w:author="PR Preview" w:date="2026-01-01T00:00:00Z">
        <w:r>
          <w:t xml:space="preserve">,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and sample variances</w:t>
        </w:r>
      </w:ins>
      <w:ins w:id="100" w:author="PR Preview" w:date="2026-01-01T00:00:00Z">
        <w:r>
          <w:t xml:space="preserve"> </w:t>
        </w:r>
      </w:ins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and</w:t>
        </w:r>
      </w:ins>
      <w:ins w:id="103" w:author="PR Preview" w:date="2026-01-01T00:00:00Z">
        <w:r>
          <w:t xml:space="preserve"> </w:t>
        </w:r>
      </w:ins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104" w:author="PR Preview" w:date="2026-01-01T00:00:00Z">
        <w:r>
          <w:t xml:space="preserve">.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rPr>
            <w:b/>
            <w:bCs/>
          </w:rPr>
          <w:t xml:space="preserve">Welch’s two-sample t-test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of</w:t>
        </w:r>
      </w:ins>
      <w:ins w:id="109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against</w:t>
        </w:r>
      </w:ins>
      <w:ins w:id="112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uses the statistic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[5]</w:t>
        </w:r>
      </w:ins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del w:id="117" w:author="PR Preview" w:date="2026-01-01T00:00:00Z">
        <w:r>
          <w:rPr>
            <w:b/>
            <w:bCs/>
          </w:rPr>
          <w:delText xml:space="preserve">Definition 4 (Pooled variance)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For two samples of sizes</w:delText>
        </w:r>
      </w:del>
      <w:del w:id="120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1</m:t>
            </m:r>
          </m:sub>
        </m:sSub>
      </m:oMath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and</w:delText>
        </w:r>
      </w:del>
      <w:del w:id="123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2</m:t>
            </m:r>
          </m:sub>
        </m:sSub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with sample variances</w:delText>
        </w:r>
      </w:del>
      <w:del w:id="126" w:author="PR Preview" w:date="2026-01-01T00:00:00Z">
        <w:r>
          <w:delText xml:space="preserve"> </w:delText>
        </w:r>
      </w:del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and</w:delText>
        </w:r>
      </w:del>
      <w:del w:id="129" w:author="PR Preview" w:date="2026-01-01T00:00:00Z">
        <w:r>
          <w:delText xml:space="preserve"> </w:delText>
        </w:r>
      </w:del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130" w:author="PR Preview" w:date="2026-01-01T00:00:00Z">
        <w:r>
          <w:delText xml:space="preserve">,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the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rPr>
            <w:b/>
            <w:bCs/>
          </w:rPr>
          <w:delText xml:space="preserve">pooled variance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is</w:delText>
        </w:r>
      </w:del>
    </w:p>
    <w:p>
      <w:pPr>
        <w:pStyle w:val="BodyText"/>
      </w:pPr>
      <w:ins w:id="137" w:author="PR Preview" w:date="2026-01-01T00:00:00Z">
        <w:r>
          <w:rPr>
            <w:b/>
            <w:bCs/>
          </w:rPr>
          <w:t xml:space="preserve">Definition 4 (Pooled variance)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For two samples of sizes</w:t>
        </w:r>
      </w:ins>
      <w:ins w:id="140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1</m:t>
            </m:r>
          </m:sub>
        </m:sSub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and</w:t>
        </w:r>
      </w:ins>
      <w:ins w:id="143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2</m:t>
            </m:r>
          </m:sub>
        </m:sSub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with sample variances</w:t>
        </w:r>
      </w:ins>
      <w:ins w:id="146" w:author="PR Preview" w:date="2026-01-01T00:00:00Z">
        <w:r>
          <w:t xml:space="preserve"> </w:t>
        </w:r>
      </w:ins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and</w:t>
        </w:r>
      </w:ins>
      <w:ins w:id="149" w:author="PR Preview" w:date="2026-01-01T00:00:00Z">
        <w:r>
          <w:t xml:space="preserve"> </w:t>
        </w:r>
      </w:ins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150" w:author="PR Preview" w:date="2026-01-01T00:00:00Z">
        <w:r>
          <w:t xml:space="preserve">,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the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rPr>
            <w:b/>
            <w:bCs/>
          </w:rPr>
          <w:t xml:space="preserve">pooled variance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is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[6]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del w:id="159" w:author="PR Preview" w:date="2026-01-01T00:00:00Z">
        <w:r>
          <w:delText xml:space="preserve">against the alternative that at least two group means differ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uses the statistic</w:delText>
        </w:r>
      </w:del>
    </w:p>
    <w:p>
      <w:pPr>
        <w:pStyle w:val="FirstParagraph"/>
      </w:pPr>
      <w:ins w:id="162" w:author="PR Preview" w:date="2026-01-01T00:00:00Z">
        <w:r>
          <w:t xml:space="preserve">against the alternative that at least two group means differ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uses the statistic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[9]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[10]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del w:id="169" w:author="PR Preview" w:date="2026-01-01T00:00:00Z">
        <w:r>
          <w:delText xml:space="preserve">Casella and Berger [10, Sec. 11.2], pp. 522–538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covers oneway analysis of variance.</w:delText>
        </w:r>
      </w:del>
    </w:p>
    <w:p>
      <w:pPr>
        <w:pStyle w:val="Compact"/>
        <w:numPr>
          <w:ilvl w:val="0"/>
          <w:numId w:val="1004"/>
        </w:numPr>
      </w:pPr>
      <w:ins w:id="172" w:author="PR Preview" w:date="2026-01-01T00:00:00Z">
        <w:r>
          <w:t xml:space="preserve">Casella and Berger [11, Sec. 11.2], pp. 522–538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covers oneway analysis of variance.</w:t>
        </w:r>
      </w:ins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6"/>
    <w:bookmarkStart w:id="98" w:name="references"/>
    <w:p>
      <w:pPr>
        <w:pStyle w:val="Heading2"/>
      </w:pPr>
      <w:del w:id="175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05"/>
        </w:numPr>
      </w:pPr>
      <w:del w:id="176" w:author="PR Preview" w:date="2026-01-01T00:00:00Z">
        <w:r>
          <w:delText xml:space="preserve">Wikipedia contributors [3]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— one-sample, paired and two-sample t-tests</w:delText>
        </w:r>
      </w:del>
    </w:p>
    <w:p>
      <w:pPr>
        <w:numPr>
          <w:ilvl w:val="0"/>
          <w:numId w:val="1005"/>
        </w:numPr>
      </w:pPr>
      <w:del w:id="179" w:author="PR Preview" w:date="2026-01-01T00:00:00Z">
        <w:r>
          <w:delText xml:space="preserve">Wikipedia contributors [5]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— the t-test for groups with unequal variances</w:delText>
        </w:r>
      </w:del>
    </w:p>
    <w:p>
      <w:pPr>
        <w:numPr>
          <w:ilvl w:val="0"/>
          <w:numId w:val="1005"/>
        </w:numPr>
      </w:pPr>
      <w:del w:id="182" w:author="PR Preview" w:date="2026-01-01T00:00:00Z">
        <w:r>
          <w:delText xml:space="preserve">Wikipedia contributors [9]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— ANOVA and its F-test</w:delText>
        </w:r>
      </w:del>
    </w:p>
    <w:p>
      <w:pPr>
        <w:numPr>
          <w:ilvl w:val="0"/>
          <w:numId w:val="1005"/>
        </w:numPr>
      </w:pPr>
      <w:del w:id="185" w:author="PR Preview" w:date="2026-01-01T00:00:00Z">
        <w:r>
          <w:delText xml:space="preserve">Wikipedia contributors [11]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— F-tests and where they arise</w:delText>
        </w:r>
      </w:del>
    </w:p>
    <w:p>
      <w:pPr>
        <w:numPr>
          <w:ilvl w:val="0"/>
          <w:numId w:val="1005"/>
        </w:numPr>
      </w:pPr>
      <w:del w:id="188" w:author="PR Preview" w:date="2026-01-01T00:00:00Z">
        <w:r>
          <w:delText xml:space="preserve">Wikipedia contributors [6]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— pooling the variances of several groups</w:delText>
        </w:r>
      </w:del>
    </w:p>
    <w:p>
      <w:pPr>
        <w:pStyle w:val="Heading2"/>
      </w:pPr>
      <w:r>
        <w:t xml:space="preserve">References</w:t>
      </w:r>
    </w:p>
    <w:bookmarkStart w:id="97" w:name="refs"/>
    <w:bookmarkStart w:id="7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8"/>
    <w:bookmarkStart w:id="80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0"/>
    <w:bookmarkStart w:id="82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https://en.wikipedia.org/wiki/Student%27s_t-test</w:t>
        </w:r>
      </w:hyperlink>
    </w:p>
    <w:bookmarkEnd w:id="82"/>
    <w:bookmarkStart w:id="83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3"/>
    <w:bookmarkStart w:id="85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https://en.wikipedia.org/wiki/Welch%27s_t-test</w:t>
        </w:r>
      </w:hyperlink>
    </w:p>
    <w:bookmarkEnd w:id="85"/>
    <w:bookmarkStart w:id="87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https://en.wikipedia.org/wiki/Pooled_variance</w:t>
        </w:r>
      </w:hyperlink>
    </w:p>
    <w:bookmarkEnd w:id="87"/>
    <w:bookmarkStart w:id="88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8"/>
    <w:bookmarkStart w:id="90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https://en.wikipedia.org/wiki/Partition_of_sums_of_squares</w:t>
        </w:r>
      </w:hyperlink>
    </w:p>
    <w:bookmarkEnd w:id="90"/>
    <w:bookmarkStart w:id="92" w:name="ref-wikipedia_analysis_of_varian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https://en.wikipedia.org/wiki/Analysis_of_variance</w:t>
        </w:r>
      </w:hyperlink>
    </w:p>
    <w:bookmarkEnd w:id="92"/>
    <w:bookmarkStart w:id="94" w:name="ref-wikipedia_f_test"/>
    <w:p>
      <w:pPr>
        <w:pStyle w:val="Bibliography"/>
      </w:pPr>
      <w:del w:id="191" w:author="PR Preview" w:date="2026-01-01T00:00:00Z">
        <w:r>
          <w:delText xml:space="preserve">[10]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	</w:delText>
        </w:r>
      </w:del>
      <w:del w:id="194" w:author="PR Preview" w:date="2026-01-01T00:00:00Z">
        <w:r>
          <w:delText xml:space="preserve">G. Casella and R. Berger,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rPr>
            <w:i/>
            <w:iCs/>
          </w:rPr>
          <w:delText xml:space="preserve">Statistical inference</w:delText>
        </w:r>
      </w:del>
      <w:del w:id="197" w:author="PR Preview" w:date="2026-01-01T00:00:00Z">
        <w:r>
          <w:delText xml:space="preserve">, 2nd ed. Cengage Learning, 2002. Available:</w:delText>
        </w:r>
      </w:del>
      <w:del w:id="198" w:author="PR Preview" w:date="2026-01-01T00:00:00Z">
        <w:r>
          <w:delText xml:space="preserve"> </w:delText>
        </w:r>
      </w:del>
      <w:hyperlink r:id="rId95">
        <w:del w:id="199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</w:p>
    <w:p>
      <w:pPr>
        <w:pStyle w:val="Bibliography"/>
      </w:pPr>
      <w:del w:id="200" w:author="PR Preview" w:date="2026-01-01T00:00:00Z">
        <w:r>
          <w:delText xml:space="preserve">[11]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	</w:delText>
        </w:r>
      </w:del>
      <w:del w:id="203" w:author="PR Preview" w:date="2026-01-01T00:00:00Z">
        <w:r>
          <w:delText xml:space="preserve">Wikipedia contributors,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“F-test —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Wikipedia</w:delText>
        </w:r>
      </w:del>
      <w:del w:id="208" w:author="PR Preview" w:date="2026-01-01T00:00:00Z">
        <w:r>
          <w:delText xml:space="preserve">,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the free encyclopedia.”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2026. Available:</w:delText>
        </w:r>
      </w:del>
      <w:del w:id="213" w:author="PR Preview" w:date="2026-01-01T00:00:00Z">
        <w:r>
          <w:delText xml:space="preserve"> </w:delText>
        </w:r>
      </w:del>
      <w:hyperlink r:id="rId93">
        <w:del w:id="214" w:author="PR Preview" w:date="2026-01-01T00:00:00Z">
          <w:r>
            <w:rPr>
              <w:rStyle w:val="Hyperlink"/>
            </w:rPr>
            <w:delText xml:space="preserve">https://en.wikipedia.org/wiki/F-test</w:delText>
          </w:r>
        </w:del>
      </w:hyperlink>
    </w:p>
    <w:p>
      <w:pPr>
        <w:pStyle w:val="Bibliography"/>
      </w:pPr>
      <w:ins w:id="215" w:author="PR Preview" w:date="2026-01-01T00:00:00Z">
        <w:r>
          <w:t xml:space="preserve">[10]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	</w:t>
        </w:r>
      </w:ins>
      <w:ins w:id="218" w:author="PR Preview" w:date="2026-01-01T00:00:00Z">
        <w:r>
          <w:t xml:space="preserve">Wikipedia contributors,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“F-test —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Wikipedia</w:t>
        </w:r>
      </w:ins>
      <w:ins w:id="223" w:author="PR Preview" w:date="2026-01-01T00:00:00Z">
        <w:r>
          <w:t xml:space="preserve">,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the free encyclopedia.”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2026. Available:</w:t>
        </w:r>
      </w:ins>
      <w:ins w:id="228" w:author="PR Preview" w:date="2026-01-01T00:00:00Z">
        <w:r>
          <w:t xml:space="preserve"> </w:t>
        </w:r>
      </w:ins>
      <w:hyperlink r:id="rId93">
        <w:ins w:id="229" w:author="PR Preview" w:date="2026-01-01T00:00:00Z">
          <w:r>
            <w:rPr>
              <w:rStyle w:val="Hyperlink"/>
            </w:rPr>
            <w:t xml:space="preserve">https://en.wikipedia.org/wiki/F-test</w:t>
          </w:r>
        </w:ins>
      </w:hyperlink>
    </w:p>
    <w:bookmarkEnd w:id="94"/>
    <w:bookmarkStart w:id="96" w:name="ref-CaseBerg01"/>
    <w:p>
      <w:pPr>
        <w:pStyle w:val="Bibliography"/>
      </w:pPr>
      <w:ins w:id="230" w:author="PR Preview" w:date="2026-01-01T00:00:00Z">
        <w:r>
          <w:t xml:space="preserve">[11]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	</w:t>
        </w:r>
      </w:ins>
      <w:ins w:id="233" w:author="PR Preview" w:date="2026-01-01T00:00:00Z">
        <w:r>
          <w:t xml:space="preserve">G. Casella and R. Berger,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rPr>
            <w:i/>
            <w:iCs/>
          </w:rPr>
          <w:t xml:space="preserve">Statistical inference</w:t>
        </w:r>
      </w:ins>
      <w:ins w:id="236" w:author="PR Preview" w:date="2026-01-01T00:00:00Z">
        <w:r>
          <w:t xml:space="preserve">, 2nd ed. Cengage Learning, 2002. Available:</w:t>
        </w:r>
      </w:ins>
      <w:ins w:id="237" w:author="PR Preview" w:date="2026-01-01T00:00:00Z">
        <w:r>
          <w:t xml:space="preserve"> </w:t>
        </w:r>
      </w:ins>
      <w:hyperlink r:id="rId95">
        <w:ins w:id="238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9" Type="http://schemas.openxmlformats.org/officeDocument/2006/relationships/hyperlink" Target="https://doi.org/10.1001/jama.280.7.605" TargetMode="External"/><Relationship Id="rId77" Type="http://schemas.openxmlformats.org/officeDocument/2006/relationships/hyperlink" Target="https://doi.org/10.1007/978-1-4614-1353-0" TargetMode="External"/><Relationship Id="rId91" Type="http://schemas.openxmlformats.org/officeDocument/2006/relationships/hyperlink" Target="https://en.wikipedia.org/wiki/Analysis_of_variance" TargetMode="External"/><Relationship Id="rId93" Type="http://schemas.openxmlformats.org/officeDocument/2006/relationships/hyperlink" Target="https://en.wikipedia.org/wiki/F-test" TargetMode="External"/><Relationship Id="rId89" Type="http://schemas.openxmlformats.org/officeDocument/2006/relationships/hyperlink" Target="https://en.wikipedia.org/wiki/Partition_of_sums_of_squares" TargetMode="External"/><Relationship Id="rId86" Type="http://schemas.openxmlformats.org/officeDocument/2006/relationships/hyperlink" Target="https://en.wikipedia.org/wiki/Pooled_variance" TargetMode="External"/><Relationship Id="rId81" Type="http://schemas.openxmlformats.org/officeDocument/2006/relationships/hyperlink" Target="https://en.wikipedia.org/wiki/Student%27s_t-test" TargetMode="External"/><Relationship Id="rId84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95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9" Type="http://schemas.openxmlformats.org/officeDocument/2006/relationships/hyperlink" Target="https://doi.org/10.1001/jama.280.7.605" TargetMode="External"/><Relationship Id="rId77" Type="http://schemas.openxmlformats.org/officeDocument/2006/relationships/hyperlink" Target="https://doi.org/10.1007/978-1-4614-1353-0" TargetMode="External"/><Relationship Id="rId91" Type="http://schemas.openxmlformats.org/officeDocument/2006/relationships/hyperlink" Target="https://en.wikipedia.org/wiki/Analysis_of_variance" TargetMode="External"/><Relationship Id="rId93" Type="http://schemas.openxmlformats.org/officeDocument/2006/relationships/hyperlink" Target="https://en.wikipedia.org/wiki/F-test" TargetMode="External"/><Relationship Id="rId89" Type="http://schemas.openxmlformats.org/officeDocument/2006/relationships/hyperlink" Target="https://en.wikipedia.org/wiki/Partition_of_sums_of_squares" TargetMode="External"/><Relationship Id="rId86" Type="http://schemas.openxmlformats.org/officeDocument/2006/relationships/hyperlink" Target="https://en.wikipedia.org/wiki/Pooled_variance" TargetMode="External"/><Relationship Id="rId81" Type="http://schemas.openxmlformats.org/officeDocument/2006/relationships/hyperlink" Target="https://en.wikipedia.org/wiki/Student%27s_t-test" TargetMode="External"/><Relationship Id="rId84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95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2026-10-18T19:01:05Z</dcterms:created>
  <dcterms:modified xsi:type="dcterms:W3CDTF">2026-10-18T19:01:05Z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