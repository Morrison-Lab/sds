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2026-10-18 12:03:55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11:47:58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1 (Bootstrap sample)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bootstrap sample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from observed data</w:delText>
        </w:r>
      </w:del>
      <w:del w:id="10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is a sample of size</w:delText>
        </w:r>
      </w:del>
      <w:del w:id="13" w:author="PR Preview" w:date="2026-01-01T00:00:00Z">
        <w:r>
          <w:delText xml:space="preserve"> </w:delText>
        </w:r>
      </w:del>
      <m:oMath>
        <m:r>
          <m:t>n</m:t>
        </m:r>
      </m:oMath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drawn with replacement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from</w:delText>
        </w:r>
      </w:del>
      <w:del w:id="1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del w:id="19" w:author="PR Preview" w:date="2026-01-01T00:00:00Z">
        <w:r>
          <w:delText xml:space="preserve">,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each draw choosing each of the</w:delText>
        </w:r>
      </w:del>
      <w:del w:id="22" w:author="PR Preview" w:date="2026-01-01T00:00:00Z">
        <w:r>
          <w:delText xml:space="preserve"> </w:delText>
        </w:r>
      </w:del>
      <m:oMath>
        <m:r>
          <m:t>n</m:t>
        </m:r>
      </m:oMath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observations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with probability</w:delText>
        </w:r>
      </w:del>
      <w:del w:id="27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>
          <m:t>n</m:t>
        </m:r>
      </m:oMath>
      <w:del w:id="28" w:author="PR Preview" w:date="2026-01-01T00:00:00Z">
        <w:r>
          <w:delText xml:space="preserve">.</w:delText>
        </w:r>
      </w:del>
    </w:p>
    <w:p>
      <w:pPr>
        <w:pStyle w:val="FirstParagraph"/>
      </w:pPr>
      <w:ins w:id="29" w:author="PR Preview" w:date="2026-01-01T00:00:00Z">
        <w:r>
          <w:rPr>
            <w:b/>
            <w:bCs/>
          </w:rPr>
          <w:t xml:space="preserve">Definition 1 (Bootstrap sample)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A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rPr>
            <w:b/>
            <w:bCs/>
          </w:rPr>
          <w:t xml:space="preserve">bootstrap sample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from observed data</w:t>
        </w:r>
      </w:ins>
      <w:ins w:id="3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is a sample of size</w:t>
        </w:r>
      </w:ins>
      <w:ins w:id="39" w:author="PR Preview" w:date="2026-01-01T00:00:00Z">
        <w:r>
          <w:t xml:space="preserve"> </w:t>
        </w:r>
      </w:ins>
      <m:oMath>
        <m:r>
          <m:t>n</m:t>
        </m:r>
      </m:oMath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drawn with replacement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from</w:t>
        </w:r>
      </w:ins>
      <w:ins w:id="44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ins w:id="45" w:author="PR Preview" w:date="2026-01-01T00:00:00Z">
        <w:r>
          <w:t xml:space="preserve">,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each draw choosing each of the</w:t>
        </w:r>
      </w:ins>
      <w:ins w:id="48" w:author="PR Preview" w:date="2026-01-01T00:00:00Z">
        <w:r>
          <w:t xml:space="preserve"> </w:t>
        </w:r>
      </w:ins>
      <m:oMath>
        <m:r>
          <m:t>n</m:t>
        </m:r>
      </m:oMath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observations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with probability</w:t>
        </w:r>
      </w:ins>
      <w:ins w:id="53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n</m:t>
        </m:r>
      </m:oMath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[4]</w:t>
        </w:r>
      </w:ins>
      <w:ins w:id="56" w:author="PR Preview" w:date="2026-01-01T00:00:00Z">
        <w:r>
          <w:t xml:space="preserve">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del w:id="57" w:author="PR Preview" w:date="2026-01-01T00:00:00Z">
        <w:r>
          <w:rPr>
            <w:b/>
            <w:bCs/>
          </w:rPr>
          <w:delText xml:space="preserve">Definition 2 (Bootstrap distribution)</w:delText>
        </w:r>
      </w:del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Let</w:delText>
        </w:r>
      </w:del>
      <w:del w:id="60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be a statistic computed from the observed data.</w:delText>
        </w:r>
      </w:del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Draw</w:delText>
        </w:r>
      </w:del>
      <w:del w:id="65" w:author="PR Preview" w:date="2026-01-01T00:00:00Z">
        <w:r>
          <w:delText xml:space="preserve"> </w:delText>
        </w:r>
      </w:del>
      <m:oMath>
        <m:r>
          <m:t>B</m:t>
        </m:r>
      </m:oMath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independent</w:delText>
        </w:r>
      </w:del>
      <w:del w:id="68" w:author="PR Preview" w:date="2026-01-01T00:00:00Z">
        <w:r>
          <w:delText xml:space="preserve"> </w:delText>
        </w:r>
      </w:del>
      <w:hyperlink w:anchor="def-bootstrap-sample">
        <w:del w:id="69" w:author="PR Preview" w:date="2026-01-01T00:00:00Z">
          <w:r>
            <w:rPr>
              <w:rStyle w:val="Hyperlink"/>
            </w:rPr>
            <w:delText xml:space="preserve">bootstrap samples</w:delText>
          </w:r>
        </w:del>
      </w:hyperlink>
      <w:del w:id="70" w:author="PR Preview" w:date="2026-01-01T00:00:00Z">
        <w:r>
          <w:delText xml:space="preserve">,</w:delText>
        </w:r>
      </w:del>
      <w:del w:id="71" w:author="PR Preview" w:date="2026-01-01T00:00:00Z">
        <w:r>
          <w:delText xml:space="preserve"> </w:delText>
        </w:r>
      </w:del>
      <w:del w:id="72" w:author="PR Preview" w:date="2026-01-01T00:00:00Z">
        <w:r>
          <w:delText xml:space="preserve">and compute the statistic on each one,</w:delText>
        </w:r>
      </w:del>
      <w:del w:id="73" w:author="PR Preview" w:date="2026-01-01T00:00:00Z">
        <w:r>
          <w:delText xml:space="preserve"> </w:delText>
        </w:r>
      </w:del>
      <w:del w:id="74" w:author="PR Preview" w:date="2026-01-01T00:00:00Z">
        <w:r>
          <w:delText xml:space="preserve">giving</w:delText>
        </w:r>
      </w:del>
      <w:del w:id="75" w:author="PR Preview" w:date="2026-01-01T00:00:00Z">
        <w:r>
          <w:delText xml:space="preserve"> </w:delText>
        </w:r>
      </w:del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del w:id="76" w:author="PR Preview" w:date="2026-01-01T00:00:00Z">
        <w:r>
          <w:delText xml:space="preserve">.</w:delText>
        </w:r>
      </w:del>
      <w:del w:id="77" w:author="PR Preview" w:date="2026-01-01T00:00:00Z">
        <w:r>
          <w:delText xml:space="preserve"> </w:delText>
        </w:r>
      </w:del>
      <w:del w:id="78" w:author="PR Preview" w:date="2026-01-01T00:00:00Z">
        <w:r>
          <w:delText xml:space="preserve">The</w:delText>
        </w:r>
      </w:del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rPr>
            <w:b/>
            <w:bCs/>
          </w:rPr>
          <w:delText xml:space="preserve">bootstrap distribution</w:delText>
        </w:r>
      </w:del>
      <w:del w:id="81" w:author="PR Preview" w:date="2026-01-01T00:00:00Z">
        <w:r>
          <w:delText xml:space="preserve"> </w:delText>
        </w:r>
      </w:del>
      <w:del w:id="82" w:author="PR Preview" w:date="2026-01-01T00:00:00Z">
        <w:r>
          <w:delText xml:space="preserve">of</w:delText>
        </w:r>
      </w:del>
      <w:del w:id="83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delText xml:space="preserve">is the empirical distribution of</w:delText>
        </w:r>
      </w:del>
      <w:del w:id="86" w:author="PR Preview" w:date="2026-01-01T00:00:00Z">
        <w:r>
          <w:delText xml:space="preserve"> </w:delText>
        </w:r>
      </w:del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del w:id="87" w:author="PR Preview" w:date="2026-01-01T00:00:00Z">
        <w:r>
          <w:delText xml:space="preserve">.</w:delText>
        </w:r>
      </w:del>
    </w:p>
    <w:p>
      <w:pPr>
        <w:pStyle w:val="BodyText"/>
      </w:pPr>
      <w:ins w:id="88" w:author="PR Preview" w:date="2026-01-01T00:00:00Z">
        <w:r>
          <w:rPr>
            <w:b/>
            <w:bCs/>
          </w:rPr>
          <w:t xml:space="preserve">Definition 2 (Bootstrap distribution)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Let</w:t>
        </w:r>
      </w:ins>
      <w:ins w:id="91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be a statistic computed from the observed data.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Draw</w:t>
        </w:r>
      </w:ins>
      <w:ins w:id="96" w:author="PR Preview" w:date="2026-01-01T00:00:00Z">
        <w:r>
          <w:t xml:space="preserve"> </w:t>
        </w:r>
      </w:ins>
      <m:oMath>
        <m:r>
          <m:t>B</m:t>
        </m:r>
      </m:oMath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independent</w:t>
        </w:r>
      </w:ins>
      <w:ins w:id="99" w:author="PR Preview" w:date="2026-01-01T00:00:00Z">
        <w:r>
          <w:t xml:space="preserve"> </w:t>
        </w:r>
      </w:ins>
      <w:hyperlink w:anchor="def-bootstrap-sample">
        <w:ins w:id="100" w:author="PR Preview" w:date="2026-01-01T00:00:00Z">
          <w:r>
            <w:rPr>
              <w:rStyle w:val="Hyperlink"/>
            </w:rPr>
            <w:t xml:space="preserve">bootstrap samples</w:t>
          </w:r>
        </w:ins>
      </w:hyperlink>
      <w:ins w:id="101" w:author="PR Preview" w:date="2026-01-01T00:00:00Z">
        <w:r>
          <w:t xml:space="preserve">,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and compute the statistic on each one,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giving</w:t>
        </w:r>
      </w:ins>
      <w:ins w:id="106" w:author="PR Preview" w:date="2026-01-01T00:00:00Z">
        <w:r>
          <w:t xml:space="preserve"> </w:t>
        </w:r>
      </w:ins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ins w:id="107" w:author="PR Preview" w:date="2026-01-01T00:00:00Z">
        <w:r>
          <w:t xml:space="preserve">.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The</w:t>
        </w:r>
      </w:ins>
      <w:ins w:id="110" w:author="PR Preview" w:date="2026-01-01T00:00:00Z">
        <w:r>
          <w:t xml:space="preserve"> </w:t>
        </w:r>
      </w:ins>
      <w:ins w:id="111" w:author="PR Preview" w:date="2026-01-01T00:00:00Z">
        <w:r>
          <w:rPr>
            <w:b/>
            <w:bCs/>
          </w:rPr>
          <w:t xml:space="preserve">bootstrap distribution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of</w:t>
        </w:r>
      </w:ins>
      <w:ins w:id="114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is the empirical distribution of</w:t>
        </w:r>
      </w:ins>
      <w:ins w:id="117" w:author="PR Preview" w:date="2026-01-01T00:00:00Z">
        <w:r>
          <w:t xml:space="preserve"> </w:t>
        </w:r>
      </w:ins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[5]</w:t>
        </w:r>
      </w:ins>
      <w:ins w:id="120" w:author="PR Preview" w:date="2026-01-01T00:00:00Z">
        <w:r>
          <w:t xml:space="preserve">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del w:id="121" w:author="PR Preview" w:date="2026-01-01T00:00:00Z">
        <w:r>
          <w:rPr>
            <w:b/>
            <w:bCs/>
          </w:rPr>
          <w:delText xml:space="preserve">Definition 3 (Bootstrap standard error)</w:delText>
        </w:r>
      </w:del>
      <w:del w:id="122" w:author="PR Preview" w:date="2026-01-01T00:00:00Z">
        <w:r>
          <w:delText xml:space="preserve"> </w:delText>
        </w:r>
      </w:del>
      <w:del w:id="123" w:author="PR Preview" w:date="2026-01-01T00:00:00Z">
        <w:r>
          <w:delText xml:space="preserve">The</w:delText>
        </w:r>
      </w:del>
      <w:del w:id="124" w:author="PR Preview" w:date="2026-01-01T00:00:00Z">
        <w:r>
          <w:delText xml:space="preserve"> </w:delText>
        </w:r>
      </w:del>
      <w:del w:id="125" w:author="PR Preview" w:date="2026-01-01T00:00:00Z">
        <w:r>
          <w:rPr>
            <w:b/>
            <w:bCs/>
          </w:rPr>
          <w:delText xml:space="preserve">bootstrap standard error</w:delText>
        </w:r>
      </w:del>
      <w:del w:id="126" w:author="PR Preview" w:date="2026-01-01T00:00:00Z">
        <w:r>
          <w:delText xml:space="preserve"> </w:delText>
        </w:r>
      </w:del>
      <w:del w:id="127" w:author="PR Preview" w:date="2026-01-01T00:00:00Z">
        <w:r>
          <w:delText xml:space="preserve">of a statistic</w:delText>
        </w:r>
      </w:del>
      <w:del w:id="128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129" w:author="PR Preview" w:date="2026-01-01T00:00:00Z">
        <w:r>
          <w:delText xml:space="preserve">,</w:delText>
        </w:r>
      </w:del>
      <w:del w:id="130" w:author="PR Preview" w:date="2026-01-01T00:00:00Z">
        <w:r>
          <w:delText xml:space="preserve"> </w:delText>
        </w:r>
      </w:del>
      <w:del w:id="131" w:author="PR Preview" w:date="2026-01-01T00:00:00Z">
        <w:r>
          <w:delText xml:space="preserve">written</w:delText>
        </w:r>
      </w:del>
      <w:del w:id="132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del w:id="133" w:author="PR Preview" w:date="2026-01-01T00:00:00Z">
        <w:r>
          <w:delText xml:space="preserve">,</w:delText>
        </w:r>
      </w:del>
      <w:del w:id="134" w:author="PR Preview" w:date="2026-01-01T00:00:00Z">
        <w:r>
          <w:delText xml:space="preserve"> </w:delText>
        </w:r>
      </w:del>
      <w:del w:id="135" w:author="PR Preview" w:date="2026-01-01T00:00:00Z">
        <w:r>
          <w:delText xml:space="preserve">is the sample standard deviation of the bootstrap replicates</w:delText>
        </w:r>
      </w:del>
      <w:del w:id="136" w:author="PR Preview" w:date="2026-01-01T00:00:00Z">
        <w:r>
          <w:delText xml:space="preserve"> </w:delText>
        </w:r>
      </w:del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del w:id="137" w:author="PR Preview" w:date="2026-01-01T00:00:00Z">
        <w:r>
          <w:delText xml:space="preserve"> </w:delText>
        </w:r>
      </w:del>
      <w:del w:id="138" w:author="PR Preview" w:date="2026-01-01T00:00:00Z">
        <w:r>
          <w:delText xml:space="preserve">(</w:delText>
        </w:r>
      </w:del>
      <w:hyperlink w:anchor="def-bootstrap-distribution">
        <w:del w:id="139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140" w:author="PR Preview" w:date="2026-01-01T00:00:00Z">
        <w:r>
          <w:delText xml:space="preserve">).</w:delText>
        </w:r>
      </w:del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It estimates the</w:delText>
        </w:r>
      </w:del>
      <w:del w:id="143" w:author="PR Preview" w:date="2026-01-01T00:00:00Z">
        <w:r>
          <w:delText xml:space="preserve"> </w:delText>
        </w:r>
      </w:del>
      <w:hyperlink r:id="rId19">
        <w:del w:id="144" w:author="PR Preview" w:date="2026-01-01T00:00:00Z">
          <w:r>
            <w:rPr>
              <w:rStyle w:val="Hyperlink"/>
            </w:rPr>
            <w:delText xml:space="preserve">standard error</w:delText>
          </w:r>
        </w:del>
      </w:hyperlink>
      <w:del w:id="145" w:author="PR Preview" w:date="2026-01-01T00:00:00Z">
        <w:r>
          <w:delText xml:space="preserve"> </w:delText>
        </w:r>
      </w:del>
      <w:del w:id="146" w:author="PR Preview" w:date="2026-01-01T00:00:00Z">
        <w:r>
          <w:delText xml:space="preserve">of</w:delText>
        </w:r>
      </w:del>
      <w:del w:id="14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148" w:author="PR Preview" w:date="2026-01-01T00:00:00Z">
        <w:r>
          <w:delText xml:space="preserve">.</w:delText>
        </w:r>
      </w:del>
    </w:p>
    <w:p>
      <w:pPr>
        <w:pStyle w:val="BodyText"/>
      </w:pPr>
      <w:ins w:id="149" w:author="PR Preview" w:date="2026-01-01T00:00:00Z">
        <w:r>
          <w:rPr>
            <w:b/>
            <w:bCs/>
          </w:rPr>
          <w:t xml:space="preserve">Definition 3 (Bootstrap standard error)</w:t>
        </w:r>
      </w:ins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The</w:t>
        </w:r>
      </w:ins>
      <w:ins w:id="152" w:author="PR Preview" w:date="2026-01-01T00:00:00Z">
        <w:r>
          <w:t xml:space="preserve"> </w:t>
        </w:r>
      </w:ins>
      <w:ins w:id="153" w:author="PR Preview" w:date="2026-01-01T00:00:00Z">
        <w:r>
          <w:rPr>
            <w:b/>
            <w:bCs/>
          </w:rPr>
          <w:t xml:space="preserve">bootstrap standard error</w:t>
        </w:r>
      </w:ins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of a statistic</w:t>
        </w:r>
      </w:ins>
      <w:ins w:id="156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157" w:author="PR Preview" w:date="2026-01-01T00:00:00Z">
        <w:r>
          <w:t xml:space="preserve">,</w:t>
        </w:r>
      </w:ins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written</w:t>
        </w:r>
      </w:ins>
      <w:ins w:id="160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ins w:id="161" w:author="PR Preview" w:date="2026-01-01T00:00:00Z">
        <w:r>
          <w:t xml:space="preserve">,</w:t>
        </w:r>
      </w:ins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is the sample standard deviation of the bootstrap replicates</w:t>
        </w:r>
      </w:ins>
      <w:ins w:id="164" w:author="PR Preview" w:date="2026-01-01T00:00:00Z">
        <w:r>
          <w:t xml:space="preserve"> </w:t>
        </w:r>
      </w:ins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(</w:t>
        </w:r>
      </w:ins>
      <w:hyperlink w:anchor="def-bootstrap-distribution">
        <w:ins w:id="167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168" w:author="PR Preview" w:date="2026-01-01T00:00:00Z">
        <w:r>
          <w:t xml:space="preserve">)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[6]</w:t>
        </w:r>
      </w:ins>
      <w:ins w:id="171" w:author="PR Preview" w:date="2026-01-01T00:00:00Z">
        <w:r>
          <w:t xml:space="preserve">.</w:t>
        </w:r>
      </w:ins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It estimates the</w:t>
        </w:r>
      </w:ins>
      <w:ins w:id="174" w:author="PR Preview" w:date="2026-01-01T00:00:00Z">
        <w:r>
          <w:t xml:space="preserve"> </w:t>
        </w:r>
      </w:ins>
      <w:hyperlink r:id="rId19">
        <w:ins w:id="175" w:author="PR Preview" w:date="2026-01-01T00:00:00Z">
          <w:r>
            <w:rPr>
              <w:rStyle w:val="Hyperlink"/>
            </w:rPr>
            <w:t xml:space="preserve">standard error</w:t>
          </w:r>
        </w:ins>
      </w:hyperlink>
      <w:ins w:id="176" w:author="PR Preview" w:date="2026-01-01T00:00:00Z">
        <w:r>
          <w:t xml:space="preserve"> </w:t>
        </w:r>
      </w:ins>
      <w:ins w:id="177" w:author="PR Preview" w:date="2026-01-01T00:00:00Z">
        <w:r>
          <w:t xml:space="preserve">of</w:t>
        </w:r>
      </w:ins>
      <w:ins w:id="178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179" w:author="PR Preview" w:date="2026-01-01T00:00:00Z">
        <w:r>
          <w:t xml:space="preserve">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del w:id="180" w:author="PR Preview" w:date="2026-01-01T00:00:00Z">
        <w:r>
          <w:rPr>
            <w:b/>
            <w:bCs/>
          </w:rPr>
          <w:delText xml:space="preserve">Definition 5 (Percentile bootstrap confidence interval)</w:delText>
        </w:r>
      </w:del>
      <w:del w:id="181" w:author="PR Preview" w:date="2026-01-01T00:00:00Z">
        <w:r>
          <w:delText xml:space="preserve"> </w:delText>
        </w:r>
      </w:del>
      <w:del w:id="182" w:author="PR Preview" w:date="2026-01-01T00:00:00Z">
        <w:r>
          <w:delText xml:space="preserve">The</w:delText>
        </w:r>
      </w:del>
      <w:del w:id="183" w:author="PR Preview" w:date="2026-01-01T00:00:00Z">
        <w:r>
          <w:delText xml:space="preserve"> </w:delText>
        </w:r>
      </w:del>
      <w:del w:id="184" w:author="PR Preview" w:date="2026-01-01T00:00:00Z">
        <w:r>
          <w:rPr>
            <w:b/>
            <w:bCs/>
          </w:rPr>
          <w:delText xml:space="preserve">percentile bootstrap confidence interval</w:delText>
        </w:r>
      </w:del>
      <w:del w:id="185" w:author="PR Preview" w:date="2026-01-01T00:00:00Z">
        <w:r>
          <w:delText xml:space="preserve"> </w:delText>
        </w:r>
      </w:del>
      <w:del w:id="186" w:author="PR Preview" w:date="2026-01-01T00:00:00Z">
        <w:r>
          <w:delText xml:space="preserve">runs from the</w:delText>
        </w:r>
      </w:del>
      <w:del w:id="187" w:author="PR Preview" w:date="2026-01-01T00:00:00Z">
        <w:r>
          <w:delText xml:space="preserve"> </w:delText>
        </w:r>
      </w:del>
      <m:oMath>
        <m:r>
          <m:t>α</m:t>
        </m:r>
        <m:r>
          <m:rPr>
            <m:sty m:val="p"/>
          </m:rPr>
          <m:t>/</m:t>
        </m:r>
        <m:r>
          <m:t>2</m:t>
        </m:r>
      </m:oMath>
      <w:del w:id="188" w:author="PR Preview" w:date="2026-01-01T00:00:00Z">
        <w:r>
          <w:delText xml:space="preserve"> </w:delText>
        </w:r>
      </w:del>
      <w:del w:id="189" w:author="PR Preview" w:date="2026-01-01T00:00:00Z">
        <w:r>
          <w:delText xml:space="preserve">quantile</w:delText>
        </w:r>
      </w:del>
      <w:del w:id="190" w:author="PR Preview" w:date="2026-01-01T00:00:00Z">
        <w:r>
          <w:delText xml:space="preserve"> </w:delText>
        </w:r>
      </w:del>
      <w:del w:id="191" w:author="PR Preview" w:date="2026-01-01T00:00:00Z">
        <w:r>
          <w:delText xml:space="preserve">to the</w:delText>
        </w:r>
      </w:del>
      <w:del w:id="192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del w:id="193" w:author="PR Preview" w:date="2026-01-01T00:00:00Z">
        <w:r>
          <w:delText xml:space="preserve"> </w:delText>
        </w:r>
      </w:del>
      <w:del w:id="194" w:author="PR Preview" w:date="2026-01-01T00:00:00Z">
        <w:r>
          <w:delText xml:space="preserve">quantile</w:delText>
        </w:r>
      </w:del>
      <w:del w:id="195" w:author="PR Preview" w:date="2026-01-01T00:00:00Z">
        <w:r>
          <w:delText xml:space="preserve"> </w:delText>
        </w:r>
      </w:del>
      <w:del w:id="196" w:author="PR Preview" w:date="2026-01-01T00:00:00Z">
        <w:r>
          <w:delText xml:space="preserve">of the bootstrap replicates</w:delText>
        </w:r>
      </w:del>
      <w:del w:id="197" w:author="PR Preview" w:date="2026-01-01T00:00:00Z">
        <w:r>
          <w:delText xml:space="preserve"> </w:delText>
        </w:r>
      </w:del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del w:id="198" w:author="PR Preview" w:date="2026-01-01T00:00:00Z">
        <w:r>
          <w:delText xml:space="preserve"> </w:delText>
        </w:r>
      </w:del>
      <w:del w:id="199" w:author="PR Preview" w:date="2026-01-01T00:00:00Z">
        <w:r>
          <w:delText xml:space="preserve">(</w:delText>
        </w:r>
      </w:del>
      <w:hyperlink w:anchor="def-bootstrap-distribution">
        <w:del w:id="200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201" w:author="PR Preview" w:date="2026-01-01T00:00:00Z">
        <w:r>
          <w:delText xml:space="preserve">).</w:delText>
        </w:r>
      </w:del>
    </w:p>
    <w:p>
      <w:pPr>
        <w:pStyle w:val="FirstParagraph"/>
      </w:pPr>
      <w:ins w:id="202" w:author="PR Preview" w:date="2026-01-01T00:00:00Z">
        <w:r>
          <w:rPr>
            <w:b/>
            <w:bCs/>
          </w:rPr>
          <w:t xml:space="preserve">Definition 5 (Percentile bootstrap confidence interval)</w:t>
        </w:r>
      </w:ins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The</w:t>
        </w:r>
      </w:ins>
      <w:ins w:id="205" w:author="PR Preview" w:date="2026-01-01T00:00:00Z">
        <w:r>
          <w:t xml:space="preserve"> </w:t>
        </w:r>
      </w:ins>
      <w:ins w:id="206" w:author="PR Preview" w:date="2026-01-01T00:00:00Z">
        <w:r>
          <w:rPr>
            <w:b/>
            <w:bCs/>
          </w:rPr>
          <w:t xml:space="preserve">percentile bootstrap confidence interval</w:t>
        </w:r>
      </w:ins>
      <w:ins w:id="207" w:author="PR Preview" w:date="2026-01-01T00:00:00Z">
        <w:r>
          <w:t xml:space="preserve"> </w:t>
        </w:r>
      </w:ins>
      <w:ins w:id="208" w:author="PR Preview" w:date="2026-01-01T00:00:00Z">
        <w:r>
          <w:t xml:space="preserve">runs from the</w:t>
        </w:r>
      </w:ins>
      <w:ins w:id="209" w:author="PR Preview" w:date="2026-01-01T00:00:00Z">
        <w:r>
          <w:t xml:space="preserve"> </w:t>
        </w:r>
      </w:ins>
      <m:oMath>
        <m:r>
          <m:t>α</m:t>
        </m:r>
        <m:r>
          <m:rPr>
            <m:sty m:val="p"/>
          </m:rPr>
          <m:t>/</m:t>
        </m:r>
        <m:r>
          <m:t>2</m:t>
        </m:r>
      </m:oMath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quantile</w:t>
        </w:r>
      </w:ins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to the</w:t>
        </w:r>
      </w:ins>
      <w:ins w:id="214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ins w:id="215" w:author="PR Preview" w:date="2026-01-01T00:00:00Z">
        <w:r>
          <w:t xml:space="preserve"> </w:t>
        </w:r>
      </w:ins>
      <w:ins w:id="216" w:author="PR Preview" w:date="2026-01-01T00:00:00Z">
        <w:r>
          <w:t xml:space="preserve">quantile</w:t>
        </w:r>
      </w:ins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of the bootstrap replicates</w:t>
        </w:r>
      </w:ins>
      <w:ins w:id="219" w:author="PR Preview" w:date="2026-01-01T00:00:00Z">
        <w:r>
          <w:t xml:space="preserve"> </w:t>
        </w:r>
      </w:ins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(</w:t>
        </w:r>
      </w:ins>
      <w:hyperlink w:anchor="def-bootstrap-distribution">
        <w:ins w:id="222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223" w:author="PR Preview" w:date="2026-01-01T00:00:00Z">
        <w:r>
          <w:t xml:space="preserve">)</w:t>
        </w:r>
      </w:ins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[10]</w:t>
        </w:r>
      </w:ins>
      <w:ins w:id="226" w:author="PR Preview" w:date="2026-01-01T00:00:00Z">
        <w:r>
          <w:t xml:space="preserve">.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7"/>
    <w:bookmarkEnd w:id="48"/>
    <w:bookmarkEnd w:id="49"/>
    <w:bookmarkStart w:id="71" w:name="references"/>
    <w:p>
      <w:pPr>
        <w:pStyle w:val="Heading2"/>
      </w:pPr>
      <w:del w:id="227" w:author="PR Preview" w:date="2026-01-01T00:00:00Z">
        <w:r>
          <w:delText xml:space="preserve">Further reading</w:delText>
        </w:r>
      </w:del>
    </w:p>
    <w:p>
      <w:pPr>
        <w:numPr>
          <w:ilvl w:val="0"/>
          <w:numId w:val="1004"/>
        </w:numPr>
      </w:pPr>
      <w:del w:id="228" w:author="PR Preview" w:date="2026-01-01T00:00:00Z">
        <w:r>
          <w:delText xml:space="preserve">Wikipedia contributors [5]</w:delText>
        </w:r>
      </w:del>
      <w:del w:id="229" w:author="PR Preview" w:date="2026-01-01T00:00:00Z">
        <w:r>
          <w:delText xml:space="preserve"> </w:delText>
        </w:r>
      </w:del>
      <w:del w:id="230" w:author="PR Preview" w:date="2026-01-01T00:00:00Z">
        <w:r>
          <w:delText xml:space="preserve">— the bootstrap and its variants</w:delText>
        </w:r>
      </w:del>
    </w:p>
    <w:p>
      <w:pPr>
        <w:numPr>
          <w:ilvl w:val="0"/>
          <w:numId w:val="1004"/>
        </w:numPr>
      </w:pPr>
      <w:del w:id="231" w:author="PR Preview" w:date="2026-01-01T00:00:00Z">
        <w:r>
          <w:delText xml:space="preserve">Wikipedia contributors [4]</w:delText>
        </w:r>
      </w:del>
      <w:del w:id="232" w:author="PR Preview" w:date="2026-01-01T00:00:00Z">
        <w:r>
          <w:delText xml:space="preserve"> </w:delText>
        </w:r>
      </w:del>
      <w:del w:id="233" w:author="PR Preview" w:date="2026-01-01T00:00:00Z">
        <w:r>
          <w:delText xml:space="preserve">— the bootstrap, the jackknife and permutation tests</w:delText>
        </w:r>
      </w:del>
    </w:p>
    <w:p>
      <w:pPr>
        <w:numPr>
          <w:ilvl w:val="0"/>
          <w:numId w:val="1004"/>
        </w:numPr>
      </w:pPr>
      <w:del w:id="234" w:author="PR Preview" w:date="2026-01-01T00:00:00Z">
        <w:r>
          <w:delText xml:space="preserve">Wikipedia contributors [6]</w:delText>
        </w:r>
      </w:del>
      <w:del w:id="235" w:author="PR Preview" w:date="2026-01-01T00:00:00Z">
        <w:r>
          <w:delText xml:space="preserve"> </w:delText>
        </w:r>
      </w:del>
      <w:del w:id="236" w:author="PR Preview" w:date="2026-01-01T00:00:00Z">
        <w:r>
          <w:delText xml:space="preserve">— standard errors and how to estimate them</w:delText>
        </w:r>
      </w:del>
    </w:p>
    <w:p>
      <w:pPr>
        <w:numPr>
          <w:ilvl w:val="0"/>
          <w:numId w:val="1004"/>
        </w:numPr>
      </w:pPr>
      <w:del w:id="237" w:author="PR Preview" w:date="2026-01-01T00:00:00Z">
        <w:r>
          <w:delText xml:space="preserve">Wikipedia contributors [10]</w:delText>
        </w:r>
      </w:del>
      <w:del w:id="238" w:author="PR Preview" w:date="2026-01-01T00:00:00Z">
        <w:r>
          <w:delText xml:space="preserve"> </w:delText>
        </w:r>
      </w:del>
      <w:del w:id="239" w:author="PR Preview" w:date="2026-01-01T00:00:00Z">
        <w:r>
          <w:delText xml:space="preserve">— the definition and common misreadings</w:delText>
        </w:r>
      </w:del>
    </w:p>
    <w:p>
      <w:pPr>
        <w:pStyle w:val="Heading2"/>
      </w:pPr>
      <w:r>
        <w:t xml:space="preserve">References</w:t>
      </w:r>
    </w:p>
    <w:bookmarkStart w:id="70" w:name="refs"/>
    <w:bookmarkStart w:id="51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0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2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5"/>
    <w:bookmarkStart w:id="57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https://en.wikipedia.org/wiki/Resampling_%28statistics%29</w:t>
        </w:r>
      </w:hyperlink>
    </w:p>
    <w:bookmarkEnd w:id="57"/>
    <w:bookmarkStart w:id="59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https://en.wikipedia.org/wiki/Bootstrapping_%28statistics%29</w:t>
        </w:r>
      </w:hyperlink>
    </w:p>
    <w:bookmarkEnd w:id="59"/>
    <w:bookmarkStart w:id="61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https://en.wikipedia.org/wiki/Standard_error</w:t>
        </w:r>
      </w:hyperlink>
    </w:p>
    <w:bookmarkEnd w:id="61"/>
    <w:bookmarkStart w:id="62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2"/>
    <w:bookmarkStart w:id="64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4"/>
    <w:bookmarkStart w:id="65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5"/>
    <w:bookmarkStart w:id="67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https://en.wikipedia.org/wiki/Confidence_interval</w:t>
        </w:r>
      </w:hyperlink>
    </w:p>
    <w:bookmarkEnd w:id="67"/>
    <w:bookmarkStart w:id="69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68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0" Type="http://schemas.openxmlformats.org/officeDocument/2006/relationships/hyperlink" Target="https://doi.org/10.1007/978-1-4614-1353-0" TargetMode="External"/><Relationship Id="rId68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58" Type="http://schemas.openxmlformats.org/officeDocument/2006/relationships/hyperlink" Target="https://en.wikipedia.org/wiki/Bootstrapping_%28statistics%29" TargetMode="External"/><Relationship Id="rId66" Type="http://schemas.openxmlformats.org/officeDocument/2006/relationships/hyperlink" Target="https://en.wikipedia.org/wiki/Confidence_interval" TargetMode="External"/><Relationship Id="rId56" Type="http://schemas.openxmlformats.org/officeDocument/2006/relationships/hyperlink" Target="https://en.wikipedia.org/wiki/Resampling_%28statistics%29" TargetMode="External"/><Relationship Id="rId60" Type="http://schemas.openxmlformats.org/officeDocument/2006/relationships/hyperlink" Target="https://en.wikipedia.org/wiki/Standard_error" TargetMode="External"/><Relationship Id="rId63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0" Type="http://schemas.openxmlformats.org/officeDocument/2006/relationships/hyperlink" Target="https://doi.org/10.1007/978-1-4614-1353-0" TargetMode="External"/><Relationship Id="rId68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58" Type="http://schemas.openxmlformats.org/officeDocument/2006/relationships/hyperlink" Target="https://en.wikipedia.org/wiki/Bootstrapping_%28statistics%29" TargetMode="External"/><Relationship Id="rId66" Type="http://schemas.openxmlformats.org/officeDocument/2006/relationships/hyperlink" Target="https://en.wikipedia.org/wiki/Confidence_interval" TargetMode="External"/><Relationship Id="rId56" Type="http://schemas.openxmlformats.org/officeDocument/2006/relationships/hyperlink" Target="https://en.wikipedia.org/wiki/Resampling_%28statistics%29" TargetMode="External"/><Relationship Id="rId60" Type="http://schemas.openxmlformats.org/officeDocument/2006/relationships/hyperlink" Target="https://en.wikipedia.org/wiki/Standard_error" TargetMode="External"/><Relationship Id="rId63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2026-10-18T19:04:13Z</dcterms:created>
  <dcterms:modified xsi:type="dcterms:W3CDTF">2026-10-18T19:04:13Z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11:47:58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