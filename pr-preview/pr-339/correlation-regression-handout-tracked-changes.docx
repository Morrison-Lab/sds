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(Population correlation)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population correlation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two random variables</w:delText>
        </w:r>
      </w:del>
      <w:del w:id="10" w:author="PR Preview" w:date="2026-01-01T00:00:00Z">
        <w:r>
          <w:delText xml:space="preserve"> </w:delText>
        </w:r>
      </w:del>
      <m:oMath>
        <m: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</w:delText>
        </w:r>
      </w:del>
      <w:del w:id="13" w:author="PR Preview" w:date="2026-01-01T00:00:00Z">
        <w:r>
          <w:delText xml:space="preserve"> </w:delText>
        </w:r>
      </w:del>
      <m:oMath>
        <m:r>
          <m:t>Y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with positive variances is</w:delText>
        </w:r>
      </w:del>
    </w:p>
    <w:p>
      <w:pPr>
        <w:pStyle w:val="FirstParagraph"/>
      </w:pPr>
      <w:ins w:id="16" w:author="PR Preview" w:date="2026-01-01T00:00:00Z">
        <w:r>
          <w:rPr>
            <w:b/>
            <w:bCs/>
          </w:rPr>
          <w:t xml:space="preserve">Definition 1 (Population correlation)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b/>
            <w:bCs/>
          </w:rPr>
          <w:t xml:space="preserve">population correlation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of two random variables</w:t>
        </w:r>
      </w:ins>
      <w:ins w:id="23" w:author="PR Preview" w:date="2026-01-01T00:00:00Z">
        <w:r>
          <w:t xml:space="preserve"> </w:t>
        </w:r>
      </w:ins>
      <m:oMath>
        <m:r>
          <m:t>X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</w:t>
        </w:r>
      </w:ins>
      <w:ins w:id="26" w:author="PR Preview" w:date="2026-01-01T00:00:00Z">
        <w:r>
          <w:t xml:space="preserve"> </w:t>
        </w:r>
      </w:ins>
      <m:oMath>
        <m:r>
          <m:t>Y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with positive variances is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[2]</w:t>
        </w:r>
      </w:ins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Definition 3 (Spearman rank correlation)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Replace each</w:delText>
        </w:r>
      </w:del>
      <w:del w:id="3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by its rank</w:delText>
        </w:r>
      </w:del>
      <w:del w:id="37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</m:sub>
        </m:sSub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among</w:delText>
        </w:r>
      </w:del>
      <w:del w:id="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 each</w:delText>
        </w:r>
      </w:del>
      <w:del w:id="4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by its rank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</m:sub>
        </m:sSub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among</w:delText>
        </w:r>
      </w:del>
      <w:del w:id="5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giving tied values the average of the ranks they span.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The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rPr>
            <w:b/>
            <w:bCs/>
          </w:rPr>
          <w:delText xml:space="preserve">Spearman rank correlation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S</m:t>
            </m:r>
          </m:sub>
        </m:sSub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 the</w:delText>
        </w:r>
      </w:del>
      <w:del w:id="61" w:author="PR Preview" w:date="2026-01-01T00:00:00Z">
        <w:r>
          <w:delText xml:space="preserve"> </w:delText>
        </w:r>
      </w:del>
      <w:hyperlink r:id="rId14">
        <w:del w:id="62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evaluated at the rank pairs:</w:delText>
        </w:r>
      </w:del>
    </w:p>
    <w:p>
      <w:pPr>
        <w:pStyle w:val="FirstParagraph"/>
      </w:pPr>
      <w:ins w:id="65" w:author="PR Preview" w:date="2026-01-01T00:00:00Z">
        <w:r>
          <w:rPr>
            <w:b/>
            <w:bCs/>
          </w:rPr>
          <w:t xml:space="preserve">Definition 3 (Spearman rank correlation)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Replace each</w:t>
        </w:r>
      </w:ins>
      <w:ins w:id="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by its rank</w:t>
        </w:r>
      </w:ins>
      <w:ins w:id="71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</m:sub>
        </m:sSub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among</w:t>
        </w:r>
      </w:ins>
      <w:ins w:id="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 each</w:t>
        </w:r>
      </w:ins>
      <w:ins w:id="7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by its rank</w:t>
        </w:r>
      </w:ins>
      <w:ins w:id="81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among</w:t>
        </w:r>
      </w:ins>
      <w:ins w:id="8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giving tied values the average of the ranks they span.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The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b/>
            <w:bCs/>
          </w:rPr>
          <w:t xml:space="preserve">Spearman rank correlation</w:t>
        </w:r>
      </w:ins>
      <w:ins w:id="92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S</m:t>
            </m:r>
          </m:sub>
        </m:sSub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the</w:t>
        </w:r>
      </w:ins>
      <w:ins w:id="95" w:author="PR Preview" w:date="2026-01-01T00:00:00Z">
        <w:r>
          <w:t xml:space="preserve"> </w:t>
        </w:r>
      </w:ins>
      <w:hyperlink r:id="rId14">
        <w:ins w:id="96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evaluated at the rank pairs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[5]</w:t>
        </w:r>
      </w:ins>
      <w:ins w:id="10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del w:id="102" w:author="PR Preview" w:date="2026-01-01T00:00:00Z">
        <w:r>
          <w:rPr>
            <w:b/>
            <w:bCs/>
          </w:rPr>
          <w:delText xml:space="preserve">Definition 7 (Linear regression model)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A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rPr>
            <w:b/>
            <w:bCs/>
          </w:rPr>
          <w:delText xml:space="preserve">linear regression model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 a homoskedastic (</w:delText>
        </w:r>
      </w:del>
      <w:hyperlink w:anchor="def-homoskedastic">
        <w:del w:id="10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0" w:author="PR Preview" w:date="2026-01-01T00:00:00Z">
        <w:r>
          <w:delText xml:space="preserve">)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conditional Gaussian model (</w:delText>
        </w:r>
      </w:del>
      <w:hyperlink w:anchor="def-cond-gaussian">
        <w:del w:id="11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14" w:author="PR Preview" w:date="2026-01-01T00:00:00Z">
        <w:r>
          <w:delText xml:space="preserve">)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whose mean function is linear in</w:delText>
        </w:r>
      </w:del>
      <w:del w:id="117" w:author="PR Preview" w:date="2026-01-01T00:00:00Z">
        <w:r>
          <w:delText xml:space="preserve"> </w:delText>
        </w:r>
      </w:del>
      <m:oMath>
        <m:r>
          <m:t>p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covariates,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where observation</w:delText>
        </w:r>
      </w:del>
      <w:del w:id="122" w:author="PR Preview" w:date="2026-01-01T00:00:00Z">
        <w:r>
          <w:delText xml:space="preserve"> </w:delText>
        </w:r>
      </w:del>
      <m:oMath>
        <m:r>
          <m:t>i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has covariate values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$\mathord{\smash[b]{\underset{\raise.3ex\hbox{$\scriptstyle\sim$}}{x}}\vphantom{x}}_i= (x_{i1}, \ldots, x_{ip})$</w:delText>
        </w:r>
      </w:del>
      <w:del w:id="127" w:author="PR Preview" w:date="2026-01-01T00:00:00Z">
        <w:r>
          <w:delText xml:space="preserve">:</w:delText>
        </w:r>
      </w:del>
    </w:p>
    <w:p>
      <w:pPr>
        <w:pStyle w:val="BodyText"/>
      </w:pPr>
      <w:ins w:id="128" w:author="PR Preview" w:date="2026-01-01T00:00:00Z">
        <w:r>
          <w:rPr>
            <w:b/>
            <w:bCs/>
          </w:rPr>
          <w:t xml:space="preserve">Definition 7 (Linear regression model)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linear regression model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 a homoskedastic (</w:t>
        </w:r>
      </w:ins>
      <w:hyperlink w:anchor="def-homoskedastic">
        <w:ins w:id="13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6" w:author="PR Preview" w:date="2026-01-01T00:00:00Z">
        <w:r>
          <w:t xml:space="preserve">)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conditional Gaussian model (</w:t>
        </w:r>
      </w:ins>
      <w:hyperlink w:anchor="def-cond-gaussian">
        <w:ins w:id="13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40" w:author="PR Preview" w:date="2026-01-01T00:00:00Z">
        <w:r>
          <w:t xml:space="preserve">)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whose mean function is linear in</w:t>
        </w:r>
      </w:ins>
      <w:ins w:id="143" w:author="PR Preview" w:date="2026-01-01T00:00:00Z">
        <w:r>
          <w:t xml:space="preserve"> </w:t>
        </w:r>
      </w:ins>
      <m:oMath>
        <m:r>
          <m:t>p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covariates,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where observation</w:t>
        </w:r>
      </w:ins>
      <w:ins w:id="148" w:author="PR Preview" w:date="2026-01-01T00:00:00Z">
        <w:r>
          <w:t xml:space="preserve"> </w:t>
        </w:r>
      </w:ins>
      <m:oMath>
        <m:r>
          <m:t>i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has covariate values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$\mathord{\smash[b]{\underset{\raise.3ex\hbox{$\scriptstyle\sim$}}{x}}\vphantom{x}}_i= (x_{i1}, \ldots, x_{ip})$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[7]</w:t>
        </w:r>
      </w:ins>
      <w:ins w:id="1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del w:id="156" w:author="PR Preview" w:date="2026-01-01T00:00:00Z">
        <w:r>
          <w:rPr>
            <w:b/>
            <w:bCs/>
          </w:rPr>
          <w:delText xml:space="preserve">Definition 8 (Simple linear regression model)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A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rPr>
            <w:b/>
            <w:bCs/>
          </w:rPr>
          <w:delText xml:space="preserve">simple linear regression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model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is a linear regression model (</w:delText>
        </w:r>
      </w:del>
      <w:hyperlink w:anchor="def-linear-regression">
        <w:del w:id="16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66" w:author="PR Preview" w:date="2026-01-01T00:00:00Z">
        <w:r>
          <w:delText xml:space="preserve">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with</w:delText>
        </w:r>
      </w:del>
      <w:del w:id="16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covariate</w:delText>
        </w:r>
      </w:del>
      <w:del w:id="172" w:author="PR Preview" w:date="2026-01-01T00:00:00Z">
        <w:r>
          <w:delText xml:space="preserve"> </w:delText>
        </w:r>
      </w:del>
      <m:oMath>
        <m:r>
          <m:t>X</m:t>
        </m:r>
      </m:oMath>
      <w:del w:id="173" w:author="PR Preview" w:date="2026-01-01T00:00:00Z">
        <w:r>
          <w:delText xml:space="preserve">,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writing</w:delText>
        </w:r>
      </w:del>
      <w:del w:id="17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for</w:delText>
        </w:r>
      </w:del>
      <w:del w:id="1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del w:id="180" w:author="PR Preview" w:date="2026-01-01T00:00:00Z">
        <w:r>
          <w:delText xml:space="preserve">:</w:delText>
        </w:r>
      </w:del>
    </w:p>
    <w:p>
      <w:pPr>
        <w:pStyle w:val="BodyText"/>
      </w:pPr>
      <w:ins w:id="181" w:author="PR Preview" w:date="2026-01-01T00:00:00Z">
        <w:r>
          <w:rPr>
            <w:b/>
            <w:bCs/>
          </w:rPr>
          <w:t xml:space="preserve">Definition 8 (Simple linear regression model)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rPr>
            <w:b/>
            <w:bCs/>
          </w:rPr>
          <w:t xml:space="preserve">simple linear regression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model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is a linear regression model (</w:t>
        </w:r>
      </w:ins>
      <w:hyperlink w:anchor="def-linear-regression">
        <w:ins w:id="19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91" w:author="PR Preview" w:date="2026-01-01T00:00:00Z">
        <w:r>
          <w:t xml:space="preserve">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with</w:t>
        </w:r>
      </w:ins>
      <w:ins w:id="1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covariate</w:t>
        </w:r>
      </w:ins>
      <w:ins w:id="197" w:author="PR Preview" w:date="2026-01-01T00:00:00Z">
        <w:r>
          <w:t xml:space="preserve"> </w:t>
        </w:r>
      </w:ins>
      <m:oMath>
        <m:r>
          <m:t>X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writing</w:t>
        </w:r>
      </w:ins>
      <w:ins w:id="2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for</w:t>
        </w:r>
      </w:ins>
      <w:ins w:id="20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[8]</w:t>
        </w:r>
      </w:ins>
      <w:ins w:id="20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del w:id="208" w:author="PR Preview" w:date="2026-01-01T00:00:00Z">
        <w:r>
          <w:rPr>
            <w:b/>
            <w:bCs/>
          </w:rPr>
          <w:delText xml:space="preserve">Definition 12 (Ordinary least squares)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The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rPr>
            <w:b/>
            <w:bCs/>
          </w:rPr>
          <w:delText xml:space="preserve">ordinary least squares (OLS) estimate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of a model’s parameter vector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$\mathord{\smash[b]{\underset{\raise.3ex\hbox{$\scriptstyle\sim$}}{\theta}}\vphantom{\theta}}$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is the value of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$\mathord{\smash[b]{\underset{\raise.3ex\hbox{$\scriptstyle\sim$}}{\theta}}\vphantom{\theta}}$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that minimizes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</w:delText>
        </w:r>
      </w:del>
      <w:del w:id="225" w:author="PR Preview" w:date="2026-01-01T00:00:00Z">
        <w:r>
          <w:delText xml:space="preserve"> </w:delText>
        </w:r>
      </w:del>
      <w:hyperlink w:anchor="def-rss">
        <w:del w:id="226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227" w:author="PR Preview" w:date="2026-01-01T00:00:00Z">
        <w:r>
          <w:delText xml:space="preserve">:</w:delText>
        </w:r>
      </w:del>
    </w:p>
    <w:p>
      <w:pPr>
        <w:pStyle w:val="BodyText"/>
      </w:pPr>
      <w:ins w:id="228" w:author="PR Preview" w:date="2026-01-01T00:00:00Z">
        <w:r>
          <w:rPr>
            <w:b/>
            <w:bCs/>
          </w:rPr>
          <w:t xml:space="preserve">Definition 12 (Ordinary least squares)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rPr>
            <w:b/>
            <w:bCs/>
          </w:rPr>
          <w:t xml:space="preserve">ordinary least squares (OLS) estimate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of a model’s parameter vector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$\mathord{\smash[b]{\underset{\raise.3ex\hbox{$\scriptstyle\sim$}}{\theta}}\vphantom{\theta}}$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is the value of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$\mathord{\smash[b]{\underset{\raise.3ex\hbox{$\scriptstyle\sim$}}{\theta}}\vphantom{\theta}}$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that minimizes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the</w:t>
        </w:r>
      </w:ins>
      <w:ins w:id="245" w:author="PR Preview" w:date="2026-01-01T00:00:00Z">
        <w:r>
          <w:t xml:space="preserve"> </w:t>
        </w:r>
      </w:ins>
      <w:hyperlink w:anchor="def-rss">
        <w:ins w:id="246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[10]</w:t>
        </w:r>
      </w:ins>
      <w:ins w:id="249" w:author="PR Preview" w:date="2026-01-01T00:00:00Z">
        <w:r>
          <w:t xml:space="preserve">:</w:t>
        </w:r>
      </w:ins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del w:id="250" w:author="PR Preview" w:date="2026-01-01T00:00:00Z">
        <w:r>
          <w:rPr>
            <w:b/>
            <w:bCs/>
          </w:rPr>
          <w:delText xml:space="preserve">Definition 18 (Coefficient of determination)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rPr>
            <w:b/>
            <w:bCs/>
          </w:rPr>
          <w:delText xml:space="preserve">coefficient of determination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of a model fitted with parameter estimate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$\hat{\mathord{\smash[b]{\underset{\raise.3ex\hbox{$\scriptstyle\sim$}}{\theta}}\vphantom{\theta}}}$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is one minus the ratio of its</w:delText>
        </w:r>
      </w:del>
      <w:del w:id="261" w:author="PR Preview" w:date="2026-01-01T00:00:00Z">
        <w:r>
          <w:delText xml:space="preserve"> </w:delText>
        </w:r>
      </w:del>
      <w:hyperlink w:anchor="def-rss">
        <w:del w:id="262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at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$\hat{\mathord{\smash[b]{\underset{\raise.3ex\hbox{$\scriptstyle\sim$}}{\theta}}\vphantom{\theta}}}$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to the</w:delText>
        </w:r>
      </w:del>
      <w:del w:id="269" w:author="PR Preview" w:date="2026-01-01T00:00:00Z">
        <w:r>
          <w:delText xml:space="preserve"> </w:delText>
        </w:r>
      </w:del>
      <w:hyperlink w:anchor="def-tss">
        <w:del w:id="270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of its outcomes:</w:delText>
        </w:r>
      </w:del>
    </w:p>
    <w:p>
      <w:pPr>
        <w:pStyle w:val="FirstParagraph"/>
      </w:pPr>
      <w:ins w:id="273" w:author="PR Preview" w:date="2026-01-01T00:00:00Z">
        <w:r>
          <w:rPr>
            <w:b/>
            <w:bCs/>
          </w:rPr>
          <w:t xml:space="preserve">Definition 18 (Coefficient of determination)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The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rPr>
            <w:b/>
            <w:bCs/>
          </w:rPr>
          <w:t xml:space="preserve">coefficient of determination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of a model fitted with parameter estimate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$\hat{\mathord{\smash[b]{\underset{\raise.3ex\hbox{$\scriptstyle\sim$}}{\theta}}\vphantom{\theta}}}$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is one minus the ratio of its</w:t>
        </w:r>
      </w:ins>
      <w:ins w:id="284" w:author="PR Preview" w:date="2026-01-01T00:00:00Z">
        <w:r>
          <w:t xml:space="preserve"> </w:t>
        </w:r>
      </w:ins>
      <w:hyperlink w:anchor="def-rss">
        <w:ins w:id="285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at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$\hat{\mathord{\smash[b]{\underset{\raise.3ex\hbox{$\scriptstyle\sim$}}{\theta}}\vphantom{\theta}}}$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to the</w:t>
        </w:r>
      </w:ins>
      <w:ins w:id="292" w:author="PR Preview" w:date="2026-01-01T00:00:00Z">
        <w:r>
          <w:t xml:space="preserve"> </w:t>
        </w:r>
      </w:ins>
      <w:hyperlink w:anchor="def-tss">
        <w:ins w:id="293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of its outcomes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[14]</w:t>
        </w:r>
      </w:ins>
      <w:ins w:id="298" w:author="PR Preview" w:date="2026-01-01T00:00:00Z">
        <w:r>
          <w:t xml:space="preserve">:</w:t>
        </w:r>
      </w:ins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del w:id="299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4"/>
        </w:numPr>
      </w:pPr>
      <w:del w:id="300" w:author="PR Preview" w:date="2026-01-01T00:00:00Z">
        <w:r>
          <w:delText xml:space="preserve">Wikipedia contributors [2]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— the coefficient and its properties</w:delText>
        </w:r>
      </w:del>
    </w:p>
    <w:p>
      <w:pPr>
        <w:numPr>
          <w:ilvl w:val="0"/>
          <w:numId w:val="1004"/>
        </w:numPr>
      </w:pPr>
      <w:del w:id="303" w:author="PR Preview" w:date="2026-01-01T00:00:00Z">
        <w:r>
          <w:delText xml:space="preserve">Wikipedia contributors [5]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— a rank-based measure of association</w:delText>
        </w:r>
      </w:del>
    </w:p>
    <w:p>
      <w:pPr>
        <w:numPr>
          <w:ilvl w:val="0"/>
          <w:numId w:val="1004"/>
        </w:numPr>
      </w:pPr>
      <w:del w:id="306" w:author="PR Preview" w:date="2026-01-01T00:00:00Z">
        <w:r>
          <w:delText xml:space="preserve">Wikipedia contributors [8]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— the model with one covariate</w:delText>
        </w:r>
      </w:del>
    </w:p>
    <w:p>
      <w:pPr>
        <w:numPr>
          <w:ilvl w:val="0"/>
          <w:numId w:val="1004"/>
        </w:numPr>
      </w:pPr>
      <w:del w:id="309" w:author="PR Preview" w:date="2026-01-01T00:00:00Z">
        <w:r>
          <w:delText xml:space="preserve">Wikipedia contributors [7]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— the model, its assumptions and its estimation</w:delText>
        </w:r>
      </w:del>
    </w:p>
    <w:p>
      <w:pPr>
        <w:numPr>
          <w:ilvl w:val="0"/>
          <w:numId w:val="1004"/>
        </w:numPr>
      </w:pPr>
      <w:del w:id="312" w:author="PR Preview" w:date="2026-01-01T00:00:00Z">
        <w:r>
          <w:delText xml:space="preserve">Wikipedia contributors [10]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— least squares estimation and its properties</w:delText>
        </w:r>
      </w:del>
    </w:p>
    <w:p>
      <w:pPr>
        <w:numPr>
          <w:ilvl w:val="0"/>
          <w:numId w:val="1004"/>
        </w:numPr>
      </w:pPr>
      <w:del w:id="315" w:author="PR Preview" w:date="2026-01-01T00:00:00Z">
        <w:r>
          <w:delText xml:space="preserve">Wikipedia contributors [14]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— R squared and its interpretation</w:delText>
        </w:r>
      </w:del>
    </w:p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2026-10-18T19:05:42Z</dcterms:created>
  <dcterms:modified xsi:type="dcterms:W3CDTF">2026-10-18T19:05:42Z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