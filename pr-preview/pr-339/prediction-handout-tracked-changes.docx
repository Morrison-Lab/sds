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(Residual)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residual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for observation</w:delText>
        </w:r>
      </w:del>
      <w:del w:id="10" w:author="PR Preview" w:date="2026-01-01T00:00:00Z">
        <w:r>
          <w:delText xml:space="preserve"> </w:delText>
        </w:r>
      </w:del>
      <m:oMath>
        <m:r>
          <m:t>i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its observed outcome minus its</w:delText>
        </w:r>
      </w:del>
      <w:del w:id="13" w:author="PR Preview" w:date="2026-01-01T00:00:00Z">
        <w:r>
          <w:delText xml:space="preserve"> </w:delText>
        </w:r>
      </w:del>
      <w:hyperlink w:anchor="def-fitted-value">
        <w:del w:id="14" w:author="PR Preview" w:date="2026-01-01T00:00:00Z">
          <w:r>
            <w:rPr>
              <w:rStyle w:val="Hyperlink"/>
            </w:rPr>
            <w:delText xml:space="preserve">fitted value</w:delText>
          </w:r>
        </w:del>
      </w:hyperlink>
      <w:del w:id="15" w:author="PR Preview" w:date="2026-01-01T00:00:00Z">
        <w:r>
          <w:delText xml:space="preserve">:</w:delText>
        </w:r>
      </w:del>
    </w:p>
    <w:p>
      <w:pPr>
        <w:pStyle w:val="BodyText"/>
      </w:pPr>
      <w:ins w:id="16" w:author="PR Preview" w:date="2026-01-01T00:00:00Z">
        <w:r>
          <w:rPr>
            <w:b/>
            <w:bCs/>
          </w:rPr>
          <w:t xml:space="preserve">Definition 3 (Residual)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The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b/>
            <w:bCs/>
          </w:rPr>
          <w:t xml:space="preserve">residual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for observation</w:t>
        </w:r>
      </w:ins>
      <w:ins w:id="23" w:author="PR Preview" w:date="2026-01-01T00:00:00Z">
        <w:r>
          <w:t xml:space="preserve"> </w:t>
        </w:r>
      </w:ins>
      <m:oMath>
        <m:r>
          <m:t>i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is its observed outcome minus its</w:t>
        </w:r>
      </w:ins>
      <w:ins w:id="26" w:author="PR Preview" w:date="2026-01-01T00:00:00Z">
        <w:r>
          <w:t xml:space="preserve"> </w:t>
        </w:r>
      </w:ins>
      <w:hyperlink w:anchor="def-fitted-value">
        <w:ins w:id="27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[2]</w:t>
        </w:r>
      </w:ins>
      <w:ins w:id="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del w:id="31" w:author="PR Preview" w:date="2026-01-01T00:00:00Z">
        <w:r>
          <w:rPr>
            <w:b/>
            <w:bCs/>
          </w:rPr>
          <w:delText xml:space="preserve">Definition 5 (Mean squared error of predictions)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sample mean squared error (sMSE)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 predictions,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also called their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b/>
            <w:bCs/>
          </w:rPr>
          <w:delText xml:space="preserve">mean squared error</w:delText>
        </w:r>
      </w:del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of observed outcomes</w:delText>
        </w:r>
      </w:del>
      <w:del w:id="4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is the mean of their squared</w:delText>
        </w:r>
      </w:del>
      <w:del w:id="49" w:author="PR Preview" w:date="2026-01-01T00:00:00Z">
        <w:r>
          <w:delText xml:space="preserve"> </w:delText>
        </w:r>
      </w:del>
      <w:hyperlink w:anchor="def-prediction-error">
        <w:del w:id="50" w:author="PR Preview" w:date="2026-01-01T00:00:00Z">
          <w:r>
            <w:rPr>
              <w:rStyle w:val="Hyperlink"/>
            </w:rPr>
            <w:delText xml:space="preserve">prediction errors</w:delText>
          </w:r>
        </w:del>
      </w:hyperlink>
      <w:del w:id="51" w:author="PR Preview" w:date="2026-01-01T00:00:00Z">
        <w:r>
          <w:delText xml:space="preserve">:</w:delText>
        </w:r>
      </w:del>
    </w:p>
    <w:p>
      <w:pPr>
        <w:pStyle w:val="FirstParagraph"/>
      </w:pPr>
      <w:ins w:id="52" w:author="PR Preview" w:date="2026-01-01T00:00:00Z">
        <w:r>
          <w:rPr>
            <w:b/>
            <w:bCs/>
          </w:rPr>
          <w:t xml:space="preserve">Definition 5 (Mean squared error of predictions)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The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rPr>
            <w:b/>
            <w:bCs/>
          </w:rPr>
          <w:t xml:space="preserve">sample mean squared error (sMSE)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of predictions,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also called their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rPr>
            <w:b/>
            <w:bCs/>
          </w:rPr>
          <w:t xml:space="preserve">mean squared error</w:t>
        </w:r>
      </w:ins>
      <w:ins w:id="63" w:author="PR Preview" w:date="2026-01-01T00:00:00Z">
        <w:r>
          <w:t xml:space="preserve">,</w:t>
        </w:r>
      </w:ins>
      <w:ins w:id="6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of observed outcomes</w:t>
        </w:r>
      </w:ins>
      <w:ins w:id="6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the mean of their squared</w:t>
        </w:r>
      </w:ins>
      <w:ins w:id="70" w:author="PR Preview" w:date="2026-01-01T00:00:00Z">
        <w:r>
          <w:t xml:space="preserve"> </w:t>
        </w:r>
      </w:ins>
      <w:hyperlink w:anchor="def-prediction-error">
        <w:ins w:id="71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[4]</w:t>
        </w:r>
      </w:ins>
      <w:ins w:id="7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del w:id="75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2"/>
        </w:numPr>
      </w:pPr>
      <w:del w:id="76" w:author="PR Preview" w:date="2026-01-01T00:00:00Z">
        <w:r>
          <w:delText xml:space="preserve">Wikipedia contributors [2]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— how an error differs from a residual</w:delText>
        </w:r>
      </w:del>
    </w:p>
    <w:p>
      <w:pPr>
        <w:numPr>
          <w:ilvl w:val="0"/>
          <w:numId w:val="1002"/>
        </w:numPr>
      </w:pPr>
      <w:del w:id="79" w:author="PR Preview" w:date="2026-01-01T00:00:00Z">
        <w:r>
          <w:delText xml:space="preserve">Wikipedia contributors [4]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— the mean squared prediction error</w:delText>
        </w:r>
      </w:del>
    </w:p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2026-10-18T19:15:55Z</dcterms:created>
  <dcterms:modified xsi:type="dcterms:W3CDTF">2026-10-18T19:15:55Z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