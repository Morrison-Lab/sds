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2026-10-18 12:03:55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11:47:58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3"/>
    <w:bookmarkEnd w:id="14"/>
    <w:bookmarkStart w:id="37" w:name="estimands-estimates-and-estimators"/>
    <w:p>
      <w:pPr>
        <w:pStyle w:val="Heading2"/>
      </w:pPr>
      <w:r>
        <w:t xml:space="preserve">2 Estimands, estimates, and estimators</w:t>
      </w:r>
    </w:p>
    <w:bookmarkStart w:id="21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2 (Estimand)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An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estimand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is an unknown quantity</w:delText>
        </w:r>
      </w:del>
      <w:del w:id="10" w:author="PR Preview" w:date="2026-01-01T00:00:00Z">
        <w:r>
          <w:delText xml:space="preserve"> </w:delText>
        </w:r>
      </w:del>
      <m:oMath>
        <m:r>
          <m:t>θ</m:t>
        </m:r>
      </m:oMath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whose value we want to know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[4], [5]</w:delText>
        </w:r>
      </w:del>
      <w:del w:id="15" w:author="PR Preview" w:date="2026-01-01T00:00:00Z">
        <w:r>
          <w:delText xml:space="preserve">.</w:delText>
        </w:r>
      </w:del>
    </w:p>
    <w:p>
      <w:pPr>
        <w:pStyle w:val="BodyText"/>
      </w:pPr>
      <w:ins w:id="16" w:author="PR Preview" w:date="2026-01-01T00:00:00Z">
        <w:r>
          <w:rPr>
            <w:b/>
            <w:bCs/>
          </w:rPr>
          <w:t xml:space="preserve">Definition 2 (Estimand)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An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rPr>
            <w:b/>
            <w:bCs/>
          </w:rPr>
          <w:t xml:space="preserve">estimand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is an unknown quantity</w:t>
        </w:r>
      </w:ins>
      <w:ins w:id="23" w:author="PR Preview" w:date="2026-01-01T00:00:00Z">
        <w:r>
          <w:t xml:space="preserve"> </w:t>
        </w:r>
      </w:ins>
      <m:oMath>
        <m:r>
          <m:t>θ</m:t>
        </m:r>
      </m:oMath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whose value we want to know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[4], [5]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[6]</w:t>
        </w:r>
      </w:ins>
      <w:ins w:id="30" w:author="PR Preview" w:date="2026-01-01T00:00:00Z">
        <w:r>
          <w:t xml:space="preserve">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1"/>
    <w:bookmarkStart w:id="25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2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2"/>
    <w:bookmarkStart w:id="24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4"/>
    <w:bookmarkEnd w:id="25"/>
    <w:bookmarkStart w:id="35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6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2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1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2"/>
    <w:bookmarkStart w:id="33" w:name="def-sampling-distribution"/>
    <w:p>
      <w:pPr>
        <w:pStyle w:val="BodyText"/>
      </w:pPr>
      <w:del w:id="31" w:author="PR Preview" w:date="2026-01-01T00:00:00Z">
        <w:r>
          <w:rPr>
            <w:b/>
            <w:bCs/>
          </w:rPr>
          <w:delText xml:space="preserve">Definition 5 (Sampling distribution)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The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rPr>
            <w:b/>
            <w:bCs/>
          </w:rPr>
          <w:delText xml:space="preserve">sampling distribution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of an</w:delText>
        </w:r>
      </w:del>
      <w:del w:id="38" w:author="PR Preview" w:date="2026-01-01T00:00:00Z">
        <w:r>
          <w:delText xml:space="preserve"> </w:delText>
        </w:r>
      </w:del>
      <w:hyperlink w:anchor="def-estimator">
        <w:del w:id="39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40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is the probability distribution of</w:delText>
        </w:r>
      </w:del>
      <w:del w:id="4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over repeated random samples</w:delText>
        </w:r>
      </w:del>
      <w:del w:id="4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from the same population: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the distribution of the values the estimator would take</w:delText>
        </w:r>
      </w:del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across all the samples we might have drawn.</w:delText>
        </w:r>
      </w:del>
    </w:p>
    <w:p>
      <w:pPr>
        <w:pStyle w:val="BodyText"/>
      </w:pPr>
      <w:ins w:id="53" w:author="PR Preview" w:date="2026-01-01T00:00:00Z">
        <w:r>
          <w:rPr>
            <w:b/>
            <w:bCs/>
          </w:rPr>
          <w:t xml:space="preserve">Definition 5 (Sampling distribution)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The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rPr>
            <w:b/>
            <w:bCs/>
          </w:rPr>
          <w:t xml:space="preserve">sampling distribution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of an</w:t>
        </w:r>
      </w:ins>
      <w:ins w:id="60" w:author="PR Preview" w:date="2026-01-01T00:00:00Z">
        <w:r>
          <w:t xml:space="preserve"> </w:t>
        </w:r>
      </w:ins>
      <w:hyperlink w:anchor="def-estimator">
        <w:ins w:id="61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6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is the probability distribution of</w:t>
        </w:r>
      </w:ins>
      <w:ins w:id="6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over repeated random samples</w:t>
        </w:r>
      </w:ins>
      <w:ins w:id="6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from the same population: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the distribution of the values the estimator would take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across all the samples we might have drawn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[8]</w:t>
        </w:r>
      </w:ins>
      <w:ins w:id="77" w:author="PR Preview" w:date="2026-01-01T00:00:00Z">
        <w:r>
          <w:t xml:space="preserve">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3"/>
    <w:bookmarkStart w:id="34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4"/>
    <w:bookmarkEnd w:id="35"/>
    <w:bookmarkStart w:id="36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6"/>
    <w:bookmarkEnd w:id="37"/>
    <w:bookmarkStart w:id="106" w:name="sec-est-accuracy"/>
    <w:p>
      <w:pPr>
        <w:pStyle w:val="Heading2"/>
      </w:pPr>
      <w:r>
        <w:t xml:space="preserve">3 Accuracy of estimators</w:t>
      </w:r>
    </w:p>
    <w:bookmarkStart w:id="38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8"/>
    <w:bookmarkStart w:id="41" w:name="estimation-error"/>
    <w:p>
      <w:pPr>
        <w:pStyle w:val="Heading3"/>
      </w:pPr>
      <w:r>
        <w:t xml:space="preserve">3.2 Estimation error</w:t>
      </w:r>
    </w:p>
    <w:bookmarkStart w:id="39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9"/>
    <w:bookmarkStart w:id="40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0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1"/>
    <w:bookmarkStart w:id="43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2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3"/>
    <w:bookmarkStart w:id="50" w:name="bias"/>
    <w:p>
      <w:pPr>
        <w:pStyle w:val="Heading3"/>
      </w:pPr>
      <w:r>
        <w:t xml:space="preserve">3.4 Bias</w:t>
      </w:r>
    </w:p>
    <w:bookmarkStart w:id="45" w:name="def-bias"/>
    <w:p>
      <w:pPr>
        <w:pStyle w:val="FirstParagraph"/>
      </w:pPr>
      <w:del w:id="78" w:author="PR Preview" w:date="2026-01-01T00:00:00Z">
        <w:r>
          <w:rPr>
            <w:b/>
            <w:bCs/>
          </w:rPr>
          <w:delText xml:space="preserve">Definition 7 (Bias)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The</w:delText>
        </w:r>
      </w:del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rPr>
            <w:b/>
            <w:bCs/>
          </w:rPr>
          <w:delText xml:space="preserve">bias</w:delText>
        </w:r>
      </w:del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of an estimator</w:delText>
        </w:r>
      </w:del>
      <w:del w:id="85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for an estimand</w:delText>
        </w:r>
      </w:del>
      <w:del w:id="88" w:author="PR Preview" w:date="2026-01-01T00:00:00Z">
        <w:r>
          <w:delText xml:space="preserve"> </w:delText>
        </w:r>
      </w:del>
      <m:oMath>
        <m:r>
          <m:t>θ</m:t>
        </m:r>
      </m:oMath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is the</w:delText>
        </w:r>
      </w:del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delText xml:space="preserve">expected value of the</w:delText>
        </w:r>
      </w:del>
      <w:del w:id="93" w:author="PR Preview" w:date="2026-01-01T00:00:00Z">
        <w:r>
          <w:delText xml:space="preserve"> </w:delText>
        </w:r>
      </w:del>
      <w:hyperlink w:anchor="def-estimation-error">
        <w:del w:id="94" w:author="PR Preview" w:date="2026-01-01T00:00:00Z">
          <w:r>
            <w:rPr>
              <w:rStyle w:val="Hyperlink"/>
            </w:rPr>
            <w:delText xml:space="preserve">estimation error</w:delText>
          </w:r>
        </w:del>
      </w:hyperlink>
      <w:del w:id="95" w:author="PR Preview" w:date="2026-01-01T00:00:00Z">
        <w:r>
          <w:delText xml:space="preserve">:</w:delText>
        </w:r>
      </w:del>
    </w:p>
    <w:p>
      <w:pPr>
        <w:pStyle w:val="FirstParagraph"/>
      </w:pPr>
      <w:ins w:id="96" w:author="PR Preview" w:date="2026-01-01T00:00:00Z">
        <w:r>
          <w:rPr>
            <w:b/>
            <w:bCs/>
          </w:rPr>
          <w:t xml:space="preserve">Definition 7 (Bias)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The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rPr>
            <w:b/>
            <w:bCs/>
          </w:rPr>
          <w:t xml:space="preserve">bias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of an estimator</w:t>
        </w:r>
      </w:ins>
      <w:ins w:id="10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for an estimand</w:t>
        </w:r>
      </w:ins>
      <w:ins w:id="106" w:author="PR Preview" w:date="2026-01-01T00:00:00Z">
        <w:r>
          <w:t xml:space="preserve"> </w:t>
        </w:r>
      </w:ins>
      <m:oMath>
        <m:r>
          <m:t>θ</m:t>
        </m:r>
      </m:oMath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is the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expected value of the</w:t>
        </w:r>
      </w:ins>
      <w:ins w:id="111" w:author="PR Preview" w:date="2026-01-01T00:00:00Z">
        <w:r>
          <w:t xml:space="preserve"> </w:t>
        </w:r>
      </w:ins>
      <w:hyperlink w:anchor="def-estimation-error">
        <w:ins w:id="112" w:author="PR Preview" w:date="2026-01-01T00:00:00Z">
          <w:r>
            <w:rPr>
              <w:rStyle w:val="Hyperlink"/>
            </w:rPr>
            <w:t xml:space="preserve">estimation error</w:t>
          </w:r>
        </w:ins>
      </w:hyperlink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[12]</w:t>
        </w:r>
      </w:ins>
      <w:ins w:id="115" w:author="PR Preview" w:date="2026-01-01T00:00:00Z">
        <w:r>
          <w:t xml:space="preserve">:</w:t>
        </w:r>
      </w:ins>
    </w:p>
    <w:p>
      <w:pPr>
        <w:pStyle w:val="BodyText"/>
      </w:pPr>
      <w:bookmarkStart w:id="44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5"/>
    <w:bookmarkStart w:id="46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6"/>
    <w:bookmarkStart w:id="47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7"/>
    <w:bookmarkStart w:id="48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9"/>
    <w:bookmarkEnd w:id="50"/>
    <w:bookmarkStart w:id="74" w:name="mean-squared-error"/>
    <w:p>
      <w:pPr>
        <w:pStyle w:val="Heading3"/>
      </w:pPr>
      <w:r>
        <w:t xml:space="preserve">3.5 Population mean squared error of an estimator</w:t>
      </w:r>
    </w:p>
    <w:bookmarkStart w:id="51" w:name="def-mse"/>
    <w:p>
      <w:pPr>
        <w:pStyle w:val="FirstParagraph"/>
      </w:pPr>
      <w:del w:id="116" w:author="PR Preview" w:date="2026-01-01T00:00:00Z">
        <w:r>
          <w:rPr>
            <w:b/>
            <w:bCs/>
          </w:rPr>
          <w:delText xml:space="preserve">Definition 8 (Mean squared error)</w:delText>
        </w:r>
      </w:del>
      <w:del w:id="117" w:author="PR Preview" w:date="2026-01-01T00:00:00Z">
        <w:r>
          <w:delText xml:space="preserve"> </w:delText>
        </w:r>
      </w:del>
      <w:del w:id="118" w:author="PR Preview" w:date="2026-01-01T00:00:00Z">
        <w:r>
          <w:delText xml:space="preserve">The</w:delText>
        </w:r>
      </w:del>
      <w:del w:id="119" w:author="PR Preview" w:date="2026-01-01T00:00:00Z">
        <w:r>
          <w:delText xml:space="preserve"> </w:delText>
        </w:r>
      </w:del>
      <w:del w:id="120" w:author="PR Preview" w:date="2026-01-01T00:00:00Z">
        <w:r>
          <w:rPr>
            <w:b/>
            <w:bCs/>
          </w:rPr>
          <w:delText xml:space="preserve">population mean squared error (pMSE)</w:delText>
        </w:r>
      </w:del>
      <w:del w:id="121" w:author="PR Preview" w:date="2026-01-01T00:00:00Z">
        <w:r>
          <w:delText xml:space="preserve"> </w:delText>
        </w:r>
      </w:del>
      <w:del w:id="122" w:author="PR Preview" w:date="2026-01-01T00:00:00Z">
        <w:r>
          <w:delText xml:space="preserve">of an estimator</w:delText>
        </w:r>
      </w:del>
      <w:del w:id="12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124" w:author="PR Preview" w:date="2026-01-01T00:00:00Z">
        <w:r>
          <w:delText xml:space="preserve">,</w:delText>
        </w:r>
      </w:del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delText xml:space="preserve">also called its</w:delText>
        </w:r>
      </w:del>
      <w:del w:id="127" w:author="PR Preview" w:date="2026-01-01T00:00:00Z">
        <w:r>
          <w:delText xml:space="preserve"> </w:delText>
        </w:r>
      </w:del>
      <w:del w:id="128" w:author="PR Preview" w:date="2026-01-01T00:00:00Z">
        <w:r>
          <w:rPr>
            <w:b/>
            <w:bCs/>
          </w:rPr>
          <w:delText xml:space="preserve">mean squared error</w:delText>
        </w:r>
      </w:del>
      <w:del w:id="129" w:author="PR Preview" w:date="2026-01-01T00:00:00Z">
        <w:r>
          <w:delText xml:space="preserve"> </w:delText>
        </w:r>
      </w:del>
      <w:del w:id="130" w:author="PR Preview" w:date="2026-01-01T00:00:00Z">
        <w:r>
          <w:delText xml:space="preserve">or its</w:delText>
        </w:r>
      </w:del>
      <w:del w:id="131" w:author="PR Preview" w:date="2026-01-01T00:00:00Z">
        <w:r>
          <w:delText xml:space="preserve"> </w:delText>
        </w:r>
      </w:del>
      <w:del w:id="132" w:author="PR Preview" w:date="2026-01-01T00:00:00Z">
        <w:r>
          <w:rPr>
            <w:b/>
            <w:bCs/>
          </w:rPr>
          <w:delText xml:space="preserve">expected squared estimation error (ESEE)</w:delText>
        </w:r>
      </w:del>
      <w:del w:id="133" w:author="PR Preview" w:date="2026-01-01T00:00:00Z">
        <w:r>
          <w:delText xml:space="preserve">, denoted</w:delText>
        </w:r>
      </w:del>
      <w:del w:id="134" w:author="PR Preview" w:date="2026-01-01T00:00:00Z">
        <w:r>
          <w:delText xml:space="preserve"> </w:delText>
        </w:r>
      </w:del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or</w:delText>
        </w:r>
      </w:del>
      <w:del w:id="137" w:author="PR Preview" w:date="2026-01-01T00:00:00Z">
        <w:r>
          <w:delText xml:space="preserve"> </w:delText>
        </w:r>
      </w:del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del w:id="138" w:author="PR Preview" w:date="2026-01-01T00:00:00Z">
        <w:r>
          <w:delText xml:space="preserve">, is the expectation of the square</w:delText>
        </w:r>
      </w:del>
      <w:del w:id="139" w:author="PR Preview" w:date="2026-01-01T00:00:00Z">
        <w:r>
          <w:delText xml:space="preserve"> </w:delText>
        </w:r>
      </w:del>
      <w:del w:id="140" w:author="PR Preview" w:date="2026-01-01T00:00:00Z">
        <w:r>
          <w:delText xml:space="preserve">of the</w:delText>
        </w:r>
      </w:del>
      <w:del w:id="141" w:author="PR Preview" w:date="2026-01-01T00:00:00Z">
        <w:r>
          <w:delText xml:space="preserve"> </w:delText>
        </w:r>
      </w:del>
      <w:hyperlink w:anchor="def-estimation-error">
        <w:del w:id="142" w:author="PR Preview" w:date="2026-01-01T00:00:00Z">
          <w:r>
            <w:rPr>
              <w:rStyle w:val="Hyperlink"/>
            </w:rPr>
            <w:delText xml:space="preserve">estimation error</w:delText>
          </w:r>
        </w:del>
      </w:hyperlink>
      <w:del w:id="143" w:author="PR Preview" w:date="2026-01-01T00:00:00Z">
        <w:r>
          <w:delText xml:space="preserve">:</w:delText>
        </w:r>
      </w:del>
    </w:p>
    <w:p>
      <w:pPr>
        <w:pStyle w:val="FirstParagraph"/>
      </w:pPr>
      <w:ins w:id="144" w:author="PR Preview" w:date="2026-01-01T00:00:00Z">
        <w:r>
          <w:rPr>
            <w:b/>
            <w:bCs/>
          </w:rPr>
          <w:t xml:space="preserve">Definition 8 (Mean squared error)</w:t>
        </w:r>
      </w:ins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The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rPr>
            <w:b/>
            <w:bCs/>
          </w:rPr>
          <w:t xml:space="preserve">population mean squared error (pMSE)</w:t>
        </w:r>
      </w:ins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of an estimator</w:t>
        </w:r>
      </w:ins>
      <w:ins w:id="15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52" w:author="PR Preview" w:date="2026-01-01T00:00:00Z">
        <w:r>
          <w:t xml:space="preserve">,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also called its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rPr>
            <w:b/>
            <w:bCs/>
          </w:rPr>
          <w:t xml:space="preserve">mean squared error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or its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rPr>
            <w:b/>
            <w:bCs/>
          </w:rPr>
          <w:t xml:space="preserve">expected squared estimation error (ESEE)</w:t>
        </w:r>
      </w:ins>
      <w:ins w:id="161" w:author="PR Preview" w:date="2026-01-01T00:00:00Z">
        <w:r>
          <w:t xml:space="preserve">, denoted</w:t>
        </w:r>
      </w:ins>
      <w:ins w:id="162" w:author="PR Preview" w:date="2026-01-01T00:00:00Z">
        <w:r>
          <w:t xml:space="preserve"> </w:t>
        </w:r>
      </w:ins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or</w:t>
        </w:r>
      </w:ins>
      <w:ins w:id="165" w:author="PR Preview" w:date="2026-01-01T00:00:00Z">
        <w:r>
          <w:t xml:space="preserve"> </w:t>
        </w:r>
      </w:ins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ins w:id="166" w:author="PR Preview" w:date="2026-01-01T00:00:00Z">
        <w:r>
          <w:t xml:space="preserve">, is the expectation of the square</w:t>
        </w:r>
      </w:ins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of the</w:t>
        </w:r>
      </w:ins>
      <w:ins w:id="169" w:author="PR Preview" w:date="2026-01-01T00:00:00Z">
        <w:r>
          <w:t xml:space="preserve"> </w:t>
        </w:r>
      </w:ins>
      <w:hyperlink w:anchor="def-estimation-error">
        <w:ins w:id="170" w:author="PR Preview" w:date="2026-01-01T00:00:00Z">
          <w:r>
            <w:rPr>
              <w:rStyle w:val="Hyperlink"/>
            </w:rPr>
            <w:t xml:space="preserve">estimation error</w:t>
          </w:r>
        </w:ins>
      </w:hyperlink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[13]</w:t>
        </w:r>
      </w:ins>
      <w:ins w:id="17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1"/>
    <w:bookmarkStart w:id="52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2"/>
    <w:bookmarkStart w:id="53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3"/>
    <w:bookmarkStart w:id="54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5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9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8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0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1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1"/>
    <w:bookmarkStart w:id="62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2"/>
    <w:bookmarkStart w:id="63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5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4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8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6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8"/>
    <w:bookmarkStart w:id="70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0"/>
    <w:bookmarkStart w:id="71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2"/>
    <w:bookmarkStart w:id="73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3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4"/>
    <w:bookmarkStart w:id="88" w:name="sec-unbiased-estimators"/>
    <w:p>
      <w:pPr>
        <w:pStyle w:val="Heading3"/>
      </w:pPr>
      <w:r>
        <w:t xml:space="preserve">3.6 Unbiased estimators</w:t>
      </w:r>
    </w:p>
    <w:bookmarkStart w:id="75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bookmarkStart w:id="76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6"/>
    <w:bookmarkStart w:id="77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7"/>
    <w:bookmarkStart w:id="79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9"/>
    <w:bookmarkStart w:id="80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1"/>
    <w:bookmarkStart w:id="82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2"/>
    <w:bookmarkStart w:id="83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6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4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bookmarkStart w:id="85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5"/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7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88"/>
    <w:bookmarkStart w:id="91" w:name="mean-absolute-error"/>
    <w:p>
      <w:pPr>
        <w:pStyle w:val="Heading3"/>
      </w:pPr>
      <w:r>
        <w:t xml:space="preserve">3.7 Population mean absolute error</w:t>
      </w:r>
    </w:p>
    <w:bookmarkStart w:id="89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9"/>
    <w:bookmarkStart w:id="90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0"/>
    <w:bookmarkEnd w:id="91"/>
    <w:bookmarkStart w:id="105" w:name="standard-error"/>
    <w:p>
      <w:pPr>
        <w:pStyle w:val="Heading3"/>
      </w:pPr>
      <w:r>
        <w:t xml:space="preserve">3.8 Standard error</w:t>
      </w:r>
    </w:p>
    <w:bookmarkStart w:id="93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3"/>
    <w:bookmarkStart w:id="94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4"/>
    <w:bookmarkStart w:id="95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6"/>
    <w:bookmarkStart w:id="97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8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8"/>
    <w:bookmarkStart w:id="99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0"/>
    <w:bookmarkStart w:id="101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2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2"/>
    <w:bookmarkStart w:id="103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Start w:id="104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5"/>
    <w:bookmarkEnd w:id="106"/>
    <w:bookmarkStart w:id="139" w:name="references"/>
    <w:p>
      <w:pPr>
        <w:pStyle w:val="Heading2"/>
      </w:pPr>
      <w:del w:id="174" w:author="PR Preview" w:date="2026-01-01T00:00:00Z">
        <w:r>
          <w:delText xml:space="preserve">Further reading</w:delText>
        </w:r>
      </w:del>
    </w:p>
    <w:p>
      <w:pPr>
        <w:numPr>
          <w:ilvl w:val="0"/>
          <w:numId w:val="1005"/>
        </w:numPr>
      </w:pPr>
      <w:del w:id="175" w:author="PR Preview" w:date="2026-01-01T00:00:00Z">
        <w:r>
          <w:delText xml:space="preserve">Wikipedia contributors [7]</w:delText>
        </w:r>
      </w:del>
      <w:del w:id="176" w:author="PR Preview" w:date="2026-01-01T00:00:00Z">
        <w:r>
          <w:delText xml:space="preserve"> </w:delText>
        </w:r>
      </w:del>
      <w:del w:id="177" w:author="PR Preview" w:date="2026-01-01T00:00:00Z">
        <w:r>
          <w:delText xml:space="preserve">— estimators and their properties</w:delText>
        </w:r>
      </w:del>
    </w:p>
    <w:p>
      <w:pPr>
        <w:numPr>
          <w:ilvl w:val="0"/>
          <w:numId w:val="1005"/>
        </w:numPr>
      </w:pPr>
      <w:del w:id="178" w:author="PR Preview" w:date="2026-01-01T00:00:00Z">
        <w:r>
          <w:delText xml:space="preserve">Wikipedia contributors [6]</w:delText>
        </w:r>
      </w:del>
      <w:del w:id="179" w:author="PR Preview" w:date="2026-01-01T00:00:00Z">
        <w:r>
          <w:delText xml:space="preserve"> </w:delText>
        </w:r>
      </w:del>
      <w:del w:id="180" w:author="PR Preview" w:date="2026-01-01T00:00:00Z">
        <w:r>
          <w:delText xml:space="preserve">— the target of an estimate</w:delText>
        </w:r>
      </w:del>
    </w:p>
    <w:p>
      <w:pPr>
        <w:numPr>
          <w:ilvl w:val="0"/>
          <w:numId w:val="1005"/>
        </w:numPr>
      </w:pPr>
      <w:del w:id="181" w:author="PR Preview" w:date="2026-01-01T00:00:00Z">
        <w:r>
          <w:delText xml:space="preserve">Wikipedia contributors [12]</w:delText>
        </w:r>
      </w:del>
      <w:del w:id="182" w:author="PR Preview" w:date="2026-01-01T00:00:00Z">
        <w:r>
          <w:delText xml:space="preserve"> </w:delText>
        </w:r>
      </w:del>
      <w:del w:id="183" w:author="PR Preview" w:date="2026-01-01T00:00:00Z">
        <w:r>
          <w:delText xml:space="preserve">— bias, with examples</w:delText>
        </w:r>
      </w:del>
    </w:p>
    <w:p>
      <w:pPr>
        <w:numPr>
          <w:ilvl w:val="0"/>
          <w:numId w:val="1005"/>
        </w:numPr>
      </w:pPr>
      <w:del w:id="184" w:author="PR Preview" w:date="2026-01-01T00:00:00Z">
        <w:r>
          <w:delText xml:space="preserve">Wikipedia contributors [13]</w:delText>
        </w:r>
      </w:del>
      <w:del w:id="185" w:author="PR Preview" w:date="2026-01-01T00:00:00Z">
        <w:r>
          <w:delText xml:space="preserve"> </w:delText>
        </w:r>
      </w:del>
      <w:del w:id="186" w:author="PR Preview" w:date="2026-01-01T00:00:00Z">
        <w:r>
          <w:delText xml:space="preserve">— the mean squared error and its decomposition</w:delText>
        </w:r>
      </w:del>
    </w:p>
    <w:p>
      <w:pPr>
        <w:numPr>
          <w:ilvl w:val="0"/>
          <w:numId w:val="1005"/>
        </w:numPr>
      </w:pPr>
      <w:del w:id="187" w:author="PR Preview" w:date="2026-01-01T00:00:00Z">
        <w:r>
          <w:delText xml:space="preserve">Wikipedia contributors [8]</w:delText>
        </w:r>
      </w:del>
      <w:del w:id="188" w:author="PR Preview" w:date="2026-01-01T00:00:00Z">
        <w:r>
          <w:delText xml:space="preserve"> </w:delText>
        </w:r>
      </w:del>
      <w:del w:id="189" w:author="PR Preview" w:date="2026-01-01T00:00:00Z">
        <w:r>
          <w:delText xml:space="preserve">— the distribution of a statistic across samples</w:delText>
        </w:r>
      </w:del>
    </w:p>
    <w:p>
      <w:pPr>
        <w:pStyle w:val="Heading2"/>
      </w:pPr>
      <w:r>
        <w:t xml:space="preserve">References</w:t>
      </w:r>
    </w:p>
    <w:bookmarkStart w:id="138" w:name="refs"/>
    <w:bookmarkStart w:id="107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07"/>
    <w:bookmarkStart w:id="109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08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09"/>
    <w:bookmarkStart w:id="111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0">
        <w:r>
          <w:rPr>
            <w:rStyle w:val="Hyperlink"/>
          </w:rPr>
          <w:t xml:space="preserve">https://stefvanbuuren.name/fimd/</w:t>
        </w:r>
      </w:hyperlink>
    </w:p>
    <w:bookmarkEnd w:id="111"/>
    <w:bookmarkStart w:id="113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2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3"/>
    <w:bookmarkStart w:id="115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4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5"/>
    <w:bookmarkStart w:id="117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https://en.wikipedia.org/wiki/Estimand</w:t>
        </w:r>
      </w:hyperlink>
    </w:p>
    <w:bookmarkEnd w:id="117"/>
    <w:bookmarkStart w:id="119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https://en.wikipedia.org/wiki/Estimator</w:t>
        </w:r>
      </w:hyperlink>
    </w:p>
    <w:bookmarkEnd w:id="119"/>
    <w:bookmarkStart w:id="121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https://en.wikipedia.org/wiki/Sampling_distribution</w:t>
        </w:r>
      </w:hyperlink>
    </w:p>
    <w:bookmarkEnd w:id="121"/>
    <w:bookmarkStart w:id="122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2"/>
    <w:bookmarkStart w:id="124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4"/>
    <w:bookmarkStart w:id="125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5"/>
    <w:bookmarkStart w:id="127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https://en.wikipedia.org/wiki/Bias_of_an_estimator</w:t>
        </w:r>
      </w:hyperlink>
    </w:p>
    <w:bookmarkEnd w:id="127"/>
    <w:bookmarkStart w:id="129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https://en.wikipedia.org/wiki/Mean_squared_error</w:t>
        </w:r>
      </w:hyperlink>
    </w:p>
    <w:bookmarkEnd w:id="129"/>
    <w:bookmarkStart w:id="131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https://en.wikipedia.org/wiki/Root_mean_square_deviation</w:t>
        </w:r>
      </w:hyperlink>
    </w:p>
    <w:bookmarkEnd w:id="131"/>
    <w:bookmarkStart w:id="133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3"/>
    <w:bookmarkStart w:id="135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https://en.wikipedia.org/wiki/Mean_absolute_error</w:t>
        </w:r>
      </w:hyperlink>
    </w:p>
    <w:bookmarkEnd w:id="135"/>
    <w:bookmarkStart w:id="137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https://en.wikipedia.org/wiki/Standard_error</w:t>
        </w:r>
      </w:hyperlink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3" Type="http://schemas.openxmlformats.org/officeDocument/2006/relationships/hyperlink" Target="exploratory-descriptive.qmd#def-sample-mean" TargetMode="External"/><Relationship Id="rId78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4" Type="http://schemas.openxmlformats.org/officeDocument/2006/relationships/hyperlink" Target="https://doi.org/10.1186/s41687-020-00218-5" TargetMode="External"/><Relationship Id="rId112" Type="http://schemas.openxmlformats.org/officeDocument/2006/relationships/hyperlink" Target="https://doi.org/10.3238/arztebl.m2021.0373" TargetMode="External"/><Relationship Id="rId126" Type="http://schemas.openxmlformats.org/officeDocument/2006/relationships/hyperlink" Target="https://en.wikipedia.org/wiki/Bias_of_an_estimator" TargetMode="External"/><Relationship Id="rId116" Type="http://schemas.openxmlformats.org/officeDocument/2006/relationships/hyperlink" Target="https://en.wikipedia.org/wiki/Estimand" TargetMode="External"/><Relationship Id="rId118" Type="http://schemas.openxmlformats.org/officeDocument/2006/relationships/hyperlink" Target="https://en.wikipedia.org/wiki/Estimator" TargetMode="External"/><Relationship Id="rId134" Type="http://schemas.openxmlformats.org/officeDocument/2006/relationships/hyperlink" Target="https://en.wikipedia.org/wiki/Mean_absolute_error" TargetMode="External"/><Relationship Id="rId128" Type="http://schemas.openxmlformats.org/officeDocument/2006/relationships/hyperlink" Target="https://en.wikipedia.org/wiki/Mean_squared_error" TargetMode="External"/><Relationship Id="rId12" Type="http://schemas.openxmlformats.org/officeDocument/2006/relationships/hyperlink" Target="https://en.wikipedia.org/wiki/Observer_effect" TargetMode="External"/><Relationship Id="rId130" Type="http://schemas.openxmlformats.org/officeDocument/2006/relationships/hyperlink" Target="https://en.wikipedia.org/wiki/Root_mean_square_deviation" TargetMode="External"/><Relationship Id="rId120" Type="http://schemas.openxmlformats.org/officeDocument/2006/relationships/hyperlink" Target="https://en.wikipedia.org/wiki/Sampling_distribution" TargetMode="External"/><Relationship Id="rId136" Type="http://schemas.openxmlformats.org/officeDocument/2006/relationships/hyperlink" Target="https://en.wikipedia.org/wiki/Standard_error" TargetMode="External"/><Relationship Id="rId20" Type="http://schemas.openxmlformats.org/officeDocument/2006/relationships/hyperlink" Target="https://morrison-lab.github.io/macros/notation-choices.html#sec-estimand-estimator-symbols" TargetMode="External"/><Relationship Id="rId92" Type="http://schemas.openxmlformats.org/officeDocument/2006/relationships/hyperlink" Target="https://morrison-lab.github.io/pds/variance-covariance.html#def-sd" TargetMode="External"/><Relationship Id="rId69" Type="http://schemas.openxmlformats.org/officeDocument/2006/relationships/hyperlink" Target="https://morrison-lab.github.io/pds/variance-covariance.html#thm-var-lincom" TargetMode="External"/><Relationship Id="rId56" Type="http://schemas.openxmlformats.org/officeDocument/2006/relationships/hyperlink" Target="https://morrison-lab.github.io/pds/variance-covariance.html#thm-variance" TargetMode="External"/><Relationship Id="rId110" Type="http://schemas.openxmlformats.org/officeDocument/2006/relationships/hyperlink" Target="https://stefvanbuuren.name/fimd/" TargetMode="External"/><Relationship Id="rId123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87" Type="http://schemas.openxmlformats.org/officeDocument/2006/relationships/hyperlink" Target="https://www.youtube.com/watch?v=sUFpzYNDn3Q" TargetMode="External"/><Relationship Id="rId67" Type="http://schemas.openxmlformats.org/officeDocument/2006/relationships/hyperlink" Target="model-validation.qmd#def-irreducible-error" TargetMode="External"/><Relationship Id="rId66" Type="http://schemas.openxmlformats.org/officeDocument/2006/relationships/hyperlink" Target="model-validation.qmd#thm-epe-decomposition" TargetMode="External"/><Relationship Id="rId31" Type="http://schemas.openxmlformats.org/officeDocument/2006/relationships/hyperlink" Target="nonparametric-models.qmd#def-order-statistics" TargetMode="External"/><Relationship Id="rId42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exploratory-descriptive.qmd#def-sample-mean" TargetMode="External"/><Relationship Id="rId78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4" Type="http://schemas.openxmlformats.org/officeDocument/2006/relationships/hyperlink" Target="https://doi.org/10.1186/s41687-020-00218-5" TargetMode="External"/><Relationship Id="rId112" Type="http://schemas.openxmlformats.org/officeDocument/2006/relationships/hyperlink" Target="https://doi.org/10.3238/arztebl.m2021.0373" TargetMode="External"/><Relationship Id="rId126" Type="http://schemas.openxmlformats.org/officeDocument/2006/relationships/hyperlink" Target="https://en.wikipedia.org/wiki/Bias_of_an_estimator" TargetMode="External"/><Relationship Id="rId116" Type="http://schemas.openxmlformats.org/officeDocument/2006/relationships/hyperlink" Target="https://en.wikipedia.org/wiki/Estimand" TargetMode="External"/><Relationship Id="rId118" Type="http://schemas.openxmlformats.org/officeDocument/2006/relationships/hyperlink" Target="https://en.wikipedia.org/wiki/Estimator" TargetMode="External"/><Relationship Id="rId134" Type="http://schemas.openxmlformats.org/officeDocument/2006/relationships/hyperlink" Target="https://en.wikipedia.org/wiki/Mean_absolute_error" TargetMode="External"/><Relationship Id="rId128" Type="http://schemas.openxmlformats.org/officeDocument/2006/relationships/hyperlink" Target="https://en.wikipedia.org/wiki/Mean_squared_error" TargetMode="External"/><Relationship Id="rId12" Type="http://schemas.openxmlformats.org/officeDocument/2006/relationships/hyperlink" Target="https://en.wikipedia.org/wiki/Observer_effect" TargetMode="External"/><Relationship Id="rId130" Type="http://schemas.openxmlformats.org/officeDocument/2006/relationships/hyperlink" Target="https://en.wikipedia.org/wiki/Root_mean_square_deviation" TargetMode="External"/><Relationship Id="rId120" Type="http://schemas.openxmlformats.org/officeDocument/2006/relationships/hyperlink" Target="https://en.wikipedia.org/wiki/Sampling_distribution" TargetMode="External"/><Relationship Id="rId136" Type="http://schemas.openxmlformats.org/officeDocument/2006/relationships/hyperlink" Target="https://en.wikipedia.org/wiki/Standard_error" TargetMode="External"/><Relationship Id="rId20" Type="http://schemas.openxmlformats.org/officeDocument/2006/relationships/hyperlink" Target="https://morrison-lab.github.io/macros/notation-choices.html#sec-estimand-estimator-symbols" TargetMode="External"/><Relationship Id="rId92" Type="http://schemas.openxmlformats.org/officeDocument/2006/relationships/hyperlink" Target="https://morrison-lab.github.io/pds/variance-covariance.html#def-sd" TargetMode="External"/><Relationship Id="rId69" Type="http://schemas.openxmlformats.org/officeDocument/2006/relationships/hyperlink" Target="https://morrison-lab.github.io/pds/variance-covariance.html#thm-var-lincom" TargetMode="External"/><Relationship Id="rId56" Type="http://schemas.openxmlformats.org/officeDocument/2006/relationships/hyperlink" Target="https://morrison-lab.github.io/pds/variance-covariance.html#thm-variance" TargetMode="External"/><Relationship Id="rId110" Type="http://schemas.openxmlformats.org/officeDocument/2006/relationships/hyperlink" Target="https://stefvanbuuren.name/fimd/" TargetMode="External"/><Relationship Id="rId123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87" Type="http://schemas.openxmlformats.org/officeDocument/2006/relationships/hyperlink" Target="https://www.youtube.com/watch?v=sUFpzYNDn3Q" TargetMode="External"/><Relationship Id="rId67" Type="http://schemas.openxmlformats.org/officeDocument/2006/relationships/hyperlink" Target="model-validation.qmd#def-irreducible-error" TargetMode="External"/><Relationship Id="rId66" Type="http://schemas.openxmlformats.org/officeDocument/2006/relationships/hyperlink" Target="model-validation.qmd#thm-epe-decomposition" TargetMode="External"/><Relationship Id="rId31" Type="http://schemas.openxmlformats.org/officeDocument/2006/relationships/hyperlink" Target="nonparametric-models.qmd#def-order-statistics" TargetMode="External"/><Relationship Id="rId42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2026-10-18T19:06:39Z</dcterms:created>
  <dcterms:modified xsi:type="dcterms:W3CDTF">2026-10-18T19:06:39Z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11:47:58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