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generalization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rediction-rule">
        <w:del w:id="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fitted to a</w:delText>
        </w:r>
      </w:del>
      <w:del w:id="15" w:author="PR Preview" w:date="2026-01-01T00:00:00Z">
        <w:r>
          <w:delText xml:space="preserve"> </w:delText>
        </w:r>
      </w:del>
      <w:hyperlink w:anchor="def-training-set">
        <w:del w:id="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its expected</w:delText>
        </w:r>
      </w:del>
      <w:del w:id="20" w:author="PR Preview" w:date="2026-01-01T00:00:00Z">
        <w:r>
          <w:delText xml:space="preserve"> </w:delText>
        </w:r>
      </w:del>
      <w:hyperlink w:anchor="def-observation-loss">
        <w:del w:id="2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on a</w:delText>
        </w:r>
      </w:del>
      <w:del w:id="25" w:author="PR Preview" w:date="2026-01-01T00:00:00Z">
        <w:r>
          <w:delText xml:space="preserve"> </w:delText>
        </w:r>
      </w:del>
      <w:hyperlink w:anchor="def-new-observation">
        <w:del w:id="26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held fixed:</w:delText>
        </w:r>
      </w:del>
    </w:p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Definition 19 (Generalization error)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generalization error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a</w:t>
        </w:r>
      </w:ins>
      <w:ins w:id="41" w:author="PR Preview" w:date="2026-01-01T00:00:00Z">
        <w:r>
          <w:t xml:space="preserve"> </w:t>
        </w:r>
      </w:ins>
      <w:hyperlink w:anchor="def-prediction-rule">
        <w:ins w:id="4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fitted to a</w:t>
        </w:r>
      </w:ins>
      <w:ins w:id="46" w:author="PR Preview" w:date="2026-01-01T00:00:00Z">
        <w:r>
          <w:t xml:space="preserve"> </w:t>
        </w:r>
      </w:ins>
      <w:hyperlink w:anchor="def-training-set">
        <w:ins w:id="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its expected</w:t>
        </w:r>
      </w:ins>
      <w:ins w:id="51" w:author="PR Preview" w:date="2026-01-01T00:00:00Z">
        <w:r>
          <w:t xml:space="preserve"> </w:t>
        </w:r>
      </w:ins>
      <w:hyperlink w:anchor="def-observation-loss">
        <w:ins w:id="5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on a</w:t>
        </w:r>
      </w:ins>
      <w:ins w:id="56" w:author="PR Preview" w:date="2026-01-01T00:00:00Z">
        <w:r>
          <w:t xml:space="preserve"> </w:t>
        </w:r>
      </w:ins>
      <w:hyperlink w:anchor="def-new-observation">
        <w:ins w:id="57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with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held fixed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[4]</w:t>
        </w:r>
      </w:ins>
      <w:ins w:id="67" w:author="PR Preview" w:date="2026-01-01T00:00:00Z">
        <w:r>
          <w:t xml:space="preserve">:</w:t>
        </w:r>
      </w:ins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Definition 23 (Overfitting)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b/>
            <w:bCs/>
          </w:rPr>
          <w:delText xml:space="preserve">Overfitting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occurs when a</w:delText>
        </w:r>
      </w:del>
      <w:del w:id="73" w:author="PR Preview" w:date="2026-01-01T00:00:00Z">
        <w:r>
          <w:delText xml:space="preserve"> </w:delText>
        </w:r>
      </w:del>
      <w:hyperlink w:anchor="def-prediction-rule">
        <w:del w:id="7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fits its</w:delText>
        </w:r>
      </w:del>
      <w:del w:id="77" w:author="PR Preview" w:date="2026-01-01T00:00:00Z">
        <w:r>
          <w:delText xml:space="preserve"> </w:delText>
        </w:r>
      </w:del>
      <w:hyperlink w:anchor="def-training-set">
        <w:del w:id="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well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but predicts poorly for new observations.</w:delText>
        </w:r>
      </w:del>
    </w:p>
    <w:p>
      <w:pPr>
        <w:pStyle w:val="FirstParagraph"/>
      </w:pPr>
      <w:ins w:id="83" w:author="PR Preview" w:date="2026-01-01T00:00:00Z">
        <w:r>
          <w:rPr>
            <w:b/>
            <w:bCs/>
          </w:rPr>
          <w:t xml:space="preserve">Definition 23 (Overfitting)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b/>
            <w:bCs/>
          </w:rPr>
          <w:t xml:space="preserve">Overfitting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occurs when a</w:t>
        </w:r>
      </w:ins>
      <w:ins w:id="88" w:author="PR Preview" w:date="2026-01-01T00:00:00Z">
        <w:r>
          <w:t xml:space="preserve"> </w:t>
        </w:r>
      </w:ins>
      <w:hyperlink w:anchor="def-prediction-rule">
        <w:ins w:id="8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fits its</w:t>
        </w:r>
      </w:ins>
      <w:ins w:id="92" w:author="PR Preview" w:date="2026-01-01T00:00:00Z">
        <w:r>
          <w:t xml:space="preserve"> </w:t>
        </w:r>
      </w:ins>
      <w:hyperlink w:anchor="def-training-set">
        <w:ins w:id="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well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but predicts poorly for new observations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[6]</w:t>
        </w:r>
      </w:ins>
      <w:ins w:id="10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del w:id="101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Let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be</w:delText>
        </w:r>
      </w:del>
      <w:del w:id="107" w:author="PR Preview" w:date="2026-01-01T00:00:00Z">
        <w:r>
          <w:delText xml:space="preserve"> </w:delText>
        </w:r>
      </w:del>
      <w:hyperlink w:anchor="def-fitting-procedure">
        <w:del w:id="10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09" w:author="PR Preview" w:date="2026-01-01T00:00:00Z">
        <w:r>
          <w:delText xml:space="preserve">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each</w:delText>
        </w:r>
      </w:del>
      <w:del w:id="112" w:author="PR Preview" w:date="2026-01-01T00:00:00Z">
        <w:r>
          <w:delText xml:space="preserve"> </w:delText>
        </w:r>
      </w:del>
      <w:hyperlink w:anchor="def-flexibility">
        <w:del w:id="11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as the one before,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 let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be a random</w:delText>
        </w:r>
      </w:del>
      <w:del w:id="121" w:author="PR Preview" w:date="2026-01-01T00:00:00Z">
        <w:r>
          <w:delText xml:space="preserve"> </w:delText>
        </w:r>
      </w:del>
      <w:hyperlink w:anchor="def-training-set">
        <w:del w:id="12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3" w:author="PR Preview" w:date="2026-01-01T00:00:00Z">
        <w:r>
          <w:delText xml:space="preserve">.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At a covariate value</w:delText>
        </w:r>
      </w:del>
      <w:del w:id="126" w:author="PR Preview" w:date="2026-01-01T00:00:00Z">
        <w:r>
          <w:delText xml:space="preserve"> </w:delText>
        </w:r>
      </w:del>
      <m:oMath>
        <m:r>
          <m:t>x</m:t>
        </m:r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with</w:delText>
        </w:r>
      </w:del>
      <w:del w:id="130" w:author="PR Preview" w:date="2026-01-01T00:00:00Z">
        <w:r>
          <w:delText xml:space="preserve"> </w:delText>
        </w:r>
      </w:del>
      <m:oMath>
        <m:r>
          <m:t>μ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</w:delText>
        </w:r>
      </w:del>
      <w:del w:id="133" w:author="PR Preview" w:date="2026-01-01T00:00:00Z">
        <w:r>
          <w:delText xml:space="preserve"> </w:delText>
        </w:r>
      </w:del>
      <w:hyperlink w:anchor="def-mean-function">
        <w:del w:id="134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35" w:author="PR Preview" w:date="2026-01-01T00:00:00Z">
        <w:r>
          <w:delText xml:space="preserve">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there is a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rPr>
            <w:b/>
            <w:bCs/>
          </w:rPr>
          <w:delText xml:space="preserve">bias–variance trade-off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among them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when, from each procedure to the next,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the squared</w:delText>
        </w:r>
      </w:del>
      <w:del w:id="146" w:author="PR Preview" w:date="2026-01-01T00:00:00Z">
        <w:r>
          <w:delText xml:space="preserve"> </w:delText>
        </w:r>
      </w:del>
      <w:hyperlink w:anchor="def-prediction-bias">
        <w:del w:id="14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of the prediction, used as an</w:delText>
        </w:r>
      </w:del>
      <w:del w:id="150" w:author="PR Preview" w:date="2026-01-01T00:00:00Z">
        <w:r>
          <w:delText xml:space="preserve"> </w:delText>
        </w:r>
      </w:del>
      <w:hyperlink r:id="rId133">
        <w:del w:id="151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</w:delText>
        </w:r>
      </w:del>
      <w:del w:id="15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5" w:author="PR Preview" w:date="2026-01-01T00:00:00Z">
        <w:r>
          <w:delText xml:space="preserve">, does not rise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and its</w:delText>
        </w:r>
      </w:del>
      <w:del w:id="158" w:author="PR Preview" w:date="2026-01-01T00:00:00Z">
        <w:r>
          <w:delText xml:space="preserve"> </w:delText>
        </w:r>
      </w:del>
      <w:hyperlink r:id="rId139">
        <w:del w:id="15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does not fall:</w:delText>
        </w:r>
      </w:del>
    </w:p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Definition 37 (Bias–variance trade-off)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Let</w:t>
        </w:r>
      </w:ins>
      <w:ins w:id="16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be</w:t>
        </w:r>
      </w:ins>
      <w:ins w:id="168" w:author="PR Preview" w:date="2026-01-01T00:00:00Z">
        <w:r>
          <w:t xml:space="preserve"> </w:t>
        </w:r>
      </w:ins>
      <w:hyperlink w:anchor="def-fitting-procedure">
        <w:ins w:id="16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each</w:t>
        </w:r>
      </w:ins>
      <w:ins w:id="173" w:author="PR Preview" w:date="2026-01-01T00:00:00Z">
        <w:r>
          <w:t xml:space="preserve"> </w:t>
        </w:r>
      </w:ins>
      <w:hyperlink w:anchor="def-flexibility">
        <w:ins w:id="17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as the one before,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let</w:t>
        </w:r>
      </w:ins>
      <w:ins w:id="1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be a random</w:t>
        </w:r>
      </w:ins>
      <w:ins w:id="182" w:author="PR Preview" w:date="2026-01-01T00:00:00Z">
        <w:r>
          <w:t xml:space="preserve"> </w:t>
        </w:r>
      </w:ins>
      <w:hyperlink w:anchor="def-training-set">
        <w:ins w:id="18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At a covariate value</w:t>
        </w:r>
      </w:ins>
      <w:ins w:id="187" w:author="PR Preview" w:date="2026-01-01T00:00:00Z">
        <w:r>
          <w:t xml:space="preserve"> </w:t>
        </w:r>
      </w:ins>
      <m:oMath>
        <m:r>
          <m:t>x</m:t>
        </m:r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</w:t>
        </w:r>
      </w:ins>
      <w:ins w:id="191" w:author="PR Preview" w:date="2026-01-01T00:00:00Z">
        <w:r>
          <w:t xml:space="preserve"> </w:t>
        </w:r>
      </w:ins>
      <m:oMath>
        <m:r>
          <m:t>μ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</w:t>
        </w:r>
      </w:ins>
      <w:ins w:id="194" w:author="PR Preview" w:date="2026-01-01T00:00:00Z">
        <w:r>
          <w:t xml:space="preserve"> </w:t>
        </w:r>
      </w:ins>
      <w:hyperlink w:anchor="def-mean-function">
        <w:ins w:id="19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there is a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bias–variance trade-off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among them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when, from each procedure to the next,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squared</w:t>
        </w:r>
      </w:ins>
      <w:ins w:id="207" w:author="PR Preview" w:date="2026-01-01T00:00:00Z">
        <w:r>
          <w:t xml:space="preserve"> </w:t>
        </w:r>
      </w:ins>
      <w:hyperlink w:anchor="def-prediction-bias">
        <w:ins w:id="20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of the prediction, used as an</w:t>
        </w:r>
      </w:ins>
      <w:ins w:id="211" w:author="PR Preview" w:date="2026-01-01T00:00:00Z">
        <w:r>
          <w:t xml:space="preserve"> </w:t>
        </w:r>
      </w:ins>
      <w:hyperlink r:id="rId133">
        <w:ins w:id="21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of</w:t>
        </w:r>
      </w:ins>
      <w:ins w:id="21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6" w:author="PR Preview" w:date="2026-01-01T00:00:00Z">
        <w:r>
          <w:t xml:space="preserve">, does not rise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 its</w:t>
        </w:r>
      </w:ins>
      <w:ins w:id="219" w:author="PR Preview" w:date="2026-01-01T00:00:00Z">
        <w:r>
          <w:t xml:space="preserve"> </w:t>
        </w:r>
      </w:ins>
      <w:hyperlink r:id="rId139">
        <w:ins w:id="22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does not fall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[7]</w:t>
        </w:r>
      </w:ins>
      <w:ins w:id="225" w:author="PR Preview" w:date="2026-01-01T00:00:00Z">
        <w:r>
          <w:t xml:space="preserve">:</w:t>
        </w:r>
      </w:ins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del w:id="226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divides the observations</w:delText>
        </w:r>
      </w:del>
      <w:del w:id="23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of a data set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into three disjoint sets of indices,</w:delText>
        </w:r>
      </w:del>
      <w:del w:id="23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</w:delText>
        </w:r>
      </w:del>
      <w:del w:id="24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44" w:author="PR Preview" w:date="2026-01-01T00:00:00Z">
        <w:r>
          <w:delText xml:space="preserve">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and takes the observations in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as the</w:delText>
        </w:r>
      </w:del>
      <w:del w:id="250" w:author="PR Preview" w:date="2026-01-01T00:00:00Z">
        <w:r>
          <w:delText xml:space="preserve"> </w:delText>
        </w:r>
      </w:del>
      <w:hyperlink w:anchor="def-training-set">
        <w:del w:id="25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52" w:author="PR Preview" w:date="2026-01-01T00:00:00Z">
        <w:r>
          <w:delText xml:space="preserve">:</w:delText>
        </w:r>
      </w:del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Definition 38 (Training/validation/test split)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training/validation/test split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divides the observations</w:t>
        </w:r>
      </w:ins>
      <w:ins w:id="26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of a data set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into three disjoint sets of indices,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</w:t>
        </w:r>
      </w:ins>
      <w:ins w:id="27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 takes the observations in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as the</w:t>
        </w:r>
      </w:ins>
      <w:ins w:id="277" w:author="PR Preview" w:date="2026-01-01T00:00:00Z">
        <w:r>
          <w:t xml:space="preserve"> </w:t>
        </w:r>
      </w:ins>
      <w:hyperlink w:anchor="def-training-set">
        <w:ins w:id="27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[2]</w:t>
        </w:r>
      </w:ins>
      <w:ins w:id="281" w:author="PR Preview" w:date="2026-01-01T00:00:00Z">
        <w:r>
          <w:t xml:space="preserve">:</w:t>
        </w:r>
      </w:ins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del w:id="282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A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rPr>
            <w:b/>
            <w:bCs/>
          </w:rPr>
          <w:delText xml:space="preserve">tuning parameter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of a</w:delText>
        </w:r>
      </w:del>
      <w:del w:id="289" w:author="PR Preview" w:date="2026-01-01T00:00:00Z">
        <w:r>
          <w:delText xml:space="preserve"> </w:delText>
        </w:r>
      </w:del>
      <w:hyperlink w:anchor="def-fitting-procedure">
        <w:del w:id="29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is a setting</w:delText>
        </w:r>
      </w:del>
      <w:del w:id="293" w:author="PR Preview" w:date="2026-01-01T00:00:00Z">
        <w:r>
          <w:delText xml:space="preserve"> </w:delText>
        </w:r>
      </w:del>
      <m:oMath>
        <m:r>
          <m:t>λ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that the procedure needs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but does not compute from the</w:delText>
        </w:r>
      </w:del>
      <w:del w:id="298" w:author="PR Preview" w:date="2026-01-01T00:00:00Z">
        <w:r>
          <w:delText xml:space="preserve"> </w:delText>
        </w:r>
      </w:del>
      <w:hyperlink w:anchor="def-training-set">
        <w:del w:id="29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0" w:author="PR Preview" w:date="2026-01-01T00:00:00Z">
        <w:r>
          <w:delText xml:space="preserve">:</w:delText>
        </w:r>
      </w:del>
    </w:p>
    <w:p>
      <w:pPr>
        <w:pStyle w:val="BodyText"/>
      </w:pPr>
      <w:ins w:id="301" w:author="PR Preview" w:date="2026-01-01T00:00:00Z">
        <w:r>
          <w:rPr>
            <w:b/>
            <w:bCs/>
          </w:rPr>
          <w:t xml:space="preserve">Definition 39 (Tuning parameter)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rPr>
            <w:b/>
            <w:bCs/>
          </w:rPr>
          <w:t xml:space="preserve">tuning parameter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of a</w:t>
        </w:r>
      </w:ins>
      <w:ins w:id="308" w:author="PR Preview" w:date="2026-01-01T00:00:00Z">
        <w:r>
          <w:t xml:space="preserve"> </w:t>
        </w:r>
      </w:ins>
      <w:hyperlink w:anchor="def-fitting-procedure">
        <w:ins w:id="30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is a setting</w:t>
        </w:r>
      </w:ins>
      <w:ins w:id="312" w:author="PR Preview" w:date="2026-01-01T00:00:00Z">
        <w:r>
          <w:t xml:space="preserve"> </w:t>
        </w:r>
      </w:ins>
      <m:oMath>
        <m:r>
          <m:t>λ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that the procedure needs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but does not compute from the</w:t>
        </w:r>
      </w:ins>
      <w:ins w:id="317" w:author="PR Preview" w:date="2026-01-01T00:00:00Z">
        <w:r>
          <w:t xml:space="preserve"> </w:t>
        </w:r>
      </w:ins>
      <w:hyperlink w:anchor="def-training-set">
        <w:ins w:id="31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[8]</w:t>
        </w:r>
      </w:ins>
      <w:ins w:id="321" w:author="PR Preview" w:date="2026-01-01T00:00:00Z">
        <w:r>
          <w:t xml:space="preserve">:</w:t>
        </w:r>
      </w:ins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del w:id="322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rPr>
            <w:b/>
            <w:bCs/>
          </w:rPr>
          <w:delText xml:space="preserve">Model selection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choosing one</w:delText>
        </w:r>
      </w:del>
      <w:del w:id="327" w:author="PR Preview" w:date="2026-01-01T00:00:00Z">
        <w:r>
          <w:delText xml:space="preserve"> </w:delText>
        </w:r>
      </w:del>
      <w:hyperlink w:anchor="def-fitted-model">
        <w:del w:id="32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from a set of candidate fitted models from different</w:delText>
        </w:r>
      </w:del>
      <w:del w:id="331" w:author="PR Preview" w:date="2026-01-01T00:00:00Z">
        <w:r>
          <w:delText xml:space="preserve"> </w:delText>
        </w:r>
      </w:del>
      <w:hyperlink w:anchor="def-model-family">
        <w:del w:id="332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333" w:author="PR Preview" w:date="2026-01-01T00:00:00Z">
        <w:r>
          <w:delText xml:space="preserve">,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using observations that were</w:delText>
        </w:r>
      </w:del>
      <w:del w:id="336" w:author="PR Preview" w:date="2026-01-01T00:00:00Z">
        <w:r>
          <w:delText xml:space="preserve"> </w:delText>
        </w:r>
      </w:del>
      <w:hyperlink w:anchor="def-held-out-set">
        <w:del w:id="337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from fitting.</w:delText>
        </w:r>
      </w:del>
    </w:p>
    <w:p>
      <w:pPr>
        <w:pStyle w:val="BodyText"/>
      </w:pPr>
      <w:ins w:id="340" w:author="PR Preview" w:date="2026-01-01T00:00:00Z">
        <w:r>
          <w:rPr>
            <w:b/>
            <w:bCs/>
          </w:rPr>
          <w:t xml:space="preserve">Definition 40 (Model selection)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b/>
            <w:bCs/>
          </w:rPr>
          <w:t xml:space="preserve">Model selection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is choosing one</w:t>
        </w:r>
      </w:ins>
      <w:ins w:id="345" w:author="PR Preview" w:date="2026-01-01T00:00:00Z">
        <w:r>
          <w:t xml:space="preserve"> </w:t>
        </w:r>
      </w:ins>
      <w:hyperlink w:anchor="def-fitted-model">
        <w:ins w:id="34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from a set of candidate fitted models from different</w:t>
        </w:r>
      </w:ins>
      <w:ins w:id="349" w:author="PR Preview" w:date="2026-01-01T00:00:00Z">
        <w:r>
          <w:t xml:space="preserve"> </w:t>
        </w:r>
      </w:ins>
      <w:hyperlink w:anchor="def-model-family">
        <w:ins w:id="350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351" w:author="PR Preview" w:date="2026-01-01T00:00:00Z">
        <w:r>
          <w:t xml:space="preserve">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using observations that were</w:t>
        </w:r>
      </w:ins>
      <w:ins w:id="354" w:author="PR Preview" w:date="2026-01-01T00:00:00Z">
        <w:r>
          <w:t xml:space="preserve"> </w:t>
        </w:r>
      </w:ins>
      <w:hyperlink w:anchor="def-held-out-set">
        <w:ins w:id="355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from fitting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[9]</w:t>
        </w:r>
      </w:ins>
      <w:ins w:id="36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del w:id="361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362" w:author="PR Preview" w:date="2026-01-01T00:00:00Z">
        <w:r>
          <w:rPr>
            <w:b/>
            <w:bCs/>
          </w:rPr>
          <w:delText xml:space="preserve">-fold cross-validation)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In</w:delText>
        </w:r>
      </w:del>
      <w:del w:id="365" w:author="PR Preview" w:date="2026-01-01T00:00:00Z">
        <w:r>
          <w:delText xml:space="preserve"> </w:delText>
        </w:r>
      </w:del>
      <m:oMath>
        <m:r>
          <m:t>k</m:t>
        </m:r>
      </m:oMath>
      <w:del w:id="366" w:author="PR Preview" w:date="2026-01-01T00:00:00Z">
        <w:r>
          <w:rPr>
            <w:b/>
            <w:bCs/>
          </w:rPr>
          <w:delText xml:space="preserve">-fold cross-validation</w:delText>
        </w:r>
      </w:del>
      <w:del w:id="367" w:author="PR Preview" w:date="2026-01-01T00:00:00Z">
        <w:r>
          <w:delText xml:space="preserve">: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Definition 50 (</w:t>
        </w:r>
      </w:ins>
      <m:oMath>
        <m:r>
          <m:t>k</m:t>
        </m:r>
      </m:oMath>
      <w:ins w:id="369" w:author="PR Preview" w:date="2026-01-01T00:00:00Z">
        <w:r>
          <w:rPr>
            <w:b/>
            <w:bCs/>
          </w:rPr>
          <w:t xml:space="preserve">-fold cross-validation)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In</w:t>
        </w:r>
      </w:ins>
      <w:ins w:id="372" w:author="PR Preview" w:date="2026-01-01T00:00:00Z">
        <w:r>
          <w:t xml:space="preserve"> </w:t>
        </w:r>
      </w:ins>
      <m:oMath>
        <m:r>
          <m:t>k</m:t>
        </m:r>
      </m:oMath>
      <w:ins w:id="373" w:author="PR Preview" w:date="2026-01-01T00:00:00Z">
        <w:r>
          <w:rPr>
            <w:b/>
            <w:bCs/>
          </w:rPr>
          <w:t xml:space="preserve">-fold cross-validation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[10]</w:t>
        </w:r>
      </w:ins>
      <w:ins w:id="37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del w:id="377" w:author="PR Preview" w:date="2026-01-01T00:00:00Z">
        <w:r>
          <w:rPr>
            <w:b/>
            <w:bCs/>
          </w:rPr>
          <w:delText xml:space="preserve">Definition 56 (Leverage)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Consider a linear model fitted by</w:delText>
        </w:r>
      </w:del>
      <w:del w:id="380" w:author="PR Preview" w:date="2026-01-01T00:00:00Z">
        <w:r>
          <w:delText xml:space="preserve"> </w:delText>
        </w:r>
      </w:del>
      <w:hyperlink r:id="rId279">
        <w:del w:id="381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with</w:delText>
        </w:r>
      </w:del>
      <w:del w:id="385" w:author="PR Preview" w:date="2026-01-01T00:00:00Z">
        <w:r>
          <w:delText xml:space="preserve"> </w:delText>
        </w:r>
      </w:del>
      <w:hyperlink w:anchor="def-term-vector">
        <w:del w:id="38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$\mathord{\smash[b]{\underset{\raise.3ex\hbox{$\scriptstyle\sim$}}{t}}\vphantom{t}}_{i}$</w:delText>
        </w:r>
      </w:del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and an invertible</w:delText>
        </w:r>
      </w:del>
      <w:del w:id="394" w:author="PR Preview" w:date="2026-01-01T00:00:00Z">
        <w:r>
          <w:delText xml:space="preserve"> </w:delText>
        </w:r>
      </w:del>
      <w:hyperlink w:anchor="def-cross-product-matrix">
        <w:del w:id="395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396" w:author="PR Preview" w:date="2026-01-01T00:00:00Z">
        <w:r>
          <w:delText xml:space="preserve"> </w:delText>
        </w:r>
      </w:del>
      <m:oMath>
        <m:r>
          <m:t>A</m:t>
        </m:r>
      </m:oMath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The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rPr>
            <w:b/>
            <w:bCs/>
          </w:rPr>
          <w:delText xml:space="preserve">leverage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of observation</w:delText>
        </w:r>
      </w:del>
      <w:del w:id="404" w:author="PR Preview" w:date="2026-01-01T00:00:00Z">
        <w:r>
          <w:delText xml:space="preserve"> </w:delText>
        </w:r>
      </w:del>
      <m:oMath>
        <m:r>
          <m:t>i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</w:delText>
        </w:r>
      </w:del>
    </w:p>
    <w:p>
      <w:pPr>
        <w:pStyle w:val="BodyText"/>
      </w:pPr>
      <w:ins w:id="407" w:author="PR Preview" w:date="2026-01-01T00:00:00Z">
        <w:r>
          <w:rPr>
            <w:b/>
            <w:bCs/>
          </w:rPr>
          <w:t xml:space="preserve">Definition 56 (Leverage)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Consider a linear model fitted by</w:t>
        </w:r>
      </w:ins>
      <w:ins w:id="410" w:author="PR Preview" w:date="2026-01-01T00:00:00Z">
        <w:r>
          <w:t xml:space="preserve"> </w:t>
        </w:r>
      </w:ins>
      <w:hyperlink r:id="rId279">
        <w:ins w:id="411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with</w:t>
        </w:r>
      </w:ins>
      <w:ins w:id="415" w:author="PR Preview" w:date="2026-01-01T00:00:00Z">
        <w:r>
          <w:t xml:space="preserve"> </w:t>
        </w:r>
      </w:ins>
      <w:hyperlink w:anchor="def-term-vector">
        <w:ins w:id="41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$\mathord{\smash[b]{\underset{\raise.3ex\hbox{$\scriptstyle\sim$}}{t}}\vphantom{t}}_{i}$</w:t>
        </w:r>
      </w:ins>
      <w:ins w:id="419" w:author="PR Preview" w:date="2026-01-01T00:00:00Z">
        <w:r>
          <w:t xml:space="preserve">,</w:t>
        </w:r>
      </w:ins>
      <w:ins w:id="42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an invertible</w:t>
        </w:r>
      </w:ins>
      <w:ins w:id="424" w:author="PR Preview" w:date="2026-01-01T00:00:00Z">
        <w:r>
          <w:t xml:space="preserve"> </w:t>
        </w:r>
      </w:ins>
      <w:hyperlink w:anchor="def-cross-product-matrix">
        <w:ins w:id="425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26" w:author="PR Preview" w:date="2026-01-01T00:00:00Z">
        <w:r>
          <w:t xml:space="preserve"> </w:t>
        </w:r>
      </w:ins>
      <m:oMath>
        <m:r>
          <m:t>A</m:t>
        </m:r>
      </m:oMath>
      <w:ins w:id="427" w:author="PR Preview" w:date="2026-01-01T00:00:00Z">
        <w:r>
          <w:t xml:space="preserve">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rPr>
            <w:b/>
            <w:bCs/>
          </w:rPr>
          <w:t xml:space="preserve">leverage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of observation</w:t>
        </w:r>
      </w:ins>
      <w:ins w:id="434" w:author="PR Preview" w:date="2026-01-01T00:00:00Z">
        <w:r>
          <w:t xml:space="preserve"> </w:t>
        </w:r>
      </w:ins>
      <m:oMath>
        <m:r>
          <m:t>i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is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[12]</w:t>
        </w:r>
      </w:ins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439" w:author="PR Preview" w:date="2026-01-01T00:00:00Z">
        <w:r>
          <w:rPr>
            <w:rStyle w:val="NormalTok"/>
          </w:rPr>
          <w:delText xml:space="preserve">loocv_max_diff </w:delText>
        </w:r>
      </w:del>
      <w:del w:id="440" w:author="PR Preview" w:date="2026-01-01T00:00:00Z">
        <w:r>
          <w:rPr>
            <w:rStyle w:val="OtherTok"/>
          </w:rPr>
          <w:delText xml:space="preserve">&lt;-</w:delText>
        </w:r>
      </w:del>
      <w:del w:id="441" w:author="PR Preview" w:date="2026-01-01T00:00:00Z">
        <w:r>
          <w:rPr>
            <w:rStyle w:val="NormalTok"/>
          </w:rPr>
          <w:delText xml:space="preserve"> </w:delText>
        </w:r>
      </w:del>
      <w:del w:id="442" w:author="PR Preview" w:date="2026-01-01T00:00:00Z">
        <w:r>
          <w:rPr>
            <w:rStyle w:val="FunctionTok"/>
          </w:rPr>
          <w:delText xml:space="preserve">max</w:delText>
        </w:r>
      </w:del>
      <w:del w:id="443" w:author="PR Preview" w:date="2026-01-01T00:00:00Z">
        <w:r>
          <w:rPr>
            <w:rStyle w:val="NormalTok"/>
          </w:rPr>
          <w:delText xml:space="preserve">(</w:delText>
        </w:r>
      </w:del>
      <w:del w:id="444" w:author="PR Preview" w:date="2026-01-01T00:00:00Z">
        <w:r>
          <w:rPr>
            <w:rStyle w:val="FunctionTok"/>
          </w:rPr>
          <w:delText xml:space="preserve">abs</w:delText>
        </w:r>
      </w:del>
      <w:del w:id="445" w:author="PR Preview" w:date="2026-01-01T00:00:00Z">
        <w:r>
          <w:rPr>
            <w:rStyle w:val="NormalTok"/>
          </w:rPr>
          <w:delText xml:space="preserve">(mtcars_loocv</w:delText>
        </w:r>
      </w:del>
      <w:del w:id="446" w:author="PR Preview" w:date="2026-01-01T00:00:00Z">
        <w:r>
          <w:rPr>
            <w:rStyle w:val="SpecialCharTok"/>
          </w:rPr>
          <w:delText xml:space="preserve">$</w:delText>
        </w:r>
      </w:del>
      <w:del w:id="447" w:author="PR Preview" w:date="2026-01-01T00:00:00Z">
        <w:r>
          <w:rPr>
            <w:rStyle w:val="NormalTok"/>
          </w:rPr>
          <w:delText xml:space="preserve">refitting </w:delText>
        </w:r>
      </w:del>
      <w:del w:id="448" w:author="PR Preview" w:date="2026-01-01T00:00:00Z">
        <w:r>
          <w:rPr>
            <w:rStyle w:val="SpecialCharTok"/>
          </w:rPr>
          <w:delText xml:space="preserve">-</w:delText>
        </w:r>
      </w:del>
      <w:del w:id="449" w:author="PR Preview" w:date="2026-01-01T00:00:00Z">
        <w:r>
          <w:rPr>
            <w:rStyle w:val="NormalTok"/>
          </w:rPr>
          <w:delText xml:space="preserve"> mtcars_loocv</w:delText>
        </w:r>
      </w:del>
      <w:del w:id="450" w:author="PR Preview" w:date="2026-01-01T00:00:00Z">
        <w:r>
          <w:rPr>
            <w:rStyle w:val="SpecialCharTok"/>
          </w:rPr>
          <w:delText xml:space="preserve">$</w:delText>
        </w:r>
      </w:del>
      <w:del w:id="451" w:author="PR Preview" w:date="2026-01-01T00:00:00Z">
        <w:r>
          <w:rPr>
            <w:rStyle w:val="NormalTok"/>
          </w:rPr>
          <w:delText xml:space="preserve">formula))</w:delText>
        </w:r>
      </w:del>
      <w:del w:id="452" w:author="PR Preview" w:date="2026-01-01T00:00:00Z">
        <w:r>
          <w:br/>
        </w:r>
      </w:del>
      <w:del w:id="453" w:author="PR Preview" w:date="2026-01-01T00:00:00Z">
        <w:r>
          <w:rPr>
            <w:rStyle w:val="NormalTok"/>
          </w:rPr>
          <w:delText xml:space="preserve">mtcars_best_loocv </w:delText>
        </w:r>
      </w:del>
      <w:del w:id="454" w:author="PR Preview" w:date="2026-01-01T00:00:00Z">
        <w:r>
          <w:rPr>
            <w:rStyle w:val="OtherTok"/>
          </w:rPr>
          <w:delText xml:space="preserve">&lt;-</w:delText>
        </w:r>
      </w:del>
      <w:del w:id="455" w:author="PR Preview" w:date="2026-01-01T00:00:00Z">
        <w:r>
          <w:br/>
        </w:r>
      </w:del>
      <w:del w:id="456" w:author="PR Preview" w:date="2026-01-01T00:00:00Z">
        <w:r>
          <w:rPr>
            <w:rStyle w:val="NormalTok"/>
          </w:rPr>
          <w:delText xml:space="preserve">  mtcars_loocv</w:delText>
        </w:r>
      </w:del>
      <w:del w:id="457" w:author="PR Preview" w:date="2026-01-01T00:00:00Z">
        <w:r>
          <w:rPr>
            <w:rStyle w:val="SpecialCharTok"/>
          </w:rPr>
          <w:delText xml:space="preserve">$</w:delText>
        </w:r>
      </w:del>
      <w:del w:id="458" w:author="PR Preview" w:date="2026-01-01T00:00:00Z">
        <w:r>
          <w:rPr>
            <w:rStyle w:val="NormalTok"/>
          </w:rPr>
          <w:delText xml:space="preserve">degree[</w:delText>
        </w:r>
      </w:del>
      <w:del w:id="459" w:author="PR Preview" w:date="2026-01-01T00:00:00Z">
        <w:r>
          <w:rPr>
            <w:rStyle w:val="FunctionTok"/>
          </w:rPr>
          <w:delText xml:space="preserve">which.min</w:delText>
        </w:r>
      </w:del>
      <w:del w:id="460" w:author="PR Preview" w:date="2026-01-01T00:00:00Z">
        <w:r>
          <w:rPr>
            <w:rStyle w:val="NormalTok"/>
          </w:rPr>
          <w:delText xml:space="preserve">(mtcars_loocv</w:delText>
        </w:r>
      </w:del>
      <w:del w:id="461" w:author="PR Preview" w:date="2026-01-01T00:00:00Z">
        <w:r>
          <w:rPr>
            <w:rStyle w:val="SpecialCharTok"/>
          </w:rPr>
          <w:delText xml:space="preserve">$</w:delText>
        </w:r>
      </w:del>
      <w:del w:id="462" w:author="PR Preview" w:date="2026-01-01T00:00:00Z">
        <w:r>
          <w:rPr>
            <w:rStyle w:val="NormalTok"/>
          </w:rPr>
          <w:delText xml:space="preserve">formula)]</w:delText>
        </w:r>
      </w:del>
      <w:del w:id="463" w:author="PR Preview" w:date="2026-01-01T00:00:00Z">
        <w:r>
          <w:br/>
        </w:r>
      </w:del>
      <w:del w:id="464" w:author="PR Preview" w:date="2026-01-01T00:00:00Z">
        <w:r>
          <w:rPr>
            <w:rStyle w:val="FunctionTok"/>
          </w:rPr>
          <w:delText xml:space="preserve">c</w:delText>
        </w:r>
      </w:del>
      <w:del w:id="465" w:author="PR Preview" w:date="2026-01-01T00:00:00Z">
        <w:r>
          <w:rPr>
            <w:rStyle w:val="NormalTok"/>
          </w:rPr>
          <w:delText xml:space="preserve">(</w:delText>
        </w:r>
      </w:del>
      <w:del w:id="466" w:author="PR Preview" w:date="2026-01-01T00:00:00Z">
        <w:r>
          <w:rPr>
            <w:rStyle w:val="AttributeTok"/>
          </w:rPr>
          <w:delText xml:space="preserve">max_difference =</w:delText>
        </w:r>
      </w:del>
      <w:del w:id="467" w:author="PR Preview" w:date="2026-01-01T00:00:00Z">
        <w:r>
          <w:rPr>
            <w:rStyle w:val="NormalTok"/>
          </w:rPr>
          <w:delText xml:space="preserve"> loocv_max_diff, </w:delText>
        </w:r>
      </w:del>
      <w:del w:id="468" w:author="PR Preview" w:date="2026-01-01T00:00:00Z">
        <w:r>
          <w:rPr>
            <w:rStyle w:val="AttributeTok"/>
          </w:rPr>
          <w:delText xml:space="preserve">best_degree =</w:delText>
        </w:r>
      </w:del>
      <w:del w:id="469" w:author="PR Preview" w:date="2026-01-01T00:00:00Z">
        <w:r>
          <w:rPr>
            <w:rStyle w:val="NormalTok"/>
          </w:rPr>
          <w:delText xml:space="preserve"> mtcars_best_loocv)</w:delText>
        </w:r>
      </w:del>
      <w:del w:id="470" w:author="PR Preview" w:date="2026-01-01T00:00:00Z">
        <w:r>
          <w:br/>
        </w:r>
      </w:del>
      <w:del w:id="471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72" w:author="PR Preview" w:date="2026-01-01T00:00:00Z">
        <w:r>
          <w:br/>
        </w:r>
      </w:del>
      <w:del w:id="473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474" w:author="PR Preview" w:date="2026-01-01T00:00:00Z">
        <w:r>
          <w:delText xml:space="preserve">The two columns differ by at most 7.1e-15,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which is rounding error.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The single-fit formula needs one fit per model instead of 32.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LOOCV picks degree 2,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 because LOOCV is not random (</w:delText>
        </w:r>
      </w:del>
      <w:hyperlink w:anchor="lem-loocv-not-random">
        <w:del w:id="48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4" w:author="PR Preview" w:date="2026-01-01T00:00:00Z">
        <w:r>
          <w:delText xml:space="preserve">),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487" w:author="PR Preview" w:date="2026-01-01T00:00:00Z">
        <w:r>
          <w:rPr>
            <w:rStyle w:val="NormalTok"/>
          </w:rPr>
          <w:t xml:space="preserve">loocv_max_diff </w:t>
        </w:r>
      </w:ins>
      <w:ins w:id="488" w:author="PR Preview" w:date="2026-01-01T00:00:00Z">
        <w:r>
          <w:rPr>
            <w:rStyle w:val="OtherTok"/>
          </w:rPr>
          <w:t xml:space="preserve">&lt;-</w:t>
        </w:r>
      </w:ins>
      <w:ins w:id="489" w:author="PR Preview" w:date="2026-01-01T00:00:00Z">
        <w:r>
          <w:rPr>
            <w:rStyle w:val="NormalTok"/>
          </w:rPr>
          <w:t xml:space="preserve"> </w:t>
        </w:r>
      </w:ins>
      <w:ins w:id="490" w:author="PR Preview" w:date="2026-01-01T00:00:00Z">
        <w:r>
          <w:rPr>
            <w:rStyle w:val="FunctionTok"/>
          </w:rPr>
          <w:t xml:space="preserve">max</w:t>
        </w:r>
      </w:ins>
      <w:ins w:id="491" w:author="PR Preview" w:date="2026-01-01T00:00:00Z">
        <w:r>
          <w:rPr>
            <w:rStyle w:val="NormalTok"/>
          </w:rPr>
          <w:t xml:space="preserve">(</w:t>
        </w:r>
      </w:ins>
      <w:ins w:id="492" w:author="PR Preview" w:date="2026-01-01T00:00:00Z">
        <w:r>
          <w:rPr>
            <w:rStyle w:val="FunctionTok"/>
          </w:rPr>
          <w:t xml:space="preserve">abs</w:t>
        </w:r>
      </w:ins>
      <w:ins w:id="493" w:author="PR Preview" w:date="2026-01-01T00:00:00Z">
        <w:r>
          <w:rPr>
            <w:rStyle w:val="NormalTok"/>
          </w:rPr>
          <w:t xml:space="preserve">(mtcars_loocv</w:t>
        </w:r>
      </w:ins>
      <w:ins w:id="494" w:author="PR Preview" w:date="2026-01-01T00:00:00Z">
        <w:r>
          <w:rPr>
            <w:rStyle w:val="SpecialCharTok"/>
          </w:rPr>
          <w:t xml:space="preserve">$</w:t>
        </w:r>
      </w:ins>
      <w:ins w:id="495" w:author="PR Preview" w:date="2026-01-01T00:00:00Z">
        <w:r>
          <w:rPr>
            <w:rStyle w:val="NormalTok"/>
          </w:rPr>
          <w:t xml:space="preserve">refitting </w:t>
        </w:r>
      </w:ins>
      <w:ins w:id="496" w:author="PR Preview" w:date="2026-01-01T00:00:00Z">
        <w:r>
          <w:rPr>
            <w:rStyle w:val="SpecialCharTok"/>
          </w:rPr>
          <w:t xml:space="preserve">-</w:t>
        </w:r>
      </w:ins>
      <w:ins w:id="497" w:author="PR Preview" w:date="2026-01-01T00:00:00Z">
        <w:r>
          <w:rPr>
            <w:rStyle w:val="NormalTok"/>
          </w:rPr>
          <w:t xml:space="preserve"> mtcars_loocv</w:t>
        </w:r>
      </w:ins>
      <w:ins w:id="498" w:author="PR Preview" w:date="2026-01-01T00:00:00Z">
        <w:r>
          <w:rPr>
            <w:rStyle w:val="SpecialCharTok"/>
          </w:rPr>
          <w:t xml:space="preserve">$</w:t>
        </w:r>
      </w:ins>
      <w:ins w:id="499" w:author="PR Preview" w:date="2026-01-01T00:00:00Z">
        <w:r>
          <w:rPr>
            <w:rStyle w:val="NormalTok"/>
          </w:rPr>
          <w:t xml:space="preserve">formula))</w:t>
        </w:r>
      </w:ins>
      <w:ins w:id="500" w:author="PR Preview" w:date="2026-01-01T00:00:00Z">
        <w:r>
          <w:br/>
        </w:r>
      </w:ins>
      <w:ins w:id="501" w:author="PR Preview" w:date="2026-01-01T00:00:00Z">
        <w:r>
          <w:rPr>
            <w:rStyle w:val="NormalTok"/>
          </w:rPr>
          <w:t xml:space="preserve">mtcars_best_loocv </w:t>
        </w:r>
      </w:ins>
      <w:ins w:id="502" w:author="PR Preview" w:date="2026-01-01T00:00:00Z">
        <w:r>
          <w:rPr>
            <w:rStyle w:val="OtherTok"/>
          </w:rPr>
          <w:t xml:space="preserve">&lt;-</w:t>
        </w:r>
      </w:ins>
      <w:ins w:id="503" w:author="PR Preview" w:date="2026-01-01T00:00:00Z">
        <w:r>
          <w:br/>
        </w:r>
      </w:ins>
      <w:ins w:id="504" w:author="PR Preview" w:date="2026-01-01T00:00:00Z">
        <w:r>
          <w:rPr>
            <w:rStyle w:val="NormalTok"/>
          </w:rPr>
          <w:t xml:space="preserve">  mtcars_loocv</w:t>
        </w:r>
      </w:ins>
      <w:ins w:id="505" w:author="PR Preview" w:date="2026-01-01T00:00:00Z">
        <w:r>
          <w:rPr>
            <w:rStyle w:val="SpecialCharTok"/>
          </w:rPr>
          <w:t xml:space="preserve">$</w:t>
        </w:r>
      </w:ins>
      <w:ins w:id="506" w:author="PR Preview" w:date="2026-01-01T00:00:00Z">
        <w:r>
          <w:rPr>
            <w:rStyle w:val="NormalTok"/>
          </w:rPr>
          <w:t xml:space="preserve">degree[</w:t>
        </w:r>
      </w:ins>
      <w:ins w:id="507" w:author="PR Preview" w:date="2026-01-01T00:00:00Z">
        <w:r>
          <w:rPr>
            <w:rStyle w:val="FunctionTok"/>
          </w:rPr>
          <w:t xml:space="preserve">which.min</w:t>
        </w:r>
      </w:ins>
      <w:ins w:id="508" w:author="PR Preview" w:date="2026-01-01T00:00:00Z">
        <w:r>
          <w:rPr>
            <w:rStyle w:val="NormalTok"/>
          </w:rPr>
          <w:t xml:space="preserve">(mtcars_loocv</w:t>
        </w:r>
      </w:ins>
      <w:ins w:id="509" w:author="PR Preview" w:date="2026-01-01T00:00:00Z">
        <w:r>
          <w:rPr>
            <w:rStyle w:val="SpecialCharTok"/>
          </w:rPr>
          <w:t xml:space="preserve">$</w:t>
        </w:r>
      </w:ins>
      <w:ins w:id="510" w:author="PR Preview" w:date="2026-01-01T00:00:00Z">
        <w:r>
          <w:rPr>
            <w:rStyle w:val="NormalTok"/>
          </w:rPr>
          <w:t xml:space="preserve">formula)]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FunctionTok"/>
          </w:rPr>
          <w:t xml:space="preserve">c</w:t>
        </w:r>
      </w:ins>
      <w:ins w:id="513" w:author="PR Preview" w:date="2026-01-01T00:00:00Z">
        <w:r>
          <w:rPr>
            <w:rStyle w:val="NormalTok"/>
          </w:rPr>
          <w:t xml:space="preserve">(</w:t>
        </w:r>
      </w:ins>
      <w:ins w:id="514" w:author="PR Preview" w:date="2026-01-01T00:00:00Z">
        <w:r>
          <w:rPr>
            <w:rStyle w:val="AttributeTok"/>
          </w:rPr>
          <w:t xml:space="preserve">max_difference =</w:t>
        </w:r>
      </w:ins>
      <w:ins w:id="515" w:author="PR Preview" w:date="2026-01-01T00:00:00Z">
        <w:r>
          <w:rPr>
            <w:rStyle w:val="NormalTok"/>
          </w:rPr>
          <w:t xml:space="preserve"> loocv_max_diff, </w:t>
        </w:r>
      </w:ins>
      <w:ins w:id="516" w:author="PR Preview" w:date="2026-01-01T00:00:00Z">
        <w:r>
          <w:rPr>
            <w:rStyle w:val="AttributeTok"/>
          </w:rPr>
          <w:t xml:space="preserve">best_degree =</w:t>
        </w:r>
      </w:ins>
      <w:ins w:id="517" w:author="PR Preview" w:date="2026-01-01T00:00:00Z">
        <w:r>
          <w:rPr>
            <w:rStyle w:val="NormalTok"/>
          </w:rPr>
          <w:t xml:space="preserve"> mtcars_best_loocv)</w:t>
        </w:r>
      </w:ins>
      <w:ins w:id="518" w:author="PR Preview" w:date="2026-01-01T00:00:00Z">
        <w:r>
          <w:br/>
        </w:r>
      </w:ins>
      <w:ins w:id="519" w:author="PR Preview" w:date="2026-01-01T00:00:00Z">
        <w:r>
          <w:rPr>
            <w:rStyle w:val="CommentTok"/>
          </w:rPr>
          <w:t xml:space="preserve">#&gt; max_difference    best_degree </w:t>
        </w:r>
      </w:ins>
      <w:ins w:id="520" w:author="PR Preview" w:date="2026-01-01T00:00:00Z">
        <w:r>
          <w:br/>
        </w:r>
      </w:ins>
      <w:ins w:id="521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522" w:author="PR Preview" w:date="2026-01-01T00:00:00Z">
        <w:r>
          <w:t xml:space="preserve">The two columns differ by at most 8.9e-15,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which is rounding error.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single-fit formula needs one fit per model instead of 32.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LOOCV picks degree 2,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 because LOOCV is not random (</w:t>
        </w:r>
      </w:ins>
      <w:hyperlink w:anchor="lem-loocv-not-random">
        <w:ins w:id="53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32" w:author="PR Preview" w:date="2026-01-01T00:00:00Z">
        <w:r>
          <w:t xml:space="preserve">),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rerunning it always gives the same choice.</w:t>
        </w:r>
      </w:ins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3"/>
      </w:pPr>
      <w:del w:id="535" w:author="PR Preview" w:date="2026-01-01T00:00:00Z">
        <w:r>
          <w:delText xml:space="preserve">10.1 Online references</w:delText>
        </w:r>
      </w:del>
    </w:p>
    <w:p>
      <w:pPr>
        <w:numPr>
          <w:ilvl w:val="0"/>
          <w:numId w:val="1024"/>
        </w:numPr>
      </w:pPr>
      <w:del w:id="536" w:author="PR Preview" w:date="2026-01-01T00:00:00Z">
        <w:r>
          <w:delText xml:space="preserve">Wikipedia contributors [10]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—</w:delText>
        </w:r>
      </w:del>
      <w:del w:id="539" w:author="PR Preview" w:date="2026-01-01T00:00:00Z">
        <w:r>
          <w:delText xml:space="preserve"> </w:delText>
        </w:r>
      </w:del>
      <m:oMath>
        <m:r>
          <m:t>k</m:t>
        </m:r>
      </m:oMath>
      <w:del w:id="540" w:author="PR Preview" w:date="2026-01-01T00:00:00Z">
        <w:r>
          <w:delText xml:space="preserve">-fold, leave-one-out and other schemes</w:delText>
        </w:r>
      </w:del>
    </w:p>
    <w:p>
      <w:pPr>
        <w:numPr>
          <w:ilvl w:val="0"/>
          <w:numId w:val="1024"/>
        </w:numPr>
      </w:pPr>
      <w:del w:id="541" w:author="PR Preview" w:date="2026-01-01T00:00:00Z">
        <w:r>
          <w:delText xml:space="preserve">Wikipedia contributors [2]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— what each of the three sets is for</w:delText>
        </w:r>
      </w:del>
    </w:p>
    <w:p>
      <w:pPr>
        <w:numPr>
          <w:ilvl w:val="0"/>
          <w:numId w:val="1024"/>
        </w:numPr>
      </w:pPr>
      <w:del w:id="544" w:author="PR Preview" w:date="2026-01-01T00:00:00Z">
        <w:r>
          <w:delText xml:space="preserve">Wikipedia contributors [7]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— the decomposition of the expected squared error</w:delText>
        </w:r>
      </w:del>
    </w:p>
    <w:p>
      <w:pPr>
        <w:numPr>
          <w:ilvl w:val="0"/>
          <w:numId w:val="1024"/>
        </w:numPr>
      </w:pPr>
      <w:del w:id="547" w:author="PR Preview" w:date="2026-01-01T00:00:00Z">
        <w:r>
          <w:delText xml:space="preserve">Wikipedia contributors [6]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— overfitting and underfitting, with examples</w:delText>
        </w:r>
      </w:del>
    </w:p>
    <w:p>
      <w:pPr>
        <w:numPr>
          <w:ilvl w:val="0"/>
          <w:numId w:val="1024"/>
        </w:numPr>
      </w:pPr>
      <w:del w:id="550" w:author="PR Preview" w:date="2026-01-01T00:00:00Z">
        <w:r>
          <w:delText xml:space="preserve">Wikipedia contributors [9]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— the task and the main criteria</w:delText>
        </w:r>
      </w:del>
    </w:p>
    <w:p>
      <w:pPr>
        <w:numPr>
          <w:ilvl w:val="0"/>
          <w:numId w:val="1024"/>
        </w:numPr>
      </w:pPr>
      <w:del w:id="553" w:author="PR Preview" w:date="2026-01-01T00:00:00Z">
        <w:r>
          <w:delText xml:space="preserve">Wikipedia contributors [4]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— generalization error and how to estimate it</w:delText>
        </w:r>
      </w:del>
    </w:p>
    <w:p>
      <w:pPr>
        <w:numPr>
          <w:ilvl w:val="0"/>
          <w:numId w:val="1024"/>
        </w:numPr>
      </w:pPr>
      <w:del w:id="556" w:author="PR Preview" w:date="2026-01-01T00:00:00Z">
        <w:r>
          <w:delText xml:space="preserve">Wikipedia contributors [8]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— the Wikipedia article on hyperparameter (machine learning)</w:delText>
        </w:r>
      </w:del>
    </w:p>
    <w:p>
      <w:pPr>
        <w:numPr>
          <w:ilvl w:val="0"/>
          <w:numId w:val="1024"/>
        </w:numPr>
      </w:pPr>
      <w:del w:id="559" w:author="PR Preview" w:date="2026-01-01T00:00:00Z">
        <w:r>
          <w:delText xml:space="preserve">Wikipedia contributors [12]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— the Wikipedia article on leverage (statistics)</w:delText>
        </w:r>
      </w:del>
    </w:p>
    <w:p>
      <w:pPr>
        <w:numPr>
          <w:ilvl w:val="0"/>
          <w:numId w:val="1024"/>
        </w:numPr>
      </w:pPr>
      <w:del w:id="562" w:author="PR Preview" w:date="2026-01-01T00:00:00Z">
        <w:r>
          <w:delText xml:space="preserve">Wikipedia contributors [1]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— the Wikipedia article on random seed</w:delText>
        </w:r>
      </w:del>
    </w:p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2026-10-18T19:13:21Z</dcterms:created>
  <dcterms:modified xsi:type="dcterms:W3CDTF">2026-10-18T19:13:21Z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