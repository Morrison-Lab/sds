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FirstParagraph"/>
      </w:pPr>
      <w:del w:id="2" w:author="PR Preview" w:date="2026-01-01T00:00:00Z">
        <w:r>
          <w:delText xml:space="preserve">The p-value of a</w:delText>
        </w:r>
      </w:del>
      <w:del w:id="3" w:author="PR Preview" w:date="2026-01-01T00:00:00Z">
        <w:r>
          <w:delText xml:space="preserve"> </w:delText>
        </w:r>
      </w:del>
      <w:hyperlink r:id="rId9">
        <w:del w:id="4" w:author="PR Preview" w:date="2026-01-01T00:00:00Z">
          <w:r>
            <w:rPr>
              <w:rStyle w:val="Hyperlink"/>
            </w:rPr>
            <w:delText xml:space="preserve">t-test</w:delText>
          </w:r>
        </w:del>
      </w:hyperlink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comes from a distributional approximation: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the statistic is only approximately t-distributed unless the data are Gaussian.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permutation test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takes its null distribution from the data instead.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If the null hypothesis says that two groups have the same distribution,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then under that hypothesis the group labels carry no information,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so reassigning the labels at random produces data sets that are as plausible as the observed one.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 spread of the test statistic across those relabelings is its null distribution.</w:delText>
        </w:r>
      </w:del>
    </w:p>
    <w:p>
      <w:pPr>
        <w:pStyle w:val="BodyText"/>
      </w:pPr>
      <w:del w:id="23" w:author="PR Preview" w:date="2026-01-01T00:00:00Z">
        <w:r>
          <w:delText xml:space="preserve">This page defines exchangeability, the permutation distribution and the permutation p-value,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shows why that p-value is valid,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and then approximates it by random relabelings, which is how it is computed in practice.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It continues the</w:delText>
        </w:r>
      </w:del>
      <w:del w:id="30" w:author="PR Preview" w:date="2026-01-01T00:00:00Z">
        <w:r>
          <w:delText xml:space="preserve"> </w:delText>
        </w:r>
      </w:del>
      <w:hyperlink r:id="rId10">
        <w:del w:id="31" w:author="PR Preview" w:date="2026-01-01T00:00:00Z">
          <w:r>
            <w:rPr>
              <w:rStyle w:val="Hyperlink"/>
            </w:rPr>
            <w:delText xml:space="preserve">bootstrap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page’s idea of computing a</w:delText>
        </w:r>
      </w:del>
      <w:del w:id="34" w:author="PR Preview" w:date="2026-01-01T00:00:00Z">
        <w:r>
          <w:delText xml:space="preserve"> </w:delText>
        </w:r>
      </w:del>
      <w:hyperlink r:id="rId11">
        <w:del w:id="35" w:author="PR Preview" w:date="2026-01-01T00:00:00Z">
          <w:r>
            <w:rPr>
              <w:rStyle w:val="Hyperlink"/>
            </w:rPr>
            <w:delText xml:space="preserve">sampling distribution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by resampling,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and supplies the p-values that the</w:delText>
        </w:r>
      </w:del>
      <w:del w:id="40" w:author="PR Preview" w:date="2026-01-01T00:00:00Z">
        <w:r>
          <w:delText xml:space="preserve"> </w:delText>
        </w:r>
      </w:del>
      <w:hyperlink r:id="rId12">
        <w:del w:id="41" w:author="PR Preview" w:date="2026-01-01T00:00:00Z">
          <w:r>
            <w:rPr>
              <w:rStyle w:val="Hyperlink"/>
            </w:rPr>
            <w:delText xml:space="preserve">multiple testing</w:delText>
          </w:r>
        </w:del>
      </w:hyperlink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page corrects.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These notes follow chapter 13 of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James et al. [1]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and the treatment in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Good [2]</w:delText>
        </w:r>
      </w:del>
      <w:del w:id="52" w:author="PR Preview" w:date="2026-01-01T00:00:00Z">
        <w:r>
          <w:delText xml:space="preserve">.</w:delText>
        </w:r>
      </w:del>
    </w:p>
    <w:p>
      <w:pPr>
        <w:pStyle w:val="Date"/>
      </w:pPr>
      <w:ins w:id="53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ins w:id="54" w:author="PR Preview" w:date="2026-01-01T00:00:00Z">
        <w:r>
          <w:t xml:space="preserve">The p-value of a</w:t>
        </w:r>
      </w:ins>
      <w:ins w:id="55" w:author="PR Preview" w:date="2026-01-01T00:00:00Z">
        <w:r>
          <w:t xml:space="preserve"> </w:t>
        </w:r>
      </w:ins>
      <w:hyperlink r:id="rId9">
        <w:ins w:id="56" w:author="PR Preview" w:date="2026-01-01T00:00:00Z">
          <w:r>
            <w:rPr>
              <w:rStyle w:val="Hyperlink"/>
            </w:rPr>
            <w:t xml:space="preserve">t-test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comes from a distributional approximation: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 statistic is only approximately t-distributed unless the data are Gaussian.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b/>
            <w:bCs/>
          </w:rPr>
          <w:t xml:space="preserve">permutation test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takes its null distribution from the data instead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[1]</w:t>
        </w:r>
      </w:ins>
      <w:ins w:id="69" w:author="PR Preview" w:date="2026-01-01T00:00:00Z">
        <w:r>
          <w:t xml:space="preserve">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If the null hypothesis says that two groups have the same distribution,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then under that hypothesis the group labels carry no information,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so reassigning the labels at random produces data sets that are as plausible as the observed one.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The spread of the test statistic across those relabelings is its null distribution.</w:t>
        </w:r>
      </w:ins>
    </w:p>
    <w:p>
      <w:pPr>
        <w:pStyle w:val="BodyText"/>
      </w:pPr>
      <w:ins w:id="78" w:author="PR Preview" w:date="2026-01-01T00:00:00Z">
        <w:r>
          <w:t xml:space="preserve">This page defines exchangeability, the permutation distribution and the permutation p-value,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shows why that p-value is valid,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then approximates it by random relabelings, which is how it is computed in practice.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It continues the</w:t>
        </w:r>
      </w:ins>
      <w:ins w:id="85" w:author="PR Preview" w:date="2026-01-01T00:00:00Z">
        <w:r>
          <w:t xml:space="preserve"> </w:t>
        </w:r>
      </w:ins>
      <w:hyperlink r:id="rId10">
        <w:ins w:id="86" w:author="PR Preview" w:date="2026-01-01T00:00:00Z">
          <w:r>
            <w:rPr>
              <w:rStyle w:val="Hyperlink"/>
            </w:rPr>
            <w:t xml:space="preserve">bootstrap</w:t>
          </w:r>
        </w:ins>
      </w:hyperlink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page’s idea of computing a</w:t>
        </w:r>
      </w:ins>
      <w:ins w:id="89" w:author="PR Preview" w:date="2026-01-01T00:00:00Z">
        <w:r>
          <w:t xml:space="preserve"> </w:t>
        </w:r>
      </w:ins>
      <w:hyperlink r:id="rId11">
        <w:ins w:id="90" w:author="PR Preview" w:date="2026-01-01T00:00:00Z">
          <w:r>
            <w:rPr>
              <w:rStyle w:val="Hyperlink"/>
            </w:rPr>
            <w:t xml:space="preserve">sampling distribution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by resampling,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supplies the p-values that the</w:t>
        </w:r>
      </w:ins>
      <w:ins w:id="95" w:author="PR Preview" w:date="2026-01-01T00:00:00Z">
        <w:r>
          <w:t xml:space="preserve"> </w:t>
        </w:r>
      </w:ins>
      <w:hyperlink r:id="rId12">
        <w:ins w:id="96" w:author="PR Preview" w:date="2026-01-01T00:00:00Z">
          <w:r>
            <w:rPr>
              <w:rStyle w:val="Hyperlink"/>
            </w:rPr>
            <w:t xml:space="preserve">multiple testing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page corrects.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These notes follow chapter 13 of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James et al. [2]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 the treatment in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Good [3]</w:t>
        </w:r>
      </w:ins>
      <w:ins w:id="107" w:author="PR Preview" w:date="2026-01-01T00:00:00Z">
        <w:r>
          <w:t xml:space="preserve">.</w:t>
        </w:r>
      </w:ins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del w:id="108" w:author="PR Preview" w:date="2026-01-01T00:00:00Z">
        <w:r>
          <w:delText xml:space="preserve">The examples on this page use gene expression data from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Khan et al. [3]</w:delText>
        </w:r>
      </w:del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who measured 2308 genes in tissue samples from children with small round blue cell tumors.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The samples fall into four tumor classes, numbered 1 to 4 in the data.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This site keeps a copy of the 63 training samples at</w:delText>
        </w:r>
      </w:del>
      <w:del w:id="118" w:author="PR Preview" w:date="2026-01-01T00:00:00Z">
        <w:r>
          <w:delText xml:space="preserve"> </w:delText>
        </w:r>
      </w:del>
      <w:hyperlink r:id="rId13">
        <w:del w:id="119" w:author="PR Preview" w:date="2026-01-01T00:00:00Z">
          <w:r>
            <w:rPr>
              <w:rStyle w:val="VerbatimChar"/>
            </w:rPr>
            <w:delText xml:space="preserve">data/khan.csv</w:delText>
          </w:r>
        </w:del>
      </w:hyperlink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taken from the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rPr>
            <w:rStyle w:val="VerbatimChar"/>
          </w:rPr>
          <w:delText xml:space="preserve">Khan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data of the R package</w:delText>
        </w:r>
      </w:del>
      <w:del w:id="127" w:author="PR Preview" w:date="2026-01-01T00:00:00Z">
        <w:r>
          <w:delText xml:space="preserve"> </w:delText>
        </w:r>
      </w:del>
      <w:hyperlink r:id="rId14">
        <w:del w:id="128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[1]</w:delText>
        </w:r>
      </w:del>
      <w:del w:id="131" w:author="PR Preview" w:date="2026-01-01T00:00:00Z">
        <w:r>
          <w:delText xml:space="preserve">: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the column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rPr>
            <w:rStyle w:val="VerbatimChar"/>
          </w:rPr>
          <w:delText xml:space="preserve">tumor_class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holds the class,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and the columns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rPr>
            <w:rStyle w:val="VerbatimChar"/>
          </w:rPr>
          <w:delText xml:space="preserve">gene_1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to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rStyle w:val="VerbatimChar"/>
          </w:rPr>
          <w:delText xml:space="preserve">gene_2308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hold the expression values.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 examples compare classes 2 and 4.</w:delText>
        </w:r>
      </w:del>
    </w:p>
    <w:p>
      <w:pPr>
        <w:pStyle w:val="FirstParagraph"/>
      </w:pPr>
      <w:ins w:id="150" w:author="PR Preview" w:date="2026-01-01T00:00:00Z">
        <w:r>
          <w:t xml:space="preserve">The examples on this page use gene expression data from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Khan et al. [4]</w:t>
        </w:r>
      </w:ins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who measured 2308 genes in tissue samples from children with small round blue cell tumors.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 samples fall into four tumor classes, numbered 1 to 4 in the data.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This site keeps a copy of the 63 training samples at</w:t>
        </w:r>
      </w:ins>
      <w:ins w:id="160" w:author="PR Preview" w:date="2026-01-01T00:00:00Z">
        <w:r>
          <w:t xml:space="preserve"> </w:t>
        </w:r>
      </w:ins>
      <w:hyperlink r:id="rId13">
        <w:ins w:id="161" w:author="PR Preview" w:date="2026-01-01T00:00:00Z">
          <w:r>
            <w:rPr>
              <w:rStyle w:val="VerbatimChar"/>
            </w:rPr>
            <w:t xml:space="preserve">data/khan.csv</w:t>
          </w:r>
        </w:ins>
      </w:hyperlink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taken from the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rStyle w:val="VerbatimChar"/>
          </w:rPr>
          <w:t xml:space="preserve">Khan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data of the R package</w:t>
        </w:r>
      </w:ins>
      <w:ins w:id="169" w:author="PR Preview" w:date="2026-01-01T00:00:00Z">
        <w:r>
          <w:t xml:space="preserve"> </w:t>
        </w:r>
      </w:ins>
      <w:hyperlink r:id="rId14">
        <w:ins w:id="170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[2]</w:t>
        </w:r>
      </w:ins>
      <w:ins w:id="173" w:author="PR Preview" w:date="2026-01-01T00:00:00Z">
        <w:r>
          <w:t xml:space="preserve">: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the column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rStyle w:val="VerbatimChar"/>
          </w:rPr>
          <w:t xml:space="preserve">tumor_class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holds the class,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and the columns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rStyle w:val="VerbatimChar"/>
          </w:rPr>
          <w:t xml:space="preserve">gene_1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to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rPr>
            <w:rStyle w:val="VerbatimChar"/>
          </w:rPr>
          <w:t xml:space="preserve">gene_2308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hold the expression values.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 examples compare classes 2 and 4.</w:t>
        </w:r>
      </w:ins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del w:id="192" w:author="PR Preview" w:date="2026-01-01T00:00:00Z">
        <w:r>
          <w:rPr>
            <w:b/>
            <w:bCs/>
          </w:rPr>
          <w:delText xml:space="preserve">Definition 1 (Exchangeable random variables)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For a permutation</w:delText>
        </w:r>
      </w:del>
      <w:del w:id="195" w:author="PR Preview" w:date="2026-01-01T00:00:00Z">
        <w:r>
          <w:delText xml:space="preserve"> </w:delText>
        </w:r>
      </w:del>
      <m:oMath>
        <m:r>
          <m:t>π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of</w:delText>
        </w:r>
      </w:del>
      <w:del w:id="1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and a vector</w:delText>
        </w:r>
      </w:del>
      <w:del w:id="20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02" w:author="PR Preview" w:date="2026-01-01T00:00:00Z">
        <w:r>
          <w:delText xml:space="preserve">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write</w:delText>
        </w:r>
      </w:del>
      <w:del w:id="20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for the vector with its entries reordered by</w:delText>
        </w:r>
      </w:del>
      <w:del w:id="208" w:author="PR Preview" w:date="2026-01-01T00:00:00Z">
        <w:r>
          <w:delText xml:space="preserve"> </w:delText>
        </w:r>
      </w:del>
      <m:oMath>
        <m:r>
          <m:t>π</m:t>
        </m:r>
      </m:oMath>
      <w:del w:id="209" w:author="PR Preview" w:date="2026-01-01T00:00:00Z">
        <w:r>
          <w:delText xml:space="preserve">.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Random variables</w:delText>
        </w:r>
      </w:del>
      <w:del w:id="21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are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rPr>
            <w:b/>
            <w:bCs/>
          </w:rPr>
          <w:delText xml:space="preserve">exchangeable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if reordering them does not change their joint distribution: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for every permutation</w:delText>
        </w:r>
      </w:del>
      <w:del w:id="221" w:author="PR Preview" w:date="2026-01-01T00:00:00Z">
        <w:r>
          <w:delText xml:space="preserve"> </w:delText>
        </w:r>
      </w:del>
      <m:oMath>
        <m:r>
          <m:t>π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and every set</w:delText>
        </w:r>
      </w:del>
      <w:del w:id="224" w:author="PR Preview" w:date="2026-01-01T00:00:00Z">
        <w:r>
          <w:delText xml:space="preserve"> </w:delText>
        </w:r>
      </w:del>
      <m:oMath>
        <m:r>
          <m:t>A</m:t>
        </m:r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of vectors,</w:delText>
        </w:r>
      </w:del>
    </w:p>
    <w:p>
      <w:pPr>
        <w:pStyle w:val="FirstParagraph"/>
      </w:pPr>
      <w:ins w:id="227" w:author="PR Preview" w:date="2026-01-01T00:00:00Z">
        <w:r>
          <w:rPr>
            <w:b/>
            <w:bCs/>
          </w:rPr>
          <w:t xml:space="preserve">Definition 1 (Exchangeable random variables)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For a permutation</w:t>
        </w:r>
      </w:ins>
      <w:ins w:id="230" w:author="PR Preview" w:date="2026-01-01T00:00:00Z">
        <w:r>
          <w:t xml:space="preserve"> </w:t>
        </w:r>
      </w:ins>
      <m:oMath>
        <m:r>
          <m:t>π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of</w:t>
        </w:r>
      </w:ins>
      <w:ins w:id="23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and a vector</w:t>
        </w:r>
      </w:ins>
      <w:ins w:id="23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237" w:author="PR Preview" w:date="2026-01-01T00:00:00Z">
        <w:r>
          <w:t xml:space="preserve">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write</w:t>
        </w:r>
      </w:ins>
      <w:ins w:id="24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for the vector with its entries reordered by</w:t>
        </w:r>
      </w:ins>
      <w:ins w:id="243" w:author="PR Preview" w:date="2026-01-01T00:00:00Z">
        <w:r>
          <w:t xml:space="preserve"> </w:t>
        </w:r>
      </w:ins>
      <m:oMath>
        <m:r>
          <m:t>π</m:t>
        </m:r>
      </m:oMath>
      <w:ins w:id="244" w:author="PR Preview" w:date="2026-01-01T00:00:00Z">
        <w:r>
          <w:t xml:space="preserve">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Random variables</w:t>
        </w:r>
      </w:ins>
      <w:ins w:id="24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are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b/>
            <w:bCs/>
          </w:rPr>
          <w:t xml:space="preserve">exchangeable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if reordering them does not change their joint distribution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[5]</w:t>
        </w:r>
      </w:ins>
      <w:ins w:id="256" w:author="PR Preview" w:date="2026-01-01T00:00:00Z">
        <w:r>
          <w:t xml:space="preserve">: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for every permutation</w:t>
        </w:r>
      </w:ins>
      <w:ins w:id="259" w:author="PR Preview" w:date="2026-01-01T00:00:00Z">
        <w:r>
          <w:t xml:space="preserve"> </w:t>
        </w:r>
      </w:ins>
      <m:oMath>
        <m:r>
          <m:t>π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 every set</w:t>
        </w:r>
      </w:ins>
      <w:ins w:id="262" w:author="PR Preview" w:date="2026-01-01T00:00:00Z">
        <w:r>
          <w:t xml:space="preserve"> </w:t>
        </w:r>
      </w:ins>
      <m:oMath>
        <m:r>
          <m:t>A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of vectors,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65" w:author="PR Preview" w:date="2026-01-01T00:00:00Z">
        <w:r>
          <w:delText xml:space="preserve">Source: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Wikipedia contributors [4]</w:delText>
        </w:r>
      </w:del>
      <w:del w:id="268" w:author="PR Preview" w:date="2026-01-01T00:00:00Z">
        <w:r>
          <w:delText xml:space="preserve">.</w:delText>
        </w:r>
      </w:del>
    </w:p>
    <w:p>
      <w:pPr>
        <w:pStyle w:val="FirstParagraph"/>
      </w:pPr>
      <w:ins w:id="269" w:author="PR Preview" w:date="2026-01-01T00:00:00Z">
        <w:r>
          <w:t xml:space="preserve">Source: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Wikipedia contributors [5]</w:t>
        </w:r>
      </w:ins>
      <w:ins w:id="272" w:author="PR Preview" w:date="2026-01-01T00:00:00Z">
        <w:r>
          <w:t xml:space="preserve">.</w:t>
        </w:r>
      </w:ins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del w:id="273" w:author="PR Preview" w:date="2026-01-01T00:00:00Z">
        <w:r>
          <w:delText xml:space="preserve">Source: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Wikipedia contributors [5]</w:delText>
        </w:r>
      </w:del>
      <w:del w:id="276" w:author="PR Preview" w:date="2026-01-01T00:00:00Z">
        <w:r>
          <w:delText xml:space="preserve">.</w:delText>
        </w:r>
      </w:del>
    </w:p>
    <w:p>
      <w:pPr>
        <w:pStyle w:val="BodyText"/>
      </w:pPr>
      <w:ins w:id="277" w:author="PR Preview" w:date="2026-01-01T00:00:00Z">
        <w:r>
          <w:t xml:space="preserve">Source: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Wikipedia contributors [6]</w:t>
        </w:r>
      </w:ins>
      <w:ins w:id="280" w:author="PR Preview" w:date="2026-01-01T00:00:00Z">
        <w:r>
          <w:t xml:space="preserve">.</w:t>
        </w:r>
      </w:ins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del w:id="281" w:author="PR Preview" w:date="2026-01-01T00:00:00Z">
        <w:r>
          <w:delText xml:space="preserve">Hogg et al. [6, Sec. 8.5], pp. 392–402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covers some distribution-free tests.</w:delText>
        </w:r>
      </w:del>
    </w:p>
    <w:p>
      <w:pPr>
        <w:pStyle w:val="Compact"/>
        <w:numPr>
          <w:ilvl w:val="0"/>
          <w:numId w:val="1001"/>
        </w:numPr>
      </w:pPr>
      <w:del w:id="284" w:author="PR Preview" w:date="2026-01-01T00:00:00Z">
        <w:r>
          <w:delText xml:space="preserve">Rice [7, Sec. 11.2.3], pp. 435–442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covers the Mann–Whitney test.</w:delText>
        </w:r>
      </w:del>
    </w:p>
    <w:p>
      <w:pPr>
        <w:pStyle w:val="Compact"/>
        <w:numPr>
          <w:ilvl w:val="0"/>
          <w:numId w:val="1001"/>
        </w:numPr>
      </w:pPr>
      <w:del w:id="287" w:author="PR Preview" w:date="2026-01-01T00:00:00Z">
        <w:r>
          <w:delText xml:space="preserve">Rice [7, Sec. 11.4.6], p. 456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covers randomization.</w:delText>
        </w:r>
      </w:del>
    </w:p>
    <w:p>
      <w:pPr>
        <w:pStyle w:val="Compact"/>
        <w:numPr>
          <w:ilvl w:val="0"/>
          <w:numId w:val="1001"/>
        </w:numPr>
      </w:pPr>
      <w:ins w:id="290" w:author="PR Preview" w:date="2026-01-01T00:00:00Z">
        <w:r>
          <w:t xml:space="preserve">Hogg et al. [7, Sec. 8.5], pp. 392–402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covers some distribution-free tests.</w:t>
        </w:r>
      </w:ins>
    </w:p>
    <w:p>
      <w:pPr>
        <w:pStyle w:val="Compact"/>
        <w:numPr>
          <w:ilvl w:val="0"/>
          <w:numId w:val="1001"/>
        </w:numPr>
      </w:pPr>
      <w:ins w:id="293" w:author="PR Preview" w:date="2026-01-01T00:00:00Z">
        <w:r>
          <w:t xml:space="preserve">Rice [8, Sec. 11.2.3], pp. 435–442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covers the Mann–Whitney test.</w:t>
        </w:r>
      </w:ins>
    </w:p>
    <w:p>
      <w:pPr>
        <w:pStyle w:val="Compact"/>
        <w:numPr>
          <w:ilvl w:val="0"/>
          <w:numId w:val="1001"/>
        </w:numPr>
      </w:pPr>
      <w:ins w:id="296" w:author="PR Preview" w:date="2026-01-01T00:00:00Z">
        <w:r>
          <w:t xml:space="preserve">Rice [8, Sec. 11.4.6], p. 456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covers randomization.</w:t>
        </w:r>
      </w:ins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99" w:author="PR Preview" w:date="2026-01-01T00:00:00Z">
        <w:r>
          <w:delText xml:space="preserve">Source: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Phipson and Smyth [8]</w:delText>
        </w:r>
      </w:del>
      <w:del w:id="302" w:author="PR Preview" w:date="2026-01-01T00:00:00Z">
        <w:r>
          <w:delText xml:space="preserve">.</w:delText>
        </w:r>
      </w:del>
    </w:p>
    <w:p>
      <w:pPr>
        <w:pStyle w:val="FirstParagraph"/>
      </w:pPr>
      <w:ins w:id="303" w:author="PR Preview" w:date="2026-01-01T00:00:00Z">
        <w:r>
          <w:t xml:space="preserve">Source: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Phipson and Smyth [9]</w:t>
        </w:r>
      </w:ins>
      <w:ins w:id="306" w:author="PR Preview" w:date="2026-01-01T00:00:00Z">
        <w:r>
          <w:t xml:space="preserve">.</w:t>
        </w:r>
      </w:ins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del w:id="307" w:author="PR Preview" w:date="2026-01-01T00:00:00Z">
        <w:r>
          <w:rPr>
            <w:i/>
            <w:iCs/>
          </w:rPr>
          <w:delText xml:space="preserve">Remark 2</w:delText>
        </w:r>
      </w:del>
      <w:del w:id="308" w:author="PR Preview" w:date="2026-01-01T00:00:00Z">
        <w:r>
          <w:delText xml:space="preserve"> (Source: The Monte Carlo permutation p-value is valid). </w:delText>
        </w:r>
      </w:del>
      <w:del w:id="309" w:author="PR Preview" w:date="2026-01-01T00:00:00Z">
        <w:r>
          <w:delText xml:space="preserve">Phipson and Smyth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[8]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show that the Monte Carlo p-value with the added 1 is valid for random permutations.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The proof is omitted here.</w:delText>
        </w:r>
      </w:del>
    </w:p>
    <w:p>
      <w:pPr>
        <w:pStyle w:val="FirstParagraph"/>
      </w:pPr>
      <w:ins w:id="316" w:author="PR Preview" w:date="2026-01-01T00:00:00Z">
        <w:r>
          <w:rPr>
            <w:i/>
            <w:iCs/>
          </w:rPr>
          <w:t xml:space="preserve">Remark 2</w:t>
        </w:r>
      </w:ins>
      <w:ins w:id="317" w:author="PR Preview" w:date="2026-01-01T00:00:00Z">
        <w:r>
          <w:t xml:space="preserve"> (Source: The Monte Carlo permutation p-value is valid). </w:t>
        </w:r>
      </w:ins>
      <w:ins w:id="318" w:author="PR Preview" w:date="2026-01-01T00:00:00Z">
        <w:r>
          <w:t xml:space="preserve">Phipson and Smyth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[9]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show that the Monte Carlo p-value with the added 1 is valid for random permutations.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The proof is omitted here.</w:t>
        </w:r>
      </w:ins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del w:id="325" w:author="PR Preview" w:date="2026-01-01T00:00:00Z">
        <w:r>
          <w:delText xml:space="preserve">Hogg et al. [6, Sec. 7.7], pp. 353–360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covers resampling methods.</w:delText>
        </w:r>
      </w:del>
    </w:p>
    <w:p>
      <w:pPr>
        <w:pStyle w:val="BodyText"/>
      </w:pPr>
      <w:ins w:id="328" w:author="PR Preview" w:date="2026-01-01T00:00:00Z">
        <w:r>
          <w:t xml:space="preserve">Hogg et al. [7, Sec. 7.7], pp. 353–360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covers resampling methods.</w:t>
        </w:r>
      </w:ins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del w:id="331" w:author="PR Preview" w:date="2026-01-01T00:00:00Z">
        <w:r>
          <w:delText xml:space="preserve">Good [2]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is a book-length treatment of permutation tests.</w:delText>
        </w:r>
      </w:del>
    </w:p>
    <w:p>
      <w:pPr>
        <w:pStyle w:val="Compact"/>
        <w:numPr>
          <w:ilvl w:val="0"/>
          <w:numId w:val="1002"/>
        </w:numPr>
      </w:pPr>
      <w:del w:id="334" w:author="PR Preview" w:date="2026-01-01T00:00:00Z">
        <w:r>
          <w:delText xml:space="preserve">Phipson and Smyth [8]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explains why Monte Carlo permutation p-values need the added 1.</w:delText>
        </w:r>
      </w:del>
    </w:p>
    <w:p>
      <w:pPr>
        <w:pStyle w:val="Compact"/>
        <w:numPr>
          <w:ilvl w:val="0"/>
          <w:numId w:val="1002"/>
        </w:numPr>
      </w:pPr>
      <w:ins w:id="337" w:author="PR Preview" w:date="2026-01-01T00:00:00Z">
        <w:r>
          <w:t xml:space="preserve">Good [3]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is a book-length treatment of permutation tests.</w:t>
        </w:r>
      </w:ins>
    </w:p>
    <w:p>
      <w:pPr>
        <w:pStyle w:val="Compact"/>
        <w:numPr>
          <w:ilvl w:val="0"/>
          <w:numId w:val="1002"/>
        </w:numPr>
      </w:pPr>
      <w:ins w:id="340" w:author="PR Preview" w:date="2026-01-01T00:00:00Z">
        <w:r>
          <w:t xml:space="preserve">Phipson and Smyth [9]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explains why Monte Carlo permutation p-values need the added 1.</w:t>
        </w:r>
      </w:ins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del w:id="343" w:author="PR Preview" w:date="2026-01-01T00:00:00Z">
        <w:r>
          <w:delText xml:space="preserve">Chapter 13 of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James et al. [1]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applies permutation and other resampling methods to multiple testing.</w:delText>
        </w:r>
      </w:del>
    </w:p>
    <w:p>
      <w:pPr>
        <w:pStyle w:val="Heading3"/>
      </w:pPr>
      <w:del w:id="348" w:author="PR Preview" w:date="2026-01-01T00:00:00Z">
        <w:r>
          <w:delText xml:space="preserve">6.1 Online references</w:delText>
        </w:r>
      </w:del>
    </w:p>
    <w:p>
      <w:pPr>
        <w:numPr>
          <w:ilvl w:val="0"/>
          <w:numId w:val="1003"/>
        </w:numPr>
      </w:pPr>
      <w:del w:id="349" w:author="PR Preview" w:date="2026-01-01T00:00:00Z">
        <w:r>
          <w:delText xml:space="preserve">Wikipedia contributors [5]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— the test, its assumptions and its variants</w:delText>
        </w:r>
      </w:del>
    </w:p>
    <w:p>
      <w:pPr>
        <w:numPr>
          <w:ilvl w:val="0"/>
          <w:numId w:val="1003"/>
        </w:numPr>
      </w:pPr>
      <w:del w:id="352" w:author="PR Preview" w:date="2026-01-01T00:00:00Z">
        <w:r>
          <w:delText xml:space="preserve">Wikipedia contributors [4]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— exchangeability and its role in permutation tests</w:delText>
        </w:r>
      </w:del>
    </w:p>
    <w:p>
      <w:pPr>
        <w:numPr>
          <w:ilvl w:val="0"/>
          <w:numId w:val="1003"/>
        </w:numPr>
      </w:pPr>
      <w:del w:id="355" w:author="PR Preview" w:date="2026-01-01T00:00:00Z">
        <w:r>
          <w:delText xml:space="preserve">Wikipedia contributors [9]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— permutation tests among the resampling methods</w:delText>
        </w:r>
      </w:del>
    </w:p>
    <w:p>
      <w:pPr>
        <w:pStyle w:val="Compact"/>
        <w:numPr>
          <w:ilvl w:val="0"/>
          <w:numId w:val="1002"/>
        </w:numPr>
      </w:pPr>
      <w:ins w:id="358" w:author="PR Preview" w:date="2026-01-01T00:00:00Z">
        <w:r>
          <w:t xml:space="preserve">Chapter 13 of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James et al. [2]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applies permutation and other resampling methods to multiple testing.</w:t>
        </w:r>
      </w:ins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del w:id="363" w:author="PR Preview" w:date="2026-01-01T00:00:00Z">
        <w:r>
          <w:delText xml:space="preserve">[1]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	</w:delText>
        </w:r>
      </w:del>
      <w:del w:id="366" w:author="PR Preview" w:date="2026-01-01T00:00:00Z">
        <w:r>
          <w:delText xml:space="preserve">G. James, D. Witten, T. Hastie, and R. Tibshirani,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rPr>
            <w:i/>
            <w:iCs/>
          </w:rPr>
          <w:delText xml:space="preserve">An introduction to statistical learning: With applications in</w:delText>
        </w:r>
      </w:del>
      <w:del w:id="369" w:author="PR Preview" w:date="2026-01-01T00:00:00Z">
        <w:r>
          <w:rPr>
            <w:i/>
            <w:iCs/>
          </w:rPr>
          <w:delText xml:space="preserve"> </w:delText>
        </w:r>
      </w:del>
      <w:del w:id="370" w:author="PR Preview" w:date="2026-01-01T00:00:00Z">
        <w:r>
          <w:rPr>
            <w:i/>
            <w:iCs/>
          </w:rPr>
          <w:delText xml:space="preserve">R</w:delText>
        </w:r>
      </w:del>
      <w:del w:id="371" w:author="PR Preview" w:date="2026-01-01T00:00:00Z">
        <w:r>
          <w:delText xml:space="preserve">, 2nd ed. Springer, 2021. doi:</w:delText>
        </w:r>
      </w:del>
      <w:del w:id="372" w:author="PR Preview" w:date="2026-01-01T00:00:00Z">
        <w:r>
          <w:delText xml:space="preserve"> </w:delText>
        </w:r>
      </w:del>
      <w:hyperlink r:id="rId56">
        <w:del w:id="373" w:author="PR Preview" w:date="2026-01-01T00:00:00Z">
          <w:r>
            <w:rPr>
              <w:rStyle w:val="Hyperlink"/>
            </w:rPr>
            <w:delText xml:space="preserve">10.1007/978-1-0716-1418-1</w:delText>
          </w:r>
        </w:del>
      </w:hyperlink>
      <w:del w:id="374" w:author="PR Preview" w:date="2026-01-01T00:00:00Z">
        <w:r>
          <w:delText xml:space="preserve">.</w:delText>
        </w:r>
      </w:del>
    </w:p>
    <w:p>
      <w:pPr>
        <w:pStyle w:val="Bibliography"/>
      </w:pPr>
      <w:del w:id="375" w:author="PR Preview" w:date="2026-01-01T00:00:00Z">
        <w:r>
          <w:delText xml:space="preserve">[2]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	</w:delText>
        </w:r>
      </w:del>
      <w:del w:id="378" w:author="PR Preview" w:date="2026-01-01T00:00:00Z">
        <w:r>
          <w:delText xml:space="preserve">P. I. Good,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rPr>
            <w:i/>
            <w:iCs/>
          </w:rPr>
          <w:delText xml:space="preserve">Permutation, parametric and bootstrap tests of hypotheses</w:delText>
        </w:r>
      </w:del>
      <w:del w:id="381" w:author="PR Preview" w:date="2026-01-01T00:00:00Z">
        <w:r>
          <w:delText xml:space="preserve">, 3rd ed. New York: Springer, 2005. doi:</w:delText>
        </w:r>
      </w:del>
      <w:del w:id="382" w:author="PR Preview" w:date="2026-01-01T00:00:00Z">
        <w:r>
          <w:delText xml:space="preserve"> </w:delText>
        </w:r>
      </w:del>
      <w:hyperlink r:id="rId58">
        <w:del w:id="383" w:author="PR Preview" w:date="2026-01-01T00:00:00Z">
          <w:r>
            <w:rPr>
              <w:rStyle w:val="Hyperlink"/>
            </w:rPr>
            <w:delText xml:space="preserve">10.1007/b138696</w:delText>
          </w:r>
        </w:del>
      </w:hyperlink>
      <w:del w:id="384" w:author="PR Preview" w:date="2026-01-01T00:00:00Z">
        <w:r>
          <w:delText xml:space="preserve">.</w:delText>
        </w:r>
      </w:del>
    </w:p>
    <w:p>
      <w:pPr>
        <w:pStyle w:val="Bibliography"/>
      </w:pPr>
      <w:del w:id="385" w:author="PR Preview" w:date="2026-01-01T00:00:00Z">
        <w:r>
          <w:delText xml:space="preserve">[3]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	</w:delText>
        </w:r>
      </w:del>
      <w:del w:id="388" w:author="PR Preview" w:date="2026-01-01T00:00:00Z">
        <w:r>
          <w:delText xml:space="preserve">J. Khan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rPr>
            <w:i/>
            <w:iCs/>
          </w:rPr>
          <w:delText xml:space="preserve">et al.</w:delText>
        </w:r>
      </w:del>
      <w:del w:id="391" w:author="PR Preview" w:date="2026-01-01T00:00:00Z">
        <w:r>
          <w:delText xml:space="preserve">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“Classification and diagnostic prediction of cancers using gene expression profiling and artificial neural networks,”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rPr>
            <w:i/>
            <w:iCs/>
          </w:rPr>
          <w:delText xml:space="preserve">Nature Medicine</w:delText>
        </w:r>
      </w:del>
      <w:del w:id="396" w:author="PR Preview" w:date="2026-01-01T00:00:00Z">
        <w:r>
          <w:delText xml:space="preserve">, vol. 7, no. 6, pp. 673–679, 2001, doi:</w:delText>
        </w:r>
      </w:del>
      <w:del w:id="397" w:author="PR Preview" w:date="2026-01-01T00:00:00Z">
        <w:r>
          <w:delText xml:space="preserve"> </w:delText>
        </w:r>
      </w:del>
      <w:hyperlink r:id="rId60">
        <w:del w:id="398" w:author="PR Preview" w:date="2026-01-01T00:00:00Z">
          <w:r>
            <w:rPr>
              <w:rStyle w:val="Hyperlink"/>
            </w:rPr>
            <w:delText xml:space="preserve">10.1038/89044</w:delText>
          </w:r>
        </w:del>
      </w:hyperlink>
      <w:del w:id="399" w:author="PR Preview" w:date="2026-01-01T00:00:00Z">
        <w:r>
          <w:delText xml:space="preserve">.</w:delText>
        </w:r>
      </w:del>
    </w:p>
    <w:p>
      <w:pPr>
        <w:pStyle w:val="Bibliography"/>
      </w:pPr>
      <w:del w:id="400" w:author="PR Preview" w:date="2026-01-01T00:00:00Z">
        <w:r>
          <w:delText xml:space="preserve">[4]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	</w:delText>
        </w:r>
      </w:del>
      <w:del w:id="403" w:author="PR Preview" w:date="2026-01-01T00:00:00Z">
        <w:r>
          <w:delText xml:space="preserve">Wikipedia contributors,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“Exchangeable random variables —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Wikipedia</w:delText>
        </w:r>
      </w:del>
      <w:del w:id="408" w:author="PR Preview" w:date="2026-01-01T00:00:00Z">
        <w:r>
          <w:delText xml:space="preserve">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the free encyclopedia.”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2026. Available:</w:delText>
        </w:r>
      </w:del>
      <w:del w:id="413" w:author="PR Preview" w:date="2026-01-01T00:00:00Z">
        <w:r>
          <w:delText xml:space="preserve"> </w:delText>
        </w:r>
      </w:del>
      <w:hyperlink r:id="rId62">
        <w:del w:id="414" w:author="PR Preview" w:date="2026-01-01T00:00:00Z">
          <w:r>
            <w:rPr>
              <w:rStyle w:val="Hyperlink"/>
            </w:rPr>
            <w:delText xml:space="preserve">https://en.wikipedia.org/wiki/Exchangeable_random_variables</w:delText>
          </w:r>
        </w:del>
      </w:hyperlink>
    </w:p>
    <w:p>
      <w:pPr>
        <w:pStyle w:val="Bibliography"/>
      </w:pPr>
      <w:del w:id="415" w:author="PR Preview" w:date="2026-01-01T00:00:00Z">
        <w:r>
          <w:delText xml:space="preserve">[5]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	</w:delText>
        </w:r>
      </w:del>
      <w:del w:id="418" w:author="PR Preview" w:date="2026-01-01T00:00:00Z">
        <w:r>
          <w:delText xml:space="preserve">Wikipedia contributors,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“Permutation test —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Wikipedia</w:delText>
        </w:r>
      </w:del>
      <w:del w:id="423" w:author="PR Preview" w:date="2026-01-01T00:00:00Z">
        <w:r>
          <w:delText xml:space="preserve">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the free encyclopedia.”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2026. Available:</w:delText>
        </w:r>
      </w:del>
      <w:del w:id="428" w:author="PR Preview" w:date="2026-01-01T00:00:00Z">
        <w:r>
          <w:delText xml:space="preserve"> </w:delText>
        </w:r>
      </w:del>
      <w:hyperlink r:id="rId64">
        <w:del w:id="429" w:author="PR Preview" w:date="2026-01-01T00:00:00Z">
          <w:r>
            <w:rPr>
              <w:rStyle w:val="Hyperlink"/>
            </w:rPr>
            <w:delText xml:space="preserve">https://en.wikipedia.org/wiki/Permutation_test</w:delText>
          </w:r>
        </w:del>
      </w:hyperlink>
    </w:p>
    <w:p>
      <w:pPr>
        <w:pStyle w:val="Bibliography"/>
      </w:pPr>
      <w:del w:id="430" w:author="PR Preview" w:date="2026-01-01T00:00:00Z">
        <w:r>
          <w:delText xml:space="preserve">[6]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	</w:delText>
        </w:r>
      </w:del>
      <w:del w:id="433" w:author="PR Preview" w:date="2026-01-01T00:00:00Z">
        <w:r>
          <w:delText xml:space="preserve">R. V. Hogg, E. A. Tanis, and D. L. Zimmerman,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436" w:author="PR Preview" w:date="2026-01-01T00:00:00Z">
        <w:r>
          <w:delText xml:space="preserve">, Tenth edition. Boston: Pearson, 2019.</w:delText>
        </w:r>
      </w:del>
    </w:p>
    <w:p>
      <w:pPr>
        <w:pStyle w:val="Bibliography"/>
      </w:pPr>
      <w:del w:id="437" w:author="PR Preview" w:date="2026-01-01T00:00:00Z">
        <w:r>
          <w:delText xml:space="preserve">[7]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	</w:delText>
        </w:r>
      </w:del>
      <w:del w:id="440" w:author="PR Preview" w:date="2026-01-01T00:00:00Z">
        <w:r>
          <w:delText xml:space="preserve">J. A. Rice,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443" w:author="PR Preview" w:date="2026-01-01T00:00:00Z">
        <w:r>
          <w:delText xml:space="preserve">, 3rd ed. Belmont, CA: Cengage Learning, 2007.</w:delText>
        </w:r>
      </w:del>
    </w:p>
    <w:p>
      <w:pPr>
        <w:pStyle w:val="Bibliography"/>
      </w:pPr>
      <w:del w:id="444" w:author="PR Preview" w:date="2026-01-01T00:00:00Z">
        <w:r>
          <w:delText xml:space="preserve">[8]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	</w:delText>
        </w:r>
      </w:del>
      <w:del w:id="447" w:author="PR Preview" w:date="2026-01-01T00:00:00Z">
        <w:r>
          <w:delText xml:space="preserve">B. Phipson and G. K. Smyth,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“Permutation p-values should never be zero: Calculating exact p-values when permutations are randomly drawn,”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rPr>
            <w:i/>
            <w:iCs/>
          </w:rPr>
          <w:delText xml:space="preserve">Statistical Applications in Genetics and Molecular Biology</w:delText>
        </w:r>
      </w:del>
      <w:del w:id="452" w:author="PR Preview" w:date="2026-01-01T00:00:00Z">
        <w:r>
          <w:delText xml:space="preserve">, vol. 9, no. 1, 2010, doi:</w:delText>
        </w:r>
      </w:del>
      <w:del w:id="453" w:author="PR Preview" w:date="2026-01-01T00:00:00Z">
        <w:r>
          <w:delText xml:space="preserve"> </w:delText>
        </w:r>
      </w:del>
      <w:hyperlink r:id="rId68">
        <w:del w:id="454" w:author="PR Preview" w:date="2026-01-01T00:00:00Z">
          <w:r>
            <w:rPr>
              <w:rStyle w:val="Hyperlink"/>
            </w:rPr>
            <w:delText xml:space="preserve">10.2202/1544-6115.1585</w:delText>
          </w:r>
        </w:del>
      </w:hyperlink>
      <w:del w:id="455" w:author="PR Preview" w:date="2026-01-01T00:00:00Z">
        <w:r>
          <w:delText xml:space="preserve">.</w:delText>
        </w:r>
      </w:del>
    </w:p>
    <w:p>
      <w:pPr>
        <w:pStyle w:val="Bibliography"/>
      </w:pPr>
      <w:del w:id="456" w:author="PR Preview" w:date="2026-01-01T00:00:00Z">
        <w:r>
          <w:delText xml:space="preserve">[9]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	</w:delText>
        </w:r>
      </w:del>
      <w:del w:id="459" w:author="PR Preview" w:date="2026-01-01T00:00:00Z">
        <w:r>
          <w:delText xml:space="preserve">Wikipedia contributors,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“Resampling (statistics) —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Wikipedia</w:delText>
        </w:r>
      </w:del>
      <w:del w:id="464" w:author="PR Preview" w:date="2026-01-01T00:00:00Z">
        <w:r>
          <w:delText xml:space="preserve">,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the free encyclopedia.”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2026. Available:</w:delText>
        </w:r>
      </w:del>
      <w:del w:id="469" w:author="PR Preview" w:date="2026-01-01T00:00:00Z">
        <w:r>
          <w:delText xml:space="preserve"> </w:delText>
        </w:r>
      </w:del>
      <w:hyperlink r:id="rId54">
        <w:del w:id="470" w:author="PR Preview" w:date="2026-01-01T00:00:00Z">
          <w:r>
            <w:rPr>
              <w:rStyle w:val="Hyperlink"/>
            </w:rPr>
            <w:delText xml:space="preserve">https://en.wikipedia.org/wiki/Resampling_%28statistics%29</w:delText>
          </w:r>
        </w:del>
      </w:hyperlink>
    </w:p>
    <w:p>
      <w:pPr>
        <w:pStyle w:val="Bibliography"/>
      </w:pPr>
      <w:ins w:id="471" w:author="PR Preview" w:date="2026-01-01T00:00:00Z">
        <w:r>
          <w:t xml:space="preserve">[1]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	</w:t>
        </w:r>
      </w:ins>
      <w:ins w:id="474" w:author="PR Preview" w:date="2026-01-01T00:00:00Z">
        <w:r>
          <w:t xml:space="preserve">Wikipedia contributors,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“Resampling (statistics) —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Wikipedia</w:t>
        </w:r>
      </w:ins>
      <w:ins w:id="479" w:author="PR Preview" w:date="2026-01-01T00:00:00Z">
        <w:r>
          <w:t xml:space="preserve">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 free encyclopedia.”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2026. Available:</w:t>
        </w:r>
      </w:ins>
      <w:ins w:id="484" w:author="PR Preview" w:date="2026-01-01T00:00:00Z">
        <w:r>
          <w:t xml:space="preserve"> </w:t>
        </w:r>
      </w:ins>
      <w:hyperlink r:id="rId54">
        <w:ins w:id="485" w:author="PR Preview" w:date="2026-01-01T00:00:00Z">
          <w:r>
            <w:rPr>
              <w:rStyle w:val="Hyperlink"/>
            </w:rPr>
            <w:t xml:space="preserve">https://en.wikipedia.org/wiki/Resampling_%28statistics%29</w:t>
          </w:r>
        </w:ins>
      </w:hyperlink>
    </w:p>
    <w:bookmarkEnd w:id="55"/>
    <w:bookmarkStart w:id="57" w:name="ref-james2021islr2e"/>
    <w:p>
      <w:pPr>
        <w:pStyle w:val="Bibliography"/>
      </w:pPr>
      <w:ins w:id="486" w:author="PR Preview" w:date="2026-01-01T00:00:00Z">
        <w:r>
          <w:t xml:space="preserve">[2]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	</w:t>
        </w:r>
      </w:ins>
      <w:ins w:id="489" w:author="PR Preview" w:date="2026-01-01T00:00:00Z">
        <w:r>
          <w:t xml:space="preserve">G. James, D. Witten, T. Hastie, and R. Tibshirani,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492" w:author="PR Preview" w:date="2026-01-01T00:00:00Z">
        <w:r>
          <w:rPr>
            <w:i/>
            <w:iCs/>
          </w:rPr>
          <w:t xml:space="preserve"> </w:t>
        </w:r>
      </w:ins>
      <w:ins w:id="493" w:author="PR Preview" w:date="2026-01-01T00:00:00Z">
        <w:r>
          <w:rPr>
            <w:i/>
            <w:iCs/>
          </w:rPr>
          <w:t xml:space="preserve">R</w:t>
        </w:r>
      </w:ins>
      <w:ins w:id="494" w:author="PR Preview" w:date="2026-01-01T00:00:00Z">
        <w:r>
          <w:t xml:space="preserve">, 2nd ed. Springer, 2021. doi:</w:t>
        </w:r>
      </w:ins>
      <w:ins w:id="495" w:author="PR Preview" w:date="2026-01-01T00:00:00Z">
        <w:r>
          <w:t xml:space="preserve"> </w:t>
        </w:r>
      </w:ins>
      <w:hyperlink r:id="rId56">
        <w:ins w:id="496" w:author="PR Preview" w:date="2026-01-01T00:00:00Z">
          <w:r>
            <w:rPr>
              <w:rStyle w:val="Hyperlink"/>
            </w:rPr>
            <w:t xml:space="preserve">10.1007/978-1-0716-1418-1</w:t>
          </w:r>
        </w:ins>
      </w:hyperlink>
      <w:ins w:id="497" w:author="PR Preview" w:date="2026-01-01T00:00:00Z">
        <w:r>
          <w:t xml:space="preserve">.</w:t>
        </w:r>
      </w:ins>
    </w:p>
    <w:bookmarkEnd w:id="57"/>
    <w:bookmarkStart w:id="59" w:name="ref-good2005permutation"/>
    <w:p>
      <w:pPr>
        <w:pStyle w:val="Bibliography"/>
      </w:pPr>
      <w:ins w:id="498" w:author="PR Preview" w:date="2026-01-01T00:00:00Z">
        <w:r>
          <w:t xml:space="preserve">[3]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	</w:t>
        </w:r>
      </w:ins>
      <w:ins w:id="501" w:author="PR Preview" w:date="2026-01-01T00:00:00Z">
        <w:r>
          <w:t xml:space="preserve">P. I. Good,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rPr>
            <w:i/>
            <w:iCs/>
          </w:rPr>
          <w:t xml:space="preserve">Permutation, parametric and bootstrap tests of hypotheses</w:t>
        </w:r>
      </w:ins>
      <w:ins w:id="504" w:author="PR Preview" w:date="2026-01-01T00:00:00Z">
        <w:r>
          <w:t xml:space="preserve">, 3rd ed. New York: Springer, 2005. doi:</w:t>
        </w:r>
      </w:ins>
      <w:ins w:id="505" w:author="PR Preview" w:date="2026-01-01T00:00:00Z">
        <w:r>
          <w:t xml:space="preserve"> </w:t>
        </w:r>
      </w:ins>
      <w:hyperlink r:id="rId58">
        <w:ins w:id="506" w:author="PR Preview" w:date="2026-01-01T00:00:00Z">
          <w:r>
            <w:rPr>
              <w:rStyle w:val="Hyperlink"/>
            </w:rPr>
            <w:t xml:space="preserve">10.1007/b138696</w:t>
          </w:r>
        </w:ins>
      </w:hyperlink>
      <w:ins w:id="507" w:author="PR Preview" w:date="2026-01-01T00:00:00Z">
        <w:r>
          <w:t xml:space="preserve">.</w:t>
        </w:r>
      </w:ins>
    </w:p>
    <w:bookmarkEnd w:id="59"/>
    <w:bookmarkStart w:id="61" w:name="ref-khan2001classification"/>
    <w:p>
      <w:pPr>
        <w:pStyle w:val="Bibliography"/>
      </w:pPr>
      <w:ins w:id="508" w:author="PR Preview" w:date="2026-01-01T00:00:00Z">
        <w:r>
          <w:t xml:space="preserve">[4]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	</w:t>
        </w:r>
      </w:ins>
      <w:ins w:id="511" w:author="PR Preview" w:date="2026-01-01T00:00:00Z">
        <w:r>
          <w:t xml:space="preserve">J. Khan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rPr>
            <w:i/>
            <w:iCs/>
          </w:rPr>
          <w:t xml:space="preserve">et al.</w:t>
        </w:r>
      </w:ins>
      <w:ins w:id="514" w:author="PR Preview" w:date="2026-01-01T00:00:00Z">
        <w:r>
          <w:t xml:space="preserve">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“Classification and diagnostic prediction of cancers using gene expression profiling and artificial neural networks,”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rPr>
            <w:i/>
            <w:iCs/>
          </w:rPr>
          <w:t xml:space="preserve">Nature Medicine</w:t>
        </w:r>
      </w:ins>
      <w:ins w:id="519" w:author="PR Preview" w:date="2026-01-01T00:00:00Z">
        <w:r>
          <w:t xml:space="preserve">, vol. 7, no. 6, pp. 673–679, 2001, doi:</w:t>
        </w:r>
      </w:ins>
      <w:ins w:id="520" w:author="PR Preview" w:date="2026-01-01T00:00:00Z">
        <w:r>
          <w:t xml:space="preserve"> </w:t>
        </w:r>
      </w:ins>
      <w:hyperlink r:id="rId60">
        <w:ins w:id="521" w:author="PR Preview" w:date="2026-01-01T00:00:00Z">
          <w:r>
            <w:rPr>
              <w:rStyle w:val="Hyperlink"/>
            </w:rPr>
            <w:t xml:space="preserve">10.1038/89044</w:t>
          </w:r>
        </w:ins>
      </w:hyperlink>
      <w:ins w:id="522" w:author="PR Preview" w:date="2026-01-01T00:00:00Z">
        <w:r>
          <w:t xml:space="preserve">.</w:t>
        </w:r>
      </w:ins>
    </w:p>
    <w:bookmarkEnd w:id="61"/>
    <w:bookmarkStart w:id="63" w:name="Xf384acde61b996377c4ad11d558ce5046bbeb90"/>
    <w:p>
      <w:pPr>
        <w:pStyle w:val="Bibliography"/>
      </w:pPr>
      <w:ins w:id="523" w:author="PR Preview" w:date="2026-01-01T00:00:00Z">
        <w:r>
          <w:t xml:space="preserve">[5]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	</w:t>
        </w:r>
      </w:ins>
      <w:ins w:id="526" w:author="PR Preview" w:date="2026-01-01T00:00:00Z">
        <w:r>
          <w:t xml:space="preserve">Wikipedia contributors,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“Exchangeable random variables —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Wikipedia</w:t>
        </w:r>
      </w:ins>
      <w:ins w:id="531" w:author="PR Preview" w:date="2026-01-01T00:00:00Z">
        <w:r>
          <w:t xml:space="preserve">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the free encyclopedia.”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2026. Available:</w:t>
        </w:r>
      </w:ins>
      <w:ins w:id="536" w:author="PR Preview" w:date="2026-01-01T00:00:00Z">
        <w:r>
          <w:t xml:space="preserve"> </w:t>
        </w:r>
      </w:ins>
      <w:hyperlink r:id="rId62">
        <w:ins w:id="537" w:author="PR Preview" w:date="2026-01-01T00:00:00Z">
          <w:r>
            <w:rPr>
              <w:rStyle w:val="Hyperlink"/>
            </w:rPr>
            <w:t xml:space="preserve">https://en.wikipedia.org/wiki/Exchangeable_random_variables</w:t>
          </w:r>
        </w:ins>
      </w:hyperlink>
    </w:p>
    <w:bookmarkEnd w:id="63"/>
    <w:bookmarkStart w:id="65" w:name="ref-wikipedia_permutation_test"/>
    <w:p>
      <w:pPr>
        <w:pStyle w:val="Bibliography"/>
      </w:pPr>
      <w:ins w:id="538" w:author="PR Preview" w:date="2026-01-01T00:00:00Z">
        <w:r>
          <w:t xml:space="preserve">[6]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	</w:t>
        </w:r>
      </w:ins>
      <w:ins w:id="541" w:author="PR Preview" w:date="2026-01-01T00:00:00Z">
        <w:r>
          <w:t xml:space="preserve">Wikipedia contributors,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“Permutation test —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Wikipedia</w:t>
        </w:r>
      </w:ins>
      <w:ins w:id="546" w:author="PR Preview" w:date="2026-01-01T00:00:00Z">
        <w:r>
          <w:t xml:space="preserve">,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the free encyclopedia.”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2026. Available:</w:t>
        </w:r>
      </w:ins>
      <w:ins w:id="551" w:author="PR Preview" w:date="2026-01-01T00:00:00Z">
        <w:r>
          <w:t xml:space="preserve"> </w:t>
        </w:r>
      </w:ins>
      <w:hyperlink r:id="rId64">
        <w:ins w:id="552" w:author="PR Preview" w:date="2026-01-01T00:00:00Z">
          <w:r>
            <w:rPr>
              <w:rStyle w:val="Hyperlink"/>
            </w:rPr>
            <w:t xml:space="preserve">https://en.wikipedia.org/wiki/Permutation_test</w:t>
          </w:r>
        </w:ins>
      </w:hyperlink>
    </w:p>
    <w:bookmarkEnd w:id="65"/>
    <w:bookmarkStart w:id="66" w:name="ref-hoggtanis2015"/>
    <w:p>
      <w:pPr>
        <w:pStyle w:val="Bibliography"/>
      </w:pPr>
      <w:ins w:id="553" w:author="PR Preview" w:date="2026-01-01T00:00:00Z">
        <w:r>
          <w:t xml:space="preserve">[7]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	</w:t>
        </w:r>
      </w:ins>
      <w:ins w:id="556" w:author="PR Preview" w:date="2026-01-01T00:00:00Z">
        <w:r>
          <w:t xml:space="preserve">R. V. Hogg, E. A. Tanis, and D. L. Zimmerman,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rPr>
            <w:i/>
            <w:iCs/>
          </w:rPr>
          <w:t xml:space="preserve">Probability and statistical inference</w:t>
        </w:r>
      </w:ins>
      <w:ins w:id="559" w:author="PR Preview" w:date="2026-01-01T00:00:00Z">
        <w:r>
          <w:t xml:space="preserve">, Tenth edition. Boston: Pearson, 2019.</w:t>
        </w:r>
      </w:ins>
    </w:p>
    <w:bookmarkEnd w:id="66"/>
    <w:bookmarkStart w:id="67" w:name="ref-rice2007mathematical"/>
    <w:p>
      <w:pPr>
        <w:pStyle w:val="Bibliography"/>
      </w:pPr>
      <w:ins w:id="560" w:author="PR Preview" w:date="2026-01-01T00:00:00Z">
        <w:r>
          <w:t xml:space="preserve">[8]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	</w:t>
        </w:r>
      </w:ins>
      <w:ins w:id="563" w:author="PR Preview" w:date="2026-01-01T00:00:00Z">
        <w:r>
          <w:t xml:space="preserve">J. A. Rice,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rPr>
            <w:i/>
            <w:iCs/>
          </w:rPr>
          <w:t xml:space="preserve">Mathematical statistics and data analysis</w:t>
        </w:r>
      </w:ins>
      <w:ins w:id="566" w:author="PR Preview" w:date="2026-01-01T00:00:00Z">
        <w:r>
          <w:t xml:space="preserve">, 3rd ed. Belmont, CA: Cengage Learning, 2007.</w:t>
        </w:r>
      </w:ins>
    </w:p>
    <w:bookmarkEnd w:id="67"/>
    <w:bookmarkStart w:id="69" w:name="ref-phipson2010permutation"/>
    <w:p>
      <w:pPr>
        <w:pStyle w:val="Bibliography"/>
      </w:pPr>
      <w:ins w:id="567" w:author="PR Preview" w:date="2026-01-01T00:00:00Z">
        <w:r>
          <w:t xml:space="preserve">[9]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	</w:t>
        </w:r>
      </w:ins>
      <w:ins w:id="570" w:author="PR Preview" w:date="2026-01-01T00:00:00Z">
        <w:r>
          <w:t xml:space="preserve">B. Phipson and G. K. Smyth,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“Permutation p-values should never be zero: Calculating exact p-values when permutations are randomly drawn,”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rPr>
            <w:i/>
            <w:iCs/>
          </w:rPr>
          <w:t xml:space="preserve">Statistical Applications in Genetics and Molecular Biology</w:t>
        </w:r>
      </w:ins>
      <w:ins w:id="575" w:author="PR Preview" w:date="2026-01-01T00:00:00Z">
        <w:r>
          <w:t xml:space="preserve">, vol. 9, no. 1, 2010, doi:</w:t>
        </w:r>
      </w:ins>
      <w:ins w:id="576" w:author="PR Preview" w:date="2026-01-01T00:00:00Z">
        <w:r>
          <w:t xml:space="preserve"> </w:t>
        </w:r>
      </w:ins>
      <w:hyperlink r:id="rId68">
        <w:ins w:id="577" w:author="PR Preview" w:date="2026-01-01T00:00:00Z">
          <w:r>
            <w:rPr>
              <w:rStyle w:val="Hyperlink"/>
            </w:rPr>
            <w:t xml:space="preserve">10.2202/1544-6115.1585</w:t>
          </w:r>
        </w:ins>
      </w:hyperlink>
      <w:ins w:id="578" w:author="PR Preview" w:date="2026-01-01T00:00:00Z">
        <w:r>
          <w:t xml:space="preserve">.</w:t>
        </w:r>
      </w:ins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2026-10-18T19:15:28Z</dcterms:created>
  <dcterms:modified xsi:type="dcterms:W3CDTF">2026-10-18T19:15:28Z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