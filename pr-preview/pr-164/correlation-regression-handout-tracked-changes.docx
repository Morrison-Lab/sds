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3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lem-sum-deviations-zero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Lemma 1 (Deviations from the mean sum to zero)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For any data</w:t>
        </w:r>
      </w:ins>
      <w:ins w:id="6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with mean</w:t>
        </w:r>
      </w:ins>
      <w:ins w:id="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z</m:t>
            </m:r>
          </m:e>
        </m:acc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(for example, the</w:t>
        </w:r>
      </w:ins>
      <w:ins w:id="1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or the</w:t>
        </w:r>
      </w:ins>
      <w:ins w:id="1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6" w:author="PR Preview" w:date="2026-01-01T00:00:00Z">
        <w:r>
          <w:t xml:space="preserve">), the deviations from the mean sum to zero: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ins w:id="17" w:author="PR Preview" w:date="2026-01-01T00:00:00Z">
        <w:r>
          <w:rPr>
            <w:i/>
            <w:iCs/>
          </w:rPr>
          <w:t xml:space="preserve">Proof</w:t>
        </w:r>
      </w:ins>
      <w:ins w:id="18" w:author="PR Preview" w:date="2026-01-01T00:00:00Z">
        <w:r>
          <w:t xml:space="preserve">. </w:t>
        </w:r>
      </w:ins>
      <w:ins w:id="19" w:author="PR Preview" w:date="2026-01-01T00:00:00Z">
        <w:r>
          <w:t xml:space="preserve">This is the solution to</w:t>
        </w:r>
      </w:ins>
      <w:ins w:id="20" w:author="PR Preview" w:date="2026-01-01T00:00:00Z">
        <w:r>
          <w:t xml:space="preserve"> </w:t>
        </w:r>
      </w:ins>
      <w:hyperlink w:anchor="exr-sum-deviations-zero">
        <w:ins w:id="21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22" w:author="PR Preview" w:date="2026-01-01T00:00:00Z">
        <w:r>
          <w:t xml:space="preserve">.</w:t>
        </w:r>
      </w:ins>
    </w:p>
    <w:bookmarkStart w:id="76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6"/>
    <w:bookmarkStart w:id="77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7"/>
    <w:bookmarkStart w:id="78" w:name="lem-sxx-expand"/>
    <w:p>
      <w:pPr>
        <w:pStyle w:val="FirstParagraph"/>
      </w:pPr>
      <w:ins w:id="23" w:author="PR Preview" w:date="2026-01-01T00:00:00Z">
        <w:r>
          <w:rPr>
            <w:b/>
            <w:bCs/>
          </w:rPr>
          <w:t xml:space="preserve">Lemma 2 (Expanded centered sum of squares)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The centered sum of squares</w:t>
        </w:r>
      </w:ins>
      <w:ins w:id="2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(</w:t>
        </w:r>
      </w:ins>
      <w:hyperlink w:anchor="def-centered-sums">
        <w:ins w:id="29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30" w:author="PR Preview" w:date="2026-01-01T00:00:00Z">
        <w:r>
          <w:t xml:space="preserve">) equals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8"/>
    <w:p>
      <w:pPr>
        <w:pStyle w:val="FirstParagraph"/>
      </w:pPr>
      <w:ins w:id="31" w:author="PR Preview" w:date="2026-01-01T00:00:00Z">
        <w:r>
          <w:rPr>
            <w:i/>
            <w:iCs/>
          </w:rPr>
          <w:t xml:space="preserve">Proof</w:t>
        </w:r>
      </w:ins>
      <w:ins w:id="32" w:author="PR Preview" w:date="2026-01-01T00:00:00Z">
        <w:r>
          <w:t xml:space="preserve">. </w:t>
        </w:r>
      </w:ins>
      <w:ins w:id="33" w:author="PR Preview" w:date="2026-01-01T00:00:00Z">
        <w:r>
          <w:t xml:space="preserve">This is the solution to</w:t>
        </w:r>
      </w:ins>
      <w:ins w:id="34" w:author="PR Preview" w:date="2026-01-01T00:00:00Z">
        <w:r>
          <w:t xml:space="preserve"> </w:t>
        </w:r>
      </w:ins>
      <w:hyperlink w:anchor="exr-sxx-expand">
        <w:ins w:id="35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36" w:author="PR Preview" w:date="2026-01-01T00:00:00Z">
        <w:r>
          <w:t xml:space="preserve">.</w:t>
        </w:r>
      </w:ins>
    </w:p>
    <w:bookmarkStart w:id="79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9"/>
    <w:bookmarkStart w:id="80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0"/>
    <w:bookmarkStart w:id="81" w:name="lem-rss-deriv-intercept"/>
    <w:p>
      <w:pPr>
        <w:pStyle w:val="FirstParagraph"/>
      </w:pPr>
      <w:ins w:id="37" w:author="PR Preview" w:date="2026-01-01T00:00:00Z">
        <w:r>
          <w:rPr>
            <w:b/>
            <w:bCs/>
          </w:rPr>
          <w:t xml:space="preserve">Lemma 3 (Derivative of RSS with respect to the intercept)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The partial derivative of the simple linear regression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residual sum of squares</w:t>
        </w:r>
      </w:ins>
      <w:ins w:id="42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(</w:t>
        </w:r>
      </w:ins>
      <w:hyperlink w:anchor="exm-rss-slr">
        <w:ins w:id="45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46" w:author="PR Preview" w:date="2026-01-01T00:00:00Z">
        <w:r>
          <w:t xml:space="preserve">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with respect to the intercept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ins w:id="49" w:author="PR Preview" w:date="2026-01-01T00:00:00Z">
        <w:r>
          <w:rPr>
            <w:i/>
            <w:iCs/>
          </w:rPr>
          <w:t xml:space="preserve">Proof</w:t>
        </w:r>
      </w:ins>
      <w:ins w:id="50" w:author="PR Preview" w:date="2026-01-01T00:00:00Z">
        <w:r>
          <w:t xml:space="preserve">. </w:t>
        </w:r>
      </w:ins>
      <w:ins w:id="51" w:author="PR Preview" w:date="2026-01-01T00:00:00Z">
        <w:r>
          <w:t xml:space="preserve">This is the solution to</w:t>
        </w:r>
      </w:ins>
      <w:ins w:id="52" w:author="PR Preview" w:date="2026-01-01T00:00:00Z">
        <w:r>
          <w:t xml:space="preserve"> </w:t>
        </w:r>
      </w:ins>
      <w:hyperlink w:anchor="exr-rss-deriv-intercept">
        <w:ins w:id="53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54" w:author="PR Preview" w:date="2026-01-01T00:00:00Z">
        <w:r>
          <w:t xml:space="preserve">.</w:t>
        </w:r>
      </w:ins>
    </w:p>
    <w:bookmarkStart w:id="82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2"/>
    <w:bookmarkStart w:id="83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3"/>
    <w:bookmarkStart w:id="84" w:name="lem-rss-deriv-slope"/>
    <w:p>
      <w:pPr>
        <w:pStyle w:val="FirstParagraph"/>
      </w:pPr>
      <w:ins w:id="55" w:author="PR Preview" w:date="2026-01-01T00:00:00Z">
        <w:r>
          <w:rPr>
            <w:b/>
            <w:bCs/>
          </w:rPr>
          <w:t xml:space="preserve">Lemma 4 (Derivative of RSS with respect to the slope)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The partial derivative of the simple linear regression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residual sum of squares</w:t>
        </w:r>
      </w:ins>
      <w:ins w:id="60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(</w:t>
        </w:r>
      </w:ins>
      <w:hyperlink w:anchor="exm-rss-slr">
        <w:ins w:id="63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64" w:author="PR Preview" w:date="2026-01-01T00:00:00Z">
        <w:r>
          <w:t xml:space="preserve">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with respect to the slope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ins w:id="67" w:author="PR Preview" w:date="2026-01-01T00:00:00Z">
        <w:r>
          <w:rPr>
            <w:i/>
            <w:iCs/>
          </w:rPr>
          <w:t xml:space="preserve">Proof</w:t>
        </w:r>
      </w:ins>
      <w:ins w:id="68" w:author="PR Preview" w:date="2026-01-01T00:00:00Z">
        <w:r>
          <w:t xml:space="preserve">. </w:t>
        </w:r>
      </w:ins>
      <w:ins w:id="69" w:author="PR Preview" w:date="2026-01-01T00:00:00Z">
        <w:r>
          <w:t xml:space="preserve">This is the solution to</w:t>
        </w:r>
      </w:ins>
      <w:ins w:id="70" w:author="PR Preview" w:date="2026-01-01T00:00:00Z">
        <w:r>
          <w:t xml:space="preserve"> </w:t>
        </w:r>
      </w:ins>
      <w:hyperlink w:anchor="exr-rss-deriv-slope">
        <w:ins w:id="71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72" w:author="PR Preview" w:date="2026-01-01T00:00:00Z">
        <w:r>
          <w:t xml:space="preserve">.</w:t>
        </w:r>
      </w:ins>
    </w:p>
    <w:bookmarkStart w:id="85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5"/>
    <w:bookmarkStart w:id="86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6"/>
    <w:bookmarkStart w:id="87" w:name="lem-solve-normal-equations"/>
    <w:p>
      <w:pPr>
        <w:pStyle w:val="BodyText"/>
      </w:pPr>
      <w:ins w:id="73" w:author="PR Preview" w:date="2026-01-01T00:00:00Z">
        <w:r>
          <w:rPr>
            <w:b/>
            <w:bCs/>
          </w:rPr>
          <w:t xml:space="preserve">Lemma 5 (Solution of the normal equations)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If</w:t>
        </w:r>
      </w:ins>
      <w:ins w:id="7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(</w:t>
        </w:r>
      </w:ins>
      <w:hyperlink w:anchor="def-centered-sums">
        <w:ins w:id="79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80" w:author="PR Preview" w:date="2026-01-01T00:00:00Z">
        <w:r>
          <w:t xml:space="preserve">),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the normal equations of</w:t>
        </w:r>
      </w:ins>
      <w:ins w:id="83" w:author="PR Preview" w:date="2026-01-01T00:00:00Z">
        <w:r>
          <w:t xml:space="preserve"> </w:t>
        </w:r>
      </w:ins>
      <w:hyperlink w:anchor="exm-normal-equations-slr">
        <w:ins w:id="84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have exactly one solution: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ins w:id="87" w:author="PR Preview" w:date="2026-01-01T00:00:00Z">
        <w:r>
          <w:rPr>
            <w:i/>
            <w:iCs/>
          </w:rPr>
          <w:t xml:space="preserve">Proof</w:t>
        </w:r>
      </w:ins>
      <w:ins w:id="88" w:author="PR Preview" w:date="2026-01-01T00:00:00Z">
        <w:r>
          <w:t xml:space="preserve">. </w:t>
        </w:r>
      </w:ins>
      <w:ins w:id="89" w:author="PR Preview" w:date="2026-01-01T00:00:00Z">
        <w:r>
          <w:t xml:space="preserve">This is the solution to</w:t>
        </w:r>
      </w:ins>
      <w:ins w:id="90" w:author="PR Preview" w:date="2026-01-01T00:00:00Z">
        <w:r>
          <w:t xml:space="preserve"> </w:t>
        </w:r>
      </w:ins>
      <w:hyperlink w:anchor="exr-solve-normal-equations">
        <w:ins w:id="91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92" w:author="PR Preview" w:date="2026-01-01T00:00:00Z">
        <w:r>
          <w:t xml:space="preserve">.</w:t>
        </w:r>
      </w:ins>
    </w:p>
    <w:bookmarkStart w:id="88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8"/>
    <w:bookmarkStart w:id="89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9"/>
    <w:bookmarkStart w:id="90" w:name="lem-rss-hessian"/>
    <w:p>
      <w:pPr>
        <w:pStyle w:val="BodyText"/>
      </w:pPr>
      <w:ins w:id="93" w:author="PR Preview" w:date="2026-01-01T00:00:00Z">
        <w:r>
          <w:rPr>
            <w:b/>
            <w:bCs/>
          </w:rPr>
          <w:t xml:space="preserve">Lemma 6 (Second derivatives of RSS)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The matrix of second derivatives of</w:t>
        </w:r>
      </w:ins>
      <w:ins w:id="96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(</w:t>
        </w:r>
      </w:ins>
      <w:hyperlink w:anchor="exm-rss-slr">
        <w:ins w:id="99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00" w:author="PR Preview" w:date="2026-01-01T00:00:00Z">
        <w:r>
          <w:t xml:space="preserve">)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with respect to</w:t>
        </w:r>
      </w:ins>
      <w:ins w:id="10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and</w:t>
        </w:r>
      </w:ins>
      <w:ins w:id="106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 positive definite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at every</w:t>
        </w:r>
      </w:ins>
      <w:ins w:id="1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when</w:t>
        </w:r>
      </w:ins>
      <w:ins w:id="11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(</w:t>
        </w:r>
      </w:ins>
      <w:hyperlink w:anchor="def-centered-sums">
        <w:ins w:id="11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18" w:author="PR Preview" w:date="2026-01-01T00:00:00Z">
        <w:r>
          <w:t xml:space="preserve">),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and equals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ins w:id="121" w:author="PR Preview" w:date="2026-01-01T00:00:00Z">
        <w:r>
          <w:rPr>
            <w:i/>
            <w:iCs/>
          </w:rPr>
          <w:t xml:space="preserve">Proof</w:t>
        </w:r>
      </w:ins>
      <w:ins w:id="122" w:author="PR Preview" w:date="2026-01-01T00:00:00Z">
        <w:r>
          <w:t xml:space="preserve">. </w:t>
        </w:r>
      </w:ins>
      <w:ins w:id="123" w:author="PR Preview" w:date="2026-01-01T00:00:00Z">
        <w:r>
          <w:t xml:space="preserve">This is the solution to</w:t>
        </w:r>
      </w:ins>
      <w:ins w:id="124" w:author="PR Preview" w:date="2026-01-01T00:00:00Z">
        <w:r>
          <w:t xml:space="preserve"> </w:t>
        </w:r>
      </w:ins>
      <w:hyperlink w:anchor="exr-rss-hessian">
        <w:ins w:id="125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126" w:author="PR Preview" w:date="2026-01-01T00:00:00Z">
        <w:r>
          <w:t xml:space="preserve">.</w:t>
        </w:r>
      </w:ins>
    </w:p>
    <w:bookmarkStart w:id="91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del w:id="127" w:author="PR Preview" w:date="2026-01-01T00:00:00Z">
        <w:r>
          <w:rPr>
            <w:i/>
            <w:iCs/>
          </w:rPr>
          <w:delText xml:space="preserve">Proof</w:delText>
        </w:r>
      </w:del>
      <w:del w:id="128" w:author="PR Preview" w:date="2026-01-01T00:00:00Z">
        <w:r>
          <w:delText xml:space="preserve">. </w:delText>
        </w:r>
      </w:del>
      <m:oMath>
        <m:r>
          <m:rPr>
            <m:nor/>
            <m:sty m:val="p"/>
          </m:rPr>
          <m:t>RSS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is differentiable,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so any point that minimizes it solves the</w:delText>
        </w:r>
      </w:del>
      <w:del w:id="133" w:author="PR Preview" w:date="2026-01-01T00:00:00Z">
        <w:r>
          <w:delText xml:space="preserve"> </w:delText>
        </w:r>
      </w:del>
      <w:hyperlink w:anchor="def-normal-equations">
        <w:del w:id="134" w:author="PR Preview" w:date="2026-01-01T00:00:00Z">
          <w:r>
            <w:rPr>
              <w:rStyle w:val="Hyperlink"/>
            </w:rPr>
            <w:delText xml:space="preserve">normal equations</w:delText>
          </w:r>
        </w:del>
      </w:hyperlink>
      <w:del w:id="135" w:author="PR Preview" w:date="2026-01-01T00:00:00Z">
        <w:r>
          <w:delText xml:space="preserve">.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By</w:delText>
        </w:r>
      </w:del>
      <w:del w:id="138" w:author="PR Preview" w:date="2026-01-01T00:00:00Z">
        <w:r>
          <w:delText xml:space="preserve"> </w:delText>
        </w:r>
      </w:del>
      <w:hyperlink w:anchor="exr-solve-normal-equations">
        <w:del w:id="139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140" w:author="PR Preview" w:date="2026-01-01T00:00:00Z">
        <w:r>
          <w:delText xml:space="preserve">,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the normal equations have exactly one solution,</w:delText>
        </w:r>
      </w:del>
      <w:del w:id="143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and</w:delText>
        </w:r>
      </w:del>
      <w:del w:id="14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del w:id="147" w:author="PR Preview" w:date="2026-01-01T00:00:00Z">
        <w:r>
          <w:delText xml:space="preserve">.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By</w:delText>
        </w:r>
      </w:del>
      <w:del w:id="150" w:author="PR Preview" w:date="2026-01-01T00:00:00Z">
        <w:r>
          <w:delText xml:space="preserve"> </w:delText>
        </w:r>
      </w:del>
      <w:hyperlink w:anchor="exr-rss-hessian">
        <w:del w:id="151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152" w:author="PR Preview" w:date="2026-01-01T00:00:00Z">
        <w:r>
          <w:delText xml:space="preserve">,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the matrix of second derivatives of</w:delText>
        </w:r>
      </w:del>
      <w:del w:id="155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is positive definite at every point,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so</w:delText>
        </w:r>
      </w:del>
      <w:del w:id="160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is strictly convex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and its only stationary point is its unique global minimum.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So the OLS estimates exist, are unique,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and equal that solution.</w:delText>
        </w:r>
      </w:del>
    </w:p>
    <w:p>
      <w:pPr>
        <w:pStyle w:val="FirstParagraph"/>
      </w:pPr>
      <w:ins w:id="169" w:author="PR Preview" w:date="2026-01-01T00:00:00Z">
        <w:r>
          <w:rPr>
            <w:i/>
            <w:iCs/>
          </w:rPr>
          <w:t xml:space="preserve">Proof</w:t>
        </w:r>
      </w:ins>
      <w:ins w:id="170" w:author="PR Preview" w:date="2026-01-01T00:00:00Z">
        <w:r>
          <w:t xml:space="preserve">. </w:t>
        </w:r>
      </w:ins>
      <m:oMath>
        <m:r>
          <m:rPr>
            <m:nor/>
            <m:sty m:val="p"/>
          </m:rPr>
          <m:t>RSS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differentiable,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so any point that minimizes it solves the</w:t>
        </w:r>
      </w:ins>
      <w:ins w:id="175" w:author="PR Preview" w:date="2026-01-01T00:00:00Z">
        <w:r>
          <w:t xml:space="preserve"> </w:t>
        </w:r>
      </w:ins>
      <w:hyperlink w:anchor="def-normal-equations">
        <w:ins w:id="176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177" w:author="PR Preview" w:date="2026-01-01T00:00:00Z">
        <w:r>
          <w:t xml:space="preserve">.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By</w:t>
        </w:r>
      </w:ins>
      <w:ins w:id="180" w:author="PR Preview" w:date="2026-01-01T00:00:00Z">
        <w:r>
          <w:t xml:space="preserve"> </w:t>
        </w:r>
      </w:ins>
      <w:hyperlink w:anchor="lem-solve-normal-equations">
        <w:ins w:id="181" w:author="PR Preview" w:date="2026-01-01T00:00:00Z">
          <w:r>
            <w:rPr>
              <w:rStyle w:val="Hyperlink"/>
            </w:rPr>
            <w:t xml:space="preserve">Lemma 5</w:t>
          </w:r>
        </w:ins>
      </w:hyperlink>
      <w:ins w:id="182" w:author="PR Preview" w:date="2026-01-01T00:00:00Z">
        <w:r>
          <w:t xml:space="preserve">,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the normal equations have exactly one solution,</w:t>
        </w:r>
      </w:ins>
      <w:ins w:id="185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and</w:t>
        </w:r>
      </w:ins>
      <w:ins w:id="188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ins w:id="189" w:author="PR Preview" w:date="2026-01-01T00:00:00Z">
        <w:r>
          <w:t xml:space="preserve">.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By</w:t>
        </w:r>
      </w:ins>
      <w:ins w:id="192" w:author="PR Preview" w:date="2026-01-01T00:00:00Z">
        <w:r>
          <w:t xml:space="preserve"> </w:t>
        </w:r>
      </w:ins>
      <w:hyperlink w:anchor="lem-rss-hessian">
        <w:ins w:id="193" w:author="PR Preview" w:date="2026-01-01T00:00:00Z">
          <w:r>
            <w:rPr>
              <w:rStyle w:val="Hyperlink"/>
            </w:rPr>
            <w:t xml:space="preserve">Lemma 6</w:t>
          </w:r>
        </w:ins>
      </w:hyperlink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the matrix of second derivatives of</w:t>
        </w:r>
      </w:ins>
      <w:ins w:id="197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is positive definite at every point,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so</w:t>
        </w:r>
      </w:ins>
      <w:ins w:id="202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is strictly convex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and its only stationary point is its unique global minimum.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So the OLS estimates exist, are unique,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and equal that solution.</w:t>
        </w:r>
      </w:ins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2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bookmarkStart w:id="93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3"/>
    <w:bookmarkStart w:id="94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4"/>
    <w:bookmarkStart w:id="95" w:name="lem-slr-mean-dot-product"/>
    <w:p>
      <w:pPr>
        <w:pStyle w:val="BodyText"/>
      </w:pPr>
      <w:del w:id="211" w:author="PR Preview" w:date="2026-01-01T00:00:00Z">
        <w:r>
          <w:rPr>
            <w:b/>
            <w:bCs/>
          </w:rPr>
          <w:delText xml:space="preserve">Lemma 1 (The conditional mean is a dot product)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In simple linear regression (</w:delText>
        </w:r>
      </w:del>
      <w:hyperlink w:anchor="def-slr">
        <w:del w:id="21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15" w:author="PR Preview" w:date="2026-01-01T00:00:00Z">
        <w:r>
          <w:delText xml:space="preserve">),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the conditional mean of observation</w:delText>
        </w:r>
      </w:del>
      <w:del w:id="218" w:author="PR Preview" w:date="2026-01-01T00:00:00Z">
        <w:r>
          <w:delText xml:space="preserve"> </w:delText>
        </w:r>
      </w:del>
      <m:oMath>
        <m:r>
          <m:t>i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is the dot product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of its covariate vector (</w:delText>
        </w:r>
      </w:del>
      <w:hyperlink w:anchor="def-slr-covariate-vector">
        <w:del w:id="223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224" w:author="PR Preview" w:date="2026-01-01T00:00:00Z">
        <w:r>
          <w:delText xml:space="preserve">)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and the coefficient vector</w:delText>
        </w:r>
      </w:del>
      <w:del w:id="22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(</w:delText>
        </w:r>
      </w:del>
      <w:hyperlink w:anchor="exm-normal-equations-slr">
        <w:del w:id="230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31" w:author="PR Preview" w:date="2026-01-01T00:00:00Z">
        <w:r>
          <w:delText xml:space="preserve">):</w:delText>
        </w:r>
      </w:del>
    </w:p>
    <w:p>
      <w:pPr>
        <w:pStyle w:val="BodyText"/>
      </w:pPr>
      <w:ins w:id="232" w:author="PR Preview" w:date="2026-01-01T00:00:00Z">
        <w:r>
          <w:rPr>
            <w:b/>
            <w:bCs/>
          </w:rPr>
          <w:t xml:space="preserve">Lemma 7 (The conditional mean is a dot product)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In simple linear regression (</w:t>
        </w:r>
      </w:ins>
      <w:hyperlink w:anchor="def-slr">
        <w:ins w:id="23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36" w:author="PR Preview" w:date="2026-01-01T00:00:00Z">
        <w:r>
          <w:t xml:space="preserve">),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the conditional mean of observation</w:t>
        </w:r>
      </w:ins>
      <w:ins w:id="239" w:author="PR Preview" w:date="2026-01-01T00:00:00Z">
        <w:r>
          <w:t xml:space="preserve"> </w:t>
        </w:r>
      </w:ins>
      <m:oMath>
        <m:r>
          <m:t>i</m:t>
        </m:r>
      </m:oMath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is the dot product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of its covariate vector (</w:t>
        </w:r>
      </w:ins>
      <w:hyperlink w:anchor="def-slr-covariate-vector">
        <w:ins w:id="24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245" w:author="PR Preview" w:date="2026-01-01T00:00:00Z">
        <w:r>
          <w:t xml:space="preserve">)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and the coefficient vector</w:t>
        </w:r>
      </w:ins>
      <w:ins w:id="24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(</w:t>
        </w:r>
      </w:ins>
      <w:hyperlink w:anchor="exm-normal-equations-slr">
        <w:ins w:id="251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52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6" w:name="exm-rss-vector"/>
    <w:p>
      <w:pPr>
        <w:pStyle w:val="BodyText"/>
      </w:pPr>
      <w:del w:id="253" w:author="PR Preview" w:date="2026-01-01T00:00:00Z">
        <w:r>
          <w:rPr>
            <w:b/>
            <w:bCs/>
          </w:rPr>
          <w:delText xml:space="preserve">Example 7 (Residual sum of squares in vector notation)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In simple linear regression, take</w:delText>
        </w:r>
      </w:del>
      <w:del w:id="25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and substitute</w:delText>
        </w:r>
      </w:del>
      <w:del w:id="25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(</w:delText>
        </w:r>
      </w:del>
      <w:hyperlink w:anchor="lem-slr-mean-dot-product">
        <w:del w:id="262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63" w:author="PR Preview" w:date="2026-01-01T00:00:00Z">
        <w:r>
          <w:delText xml:space="preserve">)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into each residual of the residual sum of squares (</w:delText>
        </w:r>
      </w:del>
      <w:hyperlink w:anchor="def-rss">
        <w:del w:id="26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267" w:author="PR Preview" w:date="2026-01-01T00:00:00Z">
        <w:r>
          <w:delText xml:space="preserve">).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The residual sum of squares is then a function of the coefficient vector</w:delText>
        </w:r>
      </w:del>
      <w:del w:id="27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271" w:author="PR Preview" w:date="2026-01-01T00:00:00Z">
        <w:r>
          <w:delText xml:space="preserve">,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the same function as</w:delText>
        </w:r>
      </w:del>
      <w:del w:id="274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in</w:delText>
        </w:r>
      </w:del>
      <w:del w:id="277" w:author="PR Preview" w:date="2026-01-01T00:00:00Z">
        <w:r>
          <w:delText xml:space="preserve"> </w:delText>
        </w:r>
      </w:del>
      <w:hyperlink w:anchor="exm-rss-slr">
        <w:del w:id="278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79" w:author="PR Preview" w:date="2026-01-01T00:00:00Z">
        <w:r>
          <w:delText xml:space="preserve">:</w:delText>
        </w:r>
      </w:del>
    </w:p>
    <w:p>
      <w:pPr>
        <w:pStyle w:val="BodyText"/>
      </w:pPr>
      <w:ins w:id="280" w:author="PR Preview" w:date="2026-01-01T00:00:00Z">
        <w:r>
          <w:rPr>
            <w:b/>
            <w:bCs/>
          </w:rPr>
          <w:t xml:space="preserve">Example 7 (Residual sum of squares in vector notation)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In simple linear regression, take</w:t>
        </w:r>
      </w:ins>
      <w:ins w:id="28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and substitute</w:t>
        </w:r>
      </w:ins>
      <w:ins w:id="28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(</w:t>
        </w:r>
      </w:ins>
      <w:hyperlink w:anchor="lem-slr-mean-dot-product">
        <w:ins w:id="289" w:author="PR Preview" w:date="2026-01-01T00:00:00Z">
          <w:r>
            <w:rPr>
              <w:rStyle w:val="Hyperlink"/>
            </w:rPr>
            <w:t xml:space="preserve">Lemma 7</w:t>
          </w:r>
        </w:ins>
      </w:hyperlink>
      <w:ins w:id="290" w:author="PR Preview" w:date="2026-01-01T00:00:00Z">
        <w:r>
          <w:t xml:space="preserve">)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into each residual of the residual sum of squares (</w:t>
        </w:r>
      </w:ins>
      <w:hyperlink w:anchor="def-rss">
        <w:ins w:id="293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94" w:author="PR Preview" w:date="2026-01-01T00:00:00Z">
        <w:r>
          <w:t xml:space="preserve">).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The residual sum of squares is then a function of the coefficient vector</w:t>
        </w:r>
      </w:ins>
      <w:ins w:id="2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298" w:author="PR Preview" w:date="2026-01-01T00:00:00Z">
        <w:r>
          <w:t xml:space="preserve">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the same function as</w:t>
        </w:r>
      </w:ins>
      <w:ins w:id="30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in</w:t>
        </w:r>
      </w:ins>
      <w:ins w:id="304" w:author="PR Preview" w:date="2026-01-01T00:00:00Z">
        <w:r>
          <w:t xml:space="preserve"> </w:t>
        </w:r>
      </w:ins>
      <w:hyperlink w:anchor="exm-rss-slr">
        <w:ins w:id="305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0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6"/>
    <w:bookmarkStart w:id="97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7"/>
    <w:bookmarkStart w:id="98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8"/>
    <w:bookmarkStart w:id="99" w:name="lem-rss-gradient-vector"/>
    <w:p>
      <w:pPr>
        <w:pStyle w:val="FirstParagraph"/>
      </w:pPr>
      <w:ins w:id="307" w:author="PR Preview" w:date="2026-01-01T00:00:00Z">
        <w:r>
          <w:rPr>
            <w:b/>
            <w:bCs/>
          </w:rPr>
          <w:t xml:space="preserve">Lemma 8 (Gradient of RSS in vector notation)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The gradient of the residual sum of squares in vector notation (</w:t>
        </w:r>
      </w:ins>
      <w:hyperlink w:anchor="exm-rss-vector">
        <w:ins w:id="310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311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ins w:id="312" w:author="PR Preview" w:date="2026-01-01T00:00:00Z">
        <w:r>
          <w:rPr>
            <w:i/>
            <w:iCs/>
          </w:rPr>
          <w:t xml:space="preserve">Proof</w:t>
        </w:r>
      </w:ins>
      <w:ins w:id="313" w:author="PR Preview" w:date="2026-01-01T00:00:00Z">
        <w:r>
          <w:t xml:space="preserve">. </w:t>
        </w:r>
      </w:ins>
      <w:ins w:id="314" w:author="PR Preview" w:date="2026-01-01T00:00:00Z">
        <w:r>
          <w:t xml:space="preserve">This is the solution to</w:t>
        </w:r>
      </w:ins>
      <w:ins w:id="315" w:author="PR Preview" w:date="2026-01-01T00:00:00Z">
        <w:r>
          <w:t xml:space="preserve"> </w:t>
        </w:r>
      </w:ins>
      <w:hyperlink w:anchor="exr-rss-gradient-vector">
        <w:ins w:id="316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317" w:author="PR Preview" w:date="2026-01-01T00:00:00Z">
        <w:r>
          <w:t xml:space="preserve">.</w:t>
        </w:r>
      </w:ins>
    </w:p>
    <w:bookmarkStart w:id="100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0"/>
    <w:bookmarkStart w:id="101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1"/>
    <w:bookmarkStart w:id="102" w:name="lem-normal-equations-vector"/>
    <w:p>
      <w:pPr>
        <w:pStyle w:val="FirstParagraph"/>
      </w:pPr>
      <w:ins w:id="318" w:author="PR Preview" w:date="2026-01-01T00:00:00Z">
        <w:r>
          <w:rPr>
            <w:b/>
            <w:bCs/>
          </w:rPr>
          <w:t xml:space="preserve">Lemma 9 (Normal equations in vector notation)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21" w:author="PR Preview" w:date="2026-01-01T00:00:00Z">
        <w:r>
          <w:t xml:space="preserve">The</w:t>
        </w:r>
      </w:ins>
      <w:ins w:id="322" w:author="PR Preview" w:date="2026-01-01T00:00:00Z">
        <w:r>
          <w:t xml:space="preserve"> </w:t>
        </w:r>
      </w:ins>
      <w:hyperlink w:anchor="def-normal-equations">
        <w:ins w:id="323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of a simple linear regression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are equivalent to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ins w:id="328" w:author="PR Preview" w:date="2026-01-01T00:00:00Z">
        <w:r>
          <w:rPr>
            <w:i/>
            <w:iCs/>
          </w:rPr>
          <w:t xml:space="preserve">Proof</w:t>
        </w:r>
      </w:ins>
      <w:ins w:id="329" w:author="PR Preview" w:date="2026-01-01T00:00:00Z">
        <w:r>
          <w:t xml:space="preserve">. </w:t>
        </w:r>
      </w:ins>
      <w:ins w:id="330" w:author="PR Preview" w:date="2026-01-01T00:00:00Z">
        <w:r>
          <w:t xml:space="preserve">This is the solution to</w:t>
        </w:r>
      </w:ins>
      <w:ins w:id="331" w:author="PR Preview" w:date="2026-01-01T00:00:00Z">
        <w:r>
          <w:t xml:space="preserve"> </w:t>
        </w:r>
      </w:ins>
      <w:hyperlink w:anchor="exr-normal-equations-vector">
        <w:ins w:id="332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333" w:author="PR Preview" w:date="2026-01-01T00:00:00Z">
        <w:r>
          <w:t xml:space="preserve">.</w:t>
        </w:r>
      </w:ins>
    </w:p>
    <w:bookmarkStart w:id="103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3"/>
    <w:bookmarkStart w:id="10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lem-solve-normal-equations-vector"/>
    <w:p>
      <w:pPr>
        <w:pStyle w:val="BodyText"/>
      </w:pPr>
      <w:ins w:id="334" w:author="PR Preview" w:date="2026-01-01T00:00:00Z">
        <w:r>
          <w:rPr>
            <w:b/>
            <w:bCs/>
          </w:rPr>
          <w:t xml:space="preserve">Lemma 10 (Solution of the normal equations in vector notation)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If</w:t>
        </w:r>
      </w:ins>
      <w:ins w:id="33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(</w:t>
        </w:r>
      </w:ins>
      <w:hyperlink w:anchor="def-centered-sums">
        <w:ins w:id="34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341" w:author="PR Preview" w:date="2026-01-01T00:00:00Z">
        <w:r>
          <w:t xml:space="preserve">),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the matrix</w:t>
        </w:r>
      </w:ins>
      <w:ins w:id="34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is invertible,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and the normal equations</w:t>
        </w:r>
      </w:ins>
      <w:ins w:id="349" w:author="PR Preview" w:date="2026-01-01T00:00:00Z">
        <w:r>
          <w:t xml:space="preserve"> </w:t>
        </w:r>
      </w:ins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with</w:t>
        </w:r>
      </w:ins>
      <w:ins w:id="35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(</w:t>
        </w:r>
      </w:ins>
      <w:hyperlink w:anchor="lem-normal-equations-vector">
        <w:ins w:id="355" w:author="PR Preview" w:date="2026-01-01T00:00:00Z">
          <w:r>
            <w:rPr>
              <w:rStyle w:val="Hyperlink"/>
            </w:rPr>
            <w:t xml:space="preserve">Lemma 9</w:t>
          </w:r>
        </w:ins>
      </w:hyperlink>
      <w:ins w:id="356" w:author="PR Preview" w:date="2026-01-01T00:00:00Z">
        <w:r>
          <w:t xml:space="preserve">) have exactly one solution,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57" w:author="PR Preview" w:date="2026-01-01T00:00:00Z">
        <w:r>
          <w:t xml:space="preserve">the same solution as</w:t>
        </w:r>
      </w:ins>
      <w:ins w:id="358" w:author="PR Preview" w:date="2026-01-01T00:00:00Z">
        <w:r>
          <w:t xml:space="preserve"> </w:t>
        </w:r>
      </w:ins>
      <w:hyperlink w:anchor="lem-solve-normal-equations">
        <w:ins w:id="359" w:author="PR Preview" w:date="2026-01-01T00:00:00Z">
          <w:r>
            <w:rPr>
              <w:rStyle w:val="Hyperlink"/>
            </w:rPr>
            <w:t xml:space="preserve">Lemma 5</w:t>
          </w:r>
        </w:ins>
      </w:hyperlink>
      <w:ins w:id="360" w:author="PR Preview" w:date="2026-01-01T00:00:00Z">
        <w:r>
          <w:t xml:space="preserve">.</w:t>
        </w:r>
      </w:ins>
    </w:p>
    <w:bookmarkEnd w:id="105"/>
    <w:p>
      <w:pPr>
        <w:pStyle w:val="BodyText"/>
      </w:pPr>
      <w:ins w:id="361" w:author="PR Preview" w:date="2026-01-01T00:00:00Z">
        <w:r>
          <w:rPr>
            <w:i/>
            <w:iCs/>
          </w:rPr>
          <w:t xml:space="preserve">Proof</w:t>
        </w:r>
      </w:ins>
      <w:ins w:id="362" w:author="PR Preview" w:date="2026-01-01T00:00:00Z">
        <w:r>
          <w:t xml:space="preserve">. </w:t>
        </w:r>
      </w:ins>
      <w:ins w:id="363" w:author="PR Preview" w:date="2026-01-01T00:00:00Z">
        <w:r>
          <w:t xml:space="preserve">This is the solution to</w:t>
        </w:r>
      </w:ins>
      <w:ins w:id="364" w:author="PR Preview" w:date="2026-01-01T00:00:00Z">
        <w:r>
          <w:t xml:space="preserve"> </w:t>
        </w:r>
      </w:ins>
      <w:hyperlink w:anchor="exr-solve-normal-equations-vector">
        <w:ins w:id="365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366" w:author="PR Preview" w:date="2026-01-01T00:00:00Z">
        <w:r>
          <w:t xml:space="preserve">.</w:t>
        </w:r>
      </w:ins>
    </w:p>
    <w:bookmarkStart w:id="107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7"/>
    <w:bookmarkStart w:id="108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8"/>
    <w:bookmarkStart w:id="109" w:name="lem-rss-hessian-vector"/>
    <w:p>
      <w:pPr>
        <w:pStyle w:val="BodyText"/>
      </w:pPr>
      <w:ins w:id="367" w:author="PR Preview" w:date="2026-01-01T00:00:00Z">
        <w:r>
          <w:rPr>
            <w:b/>
            <w:bCs/>
          </w:rPr>
          <w:t xml:space="preserve">Lemma 11 (Hessian of RSS in vector notation)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The</w:t>
        </w:r>
      </w:ins>
      <w:ins w:id="370" w:author="PR Preview" w:date="2026-01-01T00:00:00Z">
        <w:r>
          <w:t xml:space="preserve"> </w:t>
        </w:r>
      </w:ins>
      <w:hyperlink r:id="rId106">
        <w:ins w:id="371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of the residual sum of squares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74" w:author="PR Preview" w:date="2026-01-01T00:00:00Z">
        <w:r>
          <w:t xml:space="preserve">and it is positive definite at every</w:t>
        </w:r>
      </w:ins>
      <w:ins w:id="3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when</w:t>
        </w:r>
      </w:ins>
      <w:ins w:id="37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(</w:t>
        </w:r>
      </w:ins>
      <w:hyperlink w:anchor="def-centered-sums">
        <w:ins w:id="381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382" w:author="PR Preview" w:date="2026-01-01T00:00:00Z">
        <w:r>
          <w:t xml:space="preserve">).</w:t>
        </w:r>
      </w:ins>
    </w:p>
    <w:bookmarkEnd w:id="109"/>
    <w:p>
      <w:pPr>
        <w:pStyle w:val="BodyText"/>
      </w:pPr>
      <w:ins w:id="383" w:author="PR Preview" w:date="2026-01-01T00:00:00Z">
        <w:r>
          <w:rPr>
            <w:i/>
            <w:iCs/>
          </w:rPr>
          <w:t xml:space="preserve">Proof</w:t>
        </w:r>
      </w:ins>
      <w:ins w:id="384" w:author="PR Preview" w:date="2026-01-01T00:00:00Z">
        <w:r>
          <w:t xml:space="preserve">. </w:t>
        </w:r>
      </w:ins>
      <w:ins w:id="385" w:author="PR Preview" w:date="2026-01-01T00:00:00Z">
        <w:r>
          <w:t xml:space="preserve">This is the solution to</w:t>
        </w:r>
      </w:ins>
      <w:ins w:id="386" w:author="PR Preview" w:date="2026-01-01T00:00:00Z">
        <w:r>
          <w:t xml:space="preserve"> </w:t>
        </w:r>
      </w:ins>
      <w:hyperlink w:anchor="exr-rss-hessian-vector">
        <w:ins w:id="387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388" w:author="PR Preview" w:date="2026-01-01T00:00:00Z">
        <w:r>
          <w:t xml:space="preserve">.</w:t>
        </w:r>
      </w:ins>
    </w:p>
    <w:bookmarkStart w:id="11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0"/>
    <w:p>
      <w:pPr>
        <w:pStyle w:val="BodyText"/>
      </w:pPr>
      <w:del w:id="389" w:author="PR Preview" w:date="2026-01-01T00:00:00Z">
        <w:r>
          <w:rPr>
            <w:i/>
            <w:iCs/>
          </w:rPr>
          <w:delText xml:space="preserve">Proof</w:delText>
        </w:r>
      </w:del>
      <w:del w:id="390" w:author="PR Preview" w:date="2026-01-01T00:00:00Z">
        <w:r>
          <w:delText xml:space="preserve">. </w:delText>
        </w:r>
      </w:del>
      <m:oMath>
        <m:r>
          <m:rPr>
            <m:nor/>
            <m:sty m:val="p"/>
          </m:rPr>
          <m:t>RSS</m:t>
        </m:r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is differentiable,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so any point that minimizes it solves the</w:delText>
        </w:r>
      </w:del>
      <w:del w:id="395" w:author="PR Preview" w:date="2026-01-01T00:00:00Z">
        <w:r>
          <w:delText xml:space="preserve"> </w:delText>
        </w:r>
      </w:del>
      <w:hyperlink w:anchor="def-normal-equations">
        <w:del w:id="396" w:author="PR Preview" w:date="2026-01-01T00:00:00Z">
          <w:r>
            <w:rPr>
              <w:rStyle w:val="Hyperlink"/>
            </w:rPr>
            <w:delText xml:space="preserve">normal equations</w:delText>
          </w:r>
        </w:del>
      </w:hyperlink>
      <w:del w:id="397" w:author="PR Preview" w:date="2026-01-01T00:00:00Z">
        <w:r>
          <w:delText xml:space="preserve">.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By</w:delText>
        </w:r>
      </w:del>
      <w:del w:id="400" w:author="PR Preview" w:date="2026-01-01T00:00:00Z">
        <w:r>
          <w:delText xml:space="preserve"> </w:delText>
        </w:r>
      </w:del>
      <w:hyperlink w:anchor="exr-normal-equations-vector">
        <w:del w:id="401" w:author="PR Preview" w:date="2026-01-01T00:00:00Z">
          <w:r>
            <w:rPr>
              <w:rStyle w:val="Hyperlink"/>
            </w:rPr>
            <w:delText xml:space="preserve">Exercise 12</w:delText>
          </w:r>
        </w:del>
      </w:hyperlink>
      <w:del w:id="402" w:author="PR Preview" w:date="2026-01-01T00:00:00Z">
        <w:r>
          <w:delText xml:space="preserve">,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the normal equations are</w:delText>
        </w:r>
      </w:del>
      <w:del w:id="405" w:author="PR Preview" w:date="2026-01-01T00:00:00Z">
        <w:r>
          <w:delText xml:space="preserve"> </w:delText>
        </w:r>
      </w:del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del w:id="406" w:author="PR Preview" w:date="2026-01-01T00:00:00Z">
        <w:r>
          <w:delText xml:space="preserve">.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By</w:delText>
        </w:r>
      </w:del>
      <w:del w:id="409" w:author="PR Preview" w:date="2026-01-01T00:00:00Z">
        <w:r>
          <w:delText xml:space="preserve"> </w:delText>
        </w:r>
      </w:del>
      <w:hyperlink w:anchor="exr-solve-normal-equations-vector">
        <w:del w:id="410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411" w:author="PR Preview" w:date="2026-01-01T00:00:00Z">
        <w:r>
          <w:delText xml:space="preserve">,</w:delText>
        </w:r>
      </w:del>
      <w:del w:id="412" w:author="PR Preview" w:date="2026-01-01T00:00:00Z">
        <w:r>
          <w:delText xml:space="preserve"> </w:delText>
        </w:r>
      </w:del>
      <m:oMath>
        <m:r>
          <m:t>A</m:t>
        </m:r>
      </m:oMath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is invertible,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so their only solution is</w:delText>
        </w:r>
      </w:del>
      <w:del w:id="417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del w:id="418" w:author="PR Preview" w:date="2026-01-01T00:00:00Z">
        <w:r>
          <w:delText xml:space="preserve">,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whose entries are those of</w:delText>
        </w:r>
      </w:del>
      <w:del w:id="421" w:author="PR Preview" w:date="2026-01-01T00:00:00Z">
        <w:r>
          <w:delText xml:space="preserve"> </w:delText>
        </w:r>
      </w:del>
      <w:hyperlink w:anchor="thm-ols-slr">
        <w:del w:id="422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423" w:author="PR Preview" w:date="2026-01-01T00:00:00Z">
        <w:r>
          <w:delText xml:space="preserve">.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By</w:delText>
        </w:r>
      </w:del>
      <w:del w:id="426" w:author="PR Preview" w:date="2026-01-01T00:00:00Z">
        <w:r>
          <w:delText xml:space="preserve"> </w:delText>
        </w:r>
      </w:del>
      <w:hyperlink w:anchor="exr-rss-hessian-vector">
        <w:del w:id="427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428" w:author="PR Preview" w:date="2026-01-01T00:00:00Z">
        <w:r>
          <w:delText xml:space="preserve">,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the Hessian of</w:delText>
        </w:r>
      </w:del>
      <w:del w:id="431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is positive definite at every</w:delText>
        </w:r>
      </w:del>
      <w:del w:id="4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435" w:author="PR Preview" w:date="2026-01-01T00:00:00Z">
        <w:r>
          <w:delText xml:space="preserve">,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so</w:delText>
        </w:r>
      </w:del>
      <w:del w:id="438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is strictly convex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and</w:delText>
        </w:r>
      </w:del>
      <w:del w:id="443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is its unique global minimum.</w:delText>
        </w:r>
      </w:del>
    </w:p>
    <w:p>
      <w:pPr>
        <w:pStyle w:val="BodyText"/>
      </w:pPr>
      <w:ins w:id="446" w:author="PR Preview" w:date="2026-01-01T00:00:00Z">
        <w:r>
          <w:rPr>
            <w:i/>
            <w:iCs/>
          </w:rPr>
          <w:t xml:space="preserve">Proof</w:t>
        </w:r>
      </w:ins>
      <w:ins w:id="447" w:author="PR Preview" w:date="2026-01-01T00:00:00Z">
        <w:r>
          <w:t xml:space="preserve">. </w:t>
        </w:r>
      </w:ins>
      <m:oMath>
        <m:r>
          <m:rPr>
            <m:nor/>
            <m:sty m:val="p"/>
          </m:rPr>
          <m:t>RSS</m:t>
        </m:r>
      </m:oMath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is differentiable,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so any point that minimizes it solves the</w:t>
        </w:r>
      </w:ins>
      <w:ins w:id="452" w:author="PR Preview" w:date="2026-01-01T00:00:00Z">
        <w:r>
          <w:t xml:space="preserve"> </w:t>
        </w:r>
      </w:ins>
      <w:hyperlink w:anchor="def-normal-equations">
        <w:ins w:id="453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454" w:author="PR Preview" w:date="2026-01-01T00:00:00Z">
        <w:r>
          <w:t xml:space="preserve">.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By</w:t>
        </w:r>
      </w:ins>
      <w:ins w:id="457" w:author="PR Preview" w:date="2026-01-01T00:00:00Z">
        <w:r>
          <w:t xml:space="preserve"> </w:t>
        </w:r>
      </w:ins>
      <w:hyperlink w:anchor="lem-normal-equations-vector">
        <w:ins w:id="458" w:author="PR Preview" w:date="2026-01-01T00:00:00Z">
          <w:r>
            <w:rPr>
              <w:rStyle w:val="Hyperlink"/>
            </w:rPr>
            <w:t xml:space="preserve">Lemma 9</w:t>
          </w:r>
        </w:ins>
      </w:hyperlink>
      <w:ins w:id="459" w:author="PR Preview" w:date="2026-01-01T00:00:00Z">
        <w:r>
          <w:t xml:space="preserve">,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the normal equations are</w:t>
        </w:r>
      </w:ins>
      <w:ins w:id="462" w:author="PR Preview" w:date="2026-01-01T00:00:00Z">
        <w:r>
          <w:t xml:space="preserve"> </w:t>
        </w:r>
      </w:ins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ins w:id="463" w:author="PR Preview" w:date="2026-01-01T00:00:00Z">
        <w:r>
          <w:t xml:space="preserve">.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By</w:t>
        </w:r>
      </w:ins>
      <w:ins w:id="466" w:author="PR Preview" w:date="2026-01-01T00:00:00Z">
        <w:r>
          <w:t xml:space="preserve"> </w:t>
        </w:r>
      </w:ins>
      <w:hyperlink w:anchor="lem-solve-normal-equations-vector">
        <w:ins w:id="467" w:author="PR Preview" w:date="2026-01-01T00:00:00Z">
          <w:r>
            <w:rPr>
              <w:rStyle w:val="Hyperlink"/>
            </w:rPr>
            <w:t xml:space="preserve">Lemma 10</w:t>
          </w:r>
        </w:ins>
      </w:hyperlink>
      <w:ins w:id="468" w:author="PR Preview" w:date="2026-01-01T00:00:00Z">
        <w:r>
          <w:t xml:space="preserve">,</w:t>
        </w:r>
      </w:ins>
      <w:ins w:id="469" w:author="PR Preview" w:date="2026-01-01T00:00:00Z">
        <w:r>
          <w:t xml:space="preserve"> </w:t>
        </w:r>
      </w:ins>
      <m:oMath>
        <m:r>
          <m:t>A</m:t>
        </m:r>
      </m:oMath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is invertible,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so their only solution is</w:t>
        </w:r>
      </w:ins>
      <w:ins w:id="474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ins w:id="475" w:author="PR Preview" w:date="2026-01-01T00:00:00Z">
        <w:r>
          <w:t xml:space="preserve">,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whose entries are those of</w:t>
        </w:r>
      </w:ins>
      <w:ins w:id="478" w:author="PR Preview" w:date="2026-01-01T00:00:00Z">
        <w:r>
          <w:t xml:space="preserve"> </w:t>
        </w:r>
      </w:ins>
      <w:hyperlink w:anchor="thm-ols-slr">
        <w:ins w:id="47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480" w:author="PR Preview" w:date="2026-01-01T00:00:00Z">
        <w:r>
          <w:t xml:space="preserve">.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By</w:t>
        </w:r>
      </w:ins>
      <w:ins w:id="483" w:author="PR Preview" w:date="2026-01-01T00:00:00Z">
        <w:r>
          <w:t xml:space="preserve"> </w:t>
        </w:r>
      </w:ins>
      <w:hyperlink w:anchor="lem-rss-hessian-vector">
        <w:ins w:id="484" w:author="PR Preview" w:date="2026-01-01T00:00:00Z">
          <w:r>
            <w:rPr>
              <w:rStyle w:val="Hyperlink"/>
            </w:rPr>
            <w:t xml:space="preserve">Lemma 11</w:t>
          </w:r>
        </w:ins>
      </w:hyperlink>
      <w:ins w:id="485" w:author="PR Preview" w:date="2026-01-01T00:00:00Z">
        <w:r>
          <w:t xml:space="preserve">,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the Hessian of</w:t>
        </w:r>
      </w:ins>
      <w:ins w:id="488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is positive definite at every</w:t>
        </w:r>
      </w:ins>
      <w:ins w:id="49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492" w:author="PR Preview" w:date="2026-01-01T00:00:00Z">
        <w:r>
          <w:t xml:space="preserve">,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so</w:t>
        </w:r>
      </w:ins>
      <w:ins w:id="495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is strictly convex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and</w:t>
        </w:r>
      </w:ins>
      <w:ins w:id="500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is its unique global minimum.</w:t>
        </w:r>
      </w:ins>
    </w:p>
    <w:bookmarkStart w:id="11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2"/>
    <w:bookmarkStart w:id="11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3"/>
    <w:bookmarkStart w:id="11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0"/>
    <w:bookmarkStart w:id="126" w:name="sec-slr-R"/>
    <w:p>
      <w:pPr>
        <w:pStyle w:val="Heading3"/>
      </w:pPr>
      <w:r>
        <w:t xml:space="preserve">3.3 Fitting a simple linear regression in R</w:t>
      </w:r>
    </w:p>
    <w:bookmarkStart w:id="12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5"/>
    <w:bookmarkEnd w:id="126"/>
    <w:bookmarkStart w:id="140" w:name="sec-r-squared"/>
    <w:p>
      <w:pPr>
        <w:pStyle w:val="Heading3"/>
      </w:pPr>
      <w:r>
        <w:t xml:space="preserve">3.4 The coefficient of determination</w:t>
      </w:r>
    </w:p>
    <w:bookmarkStart w:id="12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7"/>
    <w:bookmarkStart w:id="12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8"/>
    <w:bookmarkStart w:id="12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29"/>
    <w:bookmarkStart w:id="13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0"/>
    <w:bookmarkStart w:id="13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1"/>
    <w:bookmarkStart w:id="13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3"/>
    <w:bookmarkStart w:id="134" w:name="lem-rss-ols-fit"/>
    <w:p>
      <w:pPr>
        <w:pStyle w:val="FirstParagraph"/>
      </w:pPr>
      <w:ins w:id="503" w:author="PR Preview" w:date="2026-01-01T00:00:00Z">
        <w:r>
          <w:rPr>
            <w:b/>
            <w:bCs/>
          </w:rPr>
          <w:t xml:space="preserve">Lemma 12 (Residual sum of squares of the OLS fit)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If</w:t>
        </w:r>
      </w:ins>
      <w:ins w:id="50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(</w:t>
        </w:r>
      </w:ins>
      <w:hyperlink w:anchor="def-centered-sums">
        <w:ins w:id="509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510" w:author="PR Preview" w:date="2026-01-01T00:00:00Z">
        <w:r>
          <w:t xml:space="preserve">),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the</w:t>
        </w:r>
      </w:ins>
      <w:ins w:id="513" w:author="PR Preview" w:date="2026-01-01T00:00:00Z">
        <w:r>
          <w:t xml:space="preserve"> </w:t>
        </w:r>
      </w:ins>
      <w:hyperlink w:anchor="def-rss">
        <w:ins w:id="514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at the OLS estimates (</w:t>
        </w:r>
      </w:ins>
      <w:hyperlink w:anchor="thm-ols-slr">
        <w:ins w:id="51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518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4"/>
    <w:p>
      <w:pPr>
        <w:pStyle w:val="FirstParagraph"/>
      </w:pPr>
      <w:ins w:id="519" w:author="PR Preview" w:date="2026-01-01T00:00:00Z">
        <w:r>
          <w:rPr>
            <w:i/>
            <w:iCs/>
          </w:rPr>
          <w:t xml:space="preserve">Proof</w:t>
        </w:r>
      </w:ins>
      <w:ins w:id="520" w:author="PR Preview" w:date="2026-01-01T00:00:00Z">
        <w:r>
          <w:t xml:space="preserve">. </w:t>
        </w:r>
      </w:ins>
      <w:ins w:id="521" w:author="PR Preview" w:date="2026-01-01T00:00:00Z">
        <w:r>
          <w:t xml:space="preserve">This is the solution to</w:t>
        </w:r>
      </w:ins>
      <w:ins w:id="522" w:author="PR Preview" w:date="2026-01-01T00:00:00Z">
        <w:r>
          <w:t xml:space="preserve"> </w:t>
        </w:r>
      </w:ins>
      <w:hyperlink w:anchor="exr-rss-ols-fit">
        <w:ins w:id="523" w:author="PR Preview" w:date="2026-01-01T00:00:00Z">
          <w:r>
            <w:rPr>
              <w:rStyle w:val="Hyperlink"/>
            </w:rPr>
            <w:t xml:space="preserve">Exercise 16</w:t>
          </w:r>
        </w:ins>
      </w:hyperlink>
      <w:ins w:id="524" w:author="PR Preview" w:date="2026-01-01T00:00:00Z">
        <w:r>
          <w:t xml:space="preserve">.</w:t>
        </w:r>
      </w:ins>
    </w:p>
    <w:bookmarkStart w:id="135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5"/>
    <w:bookmarkStart w:id="137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p>
      <w:pPr>
        <w:pStyle w:val="FirstParagraph"/>
      </w:pPr>
      <w:del w:id="525" w:author="PR Preview" w:date="2026-01-01T00:00:00Z">
        <w:r>
          <w:rPr>
            <w:i/>
            <w:iCs/>
          </w:rPr>
          <w:delText xml:space="preserve">Proof</w:delText>
        </w:r>
      </w:del>
      <w:del w:id="526" w:author="PR Preview" w:date="2026-01-01T00:00:00Z">
        <w:r>
          <w:delText xml:space="preserve">. </w:delText>
        </w:r>
      </w:del>
      <w:del w:id="527" w:author="PR Preview" w:date="2026-01-01T00:00:00Z">
        <w:r>
          <w:delText xml:space="preserve">This is the solution to</w:delText>
        </w:r>
      </w:del>
      <w:del w:id="528" w:author="PR Preview" w:date="2026-01-01T00:00:00Z">
        <w:r>
          <w:delText xml:space="preserve"> </w:delText>
        </w:r>
      </w:del>
      <w:hyperlink w:anchor="exr-r-squared-slr">
        <w:del w:id="529" w:author="PR Preview" w:date="2026-01-01T00:00:00Z">
          <w:r>
            <w:rPr>
              <w:rStyle w:val="Hyperlink"/>
            </w:rPr>
            <w:delText xml:space="preserve">Exercise 17</w:delText>
          </w:r>
        </w:del>
      </w:hyperlink>
      <w:del w:id="530" w:author="PR Preview" w:date="2026-01-01T00:00:00Z">
        <w:r>
          <w:delText xml:space="preserve">,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which uses the residual sum of squares from</w:delText>
        </w:r>
      </w:del>
      <w:del w:id="533" w:author="PR Preview" w:date="2026-01-01T00:00:00Z">
        <w:r>
          <w:delText xml:space="preserve"> </w:delText>
        </w:r>
      </w:del>
      <w:hyperlink w:anchor="exr-rss-ols-fit">
        <w:del w:id="534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535" w:author="PR Preview" w:date="2026-01-01T00:00:00Z">
        <w:r>
          <w:delText xml:space="preserve">.</w:delText>
        </w:r>
      </w:del>
    </w:p>
    <w:p>
      <w:pPr>
        <w:pStyle w:val="FirstParagraph"/>
      </w:pPr>
      <w:ins w:id="536" w:author="PR Preview" w:date="2026-01-01T00:00:00Z">
        <w:r>
          <w:rPr>
            <w:i/>
            <w:iCs/>
          </w:rPr>
          <w:t xml:space="preserve">Proof</w:t>
        </w:r>
      </w:ins>
      <w:ins w:id="537" w:author="PR Preview" w:date="2026-01-01T00:00:00Z">
        <w:r>
          <w:t xml:space="preserve">. </w:t>
        </w:r>
      </w:ins>
      <w:ins w:id="538" w:author="PR Preview" w:date="2026-01-01T00:00:00Z">
        <w:r>
          <w:t xml:space="preserve">This is the solution to</w:t>
        </w:r>
      </w:ins>
      <w:ins w:id="539" w:author="PR Preview" w:date="2026-01-01T00:00:00Z">
        <w:r>
          <w:t xml:space="preserve"> </w:t>
        </w:r>
      </w:ins>
      <w:hyperlink w:anchor="exr-r-squared-slr">
        <w:ins w:id="540" w:author="PR Preview" w:date="2026-01-01T00:00:00Z">
          <w:r>
            <w:rPr>
              <w:rStyle w:val="Hyperlink"/>
            </w:rPr>
            <w:t xml:space="preserve">Exercise 17</w:t>
          </w:r>
        </w:ins>
      </w:hyperlink>
      <w:ins w:id="541" w:author="PR Preview" w:date="2026-01-01T00:00:00Z">
        <w:r>
          <w:t xml:space="preserve">,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which uses the residual sum of squares from</w:t>
        </w:r>
      </w:ins>
      <w:ins w:id="544" w:author="PR Preview" w:date="2026-01-01T00:00:00Z">
        <w:r>
          <w:t xml:space="preserve"> </w:t>
        </w:r>
      </w:ins>
      <w:hyperlink w:anchor="lem-rss-ols-fit">
        <w:ins w:id="545" w:author="PR Preview" w:date="2026-01-01T00:00:00Z">
          <w:r>
            <w:rPr>
              <w:rStyle w:val="Hyperlink"/>
            </w:rPr>
            <w:t xml:space="preserve">Lemma 12</w:t>
          </w:r>
        </w:ins>
      </w:hyperlink>
      <w:ins w:id="546" w:author="PR Preview" w:date="2026-01-01T00:00:00Z">
        <w:r>
          <w:t xml:space="preserve">.</w:t>
        </w:r>
      </w:ins>
    </w:p>
    <w:bookmarkStart w:id="13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39"/>
    <w:bookmarkEnd w:id="140"/>
    <w:bookmarkStart w:id="142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2"/>
    <w:bookmarkEnd w:id="143"/>
    <w:bookmarkStart w:id="150" w:name="references"/>
    <w:p>
      <w:pPr>
        <w:pStyle w:val="Heading2"/>
      </w:pPr>
      <w:r>
        <w:t xml:space="preserve">References</w:t>
      </w:r>
    </w:p>
    <w:bookmarkStart w:id="149" w:name="refs"/>
    <w:bookmarkStart w:id="1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4"/>
    <w:bookmarkStart w:id="14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6"/>
    <w:bookmarkStart w:id="14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1" Type="http://schemas.openxmlformats.org/officeDocument/2006/relationships/image" Target="media/rId12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1" Type="http://schemas.openxmlformats.org/officeDocument/2006/relationships/hyperlink" Target="exploratory-descriptive.qmd#def-sample-sd" TargetMode="External"/><Relationship Id="rId136" Type="http://schemas.openxmlformats.org/officeDocument/2006/relationships/hyperlink" Target="exploratory-descriptive.qmd#thm-pearson-r-range" TargetMode="External"/><Relationship Id="rId147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facultyweb.cs.wwu.edu/~hutchib2/video_lectures/data371/" TargetMode="External"/><Relationship Id="rId11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1" Type="http://schemas.openxmlformats.org/officeDocument/2006/relationships/hyperlink" Target="https://morrison-lab.github.io/rme/chapters/Linear-models-overview.html" TargetMode="External"/><Relationship Id="rId11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6" Type="http://schemas.openxmlformats.org/officeDocument/2006/relationships/hyperlink" Target="intro-MLEs.qmd#def-hessian" TargetMode="External"/><Relationship Id="rId13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1" Type="http://schemas.openxmlformats.org/officeDocument/2006/relationships/hyperlink" Target="exploratory-descriptive.qmd#def-sample-sd" TargetMode="External"/><Relationship Id="rId136" Type="http://schemas.openxmlformats.org/officeDocument/2006/relationships/hyperlink" Target="exploratory-descriptive.qmd#thm-pearson-r-range" TargetMode="External"/><Relationship Id="rId147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facultyweb.cs.wwu.edu/~hutchib2/video_lectures/data371/" TargetMode="External"/><Relationship Id="rId11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1" Type="http://schemas.openxmlformats.org/officeDocument/2006/relationships/hyperlink" Target="https://morrison-lab.github.io/rme/chapters/Linear-models-overview.html" TargetMode="External"/><Relationship Id="rId11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6" Type="http://schemas.openxmlformats.org/officeDocument/2006/relationships/hyperlink" Target="intro-MLEs.qmd#def-hessian" TargetMode="External"/><Relationship Id="rId13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2026-10-15T09:50:35Z</dcterms:created>
  <dcterms:modified xsi:type="dcterms:W3CDTF">2026-10-15T09:50:35Z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