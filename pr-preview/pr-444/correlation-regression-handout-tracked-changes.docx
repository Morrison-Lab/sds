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Correlation and Simple Linear Regression</w:t>
      </w:r>
    </w:p>
    <w:p>
      <w:pPr>
        <w:pStyle w:val="Date"/>
      </w:pPr>
      <w:del w:id="1" w:author="PR Preview" w:date="2026-01-01T00:00:00Z">
        <w:r>
          <w:delText xml:space="preserve">Last modified: 2026-10-23 00:37:42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00:48:21 (PDT)</w:t>
        </w:r>
      </w:ins>
    </w:p>
    <w:p>
      <w:pPr>
        <w:pStyle w:val="FirstParagraph"/>
      </w:pPr>
      <w:r>
        <w:t xml:space="preserve">This page reviews two ways to relate two continuous variables:</w:t>
      </w:r>
      <w:r>
        <w:t xml:space="preserve"> </w:t>
      </w:r>
      <w:r>
        <w:t xml:space="preserve">correlation coefficients, with tests of whether they differ from zero,</w:t>
      </w:r>
      <w:r>
        <w:t xml:space="preserve"> </w:t>
      </w:r>
      <w:r>
        <w:t xml:space="preserve">and simple linear regression.</w:t>
      </w:r>
      <w:r>
        <w:t xml:space="preserve"> </w:t>
      </w:r>
      <w:r>
        <w:t xml:space="preserve">It uses 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correlation"/>
    <w:p>
      <w:pPr>
        <w:pStyle w:val="Heading2"/>
      </w:pPr>
      <w:r>
        <w:t xml:space="preserve">2 Correlation</w:t>
      </w:r>
    </w:p>
    <w:bookmarkStart w:id="26" w:name="sec-pearson"/>
    <w:p>
      <w:pPr>
        <w:pStyle w:val="Heading3"/>
      </w:pPr>
      <w:r>
        <w:t xml:space="preserve">2.1 Testing the Pearson correlation</w:t>
      </w:r>
    </w:p>
    <w:bookmarkStart w:id="14" w:name="def-population-correlation"/>
    <w:p>
      <w:pPr>
        <w:pStyle w:val="FirstParagraph"/>
      </w:pPr>
      <w:r>
        <w:rPr>
          <w:b/>
          <w:bCs/>
        </w:rPr>
        <w:t xml:space="preserve">Definition 1 (Population 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positive</w:t>
      </w:r>
      <w:r>
        <w:t xml:space="preserve"> </w:t>
      </w:r>
      <w:hyperlink r:id="rId12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ρ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rad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 their</w:t>
      </w:r>
      <w:r>
        <w:t xml:space="preserve"> </w:t>
      </w:r>
      <w:hyperlink r:id="rId13">
        <w:r>
          <w:rPr>
            <w:rStyle w:val="Hyperlink"/>
          </w:rPr>
          <w:t xml:space="preserve">covariance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4"/>
    <w:bookmarkStart w:id="16" w:name="rem-sample-correlation-estimates-rho"/>
    <w:p>
      <w:pPr>
        <w:pStyle w:val="BodyText"/>
      </w:pPr>
      <w:r>
        <w:rPr>
          <w:i/>
          <w:iCs/>
        </w:rPr>
        <w:t xml:space="preserve">Remark 1</w:t>
      </w:r>
      <w:r>
        <w:t xml:space="preserve"> (The sample correlation estimates the population correlation). </w:t>
      </w: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a sample is the corresponding sample statistic,</w:t>
      </w:r>
      <w:r>
        <w:t xml:space="preserve"> </w:t>
      </w:r>
      <w:r>
        <w:t xml:space="preserve">and estimates</w:t>
      </w:r>
      <w:r>
        <w:t xml:space="preserve"> </w:t>
      </w:r>
      <m:oMath>
        <m:r>
          <m:t>ρ</m:t>
        </m:r>
      </m:oMath>
      <w:r>
        <w:t xml:space="preserve">.</w:t>
      </w:r>
    </w:p>
    <w:bookmarkEnd w:id="16"/>
    <w:bookmarkStart w:id="18" w:name="def-pearson-test"/>
    <w:p>
      <w:pPr>
        <w:pStyle w:val="BodyText"/>
      </w:pPr>
      <w:r>
        <w:rPr>
          <w:b/>
          <w:bCs/>
        </w:rPr>
        <w:t xml:space="preserve">Definition 2 (Test of zero correlation)</w:t>
      </w:r>
      <w:r>
        <w:t xml:space="preserve"> </w:t>
      </w:r>
      <w:r>
        <w:t xml:space="preserve">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 </w:t>
      </w:r>
      <w:r>
        <w:t xml:space="preserve">pairs,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t-test of zero correlation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ρ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</w:t>
      </w:r>
      <w:hyperlink w:anchor="def-population-correlation">
        <w:r>
          <w:rPr>
            <w:rStyle w:val="Hyperlink"/>
          </w:rPr>
          <w:t xml:space="preserve">Definition 1</w:t>
        </w:r>
      </w:hyperlink>
      <w:r>
        <w:t xml:space="preserve">) 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r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rad>
            </m:num>
            <m:den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r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 (</w:t>
      </w:r>
      <w:hyperlink r:id="rId17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18"/>
    <w:bookmarkStart w:id="19" w:name="thm-pearson-test-null"/>
    <w:p>
      <w:pPr>
        <w:pStyle w:val="BodyText"/>
      </w:pPr>
      <w:r>
        <w:rPr>
          <w:b/>
          <w:bCs/>
        </w:rPr>
        <w:t xml:space="preserve">Theorem 1 (Null distribution of the correlation t statistic)</w:t>
      </w:r>
      <w:r>
        <w:t xml:space="preserve"> </w:t>
      </w:r>
      <w:r>
        <w:t xml:space="preserve">Let the 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and let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be Gaussian with a mean and variance that do not depend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values.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[3, Sec. 9.6], pp. 472-473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r>
            <m:rPr>
              <m:sty m:val="p"/>
            </m:rPr>
            <m:t>∼</m:t>
          </m:r>
          <m:sSub>
            <m:e>
              <m:r>
                <m:t>t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bookmarkStart w:id="20" w:name="rem-pearson-test-conditions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(When the conditions hold). </w:t>
      </w:r>
      <w:r>
        <w:t xml:space="preserve">The conditions of</w:t>
      </w:r>
      <w:r>
        <w:t xml:space="preserve"> </w:t>
      </w:r>
      <w:hyperlink w:anchor="thm-pearson-test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hold, for example,</w:t>
      </w:r>
      <w:r>
        <w:t xml:space="preserve"> </w:t>
      </w:r>
      <w:r>
        <w:t xml:space="preserve">when the pairs are independent draws</w:t>
      </w:r>
      <w:r>
        <w:t xml:space="preserve"> </w:t>
      </w:r>
      <w:r>
        <w:t xml:space="preserve">from a bivariate Gaussian distribution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0"/>
    <w:bookmarkStart w:id="25" w:name="exm-hers-cor"/>
    <w:p>
      <w:pPr>
        <w:pStyle w:val="BodyText"/>
      </w:pPr>
      <w:r>
        <w:rPr>
          <w:b/>
          <w:bCs/>
        </w:rPr>
        <w:t xml:space="preserve">Example 1 (Correlation between BMI and fasting glucose in HERS)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baseline fasting glucose against BMI.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hers-scatt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filter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!</w:t>
            </w:r>
            <w:r>
              <w:rPr>
                <w:rStyle w:val="FunctionTok"/>
              </w:rPr>
              <w:t xml:space="preserve">is.na</w:t>
            </w:r>
            <w:r>
              <w:rPr>
                <w:rStyle w:val="NormalTok"/>
              </w:rPr>
              <w:t xml:space="preserve">(BMI))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formula =</w:t>
            </w:r>
            <w:r>
              <w:rPr>
                <w:rStyle w:val="NormalTok"/>
              </w:rPr>
              <w:t xml:space="preserve"> 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1-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against BMI in HERS,</w:t>
            </w:r>
            <w:r>
              <w:t xml:space="preserve"> </w:t>
            </w:r>
            <w:r>
              <w:t xml:space="preserve">with the least-squares line</w:t>
            </w:r>
          </w:p>
          <w:bookmarkEnd w:id="24"/>
        </w:tc>
      </w:tr>
    </w:tbl>
    <w:p>
      <w:pPr>
        <w:pStyle w:val="BodyText"/>
      </w:pPr>
      <w:r>
        <w:t xml:space="preserve">The statistic of</w:t>
      </w:r>
      <w:r>
        <w:t xml:space="preserve"> </w:t>
      </w:r>
      <w:hyperlink w:anchor="def-pearson-test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w:r>
        <w:t xml:space="preserve">using the 2758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(hers_bmi)</w:t>
      </w:r>
      <w:r>
        <w:br/>
      </w:r>
      <w:r>
        <w:rPr>
          <w:rStyle w:val="NormalTok"/>
        </w:rPr>
        <w:t xml:space="preserve">t_cor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r,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t_cor,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(t_cor),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r           t     p_value </w:t>
      </w:r>
      <w:r>
        <w:br/>
      </w:r>
      <w:r>
        <w:rPr>
          <w:rStyle w:val="CommentTok"/>
        </w:rPr>
        <w:t xml:space="preserve">#&gt; 2.72664e-01 1.48779e+01 3.24201e-48</w:t>
      </w:r>
    </w:p>
    <w:p>
      <w:pPr>
        <w:pStyle w:val="FirstParagraph"/>
      </w:pPr>
      <w:r>
        <w:rPr>
          <w:rStyle w:val="VerbatimChar"/>
        </w:rPr>
        <w:t xml:space="preserve">cor.test()</w:t>
      </w:r>
      <w:r>
        <w:t xml:space="preserve"> </w:t>
      </w:r>
      <w:r>
        <w:t xml:space="preserve">reports the same values,</w:t>
      </w:r>
      <w:r>
        <w:t xml:space="preserve"> </w:t>
      </w:r>
      <w:r>
        <w:t xml:space="preserve">and a confidence interval for</w:t>
      </w:r>
      <w:r>
        <w:t xml:space="preserve"> </w:t>
      </w:r>
      <m:oMath>
        <m:r>
          <m:t>ρ</m:t>
        </m:r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cor.test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"pearson"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product-moment correlation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hers$BMI and hers$glucose</w:t>
      </w:r>
      <w:r>
        <w:br/>
      </w:r>
      <w:r>
        <w:rPr>
          <w:rStyle w:val="CommentTok"/>
        </w:rPr>
        <w:t xml:space="preserve">#&gt; t = 14.88, df = 2756, p-value &lt;2e-16</w:t>
      </w:r>
      <w:r>
        <w:br/>
      </w:r>
      <w:r>
        <w:rPr>
          <w:rStyle w:val="CommentTok"/>
        </w:rPr>
        <w:t xml:space="preserve">#&gt; alternative hypothesis: true correlation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0.237760 0.306865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cor </w:t>
      </w:r>
      <w:r>
        <w:br/>
      </w:r>
      <w:r>
        <w:rPr>
          <w:rStyle w:val="CommentTok"/>
        </w:rPr>
        <w:t xml:space="preserve">#&gt; 0.272664</w:t>
      </w:r>
    </w:p>
    <w:p>
      <w:pPr>
        <w:pStyle w:val="FirstParagraph"/>
      </w:pPr>
      <w:r>
        <w:t xml:space="preserve">The correlation is positive but modest:</w:t>
      </w:r>
      <w:r>
        <w:t xml:space="preserve"> </w:t>
      </w:r>
      <w:r>
        <w:t xml:space="preserve">glucose tends to be higher at higher BMI,</w:t>
      </w:r>
      <w:r>
        <w:t xml:space="preserve"> </w:t>
      </w:r>
      <w:r>
        <w:t xml:space="preserve">with wide scatter around the line in</w:t>
      </w:r>
      <w:r>
        <w:t xml:space="preserve"> </w:t>
      </w:r>
      <w:hyperlink w:anchor="fig-hers-scatter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25"/>
    <w:p>
      <w:pPr>
        <w:pStyle w:val="Compact"/>
        <w:numPr>
          <w:ilvl w:val="0"/>
          <w:numId w:val="1001"/>
        </w:numPr>
      </w:pPr>
      <w:r>
        <w:t xml:space="preserve">Hogg et al. [3, Sec. 9.6], pp. 471–476</w:t>
      </w:r>
      <w:r>
        <w:t xml:space="preserve"> </w:t>
      </w:r>
      <w:r>
        <w:t xml:space="preserve">covers tests concerning regression and correlation.</w:t>
      </w:r>
    </w:p>
    <w:p>
      <w:pPr>
        <w:pStyle w:val="Compact"/>
        <w:numPr>
          <w:ilvl w:val="0"/>
          <w:numId w:val="1001"/>
        </w:numPr>
      </w:pPr>
      <w:r>
        <w:t xml:space="preserve">Rice [4, Sec. 14.2.3], pp. 560–563</w:t>
      </w:r>
      <w:r>
        <w:t xml:space="preserve"> </w:t>
      </w:r>
      <w:r>
        <w:t xml:space="preserve">covers correlation and regression.</w:t>
      </w:r>
    </w:p>
    <w:bookmarkEnd w:id="26"/>
    <w:bookmarkStart w:id="30" w:name="sec-spearman"/>
    <w:p>
      <w:pPr>
        <w:pStyle w:val="Heading3"/>
      </w:pPr>
      <w:r>
        <w:t xml:space="preserve">2.2 Spearman rank correlation</w:t>
      </w:r>
    </w:p>
    <w:bookmarkStart w:id="27" w:name="def-spearman-r"/>
    <w:p>
      <w:pPr>
        <w:pStyle w:val="FirstParagraph"/>
      </w:pPr>
      <w:r>
        <w:rPr>
          <w:b/>
          <w:bCs/>
        </w:rPr>
        <w:t xml:space="preserve">Definition 3 (Spearman rank correlation)</w:t>
      </w:r>
      <w:r>
        <w:t xml:space="preserve"> </w:t>
      </w:r>
      <w:r>
        <w:t xml:space="preserve">Replace 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its rank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giving tied values the average of the ranks they span.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Spearman rank correlation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evaluated at the rank pairs: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7"/>
    <w:bookmarkStart w:id="28" w:name="rem-spearman-monotone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Spearman correlation measures). </w:t>
      </w:r>
      <w:r>
        <w:t xml:space="preserve">Because ranks depend only on the ordering of the values,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measures how close the association is to monotone,</w:t>
      </w:r>
      <w:r>
        <w:t xml:space="preserve"> </w:t>
      </w:r>
      <w:r>
        <w:t xml:space="preserve">whether or not it is linear,</w:t>
      </w:r>
      <w:r>
        <w:t xml:space="preserve"> </w:t>
      </w:r>
      <w:r>
        <w:t xml:space="preserve">and a single extreme value moves</w:t>
      </w:r>
      <w:r>
        <w:t xml:space="preserve"> </w:t>
      </w: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less than it moves</w:t>
      </w:r>
      <w:r>
        <w:t xml:space="preserve"> </w:t>
      </w:r>
      <m:oMath>
        <m:r>
          <m:t>r</m:t>
        </m:r>
      </m:oMath>
      <w:r>
        <w:t xml:space="preserve">.</w:t>
      </w:r>
    </w:p>
    <w:bookmarkEnd w:id="28"/>
    <w:bookmarkStart w:id="29" w:name="exm-hers-spearman"/>
    <w:p>
      <w:pPr>
        <w:pStyle w:val="BodyText"/>
      </w:pPr>
      <w:r>
        <w:rPr>
          <w:b/>
          <w:bCs/>
        </w:rPr>
        <w:t xml:space="preserve">Example 2 (Spearman correlation between BMI and fasting glucose in HERS)</w:t>
      </w:r>
      <w:r>
        <w:t xml:space="preserve"> </w:t>
      </w:r>
      <w:r>
        <w:t xml:space="preserve">The Pearson correlation of the ranks (</w:t>
      </w:r>
      <w:hyperlink w:anchor="def-spearman-r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cor.test()</w:t>
      </w:r>
      <w:r>
        <w:t xml:space="preserve">’s Spearman test</w:t>
      </w:r>
      <w:r>
        <w:t xml:space="preserve"> </w:t>
      </w:r>
      <w:r>
        <w:t xml:space="preserve">(</w:t>
      </w:r>
      <w:r>
        <w:rPr>
          <w:rStyle w:val="VerbatimChar"/>
        </w:rPr>
        <w:t xml:space="preserve">exact = FALSE</w:t>
      </w:r>
      <w:r>
        <w:t xml:space="preserve">, because tied values rule out the exact p-value):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BMI), </w:t>
      </w:r>
      <w:r>
        <w:rPr>
          <w:rStyle w:val="FunctionTok"/>
        </w:rPr>
        <w:t xml:space="preserve">rank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glucose))</w:t>
      </w:r>
      <w:r>
        <w:br/>
      </w:r>
      <w:r>
        <w:rPr>
          <w:rStyle w:val="CommentTok"/>
        </w:rPr>
        <w:t xml:space="preserve">#&gt; [1] 0.333751</w:t>
      </w:r>
      <w:r>
        <w:br/>
      </w:r>
      <w:r>
        <w:rPr>
          <w:rStyle w:val="FunctionTok"/>
        </w:rPr>
        <w:t xml:space="preserve">cor.test</w:t>
      </w:r>
      <w:r>
        <w:rPr>
          <w:rStyle w:val="NormalTok"/>
        </w:rPr>
        <w:t xml:space="preserve">(hers_bmi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"spearman"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Spearman's rank correlation rho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hers_bmi$BMI and hers_bmi$glucose</w:t>
      </w:r>
      <w:r>
        <w:br/>
      </w:r>
      <w:r>
        <w:rPr>
          <w:rStyle w:val="CommentTok"/>
        </w:rPr>
        <w:t xml:space="preserve">#&gt; S = 2.33e+09, p-value &lt;2e-16</w:t>
      </w:r>
      <w:r>
        <w:br/>
      </w:r>
      <w:r>
        <w:rPr>
          <w:rStyle w:val="CommentTok"/>
        </w:rPr>
        <w:t xml:space="preserve">#&gt; alternative hypothesis: true rho is not equal to 0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     rho </w:t>
      </w:r>
      <w:r>
        <w:br/>
      </w:r>
      <w:r>
        <w:rPr>
          <w:rStyle w:val="CommentTok"/>
        </w:rPr>
        <w:t xml:space="preserve">#&gt; 0.333751</w:t>
      </w:r>
    </w:p>
    <w:p>
      <w:pPr>
        <w:pStyle w:val="FirstParagraph"/>
      </w:pPr>
      <m:oMath>
        <m:sSub>
          <m:e>
            <m:r>
              <m:t>r</m:t>
            </m:r>
          </m:e>
          <m:sub>
            <m:r>
              <m:t>S</m:t>
            </m:r>
          </m:sub>
        </m:sSub>
      </m:oMath>
      <w:r>
        <w:t xml:space="preserve"> </w:t>
      </w:r>
      <w:r>
        <w:t xml:space="preserve">is larger than the Pearson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:</w:t>
      </w:r>
      <w:r>
        <w:t xml:space="preserve"> </w:t>
      </w:r>
      <w:r>
        <w:t xml:space="preserve">the association is closer to monotone than to linear.</w:t>
      </w:r>
    </w:p>
    <w:bookmarkEnd w:id="29"/>
    <w:bookmarkEnd w:id="30"/>
    <w:bookmarkEnd w:id="31"/>
    <w:bookmarkStart w:id="161" w:name="sec-simple-linear-regression"/>
    <w:p>
      <w:pPr>
        <w:pStyle w:val="Heading2"/>
      </w:pPr>
      <w:r>
        <w:t xml:space="preserve">3 Simple linear regression</w:t>
      </w:r>
    </w:p>
    <w:bookmarkStart w:id="50" w:name="sec-slr-model"/>
    <w:p>
      <w:pPr>
        <w:pStyle w:val="Heading3"/>
      </w:pPr>
      <w:r>
        <w:t xml:space="preserve">3.1 Model specification</w:t>
      </w:r>
    </w:p>
    <w:bookmarkStart w:id="32" w:name="def-cond-gaussian"/>
    <w:p>
      <w:pPr>
        <w:pStyle w:val="FirstParagraph"/>
      </w:pPr>
      <w:r>
        <w:rPr>
          <w:b/>
          <w:bCs/>
        </w:rPr>
        <w:t xml:space="preserve">Definition 4 (Conditional Gaussian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conditional Gaussian model</w:t>
      </w:r>
      <w:r>
        <w:t xml:space="preserve"> </w:t>
      </w:r>
      <w:r>
        <w:t xml:space="preserve">for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covariate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(each a single value or a vector)</w:t>
      </w:r>
      <w:r>
        <w:t xml:space="preserve"> </w:t>
      </w:r>
      <w:r>
        <w:t xml:space="preserve">says that, given the covariates,</w:t>
      </w:r>
      <w:r>
        <w:t xml:space="preserve"> </w:t>
      </w:r>
      <w:r>
        <w:t xml:space="preserve">the outcomes are independent and Gaussian:</w:t>
      </w:r>
      <w:r>
        <w:t xml:space="preserve"> </w:t>
      </w:r>
      <w:r>
        <w:t xml:space="preserve">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has its own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 </m:t>
              </m:r>
              <m:sSub>
                <m:e>
                  <m:r>
                    <m:rPr>
                      <m:sty m:val="p"/>
                    </m:rPr>
                    <m:t>∼</m:t>
                  </m:r>
                </m:e>
                <m:sub>
                  <m:r>
                    <m:rPr>
                      <m:sty m:val="p"/>
                    </m:rPr>
                    <m:t>⟂</m:t>
                  </m:r>
                  <m:r>
                    <m:t>​</m:t>
                  </m:r>
                  <m:r>
                    <m:t>​</m:t>
                  </m:r>
                  <m:r>
                    <m:t>​</m:t>
                  </m:r>
                  <m:r>
                    <m:rPr>
                      <m:sty m:val="p"/>
                    </m:rPr>
                    <m:t>⟂</m:t>
                  </m:r>
                </m:sub>
              </m:sSub>
              <m:r>
                <m:t> 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slr-deviation"/>
    <w:p>
      <w:pPr>
        <w:pStyle w:val="FirstParagraph"/>
      </w:pPr>
      <w:r>
        <w:rPr>
          <w:b/>
          <w:bCs/>
        </w:rPr>
        <w:t xml:space="preserve">Definition 5 (Deviation from the conditional mean)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its</w:t>
      </w:r>
      <w:r>
        <w:t xml:space="preserve"> </w:t>
      </w:r>
      <w:hyperlink r:id="rId33">
        <w:r>
          <w:rPr>
            <w:rStyle w:val="Hyperlink"/>
          </w:rPr>
          <w:t xml:space="preserve">deviation from its population mean</w:t>
        </w:r>
      </w:hyperlink>
      <w:r>
        <w:t xml:space="preserve">,</w:t>
      </w:r>
      <w:r>
        <w:t xml:space="preserve"> </w:t>
      </w:r>
      <w:r>
        <w:t xml:space="preserve">taking the mean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4"/>
    <w:bookmarkStart w:id="35" w:name="exr-slr-additive"/>
    <w:p>
      <w:pPr>
        <w:pStyle w:val="FirstParagraph"/>
      </w:pPr>
      <w:r>
        <w:rPr>
          <w:b/>
          <w:bCs/>
        </w:rPr>
        <w:t xml:space="preserve">Exercise 1 (Decomposing an outcome)</w:t>
      </w:r>
      <w:r>
        <w:t xml:space="preserve"> </w:t>
      </w:r>
      <w:r>
        <w:t xml:space="preserve">Express each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in terms of its conditional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its deviation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35"/>
    <w:bookmarkStart w:id="36" w:name="sol-slr-additive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Check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 starting from the right-hand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Alternatively, solve the definition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is adding the negative)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two sides)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36"/>
    <w:bookmarkStart w:id="37" w:name="thm-slr-additive"/>
    <w:p>
      <w:pPr>
        <w:pStyle w:val="FirstParagraph"/>
      </w:pPr>
      <w:r>
        <w:rPr>
          <w:b/>
          <w:bCs/>
        </w:rPr>
        <w:t xml:space="preserve">Theorem 2 (Additive form of the conditional Gaussian model)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each outcome is its conditional mean plus its deviation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additive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38" w:name="exr-slr-deviation-dist"/>
    <w:p>
      <w:pPr>
        <w:pStyle w:val="BodyText"/>
      </w:pPr>
      <w:r>
        <w:rPr>
          <w:b/>
          <w:bCs/>
        </w:rPr>
        <w:t xml:space="preserve">Exercise 2 (Distribution of the deviations)</w:t>
      </w:r>
      <w:r>
        <w:t xml:space="preserve"> </w:t>
      </w:r>
      <w:r>
        <w:t xml:space="preserve">Find the joint distribution of 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 values.</w:t>
      </w:r>
    </w:p>
    <w:bookmarkEnd w:id="38"/>
    <w:bookmarkStart w:id="41" w:name="sol-slr-deviation-dis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Every probability, CDF and density in this solution is</w:t>
      </w:r>
      <w:r>
        <w:t xml:space="preserve"> </w:t>
      </w:r>
      <w:hyperlink r:id="rId39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condition is left out of the notation to keep the lines short.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δ</m:t>
            </m:r>
          </m:sub>
        </m:sSub>
      </m:oMath>
      <w:r>
        <w:t xml:space="preserve"> </w:t>
      </w:r>
      <w:r>
        <w:t xml:space="preserve">for the CDF and density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those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First, the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the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CDF)</m:t>
              </m:r>
            </m:e>
          </m:eqArr>
        </m:oMath>
      </m:oMathPara>
    </w:p>
    <w:p>
      <w:pPr>
        <w:pStyle w:val="FirstParagraph"/>
      </w:pPr>
      <w:r>
        <w:t xml:space="preserve">Differentiating gives the density: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is the derivative of its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(CDF of </m:t>
              </m:r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t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in,</w:t>
      </w:r>
      <w:r>
        <w:t xml:space="preserve"> </w:t>
      </w:r>
      <w:r>
        <w:t xml:space="preserve">and using the</w:t>
      </w:r>
      <w:r>
        <w:t xml:space="preserve"> </w:t>
      </w:r>
      <w:hyperlink r:id="rId40">
        <w:r>
          <w:rPr>
            <w:rStyle w:val="Hyperlink"/>
          </w:rPr>
          <w:t xml:space="preserve">Gaussian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which 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δ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t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sSup>
                        <m:e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density with mean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last line is the density of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For independence, factor the joint CDF of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using the same CDF step as above for each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the independence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given the covariates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δ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δ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≤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to both sides of each inequality)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δ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≤</m:t>
                      </m:r>
                      <m:sSub>
                        <m:e>
                          <m:r>
                            <m:t>t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from both sides of each inequality)</m:t>
              </m:r>
            </m:e>
          </m:eqArr>
        </m:oMath>
      </m:oMathPara>
    </w:p>
    <w:p>
      <w:pPr>
        <w:pStyle w:val="FirstParagraph"/>
      </w:pPr>
      <w:r>
        <w:t xml:space="preserve">The joint CDF is the product of the marginal CDFs,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δ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δ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independent.</w:t>
      </w:r>
      <w:r>
        <w:t xml:space="preserve"> </w:t>
      </w:r>
      <w:r>
        <w:t xml:space="preserve">Given the covariate values,</w:t>
      </w:r>
      <w:r>
        <w:t xml:space="preserve"> </w:t>
      </w:r>
      <w:r>
        <w:t xml:space="preserve">the deviations are therefore independent,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.</w:t>
      </w:r>
    </w:p>
    <w:bookmarkEnd w:id="41"/>
    <w:bookmarkStart w:id="42" w:name="thm-slr-deviation-dist"/>
    <w:p>
      <w:pPr>
        <w:pStyle w:val="BodyText"/>
      </w:pPr>
      <w:r>
        <w:rPr>
          <w:b/>
          <w:bCs/>
        </w:rPr>
        <w:t xml:space="preserve">Theorem 3 (Distribution of the deviations)</w:t>
      </w:r>
      <w:r>
        <w:t xml:space="preserve"> </w:t>
      </w:r>
      <w:r>
        <w:t xml:space="preserve">In 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given the covariates,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are independent and Gaussian</w:t>
      </w:r>
      <w:r>
        <w:t xml:space="preserve"> </w:t>
      </w:r>
      <w:r>
        <w:t xml:space="preserve">with mean 0 and variance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bSup>
                <m:e>
                  <m:r>
                    <m:t>σ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deviation-dist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43" w:name="def-homoskedastic"/>
    <w:p>
      <w:pPr>
        <w:pStyle w:val="BodyText"/>
      </w:pPr>
      <w:r>
        <w:rPr>
          <w:b/>
          <w:bCs/>
        </w:rPr>
        <w:t xml:space="preserve">Definition 6 (Homoskedastic model)</w:t>
      </w:r>
      <w:r>
        <w:t xml:space="preserve"> </w:t>
      </w:r>
      <w:r>
        <w:t xml:space="preserve">A 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 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if all outcomes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i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nor/>
              <m:sty m:val="p"/>
            </m:rPr>
            <m:t> for all </m:t>
          </m:r>
          <m:r>
            <m:t>i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43"/>
    <w:bookmarkStart w:id="44" w:name="cor-homoskedastic-deviations"/>
    <w:p>
      <w:pPr>
        <w:pStyle w:val="BodyText"/>
      </w:pPr>
      <w:r>
        <w:rPr>
          <w:b/>
          <w:bCs/>
        </w:rPr>
        <w:t xml:space="preserve">Corollary 1 (Deviations in a homoskedastic model)</w:t>
      </w:r>
      <w:r>
        <w:t xml:space="preserve"> </w:t>
      </w:r>
      <w:r>
        <w:t xml:space="preserve">In a homoskedastic model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deviations (</w:t>
      </w:r>
      <w:hyperlink w:anchor="def-slr-deviation">
        <w:r>
          <w:rPr>
            <w:rStyle w:val="Hyperlink"/>
          </w:rPr>
          <w:t xml:space="preserve">Definition 5</w:t>
        </w:r>
      </w:hyperlink>
      <w:r>
        <w:t xml:space="preserve">) all have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t> </m:t>
          </m:r>
          <m:sSub>
            <m:e>
              <m:r>
                <m:rPr>
                  <m:sty m:val="p"/>
                </m:rPr>
                <m:t>∼</m:t>
              </m:r>
            </m:e>
            <m:sub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</m:sub>
          </m:sSub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slr-deviation-dist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sets</w:t>
      </w:r>
      <w:r>
        <w:t xml:space="preserve"> </w:t>
      </w:r>
      <m:oMath>
        <m:sSubSup>
          <m:e>
            <m:r>
              <m:t>σ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</m:oMath>
      <w:r>
        <w:t xml:space="preserve">.</w:t>
      </w:r>
    </w:p>
    <w:bookmarkStart w:id="45" w:name="def-linear-regression"/>
    <w:p>
      <w:pPr>
        <w:pStyle w:val="BodyText"/>
      </w:pPr>
      <w:r>
        <w:rPr>
          <w:b/>
          <w:bCs/>
        </w:rPr>
        <w:t xml:space="preserve">Definition 7 (Linear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regression model</w:t>
      </w:r>
      <w:r>
        <w:t xml:space="preserve"> </w:t>
      </w:r>
      <w:r>
        <w:t xml:space="preserve">is a homoskedastic (</w:t>
      </w:r>
      <w:hyperlink w:anchor="def-homoskedastic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conditional Gaussian model (</w:t>
      </w:r>
      <w:hyperlink w:anchor="def-cond-gaussian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whose mean function is linear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covariates,</w:t>
      </w:r>
      <w:r>
        <w:t xml:space="preserve"> </w:t>
      </w:r>
      <w:r>
        <w:t xml:space="preserve">where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has covariate values</w:t>
      </w:r>
      <w:r>
        <w:t xml:space="preserve"> </w:t>
      </w:r>
      <w:r>
        <w:t xml:space="preserve">$\mathord{\smash[b]{\underset{\raise.3ex\hbox{$\scriptstyle\sim$}}{x}}\vphantom{x}}_i= (x_{i1}, \ldots, x_{ip})$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β</m:t>
                  </m:r>
                </m:e>
                <m:sub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nary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5"/>
    <w:bookmarkStart w:id="46" w:name="def-slr"/>
    <w:p>
      <w:pPr>
        <w:pStyle w:val="BodyText"/>
      </w:pPr>
      <w:r>
        <w:rPr>
          <w:b/>
          <w:bCs/>
        </w:rPr>
        <w:t xml:space="preserve">Definition 8 (Simple linear regression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simple linear regression</w:t>
      </w:r>
      <w:r>
        <w:t xml:space="preserve"> </w:t>
      </w:r>
      <w:r>
        <w:t xml:space="preserve">model</w:t>
      </w:r>
      <w:r>
        <w:t xml:space="preserve"> </w:t>
      </w:r>
      <w:r>
        <w:t xml:space="preserve">is a linear regression model (</w:t>
      </w:r>
      <w:hyperlink w:anchor="def-linear-regression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t>x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6"/>
    <w:bookmarkStart w:id="47" w:name="def-slr-intercept"/>
    <w:p>
      <w:pPr>
        <w:pStyle w:val="BodyText"/>
      </w:pPr>
      <w:r>
        <w:rPr>
          <w:b/>
          <w:bCs/>
        </w:rPr>
        <w:t xml:space="preserve">Definition 9 (Intercept)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among observations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47"/>
    <w:bookmarkStart w:id="48" w:name="def-slr-slope"/>
    <w:p>
      <w:pPr>
        <w:pStyle w:val="BodyText"/>
      </w:pPr>
      <w:r>
        <w:rPr>
          <w:b/>
          <w:bCs/>
        </w:rPr>
        <w:t xml:space="preserve">Definition 10 (Slope)</w:t>
      </w:r>
      <w:r>
        <w:t xml:space="preserve"> </w:t>
      </w:r>
      <w:r>
        <w:t xml:space="preserve">In a simple linear regression model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difference in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between two groups whose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differ by one unit.</w:t>
      </w:r>
    </w:p>
    <w:bookmarkEnd w:id="48"/>
    <w:bookmarkStart w:id="49" w:name="rem-slr-parameters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variance parameter).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around its mean at each value of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bookmarkEnd w:id="50"/>
    <w:bookmarkStart w:id="122" w:name="sec-ols"/>
    <w:p>
      <w:pPr>
        <w:pStyle w:val="Heading3"/>
      </w:pPr>
      <w:r>
        <w:t xml:space="preserve">3.2 Ordinary least squares estimation</w:t>
      </w:r>
    </w:p>
    <w:bookmarkStart w:id="52" w:name="def-rss"/>
    <w:p>
      <w:pPr>
        <w:pStyle w:val="FirstParagraph"/>
      </w:pPr>
      <w:r>
        <w:rPr>
          <w:b/>
          <w:bCs/>
        </w:rPr>
        <w:t xml:space="preserve">Definition 11 (Residual sum of squares)</w:t>
      </w:r>
      <w:r>
        <w:t xml:space="preserve"> </w:t>
      </w:r>
      <w:r>
        <w:t xml:space="preserve">For a regression model whose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depends on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sum of the squared residuals</w:t>
      </w:r>
      <w:r>
        <w:t xml:space="preserve"> </w:t>
      </w:r>
      <w:r>
        <w:t xml:space="preserve">$\hat{\varepsilon}_i(\mathord{\smash[b]{\underset{\raise.3ex\hbox{$\scriptstyle\sim$}}{\theta}}\vphantom{\theta}}) \stackrel{\text{def}}{=}y_i- \mu(x_i; \mathord{\smash[b]{\underset{\raise.3ex\hbox{$\scriptstyle\sim$}}{\theta}}\vphantom{\theta}})$</w:t>
      </w:r>
      <w:r>
        <w:t xml:space="preserve"> </w:t>
      </w:r>
      <w:r>
        <w:t xml:space="preserve">that the model has when its parameters equal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$$\text{RSS}(\mathord{\smash[b]{\underset{\raise.3ex\hbox{$\scriptstyle\sim$}}{\theta}}\vphantom{\theta}}) \stackrel{\text{def}}{=}\sum_{i=1}^n\hat{\varepsilon}_i(\mathord{\smash[b]{\underset{\raise.3ex\hbox{$\scriptstyle\sim$}}{\theta}}\vphantom{\theta}})^2.$$</w:t>
      </w:r>
    </w:p>
    <w:p>
      <w:pPr>
        <w:pStyle w:val="FirstParagraph"/>
      </w:pPr>
      <w:r>
        <w:t xml:space="preserve">At the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,</w:t>
      </w:r>
      <w:r>
        <w:t xml:space="preserve"> </w:t>
      </w:r>
      <w:r>
        <w:t xml:space="preserve">$\hat{\varepsilon}_i(\hat{\mathord{\smash[b]{\underset{\raise.3ex\hbox{$\scriptstyle\sim$}}{\theta}}\vphantom{\theta}}})$</w:t>
      </w:r>
      <w:r>
        <w:t xml:space="preserve"> </w:t>
      </w:r>
      <w:r>
        <w:t xml:space="preserve">is the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the fitted model.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2"/>
    <w:bookmarkStart w:id="53" w:name="exm-rss-slr"/>
    <w:p>
      <w:pPr>
        <w:pStyle w:val="BodyText"/>
      </w:pPr>
      <w:r>
        <w:rPr>
          <w:b/>
          <w:bCs/>
        </w:rPr>
        <w:t xml:space="preserve">Example 3 (Residual sum of squares of a simple linear regression)</w:t>
      </w:r>
      <w:r>
        <w:t xml:space="preserve"> </w:t>
      </w:r>
      <w:r>
        <w:t xml:space="preserve">The mean function of a</w:t>
      </w:r>
      <w:r>
        <w:t xml:space="preserve"> </w:t>
      </w:r>
      <w:hyperlink w:anchor="def-slr">
        <w:r>
          <w:rPr>
            <w:rStyle w:val="Hyperlink"/>
          </w:rPr>
          <w:t xml:space="preserve">simple linear regression</w:t>
        </w:r>
      </w:hyperlink>
      <w:r>
        <w:t xml:space="preserve"> </w:t>
      </w:r>
      <w:r>
        <w:t xml:space="preserve">model</w:t>
      </w:r>
      <w:r>
        <w:t xml:space="preserve"> </w:t>
      </w:r>
      <w:r>
        <w:t xml:space="preserve">has parameter vector</w:t>
      </w:r>
      <w:r>
        <w:t xml:space="preserve"> </w:t>
      </w:r>
      <w:r>
        <w:t xml:space="preserve">$\mathord{\smash[b]{\underset{\raise.3ex\hbox{$\scriptstyle\sim$}}{\theta}}\vphantom{\theta}}= (\beta_{0}, \beta_{x})$</w:t>
      </w:r>
      <w:r>
        <w:t xml:space="preserve">,</w:t>
      </w:r>
      <w:r>
        <w:t xml:space="preserve"> </w:t>
      </w:r>
      <w:r>
        <w:t xml:space="preserve">so write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its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w:r>
        <w:t xml:space="preserve">$$
    \begin{aligned}
    \text{RSS}(\beta_{0}, \beta_{x})
    &amp;= \sum_{i=1}^n\hat{\varepsilon}_i(\beta_{0}, \beta_{x})^2
    &amp;&amp; \text{(definition of RSS)}\\
    &amp;= \sum_{i=1}^n\mathopen{}\left(y_i- \mu(x_i; \beta_{0}, \beta_{x})\right)\mathclose{}^2
    &amp;&amp; \text{(definition of $\hat{\varepsilon}_i(\mathord{\smash[b]{\underset{\raise.3ex\hbox{$\scriptstyle\sim$}}{\theta}}\vphantom{\theta}})$)}\\
    &amp;= \sum_{i=1}^n\mathopen{}\left(y_i- (\beta_{0}+ \beta_{x} x_i)\right)\mathclose{}^2
    &amp;&amp; \text{(definition of $\mu(x)$)}\\
    &amp;= \sum_{i=1}^n(y_i- \beta_{0}- \beta_{x} x_i)^2
    &amp;&amp; \text{(distribute the minus sign)}
    \end{aligned}
    $$</w:t>
      </w:r>
    </w:p>
    <w:bookmarkEnd w:id="53"/>
    <w:bookmarkStart w:id="58" w:name="exm-rss"/>
    <w:p>
      <w:pPr>
        <w:pStyle w:val="FirstParagraph"/>
      </w:pPr>
      <w:r>
        <w:rPr>
          <w:b/>
          <w:bCs/>
        </w:rPr>
        <w:t xml:space="preserve">Example 4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0.5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fig-rss-three-points">
        <w:r>
          <w:rPr>
            <w:rStyle w:val="Hyperlink"/>
          </w:rPr>
          <w:t xml:space="preserve">Figure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7" w:name="fig-rss-three-point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fitted),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coord_cartesian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0.75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2.25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5-1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three points, the line with intercept 1 and slope 0.5,</w:t>
            </w:r>
            <w:r>
              <w:t xml:space="preserve"> </w:t>
            </w:r>
            <w:r>
              <w:t xml:space="preserve">and the one nonzero residual (dashed)</w:t>
            </w:r>
          </w:p>
          <w:bookmarkEnd w:id="57"/>
        </w:tc>
      </w:tr>
    </w:tbl>
    <w:bookmarkEnd w:id="58"/>
    <w:bookmarkStart w:id="60" w:name="exr-mse-rss"/>
    <w:p>
      <w:pPr>
        <w:pStyle w:val="BodyText"/>
      </w:pPr>
      <w:r>
        <w:rPr>
          <w:b/>
          <w:bCs/>
        </w:rPr>
        <w:t xml:space="preserve">Exercise 3 (Sample mean squared error and residual sum of squares)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$\hat y_i\stackrel{\text{def}}{=}\mu(x_i; \mathord{\smash[b]{\underset{\raise.3ex\hbox{$\scriptstyle\sim$}}{\theta}}\vphantom{\theta}})$</w:t>
      </w:r>
      <w:r>
        <w:t xml:space="preserve"> </w:t>
      </w:r>
      <w:r>
        <w:t xml:space="preserve">be its predictions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 be taken over those same outcomes.</w:t>
      </w:r>
      <w:r>
        <w:t xml:space="preserve">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these predictions in terms of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in terms of that sMSE.</w:t>
      </w:r>
    </w:p>
    <w:bookmarkEnd w:id="60"/>
    <w:bookmarkStart w:id="62" w:name="sol-mse-rs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First, each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equals the squared residual at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:</w:t>
      </w:r>
    </w:p>
    <w:p>
      <w:pPr>
        <w:pStyle w:val="BodyText"/>
      </w:pPr>
      <w:r>
        <w:t xml:space="preserve">$$
    \begin{aligned}
    {\varepsilon_{\text{pred}}}_i^2
    &amp;= (\hat y_i- y_i)^2
    &amp;&amp; \text{(definition of prediction error)}\\
    &amp;= \mathopen{}\left(\mu(x_i; \mathord{\smash[b]{\underset{\raise.3ex\hbox{$\scriptstyle\sim$}}{\theta}}\vphantom{\theta}}) - y_i\right)\mathclose{}^2
    &amp;&amp; \text{(definition of $\hat y_i$)}\\
    &amp;= \mathopen{}\left(-\mathopen{}\left(y_i- \mu(x_i; \mathord{\smash[b]{\underset{\raise.3ex\hbox{$\scriptstyle\sim$}}{\theta}}\vphantom{\theta}})\right)\mathclose{}\right)\mathclose{}^2
    &amp;&amp; \text{(factor out $-1$)}\\
    &amp;= \mathopen{}\left(-\hat{\varepsilon}_i(\mathord{\smash[b]{\underset{\raise.3ex\hbox{$\scriptstyle\sim$}}{\theta}}\vphantom{\theta}})\right)\mathclose{}^2
    &amp;&amp; \text{(definition of $\hat{\varepsilon}_i(\mathord{\smash[b]{\underset{\raise.3ex\hbox{$\scriptstyle\sim$}}{\theta}}\vphantom{\theta}})$)}\\
    &amp;= \hat{\varepsilon}_i(\mathord{\smash[b]{\underset{\raise.3ex\hbox{$\scriptstyle\sim$}}{\theta}}\vphantom{\theta}})^2
    &amp;&amp; \text{($(-a)^2 = a^2$)}
    \end{aligned}
    $$</w:t>
      </w:r>
    </w:p>
    <w:p>
      <w:pPr>
        <w:pStyle w:val="FirstParagraph"/>
      </w:pPr>
      <w:r>
        <w:t xml:space="preserve">So the sMSE is the residual sum of squares divided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\frac{1}{n}\sum_{i=1}^n{\varepsilon_{\text{pred}}}_i^2
    &amp;&amp; \text{(definition of sMSE)}\\
    &amp;= \frac{1}{n}\sum_{i=1}^n\hat{\varepsilon}_i(\mathord{\smash[b]{\underset{\raise.3ex\hbox{$\scriptstyle\sim$}}{\theta}}\vphantom{\theta}})^2
    &amp;&amp; \text{(${\varepsilon_{\text{pred}}}_i^2 = \hat{\varepsilon}_i(\mathord{\smash[b]{\underset{\raise.3ex\hbox{$\scriptstyle\sim$}}{\theta}}\vphantom{\theta}})^2$)}\\
    &amp;= \frac{1}{n} \text{RSS}(\mathord{\smash[b]{\underset{\raise.3ex\hbox{$\scriptstyle\sim$}}{\theta}}\vphantom{\theta}})
    &amp;&amp; \text{(definition of RSS)}
    \end{aligned}
    $$</w:t>
      </w:r>
    </w:p>
    <w:p>
      <w:pPr>
        <w:pStyle w:val="FirstParagraph"/>
      </w:pPr>
      <w:r>
        <w:t xml:space="preserve">Solving for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:</w:t>
      </w:r>
    </w:p>
    <w:p>
      <w:pPr>
        <w:pStyle w:val="BodyText"/>
      </w:pPr>
      <w:r>
        <w:t xml:space="preserve">$$
    \begin{aligned}
    {\operatorname{sMSE}\mathopen{}\left(\hat y\right)\mathclose{}}
    &amp;= \frac{1}{n} \text{RSS}(\mathord{\smash[b]{\underset{\raise.3ex\hbox{$\scriptstyle\sim$}}{\theta}}\vphantom{\theta}})
    &amp;&amp; \text{(result above)}\\
    n \, {\operatorname{sMSE}\mathopen{}\left(\hat y\right)\mathclose{}}
    &amp;= \text{RSS}(\mathord{\smash[b]{\underset{\raise.3ex\hbox{$\scriptstyle\sim$}}{\theta}}\vphantom{\theta}})
    &amp;&amp; \text{(multiply both sides by $n$)}\\
    \text{RSS}(\mathord{\smash[b]{\underset{\raise.3ex\hbox{$\scriptstyle\sim$}}{\theta}}\vphantom{\theta}})
    &amp;= n \, {\operatorname{sMSE}\mathopen{}\left(\hat y\right)\mathclose{}}
    &amp;&amp; \text{(swap the two sides)}
    \end{aligned}
    $$</w:t>
      </w:r>
    </w:p>
    <w:bookmarkEnd w:id="62"/>
    <w:bookmarkStart w:id="63" w:name="thm-mse-rss"/>
    <w:p>
      <w:pPr>
        <w:pStyle w:val="FirstParagraph"/>
      </w:pPr>
      <w:r>
        <w:rPr>
          <w:b/>
          <w:bCs/>
        </w:rPr>
        <w:t xml:space="preserve">Theorem 4 (Sample mean squared error is the residual sum of squares divided by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 regression model with conditional mean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$\hat y_i= \mu(x_i; \mathord{\smash[b]{\underset{\raise.3ex\hbox{$\scriptstyle\sim$}}{\theta}}\vphantom{\theta}})$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the residual sum of squares</w:t>
      </w:r>
      <w:r>
        <w:t xml:space="preserve"> </w:t>
      </w:r>
      <w:r>
        <w:t xml:space="preserve">$\text{RSS}(\mathord{\smash[b]{\underset{\raise.3ex\hbox{$\scriptstyle\sim$}}{\theta}}\vphantom{\theta}})$</w:t>
      </w:r>
      <w:r>
        <w:t xml:space="preserve"> </w:t>
      </w:r>
      <w:r>
        <w:t xml:space="preserve">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over those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 satisfy</w:t>
      </w:r>
    </w:p>
    <w:p>
      <w:pPr>
        <w:pStyle w:val="BodyText"/>
      </w:pPr>
      <w:r>
        <w:t xml:space="preserve">$${\operatorname{sMSE}\mathopen{}\left(\hat y\right)\mathclose{}} = \frac{1}{n} \text{RSS}(\mathord{\smash[b]{\underset{\raise.3ex\hbox{$\scriptstyle\sim$}}{\theta}}\vphantom{\theta}}),$$</w:t>
      </w:r>
    </w:p>
    <w:p>
      <w:pPr>
        <w:pStyle w:val="FirstParagraph"/>
      </w:pPr>
      <w:r>
        <w:t xml:space="preserve">and equivalently</w:t>
      </w:r>
    </w:p>
    <w:p>
      <w:pPr>
        <w:pStyle w:val="BodyText"/>
      </w:pPr>
      <w:r>
        <w:t xml:space="preserve">$$\text{RSS}(\mathord{\smash[b]{\underset{\raise.3ex\hbox{$\scriptstyle\sim$}}{\theta}}\vphantom{\theta}}) = n \, {\operatorname{sMSE}\mathopen{}\left(\hat y\right)\mathclose{}}.$$</w:t>
      </w:r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equations are derived in</w:t>
      </w:r>
      <w:r>
        <w:t xml:space="preserve"> </w:t>
      </w:r>
      <w:hyperlink w:anchor="exr-mse-rss">
        <w:r>
          <w:rPr>
            <w:rStyle w:val="Hyperlink"/>
          </w:rPr>
          <w:t xml:space="preserve">Exercise 3</w:t>
        </w:r>
      </w:hyperlink>
      <w:r>
        <w:t xml:space="preserve">.</w:t>
      </w:r>
    </w:p>
    <w:bookmarkStart w:id="64" w:name="rem-mse-rss"/>
    <w:p>
      <w:pPr>
        <w:pStyle w:val="BodyText"/>
      </w:pPr>
      <w:r>
        <w:rPr>
          <w:i/>
          <w:iCs/>
        </w:rPr>
        <w:t xml:space="preserve">Remark 5</w:t>
      </w:r>
      <w:r>
        <w:t xml:space="preserve"> (The same observations on both sides). </w:t>
      </w:r>
      <w:r>
        <w:t xml:space="preserve">The identities in</w:t>
      </w:r>
      <w:r>
        <w:t xml:space="preserve"> </w:t>
      </w:r>
      <w:hyperlink w:anchor="thm-mse-rss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need the sMSE</w:t>
      </w:r>
      <w:r>
        <w:t xml:space="preserve"> </w:t>
      </w:r>
      <w:r>
        <w:t xml:space="preserve">and the residual sum of squares to be taken over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RSS minimized in fitting is taken over the fitting data,</w:t>
      </w:r>
      <w:r>
        <w:t xml:space="preserve"> </w:t>
      </w:r>
      <w:r>
        <w:t xml:space="preserve">so dividing it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gives the sMSE on the fitting data,</w:t>
      </w:r>
      <w:r>
        <w:t xml:space="preserve"> </w:t>
      </w:r>
      <w:r>
        <w:t xml:space="preserve">not the sMSE of predictions of new outcomes.</w:t>
      </w:r>
    </w:p>
    <w:bookmarkEnd w:id="64"/>
    <w:bookmarkStart w:id="65" w:name="def-ols"/>
    <w:p>
      <w:pPr>
        <w:pStyle w:val="BodyText"/>
      </w:pPr>
      <w:r>
        <w:rPr>
          <w:b/>
          <w:bCs/>
        </w:rPr>
        <w:t xml:space="preserve">Definition 12 (Ordinary least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ordinary least squares (OLS) estimate</w:t>
      </w:r>
      <w:r>
        <w:t xml:space="preserve"> </w:t>
      </w:r>
      <w:r>
        <w:t xml:space="preserve">of a model’s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is 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:</w:t>
      </w:r>
    </w:p>
    <w:p>
      <w:pPr>
        <w:pStyle w:val="BodyText"/>
      </w:pPr>
      <w:r>
        <w:t xml:space="preserve">$$\hat{\mathord{\smash[b]{\underset{\raise.3ex\hbox{$\scriptstyle\sim$}}{\theta}}\vphantom{\theta}}} \stackrel{\text{def}}{=}\arg \min_{\mathord{\smash[b]{\underset{\raise.3ex\hbox{$\scriptstyle\sim$}}{\theta}}\vphantom{\theta}}} \text{RSS}(\mathord{\smash[b]{\underset{\raise.3ex\hbox{$\scriptstyle\sim$}}{\theta}}\vphantom{\theta}}).$$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65"/>
    <w:bookmarkStart w:id="70" w:name="exm-ols-slr"/>
    <w:p>
      <w:pPr>
        <w:pStyle w:val="BodyText"/>
      </w:pPr>
      <w:r>
        <w:rPr>
          <w:b/>
          <w:bCs/>
        </w:rPr>
        <w:t xml:space="preserve">Example 5 (OLS estimates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are the values of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that minimize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hyperlink w:anchor="fig-rss-surfac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 three points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:</w:t>
      </w:r>
      <w:r>
        <w:t xml:space="preserve"> </w:t>
      </w:r>
      <w:r>
        <w:t xml:space="preserve">the OLS estimates sit at the bottom of the bowl,</w:t>
      </w:r>
      <w:r>
        <w:t xml:space="preserve"> </w:t>
      </w:r>
      <w:r>
        <w:t xml:space="preserve">and the line of</w:t>
      </w:r>
      <w:r>
        <w:t xml:space="preserve"> </w:t>
      </w:r>
      <w:hyperlink w:anchor="exm-rss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sits higher 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9" w:name="fig-rss-surfac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rss_grid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expand.grid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b0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bx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rss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mapply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(b0, bx)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y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b0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bx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rss_points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x)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b0,</w:t>
            </w:r>
            <w:r>
              <w:br/>
            </w:r>
            <w:r>
              <w:rPr>
                <w:rStyle w:val="NormalTok"/>
              </w:rPr>
              <w:t xml:space="preserve">  rss_grid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bx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ols_coefs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lm</w:t>
            </w:r>
            <w:r>
              <w:rPr>
                <w:rStyle w:val="NormalTok"/>
              </w:rPr>
              <w:t xml:space="preserve">(y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rss_points))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(rss_grid,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b0,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bx,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rss))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geom_contour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(level)),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ols_coefs[[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]],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"point"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(beta[x]),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"RSS"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7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6-1.png" id="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SourceCode"/>
              <w:jc w:val="center"/>
            </w:pPr>
            <w:r>
              <w:br/>
            </w:r>
            <w:r>
              <w:rPr>
                <w:rStyle w:val="NormalTok"/>
              </w:rPr>
              <w:t xml:space="preserve">ols_coefs</w:t>
            </w:r>
            <w:r>
              <w:br/>
            </w:r>
            <w:r>
              <w:rPr>
                <w:rStyle w:val="CommentTok"/>
              </w:rPr>
              <w:t xml:space="preserve">#&gt; (Intercept)           x </w:t>
            </w:r>
            <w:r>
              <w:br/>
            </w:r>
            <w:r>
              <w:rPr>
                <w:rStyle w:val="CommentTok"/>
              </w:rPr>
              <w:t xml:space="preserve">#&gt;     1.16667     0.50000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Contours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RSS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for the three points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The dot marks the OLS estimates;</w:t>
            </w:r>
            <w:r>
              <w:t xml:space="preserve"> </w:t>
            </w:r>
            <w:r>
              <w:t xml:space="preserve">the cross marks the line of</w:t>
            </w:r>
            <w:r>
              <w:t xml:space="preserve"> </w:t>
            </w:r>
            <w:hyperlink w:anchor="exm-rss">
              <w:r>
                <w:rPr>
                  <w:rStyle w:val="Hyperlink"/>
                </w:rPr>
                <w:t xml:space="preserve">Example 4</w:t>
              </w:r>
            </w:hyperlink>
            <w:r>
              <w:t xml:space="preserve">.</w:t>
            </w:r>
          </w:p>
          <w:bookmarkEnd w:id="69"/>
        </w:tc>
      </w:tr>
    </w:tbl>
    <w:bookmarkEnd w:id="70"/>
    <w:bookmarkStart w:id="71" w:name="def-normal-equations"/>
    <w:p>
      <w:pPr>
        <w:pStyle w:val="BodyText"/>
      </w:pPr>
      <w:r>
        <w:rPr>
          <w:b/>
          <w:bCs/>
        </w:rPr>
        <w:t xml:space="preserve">Definition 13 (Normal equations)</w:t>
      </w:r>
      <w:r>
        <w:t xml:space="preserve"> </w:t>
      </w:r>
      <w:r>
        <w:t xml:space="preserve">For a model fitted by least squares with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set the gradient</w:t>
      </w:r>
      <w:r>
        <w:t xml:space="preserve"> </w:t>
      </w:r>
      <w:r>
        <w:t xml:space="preserve">of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to zero:</w:t>
      </w:r>
    </w:p>
    <w:p>
      <w:pPr>
        <w:pStyle w:val="BodyText"/>
      </w:pPr>
      <w:r>
        <w:t xml:space="preserve">$$\frac{\partial}{\partial \mathord{\smash[b]{\underset{\raise.3ex\hbox{$\scriptstyle\sim$}}{\theta}}\vphantom{\theta}}} \text{RSS}(\mathord{\smash[b]{\underset{\raise.3ex\hbox{$\scriptstyle\sim$}}{\theta}}\vphantom{\theta}}) = \mathord{\smash[b]{\underset{\raise.3ex\hbox{$\scriptstyle\sim$}}{0}}\vphantom{0}}.$$</w:t>
      </w:r>
    </w:p>
    <w:bookmarkEnd w:id="71"/>
    <w:bookmarkStart w:id="72" w:name="exm-normal-equations-slr"/>
    <w:p>
      <w:pPr>
        <w:pStyle w:val="FirstParagraph"/>
      </w:pPr>
      <w:r>
        <w:rPr>
          <w:b/>
          <w:bCs/>
        </w:rPr>
        <w:t xml:space="preserve">Example 6 (Normal equations of a simple linear regression)</w:t>
      </w:r>
      <w:r>
        <w:t xml:space="preserve"> </w:t>
      </w:r>
      <w:r>
        <w:t xml:space="preserve">For a simple linear regression,</w:t>
      </w:r>
      <w:r>
        <w:t xml:space="preserve"> </w:t>
      </w:r>
      <w:r>
        <w:t xml:space="preserve">the parameter vector is</w:t>
      </w:r>
      <w:r>
        <w:t xml:space="preserve"> </w:t>
      </w:r>
      <w:r>
        <w:t xml:space="preserve">$\mathord{\smash[b]{\underset{\raise.3ex\hbox{$\scriptstyle\sim$}}{\beta}}\vphantom{\beta}}\stackrel{\text{def}}{=}{\mathopen{}\left(\beta_{0}, \beta_{x}\right)\mathclose{}}^{\top}$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Its gradient has one entry per coefficient,</w:t>
      </w:r>
      <w:r>
        <w:t xml:space="preserve"> </w:t>
      </w:r>
      <w:r>
        <w:t xml:space="preserve">so the normal equations (</w:t>
      </w:r>
      <w:hyperlink w:anchor="def-normal-equations">
        <w:r>
          <w:rPr>
            <w:rStyle w:val="Hyperlink"/>
          </w:rPr>
          <w:t xml:space="preserve">Definition 13</w:t>
        </w:r>
      </w:hyperlink>
      <w:r>
        <w:t xml:space="preserve">) are two scalar equations: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centered-sums"/>
    <w:p>
      <w:pPr>
        <w:pStyle w:val="FirstParagraph"/>
      </w:pPr>
      <w:r>
        <w:rPr>
          <w:b/>
          <w:bCs/>
        </w:rPr>
        <w:t xml:space="preserve">Definition 14 (Centered sums of squares)</w:t>
      </w:r>
      <w:r>
        <w:t xml:space="preserve"> </w:t>
      </w:r>
      <w:r>
        <w:t xml:space="preserve">For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sums of squares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def-centered-cross-product"/>
    <w:p>
      <w:pPr>
        <w:pStyle w:val="FirstParagraph"/>
      </w:pPr>
      <w:r>
        <w:rPr>
          <w:b/>
          <w:bCs/>
        </w:rPr>
        <w:t xml:space="preserve">Definition 15 (Centered sum of cross-products)</w:t>
      </w:r>
      <w:r>
        <w:t xml:space="preserve"> </w:t>
      </w:r>
      <w:r>
        <w:t xml:space="preserve">For the data of</w:t>
      </w:r>
      <w:r>
        <w:t xml:space="preserve"> 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centered sum of cross-products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y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4"/>
    <w:bookmarkStart w:id="75" w:name="exr-sum-deviations-zero"/>
    <w:p>
      <w:pPr>
        <w:pStyle w:val="FirstParagraph"/>
      </w:pPr>
      <w:r>
        <w:rPr>
          <w:b/>
          <w:bCs/>
        </w:rPr>
        <w:t xml:space="preserve">Exercise 4 (Summing the deviations from the sample mean)</w:t>
      </w:r>
      <w:r>
        <w:t xml:space="preserve"> </w:t>
      </w:r>
      <w:r>
        <w:t xml:space="preserve">Find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75"/>
    <w:bookmarkStart w:id="76" w:name="sol-sum-deviations-zero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show that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6"/>
    <w:bookmarkStart w:id="77" w:name="lem-sum-deviations-zero"/>
    <w:p>
      <w:pPr>
        <w:pStyle w:val="BodyText"/>
      </w:pPr>
      <w:r>
        <w:rPr>
          <w:b/>
          <w:bCs/>
        </w:rPr>
        <w:t xml:space="preserve">Lemma 1 (Deviations from the sample mean sum to zero)</w:t>
      </w:r>
      <w:r>
        <w:t xml:space="preserve"> </w:t>
      </w:r>
      <w:r>
        <w:t xml:space="preserve">For any data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z</m:t>
            </m:r>
          </m:e>
        </m:acc>
      </m:oMath>
      <w:r>
        <w:t xml:space="preserve"> </w:t>
      </w:r>
      <w:r>
        <w:t xml:space="preserve">(for example,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), the deviations from the sample mean 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z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z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78" w:name="exr-sxx-expand"/>
    <w:p>
      <w:pPr>
        <w:pStyle w:val="BodyText"/>
      </w:pPr>
      <w:r>
        <w:rPr>
          <w:b/>
          <w:bCs/>
        </w:rPr>
        <w:t xml:space="preserve">Exercise 5 (Expanding the centered sum of squares)</w:t>
      </w:r>
      <w:r>
        <w:t xml:space="preserve"> </w:t>
      </w:r>
      <w:r>
        <w:t xml:space="preserve">Expand 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into an expression in terms of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78"/>
    <w:bookmarkStart w:id="79" w:name="sol-sxx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</m:eqArr>
        </m:oMath>
      </m:oMathPara>
    </w:p>
    <w:bookmarkEnd w:id="79"/>
    <w:bookmarkStart w:id="80" w:name="lem-sxx-expand"/>
    <w:p>
      <w:pPr>
        <w:pStyle w:val="FirstParagraph"/>
      </w:pPr>
      <w:r>
        <w:rPr>
          <w:b/>
          <w:bCs/>
        </w:rPr>
        <w:t xml:space="preserve">Lemma 2 (Expanded centered sum of squares)</w:t>
      </w:r>
      <w:r>
        <w:t xml:space="preserve"> </w:t>
      </w:r>
      <w:r>
        <w:t xml:space="preserve">The centered sum of squares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 equals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x</m:t>
              </m:r>
              <m:r>
                <m:t>x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−</m:t>
          </m:r>
          <m:r>
            <m:t>n</m:t>
          </m:r>
          <m:sSup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81" w:name="exr-rss-deriv-intercept"/>
    <w:p>
      <w:pPr>
        <w:pStyle w:val="BodyText"/>
      </w:pPr>
      <w:r>
        <w:rPr>
          <w:b/>
          <w:bCs/>
        </w:rPr>
        <w:t xml:space="preserve">Exercise 6 (Derivative of RSS with respect to the intercept)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write it in terms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81"/>
    <w:bookmarkStart w:id="82" w:name="sol-rss-deriv-intercept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r>
                <m:rPr>
                  <m:nor/>
                  <m:sty m:val="p"/>
                </m:rPr>
                <m:t>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82"/>
    <w:bookmarkStart w:id="83" w:name="lem-rss-deriv-intercept"/>
    <w:p>
      <w:pPr>
        <w:pStyle w:val="FirstParagraph"/>
      </w:pPr>
      <w:r>
        <w:rPr>
          <w:b/>
          <w:bCs/>
        </w:rPr>
        <w:t xml:space="preserve">Lemma 3 (Derivative of RSS with respect to the intercept)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intercept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84" w:name="exr-rss-deriv-slope"/>
    <w:p>
      <w:pPr>
        <w:pStyle w:val="BodyText"/>
      </w:pPr>
      <w:r>
        <w:rPr>
          <w:b/>
          <w:bCs/>
        </w:rPr>
        <w:t xml:space="preserve">Exercise 7 (Derivative of RSS with respect to the slope)</w:t>
      </w:r>
      <w:r>
        <w:t xml:space="preserve"> </w:t>
      </w:r>
      <w:r>
        <w:t xml:space="preserve">Find 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.</w:t>
      </w:r>
    </w:p>
    <w:bookmarkEnd w:id="84"/>
    <w:bookmarkStart w:id="85" w:name="sol-rss-deriv-slop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 the definition 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RSS)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do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</m:eqArr>
        </m:oMath>
      </m:oMathPara>
    </w:p>
    <w:bookmarkEnd w:id="85"/>
    <w:bookmarkStart w:id="86" w:name="lem-rss-deriv-slope"/>
    <w:p>
      <w:pPr>
        <w:pStyle w:val="FirstParagraph"/>
      </w:pPr>
      <w:r>
        <w:rPr>
          <w:b/>
          <w:bCs/>
        </w:rPr>
        <w:t xml:space="preserve">Lemma 4 (Derivative of RSS with respect to the slope)</w:t>
      </w:r>
      <w:r>
        <w:t xml:space="preserve"> </w:t>
      </w:r>
      <w:r>
        <w:t xml:space="preserve">The partial derivative of the simple linear regression</w:t>
      </w:r>
      <w:r>
        <w:t xml:space="preserve"> </w:t>
      </w:r>
      <w:r>
        <w:t xml:space="preserve">residual sum of squares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 the slope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.</w:t>
      </w:r>
    </w:p>
    <w:bookmarkStart w:id="87" w:name="exr-solve-normal-equations"/>
    <w:p>
      <w:pPr>
        <w:pStyle w:val="BodyText"/>
      </w:pPr>
      <w:r>
        <w:rPr>
          <w:b/>
          <w:bCs/>
        </w:rPr>
        <w:t xml:space="preserve">Exercise 8 (Solving the normal equations)</w:t>
      </w:r>
      <w:r>
        <w:t xml:space="preserve"> </w:t>
      </w:r>
      <w:r>
        <w:t xml:space="preserve">Using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and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w:r>
        <w:t xml:space="preserve">solve 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87"/>
    <w:bookmarkStart w:id="88" w:name="sol-solve-normal-equation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rPr>
          <w:b/>
          <w:bCs/>
        </w:rPr>
        <w:t xml:space="preserve">First normal equation.</w:t>
      </w:r>
      <w:r>
        <w:t xml:space="preserve"> </w:t>
      </w:r>
      <w:r>
        <w:t xml:space="preserve">Set the derivative 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zero,</w:t>
      </w:r>
      <w:r>
        <w:t xml:space="preserve"> </w:t>
      </w:r>
      <w:r>
        <w:t xml:space="preserve">then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Second normal equation.</w:t>
      </w:r>
      <w:r>
        <w:t xml:space="preserve"> </w:t>
      </w:r>
      <w:r>
        <w:t xml:space="preserve">Substitute that intercept into the derivative 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with respect to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inner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shorten the next steps, write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sum to zero,</w:t>
      </w:r>
      <w:r>
        <w:t xml:space="preserve"> </w:t>
      </w:r>
      <w:r>
        <w:t xml:space="preserve">because deviations from a sample mean sum to zero (</w:t>
      </w:r>
      <w:hyperlink w:anchor="exr-sum-deviations-zero">
        <w:r>
          <w:rPr>
            <w:rStyle w:val="Hyperlink"/>
          </w:rPr>
          <w:t xml:space="preserve">Exercise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(deviations sum to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subtracting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from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does not change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d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into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d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y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sSub>
              <m:e>
                <m:r>
                  <m:t>S</m:t>
                </m:r>
              </m:e>
              <m:sub>
                <m:r>
                  <m:t>x</m:t>
                </m:r>
                <m:r>
                  <m:t>x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 it to zero and isolate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normal equation)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the normal equations have exactly one solution: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88"/>
    <w:bookmarkStart w:id="89" w:name="lem-solve-normal-equations"/>
    <w:p>
      <w:pPr>
        <w:pStyle w:val="BodyText"/>
      </w:pPr>
      <w:r>
        <w:rPr>
          <w:b/>
          <w:bCs/>
        </w:rPr>
        <w:t xml:space="preserve">Lemma 5 (Solution of the normal equations)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normal equations of</w:t>
      </w:r>
      <w:r>
        <w:t xml:space="preserve"> 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have exactly one solution: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90" w:name="exr-rss-hessian"/>
    <w:p>
      <w:pPr>
        <w:pStyle w:val="BodyText"/>
      </w:pPr>
      <w:r>
        <w:rPr>
          <w:b/>
          <w:bCs/>
        </w:rPr>
        <w:t xml:space="preserve">Exercise 9 (Second derivatives of RSS)</w:t>
      </w:r>
      <w:r>
        <w:t xml:space="preserve"> </w:t>
      </w:r>
      <w:r>
        <w:t xml:space="preserve">Find 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90"/>
    <w:bookmarkStart w:id="91" w:name="sol-rss-hessia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Differentiate each first derivative again.</w:t>
      </w:r>
    </w:p>
    <w:p>
      <w:pPr>
        <w:pStyle w:val="BodyText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acc>
              <m:accPr>
                <m:chr m:val="‾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t>n</m:t>
            </m:r>
            <m:sSub>
              <m:e>
                <m:r>
                  <m:t>β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β</m:t>
                </m:r>
              </m:e>
              <m:sub>
                <m:r>
                  <m:t>x</m:t>
                </m:r>
              </m:sub>
            </m:sSub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Derivatives of</w:t>
      </w:r>
      <w:r>
        <w:rPr>
          <w:b/>
          <w:bCs/>
        </w:rP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∂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w:hyperlink w:anchor="exr-rss-deriv-intercept">
        <w:r>
          <w:rPr>
            <w:rStyle w:val="Hyperlink"/>
          </w:rPr>
          <w:t xml:space="preserve">Exercise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and reusing the inner derivative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rss-deriv-slope">
        <w:r>
          <w:rPr>
            <w:rStyle w:val="Hyperlink"/>
          </w:rPr>
          <w:t xml:space="preserve">Exercise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nor/>
                      <m:sty m:val="p"/>
                    </m:rPr>
                    <m:t>RSS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Sup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The matrix.</w:t>
      </w:r>
      <w:r>
        <w:t xml:space="preserve"> </w:t>
      </w:r>
      <w:r>
        <w:t xml:space="preserve">Collecting the four second derivatives,</w:t>
      </w:r>
      <w:r>
        <w:t xml:space="preserve"> </w:t>
      </w:r>
      <w:r>
        <w:t xml:space="preserve">the matrix of second derivatives is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top-left entry,</w:t>
      </w:r>
      <w:r>
        <w:t xml:space="preserve"> </w:t>
      </w:r>
      <m:oMath>
        <m:r>
          <m:t>2</m:t>
        </m:r>
        <m:r>
          <m:t>n</m:t>
        </m:r>
      </m:oMath>
      <w:r>
        <w:t xml:space="preserve">, is positive.</w:t>
      </w:r>
      <w:r>
        <w:t xml:space="preserve"> </w:t>
      </w:r>
      <w:r>
        <w:t xml:space="preserve">Its determinant,</w:t>
      </w:r>
      <w:r>
        <w:t xml:space="preserve"> </w:t>
      </w:r>
      <w:r>
        <w:t xml:space="preserve">using the expanded form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</m:e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</m:mr>
                    <m:mr>
                      <m:e>
                        <m:r>
                          <m:t>2</m:t>
                        </m:r>
                        <m:r>
                          <m:t>n</m:t>
                        </m:r>
                        <m:acc>
                          <m:accPr>
                            <m:chr m:val="‾"/>
                          </m:accPr>
                          <m:e>
                            <m:r>
                              <m:t>x</m:t>
                            </m:r>
                          </m:e>
                        </m:acc>
                      </m:e>
                      <m:e>
                        <m:r>
                          <m:t>2</m:t>
                        </m:r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Sup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  <m:sup>
                                <m:r>
                                  <m:t>2</m:t>
                                </m:r>
                              </m:sup>
                            </m:sSubSup>
                          </m:e>
                        </m:nary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determinant)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4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4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(expanded form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positive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A symmetric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with a positive top-left entry</w:t>
      </w:r>
      <w:r>
        <w:t xml:space="preserve"> </w:t>
      </w:r>
      <w:r>
        <w:t xml:space="preserve">and a positive determinant is positive definite.</w:t>
      </w:r>
    </w:p>
    <w:bookmarkEnd w:id="91"/>
    <w:bookmarkStart w:id="92" w:name="lem-rss-hessian"/>
    <w:p>
      <w:pPr>
        <w:pStyle w:val="BodyText"/>
      </w:pPr>
      <w:r>
        <w:rPr>
          <w:b/>
          <w:bCs/>
        </w:rPr>
        <w:t xml:space="preserve">Lemma 6 (Second derivatives of RSS)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at every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 equals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t>n</m:t>
                    </m:r>
                  </m:e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</m:mr>
                <m:mr>
                  <m:e>
                    <m:r>
                      <m:t>2</m:t>
                    </m:r>
                    <m:r>
                      <m:t>n</m:t>
                    </m:r>
                    <m:acc>
                      <m:accPr>
                        <m:chr m:val="‾"/>
                      </m:accPr>
                      <m:e>
                        <m:r>
                          <m:t>x</m:t>
                        </m:r>
                      </m:e>
                    </m:acc>
                  </m:e>
                  <m:e>
                    <m:r>
                      <m:t>2</m:t>
                    </m:r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nary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93" w:name="thm-ols-slr"/>
    <w:p>
      <w:pPr>
        <w:pStyle w:val="BodyText"/>
      </w:pPr>
      <w:r>
        <w:rPr>
          <w:b/>
          <w:bCs/>
        </w:rPr>
        <w:t xml:space="preserve">Theorem 5 (Closed-form OLS estimates)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that is, not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Then the OLS estimates (</w:t>
      </w:r>
      <w:hyperlink w:anchor="exm-ols-slr">
        <w:r>
          <w:rPr>
            <w:rStyle w:val="Hyperlink"/>
          </w:rPr>
          <w:t xml:space="preserve">Example 5</w:t>
        </w:r>
      </w:hyperlink>
      <w:r>
        <w:t xml:space="preserve">) are unique, and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,</w:t>
      </w:r>
      <w:r>
        <w:t xml:space="preserve"> </w:t>
      </w:r>
      <w:r>
        <w:t xml:space="preserve">the normal equations have exactly one solution,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">
        <w:r>
          <w:rPr>
            <w:rStyle w:val="Hyperlink"/>
          </w:rPr>
          <w:t xml:space="preserve">Lemma 6</w:t>
        </w:r>
      </w:hyperlink>
      <w:r>
        <w:t xml:space="preserve">,</w:t>
      </w:r>
      <w:r>
        <w:t xml:space="preserve"> </w:t>
      </w:r>
      <w:r>
        <w:t xml:space="preserve">the matrix of second derivatives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 point,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 its only stationary point is its unique global minimum.</w:t>
      </w:r>
      <w:r>
        <w:t xml:space="preserve"> </w:t>
      </w:r>
      <w:r>
        <w:t xml:space="preserve">So the OLS estimates exist, are unique,</w:t>
      </w:r>
      <w:r>
        <w:t xml:space="preserve"> </w:t>
      </w:r>
      <w:r>
        <w:t xml:space="preserve">and equal that solution.</w:t>
      </w:r>
    </w:p>
    <w:p>
      <w:pPr>
        <w:pStyle w:val="BodyText"/>
      </w:pPr>
      <w:r>
        <w:t xml:space="preserve">The same estimates follow from a derivation in vector notation,</w:t>
      </w:r>
      <w:r>
        <w:t xml:space="preserve"> </w:t>
      </w:r>
      <w:r>
        <w:t xml:space="preserve">which treats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single vector</w:t>
      </w:r>
      <w:r>
        <w:t xml:space="preserve"> </w:t>
      </w:r>
      <w:r>
        <w:t xml:space="preserve">instead of differentiating with respect to each component separately.</w:t>
      </w:r>
    </w:p>
    <w:bookmarkStart w:id="94" w:name="def-slr-covariate-vector"/>
    <w:p>
      <w:pPr>
        <w:pStyle w:val="BodyText"/>
      </w:pPr>
      <w:r>
        <w:rPr>
          <w:b/>
          <w:bCs/>
        </w:rPr>
        <w:t xml:space="preserve">Definition 16 (Covariate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preceded by a 1 for the intercept:</w:t>
      </w:r>
    </w:p>
    <w:p>
      <w:pPr>
        <w:pStyle w:val="BodyText"/>
      </w:pPr>
      <w:r>
        <w:t xml:space="preserve">$$
    \mathord{\smash[b]{\underset{\raise.3ex\hbox{$\scriptstyle\sim$}}{x}}\vphantom{x}}_i\stackrel{\text{def}}{=}\begin{pmatrix} 1 \\ x_i\end{pmatrix}.
    $$</w:t>
      </w:r>
    </w:p>
    <w:bookmarkEnd w:id="94"/>
    <w:bookmarkStart w:id="95" w:name="exr-slr-mean-dot-product"/>
    <w:p>
      <w:pPr>
        <w:pStyle w:val="FirstParagraph"/>
      </w:pPr>
      <w:r>
        <w:rPr>
          <w:b/>
          <w:bCs/>
        </w:rPr>
        <w:t xml:space="preserve">Exercise 10 (The conditional mean and the covariate vector)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express the conditional mean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as a dot product</w:t>
      </w:r>
      <w:r>
        <w:t xml:space="preserve"> </w:t>
      </w:r>
      <w:r>
        <w:t xml:space="preserve">of the covariate vector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$\mathord{\smash[b]{\underset{\raise.3ex\hbox{$\scriptstyle\sim$}}{\beta}}\vphantom{\beta}}= {\mathopen{}\left(\beta_{0}, \beta_{x}\right)\mathclose{}}^{\top}$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).</w:t>
      </w:r>
    </w:p>
    <w:bookmarkEnd w:id="95"/>
    <w:bookmarkStart w:id="96" w:name="sol-slr-mean-dot-product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Start from the dot product:</w:t>
      </w:r>
    </w:p>
    <w:p>
      <w:pPr>
        <w:pStyle w:val="BodyText"/>
      </w:pPr>
      <w:r>
        <w:t xml:space="preserve">$$
    \begin{aligned}
    \mathord{\smash[b]{\underset{\raise.3ex\hbox{$\scriptstyle\sim$}}{x}}\vphantom{x}}_i \cdot \mathord{\smash[b]{\underset{\raise.3ex\hbox{$\scriptstyle\sim$}}{\beta}}\vphantom{\beta}}
    &amp;= \begin{pmatrix} 1 \\ x_i\end{pmatrix} \cdot \mathord{\smash[b]{\underset{\raise.3ex\hbox{$\scriptstyle\sim$}}{\beta}}\vphantom{\beta}}
    &amp;&amp; \text{(definition of $\mathord{\smash[b]{\underset{\raise.3ex\hbox{$\scriptstyle\sim$}}{x}}\vphantom{x}}_i$)}\\
    &amp;= \begin{pmatrix} 1 \\ x_i\end{pmatrix} \cdot \begin{pmatrix} \beta_{0}\\ \beta_{x} \end{pmatrix}
    &amp;&amp; \text{(definition of $\mathord{\smash[b]{\underset{\raise.3ex\hbox{$\scriptstyle\sim$}}{\beta}}\vphantom{\beta}}$, written as a column)}\\
    &amp;= 1 \cdot \beta_{0}+ x_i\beta_{x}
    &amp;&amp; \text{(definition of the dot product)}\\
    &amp;= \beta_{0}+ x_i\beta_{x}
    &amp;&amp; \text{($1 \cdot a = a$)}\\
    &amp;= \beta_{0}+ \beta_{x} x_i
    &amp;&amp; \text{(reorder the factors)}\\
    &amp;= \mu(x_i)
    &amp;&amp; \text{(definition of $\mu(x)$)}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.</w:t>
      </w:r>
    </w:p>
    <w:bookmarkEnd w:id="96"/>
    <w:bookmarkStart w:id="97" w:name="lem-slr-mean-dot-product"/>
    <w:p>
      <w:pPr>
        <w:pStyle w:val="BodyText"/>
      </w:pPr>
      <w:r>
        <w:rPr>
          <w:b/>
          <w:bCs/>
        </w:rPr>
        <w:t xml:space="preserve">Lemma 7 (The conditional mean is a dot product)</w:t>
      </w:r>
      <w:r>
        <w:t xml:space="preserve"> </w:t>
      </w:r>
      <w:r>
        <w:t xml:space="preserve">In simple linear regression (</w:t>
      </w:r>
      <w:hyperlink w:anchor="def-slr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 conditional mean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of its covariate vector (</w:t>
      </w:r>
      <w:hyperlink w:anchor="def-slr-covariate-vector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and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</w:t>
      </w:r>
      <w:hyperlink w:anchor="exm-normal-equations-slr">
        <w:r>
          <w:rPr>
            <w:rStyle w:val="Hyperlink"/>
          </w:rPr>
          <w:t xml:space="preserve">Example 6</w:t>
        </w:r>
      </w:hyperlink>
      <w:r>
        <w:t xml:space="preserve">):</w:t>
      </w:r>
    </w:p>
    <w:p>
      <w:pPr>
        <w:pStyle w:val="BodyText"/>
      </w:pPr>
      <w:r>
        <w:t xml:space="preserve">$$\mu(x_i) = \mathord{\smash[b]{\underset{\raise.3ex\hbox{$\scriptstyle\sim$}}{x}}\vphantom{x}}_i \cdot \mathord{\smash[b]{\underset{\raise.3ex\hbox{$\scriptstyle\sim$}}{\beta}}\vphantom{\beta}}.$$</w:t>
      </w:r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lr-mean-dot-product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Start w:id="98" w:name="exm-rss-vector"/>
    <w:p>
      <w:pPr>
        <w:pStyle w:val="BodyText"/>
      </w:pPr>
      <w:r>
        <w:rPr>
          <w:b/>
          <w:bCs/>
        </w:rPr>
        <w:t xml:space="preserve">Example 7 (Residual sum of squares in vector notation)</w:t>
      </w:r>
      <w:r>
        <w:t xml:space="preserve"> </w:t>
      </w:r>
      <w:r>
        <w:t xml:space="preserve">In simple linear regression, take</w:t>
      </w:r>
      <w:r>
        <w:t xml:space="preserve"> </w:t>
      </w:r>
      <w:r>
        <w:t xml:space="preserve">$\mathord{\smash[b]{\underset{\raise.3ex\hbox{$\scriptstyle\sim$}}{\theta}}\vphantom{\theta}}= \mathord{\smash[b]{\underset{\raise.3ex\hbox{$\scriptstyle\sim$}}{\beta}}\vphantom{\beta}}$</w:t>
      </w:r>
      <w:r>
        <w:t xml:space="preserve"> </w:t>
      </w:r>
      <w:r>
        <w:t xml:space="preserve">and substitute</w:t>
      </w:r>
      <w:r>
        <w:t xml:space="preserve"> </w:t>
      </w:r>
      <w:r>
        <w:t xml:space="preserve">$\mu(x_i) = \mathord{\smash[b]{\underset{\raise.3ex\hbox{$\scriptstyle\sim$}}{x}}\vphantom{x}}_i \cdot \mathord{\smash[b]{\underset{\raise.3ex\hbox{$\scriptstyle\sim$}}{\beta}}\vphantom{\beta}}$</w:t>
      </w:r>
      <w:r>
        <w:t xml:space="preserve"> </w:t>
      </w:r>
      <w:r>
        <w:t xml:space="preserve">(</w:t>
      </w:r>
      <w:hyperlink w:anchor="lem-slr-mean-dot-product">
        <w:r>
          <w:rPr>
            <w:rStyle w:val="Hyperlink"/>
          </w:rPr>
          <w:t xml:space="preserve">Lemma 7</w:t>
        </w:r>
      </w:hyperlink>
      <w:r>
        <w:t xml:space="preserve">)</w:t>
      </w:r>
      <w:r>
        <w:t xml:space="preserve"> </w:t>
      </w:r>
      <w:r>
        <w:t xml:space="preserve">into each residual of the residual sum of squares (</w:t>
      </w:r>
      <w:hyperlink w:anchor="def-rss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The residual sum of squares is then a function of the coefficient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the same function as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rss-slr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BodyText"/>
      </w:pPr>
      <w:r>
        <w:t xml:space="preserve">$$
    \text{RSS}(\mathord{\smash[b]{\underset{\raise.3ex\hbox{$\scriptstyle\sim$}}{\beta}}\vphantom{\beta}}) = \sum_{i=1}^n\mathopen{}\left(y_i- \mathord{\smash[b]{\underset{\raise.3ex\hbox{$\scriptstyle\sim$}}{x}}\vphantom{x}}_i \cdot \mathord{\smash[b]{\underset{\raise.3ex\hbox{$\scriptstyle\sim$}}{\beta}}\vphantom{\beta}}\right)\mathclose{}^2.
    $$</w:t>
      </w:r>
    </w:p>
    <w:bookmarkEnd w:id="98"/>
    <w:bookmarkStart w:id="99" w:name="exr-rss-gradient-vector"/>
    <w:p>
      <w:pPr>
        <w:pStyle w:val="FirstParagraph"/>
      </w:pPr>
      <w:r>
        <w:rPr>
          <w:b/>
          <w:bCs/>
        </w:rPr>
        <w:t xml:space="preserve">Exercise 11 (Gradient of RSS in vector notation)</w:t>
      </w:r>
      <w:r>
        <w:t xml:space="preserve"> </w:t>
      </w:r>
      <w:r>
        <w:t xml:space="preserve">Find 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$\frac{\partial}{\partial \mathord{\smash[b]{\underset{\raise.3ex\hbox{$\scriptstyle\sim$}}{\beta}}\vphantom{\beta}}}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by differentiating with respect to the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directly,</w:t>
      </w:r>
      <w:r>
        <w:t xml:space="preserve"> </w:t>
      </w:r>
      <w:r>
        <w:t xml:space="preserve">rather than one component at a time.</w:t>
      </w:r>
    </w:p>
    <w:bookmarkEnd w:id="99"/>
    <w:bookmarkStart w:id="100" w:name="sol-rss-gradient-vector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Differentiate one operation at a time,</w:t>
      </w:r>
      <w:r>
        <w:t xml:space="preserve"> </w:t>
      </w:r>
      <w:r>
        <w:t xml:space="preserve">starting from</w:t>
      </w:r>
      <w:r>
        <w:t xml:space="preserve"> </w:t>
      </w:r>
      <w:r>
        <w:t xml:space="preserve">$\text{RSS}(\mathord{\smash[b]{\underset{\raise.3ex\hbox{$\scriptstyle\sim$}}{\beta}}\vphantom{\beta}})$</w:t>
      </w:r>
      <w:r>
        <w:t xml:space="preserve"> </w:t>
      </w:r>
      <w:r>
        <w:t xml:space="preserve">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\frac{\partial}{\partial \mathord{\smash[b]{\underset{\raise.3ex\hbox{$\scriptstyle\sim$}}{\beta}}\vphantom{\beta}}} \sum_{i=1}^n\mathopen{}\left(y_i- \mathord{\smash[b]{\underset{\raise.3ex\hbox{$\scriptstyle\sim$}}{x}}\vphantom{x}}_i \cdot \mathord{\smash[b]{\underset{\raise.3ex\hbox{$\scriptstyle\sim$}}{\beta}}\vphantom{\beta}}\right)\mathclose{}^2
    &amp;&amp; \text{(RSS in vector form)}\\
    &amp;= \sum_{i=1}^n\frac{\partial}{\partial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\mathord{\smash[b]{\underset{\raise.3ex\hbox{$\scriptstyle\sim$}}{\beta}}\vphantom{\beta}}\right)\mathclose{}^2
    &amp;&amp; \text{(derivative of a sum)}\\
    &amp;= \sum_{i=1}^n2 \mathopen{}\left(y_i- \mathord{\smash[b]{\underset{\raise.3ex\hbox{$\scriptstyle\sim$}}{x}}\vphantom{x}}_i \cdot \mathord{\smash[b]{\underset{\raise.3ex\hbox{$\scriptstyle\sim$}}{\beta}}\vphantom{\beta}}\right)\mathclose{}
  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&amp;&amp; \text{(chain rule)}
    \end{aligned}
    $$</w:t>
      </w:r>
    </w:p>
    <w:p>
      <w:pPr>
        <w:pStyle w:val="FirstParagraph"/>
      </w:pPr>
      <w:r>
        <w:t xml:space="preserve">For the inner derivative, we need the gradient of a linear function.</w:t>
      </w:r>
      <w:r>
        <w:t xml:space="preserve"> </w:t>
      </w:r>
      <w:r>
        <w:t xml:space="preserve">For any constant vector</w:t>
      </w:r>
      <w:r>
        <w:t xml:space="preserve"> </w:t>
      </w:r>
      <w:r>
        <w:t xml:space="preserve">$\mathord{\smash[b]{\underset{\raise.3ex\hbox{$\scriptstyle\sim$}}{a}}\vphantom{a}}= {(a_0, a_x)}^{\top}$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\mathord{\smash[b]{\underset{\raise.3ex\hbox{$\scriptstyle\sim$}}{a}}\vphantom{a}} \cdot \mathord{\smash[b]{\underset{\raise.3ex\hbox{$\scriptstyle\sim$}}{\beta}}\vphantom{\beta}}
    &amp;= \frac{\partial}{\partial \mathord{\smash[b]{\underset{\raise.3ex\hbox{$\scriptstyle\sim$}}{\beta}}\vphantom{\beta}}} \mathopen{}\left(a_0 \beta_{0}+ a_x \beta_{x}\right)\mathclose{}
    &amp;&amp; \text{(write out the dot product)}\\
    &amp;= \begin{pmatrix}
      \frac{\partial}{\partial \beta_{0}} \mathopen{}\left(a_0 \beta_{0}+ a_x \beta_{x}\right)\mathclose{} \\
      \frac{\partial}{\partial \beta_{x}} \mathopen{}\left(a_0 \beta_{0}+ a_x \beta_{x}\right)\mathclose{}
      \end{pmatrix}
    &amp;&amp; \text{(definition of the gradient)}\\
    &amp;= \begin{pmatrix} a_0 + 0 \\ 0 + a_x \end{pmatrix}
    &amp;&amp; \text{(derivative of each term)}\\
    &amp;= \begin{pmatrix} a_0 \\ a_x \end{pmatrix}
    &amp;&amp; \text{(add zero)}\\
    &amp;= \mathord{\smash[b]{\underset{\raise.3ex\hbox{$\scriptstyle\sim$}}{a}}\vphantom{a}}
    &amp;&amp; \text{(definition of $\mathord{\smash[b]{\underset{\raise.3ex\hbox{$\scriptstyle\sim$}}{a}}\vphantom{a}}$)}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$\mathord{\smash[b]{\underset{\raise.3ex\hbox{$\scriptstyle\sim$}}{a}}\vphantom{a}}= \mathord{\smash[b]{\underset{\raise.3ex\hbox{$\scriptstyle\sim$}}{x}}\vphantom{x}}_i$</w:t>
      </w:r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\mathopen{}\left(y_i- \mathord{\smash[b]{\underset{\raise.3ex\hbox{$\scriptstyle\sim$}}{x}}\vphantom{x}}_i \cdot \mathord{\smash[b]{\underset{\raise.3ex\hbox{$\scriptstyle\sim$}}{\beta}}\vphantom{\beta}}\right)\mathclose{}
    &amp;= \frac{\partial}{\partial \mathord{\smash[b]{\underset{\raise.3ex\hbox{$\scriptstyle\sim$}}{\beta}}\vphantom{\beta}}} y_i-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\text{(derivative of a difference)}\\
    &amp;= \mathord{\smash[b]{\underset{\raise.3ex\hbox{$\scriptstyle\sim$}}{0}}\vphantom{0}}- \frac{\partial}{\partial \mathord{\smash[b]{\underset{\raise.3ex\hbox{$\scriptstyle\sim$}}{\beta}}\vphantom{\beta}}} \mathord{\smash[b]{\underset{\raise.3ex\hbox{$\scriptstyle\sim$}}{x}}\vphantom{x}}_i \cdot \mathord{\smash[b]{\underset{\raise.3ex\hbox{$\scriptstyle\sim$}}{\beta}}\vphantom{\beta}}
    &amp;&amp; \text{($y_i$ does not depend on $\mathord{\smash[b]{\underset{\raise.3ex\hbox{$\scriptstyle\sim$}}{\beta}}\vphantom{\beta}}$)}\\
    &amp;= \mathord{\smash[b]{\underset{\raise.3ex\hbox{$\scriptstyle\sim$}}{0}}\vphantom{0}}- \mathord{\smash[b]{\underset{\raise.3ex\hbox{$\scriptstyle\sim$}}{x}}\vphantom{x}}_i
    &amp;&amp; \text{(gradient of a linear function)}\\
    &amp;= -\mathord{\smash[b]{\underset{\raise.3ex\hbox{$\scriptstyle\sim$}}{x}}\vphantom{x}}_i
    &amp;&amp; \text{(subtract from zero)}
    \end{aligned}
    $$</w:t>
      </w:r>
    </w:p>
    <w:p>
      <w:pPr>
        <w:pStyle w:val="FirstParagraph"/>
      </w:pPr>
      <w:r>
        <w:t xml:space="preserve">Plugging the inner derivative back in: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\sum_{i=1}^n2 \mathopen{}\left(y_i- \mathord{\smash[b]{\underset{\raise.3ex\hbox{$\scriptstyle\sim$}}{x}}\vphantom{x}}_i \cdot \mathord{\smash[b]{\underset{\raise.3ex\hbox{$\scriptstyle\sim$}}{\beta}}\vphantom{\beta}}\right)\mathclose{} \mathopen{}\left(-\mathord{\smash[b]{\underset{\raise.3ex\hbox{$\scriptstyle\sim$}}{x}}\vphantom{x}}_i\right)\mathclose{}
    &amp;&amp; \text{(inner derivative is $-\mathord{\smash[b]{\underset{\raise.3ex\hbox{$\scriptstyle\sim$}}{x}}\vphantom{x}}_i$)}\\
    &amp;= \sum_{i=1}^n2 \mathopen{}\left(-\mathord{\smash[b]{\underset{\raise.3ex\hbox{$\scriptstyle\sim$}}{x}}\vphantom{x}}_i\right)\mathclose{} \mathopen{}\left(y_i- \mathord{\smash[b]{\underset{\raise.3ex\hbox{$\scriptstyle\sim$}}{x}}\vphantom{x}}_i \cdot \mathord{\smash[b]{\underset{\raise.3ex\hbox{$\scriptstyle\sim$}}{\beta}}\vphantom{\beta}}\right)\mathclose{}
    &amp;&amp; \text{(reorder the scalar and vector factors)}\\
    &amp;= \sum_{i=1}^n\mathopen{}\left(-2\right)\mathclose{} 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\text{($2 \mathopen{}\left(-\mathord{\smash[b]{\underset{\raise.3ex\hbox{$\scriptstyle\sim$}}{x}}\vphantom{x}}_i\right)\mathclose{} = -2 \mathord{\smash[b]{\underset{\raise.3ex\hbox{$\scriptstyle\sim$}}{x}}\vphantom{x}}_i$)}\\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\text{(constant factor out of the sum)}
    \end{aligned}
    $$</w:t>
      </w:r>
    </w:p>
    <w:bookmarkEnd w:id="100"/>
    <w:bookmarkStart w:id="101" w:name="lem-rss-gradient-vector"/>
    <w:p>
      <w:pPr>
        <w:pStyle w:val="FirstParagraph"/>
      </w:pPr>
      <w:r>
        <w:rPr>
          <w:b/>
          <w:bCs/>
        </w:rPr>
        <w:t xml:space="preserve">Lemma 8 (Gradient of RSS in vector notation)</w:t>
      </w:r>
      <w:r>
        <w:t xml:space="preserve"> </w:t>
      </w:r>
      <w:r>
        <w:t xml:space="preserve">The gradient of the residual sum of squares in vector notation (</w:t>
      </w:r>
      <w:hyperlink w:anchor="exm-rss-vector">
        <w:r>
          <w:rPr>
            <w:rStyle w:val="Hyperlink"/>
          </w:rPr>
          <w:t xml:space="preserve">Example 7</w:t>
        </w:r>
      </w:hyperlink>
      <w:r>
        <w:t xml:space="preserve">) is</w:t>
      </w:r>
    </w:p>
    <w:p>
      <w:pPr>
        <w:pStyle w:val="BodyText"/>
      </w:pPr>
      <w:r>
        <w:t xml:space="preserve">$$\frac{\partial}{\partial \mathord{\smash[b]{\underset{\raise.3ex\hbox{$\scriptstyle\sim$}}{\beta}}\vphantom{\beta}}} \text{RSS}(\mathord{\smash[b]{\underset{\raise.3ex\hbox{$\scriptstyle\sim$}}{\beta}}\vphantom{\beta}})
    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\mathord{\smash[b]{\underset{\raise.3ex\hbox{$\scriptstyle\sim$}}{\beta}}\vphantom{\beta}}\right)\mathclose{}.$$</w:t>
      </w:r>
    </w:p>
    <w:bookmarkEnd w:id="10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.</w:t>
      </w:r>
    </w:p>
    <w:bookmarkStart w:id="102" w:name="exr-normal-equations-vector"/>
    <w:p>
      <w:pPr>
        <w:pStyle w:val="BodyText"/>
      </w:pPr>
      <w:r>
        <w:rPr>
          <w:b/>
          <w:bCs/>
        </w:rPr>
        <w:t xml:space="preserve">Exercise 12 (Normal equations in vector notation)</w:t>
      </w:r>
      <w:r>
        <w:t xml:space="preserve"> </w:t>
      </w:r>
      <w:r>
        <w:t xml:space="preserve">Define the matrix and vector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Using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w:r>
        <w:t xml:space="preserve">show that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can be written as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</w:p>
    <w:bookmarkEnd w:id="102"/>
    <w:bookmarkStart w:id="103" w:name="sol-normal-equations-vector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Distribute the sum in the gradient from</w:t>
      </w:r>
      <w:r>
        <w:t xml:space="preserve"> 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\sum_{i=1}^n\mathord{\smash[b]{\underset{\raise.3ex\hbox{$\scriptstyle\sim$}}{x}}\vphantom{x}}_i\mathopen{}\left(y_i- \mathord{\smash[b]{\underset{\raise.3ex\hbox{$\scriptstyle\sim$}}{x}}\vphantom{x}}_i \cdot \mathord{\smash[b]{\underset{\raise.3ex\hbox{$\scriptstyle\sim$}}{\beta}}\vphantom{\beta}}\right)\mathclose{}
    &amp;&amp; \text{(gradient of RSS)}\\
    &amp;= -2 \sum_{i=1}^n\mathopen{}\left(\mathord{\smash[b]{\underset{\raise.3ex\hbox{$\scriptstyle\sim$}}{x}}\vphantom{x}}_iy_i-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\text{(distribute $\mathord{\smash[b]{\underset{\raise.3ex\hbox{$\scriptstyle\sim$}}{x}}\vphantom{x}}_i$)}\\
    &amp;= -2 \mathopen{}\left(\sum_{i=1}^n\mathord{\smash[b]{\underset{\raise.3ex\hbox{$\scriptstyle\sim$}}{x}}\vphantom{x}}_iy_i-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\text{(sum of differences)}
    \end{aligned}
    $$</w:t>
      </w:r>
    </w:p>
    <w:p>
      <w:pPr>
        <w:pStyle w:val="FirstParagraph"/>
      </w:pPr>
      <w:r>
        <w:t xml:space="preserve">Each term of the second sum regroups as a matrix times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
    &amp;= \mathord{\smash[b]{\underset{\raise.3ex\hbox{$\scriptstyle\sim$}}{x}}\vphantom{x}}_i\mathopen{}\left({\mathord{\smash[b]{\underset{\raise.3ex\hbox{$\scriptstyle\sim$}}{x}}\vphantom{x}}_i}^{\top} \mathord{\smash[b]{\underset{\raise.3ex\hbox{$\scriptstyle\sim$}}{\beta}}\vphantom{\beta}}\right)\mathclose{}
    &amp;&amp; \text{(dot product as a transpose product)}\\
    &amp;=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
    &amp;&amp; \text{(matrix multiplication is associative)}
    \end{aligned}
    $$</w:t>
      </w:r>
    </w:p>
    <w:p>
      <w:pPr>
        <w:pStyle w:val="FirstParagraph"/>
      </w:pPr>
      <w:r>
        <w:t xml:space="preserve">So the gradient is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\text{RSS}(\mathord{\smash[b]{\underset{\raise.3ex\hbox{$\scriptstyle\sim$}}{\beta}}\vphantom{\beta}})
    &amp;= -2 \mathopen{}\left(\mathord{\smash[b]{\underset{\raise.3ex\hbox{$\scriptstyle\sim$}}{c}}\vphantom{c}} - \sum_{i=1}^n\mathord{\smash[b]{\underset{\raise.3ex\hbox{$\scriptstyle\sim$}}{x}}\vphantom{x}}_i\mathopen{}\left(\mathord{\smash[b]{\underset{\raise.3ex\hbox{$\scriptstyle\sim$}}{x}}\vphantom{x}}_i \cdot \mathord{\smash[b]{\underset{\raise.3ex\hbox{$\scriptstyle\sim$}}{\beta}}\vphantom{\beta}}\right)\mathclose{}\right)\mathclose{}
    &amp;&amp; \text{(definition of $\mathord{\smash[b]{\underset{\raise.3ex\hbox{$\scriptstyle\sim$}}{c}}\vphantom{c}}$)}\\
    &amp;= -2 \mathopen{}\left(\mathord{\smash[b]{\underset{\raise.3ex\hbox{$\scriptstyle\sim$}}{c}}\vphantom{c}} - \sum_{i=1}^n\mathopen{}\left(\mathord{\smash[b]{\underset{\raise.3ex\hbox{$\scriptstyle\sim$}}{x}}\vphantom{x}}_i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\text{(regroup each term)}\\
    &amp;= -2 \mathopen{}\left(\mathord{\smash[b]{\underset{\raise.3ex\hbox{$\scriptstyle\sim$}}{c}}\vphantom{c}} -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\mathord{\smash[b]{\underset{\raise.3ex\hbox{$\scriptstyle\sim$}}{\beta}}\vphantom{\beta}}\right)\mathclose{}
    &amp;&amp; \text{(factor $\mathord{\smash[b]{\underset{\raise.3ex\hbox{$\scriptstyle\sim$}}{\beta}}\vphantom{\beta}}$ out of the sum)}\\
    &amp;= -2 \mathopen{}\left(\mathord{\smash[b]{\underset{\raise.3ex\hbox{$\scriptstyle\sim$}}{c}}\vphantom{c}} - A \mathord{\smash[b]{\underset{\raise.3ex\hbox{$\scriptstyle\sim$}}{\beta}}\vphantom{\beta}}\right)\mathclose{}
    &amp;&amp; \text{(definition of $A$)}
    \end{aligned}
    $$</w:t>
      </w:r>
    </w:p>
    <w:p>
      <w:pPr>
        <w:pStyle w:val="FirstParagraph"/>
      </w:pPr>
      <w:r>
        <w:t xml:space="preserve">The normal equations set this gradient equal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one operation at a time:</w:t>
      </w:r>
    </w:p>
    <w:p>
      <w:pPr>
        <w:pStyle w:val="BodyText"/>
      </w:pPr>
      <w:r>
        <w:t xml:space="preserve">$$
    \begin{aligned}
    -2 \mathopen{}\left(\mathord{\smash[b]{\underset{\raise.3ex\hbox{$\scriptstyle\sim$}}{c}}\vphantom{c}} - A \mathord{\smash[b]{\underset{\raise.3ex\hbox{$\scriptstyle\sim$}}{\beta}}\vphantom{\beta}}\right)\mathclose{} &amp;= \mathord{\smash[b]{\underset{\raise.3ex\hbox{$\scriptstyle\sim$}}{0}}\vphantom{0}}
    &amp;&amp; \text{(normal equations)}\\
    \mathord{\smash[b]{\underset{\raise.3ex\hbox{$\scriptstyle\sim$}}{c}}\vphantom{c}} - A \mathord{\smash[b]{\underset{\raise.3ex\hbox{$\scriptstyle\sim$}}{\beta}}\vphantom{\beta}}&amp;= \mathord{\smash[b]{\underset{\raise.3ex\hbox{$\scriptstyle\sim$}}{0}}\vphantom{0}}
    &amp;&amp; \text{(divide both sides by $-2$)}\\
    \mathord{\smash[b]{\underset{\raise.3ex\hbox{$\scriptstyle\sim$}}{c}}\vphantom{c}} &amp;= A \mathord{\smash[b]{\underset{\raise.3ex\hbox{$\scriptstyle\sim$}}{\beta}}\vphantom{\beta}}
    &amp;&amp; \text{(add $A \mathord{\smash[b]{\underset{\raise.3ex\hbox{$\scriptstyle\sim$}}{\beta}}\vphantom{\beta}}$ to both sides)}\\
    A \mathord{\smash[b]{\underset{\raise.3ex\hbox{$\scriptstyle\sim$}}{\beta}}\vphantom{\beta}}&amp;= \mathord{\smash[b]{\underset{\raise.3ex\hbox{$\scriptstyle\sim$}}{c}}\vphantom{c}}
    &amp;&amp; \text{(swap the sides)}
    \end{aligned}
    $$</w:t>
      </w:r>
    </w:p>
    <w:bookmarkEnd w:id="103"/>
    <w:bookmarkStart w:id="104" w:name="lem-normal-equations-vector"/>
    <w:p>
      <w:pPr>
        <w:pStyle w:val="FirstParagraph"/>
      </w:pPr>
      <w:r>
        <w:rPr>
          <w:b/>
          <w:bCs/>
        </w:rPr>
        <w:t xml:space="preserve">Lemma 9 (Normal equations in vector notation)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A \stackrel{\text{def}}{=}\sum_{i=1}^n\mathord{\smash[b]{\underset{\raise.3ex\hbox{$\scriptstyle\sim$}}{x}}\vphantom{x}}_i {\mathord{\smash[b]{\underset{\raise.3ex\hbox{$\scriptstyle\sim$}}{x}}\vphantom{x}}_i}^{\top},
    \qquad
    \mathord{\smash[b]{\underset{\raise.3ex\hbox{$\scriptstyle\sim$}}{c}}\vphantom{c}} \stackrel{\text{def}}{=}\sum_{i=1}^n\mathord{\smash[b]{\underset{\raise.3ex\hbox{$\scriptstyle\sim$}}{x}}\vphantom{x}}_iy_i.
    $$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of a simple linear regression</w:t>
      </w:r>
      <w:r>
        <w:t xml:space="preserve"> </w:t>
      </w:r>
      <w:r>
        <w:t xml:space="preserve">are equivalent to</w:t>
      </w:r>
    </w:p>
    <w:p>
      <w:pPr>
        <w:pStyle w:val="BodyText"/>
      </w:pPr>
      <w:r>
        <w:t xml:space="preserve">$$A \mathord{\smash[b]{\underset{\raise.3ex\hbox{$\scriptstyle\sim$}}{\beta}}\vphantom{\beta}}= \mathord{\smash[b]{\underset{\raise.3ex\hbox{$\scriptstyle\sim$}}{c}}\vphantom{c}}.$$</w:t>
      </w:r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105" w:name="exr-solve-normal-equations-vector"/>
    <w:p>
      <w:pPr>
        <w:pStyle w:val="BodyText"/>
      </w:pPr>
      <w:r>
        <w:rPr>
          <w:b/>
          <w:bCs/>
        </w:rPr>
        <w:t xml:space="preserve">Exercise 13 (Solving the normal equations in vector notation)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show that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is invertible,</w:t>
      </w:r>
      <w:r>
        <w:t xml:space="preserve"> </w:t>
      </w:r>
      <w:r>
        <w:t xml:space="preserve">solve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and compare the result with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5"/>
    <w:bookmarkStart w:id="106" w:name="sol-solve-normal-equations-vector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Write out the entries of each term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, then add them up:</w:t>
      </w:r>
    </w:p>
    <w:p>
      <w:pPr>
        <w:pStyle w:val="BodyText"/>
      </w:pPr>
      <w:r>
        <w:t xml:space="preserve">$$
    \begin{aligned}
    A
    &amp;= \sum_{i=1}^n\mathord{\smash[b]{\underset{\raise.3ex\hbox{$\scriptstyle\sim$}}{x}}\vphantom{x}}_i {\mathord{\smash[b]{\underset{\raise.3ex\hbox{$\scriptstyle\sim$}}{x}}\vphantom{x}}_i}^{\top}
    &amp;&amp; \text{(definition of $A$)}\\
    &amp;= \sum_{i=1}^n\begin{pmatrix} 1 &amp; x_i\\ x_i&amp; x_i^2 \end{pmatrix}
    &amp;&amp; \text{(outer product of $\mathord{\smash[b]{\underset{\raise.3ex\hbox{$\scriptstyle\sim$}}{x}}\vphantom{x}}_i$)}\\
    &amp;= \begin{pmatrix} \sum_{i=1}^n1 &amp; \sum_{i=1}^nx_i\\ \sum_{i=1}^nx_i&amp; \sum_{i=1}^nx_i^2 \end{pmatrix}
    &amp;&amp; \text{(matrices add entrywise)}\\
    &amp;= \begin{pmatrix} n &amp; \sum_{i=1}^nx_i\\ \sum_{i=1}^nx_i&amp; \sum_{i=1}^nx_i^2 \end{pmatrix}
    &amp;&amp; \text{(sum of a constant)}\\
    &amp;= \begin{pmatrix} n &amp; n{\bar{x}}\\ n{\bar{x}}&amp; \sum_{i=1}^nx_i^2 \end{pmatrix}
    &amp;&amp; \text{($\sum_{i=1}^nx_i= n {\bar{x}}$)}
    \end{aligned}
    $$</w:t>
      </w:r>
    </w:p>
    <w:p>
      <w:pPr>
        <w:pStyle w:val="FirstParagraph"/>
      </w:pPr>
      <w:r>
        <w:t xml:space="preserve">$$
    \begin{aligned}
    \mathord{\smash[b]{\underset{\raise.3ex\hbox{$\scriptstyle\sim$}}{c}}\vphantom{c}}
    &amp;= \sum_{i=1}^n\mathord{\smash[b]{\underset{\raise.3ex\hbox{$\scriptstyle\sim$}}{x}}\vphantom{x}}_iy_i
    &amp;&amp; \text{(definition of $\mathord{\smash[b]{\underset{\raise.3ex\hbox{$\scriptstyle\sim$}}{c}}\vphantom{c}}$)}\\
    &amp;= \sum_{i=1}^n\begin{pmatrix} y_i\\ x_iy_i\end{pmatrix}
    &amp;&amp; \text{(scalar times a vector)}\\
    &amp;= \begin{pmatrix} \sum_{i=1}^ny_i\\ \sum_{i=1}^nx_iy_i\end{pmatrix}
    &amp;&amp; \text{(vectors add entrywise)}\\
    &amp;= \begin{pmatrix} n{\bar{y}}\\ \sum_{i=1}^nx_iy_i\end{pmatrix}
    &amp;&amp; \text{($\sum_{i=1}^ny_i= n {\bar{y}}$)}
    \end{aligned}
    $$</w:t>
      </w:r>
    </w:p>
    <w:p>
      <w:pPr>
        <w:pStyle w:val="FirstParagraph"/>
      </w:pPr>
      <w:r>
        <w:t xml:space="preserve">The determinant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det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(determinant of a 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  <m:r>
                <m:rPr>
                  <m:nor/>
                  <m:sty m:val="p"/>
                </m:rPr>
                <m:t>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(expansion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where the last step uses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and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has exactly one solution,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.</w:t>
      </w:r>
    </w:p>
    <w:p>
      <w:pPr>
        <w:pStyle w:val="BodyText"/>
      </w:pPr>
      <w:r>
        <w:t xml:space="preserve">To simplify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 we need two expansions of uncentered sums.</w:t>
      </w:r>
      <w:r>
        <w:t xml:space="preserve"> </w:t>
      </w:r>
      <w:r>
        <w:t xml:space="preserve">Adding</w:t>
      </w:r>
      <w:r>
        <w:t xml:space="preserve"> </w:t>
      </w:r>
      <m:oMath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to both sides of</w:t>
      </w:r>
      <w:r>
        <w:t xml:space="preserve"> </w:t>
      </w:r>
      <w:hyperlink w:anchor="exr-sxx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+</m:t>
        </m:r>
        <m:r>
          <m:t>n</m:t>
        </m:r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cross-product sum expands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to both sides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+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Now compute the solution:</w:t>
      </w:r>
    </w:p>
    <w:p>
      <w:pPr>
        <w:pStyle w:val="BodyText"/>
      </w:pPr>
      <w:r>
        <w:t xml:space="preserve">$$
    \begin{aligned}
    A^{-1} \mathord{\smash[b]{\underset{\raise.3ex\hbox{$\scriptstyle\sim$}}{c}}\vphantom{c}}
    &amp;= \frac{1}{\det A}
      \begin{pmatrix} \sum_{i=1}^nx_i^2 &amp; -n{\bar{x}}\\ -n{\bar{x}}&amp; n \end{pmatrix}
      \mathord{\smash[b]{\underset{\raise.3ex\hbox{$\scriptstyle\sim$}}{c}}\vphantom{c}}
    &amp;&amp; \text{(inverse of a $2 \times 2$ matrix)}\\
    &amp;= \frac{1}{n S_{xx}}
      \begin{pmatrix} \sum_{i=1}^nx_i^2 &amp; -n{\bar{x}}\\ -n{\bar{x}}&amp; n \end{pmatrix}
      \mathord{\smash[b]{\underset{\raise.3ex\hbox{$\scriptstyle\sim$}}{c}}\vphantom{c}}
    &amp;&amp; \text{($\det A = n S_{xx}$)}\\
    &amp;= \frac{1}{n S_{xx}}
      \begin{pmatrix} \sum_{i=1}^nx_i^2 &amp; -n{\bar{x}}\\ -n{\bar{x}}&amp; n \end{pmatrix}
      \begin{pmatrix} n{\bar{y}}\\ \sum_{i=1}^nx_iy_i\end{pmatrix}
    &amp;&amp; \text{(substitute $\mathord{\smash[b]{\underset{\raise.3ex\hbox{$\scriptstyle\sim$}}{c}}\vphantom{c}}$)}\\
    &amp;= \frac{1}{n S_{xx}}
      \begin{pmatrix}
      \sum_{i=1}^nx_i^2 \cdot n{\bar{y}}+ \mathopen{}\left(-n{\bar{x}}\right)\mathclose{} \sum_{i=1}^nx_iy_i\\
      \mathopen{}\left(-n{\bar{x}}\right)\mathclose{} \cdot n{\bar{y}}+ n \sum_{i=1}^nx_iy_i
      \end{pmatrix}
    &amp;&amp; \text{(matrix times a vector)}\\
    &amp;= \frac{1}{n S_{xx}}
      \begin{pmatrix}
      n {\bar{y}}\sum_{i=1}^nx_i^2 - n {\bar{x}}\sum_{i=1}^nx_iy_i\\
      -n^2 {\bar{x}}{\bar{y}}+ n \sum_{i=1}^nx_iy_i
      \end{pmatrix}
    &amp;&amp; \text{(multiply out the products)}\\
    &amp;= \frac{1}{n S_{xx}} \, n
      \begin{pmatrix}
      {\bar{y}}\sum_{i=1}^nx_i^2 - {\bar{x}}\sum_{i=1}^nx_iy_i\\
      -n {\bar{x}}{\bar{y}}+ \sum_{i=1}^nx_iy_i
      \end{pmatrix}
    &amp;&amp; \text{(factor $n$ out of the vector)}\\
    &amp;= \frac{1}{S_{xx}}
      \begin{pmatrix}
      {\bar{y}}\sum_{i=1}^nx_i^2 - {\bar{x}}\sum_{i=1}^nx_iy_i\\
      -n {\bar{x}}{\bar{y}}+ \sum_{i=1}^nx_iy_i
      \end{pmatrix}
    &amp;&amp; \text{(cancel $n$)}\\
    &amp;= \frac{1}{S_{xx}}
      \begin{pmatrix}
      {\bar{y}}\sum_{i=1}^nx_i^2 - {\bar{x}}\sum_{i=1}^nx_iy_i\\
      \sum_{i=1}^nx_iy_i- n {\bar{x}}{\bar{y}}
      \end{pmatrix}
    &amp;&amp; \text{(reorder the terms of the second entry)}\\
    &amp;= \frac{1}{S_{xx}}
      \begin{pmatrix}
      {\bar{y}}\mathopen{}\left(S_{xx}+ n{\bar{x}}^2\right)\mathclose{} - {\bar{x}}\sum_{i=1}^nx_iy_i\\
      \sum_{i=1}^nx_iy_i- n {\bar{x}}{\bar{y}}
      \end{pmatrix}
    &amp;&amp; \text{($\sum_{i=1}^nx_i^2 = S_{xx}+ n{\bar{x}}^2$)}\\
    &amp;= \frac{1}{S_{xx}}
      \begin{pmatrix}
      {\bar{y}}\mathopen{}\left(S_{xx}+ n{\bar{x}}^2\right)\mathclose{} - {\bar{x}}\mathopen{}\left(S_{xy}+ n{\bar{x}}{\bar{y}}\right)\mathclose{} \\
      \mathopen{}\left(S_{xy}+ n{\bar{x}}{\bar{y}}\right)\mathclose{} - n {\bar{x}}{\bar{y}}
      \end{pmatrix}
    &amp;&amp; \text{($\sum_{i=1}^nx_iy_i= S_{xy}+ n{\bar{x}}{\bar{y}}$)}\\
    &amp;= \frac{1}{S_{xx}}
      \begin{pmatrix}
      {\bar{y}}S_{xx}+ {\bar{y}}n{\bar{x}}^2 - {\bar{x}}S_{xy}- {\bar{x}}n{\bar{x}}{\bar{y}}\\
      S_{xy}+ n{\bar{x}}{\bar{y}}- n {\bar{x}}{\bar{y}}
      \end{pmatrix}
    &amp;&amp; \text{(distribute)}\\
    &amp;= \frac{1}{S_{xx}}
      \begin{pmatrix}
      {\bar{y}}S_{xx}+ n{\bar{x}}^2{\bar{y}}- {\bar{x}}S_{xy}- n{\bar{x}}{\bar{x}}{\bar{y}}\\
      S_{xy}+ n{\bar{x}}{\bar{y}}- n {\bar{x}}{\bar{y}}
      \end{pmatrix}
    &amp;&amp; \text{(reorder the factors)}\\
    &amp;= \frac{1}{S_{xx}}
      \begin{pmatrix}
      {\bar{y}}S_{xx}+ n{\bar{x}}^2{\bar{y}}- {\bar{x}}S_{xy}- n{\bar{x}}^2{\bar{y}}\\
      S_{xy}+ n{\bar{x}}{\bar{y}}- n {\bar{x}}{\bar{y}}
      \end{pmatrix}
    &amp;&amp; \text{(${\bar{x}}{\bar{x}}= {\bar{x}}^2$)}\\
    &amp;= \frac{1}{S_{xx}}
      \begin{pmatrix}
      {\bar{y}}S_{xx}- {\bar{x}}S_{xy}\\
      S_{xy}+ n{\bar{x}}{\bar{y}}- n {\bar{x}}{\bar{y}}
      \end{pmatrix}
    &amp;&amp; \text{(first entry: cancel $\pm n{\bar{x}}^2{\bar{y}}$)}\\
    &amp;= \frac{1}{S_{xx}}
      \begin{pmatrix}
      {\bar{y}}S_{xx}- {\bar{x}}S_{xy}\\
      S_{xy}
      \end{pmatrix}
    &amp;&amp; \text{(second entry: cancel $\pm n{\bar{x}}{\bar{y}}$)}\\
    &amp;= \begin{pmatrix}
      {\bar{y}}S_{xx}/ S_{xx}- {\bar{x}}\, S_{xy}/ S_{xx}\\
      S_{xy}/ S_{xx}
      \end{pmatrix}
    &amp;&amp; \text{(multiply each entry by $1 / S_{xx}$)}\\
    &amp;= \begin{pmatrix}
      {\bar{y}}- {\bar{x}}\, S_{xy}/ S_{xx}\\
      S_{xy}/ S_{xx}
      \end{pmatrix}
    &amp;&amp; \text{(cancel $S_{xx}$)}
    \end{aligned}
    $$</w:t>
      </w:r>
    </w:p>
    <w:p>
      <w:pPr>
        <w:pStyle w:val="FirstParagraph"/>
      </w:pPr>
      <w:r>
        <w:t xml:space="preserve">Its entries are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/</m:t>
        </m:r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same solution as</w:t>
      </w:r>
      <w:r>
        <w:t xml:space="preserve"> </w:t>
      </w:r>
      <w:hyperlink w:anchor="exr-solve-normal-equations">
        <w:r>
          <w:rPr>
            <w:rStyle w:val="Hyperlink"/>
          </w:rPr>
          <w:t xml:space="preserve">Exercise 8</w:t>
        </w:r>
      </w:hyperlink>
      <w:r>
        <w:t xml:space="preserve">.</w:t>
      </w:r>
    </w:p>
    <w:bookmarkEnd w:id="106"/>
    <w:bookmarkStart w:id="107" w:name="lem-solve-normal-equations-vector"/>
    <w:p>
      <w:pPr>
        <w:pStyle w:val="BodyText"/>
      </w:pPr>
      <w:r>
        <w:rPr>
          <w:b/>
          <w:bCs/>
        </w:rPr>
        <w:t xml:space="preserve">Lemma 10 (Solution of the normal equations in vector notation)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normal equations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$\mathord{\smash[b]{\underset{\raise.3ex\hbox{$\scriptstyle\sim$}}{c}}\vphantom{c}} = \sum_{i=1}^n\mathord{\smash[b]{\underset{\raise.3ex\hbox{$\scriptstyle\sim$}}{x}}\vphantom{x}}_iy_i$</w:t>
      </w:r>
      <w:r>
        <w:t xml:space="preserve"> </w:t>
      </w:r>
      <w:r>
        <w:t xml:space="preserve">(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) have exactly one solution,</w:t>
      </w:r>
    </w:p>
    <w:p>
      <w:pPr>
        <w:pStyle w:val="BodyText"/>
      </w:pPr>
      <w:r>
        <w:t xml:space="preserve">$$
    \mathord{\smash[b]{\underset{\raise.3ex\hbox{$\scriptstyle\sim$}}{\beta}}\vphantom{\beta}}= A^{-1} \mathord{\smash[b]{\underset{\raise.3ex\hbox{$\scriptstyle\sim$}}{c}}\vphantom{c}}
    = \begin{pmatrix} {\bar{y}}- \beta_{x} {\bar{x}}\\ S_{xy}/ S_{xx}\end{pmatrix}
    \quad \text{with} \quad \beta_{x} = \frac{S_{xy}}{S_{xx}},
    $$</w:t>
      </w:r>
    </w:p>
    <w:p>
      <w:pPr>
        <w:pStyle w:val="FirstParagraph"/>
      </w:pPr>
      <w:r>
        <w:t xml:space="preserve">the same solution as</w:t>
      </w:r>
      <w:r>
        <w:t xml:space="preserve"> </w:t>
      </w:r>
      <w:hyperlink w:anchor="lem-solve-normal-equations">
        <w:r>
          <w:rPr>
            <w:rStyle w:val="Hyperlink"/>
          </w:rPr>
          <w:t xml:space="preserve">Lemma 5</w:t>
        </w:r>
      </w:hyperlink>
      <w:r>
        <w:t xml:space="preserve">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olve-normal-equations-vector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109" w:name="exr-rss-hessian-vector"/>
    <w:p>
      <w:pPr>
        <w:pStyle w:val="BodyText"/>
      </w:pPr>
      <w:r>
        <w:rPr>
          <w:b/>
          <w:bCs/>
        </w:rPr>
        <w:t xml:space="preserve">Exercise 14 (Hessian of RSS in vector notation)</w:t>
      </w:r>
      <w:r>
        <w:t xml:space="preserve"> </w:t>
      </w:r>
      <w:r>
        <w:t xml:space="preserve">Find 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$\frac{\partial}{\partial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\text{RSS}(\mathord{\smash[b]{\underset{\raise.3ex\hbox{$\scriptstyle\sim$}}{\beta}}\vphantom{\beta}})$</w:t>
      </w:r>
      <w:r>
        <w:t xml:space="preserve">,</w:t>
      </w:r>
      <w:r>
        <w:t xml:space="preserve"> </w:t>
      </w:r>
      <w:r>
        <w:t xml:space="preserve">and show that it is positive definite 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09"/>
    <w:bookmarkStart w:id="110" w:name="sol-rss-hessian-vector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Differentiate the gradient</w:t>
      </w:r>
      <w:r>
        <w:t xml:space="preserve"> </w:t>
      </w:r>
      <w:r>
        <w:t xml:space="preserve">$-2 \mathopen{}\left(\mathord{\smash[b]{\underset{\raise.3ex\hbox{$\scriptstyle\sim$}}{c}}\vphantom{c}} - A \mathord{\smash[b]{\underset{\raise.3ex\hbox{$\scriptstyle\sim$}}{\beta}}\vphantom{\beta}}\right)\mathclose{}$</w:t>
      </w:r>
      <w:r>
        <w:t xml:space="preserve"> </w:t>
      </w:r>
      <w:r>
        <w:t xml:space="preserve">from</w:t>
      </w:r>
      <w:r>
        <w:t xml:space="preserve"> </w:t>
      </w:r>
      <w:hyperlink w:anchor="exr-normal-equations-vector">
        <w:r>
          <w:rPr>
            <w:rStyle w:val="Hyperlink"/>
          </w:rPr>
          <w:t xml:space="preserve">Exercise 12</w:t>
        </w:r>
      </w:hyperlink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.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does not depend on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  <w:r>
        <w:t xml:space="preserve"> </w:t>
      </w:r>
      <w:r>
        <w:t xml:space="preserve">Each entry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is the dot product of a row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 by the gradient of a linear function</w:t>
      </w:r>
      <w:r>
        <w:t xml:space="preserve"> </w:t>
      </w:r>
      <w:r>
        <w:t xml:space="preserve">(</w:t>
      </w:r>
      <w:hyperlink w:anchor="exr-rss-gradient-vector">
        <w:r>
          <w:rPr>
            <w:rStyle w:val="Hyperlink"/>
          </w:rPr>
          <w:t xml:space="preserve">Exercise 11</w:t>
        </w:r>
      </w:hyperlink>
      <w:r>
        <w:t xml:space="preserve">),</w:t>
      </w:r>
      <w:r>
        <w:t xml:space="preserve"> </w:t>
      </w:r>
      <w:r>
        <w:t xml:space="preserve">the derivative of</w:t>
      </w:r>
      <w:r>
        <w:t xml:space="preserve"> </w:t>
      </w:r>
      <w:r>
        <w:t xml:space="preserve">$A \mathord{\smash[b]{\underset{\raise.3ex\hbox{$\scriptstyle\sim$}}{\beta}}\vphantom{\beta}}$</w:t>
      </w:r>
      <w:r>
        <w:t xml:space="preserve"> </w:t>
      </w:r>
      <w:r>
        <w:t xml:space="preserve">with respect to</w:t>
      </w:r>
      <w:r>
        <w:t xml:space="preserve"> </w:t>
      </w:r>
      <w:r>
        <w:t xml:space="preserve">${\mathord{\smash[b]{\underset{\raise.3ex\hbox{$\scriptstyle\sim$}}{\beta}}\vphantom{\beta}}}^{\top}$</w:t>
      </w:r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So:</w:t>
      </w:r>
    </w:p>
    <w:p>
      <w:pPr>
        <w:pStyle w:val="BodyText"/>
      </w:pPr>
      <w:r>
        <w:t xml:space="preserve">$$
    \begin{aligned}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&amp;= \frac{\partial}{\partial {\mathord{\smash[b]{\underset{\raise.3ex\hbox{$\scriptstyle\sim$}}{\beta}}\vphantom{\beta}}}^{\top}} \mathopen{}\left(-2 \mathopen{}\left(\mathord{\smash[b]{\underset{\raise.3ex\hbox{$\scriptstyle\sim$}}{c}}\vphantom{c}} - A \mathord{\smash[b]{\underset{\raise.3ex\hbox{$\scriptstyle\sim$}}{\beta}}\vphantom{\beta}}\right)\mathclose{}\right)\mathclose{}
    &amp;&amp; \text{(differentiate the gradient)}\\
    &amp;= -2 \frac{\partial}{\partial {\mathord{\smash[b]{\underset{\raise.3ex\hbox{$\scriptstyle\sim$}}{\beta}}\vphantom{\beta}}}^{\top}} \mathopen{}\left(\mathord{\smash[b]{\underset{\raise.3ex\hbox{$\scriptstyle\sim$}}{c}}\vphantom{c}} - A \mathord{\smash[b]{\underset{\raise.3ex\hbox{$\scriptstyle\sim$}}{\beta}}\vphantom{\beta}}\right)\mathclose{}
    &amp;&amp; \text{(constant factor)}\\
    &amp;= -2 \mathopen{}\left(\frac{\partial}{\partial {\mathord{\smash[b]{\underset{\raise.3ex\hbox{$\scriptstyle\sim$}}{\beta}}\vphantom{\beta}}}^{\top}} \mathord{\smash[b]{\underset{\raise.3ex\hbox{$\scriptstyle\sim$}}{c}}\vphantom{c}} - \frac{\partial}{\partial {\mathord{\smash[b]{\underset{\raise.3ex\hbox{$\scriptstyle\sim$}}{\beta}}\vphantom{\beta}}}^{\top}} A \mathord{\smash[b]{\underset{\raise.3ex\hbox{$\scriptstyle\sim$}}{\beta}}\vphantom{\beta}}\right)\mathclose{}
    &amp;&amp; \text{(derivative of a difference)}\\
    &amp;= -2 \mathopen{}\left(\mathbf{0} - \frac{\partial}{\partial {\mathord{\smash[b]{\underset{\raise.3ex\hbox{$\scriptstyle\sim$}}{\beta}}\vphantom{\beta}}}^{\top}} A \mathord{\smash[b]{\underset{\raise.3ex\hbox{$\scriptstyle\sim$}}{\beta}}\vphantom{\beta}}\right)\mathclose{}
    &amp;&amp; \text{($\mathord{\smash[b]{\underset{\raise.3ex\hbox{$\scriptstyle\sim$}}{c}}\vphantom{c}}$ does not depend on $\mathord{\smash[b]{\underset{\raise.3ex\hbox{$\scriptstyle\sim$}}{\beta}}\vphantom{\beta}}$)}\\
    &amp;= -2 \mathopen{}\left(\mathbf{0} - A\right)\mathclose{}
    &amp;&amp; \text{(derivative of a linear function)}\\
    &amp;= -2 \mathopen{}\left(-A\right)\mathclose{}
    &amp;&amp; \text{(subtract from zero)}\\
    &amp;= 2 A
    &amp;&amp; \text{(multiply)}\\
    &amp;= 2 \sum_{i=1}^n\mathord{\smash[b]{\underset{\raise.3ex\hbox{$\scriptstyle\sim$}}{x}}\vphantom{x}}_i {\mathord{\smash[b]{\underset{\raise.3ex\hbox{$\scriptstyle\sim$}}{x}}\vphantom{x}}_i}^{\top}
    &amp;&amp; \text{(definition of $A$)}
    \end{aligned}
    $$</w:t>
      </w:r>
    </w:p>
    <w:p>
      <w:pPr>
        <w:pStyle w:val="FirstParagraph"/>
      </w:pPr>
      <w:r>
        <w:t xml:space="preserve">To show it is positive definite,</w:t>
      </w:r>
      <w:r>
        <w:t xml:space="preserve"> </w:t>
      </w:r>
      <w:r>
        <w:t xml:space="preserve">take any vector</w:t>
      </w:r>
      <w:r>
        <w:t xml:space="preserve"> </w:t>
      </w:r>
      <w:r>
        <w:t xml:space="preserve">$\mathord{\smash[b]{\underset{\raise.3ex\hbox{$\scriptstyle\sim$}}{v}}\vphantom{v}} = {(v_0, v_x)}^{\top} \neq \mathord{\smash[b]{\underset{\raise.3ex\hbox{$\scriptstyle\sim$}}{0}}\vphantom{0}}$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{\mathord{\smash[b]{\underset{\raise.3ex\hbox{$\scriptstyle\sim$}}{v}}\vphantom{v}}}^{\top} \mathopen{}\left(2 A\right)\mathclose{} \mathord{\smash[b]{\underset{\raise.3ex\hbox{$\scriptstyle\sim$}}{v}}\vphantom{v}}
    &amp;= 2 \, {\mathord{\smash[b]{\underset{\raise.3ex\hbox{$\scriptstyle\sim$}}{v}}\vphantom{v}}}^{\top} A \mathord{\smash[b]{\underset{\raise.3ex\hbox{$\scriptstyle\sim$}}{v}}\vphantom{v}}
    &amp;&amp; \text{(constant factor)}\\
    &amp;= 2 \, {\mathord{\smash[b]{\underset{\raise.3ex\hbox{$\scriptstyle\sim$}}{v}}\vphantom{v}}}^{\top} \mathopen{}\left(\sum_{i=1}^n\mathord{\smash[b]{\underset{\raise.3ex\hbox{$\scriptstyle\sim$}}{x}}\vphantom{x}}_i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\text{(definition of $A$)}\\
    &amp;= 2 \sum_{i=1}^n{\mathord{\smash[b]{\underset{\raise.3ex\hbox{$\scriptstyle\sim$}}{v}}\vphantom{v}}}^{\top} \mathopen{}\left(\mathord{\smash[b]{\underset{\raise.3ex\hbox{$\scriptstyle\sim$}}{x}}\vphantom{x}}_i {\mathord{\smash[b]{\underset{\raise.3ex\hbox{$\scriptstyle\sim$}}{x}}\vphantom{x}}_i}^{\top}\right)\mathclose{} \mathord{\smash[b]{\underset{\raise.3ex\hbox{$\scriptstyle\sim$}}{v}}\vphantom{v}}
    &amp;&amp; \text{(matrix multiplication distributes over the sum)}\\
    &amp;= 2 \sum_{i=1}^n\mathopen{}\left({\mathord{\smash[b]{\underset{\raise.3ex\hbox{$\scriptstyle\sim$}}{v}}\vphantom{v}}}^{\top} \mathord{\smash[b]{\underset{\raise.3ex\hbox{$\scriptstyle\sim$}}{x}}\vphantom{x}}_i\right)\mathclose{} \mathopen{}\left({\mathord{\smash[b]{\underset{\raise.3ex\hbox{$\scriptstyle\sim$}}{x}}\vphantom{x}}_i}^{\top} \mathord{\smash[b]{\underset{\raise.3ex\hbox{$\scriptstyle\sim$}}{v}}\vphantom{v}}\right)\mathclose{}
    &amp;&amp; \text{(matrix multiplication is associative)}\\
    &amp;= 2 \sum_{i=1}^n\mathopen{}\left(\mathord{\smash[b]{\underset{\raise.3ex\hbox{$\scriptstyle\sim$}}{v}}\vphantom{v}} \cdot \mathord{\smash[b]{\underset{\raise.3ex\hbox{$\scriptstyle\sim$}}{x}}\vphantom{x}}_i\right)\mathclose{} \mathopen{}\left(\mathord{\smash[b]{\underset{\raise.3ex\hbox{$\scriptstyle\sim$}}{x}}\vphantom{x}}_i \cdot \mathord{\smash[b]{\underset{\raise.3ex\hbox{$\scriptstyle\sim$}}{v}}\vphantom{v}}\right)\mathclose{}
    &amp;&amp; \text{(transpose products as dot products)}\\
    &amp;= 2 \sum_{i=1}^n\mathopen{}\left(\mathord{\smash[b]{\underset{\raise.3ex\hbox{$\scriptstyle\sim$}}{v}}\vphantom{v}} \cdot \mathord{\smash[b]{\underset{\raise.3ex\hbox{$\scriptstyle\sim$}}{x}}\vphantom{x}}_i\right)\mathclose{}^2
    &amp;&amp; \text{(dot product is symmetric)}\\
    &amp;= 2 \sum_{i=1}^n\mathopen{}\left(v_0 + v_x x_i\right)\mathclose{}^2
    &amp;&amp; \text{(write out the dot product)}\\
    &amp;\ge 0
    &amp;&amp; \text{(sum of squares)}
    \end{aligned}
    $$</w:t>
      </w:r>
    </w:p>
    <w:p>
      <w:pPr>
        <w:pStyle w:val="FirstParagraph"/>
      </w:pPr>
      <w:r>
        <w:t xml:space="preserve">Equality would need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that would force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r>
              <m:t>v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it would force</w:t>
      </w:r>
      <w:r>
        <w:t xml:space="preserve"> </w:t>
      </w:r>
      <m:oMath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contradicting</w:t>
      </w:r>
      <w:r>
        <w:t xml:space="preserve"> </w:t>
      </w:r>
      <w:r>
        <w:t xml:space="preserve">$\mathord{\smash[b]{\underset{\raise.3ex\hbox{$\scriptstyle\sim$}}{v}}\vphantom{v}} \neq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inequality is strict,</w:t>
      </w:r>
      <w:r>
        <w:t xml:space="preserve"> </w:t>
      </w:r>
      <w:r>
        <w:t xml:space="preserve">and the Hessian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.</w:t>
      </w:r>
    </w:p>
    <w:bookmarkEnd w:id="110"/>
    <w:bookmarkStart w:id="111" w:name="lem-rss-hessian-vector"/>
    <w:p>
      <w:pPr>
        <w:pStyle w:val="BodyText"/>
      </w:pPr>
      <w:r>
        <w:rPr>
          <w:b/>
          <w:bCs/>
        </w:rPr>
        <w:t xml:space="preserve">Lemma 11 (Hessian of RSS in vector notation)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residual sum of squares is</w:t>
      </w:r>
    </w:p>
    <w:p>
      <w:pPr>
        <w:pStyle w:val="BodyText"/>
      </w:pPr>
      <w:r>
        <w:t xml:space="preserve">$$
    \frac{\partial}{\partial \mathord{\smash[b]{\underset{\raise.3ex\hbox{$\scriptstyle\sim$}}{\beta}}\vphantom{\beta}}} \frac{\partial}{\partial {\mathord{\smash[b]{\underset{\raise.3ex\hbox{$\scriptstyle\sim$}}{\beta}}\vphantom{\beta}}}^{\top}} \text{RSS}(\mathord{\smash[b]{\underset{\raise.3ex\hbox{$\scriptstyle\sim$}}{\beta}}\vphantom{\beta}})
    = 2 \sum_{i=1}^n\mathord{\smash[b]{\underset{\raise.3ex\hbox{$\scriptstyle\sim$}}{x}}\vphantom{x}}_i {\mathord{\smash[b]{\underset{\raise.3ex\hbox{$\scriptstyle\sim$}}{x}}\vphantom{x}}_i}^{\top},
    $$</w:t>
      </w:r>
    </w:p>
    <w:p>
      <w:pPr>
        <w:pStyle w:val="FirstParagraph"/>
      </w:pPr>
      <w:r>
        <w:t xml:space="preserve">and it 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hessian-vector">
        <w:r>
          <w:rPr>
            <w:rStyle w:val="Hyperlink"/>
          </w:rPr>
          <w:t xml:space="preserve">Exercise 14</w:t>
        </w:r>
      </w:hyperlink>
      <w:r>
        <w:t xml:space="preserve">.</w:t>
      </w:r>
    </w:p>
    <w:bookmarkStart w:id="112" w:name="thm-ols-slr-vector"/>
    <w:p>
      <w:pPr>
        <w:pStyle w:val="BodyText"/>
      </w:pPr>
      <w:r>
        <w:rPr>
          <w:b/>
          <w:bCs/>
        </w:rPr>
        <w:t xml:space="preserve">Theorem 6 (OLS estimates in vector notation)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Then the matrix</w:t>
      </w:r>
      <w:r>
        <w:t xml:space="preserve"> </w:t>
      </w:r>
      <w:r>
        <w:t xml:space="preserve">$A = \sum_{i=1}^n\mathord{\smash[b]{\underset{\raise.3ex\hbox{$\scriptstyle\sim$}}{x}}\vphantom{x}}_i {\mathord{\smash[b]{\underset{\raise.3ex\hbox{$\scriptstyle\sim$}}{x}}\vphantom{x}}_i}^{\top}$</w:t>
      </w:r>
      <w:r>
        <w:t xml:space="preserve"> </w:t>
      </w:r>
      <w:r>
        <w:t xml:space="preserve">is invertible,</w:t>
      </w:r>
      <w:r>
        <w:t xml:space="preserve"> </w:t>
      </w:r>
      <w:r>
        <w:t xml:space="preserve">and the vector of OLS estimates (</w:t>
      </w:r>
      <w:hyperlink w:anchor="def-ols">
        <w:r>
          <w:rPr>
            <w:rStyle w:val="Hyperlink"/>
          </w:rPr>
          <w:t xml:space="preserve">Definition 12</w:t>
        </w:r>
      </w:hyperlink>
      <w:r>
        <w:t xml:space="preserve">) is</w:t>
      </w:r>
    </w:p>
    <w:p>
      <w:pPr>
        <w:pStyle w:val="BodyText"/>
      </w:pPr>
      <w:r>
        <w:t xml:space="preserve">$$
    \hat{\mathord{\smash[b]{\underset{\raise.3ex\hbox{$\scriptstyle\sim$}}{\beta}}\vphantom{\beta}}}= A^{-1} \mathord{\smash[b]{\underset{\raise.3ex\hbox{$\scriptstyle\sim$}}{c}}\vphantom{c}},
    \qquad
    \mathord{\smash[b]{\underset{\raise.3ex\hbox{$\scriptstyle\sim$}}{c}}\vphantom{c}} = \sum_{i=1}^n\mathord{\smash[b]{\underset{\raise.3ex\hbox{$\scriptstyle\sim$}}{x}}\vphantom{x}}_iy_i.
    $$</w:t>
      </w:r>
    </w:p>
    <w:p>
      <w:pPr>
        <w:pStyle w:val="FirstParagraph"/>
      </w:pPr>
      <w:r>
        <w:t xml:space="preserve">Its entries are the estimates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so any point that minimizes it solves the</w:t>
      </w:r>
      <w:r>
        <w:t xml:space="preserve"> </w:t>
      </w:r>
      <w:hyperlink w:anchor="def-normal-equations">
        <w:r>
          <w:rPr>
            <w:rStyle w:val="Hyperlink"/>
          </w:rPr>
          <w:t xml:space="preserve">normal equations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normal-equations-vector">
        <w:r>
          <w:rPr>
            <w:rStyle w:val="Hyperlink"/>
          </w:rPr>
          <w:t xml:space="preserve">Lemma 9</w:t>
        </w:r>
      </w:hyperlink>
      <w:r>
        <w:t xml:space="preserve">,</w:t>
      </w:r>
      <w:r>
        <w:t xml:space="preserve"> </w:t>
      </w:r>
      <w:r>
        <w:t xml:space="preserve">the normal equations are</w:t>
      </w:r>
      <w:r>
        <w:t xml:space="preserve"> </w:t>
      </w:r>
      <w:r>
        <w:t xml:space="preserve">$A \mathord{\smash[b]{\underset{\raise.3ex\hbox{$\scriptstyle\sim$}}{\beta}}\vphantom{\beta}}= \mathord{\smash[b]{\underset{\raise.3ex\hbox{$\scriptstyle\sim$}}{c}}\vphantom{c}}$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solve-normal-equations-vector">
        <w:r>
          <w:rPr>
            <w:rStyle w:val="Hyperlink"/>
          </w:rPr>
          <w:t xml:space="preserve">Lemma 10</w:t>
        </w:r>
      </w:hyperlink>
      <w:r>
        <w:t xml:space="preserve">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so their only solution is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,</w:t>
      </w:r>
      <w:r>
        <w:t xml:space="preserve"> </w:t>
      </w:r>
      <w:r>
        <w:t xml:space="preserve">whose entries are those of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rss-hessian-vector">
        <w:r>
          <w:rPr>
            <w:rStyle w:val="Hyperlink"/>
          </w:rPr>
          <w:t xml:space="preserve">Lemma 11</w:t>
        </w:r>
      </w:hyperlink>
      <w:r>
        <w:t xml:space="preserve">,</w:t>
      </w:r>
      <w:r>
        <w:t xml:space="preserve"> </w:t>
      </w:r>
      <w:r>
        <w:t xml:space="preserve">the Hessian of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positive definite 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 strictly convex</w:t>
      </w:r>
      <w:r>
        <w:t xml:space="preserve"> </w:t>
      </w:r>
      <w:r>
        <w:t xml:space="preserve">and</w:t>
      </w:r>
      <w:r>
        <w:t xml:space="preserve"> </w:t>
      </w:r>
      <w:r>
        <w:t xml:space="preserve">$A^{-1} \mathord{\smash[b]{\underset{\raise.3ex\hbox{$\scriptstyle\sim$}}{c}}\vphantom{c}}$</w:t>
      </w:r>
      <w:r>
        <w:t xml:space="preserve"> </w:t>
      </w:r>
      <w:r>
        <w:t xml:space="preserve">is its unique global minimum.</w:t>
      </w:r>
    </w:p>
    <w:bookmarkStart w:id="114" w:name="exr-ols-slope-r"/>
    <w:p>
      <w:pPr>
        <w:pStyle w:val="BodyText"/>
      </w:pPr>
      <w:r>
        <w:rPr>
          <w:b/>
          <w:bCs/>
        </w:rPr>
        <w:t xml:space="preserve">Exercise 15 (OLS slope 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 OLS slope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and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4"/>
    <w:bookmarkStart w:id="115" w:name="sol-ols-slope-r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In terms of the centered sums 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hyperlink w:anchor="def-centered-cross-product">
        <w:r>
          <w:rPr>
            <w:rStyle w:val="Hyperlink"/>
          </w:rPr>
          <w:t xml:space="preserve">Definition 15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</m:ra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 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r</m:t>
              </m:r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factors of 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y</m:t>
                          </m:r>
                          <m:r>
                            <m:t>y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  <m:rad>
                    <m:radPr>
                      <m:degHide m:val="on"/>
                    </m:radPr>
                    <m:deg/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y</m:t>
                      </m:r>
                      <m:r>
                        <m:t>y</m:t>
                      </m:r>
                    </m:sub>
                  </m:sSub>
                </m:e>
              </m:rad>
              <m:r>
                <m:rPr>
                  <m:nor/>
                  <m:sty m:val="p"/>
                </m:rPr>
                <m:t>, which is positive)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ad>
                <m:radPr>
                  <m:degHide m:val="on"/>
                </m:radPr>
                <m:deg/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e>
              </m:rad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(closed-form OLS slope)</m:t>
              </m:r>
            </m:e>
          </m:eqArr>
        </m:oMath>
      </m:oMathPara>
    </w:p>
    <w:bookmarkEnd w:id="115"/>
    <w:bookmarkStart w:id="116" w:name="cor-ols-slope-r"/>
    <w:p>
      <w:pPr>
        <w:pStyle w:val="FirstParagraph"/>
      </w:pPr>
      <w:r>
        <w:rPr>
          <w:b/>
          <w:bCs/>
        </w:rPr>
        <w:t xml:space="preserve">Corollary 2 (OLS slope in terms of the correlation)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=</m:t>
          </m:r>
          <m:r>
            <m:t>r</m:t>
          </m:r>
          <m:r>
            <m:t> 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y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r:id="rId113">
        <w:r>
          <w:rPr>
            <w:rStyle w:val="Hyperlink"/>
          </w:rPr>
          <w:t xml:space="preserve">sample standard deviations</w:t>
        </w:r>
      </w:hyperlink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1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ols-slope-r">
        <w:r>
          <w:rPr>
            <w:rStyle w:val="Hyperlink"/>
          </w:rPr>
          <w:t xml:space="preserve">Exercise 15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20">
              <w:r>
                <w:rPr>
                  <w:rStyle w:val="Hyperlink"/>
                </w:rPr>
                <w:t xml:space="preserve">Linear Regression (pt1)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fitting a linear regression by least squares,</w:t>
            </w:r>
            <w:r>
              <w:t xml:space="preserve"> </w:t>
            </w:r>
            <w:r>
              <w:t xml:space="preserve">framed as machine learning</w:t>
            </w:r>
            <w:r>
              <w:t xml:space="preserve"> </w:t>
            </w:r>
            <w:r>
              <w:t xml:space="preserve">[11]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2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Compact"/>
        <w:numPr>
          <w:ilvl w:val="0"/>
          <w:numId w:val="1002"/>
        </w:numPr>
      </w:pPr>
      <w:r>
        <w:t xml:space="preserve">Hogg et al. [3, Sec. 6.5], pp. 277–284</w:t>
      </w:r>
      <w:r>
        <w:t xml:space="preserve"> </w:t>
      </w:r>
      <w:r>
        <w:t xml:space="preserve">covers a simple regression problem.</w:t>
      </w:r>
    </w:p>
    <w:p>
      <w:pPr>
        <w:pStyle w:val="Compact"/>
        <w:numPr>
          <w:ilvl w:val="0"/>
          <w:numId w:val="1002"/>
        </w:numPr>
      </w:pPr>
      <w:r>
        <w:t xml:space="preserve">Casella and Berger [12, Sec. 11.3], pp. 539–562</w:t>
      </w:r>
      <w:r>
        <w:t xml:space="preserve"> </w:t>
      </w:r>
      <w:r>
        <w:t xml:space="preserve">covers simple linear regression.</w:t>
      </w:r>
    </w:p>
    <w:p>
      <w:pPr>
        <w:pStyle w:val="Compact"/>
        <w:numPr>
          <w:ilvl w:val="0"/>
          <w:numId w:val="1002"/>
        </w:numPr>
      </w:pPr>
      <w:r>
        <w:t xml:space="preserve">Rice [4, Sec. 14.2.1], pp. 547–549</w:t>
      </w:r>
      <w:r>
        <w:t xml:space="preserve"> </w:t>
      </w:r>
      <w:r>
        <w:t xml:space="preserve">covers slope and intercept properties.</w:t>
      </w:r>
    </w:p>
    <w:bookmarkEnd w:id="122"/>
    <w:bookmarkStart w:id="128" w:name="sec-slr-R"/>
    <w:p>
      <w:pPr>
        <w:pStyle w:val="Heading3"/>
      </w:pPr>
      <w:r>
        <w:t xml:space="preserve">3.3 Fitting a simple linear regression in R</w:t>
      </w:r>
    </w:p>
    <w:bookmarkStart w:id="127" w:name="exm-hers-slr"/>
    <w:p>
      <w:pPr>
        <w:pStyle w:val="FirstParagraph"/>
      </w:pPr>
      <w:r>
        <w:rPr>
          <w:b/>
          <w:bCs/>
        </w:rPr>
        <w:t xml:space="preserve">Example 8 (Regression of fasting glucose on BMI in HERS)</w:t>
      </w:r>
      <w:r>
        <w:t xml:space="preserve"> </w:t>
      </w:r>
      <w:r>
        <w:t xml:space="preserve">The OLS estimates from</w:t>
      </w:r>
      <w:r>
        <w:t xml:space="preserve"> 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and the slope from</w:t>
      </w:r>
      <w:r>
        <w:t xml:space="preserve"> </w:t>
      </w:r>
      <w:hyperlink w:anchor="cor-ols-slope-r">
        <w:r>
          <w:rPr>
            <w:rStyle w:val="Hyperlink"/>
          </w:rPr>
          <w:t xml:space="preserve">Corollary 2</w:t>
        </w:r>
      </w:hyperlink>
      <w:r>
        <w:t xml:space="preserve">,</w:t>
      </w:r>
      <w:r>
        <w:t xml:space="preserve"> </w:t>
      </w:r>
      <w:r>
        <w:t xml:space="preserve">for the participants with a BMI measurement:</w:t>
      </w:r>
    </w:p>
    <w:p>
      <w:pPr>
        <w:pStyle w:val="SourceCode"/>
      </w:pPr>
      <w:r>
        <w:rPr>
          <w:rStyle w:val="NormalTok"/>
        </w:rPr>
        <w:t xml:space="preserve">hers_bmi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(BMI))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hers_bmi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NormalTok"/>
        </w:rPr>
        <w:t xml:space="preserve">b1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b1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b1,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slope_from_r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intercept        slope slope_from_r </w:t>
      </w:r>
      <w:r>
        <w:br/>
      </w:r>
      <w:r>
        <w:rPr>
          <w:rStyle w:val="CommentTok"/>
        </w:rPr>
        <w:t xml:space="preserve">#&gt;     60.07405      1.82218      1.82218</w:t>
      </w:r>
    </w:p>
    <w:p>
      <w:pPr>
        <w:pStyle w:val="FirstParagraph"/>
      </w:pPr>
      <w:r>
        <w:rPr>
          <w:rStyle w:val="VerbatimChar"/>
        </w:rPr>
        <w:t xml:space="preserve">lm()</w:t>
      </w:r>
      <w:r>
        <w:t xml:space="preserve"> </w:t>
      </w:r>
      <w:r>
        <w:t xml:space="preserve">gives the same estimates:</w:t>
      </w:r>
    </w:p>
    <w:p>
      <w:pPr>
        <w:pStyle w:val="SourceCode"/>
      </w:pPr>
      <w:r>
        <w:rPr>
          <w:rStyle w:val="NormalTok"/>
        </w:rPr>
        <w:t xml:space="preserve">slr_fit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18"/>
        <w:gridCol w:w="1536"/>
        <w:gridCol w:w="827"/>
        <w:gridCol w:w="2127"/>
        <w:gridCol w:w="1063"/>
        <w:gridCol w:w="94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t(2756)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(53.084, 67.064)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16.852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1.822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0.122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(1.582, 2.062)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14.878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performance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model_performance</w:t>
      </w:r>
      <w:r>
        <w:rPr>
          <w:rStyle w:val="NormalTok"/>
        </w:rPr>
        <w:t xml:space="preserve">(slr_fit)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insight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p>
      <w:pPr>
        <w:pStyle w:val="TableCaption"/>
      </w:pPr>
      <w:r>
        <w:t xml:space="preserve">Indices of model performance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Indices of model performance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AICc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BIC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R2 (adj.)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RMSE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Sigma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27517.9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27535.7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0.074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35.471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35.484</w:t>
            </w:r>
          </w:p>
        </w:tc>
      </w:tr>
    </w:tbl>
    <w:p>
      <w:pPr>
        <w:pStyle w:val="BodyText"/>
      </w:pPr>
      <w:hyperlink w:anchor="fig-hers-sl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shows the data with the fitted line.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fig-hers-sl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(hers_bmi,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BMI,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coef</w:t>
            </w:r>
            <w:r>
              <w:rPr>
                <w:rStyle w:val="NormalTok"/>
              </w:rPr>
              <w:t xml:space="preserve">(slr_fit)[[</w:t>
            </w:r>
            <w:r>
              <w:rPr>
                <w:rStyle w:val="StringTok"/>
              </w:rPr>
              <w:t xml:space="preserve">"BMI"</w:t>
            </w:r>
            <w:r>
              <w:rPr>
                <w:rStyle w:val="NormalTok"/>
              </w:rPr>
              <w:t xml:space="preserve">]],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correlation-regression_files/figure-docx/unnamed-chunk-9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Fasting glucose against BMI in HERS, with the OLS line</w:t>
            </w:r>
          </w:p>
          <w:bookmarkEnd w:id="126"/>
        </w:tc>
      </w:tr>
    </w:tbl>
    <w:p>
      <w:pPr>
        <w:pStyle w:val="BodyText"/>
      </w:pPr>
      <w:r>
        <w:t xml:space="preserve">The estimated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rPr>
                <m:nor/>
                <m:sty m:val="p"/>
              </m:rPr>
              <m:t>BMI</m:t>
            </m:r>
          </m:sub>
        </m:sSub>
        <m:r>
          <m:rPr>
            <m:sty m:val="p"/>
          </m:rPr>
          <m:t>=</m:t>
        </m:r>
        <m:r>
          <m:t>1.82</m:t>
        </m:r>
      </m:oMath>
      <w:r>
        <w:t xml:space="preserve"> </w:t>
      </w:r>
      <w:r>
        <w:t xml:space="preserve">mg/dL per kg/m</w:t>
      </w:r>
      <w:r>
        <w:rPr>
          <w:vertAlign w:val="superscript"/>
        </w:rPr>
        <w:t xml:space="preserve">2</w:t>
      </w:r>
      <w:r>
        <w:t xml:space="preserve">:</w:t>
      </w:r>
      <w:r>
        <w:t xml:space="preserve"> </w:t>
      </w:r>
      <w:r>
        <w:t xml:space="preserve">mean fasting glucose is about 1.8 mg/dL higher</w:t>
      </w:r>
      <w:r>
        <w:t xml:space="preserve"> </w:t>
      </w:r>
      <w:r>
        <w:t xml:space="preserve">among participants whose BMI is 1 kg/m</w:t>
      </w:r>
      <w:r>
        <w:rPr>
          <w:vertAlign w:val="superscript"/>
        </w:rPr>
        <w:t xml:space="preserve">2</w:t>
      </w:r>
      <w:r>
        <w:t xml:space="preserve"> </w:t>
      </w:r>
      <w:r>
        <w:t xml:space="preserve">higher.</w:t>
      </w:r>
      <w:r>
        <w:t xml:space="preserve"> </w:t>
      </w:r>
      <w:r>
        <w:t xml:space="preserve">The t statistic for the slope equals the correlation test statistic</w:t>
      </w:r>
      <w:r>
        <w:t xml:space="preserve"> </w:t>
      </w:r>
      <w:r>
        <w:t xml:space="preserve">of</w:t>
      </w:r>
      <w:r>
        <w:t xml:space="preserve"> </w:t>
      </w:r>
      <w:hyperlink w:anchor="exm-hers-cor">
        <w:r>
          <w:rPr>
            <w:rStyle w:val="Hyperlink"/>
          </w:rPr>
          <w:t xml:space="preserve">Example 1</w:t>
        </w:r>
      </w:hyperlink>
      <w:r>
        <w:t xml:space="preserve">.</w:t>
      </w:r>
    </w:p>
    <w:bookmarkEnd w:id="127"/>
    <w:bookmarkEnd w:id="128"/>
    <w:bookmarkStart w:id="142" w:name="sec-r-squared"/>
    <w:p>
      <w:pPr>
        <w:pStyle w:val="Heading3"/>
      </w:pPr>
      <w:r>
        <w:t xml:space="preserve">3.4 The coefficient of determination</w:t>
      </w:r>
    </w:p>
    <w:bookmarkStart w:id="129" w:name="def-tss"/>
    <w:p>
      <w:pPr>
        <w:pStyle w:val="FirstParagraph"/>
      </w:pPr>
      <w:r>
        <w:rPr>
          <w:b/>
          <w:bCs/>
        </w:rPr>
        <w:t xml:space="preserve">Definition 17 (Total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total sum of squares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TSS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129"/>
    <w:bookmarkStart w:id="130" w:name="exm-tss"/>
    <w:p>
      <w:pPr>
        <w:pStyle w:val="BodyText"/>
      </w:pPr>
      <w:r>
        <w:rPr>
          <w:b/>
          <w:bCs/>
        </w:rPr>
        <w:t xml:space="preserve">Example 9 (Total sum of squares of three values)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TSS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4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130"/>
    <w:bookmarkStart w:id="131" w:name="def-r-squared"/>
    <w:p>
      <w:pPr>
        <w:pStyle w:val="FirstParagraph"/>
      </w:pPr>
      <w:r>
        <w:rPr>
          <w:b/>
          <w:bCs/>
        </w:rPr>
        <w:t xml:space="preserve">Definition 18 (Coefficient of determination)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coefficient of determination</w:t>
      </w:r>
      <w:r>
        <w:t xml:space="preserve"> </w:t>
      </w:r>
      <w:r>
        <w:t xml:space="preserve">of a model fitted with parameter estimate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one minus the ratio of its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to 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of its outcomes:</w:t>
      </w:r>
    </w:p>
    <w:p>
      <w:pPr>
        <w:pStyle w:val="BodyText"/>
      </w:pPr>
      <w:r>
        <w:t xml:space="preserve">$$R^2 \stackrel{\text{def}}{=}1 - \frac{\text{RSS}(\hat{\mathord{\smash[b]{\underset{\raise.3ex\hbox{$\scriptstyle\sim$}}{\theta}}\vphantom{\theta}}})}{\text{TSS}}.$$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131"/>
    <w:bookmarkStart w:id="132" w:name="rem-r-squared-interpretation"/>
    <w:p>
      <w:pPr>
        <w:pStyle w:val="BodyText"/>
      </w:pPr>
      <w:r>
        <w:rPr>
          <w:i/>
          <w:iCs/>
        </w:rPr>
        <w:t xml:space="preserve">Remark 6</w:t>
      </w:r>
      <w:r>
        <w:t xml:space="preserve"> (Interpreting the coefficient of determination).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often described as the proportion of the variation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explained by the regression on</w:t>
      </w:r>
      <w:r>
        <w:t xml:space="preserve"> </w:t>
      </w:r>
      <m:oMath>
        <m:r>
          <m:t>X</m:t>
        </m:r>
      </m:oMath>
      <w:r>
        <w:t xml:space="preserve">.</w:t>
      </w:r>
    </w:p>
    <w:bookmarkEnd w:id="132"/>
    <w:bookmarkStart w:id="133" w:name="exr-rss-ols-fit"/>
    <w:p>
      <w:pPr>
        <w:pStyle w:val="BodyText"/>
      </w:pPr>
      <w:r>
        <w:rPr>
          <w:b/>
          <w:bCs/>
        </w:rPr>
        <w:t xml:space="preserve">Exercise 16 (Residual sum of squares of the OLS fit)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write 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acc>
                  <m:accPr>
                    <m:chr m:val="̂"/>
                  </m:accPr>
                  <m:e>
                    <m:r>
                      <m:t>ε</m:t>
                    </m:r>
                  </m:e>
                </m:acc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in terms of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.</w:t>
      </w:r>
    </w:p>
    <w:bookmarkEnd w:id="133"/>
    <w:bookmarkStart w:id="135" w:name="sol-rss-ols-fi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The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 </w:t>
      </w:r>
      <w:r>
        <w:t xml:space="preserve">of the OLS fit are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51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residual)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Squaring and summing: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̂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y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x</m:t>
                          </m:r>
                          <m:r>
                            <m:t>x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y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x</m:t>
                      </m:r>
                      <m:r>
                        <m:t>x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End w:id="135"/>
    <w:bookmarkStart w:id="136" w:name="lem-rss-ols-fit"/>
    <w:p>
      <w:pPr>
        <w:pStyle w:val="FirstParagraph"/>
      </w:pPr>
      <w:r>
        <w:rPr>
          <w:b/>
          <w:bCs/>
        </w:rPr>
        <w:t xml:space="preserve">Lemma 12 (Residual sum of squares of the OLS fit)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at the OLS estimates (</w:t>
      </w:r>
      <w:hyperlink w:anchor="thm-ols-slr">
        <w:r>
          <w:rPr>
            <w:rStyle w:val="Hyperlink"/>
          </w:rPr>
          <w:t xml:space="preserve">Theorem 5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=</m:t>
          </m:r>
          <m:sSub>
            <m:e>
              <m:r>
                <m:t>S</m:t>
              </m:r>
            </m:e>
            <m:sub>
              <m:r>
                <m:t>y</m:t>
              </m:r>
              <m:r>
                <m:t>y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Sup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y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S</m:t>
                  </m:r>
                </m:e>
                <m:sub>
                  <m:r>
                    <m:t>x</m:t>
                  </m:r>
                  <m:r>
                    <m:t>x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1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.</w:t>
      </w:r>
    </w:p>
    <w:bookmarkStart w:id="137" w:name="exr-r-squared-slr"/>
    <w:p>
      <w:pPr>
        <w:pStyle w:val="BodyText"/>
      </w:pPr>
      <w:r>
        <w:rPr>
          <w:b/>
          <w:bCs/>
        </w:rPr>
        <w:t xml:space="preserve">Exercise 17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the correlation)</w:t>
      </w:r>
      <w:r>
        <w:t xml:space="preserve"> </w:t>
      </w:r>
      <w:r>
        <w:t xml:space="preserve">Assuming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use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r-squared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OLS fit</w:t>
      </w:r>
      <w:r>
        <w:t xml:space="preserve"> </w:t>
      </w:r>
      <w:r>
        <w:t xml:space="preserve">in terms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show that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7"/>
    <w:bookmarkStart w:id="139" w:name="sol-r-squared-sl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</w:t>
      </w:r>
      <w:r>
        <w:t xml:space="preserve"> </w:t>
      </w:r>
      <w:hyperlink w:anchor="def-tss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hyperlink w:anchor="exr-rss-ols-fit">
        <w:r>
          <w:rPr>
            <w:rStyle w:val="Hyperlink"/>
          </w:rPr>
          <w:t xml:space="preserve">Exercise 16</w:t>
        </w:r>
      </w:hyperlink>
      <w:r>
        <w:t xml:space="preserve"> </w:t>
      </w:r>
      <w:r>
        <w:t xml:space="preserve">gives the residual sum of squares, so:</w:t>
      </w:r>
    </w:p>
    <w:p>
      <w:pPr>
        <w:pStyle w:val="BodyText"/>
      </w:pPr>
      <w:r>
        <w:t xml:space="preserve">$$
    \begin{aligned}
    R^2
    &amp;= 1 - \frac{\text{RSS}(\hat{\mathord{\smash[b]{\underset{\raise.3ex\hbox{$\scriptstyle\sim$}}{\theta}}\vphantom{\theta}}})}{\text{TSS}}
    &amp;&amp; \text{(definition of $R^2$)}\\
    &amp;= 1 - \frac{\text{RSS}(\hat{\beta}_{0}, \hat{\beta}_{x})}{\text{TSS}}
    &amp;&amp; \text{(the OLS estimate is $(\hat{\beta}_{0}, \hat{\beta}_{x})$)}\\
    &amp;= 1 - \frac{\text{RSS}(\hat{\beta}_{0}, \hat{\beta}_{x})}{S_{yy}}
    &amp;&amp; \text{(TSS is $S_{yy}$)}\\
    &amp;= 1 - \frac{S_{yy}- S_{xy}^2 / S_{xx}}{S_{yy}}
    &amp;&amp; \text{(residual sum of squares of the OLS fit)}\\
    &amp;= 1 - \mathopen{}\left(\frac{S_{yy}}{S_{yy}} - \frac{S_{xy}^2 / S_{xx}}{S_{yy}}\right)\mathclose{}
    &amp;&amp; \text{(split the fraction)}\\
    &amp;= 1 - \mathopen{}\left(1 - \frac{S_{xy}^2 / S_{xx}}{S_{yy}}\right)\mathclose{}
    &amp;&amp; \text{($S_{yy}/ S_{yy}= 1$)}\\
    &amp;= 1 - 1 + \frac{S_{xy}^2 / S_{xx}}{S_{yy}}
    &amp;&amp; \text{(distribute the minus sign)}\\
    &amp;= \frac{S_{xy}^2 / S_{xx}}{S_{yy}}
    &amp;&amp; \text{($1 - 1 = 0$)}\\
    &amp;= \frac{S_{xy}^2}{S_{xx}S_{yy}}
    &amp;&amp; \text{(divide a fraction by $S_{yy}$)}\\
    &amp;= \mathopen{}\left(\frac{S_{xy}}{\sqrt{S_{xx}S_{yy}}}\right)\mathclose{}^2
    &amp;&amp; \text{(write as a square)}\\
    &amp;= r^2
    &amp;&amp; \text{($r = S_{xy}/ \sqrt{S_{xx}S_{yy}}$)}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range of the correlation coefficient</w:t>
        </w:r>
      </w:hyperlink>
      <w:r>
        <w:t xml:space="preserve">),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End w:id="139"/>
    <w:bookmarkStart w:id="140" w:name="thm-r-squared-slr"/>
    <w:p>
      <w:pPr>
        <w:pStyle w:val="BodyText"/>
      </w:pPr>
      <w:r>
        <w:rPr>
          <w:b/>
          <w:bCs/>
        </w:rPr>
        <w:t xml:space="preserve">Theorem 7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of a simple linear regression)</w:t>
      </w:r>
      <w:r>
        <w:t xml:space="preserve"> </w:t>
      </w:r>
      <w:r>
        <w:t xml:space="preserve">For the OLS fit of a simple linear regression,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S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y</m:t>
            </m:r>
            <m:r>
              <m:t>y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centered-sums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square of the</w:t>
      </w:r>
      <w:r>
        <w:t xml:space="preserve"> </w:t>
      </w:r>
      <w:hyperlink r:id="rId15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so lies between 0 and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0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r-squared-slr">
        <w:r>
          <w:rPr>
            <w:rStyle w:val="Hyperlink"/>
          </w:rPr>
          <w:t xml:space="preserve">Exercise 17</w:t>
        </w:r>
      </w:hyperlink>
      <w:r>
        <w:t xml:space="preserve">,</w:t>
      </w:r>
      <w:r>
        <w:t xml:space="preserve"> </w:t>
      </w:r>
      <w:r>
        <w:t xml:space="preserve">which uses the residual sum of squares from</w:t>
      </w:r>
      <w:r>
        <w:t xml:space="preserve"> </w:t>
      </w:r>
      <w:hyperlink w:anchor="lem-rss-ols-fit">
        <w:r>
          <w:rPr>
            <w:rStyle w:val="Hyperlink"/>
          </w:rPr>
          <w:t xml:space="preserve">Lemma 12</w:t>
        </w:r>
      </w:hyperlink>
      <w:r>
        <w:t xml:space="preserve">.</w:t>
      </w:r>
    </w:p>
    <w:bookmarkStart w:id="141" w:name="exm-hers-r-squared"/>
    <w:p>
      <w:pPr>
        <w:pStyle w:val="BodyText"/>
      </w:pPr>
      <w:r>
        <w:rPr>
          <w:b/>
          <w:bCs/>
        </w:rPr>
        <w:t xml:space="preserve">Example 10 (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for the regression of glucose on BMI in HERS)</w:t>
      </w:r>
      <w:r>
        <w:t xml:space="preserve"> </w:t>
      </w:r>
      <w:r>
        <w:t xml:space="preserve">For the fit in</w:t>
      </w:r>
      <w:r>
        <w:t xml:space="preserve"> </w:t>
      </w:r>
      <w:hyperlink w:anchor="exm-hers-slr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computed from</w:t>
      </w:r>
      <w:r>
        <w:t xml:space="preserve"> </w:t>
      </w:r>
      <w:hyperlink w:anchor="def-r-squared">
        <w:r>
          <w:rPr>
            <w:rStyle w:val="Hyperlink"/>
          </w:rPr>
          <w:t xml:space="preserve">Definition 18</w:t>
        </w:r>
      </w:hyperlink>
      <w:r>
        <w:t xml:space="preserve">,</w:t>
      </w:r>
      <w:r>
        <w:t xml:space="preserve"> </w:t>
      </w:r>
      <w:r>
        <w:t xml:space="preserve">the square of the Pearson correlation, and</w:t>
      </w:r>
      <w:r>
        <w:t xml:space="preserve"> </w:t>
      </w:r>
      <w:r>
        <w:rPr>
          <w:rStyle w:val="VerbatimChar"/>
        </w:rPr>
        <w:t xml:space="preserve">lm()</w:t>
      </w:r>
      <w:r>
        <w:t xml:space="preserve">’s value agree:</w:t>
      </w:r>
    </w:p>
    <w:p>
      <w:pPr>
        <w:pStyle w:val="SourceCode"/>
      </w:pP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model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BMI,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(fit)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r_squared cor_squared          lm </w:t>
      </w:r>
      <w:r>
        <w:br/>
      </w:r>
      <w:r>
        <w:rPr>
          <w:rStyle w:val="CommentTok"/>
        </w:rPr>
        <w:t xml:space="preserve">#&gt;   0.0743455   0.0743455   0.0743455</w:t>
      </w:r>
    </w:p>
    <w:p>
      <w:pPr>
        <w:pStyle w:val="FirstParagraph"/>
      </w:pPr>
      <w:r>
        <w:t xml:space="preserve">BMI accounts for only about</w:t>
      </w:r>
      <w:r>
        <w:t xml:space="preserve"> </w:t>
      </w:r>
      <w:r>
        <w:t xml:space="preserve">7% of the</w:t>
      </w:r>
      <w:r>
        <w:t xml:space="preserve"> </w:t>
      </w:r>
      <w:r>
        <w:t xml:space="preserve">variation in baseline fasting glucose.</w:t>
      </w:r>
    </w:p>
    <w:bookmarkEnd w:id="141"/>
    <w:p>
      <w:pPr>
        <w:pStyle w:val="Compact"/>
        <w:numPr>
          <w:ilvl w:val="0"/>
          <w:numId w:val="1003"/>
        </w:numPr>
      </w:pPr>
      <w:r>
        <w:t xml:space="preserve">Hogg et al. [3, Sec. 7.6], pp. 344–352</w:t>
      </w:r>
      <w:r>
        <w:t xml:space="preserve"> </w:t>
      </w:r>
      <w:r>
        <w:t xml:space="preserve">covers more regression.</w:t>
      </w:r>
    </w:p>
    <w:p>
      <w:pPr>
        <w:pStyle w:val="Compact"/>
        <w:numPr>
          <w:ilvl w:val="0"/>
          <w:numId w:val="1003"/>
        </w:numPr>
      </w:pPr>
      <w:r>
        <w:t xml:space="preserve">Rice [4, Sec. 14.2.2], pp. 550–559</w:t>
      </w:r>
      <w:r>
        <w:t xml:space="preserve"> </w:t>
      </w:r>
      <w:r>
        <w:t xml:space="preserve">covers assessing the fit of a regression line.</w:t>
      </w:r>
    </w:p>
    <w:bookmarkEnd w:id="142"/>
    <w:bookmarkStart w:id="158" w:name="sec-partial-f"/>
    <w:p>
      <w:pPr>
        <w:pStyle w:val="Heading3"/>
      </w:pPr>
      <w:r>
        <w:t xml:space="preserve">3.5 Comparing nested regression models</w:t>
      </w:r>
    </w:p>
    <w:bookmarkStart w:id="143" w:name="def-nested-regression-models"/>
    <w:p>
      <w:pPr>
        <w:pStyle w:val="FirstParagraph"/>
      </w:pPr>
      <w:r>
        <w:rPr>
          <w:b/>
          <w:bCs/>
        </w:rPr>
        <w:t xml:space="preserve">Definition 19 (Nested linear regression models)</w:t>
      </w:r>
      <w:r>
        <w:t xml:space="preserve"> </w:t>
      </w:r>
      <w:r>
        <w:t xml:space="preserve">Let a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have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 and an</w:t>
      </w:r>
      <w:r>
        <w:t xml:space="preserve"> </w:t>
      </w:r>
      <w:hyperlink w:anchor="def-slr-intercept">
        <w:r>
          <w:rPr>
            <w:rStyle w:val="Hyperlink"/>
          </w:rPr>
          <w:t xml:space="preserve">intercept</w:t>
        </w:r>
      </w:hyperlink>
      <w:r>
        <w:t xml:space="preserve">.</w:t>
      </w:r>
      <w:r>
        <w:t xml:space="preserve"> </w:t>
      </w:r>
      <w:r>
        <w:t xml:space="preserve">A second linear regression model is</w:t>
      </w:r>
      <w:r>
        <w:t xml:space="preserve"> </w:t>
      </w:r>
      <w:r>
        <w:rPr>
          <w:b/>
          <w:bCs/>
        </w:rPr>
        <w:t xml:space="preserve">nested</w:t>
      </w:r>
      <w:r>
        <w:t xml:space="preserve"> </w:t>
      </w:r>
      <w:r>
        <w:t xml:space="preserve">in it</w:t>
      </w:r>
      <w:r>
        <w:t xml:space="preserve"> </w:t>
      </w:r>
      <w:r>
        <w:t xml:space="preserve">if it uses the same outcome and the same observations</w:t>
      </w:r>
      <w:r>
        <w:t xml:space="preserve"> </w:t>
      </w:r>
      <w:r>
        <w:t xml:space="preserve">and is the special case in which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coefficients equal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first model is the</w:t>
      </w:r>
      <w:r>
        <w:t xml:space="preserve"> </w:t>
      </w:r>
      <w:r>
        <w:rPr>
          <w:i/>
          <w:iCs/>
        </w:rPr>
        <w:t xml:space="preserve">larger</w:t>
      </w:r>
      <w:r>
        <w:t xml:space="preserve"> </w:t>
      </w:r>
      <w:r>
        <w:t xml:space="preserve">model,</w:t>
      </w:r>
      <w:r>
        <w:t xml:space="preserve"> </w:t>
      </w:r>
      <w:r>
        <w:t xml:space="preserve">and the second is the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model;</w:t>
      </w:r>
      <w:r>
        <w:t xml:space="preserve"> </w:t>
      </w:r>
      <w:r>
        <w:t xml:space="preserve">the smaller model has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features.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43"/>
    <w:bookmarkStart w:id="144" w:name="exm-hers-nested-models"/>
    <w:p>
      <w:pPr>
        <w:pStyle w:val="BodyText"/>
      </w:pPr>
      <w:r>
        <w:rPr>
          <w:b/>
          <w:bCs/>
        </w:rPr>
        <w:t xml:space="preserve">Example 11 (Nested models for fasting glucose in HERS)</w:t>
      </w:r>
      <w:r>
        <w:t xml:space="preserve"> </w:t>
      </w:r>
      <w:r>
        <w:t xml:space="preserve">In the HERS data, take the linear regression of</w:t>
      </w:r>
      <w:r>
        <w:t xml:space="preserve"> </w:t>
      </w:r>
      <w:r>
        <w:rPr>
          <w:rStyle w:val="VerbatimChar"/>
        </w:rPr>
        <w:t xml:space="preserve">glucose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as the smaller model.</w:t>
      </w:r>
      <w:r>
        <w:t xml:space="preserve"> </w:t>
      </w:r>
      <w:r>
        <w:t xml:space="preserve">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adds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exercise</w:t>
      </w:r>
      <w:r>
        <w:t xml:space="preserve">, so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smaller: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nor/>
                  <m:sty m:val="p"/>
                </m:rPr>
                <m:t>larger:</m:t>
              </m:r>
              <m:r>
                <m:t> 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glucose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BMI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BMI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age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age</m:t>
              </m:r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rPr>
                      <m:nor/>
                      <m:sty m:val="p"/>
                    </m:rPr>
                    <m:t>exercise</m:t>
                  </m:r>
                </m:sub>
              </m:sSub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exercise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Both models must be fitted to the same HERS participants,</w:t>
      </w:r>
      <w:r>
        <w:t xml:space="preserve"> </w:t>
      </w:r>
      <w:r>
        <w:t xml:space="preserve">so keep the participants with all four variables measured:</w:t>
      </w:r>
    </w:p>
    <w:p>
      <w:pPr>
        <w:pStyle w:val="SourceCode"/>
      </w:pPr>
      <w:r>
        <w:rPr>
          <w:rStyle w:val="NormalTok"/>
        </w:rPr>
        <w:t xml:space="preserve">hers_nested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tidyr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drop_na</w:t>
      </w:r>
      <w:r>
        <w:rPr>
          <w:rStyle w:val="NormalTok"/>
        </w:rPr>
        <w:t xml:space="preserve">(glucose, BMI, age, exercise)</w:t>
      </w:r>
      <w:r>
        <w:br/>
      </w:r>
      <w:r>
        <w:rPr>
          <w:rStyle w:val="NormalTok"/>
        </w:rPr>
        <w:t xml:space="preserve">fit_smaller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NormalTok"/>
        </w:rPr>
        <w:t xml:space="preserve">fit_larger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exercise,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hers_nested)</w:t>
      </w:r>
      <w:r>
        <w:br/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(hers_nested)</w:t>
      </w:r>
      <w:r>
        <w:br/>
      </w:r>
      <w:r>
        <w:rPr>
          <w:rStyle w:val="CommentTok"/>
        </w:rPr>
        <w:t xml:space="preserve">#&gt; [1] 2758</w:t>
      </w:r>
    </w:p>
    <w:p>
      <w:pPr>
        <w:pStyle w:val="FirstParagraph"/>
      </w:pPr>
      <w:r>
        <w:t xml:space="preserve">The smaller model sets</w:t>
      </w:r>
      <w:r>
        <w:t xml:space="preserve"> </w:t>
      </w:r>
      <m:oMath>
        <m:sSub>
          <m:e>
            <m:r>
              <m:t>β</m:t>
            </m:r>
          </m:e>
          <m:sub>
            <m:r>
              <m:rPr>
                <m:nor/>
                <m:sty m:val="p"/>
              </m:rPr>
              <m:t>age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rPr>
                <m:nor/>
                <m:sty m:val="p"/>
              </m:rPr>
              <m:t>exercise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 the larger one.</w:t>
      </w:r>
    </w:p>
    <w:bookmarkEnd w:id="144"/>
    <w:bookmarkStart w:id="148" w:name="def-partial-f-test"/>
    <w:p>
      <w:pPr>
        <w:pStyle w:val="BodyText"/>
      </w:pPr>
      <w:r>
        <w:rPr>
          <w:b/>
          <w:bCs/>
        </w:rPr>
        <w:t xml:space="preserve">Definition 20 (Partial F-test)</w:t>
      </w:r>
      <w:r>
        <w:t xml:space="preserve"> </w:t>
      </w:r>
      <w:r>
        <w:t xml:space="preserve">Let a smaller</w:t>
      </w:r>
      <w:r>
        <w:t xml:space="preserve"> </w:t>
      </w:r>
      <w:hyperlink w:anchor="def-linear-regression">
        <w:r>
          <w:rPr>
            <w:rStyle w:val="Hyperlink"/>
          </w:rPr>
          <w:t xml:space="preserve">linear regression model</w:t>
        </w:r>
      </w:hyperlink>
      <w:r>
        <w:t xml:space="preserve"> </w:t>
      </w:r>
      <w:r>
        <w:t xml:space="preserve">be</w:t>
      </w:r>
      <w:r>
        <w:t xml:space="preserve"> </w:t>
      </w:r>
      <w:hyperlink w:anchor="def-nested-regression-models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in a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features,</w:t>
      </w:r>
      <w:r>
        <w:t xml:space="preserve"> </w:t>
      </w:r>
      <w:r>
        <w:t xml:space="preserve">so that they differ by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coefficients,</w:t>
      </w:r>
      <w:r>
        <w:t xml:space="preserve"> </w:t>
      </w:r>
      <w:r>
        <w:t xml:space="preserve">and let both be fitted by</w:t>
      </w:r>
      <w:r>
        <w:t xml:space="preserve"> </w:t>
      </w:r>
      <w:hyperlink w:anchor="def-ols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rss">
        <w:r>
          <w:rPr>
            <w:rStyle w:val="Hyperlink"/>
          </w:rPr>
          <w:t xml:space="preserve">residual sums of squares</w:t>
        </w:r>
      </w:hyperlink>
      <w:r>
        <w:t xml:space="preserve"> </w:t>
      </w:r>
      <w:r>
        <w:t xml:space="preserve">of the smaller and the larger fit.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F-test</w:t>
      </w:r>
      <w:r>
        <w:t xml:space="preserve"> </w:t>
      </w:r>
      <w:r>
        <w:t xml:space="preserve">of</w:t>
      </w:r>
    </w:p>
    <w:p>
      <w:pPr>
        <w:pStyle w:val="BodyText"/>
      </w:pPr>
      <m:oMathPara>
        <m:oMathParaPr>
          <m:jc m:val="center"/>
        </m:oMathParaPr>
        <m:oMath>
          <m:m>
            <m:mPr>
              <m:baseJc m:val="center"/>
              <m:plcHide m:val="on"/>
              <m:mcs>
                <m:mc>
                  <m:mcPr>
                    <m:mcJc m:val="right"/>
                    <m:count m:val="1"/>
                  </m:mcPr>
                </m:mc>
              </m:mcs>
            </m:mPr>
            <m:mr>
              <m:e>
                <m:sSub>
                  <m:e>
                    <m:r>
                      <m:t>H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:</m:t>
                </m:r>
                <m:r>
                  <m:rPr>
                    <m:nor/>
                    <m:sty m:val="p"/>
                  </m:rPr>
                  <m:t>the </m:t>
                </m:r>
                <m:r>
                  <m:t>q</m:t>
                </m:r>
                <m:r>
                  <m:rPr>
                    <m:nor/>
                    <m:sty m:val="p"/>
                  </m:rPr>
                  <m:t> coefficients are all </m:t>
                </m:r>
                <m:r>
                  <m:t>0</m:t>
                </m:r>
              </m:e>
            </m:mr>
          </m:m>
        </m:oMath>
      </m:oMathPara>
    </w:p>
    <w:p>
      <w:pPr>
        <w:pStyle w:val="FirstParagraph"/>
      </w:pPr>
      <w:r>
        <w:t xml:space="preserve">uses the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q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RSS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</w:t>
      </w:r>
      <w:r>
        <w:t xml:space="preserve"> </w:t>
      </w:r>
      <w:hyperlink r:id="rId146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147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 </w:t>
      </w:r>
      <w:r>
        <w:t xml:space="preserve">and</w:t>
      </w:r>
      <w:r>
        <w:t xml:space="preserve"> </w:t>
      </w:r>
      <w:r>
        <w:t xml:space="preserve">Dobson and Barnett [15, Sec. 6.3]</w:t>
      </w:r>
      <w:r>
        <w:t xml:space="preserve">.</w:t>
      </w:r>
    </w:p>
    <w:bookmarkEnd w:id="148"/>
    <w:bookmarkStart w:id="150" w:name="thm-partial-f-null"/>
    <w:p>
      <w:pPr>
        <w:pStyle w:val="BodyText"/>
      </w:pPr>
      <w:r>
        <w:rPr>
          <w:b/>
          <w:bCs/>
        </w:rPr>
        <w:t xml:space="preserve">Theorem 8 (Null distribution of the partial F statistic)</w:t>
      </w:r>
      <w:r>
        <w:t xml:space="preserve"> </w:t>
      </w:r>
      <w:r>
        <w:t xml:space="preserve">Let the errors of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 </w:t>
      </w:r>
      <w:r>
        <w:t xml:space="preserve">be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Gaussian</w:t>
      </w:r>
      <w:r>
        <w:t xml:space="preserve"> </w:t>
      </w:r>
      <w:r>
        <w:t xml:space="preserve">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same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partial-f-test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for every number of observations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Vittinghoff et al. [1, Sec. 4.3]</w:t>
      </w:r>
      <w:r>
        <w:t xml:space="preserve">.</w:t>
      </w:r>
    </w:p>
    <w:bookmarkEnd w:id="15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The two are</w:t>
      </w:r>
      <w:r>
        <w:t xml:space="preserve"> </w:t>
      </w:r>
      <w:hyperlink r:id="rId149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 of the</w:t>
      </w:r>
      <w:r>
        <w:t xml:space="preserve"> </w:t>
      </w:r>
      <w:hyperlink r:id="rId151">
        <w:r>
          <w:rPr>
            <w:rStyle w:val="Hyperlink"/>
          </w:rPr>
          <w:t xml:space="preserve">outcome vector</w:t>
        </w:r>
      </w:hyperlink>
      <w:r>
        <w:t xml:space="preserve"> </w:t>
      </w:r>
      <w:r>
        <w:t xml:space="preserve">orthogonal to the</w:t>
      </w:r>
      <w:r>
        <w:t xml:space="preserve"> </w:t>
      </w:r>
      <w:hyperlink w:anchor="def-nested-regression-models">
        <w:r>
          <w:rPr>
            <w:rStyle w:val="Hyperlink"/>
          </w:rPr>
          <w:t xml:space="preserve">larger model</w:t>
        </w:r>
      </w:hyperlink>
      <w:r>
        <w:t xml:space="preserve">’s</w:t>
      </w:r>
      <w:r>
        <w:t xml:space="preserve"> </w:t>
      </w:r>
      <w:hyperlink r:id="rId134">
        <w:r>
          <w:rPr>
            <w:rStyle w:val="Hyperlink"/>
          </w:rPr>
          <w:t xml:space="preserve">fitted values</w:t>
        </w:r>
      </w:hyperlink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the squared length of the part</w:t>
      </w:r>
      <w:r>
        <w:t xml:space="preserve"> </w:t>
      </w:r>
      <w:r>
        <w:t xml:space="preserve">in the larger model but orthogonal to the smaller one.</w:t>
      </w:r>
      <w:r>
        <w:t xml:space="preserve"> </w:t>
      </w:r>
      <w:r>
        <w:t xml:space="preserve">Dividing each by its degrees of freedom,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cancels from the quotient, which is therefore</w:t>
      </w:r>
      <w:r>
        <w:t xml:space="preserve"> </w:t>
      </w:r>
      <m:oMath>
        <m:sSub>
          <m:e>
            <m:r>
              <m:t>F</m:t>
            </m:r>
          </m:e>
          <m:sub>
            <m:r>
              <m:t>q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r:id="rId147">
        <w:r>
          <w:rPr>
            <w:rStyle w:val="Hyperlink"/>
          </w:rPr>
          <w:t xml:space="preserve">the definition of the F-distribution</w:t>
        </w:r>
      </w:hyperlink>
      <w:r>
        <w:t xml:space="preserve">.</w:t>
      </w:r>
    </w:p>
    <w:bookmarkStart w:id="152" w:name="exm-hers-partial-f"/>
    <w:p>
      <w:pPr>
        <w:pStyle w:val="BodyText"/>
      </w:pPr>
      <w:r>
        <w:rPr>
          <w:b/>
          <w:bCs/>
        </w:rPr>
        <w:t xml:space="preserve">Example 12 (Partial F-test of age and exercise in HERS)</w:t>
      </w:r>
      <w:r>
        <w:t xml:space="preserve"> </w:t>
      </w:r>
      <w:r>
        <w:t xml:space="preserve">For the models of</w:t>
      </w:r>
      <w:r>
        <w:t xml:space="preserve"> </w:t>
      </w:r>
      <w:hyperlink w:anchor="exm-hers-nested-model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anova()</w:t>
      </w:r>
      <w:r>
        <w:t xml:space="preserve"> </w:t>
      </w:r>
      <w:r>
        <w:t xml:space="preserve">gives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anova</w:t>
      </w:r>
      <w:r>
        <w:rPr>
          <w:rStyle w:val="NormalTok"/>
        </w:rPr>
        <w:t xml:space="preserve">(fit_smaller, fit_larger)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960"/>
        <w:gridCol w:w="814"/>
        <w:gridCol w:w="962"/>
        <w:gridCol w:w="296"/>
        <w:gridCol w:w="888"/>
        <w:gridCol w:w="962"/>
        <w:gridCol w:w="518"/>
        <w:gridCol w:w="5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RSS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 (error)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1: glucose ~ BMI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3.470e+06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2756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2: glucose ~ BMI + age + exercise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3.461e+06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9188.413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4594.207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3.656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0.026</w:t>
            </w:r>
          </w:p>
        </w:tc>
      </w:tr>
    </w:tbl>
    <w:p>
      <w:pPr>
        <w:pStyle w:val="BodyText"/>
      </w:pPr>
      <w:r>
        <w:t xml:space="preserve">The definition gives the same</w:t>
      </w:r>
      <w:r>
        <w:t xml:space="preserve"> </w:t>
      </w:r>
      <w:hyperlink r:id="rId145">
        <w:r>
          <w:rPr>
            <w:rStyle w:val="Hyperlink"/>
          </w:rPr>
          <w:t xml:space="preserve">statistic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rss0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(fit_smaller)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rss1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residuals</w:t>
      </w:r>
      <w:r>
        <w:rPr>
          <w:rStyle w:val="NormalTok"/>
        </w:rPr>
        <w:t xml:space="preserve">(fit_larger)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nobs</w:t>
      </w:r>
      <w:r>
        <w:rPr>
          <w:rStyle w:val="NormalTok"/>
        </w:rPr>
        <w:t xml:space="preserve">(fit_larger)</w:t>
      </w:r>
      <w:r>
        <w:br/>
      </w:r>
      <w:r>
        <w:rPr>
          <w:rStyle w:val="NormalTok"/>
        </w:rPr>
        <w:t xml:space="preserve">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(fit_larger))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(fit_smaller))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((rss0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rss1)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(rss1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f_stat,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(f_stat, q,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  p_value </w:t>
      </w:r>
      <w:r>
        <w:br/>
      </w:r>
      <w:r>
        <w:rPr>
          <w:rStyle w:val="CommentTok"/>
        </w:rPr>
        <w:t xml:space="preserve">#&gt; 3.6558211 0.0259658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2754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3.66</m:t>
        </m:r>
      </m:oMath>
      <w:r>
        <w:t xml:space="preserve">,</w:t>
      </w:r>
      <w:r>
        <w:t xml:space="preserve"> </w:t>
      </w:r>
      <w:r>
        <w:t xml:space="preserve">so the data reject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at the 5% level.</w:t>
      </w:r>
    </w:p>
    <w:bookmarkEnd w:id="152"/>
    <w:bookmarkStart w:id="157" w:name="rem-partial-f-lrt"/>
    <w:p>
      <w:pPr>
        <w:pStyle w:val="BodyText"/>
      </w:pPr>
      <w:r>
        <w:rPr>
          <w:i/>
          <w:iCs/>
        </w:rPr>
        <w:t xml:space="preserve">Remark 7</w:t>
      </w:r>
      <w:r>
        <w:t xml:space="preserve"> (The partial F-test and the likelihood ratio test). </w:t>
      </w:r>
      <w:r>
        <w:t xml:space="preserve">Let the errors be Gaussian.</w:t>
      </w:r>
      <w:r>
        <w:t xml:space="preserve"> </w:t>
      </w:r>
      <w:r>
        <w:t xml:space="preserve">The</w:t>
      </w:r>
      <w:r>
        <w:t xml:space="preserve"> </w:t>
      </w:r>
      <w:hyperlink r:id="rId15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of the error</w:t>
      </w:r>
      <w:r>
        <w:t xml:space="preserve"> </w:t>
      </w:r>
      <w:hyperlink r:id="rId1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a model with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 its maximized</w:t>
      </w:r>
      <w:r>
        <w:t xml:space="preserve"> </w:t>
      </w:r>
      <w:hyperlink r:id="rId154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rPr>
            <m:sty m:val="p"/>
          </m:rPr>
          <m:t>(</m:t>
        </m:r>
        <m:r>
          <m:t>2</m:t>
        </m:r>
        <m:r>
          <m:t>π</m:t>
        </m:r>
        <m:r>
          <m:t> </m:t>
        </m:r>
        <m:r>
          <m:rPr>
            <m:nor/>
            <m:sty m:val="p"/>
          </m:rPr>
          <m:t>RSS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n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55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 the</w:t>
      </w:r>
      <w:r>
        <w:t xml:space="preserve"> </w:t>
      </w:r>
      <w:hyperlink r:id="rId156">
        <w:r>
          <w:rPr>
            <w:rStyle w:val="Hyperlink"/>
          </w:rPr>
          <w:t xml:space="preserve">null hypothesis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partial-f-test">
        <w:r>
          <w:rPr>
            <w:rStyle w:val="Hyperlink"/>
          </w:rPr>
          <w:t xml:space="preserve">partial F-test</w:t>
        </w:r>
      </w:hyperlink>
      <w:r>
        <w:t xml:space="preserve"> </w:t>
      </w:r>
      <w:r>
        <w:t xml:space="preserve">is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f>
                <m:fPr>
                  <m:type m:val="bar"/>
                </m:fPr>
                <m:num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RSS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RSS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quantity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near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n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Also</w:t>
      </w:r>
      <w:r>
        <w:t xml:space="preserve"> </w:t>
      </w:r>
      <m:oMath>
        <m:r>
          <m:t>q</m:t>
        </m:r>
        <m:r>
          <m:t>F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rPr>
                <m:nor/>
                <m:sty m:val="p"/>
              </m:rPr>
              <m:t>RSS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is close to the same value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p</m:t>
        </m:r>
      </m:oMath>
      <w:r>
        <w:t xml:space="preserve">.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  <m:r>
          <m:t>F</m:t>
        </m:r>
      </m:oMath>
      <w:r>
        <w:t xml:space="preserve"> </w:t>
      </w:r>
      <w:r>
        <w:t xml:space="preserve">therefore have approximately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but the F-test is exact for Gaussian errors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r:id="rId155">
        <w:r>
          <w:rPr>
            <w:rStyle w:val="Hyperlink"/>
          </w:rPr>
          <w:t xml:space="preserve">likelihood ratio test</w:t>
        </w:r>
      </w:hyperlink>
      <w:r>
        <w:t xml:space="preserve"> </w:t>
      </w:r>
      <w:r>
        <w:t xml:space="preserve">holds only approximately.</w:t>
      </w:r>
    </w:p>
    <w:bookmarkEnd w:id="157"/>
    <w:bookmarkEnd w:id="158"/>
    <w:bookmarkStart w:id="160" w:name="further-reading"/>
    <w:p>
      <w:pPr>
        <w:pStyle w:val="Heading3"/>
      </w:pPr>
      <w:r>
        <w:t xml:space="preserve">3.6 Further reading</w:t>
      </w:r>
    </w:p>
    <w:p>
      <w:pPr>
        <w:pStyle w:val="FirstParagraph"/>
      </w:pPr>
      <w:hyperlink r:id="rId159">
        <w:r>
          <w:rPr>
            <w:rStyle w:val="Hyperlink"/>
          </w:rPr>
          <w:t xml:space="preserve">Linear Models Overview</w:t>
        </w:r>
      </w:hyperlink>
      <w:r>
        <w:t xml:space="preserve"> </w:t>
      </w:r>
      <w:r>
        <w:t xml:space="preserve">covers linear regression in depth,</w:t>
      </w:r>
      <w:r>
        <w:t xml:space="preserve"> </w:t>
      </w:r>
      <w:r>
        <w:t xml:space="preserve">including inference for the coefficients and multiple predictors.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cover linear regression in Chapter 4.</w:t>
      </w:r>
    </w:p>
    <w:bookmarkEnd w:id="160"/>
    <w:bookmarkEnd w:id="161"/>
    <w:bookmarkStart w:id="191" w:name="references"/>
    <w:p>
      <w:pPr>
        <w:pStyle w:val="Heading2"/>
      </w:pPr>
      <w:r>
        <w:t xml:space="preserve">References</w:t>
      </w:r>
    </w:p>
    <w:bookmarkStart w:id="190" w:name="refs"/>
    <w:bookmarkStart w:id="16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3"/>
    <w:bookmarkStart w:id="165" w:name="X9c68751dcff429bb8eebfb08e71b6f746222990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https://en.wikipedia.org/wiki/Pearson_correlation_coefficient</w:t>
        </w:r>
      </w:hyperlink>
    </w:p>
    <w:bookmarkEnd w:id="165"/>
    <w:bookmarkStart w:id="166" w:name="ref-hoggtanis2015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66"/>
    <w:bookmarkStart w:id="167" w:name="ref-rice2007mathematical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67"/>
    <w:bookmarkStart w:id="169" w:name="Xa16f107eac264c6362bfc3672301bd764727388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“Spearman’s rank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https://en.wikipedia.org/wiki/Spearman%27s_rank_correlation_coefficient</w:t>
        </w:r>
      </w:hyperlink>
    </w:p>
    <w:bookmarkEnd w:id="169"/>
    <w:bookmarkStart w:id="171" w:name="X77ec95df2e524293cd476e93fa6c354ef0dc636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“Homoscedasticity and heteroscedasticity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https://en.wikipedia.org/wiki/Homoscedasticity_and_heteroscedasticity</w:t>
        </w:r>
      </w:hyperlink>
    </w:p>
    <w:bookmarkEnd w:id="171"/>
    <w:bookmarkStart w:id="173" w:name="ref-wikipedia_linear_regress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https://en.wikipedia.org/wiki/Linear_regression</w:t>
        </w:r>
      </w:hyperlink>
    </w:p>
    <w:bookmarkEnd w:id="173"/>
    <w:bookmarkStart w:id="175" w:name="ref-wikipedia_simple_linear_regress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linear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https://en.wikipedia.org/wiki/Simple_linear_regression</w:t>
        </w:r>
      </w:hyperlink>
    </w:p>
    <w:bookmarkEnd w:id="175"/>
    <w:bookmarkStart w:id="177" w:name="ref-wikipedia_residual_sum_of_square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“Residual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https://en.wikipedia.org/wiki/Residual_sum_of_squares</w:t>
        </w:r>
      </w:hyperlink>
    </w:p>
    <w:bookmarkEnd w:id="177"/>
    <w:bookmarkStart w:id="179" w:name="ref-wikipedia_ordinary_least_squares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“Ordinary 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https://en.wikipedia.org/wiki/Ordinary_least_squares</w:t>
        </w:r>
      </w:hyperlink>
    </w:p>
    <w:bookmarkEnd w:id="179"/>
    <w:bookmarkStart w:id="181" w:name="ref-hutchinson_wwu_ml_video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80">
        <w:r>
          <w:rPr>
            <w:rStyle w:val="Hyperlink"/>
          </w:rPr>
          <w:t xml:space="preserve">https://facultyweb.cs.wwu.edu/~hutchib2/video_lectures/data371/</w:t>
        </w:r>
      </w:hyperlink>
    </w:p>
    <w:bookmarkEnd w:id="181"/>
    <w:bookmarkStart w:id="183" w:name="ref-CaseBerg01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82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83"/>
    <w:bookmarkStart w:id="185" w:name="ref-wikipedia_total_sum_of_squares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“Total sum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4">
        <w:r>
          <w:rPr>
            <w:rStyle w:val="Hyperlink"/>
          </w:rPr>
          <w:t xml:space="preserve">https://en.wikipedia.org/wiki/Total_sum_of_squares</w:t>
        </w:r>
      </w:hyperlink>
    </w:p>
    <w:bookmarkEnd w:id="185"/>
    <w:bookmarkStart w:id="187" w:name="X0d0d355937664870ae38fa71453bbcd35dcecab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“Coefficient of determination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6">
        <w:r>
          <w:rPr>
            <w:rStyle w:val="Hyperlink"/>
          </w:rPr>
          <w:t xml:space="preserve">https://en.wikipedia.org/wiki/Coefficient_of_determination</w:t>
        </w:r>
      </w:hyperlink>
    </w:p>
    <w:bookmarkEnd w:id="187"/>
    <w:bookmarkStart w:id="189" w:name="ref-dobson4e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88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89"/>
    <w:bookmarkEnd w:id="190"/>
    <w:bookmarkEnd w:id="1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7" Type="http://schemas.openxmlformats.org/officeDocument/2006/relationships/image" Target="media/rId117.png"/><Relationship Id="rId21" Type="http://schemas.openxmlformats.org/officeDocument/2006/relationships/image" Target="media/rId21.png"/><Relationship Id="rId54" Type="http://schemas.openxmlformats.org/officeDocument/2006/relationships/image" Target="media/rId54.png"/><Relationship Id="rId66" Type="http://schemas.openxmlformats.org/officeDocument/2006/relationships/image" Target="media/rId66.png"/><Relationship Id="rId123" Type="http://schemas.openxmlformats.org/officeDocument/2006/relationships/image" Target="media/rId123.png"/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5" Type="http://schemas.openxmlformats.org/officeDocument/2006/relationships/hyperlink" Target="exploratory-descriptive.qmd#def-pearson-r" TargetMode="External"/><Relationship Id="rId113" Type="http://schemas.openxmlformats.org/officeDocument/2006/relationships/hyperlink" Target="exploratory-descriptive.qmd#def-sample-sd" TargetMode="External"/><Relationship Id="rId138" Type="http://schemas.openxmlformats.org/officeDocument/2006/relationships/hyperlink" Target="exploratory-descriptive.qmd#thm-pearson-r-range" TargetMode="External"/><Relationship Id="rId162" Type="http://schemas.openxmlformats.org/officeDocument/2006/relationships/hyperlink" Target="https://doi.org/10.1007/978-1-4614-1353-0" TargetMode="External"/><Relationship Id="rId188" Type="http://schemas.openxmlformats.org/officeDocument/2006/relationships/hyperlink" Target="https://doi.org/10.1201/9781315182780" TargetMode="External"/><Relationship Id="rId186" Type="http://schemas.openxmlformats.org/officeDocument/2006/relationships/hyperlink" Target="https://en.wikipedia.org/wiki/Coefficient_of_determination" TargetMode="External"/><Relationship Id="rId170" Type="http://schemas.openxmlformats.org/officeDocument/2006/relationships/hyperlink" Target="https://en.wikipedia.org/wiki/Homoscedasticity_and_heteroscedasticity" TargetMode="External"/><Relationship Id="rId172" Type="http://schemas.openxmlformats.org/officeDocument/2006/relationships/hyperlink" Target="https://en.wikipedia.org/wiki/Linear_regression" TargetMode="External"/><Relationship Id="rId178" Type="http://schemas.openxmlformats.org/officeDocument/2006/relationships/hyperlink" Target="https://en.wikipedia.org/wiki/Ordinary_least_squares" TargetMode="External"/><Relationship Id="rId164" Type="http://schemas.openxmlformats.org/officeDocument/2006/relationships/hyperlink" Target="https://en.wikipedia.org/wiki/Pearson_correlation_coefficient" TargetMode="External"/><Relationship Id="rId176" Type="http://schemas.openxmlformats.org/officeDocument/2006/relationships/hyperlink" Target="https://en.wikipedia.org/wiki/Residual_sum_of_squares" TargetMode="External"/><Relationship Id="rId174" Type="http://schemas.openxmlformats.org/officeDocument/2006/relationships/hyperlink" Target="https://en.wikipedia.org/wiki/Simple_linear_regression" TargetMode="External"/><Relationship Id="rId168" Type="http://schemas.openxmlformats.org/officeDocument/2006/relationships/hyperlink" Target="https://en.wikipedia.org/wiki/Spearman%27s_rank_correlation_coefficient" TargetMode="External"/><Relationship Id="rId184" Type="http://schemas.openxmlformats.org/officeDocument/2006/relationships/hyperlink" Target="https://en.wikipedia.org/wiki/Total_sum_of_squares" TargetMode="External"/><Relationship Id="rId180" Type="http://schemas.openxmlformats.org/officeDocument/2006/relationships/hyperlink" Target="https://facultyweb.cs.wwu.edu/~hutchib2/video_lectures/data371/" TargetMode="External"/><Relationship Id="rId120" Type="http://schemas.openxmlformats.org/officeDocument/2006/relationships/hyperlink" Target="https://facultyweb.cs.wwu.edu/~hutchib2/video_lectures/data371/#linear_regression" TargetMode="External"/><Relationship Id="rId39" Type="http://schemas.openxmlformats.org/officeDocument/2006/relationships/hyperlink" Target="https://morrison-lab.github.io/pds/expectation.html#def-cond-pdf" TargetMode="External"/><Relationship Id="rId149" Type="http://schemas.openxmlformats.org/officeDocument/2006/relationships/hyperlink" Target="https://morrison-lab.github.io/pds/independence.html#def-indpt" TargetMode="External"/><Relationship Id="rId40" Type="http://schemas.openxmlformats.org/officeDocument/2006/relationships/hyperlink" Target="https://morrison-lab.github.io/pds/random-variables.html#def-normal" TargetMode="External"/><Relationship Id="rId13" Type="http://schemas.openxmlformats.org/officeDocument/2006/relationships/hyperlink" Target="https://morrison-lab.github.io/pds/variance-covariance.html#def-cov" TargetMode="External"/><Relationship Id="rId33" Type="http://schemas.openxmlformats.org/officeDocument/2006/relationships/hyperlink" Target="https://morrison-lab.github.io/pds/variance-covariance.html#def-deviation-pop-mean" TargetMode="External"/><Relationship Id="rId12" Type="http://schemas.openxmlformats.org/officeDocument/2006/relationships/hyperlink" Target="https://morrison-lab.github.io/pds/variance-covariance.html#def-variance" TargetMode="External"/><Relationship Id="rId159" Type="http://schemas.openxmlformats.org/officeDocument/2006/relationships/hyperlink" Target="https://morrison-lab.github.io/rme/chapters/Linear-models-overview.html" TargetMode="External"/><Relationship Id="rId121" Type="http://schemas.openxmlformats.org/officeDocument/2006/relationships/hyperlink" Target="https://wwu.instructure.com/courses/1906010/modules#module_3922392" TargetMode="External"/><Relationship Id="rId182" Type="http://schemas.openxmlformats.org/officeDocument/2006/relationships/hyperlink" Target="https://www.cengage.com/c/statistical-inference-2e-casella-berger/9780534243128/" TargetMode="External"/><Relationship Id="rId147" Type="http://schemas.openxmlformats.org/officeDocument/2006/relationships/hyperlink" Target="inference.qmd#def-f-dist" TargetMode="External"/><Relationship Id="rId156" Type="http://schemas.openxmlformats.org/officeDocument/2006/relationships/hyperlink" Target="inference.qmd#def-null-hypothesis" TargetMode="External"/><Relationship Id="rId146" Type="http://schemas.openxmlformats.org/officeDocument/2006/relationships/hyperlink" Target="inference.qmd#def-p-value" TargetMode="External"/><Relationship Id="rId17" Type="http://schemas.openxmlformats.org/officeDocument/2006/relationships/hyperlink" Target="inference.qmd#def-t-dist" TargetMode="External"/><Relationship Id="rId9" Type="http://schemas.openxmlformats.org/officeDocument/2006/relationships/hyperlink" Target="inference.qmd#sec-reference-distributions" TargetMode="External"/><Relationship Id="rId108" Type="http://schemas.openxmlformats.org/officeDocument/2006/relationships/hyperlink" Target="intro-MLEs.qmd#def-hessian" TargetMode="External"/><Relationship Id="rId154" Type="http://schemas.openxmlformats.org/officeDocument/2006/relationships/hyperlink" Target="intro-MLEs.qmd#def-loglik" TargetMode="External"/><Relationship Id="rId155" Type="http://schemas.openxmlformats.org/officeDocument/2006/relationships/hyperlink" Target="intro-MLEs.qmd#def-lrt-stat" TargetMode="External"/><Relationship Id="rId153" Type="http://schemas.openxmlformats.org/officeDocument/2006/relationships/hyperlink" Target="intro-MLEs.qmd#def-mle" TargetMode="External"/><Relationship Id="rId151" Type="http://schemas.openxmlformats.org/officeDocument/2006/relationships/hyperlink" Target="model-validation.qmd#def-outcome-vector" TargetMode="External"/><Relationship Id="rId134" Type="http://schemas.openxmlformats.org/officeDocument/2006/relationships/hyperlink" Target="prediction.qmd#def-fitted-value" TargetMode="External"/><Relationship Id="rId61" Type="http://schemas.openxmlformats.org/officeDocument/2006/relationships/hyperlink" Target="prediction.qmd#def-prediction-error" TargetMode="External"/><Relationship Id="rId59" Type="http://schemas.openxmlformats.org/officeDocument/2006/relationships/hyperlink" Target="prediction.qmd#def-prediction-mse" TargetMode="External"/><Relationship Id="rId51" Type="http://schemas.openxmlformats.org/officeDocument/2006/relationships/hyperlink" Target="prediction.qmd#def-residual" TargetMode="External"/><Relationship Id="rId145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Correlation and Simple Linear Regression</dc:title>
  <dc:creator/>
  <cp:keywords/>
  <dcterms:created xsi:type="dcterms:W3CDTF">2026-10-23T07:54:31Z</dcterms:created>
  <dcterms:modified xsi:type="dcterms:W3CDTF">2026-10-23T07:54:31Z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00:48:21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